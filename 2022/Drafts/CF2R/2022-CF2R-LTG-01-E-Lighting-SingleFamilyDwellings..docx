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738"/>
        <w:gridCol w:w="7801"/>
        <w:gridCol w:w="1064"/>
        <w:gridCol w:w="1226"/>
      </w:tblGrid>
      <w:tr w:rsidR="00A02CD4" w:rsidRPr="002F3D13" w14:paraId="05C6BF0C" w14:textId="77777777" w:rsidTr="43C2FDCA">
        <w:tc>
          <w:tcPr>
            <w:tcW w:w="9603" w:type="dxa"/>
            <w:gridSpan w:val="3"/>
          </w:tcPr>
          <w:p w14:paraId="05C6BF09" w14:textId="790CF739" w:rsidR="008E5A9F" w:rsidRPr="00C81000" w:rsidRDefault="00A02CD4" w:rsidP="008E5A9F">
            <w:pPr>
              <w:tabs>
                <w:tab w:val="left" w:pos="7920"/>
                <w:tab w:val="right" w:pos="10080"/>
              </w:tabs>
              <w:rPr>
                <w:rStyle w:val="Heading1Char"/>
                <w:rFonts w:asciiTheme="minorHAnsi" w:hAnsiTheme="minorHAnsi"/>
                <w:bCs/>
                <w:sz w:val="20"/>
                <w:szCs w:val="18"/>
              </w:rPr>
            </w:pPr>
            <w:r w:rsidRPr="00C81000">
              <w:rPr>
                <w:rStyle w:val="Heading1Char"/>
                <w:rFonts w:asciiTheme="minorHAnsi" w:hAnsiTheme="minorHAnsi"/>
                <w:bCs/>
                <w:sz w:val="20"/>
                <w:szCs w:val="18"/>
              </w:rPr>
              <w:t xml:space="preserve">A. </w:t>
            </w:r>
            <w:r w:rsidR="008E5A9F" w:rsidRPr="00C81000">
              <w:rPr>
                <w:rStyle w:val="Heading1Char"/>
                <w:rFonts w:asciiTheme="minorHAnsi" w:hAnsiTheme="minorHAnsi"/>
                <w:bCs/>
                <w:sz w:val="20"/>
                <w:szCs w:val="18"/>
              </w:rPr>
              <w:t xml:space="preserve">Installed Lighting and Controls </w:t>
            </w:r>
          </w:p>
          <w:p w14:paraId="05C6BF0A" w14:textId="0E4AF103" w:rsidR="00A02CD4" w:rsidRPr="00BC1205" w:rsidRDefault="008E5A9F" w:rsidP="00E9213B">
            <w:pPr>
              <w:tabs>
                <w:tab w:val="left" w:pos="7920"/>
                <w:tab w:val="right" w:pos="10080"/>
              </w:tabs>
              <w:rPr>
                <w:rStyle w:val="Heading1Char"/>
                <w:rFonts w:asciiTheme="minorHAnsi" w:hAnsiTheme="minorHAnsi"/>
                <w:b w:val="0"/>
                <w:sz w:val="18"/>
                <w:szCs w:val="18"/>
              </w:rPr>
            </w:pPr>
            <w:r w:rsidRPr="00BE26FD">
              <w:rPr>
                <w:rFonts w:asciiTheme="minorHAnsi" w:hAnsiTheme="minorHAnsi"/>
                <w:sz w:val="18"/>
                <w:szCs w:val="18"/>
              </w:rPr>
              <w:t>Select Yes or No according to whether your work on the project includes each of the following types of lighting and controls.</w:t>
            </w:r>
            <w:r w:rsidR="00615E74">
              <w:rPr>
                <w:rFonts w:asciiTheme="minorHAnsi" w:hAnsiTheme="minorHAnsi"/>
                <w:sz w:val="18"/>
                <w:szCs w:val="18"/>
              </w:rPr>
              <w:t xml:space="preserve"> See Sections B through </w:t>
            </w:r>
            <w:ins w:id="0" w:author="Alhabibi, Haider@Energy" w:date="2022-03-02T16:51:00Z">
              <w:r w:rsidR="007C6069">
                <w:rPr>
                  <w:rFonts w:asciiTheme="minorHAnsi" w:hAnsiTheme="minorHAnsi"/>
                  <w:sz w:val="18"/>
                  <w:szCs w:val="18"/>
                </w:rPr>
                <w:t>J</w:t>
              </w:r>
            </w:ins>
            <w:del w:id="1" w:author="Alhabibi, Haider@Energy" w:date="2022-03-02T16:51:00Z">
              <w:r w:rsidR="00615E74" w:rsidDel="007C6069">
                <w:rPr>
                  <w:rFonts w:asciiTheme="minorHAnsi" w:hAnsiTheme="minorHAnsi"/>
                  <w:sz w:val="18"/>
                  <w:szCs w:val="18"/>
                </w:rPr>
                <w:delText>H</w:delText>
              </w:r>
            </w:del>
            <w:r w:rsidR="00615E74">
              <w:rPr>
                <w:rFonts w:asciiTheme="minorHAnsi" w:hAnsiTheme="minorHAnsi"/>
                <w:sz w:val="18"/>
                <w:szCs w:val="18"/>
              </w:rPr>
              <w:t xml:space="preserve"> for applicable requirements.</w:t>
            </w:r>
          </w:p>
        </w:tc>
        <w:tc>
          <w:tcPr>
            <w:tcW w:w="1226" w:type="dxa"/>
            <w:vAlign w:val="bottom"/>
          </w:tcPr>
          <w:p w14:paraId="05C6BF0B" w14:textId="77777777" w:rsidR="00A02CD4" w:rsidRPr="002F3D13" w:rsidRDefault="00B26964" w:rsidP="002D6FDE">
            <w:pPr>
              <w:tabs>
                <w:tab w:val="left" w:pos="7920"/>
                <w:tab w:val="right" w:pos="10080"/>
              </w:tabs>
              <w:jc w:val="center"/>
              <w:rPr>
                <w:rStyle w:val="Heading1Char"/>
                <w:rFonts w:asciiTheme="minorHAnsi" w:hAnsiTheme="minorHAnsi"/>
                <w:bCs/>
                <w:sz w:val="18"/>
                <w:szCs w:val="18"/>
              </w:rPr>
            </w:pPr>
            <w:r w:rsidRPr="002F3D13">
              <w:rPr>
                <w:rStyle w:val="Heading1Char"/>
                <w:rFonts w:asciiTheme="minorHAnsi" w:hAnsiTheme="minorHAnsi"/>
                <w:bCs/>
                <w:sz w:val="18"/>
                <w:szCs w:val="18"/>
              </w:rPr>
              <w:t>Y or N</w:t>
            </w:r>
          </w:p>
        </w:tc>
      </w:tr>
      <w:tr w:rsidR="00E65D0D" w:rsidRPr="002F3D13" w14:paraId="05C6BF10" w14:textId="77777777" w:rsidTr="43C2FDCA">
        <w:tc>
          <w:tcPr>
            <w:tcW w:w="738" w:type="dxa"/>
            <w:vAlign w:val="center"/>
          </w:tcPr>
          <w:p w14:paraId="05C6BF0D" w14:textId="77777777" w:rsidR="00E65D0D" w:rsidRPr="002F3D13" w:rsidRDefault="00C56322" w:rsidP="00C81000">
            <w:pPr>
              <w:tabs>
                <w:tab w:val="left" w:pos="7920"/>
                <w:tab w:val="right" w:pos="10080"/>
              </w:tabs>
              <w:jc w:val="center"/>
              <w:rPr>
                <w:rStyle w:val="Heading1Char"/>
                <w:rFonts w:asciiTheme="minorHAnsi" w:hAnsiTheme="minorHAnsi"/>
                <w:b w:val="0"/>
                <w:bCs/>
                <w:sz w:val="18"/>
                <w:szCs w:val="18"/>
              </w:rPr>
            </w:pPr>
            <w:r w:rsidRPr="002F3D13">
              <w:rPr>
                <w:rStyle w:val="Heading1Char"/>
                <w:rFonts w:asciiTheme="minorHAnsi" w:hAnsiTheme="minorHAnsi"/>
                <w:b w:val="0"/>
                <w:bCs/>
                <w:sz w:val="18"/>
                <w:szCs w:val="18"/>
              </w:rPr>
              <w:t>0</w:t>
            </w:r>
            <w:r w:rsidR="00E65D0D" w:rsidRPr="002F3D13">
              <w:rPr>
                <w:rStyle w:val="Heading1Char"/>
                <w:rFonts w:asciiTheme="minorHAnsi" w:hAnsiTheme="minorHAnsi"/>
                <w:b w:val="0"/>
                <w:bCs/>
                <w:sz w:val="18"/>
                <w:szCs w:val="18"/>
              </w:rPr>
              <w:t>1</w:t>
            </w:r>
          </w:p>
        </w:tc>
        <w:tc>
          <w:tcPr>
            <w:tcW w:w="8865" w:type="dxa"/>
            <w:gridSpan w:val="2"/>
          </w:tcPr>
          <w:p w14:paraId="05C6BF0E" w14:textId="7B9399C2" w:rsidR="00E65D0D" w:rsidRPr="00B8292C" w:rsidRDefault="00615E74" w:rsidP="43C2FDCA">
            <w:pPr>
              <w:tabs>
                <w:tab w:val="left" w:pos="7920"/>
                <w:tab w:val="right" w:pos="10080"/>
              </w:tabs>
              <w:rPr>
                <w:rStyle w:val="Heading1Char"/>
                <w:rFonts w:asciiTheme="minorHAnsi" w:hAnsiTheme="minorHAnsi"/>
                <w:b w:val="0"/>
                <w:sz w:val="18"/>
                <w:szCs w:val="18"/>
              </w:rPr>
            </w:pPr>
            <w:r w:rsidRPr="43C2FDCA">
              <w:rPr>
                <w:rStyle w:val="Heading1Char"/>
                <w:rFonts w:asciiTheme="minorHAnsi" w:hAnsiTheme="minorHAnsi"/>
                <w:b w:val="0"/>
                <w:sz w:val="18"/>
                <w:szCs w:val="18"/>
              </w:rPr>
              <w:t xml:space="preserve">High </w:t>
            </w:r>
            <w:ins w:id="2" w:author="Lee, Simon@Energy" w:date="2022-02-24T22:06:00Z">
              <w:r w:rsidR="43C2FDCA" w:rsidRPr="43C2FDCA">
                <w:rPr>
                  <w:rStyle w:val="Heading1Char"/>
                  <w:rFonts w:asciiTheme="minorHAnsi" w:hAnsiTheme="minorHAnsi"/>
                  <w:b w:val="0"/>
                  <w:sz w:val="18"/>
                  <w:szCs w:val="18"/>
                </w:rPr>
                <w:t xml:space="preserve">Luminous </w:t>
              </w:r>
            </w:ins>
            <w:r w:rsidRPr="43C2FDCA">
              <w:rPr>
                <w:rStyle w:val="Heading1Char"/>
                <w:rFonts w:asciiTheme="minorHAnsi" w:hAnsiTheme="minorHAnsi"/>
                <w:b w:val="0"/>
                <w:sz w:val="18"/>
                <w:szCs w:val="18"/>
              </w:rPr>
              <w:t>Efficacy luminaires installed in any interior rooms. (See Section B.)</w:t>
            </w:r>
          </w:p>
        </w:tc>
        <w:tc>
          <w:tcPr>
            <w:tcW w:w="1226" w:type="dxa"/>
          </w:tcPr>
          <w:p w14:paraId="05C6BF0F" w14:textId="77777777" w:rsidR="00E65D0D" w:rsidRPr="002F3D13" w:rsidRDefault="00E65D0D" w:rsidP="00A02252">
            <w:pPr>
              <w:tabs>
                <w:tab w:val="left" w:pos="7920"/>
                <w:tab w:val="right" w:pos="10080"/>
              </w:tabs>
              <w:rPr>
                <w:rStyle w:val="Heading1Char"/>
                <w:rFonts w:asciiTheme="minorHAnsi" w:hAnsiTheme="minorHAnsi"/>
                <w:bCs/>
                <w:sz w:val="18"/>
                <w:szCs w:val="18"/>
              </w:rPr>
            </w:pPr>
          </w:p>
        </w:tc>
      </w:tr>
      <w:tr w:rsidR="00E65D0D" w:rsidRPr="002F3D13" w14:paraId="05C6BF14" w14:textId="77777777" w:rsidTr="43C2FDCA">
        <w:tc>
          <w:tcPr>
            <w:tcW w:w="738" w:type="dxa"/>
            <w:vAlign w:val="center"/>
          </w:tcPr>
          <w:p w14:paraId="05C6BF11" w14:textId="77777777" w:rsidR="00E65D0D" w:rsidRPr="002F3D13" w:rsidRDefault="00C56322" w:rsidP="00C81000">
            <w:pPr>
              <w:tabs>
                <w:tab w:val="left" w:pos="7920"/>
                <w:tab w:val="right" w:pos="10080"/>
              </w:tabs>
              <w:jc w:val="center"/>
              <w:rPr>
                <w:rStyle w:val="Heading1Char"/>
                <w:rFonts w:asciiTheme="minorHAnsi" w:hAnsiTheme="minorHAnsi"/>
                <w:b w:val="0"/>
                <w:bCs/>
                <w:sz w:val="18"/>
                <w:szCs w:val="18"/>
              </w:rPr>
            </w:pPr>
            <w:r w:rsidRPr="002F3D13">
              <w:rPr>
                <w:rStyle w:val="Heading1Char"/>
                <w:rFonts w:asciiTheme="minorHAnsi" w:hAnsiTheme="minorHAnsi"/>
                <w:b w:val="0"/>
                <w:bCs/>
                <w:sz w:val="18"/>
                <w:szCs w:val="18"/>
              </w:rPr>
              <w:t>0</w:t>
            </w:r>
            <w:r w:rsidR="00E65D0D" w:rsidRPr="002F3D13">
              <w:rPr>
                <w:rStyle w:val="Heading1Char"/>
                <w:rFonts w:asciiTheme="minorHAnsi" w:hAnsiTheme="minorHAnsi"/>
                <w:b w:val="0"/>
                <w:bCs/>
                <w:sz w:val="18"/>
                <w:szCs w:val="18"/>
              </w:rPr>
              <w:t>2</w:t>
            </w:r>
          </w:p>
        </w:tc>
        <w:tc>
          <w:tcPr>
            <w:tcW w:w="8865" w:type="dxa"/>
            <w:gridSpan w:val="2"/>
          </w:tcPr>
          <w:p w14:paraId="05C6BF12" w14:textId="61D5A613" w:rsidR="00E65D0D" w:rsidRPr="002F3D13" w:rsidRDefault="00615E74" w:rsidP="00680BC7">
            <w:pPr>
              <w:tabs>
                <w:tab w:val="left" w:pos="7920"/>
                <w:tab w:val="right" w:pos="10080"/>
              </w:tabs>
              <w:rPr>
                <w:rStyle w:val="Heading1Char"/>
                <w:rFonts w:asciiTheme="minorHAnsi" w:hAnsiTheme="minorHAnsi"/>
                <w:b w:val="0"/>
                <w:bCs/>
                <w:sz w:val="18"/>
                <w:szCs w:val="18"/>
              </w:rPr>
            </w:pPr>
            <w:r>
              <w:rPr>
                <w:rStyle w:val="Heading1Char"/>
                <w:rFonts w:asciiTheme="minorHAnsi" w:hAnsiTheme="minorHAnsi"/>
                <w:b w:val="0"/>
                <w:bCs/>
                <w:sz w:val="18"/>
                <w:szCs w:val="18"/>
              </w:rPr>
              <w:t>JA8 compliant luminaires</w:t>
            </w:r>
            <w:ins w:id="3" w:author="Lee, Simon@Energy" w:date="2021-10-28T17:42:00Z">
              <w:r w:rsidR="005F27D8">
                <w:rPr>
                  <w:rStyle w:val="Heading1Char"/>
                  <w:rFonts w:asciiTheme="minorHAnsi" w:hAnsiTheme="minorHAnsi"/>
                  <w:b w:val="0"/>
                  <w:bCs/>
                  <w:sz w:val="18"/>
                  <w:szCs w:val="18"/>
                </w:rPr>
                <w:t xml:space="preserve"> </w:t>
              </w:r>
            </w:ins>
            <w:r>
              <w:rPr>
                <w:rStyle w:val="Heading1Char"/>
                <w:rFonts w:asciiTheme="minorHAnsi" w:hAnsiTheme="minorHAnsi"/>
                <w:b w:val="0"/>
                <w:bCs/>
                <w:sz w:val="18"/>
                <w:szCs w:val="18"/>
              </w:rPr>
              <w:t xml:space="preserve"> </w:t>
            </w:r>
            <w:del w:id="4" w:author="Lee, Simon@Energy" w:date="2021-10-28T17:37:00Z">
              <w:r w:rsidDel="005F27D8">
                <w:rPr>
                  <w:rStyle w:val="Heading1Char"/>
                  <w:rFonts w:asciiTheme="minorHAnsi" w:hAnsiTheme="minorHAnsi"/>
                  <w:b w:val="0"/>
                  <w:bCs/>
                  <w:sz w:val="18"/>
                  <w:szCs w:val="18"/>
                </w:rPr>
                <w:delText xml:space="preserve">and controls </w:delText>
              </w:r>
            </w:del>
            <w:r>
              <w:rPr>
                <w:rStyle w:val="Heading1Char"/>
                <w:rFonts w:asciiTheme="minorHAnsi" w:hAnsiTheme="minorHAnsi"/>
                <w:b w:val="0"/>
                <w:bCs/>
                <w:sz w:val="18"/>
                <w:szCs w:val="18"/>
              </w:rPr>
              <w:t>installed in any interior rooms. (See Section B.)</w:t>
            </w:r>
          </w:p>
        </w:tc>
        <w:tc>
          <w:tcPr>
            <w:tcW w:w="1226" w:type="dxa"/>
          </w:tcPr>
          <w:p w14:paraId="05C6BF13" w14:textId="77777777" w:rsidR="00E65D0D" w:rsidRPr="002F3D13" w:rsidRDefault="00E65D0D" w:rsidP="00A02252">
            <w:pPr>
              <w:tabs>
                <w:tab w:val="left" w:pos="7920"/>
                <w:tab w:val="right" w:pos="10080"/>
              </w:tabs>
              <w:rPr>
                <w:rStyle w:val="Heading1Char"/>
                <w:rFonts w:asciiTheme="minorHAnsi" w:hAnsiTheme="minorHAnsi"/>
                <w:bCs/>
                <w:sz w:val="18"/>
                <w:szCs w:val="18"/>
              </w:rPr>
            </w:pPr>
          </w:p>
        </w:tc>
      </w:tr>
      <w:tr w:rsidR="00E65D0D" w:rsidRPr="002F3D13" w14:paraId="05C6BF18" w14:textId="77777777" w:rsidTr="43C2FDCA">
        <w:tc>
          <w:tcPr>
            <w:tcW w:w="738" w:type="dxa"/>
            <w:vAlign w:val="center"/>
          </w:tcPr>
          <w:p w14:paraId="05C6BF15" w14:textId="77777777" w:rsidR="00E65D0D" w:rsidRPr="002F3D13" w:rsidRDefault="0025223F" w:rsidP="00C81000">
            <w:pPr>
              <w:tabs>
                <w:tab w:val="left" w:pos="7920"/>
                <w:tab w:val="right" w:pos="10080"/>
              </w:tabs>
              <w:jc w:val="center"/>
              <w:rPr>
                <w:rStyle w:val="Heading1Char"/>
                <w:rFonts w:asciiTheme="minorHAnsi" w:hAnsiTheme="minorHAnsi"/>
                <w:b w:val="0"/>
                <w:bCs/>
                <w:sz w:val="18"/>
                <w:szCs w:val="18"/>
              </w:rPr>
            </w:pPr>
            <w:r w:rsidRPr="002F3D13">
              <w:rPr>
                <w:rStyle w:val="Heading1Char"/>
                <w:rFonts w:asciiTheme="minorHAnsi" w:hAnsiTheme="minorHAnsi"/>
                <w:b w:val="0"/>
                <w:bCs/>
                <w:sz w:val="18"/>
                <w:szCs w:val="18"/>
              </w:rPr>
              <w:t>0</w:t>
            </w:r>
            <w:r w:rsidR="00E65D0D" w:rsidRPr="002F3D13">
              <w:rPr>
                <w:rStyle w:val="Heading1Char"/>
                <w:rFonts w:asciiTheme="minorHAnsi" w:hAnsiTheme="minorHAnsi"/>
                <w:b w:val="0"/>
                <w:bCs/>
                <w:sz w:val="18"/>
                <w:szCs w:val="18"/>
              </w:rPr>
              <w:t>3</w:t>
            </w:r>
          </w:p>
        </w:tc>
        <w:tc>
          <w:tcPr>
            <w:tcW w:w="8865" w:type="dxa"/>
            <w:gridSpan w:val="2"/>
          </w:tcPr>
          <w:p w14:paraId="05C6BF16" w14:textId="28BC29AC" w:rsidR="00E65D0D" w:rsidRPr="002F3D13" w:rsidRDefault="00615E74" w:rsidP="00615E74">
            <w:pPr>
              <w:tabs>
                <w:tab w:val="left" w:pos="7920"/>
                <w:tab w:val="right" w:pos="10080"/>
              </w:tabs>
              <w:rPr>
                <w:rStyle w:val="Heading1Char"/>
                <w:rFonts w:asciiTheme="minorHAnsi" w:hAnsiTheme="minorHAnsi"/>
                <w:b w:val="0"/>
                <w:bCs/>
                <w:sz w:val="18"/>
                <w:szCs w:val="18"/>
              </w:rPr>
            </w:pPr>
            <w:r>
              <w:rPr>
                <w:rStyle w:val="Heading1Char"/>
                <w:rFonts w:asciiTheme="minorHAnsi" w:hAnsiTheme="minorHAnsi"/>
                <w:b w:val="0"/>
                <w:bCs/>
                <w:sz w:val="18"/>
                <w:szCs w:val="18"/>
              </w:rPr>
              <w:t>Recessed downlight luminaire</w:t>
            </w:r>
            <w:ins w:id="5" w:author="Lee, Simon@Energy" w:date="2021-10-28T17:40:00Z">
              <w:r w:rsidR="005F27D8">
                <w:rPr>
                  <w:rStyle w:val="Heading1Char"/>
                  <w:rFonts w:asciiTheme="minorHAnsi" w:hAnsiTheme="minorHAnsi"/>
                  <w:b w:val="0"/>
                  <w:bCs/>
                  <w:sz w:val="18"/>
                  <w:szCs w:val="18"/>
                </w:rPr>
                <w:t>s</w:t>
              </w:r>
            </w:ins>
            <w:r>
              <w:rPr>
                <w:rStyle w:val="Heading1Char"/>
                <w:rFonts w:asciiTheme="minorHAnsi" w:hAnsiTheme="minorHAnsi"/>
                <w:b w:val="0"/>
                <w:bCs/>
                <w:sz w:val="18"/>
                <w:szCs w:val="18"/>
              </w:rPr>
              <w:t xml:space="preserve"> in ceilings in any interior rooms. (See Section C.)</w:t>
            </w:r>
          </w:p>
        </w:tc>
        <w:tc>
          <w:tcPr>
            <w:tcW w:w="1226" w:type="dxa"/>
          </w:tcPr>
          <w:p w14:paraId="05C6BF17" w14:textId="77777777" w:rsidR="00E65D0D" w:rsidRPr="002F3D13" w:rsidRDefault="00E65D0D" w:rsidP="00680BC7">
            <w:pPr>
              <w:tabs>
                <w:tab w:val="left" w:pos="7920"/>
                <w:tab w:val="right" w:pos="10080"/>
              </w:tabs>
              <w:rPr>
                <w:rStyle w:val="Heading1Char"/>
                <w:rFonts w:asciiTheme="minorHAnsi" w:hAnsiTheme="minorHAnsi"/>
                <w:b w:val="0"/>
                <w:bCs/>
                <w:sz w:val="18"/>
                <w:szCs w:val="18"/>
              </w:rPr>
            </w:pPr>
          </w:p>
        </w:tc>
      </w:tr>
      <w:tr w:rsidR="00E65D0D" w:rsidRPr="002F3D13" w14:paraId="05C6BF1C" w14:textId="77777777" w:rsidTr="43C2FDCA">
        <w:tc>
          <w:tcPr>
            <w:tcW w:w="738" w:type="dxa"/>
            <w:vAlign w:val="center"/>
          </w:tcPr>
          <w:p w14:paraId="05C6BF19" w14:textId="77777777" w:rsidR="00E65D0D" w:rsidRPr="002F3D13" w:rsidRDefault="0025223F" w:rsidP="00C81000">
            <w:pPr>
              <w:tabs>
                <w:tab w:val="left" w:pos="7920"/>
                <w:tab w:val="right" w:pos="10080"/>
              </w:tabs>
              <w:jc w:val="center"/>
              <w:rPr>
                <w:rStyle w:val="Heading1Char"/>
                <w:rFonts w:asciiTheme="minorHAnsi" w:hAnsiTheme="minorHAnsi"/>
                <w:b w:val="0"/>
                <w:bCs/>
                <w:sz w:val="18"/>
                <w:szCs w:val="18"/>
              </w:rPr>
            </w:pPr>
            <w:r w:rsidRPr="002F3D13">
              <w:rPr>
                <w:rStyle w:val="Heading1Char"/>
                <w:rFonts w:asciiTheme="minorHAnsi" w:hAnsiTheme="minorHAnsi"/>
                <w:b w:val="0"/>
                <w:bCs/>
                <w:sz w:val="18"/>
                <w:szCs w:val="18"/>
              </w:rPr>
              <w:t>0</w:t>
            </w:r>
            <w:r w:rsidR="00E65D0D" w:rsidRPr="002F3D13">
              <w:rPr>
                <w:rStyle w:val="Heading1Char"/>
                <w:rFonts w:asciiTheme="minorHAnsi" w:hAnsiTheme="minorHAnsi"/>
                <w:b w:val="0"/>
                <w:bCs/>
                <w:sz w:val="18"/>
                <w:szCs w:val="18"/>
              </w:rPr>
              <w:t>4</w:t>
            </w:r>
          </w:p>
        </w:tc>
        <w:tc>
          <w:tcPr>
            <w:tcW w:w="8865" w:type="dxa"/>
            <w:gridSpan w:val="2"/>
          </w:tcPr>
          <w:p w14:paraId="05C6BF1A" w14:textId="3E337E70" w:rsidR="00E65D0D" w:rsidRPr="002F3D13" w:rsidRDefault="0049202A" w:rsidP="00E9213B">
            <w:pPr>
              <w:tabs>
                <w:tab w:val="left" w:pos="7920"/>
                <w:tab w:val="right" w:pos="10080"/>
              </w:tabs>
              <w:rPr>
                <w:rStyle w:val="Heading1Char"/>
                <w:rFonts w:asciiTheme="minorHAnsi" w:hAnsiTheme="minorHAnsi"/>
                <w:b w:val="0"/>
                <w:bCs/>
                <w:sz w:val="18"/>
                <w:szCs w:val="18"/>
              </w:rPr>
            </w:pPr>
            <w:ins w:id="6" w:author="Alhabibi, Haider@Energy" w:date="2021-09-27T11:42:00Z">
              <w:r w:rsidRPr="0049202A">
                <w:rPr>
                  <w:rStyle w:val="Heading1Char"/>
                  <w:rFonts w:asciiTheme="minorHAnsi" w:hAnsiTheme="minorHAnsi"/>
                  <w:b w:val="0"/>
                  <w:bCs/>
                  <w:sz w:val="18"/>
                  <w:szCs w:val="18"/>
                </w:rPr>
                <w:t>Light Sources in Enclosed or Recessed Luminaires</w:t>
              </w:r>
              <w:r w:rsidR="006B4640">
                <w:rPr>
                  <w:rStyle w:val="Heading1Char"/>
                  <w:rFonts w:asciiTheme="minorHAnsi" w:hAnsiTheme="minorHAnsi"/>
                  <w:b w:val="0"/>
                  <w:bCs/>
                  <w:sz w:val="18"/>
                  <w:szCs w:val="18"/>
                </w:rPr>
                <w:t>.</w:t>
              </w:r>
            </w:ins>
            <w:del w:id="7" w:author="Alhabibi, Haider@Energy" w:date="2021-09-27T11:42:00Z">
              <w:r w:rsidR="00615E74" w:rsidDel="006B4640">
                <w:rPr>
                  <w:rStyle w:val="Heading1Char"/>
                  <w:rFonts w:asciiTheme="minorHAnsi" w:hAnsiTheme="minorHAnsi"/>
                  <w:b w:val="0"/>
                  <w:bCs/>
                  <w:sz w:val="18"/>
                  <w:szCs w:val="18"/>
                </w:rPr>
                <w:delText>Screw-based luminaires insta</w:delText>
              </w:r>
            </w:del>
            <w:del w:id="8" w:author="Alhabibi, Haider@Energy" w:date="2021-09-27T11:43:00Z">
              <w:r w:rsidR="00615E74" w:rsidDel="006B4640">
                <w:rPr>
                  <w:rStyle w:val="Heading1Char"/>
                  <w:rFonts w:asciiTheme="minorHAnsi" w:hAnsiTheme="minorHAnsi"/>
                  <w:b w:val="0"/>
                  <w:bCs/>
                  <w:sz w:val="18"/>
                  <w:szCs w:val="18"/>
                </w:rPr>
                <w:delText>lled in any interior rooms.</w:delText>
              </w:r>
            </w:del>
            <w:r w:rsidR="00615E74">
              <w:rPr>
                <w:rStyle w:val="Heading1Char"/>
                <w:rFonts w:asciiTheme="minorHAnsi" w:hAnsiTheme="minorHAnsi"/>
                <w:b w:val="0"/>
                <w:bCs/>
                <w:sz w:val="18"/>
                <w:szCs w:val="18"/>
              </w:rPr>
              <w:t xml:space="preserve"> (See Section D.)</w:t>
            </w:r>
          </w:p>
        </w:tc>
        <w:tc>
          <w:tcPr>
            <w:tcW w:w="1226" w:type="dxa"/>
          </w:tcPr>
          <w:p w14:paraId="05C6BF1B" w14:textId="77777777" w:rsidR="00E65D0D" w:rsidRPr="002F3D13" w:rsidRDefault="00E65D0D" w:rsidP="00182697">
            <w:pPr>
              <w:tabs>
                <w:tab w:val="left" w:pos="7920"/>
                <w:tab w:val="right" w:pos="10080"/>
              </w:tabs>
              <w:rPr>
                <w:rStyle w:val="Heading1Char"/>
                <w:rFonts w:asciiTheme="minorHAnsi" w:hAnsiTheme="minorHAnsi"/>
                <w:b w:val="0"/>
                <w:bCs/>
                <w:sz w:val="18"/>
                <w:szCs w:val="18"/>
              </w:rPr>
            </w:pPr>
          </w:p>
        </w:tc>
      </w:tr>
      <w:tr w:rsidR="004E2FF2" w:rsidRPr="002F3D13" w:rsidDel="000B3644" w14:paraId="1A8E8DCA" w14:textId="62F9E268" w:rsidTr="43C2FDCA">
        <w:trPr>
          <w:gridAfter w:val="1"/>
          <w:wAfter w:w="1226" w:type="dxa"/>
          <w:del w:id="9" w:author="Lee, Simon@Energy" w:date="2021-11-01T15:42:00Z"/>
        </w:trPr>
        <w:tc>
          <w:tcPr>
            <w:tcW w:w="738" w:type="dxa"/>
            <w:vAlign w:val="center"/>
          </w:tcPr>
          <w:p w14:paraId="4115987E" w14:textId="4C545143" w:rsidR="004E2FF2" w:rsidRPr="002F3D13" w:rsidDel="000B3644" w:rsidRDefault="004E2FF2" w:rsidP="004E2FF2">
            <w:pPr>
              <w:tabs>
                <w:tab w:val="left" w:pos="7920"/>
                <w:tab w:val="right" w:pos="10080"/>
              </w:tabs>
              <w:jc w:val="center"/>
              <w:rPr>
                <w:del w:id="10" w:author="Lee, Simon@Energy" w:date="2021-11-01T15:42:00Z"/>
                <w:rStyle w:val="Heading1Char"/>
                <w:rFonts w:asciiTheme="minorHAnsi" w:hAnsiTheme="minorHAnsi"/>
                <w:b w:val="0"/>
                <w:bCs/>
                <w:sz w:val="18"/>
                <w:szCs w:val="18"/>
              </w:rPr>
            </w:pPr>
            <w:del w:id="11" w:author="Lee, Simon@Energy" w:date="2021-10-28T21:44:00Z">
              <w:r w:rsidDel="00FC70CA">
                <w:rPr>
                  <w:rStyle w:val="Heading1Char"/>
                  <w:rFonts w:asciiTheme="minorHAnsi" w:hAnsiTheme="minorHAnsi"/>
                  <w:b w:val="0"/>
                  <w:bCs/>
                  <w:sz w:val="18"/>
                  <w:szCs w:val="18"/>
                </w:rPr>
                <w:delText>05</w:delText>
              </w:r>
            </w:del>
          </w:p>
        </w:tc>
        <w:tc>
          <w:tcPr>
            <w:tcW w:w="7801" w:type="dxa"/>
          </w:tcPr>
          <w:p w14:paraId="7487E79F" w14:textId="1E232E8A" w:rsidR="004E2FF2" w:rsidDel="000B3644" w:rsidRDefault="004E2FF2" w:rsidP="004E2FF2">
            <w:pPr>
              <w:tabs>
                <w:tab w:val="left" w:pos="7920"/>
                <w:tab w:val="right" w:pos="10080"/>
              </w:tabs>
              <w:rPr>
                <w:del w:id="12" w:author="Lee, Simon@Energy" w:date="2021-11-01T15:42:00Z"/>
                <w:rStyle w:val="Heading1Char"/>
                <w:rFonts w:asciiTheme="minorHAnsi" w:hAnsiTheme="minorHAnsi"/>
                <w:b w:val="0"/>
                <w:bCs/>
                <w:sz w:val="18"/>
                <w:szCs w:val="18"/>
              </w:rPr>
            </w:pPr>
            <w:del w:id="13" w:author="Lee, Simon@Energy" w:date="2021-11-01T15:42:00Z">
              <w:r w:rsidDel="000B3644">
                <w:rPr>
                  <w:rStyle w:val="Heading1Char"/>
                  <w:rFonts w:asciiTheme="minorHAnsi" w:hAnsiTheme="minorHAnsi"/>
                  <w:b w:val="0"/>
                  <w:bCs/>
                  <w:sz w:val="18"/>
                  <w:szCs w:val="18"/>
                </w:rPr>
                <w:delText>Enclosed or recessed luminaires installed in any interior rooms. (See Section D.)</w:delText>
              </w:r>
            </w:del>
          </w:p>
        </w:tc>
        <w:tc>
          <w:tcPr>
            <w:tcW w:w="1064" w:type="dxa"/>
          </w:tcPr>
          <w:p w14:paraId="1CCDB467" w14:textId="46BD307C" w:rsidR="004E2FF2" w:rsidRPr="002F3D13" w:rsidDel="000B3644" w:rsidRDefault="004E2FF2" w:rsidP="004E2FF2">
            <w:pPr>
              <w:tabs>
                <w:tab w:val="left" w:pos="7920"/>
                <w:tab w:val="right" w:pos="10080"/>
              </w:tabs>
              <w:rPr>
                <w:del w:id="14" w:author="Lee, Simon@Energy" w:date="2021-11-01T15:42:00Z"/>
                <w:rStyle w:val="Heading1Char"/>
                <w:rFonts w:asciiTheme="minorHAnsi" w:hAnsiTheme="minorHAnsi"/>
                <w:b w:val="0"/>
                <w:bCs/>
                <w:sz w:val="18"/>
                <w:szCs w:val="18"/>
              </w:rPr>
            </w:pPr>
          </w:p>
        </w:tc>
      </w:tr>
      <w:tr w:rsidR="004E2FF2" w:rsidRPr="002F3D13" w14:paraId="05C6BF20" w14:textId="77777777" w:rsidTr="43C2FDCA">
        <w:tc>
          <w:tcPr>
            <w:tcW w:w="738" w:type="dxa"/>
            <w:vAlign w:val="center"/>
          </w:tcPr>
          <w:p w14:paraId="05C6BF1D" w14:textId="249E4832" w:rsidR="004E2FF2" w:rsidRPr="002F3D13" w:rsidRDefault="004E2FF2" w:rsidP="004E2FF2">
            <w:pPr>
              <w:tabs>
                <w:tab w:val="left" w:pos="7920"/>
                <w:tab w:val="right" w:pos="10080"/>
              </w:tabs>
              <w:jc w:val="center"/>
              <w:rPr>
                <w:rStyle w:val="Heading1Char"/>
                <w:rFonts w:asciiTheme="minorHAnsi" w:hAnsiTheme="minorHAnsi"/>
                <w:b w:val="0"/>
                <w:bCs/>
                <w:sz w:val="18"/>
                <w:szCs w:val="18"/>
              </w:rPr>
            </w:pPr>
            <w:ins w:id="15" w:author="Alhabibi, Haider@Energy" w:date="2021-09-27T11:55:00Z">
              <w:r>
                <w:rPr>
                  <w:rStyle w:val="Heading1Char"/>
                  <w:rFonts w:asciiTheme="minorHAnsi" w:hAnsiTheme="minorHAnsi"/>
                  <w:b w:val="0"/>
                  <w:bCs/>
                  <w:sz w:val="18"/>
                  <w:szCs w:val="18"/>
                </w:rPr>
                <w:t>0</w:t>
              </w:r>
              <w:r w:rsidRPr="00B75590">
                <w:rPr>
                  <w:rStyle w:val="Heading1Char"/>
                  <w:rFonts w:asciiTheme="minorHAnsi" w:hAnsiTheme="minorHAnsi"/>
                  <w:b w:val="0"/>
                  <w:bCs/>
                  <w:sz w:val="18"/>
                  <w:szCs w:val="18"/>
                  <w:rPrChange w:id="16" w:author="Alhabibi, Haider@Energy" w:date="2021-09-27T11:55:00Z">
                    <w:rPr>
                      <w:rStyle w:val="Heading1Char"/>
                      <w:bCs/>
                      <w:sz w:val="18"/>
                    </w:rPr>
                  </w:rPrChange>
                </w:rPr>
                <w:t>5</w:t>
              </w:r>
            </w:ins>
            <w:del w:id="17" w:author="Lee, Simon@Energy" w:date="2021-10-28T22:33:00Z">
              <w:r w:rsidRPr="002F3D13" w:rsidDel="006D73A5">
                <w:rPr>
                  <w:rStyle w:val="Heading1Char"/>
                  <w:rFonts w:asciiTheme="minorHAnsi" w:hAnsiTheme="minorHAnsi"/>
                  <w:b w:val="0"/>
                  <w:bCs/>
                  <w:sz w:val="18"/>
                  <w:szCs w:val="18"/>
                </w:rPr>
                <w:delText>0</w:delText>
              </w:r>
            </w:del>
            <w:del w:id="18" w:author="Lee, Simon@Energy" w:date="2021-10-28T22:32:00Z">
              <w:r w:rsidDel="006D73A5">
                <w:rPr>
                  <w:rStyle w:val="Heading1Char"/>
                  <w:rFonts w:asciiTheme="minorHAnsi" w:hAnsiTheme="minorHAnsi"/>
                  <w:b w:val="0"/>
                  <w:bCs/>
                  <w:sz w:val="18"/>
                  <w:szCs w:val="18"/>
                </w:rPr>
                <w:delText>6</w:delText>
              </w:r>
            </w:del>
          </w:p>
        </w:tc>
        <w:tc>
          <w:tcPr>
            <w:tcW w:w="8865" w:type="dxa"/>
            <w:gridSpan w:val="2"/>
          </w:tcPr>
          <w:p w14:paraId="05C6BF1E" w14:textId="11ADEB28" w:rsidR="004E2FF2" w:rsidRPr="002F3D13" w:rsidRDefault="004E2FF2" w:rsidP="004E2FF2">
            <w:pPr>
              <w:tabs>
                <w:tab w:val="left" w:pos="7920"/>
                <w:tab w:val="right" w:pos="10080"/>
              </w:tabs>
              <w:rPr>
                <w:rStyle w:val="Heading1Char"/>
                <w:rFonts w:asciiTheme="minorHAnsi" w:hAnsiTheme="minorHAnsi"/>
                <w:b w:val="0"/>
                <w:bCs/>
                <w:sz w:val="18"/>
                <w:szCs w:val="18"/>
              </w:rPr>
            </w:pPr>
            <w:r>
              <w:rPr>
                <w:rStyle w:val="Heading1Char"/>
                <w:rFonts w:asciiTheme="minorHAnsi" w:hAnsiTheme="minorHAnsi"/>
                <w:b w:val="0"/>
                <w:bCs/>
                <w:sz w:val="18"/>
                <w:szCs w:val="18"/>
              </w:rPr>
              <w:t xml:space="preserve">Lighting </w:t>
            </w:r>
            <w:del w:id="19" w:author="Lee, Simon@Energy" w:date="2021-10-28T17:34:00Z">
              <w:r w:rsidDel="005F27D8">
                <w:rPr>
                  <w:rStyle w:val="Heading1Char"/>
                  <w:rFonts w:asciiTheme="minorHAnsi" w:hAnsiTheme="minorHAnsi"/>
                  <w:b w:val="0"/>
                  <w:bCs/>
                  <w:sz w:val="18"/>
                  <w:szCs w:val="18"/>
                </w:rPr>
                <w:delText xml:space="preserve">and </w:delText>
              </w:r>
            </w:del>
            <w:r>
              <w:rPr>
                <w:rStyle w:val="Heading1Char"/>
                <w:rFonts w:asciiTheme="minorHAnsi" w:hAnsiTheme="minorHAnsi"/>
                <w:b w:val="0"/>
                <w:bCs/>
                <w:sz w:val="18"/>
                <w:szCs w:val="18"/>
              </w:rPr>
              <w:t>controls in bathrooms. (See Section E.)</w:t>
            </w:r>
            <w:r w:rsidRPr="002F3D13">
              <w:rPr>
                <w:rStyle w:val="Heading1Char"/>
                <w:rFonts w:asciiTheme="minorHAnsi" w:hAnsiTheme="minorHAnsi"/>
                <w:b w:val="0"/>
                <w:bCs/>
                <w:sz w:val="18"/>
                <w:szCs w:val="18"/>
              </w:rPr>
              <w:t xml:space="preserve"> </w:t>
            </w:r>
          </w:p>
        </w:tc>
        <w:tc>
          <w:tcPr>
            <w:tcW w:w="1226" w:type="dxa"/>
          </w:tcPr>
          <w:p w14:paraId="05C6BF1F" w14:textId="77777777" w:rsidR="004E2FF2" w:rsidRPr="002F3D13" w:rsidRDefault="004E2FF2" w:rsidP="004E2FF2">
            <w:pPr>
              <w:tabs>
                <w:tab w:val="left" w:pos="7920"/>
                <w:tab w:val="right" w:pos="10080"/>
              </w:tabs>
              <w:rPr>
                <w:rStyle w:val="Heading1Char"/>
                <w:rFonts w:asciiTheme="minorHAnsi" w:hAnsiTheme="minorHAnsi"/>
                <w:b w:val="0"/>
                <w:bCs/>
                <w:sz w:val="18"/>
                <w:szCs w:val="18"/>
              </w:rPr>
            </w:pPr>
          </w:p>
        </w:tc>
      </w:tr>
      <w:tr w:rsidR="004E2FF2" w:rsidRPr="002F3D13" w14:paraId="05C6BF24" w14:textId="77777777" w:rsidTr="43C2FDCA">
        <w:tc>
          <w:tcPr>
            <w:tcW w:w="738" w:type="dxa"/>
            <w:vAlign w:val="center"/>
          </w:tcPr>
          <w:p w14:paraId="05C6BF21" w14:textId="52CBCAF0" w:rsidR="004E2FF2" w:rsidRPr="002F3D13" w:rsidRDefault="004E2FF2" w:rsidP="004E2FF2">
            <w:pPr>
              <w:tabs>
                <w:tab w:val="left" w:pos="7920"/>
                <w:tab w:val="right" w:pos="10080"/>
              </w:tabs>
              <w:jc w:val="center"/>
              <w:rPr>
                <w:rStyle w:val="Heading1Char"/>
                <w:rFonts w:asciiTheme="minorHAnsi" w:hAnsiTheme="minorHAnsi"/>
                <w:b w:val="0"/>
                <w:bCs/>
                <w:sz w:val="18"/>
                <w:szCs w:val="18"/>
              </w:rPr>
            </w:pPr>
            <w:ins w:id="20" w:author="Alhabibi, Haider@Energy" w:date="2021-09-27T11:55:00Z">
              <w:r>
                <w:rPr>
                  <w:rStyle w:val="Heading1Char"/>
                  <w:rFonts w:asciiTheme="minorHAnsi" w:hAnsiTheme="minorHAnsi"/>
                  <w:b w:val="0"/>
                  <w:bCs/>
                  <w:sz w:val="18"/>
                  <w:szCs w:val="18"/>
                </w:rPr>
                <w:t>0</w:t>
              </w:r>
            </w:ins>
            <w:ins w:id="21" w:author="Alhabibi, Haider@Energy" w:date="2021-09-27T11:56:00Z">
              <w:r>
                <w:rPr>
                  <w:rStyle w:val="Heading1Char"/>
                  <w:rFonts w:asciiTheme="minorHAnsi" w:hAnsiTheme="minorHAnsi"/>
                  <w:b w:val="0"/>
                  <w:bCs/>
                  <w:sz w:val="18"/>
                  <w:szCs w:val="18"/>
                </w:rPr>
                <w:t>6</w:t>
              </w:r>
            </w:ins>
            <w:del w:id="22" w:author="Lee, Simon@Energy" w:date="2021-10-28T22:33:00Z">
              <w:r w:rsidRPr="002F3D13" w:rsidDel="006D73A5">
                <w:rPr>
                  <w:rStyle w:val="Heading1Char"/>
                  <w:rFonts w:asciiTheme="minorHAnsi" w:hAnsiTheme="minorHAnsi"/>
                  <w:b w:val="0"/>
                  <w:bCs/>
                  <w:sz w:val="18"/>
                  <w:szCs w:val="18"/>
                </w:rPr>
                <w:delText>0</w:delText>
              </w:r>
              <w:r w:rsidDel="006D73A5">
                <w:rPr>
                  <w:rStyle w:val="Heading1Char"/>
                  <w:rFonts w:asciiTheme="minorHAnsi" w:hAnsiTheme="minorHAnsi"/>
                  <w:b w:val="0"/>
                  <w:bCs/>
                  <w:sz w:val="18"/>
                  <w:szCs w:val="18"/>
                </w:rPr>
                <w:delText>7</w:delText>
              </w:r>
            </w:del>
          </w:p>
        </w:tc>
        <w:tc>
          <w:tcPr>
            <w:tcW w:w="8865" w:type="dxa"/>
            <w:gridSpan w:val="2"/>
          </w:tcPr>
          <w:p w14:paraId="05C6BF22" w14:textId="65DE638E" w:rsidR="004E2FF2" w:rsidRPr="002F3D13" w:rsidRDefault="004E2FF2" w:rsidP="004E2FF2">
            <w:pPr>
              <w:tabs>
                <w:tab w:val="left" w:pos="7920"/>
                <w:tab w:val="right" w:pos="10080"/>
              </w:tabs>
              <w:rPr>
                <w:rStyle w:val="Heading1Char"/>
                <w:rFonts w:asciiTheme="minorHAnsi" w:hAnsiTheme="minorHAnsi"/>
                <w:b w:val="0"/>
                <w:bCs/>
                <w:sz w:val="18"/>
                <w:szCs w:val="18"/>
              </w:rPr>
            </w:pPr>
            <w:r>
              <w:rPr>
                <w:rStyle w:val="Heading1Char"/>
                <w:rFonts w:asciiTheme="minorHAnsi" w:hAnsiTheme="minorHAnsi"/>
                <w:b w:val="0"/>
                <w:bCs/>
                <w:sz w:val="18"/>
                <w:szCs w:val="18"/>
              </w:rPr>
              <w:t xml:space="preserve">Lighting </w:t>
            </w:r>
            <w:del w:id="23" w:author="Lee, Simon@Energy" w:date="2021-10-28T17:34:00Z">
              <w:r w:rsidDel="005F27D8">
                <w:rPr>
                  <w:rStyle w:val="Heading1Char"/>
                  <w:rFonts w:asciiTheme="minorHAnsi" w:hAnsiTheme="minorHAnsi"/>
                  <w:b w:val="0"/>
                  <w:bCs/>
                  <w:sz w:val="18"/>
                  <w:szCs w:val="18"/>
                </w:rPr>
                <w:delText xml:space="preserve">and </w:delText>
              </w:r>
            </w:del>
            <w:r>
              <w:rPr>
                <w:rStyle w:val="Heading1Char"/>
                <w:rFonts w:asciiTheme="minorHAnsi" w:hAnsiTheme="minorHAnsi"/>
                <w:b w:val="0"/>
                <w:bCs/>
                <w:sz w:val="18"/>
                <w:szCs w:val="18"/>
              </w:rPr>
              <w:t>controls in laundry rooms. (See Section E.)</w:t>
            </w:r>
          </w:p>
        </w:tc>
        <w:tc>
          <w:tcPr>
            <w:tcW w:w="1226" w:type="dxa"/>
          </w:tcPr>
          <w:p w14:paraId="05C6BF23" w14:textId="77777777" w:rsidR="004E2FF2" w:rsidRPr="002F3D13" w:rsidRDefault="004E2FF2" w:rsidP="004E2FF2">
            <w:pPr>
              <w:tabs>
                <w:tab w:val="left" w:pos="7920"/>
                <w:tab w:val="right" w:pos="10080"/>
              </w:tabs>
              <w:rPr>
                <w:rStyle w:val="Heading1Char"/>
                <w:rFonts w:asciiTheme="minorHAnsi" w:hAnsiTheme="minorHAnsi"/>
                <w:b w:val="0"/>
                <w:bCs/>
                <w:sz w:val="18"/>
                <w:szCs w:val="18"/>
              </w:rPr>
            </w:pPr>
          </w:p>
        </w:tc>
      </w:tr>
      <w:tr w:rsidR="004E2FF2" w:rsidRPr="002F3D13" w14:paraId="05C6BF28" w14:textId="77777777" w:rsidTr="43C2FDCA">
        <w:tc>
          <w:tcPr>
            <w:tcW w:w="738" w:type="dxa"/>
            <w:vAlign w:val="center"/>
          </w:tcPr>
          <w:p w14:paraId="05C6BF25" w14:textId="116743E8" w:rsidR="004E2FF2" w:rsidRPr="002F3D13" w:rsidRDefault="004E2FF2" w:rsidP="004E2FF2">
            <w:pPr>
              <w:tabs>
                <w:tab w:val="left" w:pos="7920"/>
                <w:tab w:val="right" w:pos="10080"/>
              </w:tabs>
              <w:jc w:val="center"/>
              <w:rPr>
                <w:rStyle w:val="Heading1Char"/>
                <w:rFonts w:asciiTheme="minorHAnsi" w:hAnsiTheme="minorHAnsi"/>
                <w:b w:val="0"/>
                <w:bCs/>
                <w:sz w:val="18"/>
                <w:szCs w:val="18"/>
              </w:rPr>
            </w:pPr>
            <w:ins w:id="24" w:author="Alhabibi, Haider@Energy" w:date="2021-09-27T11:55:00Z">
              <w:r>
                <w:rPr>
                  <w:rStyle w:val="Heading1Char"/>
                  <w:rFonts w:asciiTheme="minorHAnsi" w:hAnsiTheme="minorHAnsi"/>
                  <w:b w:val="0"/>
                  <w:bCs/>
                  <w:sz w:val="18"/>
                  <w:szCs w:val="18"/>
                </w:rPr>
                <w:t>0</w:t>
              </w:r>
            </w:ins>
            <w:ins w:id="25" w:author="Alhabibi, Haider@Energy" w:date="2021-09-27T11:56:00Z">
              <w:r>
                <w:rPr>
                  <w:rStyle w:val="Heading1Char"/>
                  <w:rFonts w:asciiTheme="minorHAnsi" w:hAnsiTheme="minorHAnsi"/>
                  <w:b w:val="0"/>
                  <w:bCs/>
                  <w:sz w:val="18"/>
                  <w:szCs w:val="18"/>
                </w:rPr>
                <w:t>7</w:t>
              </w:r>
            </w:ins>
            <w:del w:id="26" w:author="Lee, Simon@Energy" w:date="2021-10-28T22:33:00Z">
              <w:r w:rsidRPr="002F3D13" w:rsidDel="006D73A5">
                <w:rPr>
                  <w:rStyle w:val="Heading1Char"/>
                  <w:rFonts w:asciiTheme="minorHAnsi" w:hAnsiTheme="minorHAnsi"/>
                  <w:b w:val="0"/>
                  <w:bCs/>
                  <w:sz w:val="18"/>
                  <w:szCs w:val="18"/>
                </w:rPr>
                <w:delText>0</w:delText>
              </w:r>
              <w:r w:rsidDel="006D73A5">
                <w:rPr>
                  <w:rStyle w:val="Heading1Char"/>
                  <w:rFonts w:asciiTheme="minorHAnsi" w:hAnsiTheme="minorHAnsi"/>
                  <w:b w:val="0"/>
                  <w:bCs/>
                  <w:sz w:val="18"/>
                  <w:szCs w:val="18"/>
                </w:rPr>
                <w:delText>8</w:delText>
              </w:r>
            </w:del>
          </w:p>
        </w:tc>
        <w:tc>
          <w:tcPr>
            <w:tcW w:w="8865" w:type="dxa"/>
            <w:gridSpan w:val="2"/>
          </w:tcPr>
          <w:p w14:paraId="05C6BF26" w14:textId="4CC240DC" w:rsidR="004E2FF2" w:rsidRPr="002F3D13" w:rsidRDefault="004E2FF2" w:rsidP="004E2FF2">
            <w:pPr>
              <w:tabs>
                <w:tab w:val="left" w:pos="7920"/>
                <w:tab w:val="right" w:pos="10080"/>
              </w:tabs>
              <w:rPr>
                <w:rStyle w:val="Heading1Char"/>
                <w:rFonts w:asciiTheme="minorHAnsi" w:hAnsiTheme="minorHAnsi"/>
                <w:b w:val="0"/>
                <w:bCs/>
                <w:sz w:val="18"/>
                <w:szCs w:val="18"/>
              </w:rPr>
            </w:pPr>
            <w:r>
              <w:rPr>
                <w:rStyle w:val="Heading1Char"/>
                <w:rFonts w:asciiTheme="minorHAnsi" w:hAnsiTheme="minorHAnsi"/>
                <w:b w:val="0"/>
                <w:bCs/>
                <w:sz w:val="18"/>
                <w:szCs w:val="18"/>
              </w:rPr>
              <w:t xml:space="preserve">Lighting </w:t>
            </w:r>
            <w:del w:id="27" w:author="Lee, Simon@Energy" w:date="2021-10-28T17:34:00Z">
              <w:r w:rsidDel="005F27D8">
                <w:rPr>
                  <w:rStyle w:val="Heading1Char"/>
                  <w:rFonts w:asciiTheme="minorHAnsi" w:hAnsiTheme="minorHAnsi"/>
                  <w:b w:val="0"/>
                  <w:bCs/>
                  <w:sz w:val="18"/>
                  <w:szCs w:val="18"/>
                </w:rPr>
                <w:delText xml:space="preserve">and </w:delText>
              </w:r>
            </w:del>
            <w:r>
              <w:rPr>
                <w:rStyle w:val="Heading1Char"/>
                <w:rFonts w:asciiTheme="minorHAnsi" w:hAnsiTheme="minorHAnsi"/>
                <w:b w:val="0"/>
                <w:bCs/>
                <w:sz w:val="18"/>
                <w:szCs w:val="18"/>
              </w:rPr>
              <w:t>controls in utility rooms. (See Section E.)</w:t>
            </w:r>
          </w:p>
        </w:tc>
        <w:tc>
          <w:tcPr>
            <w:tcW w:w="1226" w:type="dxa"/>
          </w:tcPr>
          <w:p w14:paraId="05C6BF27" w14:textId="77777777" w:rsidR="004E2FF2" w:rsidRPr="002F3D13" w:rsidRDefault="004E2FF2" w:rsidP="004E2FF2">
            <w:pPr>
              <w:tabs>
                <w:tab w:val="left" w:pos="7920"/>
                <w:tab w:val="right" w:pos="10080"/>
              </w:tabs>
              <w:rPr>
                <w:rStyle w:val="Heading1Char"/>
                <w:rFonts w:asciiTheme="minorHAnsi" w:hAnsiTheme="minorHAnsi"/>
                <w:b w:val="0"/>
                <w:bCs/>
                <w:sz w:val="18"/>
                <w:szCs w:val="18"/>
              </w:rPr>
            </w:pPr>
          </w:p>
        </w:tc>
      </w:tr>
      <w:tr w:rsidR="004E2FF2" w:rsidRPr="002F3D13" w14:paraId="05C6BF2C" w14:textId="77777777" w:rsidTr="43C2FDCA">
        <w:tc>
          <w:tcPr>
            <w:tcW w:w="738" w:type="dxa"/>
            <w:vAlign w:val="center"/>
          </w:tcPr>
          <w:p w14:paraId="05C6BF29" w14:textId="6BA0CB27" w:rsidR="004E2FF2" w:rsidRPr="002F3D13" w:rsidRDefault="004E2FF2" w:rsidP="004E2FF2">
            <w:pPr>
              <w:tabs>
                <w:tab w:val="left" w:pos="7920"/>
                <w:tab w:val="right" w:pos="10080"/>
              </w:tabs>
              <w:jc w:val="center"/>
              <w:rPr>
                <w:rStyle w:val="Heading1Char"/>
                <w:rFonts w:asciiTheme="minorHAnsi" w:hAnsiTheme="minorHAnsi"/>
                <w:b w:val="0"/>
                <w:bCs/>
                <w:sz w:val="18"/>
                <w:szCs w:val="18"/>
              </w:rPr>
            </w:pPr>
            <w:r w:rsidRPr="002F3D13">
              <w:rPr>
                <w:rStyle w:val="Heading1Char"/>
                <w:rFonts w:asciiTheme="minorHAnsi" w:hAnsiTheme="minorHAnsi"/>
                <w:b w:val="0"/>
                <w:bCs/>
                <w:sz w:val="18"/>
                <w:szCs w:val="18"/>
              </w:rPr>
              <w:t>0</w:t>
            </w:r>
            <w:ins w:id="28" w:author="Lee, Simon@Energy" w:date="2021-10-28T22:38:00Z">
              <w:r w:rsidR="006D73A5">
                <w:rPr>
                  <w:rStyle w:val="Heading1Char"/>
                  <w:rFonts w:asciiTheme="minorHAnsi" w:hAnsiTheme="minorHAnsi"/>
                  <w:b w:val="0"/>
                  <w:bCs/>
                  <w:sz w:val="18"/>
                  <w:szCs w:val="18"/>
                </w:rPr>
                <w:t>8</w:t>
              </w:r>
            </w:ins>
            <w:del w:id="29" w:author="Lee, Simon@Energy" w:date="2021-10-28T22:38:00Z">
              <w:r w:rsidDel="006D73A5">
                <w:rPr>
                  <w:rStyle w:val="Heading1Char"/>
                  <w:rFonts w:asciiTheme="minorHAnsi" w:hAnsiTheme="minorHAnsi"/>
                  <w:b w:val="0"/>
                  <w:bCs/>
                  <w:sz w:val="18"/>
                  <w:szCs w:val="18"/>
                </w:rPr>
                <w:delText>9</w:delText>
              </w:r>
            </w:del>
          </w:p>
        </w:tc>
        <w:tc>
          <w:tcPr>
            <w:tcW w:w="8865" w:type="dxa"/>
            <w:gridSpan w:val="2"/>
          </w:tcPr>
          <w:p w14:paraId="05C6BF2A" w14:textId="4773BB65" w:rsidR="004E2FF2" w:rsidRPr="002F3D13" w:rsidRDefault="004E2FF2" w:rsidP="004E2FF2">
            <w:pPr>
              <w:tabs>
                <w:tab w:val="left" w:pos="7920"/>
                <w:tab w:val="right" w:pos="10080"/>
              </w:tabs>
              <w:rPr>
                <w:rStyle w:val="Heading1Char"/>
                <w:rFonts w:asciiTheme="minorHAnsi" w:hAnsiTheme="minorHAnsi"/>
                <w:b w:val="0"/>
                <w:bCs/>
                <w:sz w:val="18"/>
                <w:szCs w:val="18"/>
              </w:rPr>
            </w:pPr>
            <w:r>
              <w:rPr>
                <w:rStyle w:val="Heading1Char"/>
                <w:rFonts w:asciiTheme="minorHAnsi" w:hAnsiTheme="minorHAnsi"/>
                <w:b w:val="0"/>
                <w:bCs/>
                <w:sz w:val="18"/>
                <w:szCs w:val="18"/>
              </w:rPr>
              <w:t xml:space="preserve">Lighting </w:t>
            </w:r>
            <w:del w:id="30" w:author="Lee, Simon@Energy" w:date="2021-10-28T17:34:00Z">
              <w:r w:rsidDel="005F27D8">
                <w:rPr>
                  <w:rStyle w:val="Heading1Char"/>
                  <w:rFonts w:asciiTheme="minorHAnsi" w:hAnsiTheme="minorHAnsi"/>
                  <w:b w:val="0"/>
                  <w:bCs/>
                  <w:sz w:val="18"/>
                  <w:szCs w:val="18"/>
                </w:rPr>
                <w:delText xml:space="preserve">and </w:delText>
              </w:r>
            </w:del>
            <w:r>
              <w:rPr>
                <w:rStyle w:val="Heading1Char"/>
                <w:rFonts w:asciiTheme="minorHAnsi" w:hAnsiTheme="minorHAnsi"/>
                <w:b w:val="0"/>
                <w:bCs/>
                <w:sz w:val="18"/>
                <w:szCs w:val="18"/>
              </w:rPr>
              <w:t>controls in garage. (See Section E.)</w:t>
            </w:r>
          </w:p>
        </w:tc>
        <w:tc>
          <w:tcPr>
            <w:tcW w:w="1226" w:type="dxa"/>
          </w:tcPr>
          <w:p w14:paraId="05C6BF2B" w14:textId="77777777" w:rsidR="004E2FF2" w:rsidRPr="002F3D13" w:rsidRDefault="004E2FF2" w:rsidP="004E2FF2">
            <w:pPr>
              <w:tabs>
                <w:tab w:val="left" w:pos="7920"/>
                <w:tab w:val="right" w:pos="10080"/>
              </w:tabs>
              <w:rPr>
                <w:rStyle w:val="Heading1Char"/>
                <w:rFonts w:asciiTheme="minorHAnsi" w:hAnsiTheme="minorHAnsi"/>
                <w:b w:val="0"/>
                <w:bCs/>
                <w:sz w:val="18"/>
                <w:szCs w:val="18"/>
              </w:rPr>
            </w:pPr>
          </w:p>
        </w:tc>
      </w:tr>
      <w:tr w:rsidR="006D73A5" w:rsidRPr="002F3D13" w14:paraId="76A2D9F4" w14:textId="77777777" w:rsidTr="43C2FDCA">
        <w:trPr>
          <w:gridAfter w:val="1"/>
          <w:wAfter w:w="1226" w:type="dxa"/>
          <w:ins w:id="31" w:author="Lee, Simon@Energy" w:date="2021-10-28T22:37:00Z"/>
        </w:trPr>
        <w:tc>
          <w:tcPr>
            <w:tcW w:w="738" w:type="dxa"/>
            <w:vAlign w:val="center"/>
          </w:tcPr>
          <w:p w14:paraId="227F58B0" w14:textId="4E834C24" w:rsidR="006D73A5" w:rsidRPr="002F3D13" w:rsidRDefault="006D73A5" w:rsidP="006D73A5">
            <w:pPr>
              <w:tabs>
                <w:tab w:val="left" w:pos="7920"/>
                <w:tab w:val="right" w:pos="10080"/>
              </w:tabs>
              <w:jc w:val="center"/>
              <w:rPr>
                <w:ins w:id="32" w:author="Lee, Simon@Energy" w:date="2021-10-28T22:37:00Z"/>
                <w:rStyle w:val="Heading1Char"/>
                <w:rFonts w:asciiTheme="minorHAnsi" w:hAnsiTheme="minorHAnsi"/>
                <w:b w:val="0"/>
                <w:bCs/>
                <w:sz w:val="18"/>
                <w:szCs w:val="18"/>
              </w:rPr>
            </w:pPr>
            <w:ins w:id="33" w:author="Lee, Simon@Energy" w:date="2021-10-28T22:37:00Z">
              <w:r>
                <w:rPr>
                  <w:rStyle w:val="Heading1Char"/>
                  <w:rFonts w:asciiTheme="minorHAnsi" w:hAnsiTheme="minorHAnsi"/>
                  <w:b w:val="0"/>
                  <w:bCs/>
                  <w:sz w:val="18"/>
                  <w:szCs w:val="18"/>
                </w:rPr>
                <w:t>0</w:t>
              </w:r>
              <w:r>
                <w:rPr>
                  <w:rStyle w:val="Heading1Char"/>
                  <w:bCs/>
                  <w:sz w:val="18"/>
                </w:rPr>
                <w:t>9</w:t>
              </w:r>
            </w:ins>
          </w:p>
        </w:tc>
        <w:tc>
          <w:tcPr>
            <w:tcW w:w="7801" w:type="dxa"/>
          </w:tcPr>
          <w:p w14:paraId="0A7A263E" w14:textId="570B2DB6" w:rsidR="006D73A5" w:rsidRDefault="006D73A5" w:rsidP="006D73A5">
            <w:pPr>
              <w:tabs>
                <w:tab w:val="left" w:pos="7920"/>
                <w:tab w:val="right" w:pos="10080"/>
              </w:tabs>
              <w:rPr>
                <w:ins w:id="34" w:author="Lee, Simon@Energy" w:date="2021-10-28T22:37:00Z"/>
                <w:rStyle w:val="Heading1Char"/>
                <w:rFonts w:asciiTheme="minorHAnsi" w:hAnsiTheme="minorHAnsi"/>
                <w:b w:val="0"/>
                <w:bCs/>
                <w:sz w:val="18"/>
                <w:szCs w:val="18"/>
              </w:rPr>
            </w:pPr>
            <w:ins w:id="35" w:author="Lee, Simon@Energy" w:date="2021-10-28T22:37:00Z">
              <w:r w:rsidRPr="00F450F4">
                <w:rPr>
                  <w:rStyle w:val="Heading1Char"/>
                  <w:rFonts w:asciiTheme="minorHAnsi" w:hAnsiTheme="minorHAnsi"/>
                  <w:b w:val="0"/>
                  <w:bCs/>
                  <w:sz w:val="18"/>
                  <w:szCs w:val="18"/>
                </w:rPr>
                <w:t>Lighting controls in</w:t>
              </w:r>
              <w:r>
                <w:rPr>
                  <w:rStyle w:val="Heading1Char"/>
                  <w:rFonts w:asciiTheme="minorHAnsi" w:hAnsiTheme="minorHAnsi"/>
                  <w:b w:val="0"/>
                  <w:bCs/>
                  <w:sz w:val="18"/>
                  <w:szCs w:val="18"/>
                </w:rPr>
                <w:t xml:space="preserve"> </w:t>
              </w:r>
              <w:r w:rsidRPr="00571E4C">
                <w:rPr>
                  <w:rStyle w:val="Heading1Char"/>
                  <w:rFonts w:asciiTheme="minorHAnsi" w:hAnsiTheme="minorHAnsi"/>
                  <w:b w:val="0"/>
                  <w:bCs/>
                  <w:sz w:val="18"/>
                  <w:szCs w:val="18"/>
                </w:rPr>
                <w:t>walk-in closets</w:t>
              </w:r>
              <w:r>
                <w:rPr>
                  <w:rStyle w:val="Heading1Char"/>
                  <w:rFonts w:asciiTheme="minorHAnsi" w:hAnsiTheme="minorHAnsi"/>
                  <w:b w:val="0"/>
                  <w:bCs/>
                  <w:sz w:val="18"/>
                  <w:szCs w:val="18"/>
                </w:rPr>
                <w:t>. (See Section E.)</w:t>
              </w:r>
            </w:ins>
          </w:p>
        </w:tc>
        <w:tc>
          <w:tcPr>
            <w:tcW w:w="1064" w:type="dxa"/>
          </w:tcPr>
          <w:p w14:paraId="0B19C4E2" w14:textId="77777777" w:rsidR="006D73A5" w:rsidRPr="002F3D13" w:rsidRDefault="006D73A5" w:rsidP="006D73A5">
            <w:pPr>
              <w:tabs>
                <w:tab w:val="left" w:pos="7920"/>
                <w:tab w:val="right" w:pos="10080"/>
              </w:tabs>
              <w:rPr>
                <w:ins w:id="36" w:author="Lee, Simon@Energy" w:date="2021-10-28T22:37:00Z"/>
                <w:rStyle w:val="Heading1Char"/>
                <w:rFonts w:asciiTheme="minorHAnsi" w:hAnsiTheme="minorHAnsi"/>
                <w:b w:val="0"/>
                <w:bCs/>
                <w:sz w:val="18"/>
                <w:szCs w:val="18"/>
              </w:rPr>
            </w:pPr>
          </w:p>
        </w:tc>
      </w:tr>
      <w:tr w:rsidR="00EB3287" w:rsidRPr="002F3D13" w14:paraId="54ED2A1E" w14:textId="77777777" w:rsidTr="43C2FDCA">
        <w:trPr>
          <w:ins w:id="37" w:author="Lee, Simon@Energy" w:date="2022-02-28T11:10:00Z"/>
        </w:trPr>
        <w:tc>
          <w:tcPr>
            <w:tcW w:w="738" w:type="dxa"/>
            <w:vAlign w:val="center"/>
          </w:tcPr>
          <w:p w14:paraId="043986AF" w14:textId="5FADAB74" w:rsidR="00EB3287" w:rsidRDefault="00D12FFE" w:rsidP="006D73A5">
            <w:pPr>
              <w:tabs>
                <w:tab w:val="left" w:pos="7920"/>
                <w:tab w:val="right" w:pos="10080"/>
              </w:tabs>
              <w:jc w:val="center"/>
              <w:rPr>
                <w:ins w:id="38" w:author="Lee, Simon@Energy" w:date="2022-02-28T11:10:00Z"/>
                <w:rStyle w:val="Heading1Char"/>
                <w:rFonts w:asciiTheme="minorHAnsi" w:hAnsiTheme="minorHAnsi"/>
                <w:b w:val="0"/>
                <w:bCs/>
                <w:sz w:val="18"/>
                <w:szCs w:val="18"/>
              </w:rPr>
            </w:pPr>
            <w:ins w:id="39" w:author="Lee, Simon@Energy" w:date="2022-02-28T11:11:00Z">
              <w:r>
                <w:rPr>
                  <w:rStyle w:val="Heading1Char"/>
                  <w:rFonts w:asciiTheme="minorHAnsi" w:hAnsiTheme="minorHAnsi"/>
                  <w:b w:val="0"/>
                  <w:bCs/>
                  <w:sz w:val="18"/>
                  <w:szCs w:val="18"/>
                </w:rPr>
                <w:t>1</w:t>
              </w:r>
              <w:r>
                <w:rPr>
                  <w:rStyle w:val="Heading1Char"/>
                  <w:rFonts w:asciiTheme="minorHAnsi" w:hAnsiTheme="minorHAnsi"/>
                  <w:bCs/>
                  <w:sz w:val="18"/>
                  <w:szCs w:val="18"/>
                </w:rPr>
                <w:t>0</w:t>
              </w:r>
            </w:ins>
          </w:p>
        </w:tc>
        <w:tc>
          <w:tcPr>
            <w:tcW w:w="8865" w:type="dxa"/>
            <w:gridSpan w:val="2"/>
          </w:tcPr>
          <w:p w14:paraId="2DF089E5" w14:textId="4284BEDD" w:rsidR="00EB3287" w:rsidRPr="001A0A38" w:rsidRDefault="00EB3287" w:rsidP="006D73A5">
            <w:pPr>
              <w:tabs>
                <w:tab w:val="left" w:pos="7920"/>
                <w:tab w:val="right" w:pos="10080"/>
              </w:tabs>
              <w:rPr>
                <w:ins w:id="40" w:author="Lee, Simon@Energy" w:date="2022-02-28T11:10:00Z"/>
                <w:rStyle w:val="Heading1Char"/>
                <w:rFonts w:asciiTheme="minorHAnsi" w:hAnsiTheme="minorHAnsi"/>
                <w:b w:val="0"/>
                <w:bCs/>
                <w:sz w:val="18"/>
                <w:szCs w:val="18"/>
              </w:rPr>
            </w:pPr>
            <w:ins w:id="41" w:author="Lee, Simon@Energy" w:date="2022-02-28T11:10:00Z">
              <w:r w:rsidRPr="001A0A38">
                <w:rPr>
                  <w:rStyle w:val="Heading1Char"/>
                  <w:rFonts w:asciiTheme="minorHAnsi" w:hAnsiTheme="minorHAnsi"/>
                  <w:b w:val="0"/>
                  <w:bCs/>
                  <w:sz w:val="18"/>
                  <w:szCs w:val="18"/>
                </w:rPr>
                <w:t>L</w:t>
              </w:r>
              <w:r w:rsidRPr="001A0A38">
                <w:rPr>
                  <w:rStyle w:val="Heading1Char"/>
                  <w:rFonts w:asciiTheme="minorHAnsi" w:hAnsiTheme="minorHAnsi"/>
                  <w:b w:val="0"/>
                  <w:bCs/>
                  <w:sz w:val="18"/>
                  <w:szCs w:val="18"/>
                  <w:rPrChange w:id="42" w:author="Alhabibi, Haider@Energy" w:date="2022-02-28T19:20:00Z">
                    <w:rPr>
                      <w:rStyle w:val="Heading1Char"/>
                      <w:rFonts w:asciiTheme="minorHAnsi" w:hAnsiTheme="minorHAnsi"/>
                      <w:sz w:val="18"/>
                      <w:szCs w:val="18"/>
                    </w:rPr>
                  </w:rPrChange>
                </w:rPr>
                <w:t>ighting</w:t>
              </w:r>
              <w:r w:rsidRPr="001A0A38">
                <w:rPr>
                  <w:rStyle w:val="Heading1Char"/>
                  <w:rFonts w:asciiTheme="minorHAnsi" w:hAnsiTheme="minorHAnsi"/>
                  <w:b w:val="0"/>
                  <w:bCs/>
                  <w:sz w:val="18"/>
                  <w:szCs w:val="18"/>
                  <w:rPrChange w:id="43" w:author="Alhabibi, Haider@Energy" w:date="2022-02-28T19:20:00Z">
                    <w:rPr>
                      <w:rStyle w:val="Heading1Char"/>
                      <w:rFonts w:asciiTheme="minorHAnsi" w:hAnsiTheme="minorHAnsi"/>
                      <w:bCs/>
                      <w:sz w:val="18"/>
                      <w:szCs w:val="18"/>
                    </w:rPr>
                  </w:rPrChange>
                </w:rPr>
                <w:t xml:space="preserve"> controls in </w:t>
              </w:r>
              <w:r w:rsidR="00F616BD" w:rsidRPr="001A0A38">
                <w:rPr>
                  <w:rStyle w:val="Heading1Char"/>
                  <w:rFonts w:asciiTheme="minorHAnsi" w:hAnsiTheme="minorHAnsi"/>
                  <w:b w:val="0"/>
                  <w:bCs/>
                  <w:sz w:val="18"/>
                  <w:szCs w:val="18"/>
                  <w:rPrChange w:id="44" w:author="Alhabibi, Haider@Energy" w:date="2022-02-28T19:20:00Z">
                    <w:rPr>
                      <w:rStyle w:val="Heading1Char"/>
                      <w:rFonts w:asciiTheme="minorHAnsi" w:hAnsiTheme="minorHAnsi"/>
                      <w:bCs/>
                      <w:sz w:val="18"/>
                      <w:szCs w:val="18"/>
                    </w:rPr>
                  </w:rPrChange>
                </w:rPr>
                <w:t xml:space="preserve">interior rooms except </w:t>
              </w:r>
            </w:ins>
            <w:ins w:id="45" w:author="Lee, Simon@Energy" w:date="2022-02-28T11:11:00Z">
              <w:r w:rsidR="00D12FFE" w:rsidRPr="001A0A38">
                <w:rPr>
                  <w:rStyle w:val="Heading1Char"/>
                  <w:rFonts w:asciiTheme="minorHAnsi" w:hAnsiTheme="minorHAnsi"/>
                  <w:b w:val="0"/>
                  <w:bCs/>
                  <w:sz w:val="18"/>
                  <w:szCs w:val="18"/>
                  <w:rPrChange w:id="46" w:author="Alhabibi, Haider@Energy" w:date="2022-02-28T19:20:00Z">
                    <w:rPr>
                      <w:rStyle w:val="Heading1Char"/>
                      <w:rFonts w:asciiTheme="minorHAnsi" w:hAnsiTheme="minorHAnsi"/>
                      <w:bCs/>
                      <w:sz w:val="18"/>
                      <w:szCs w:val="18"/>
                    </w:rPr>
                  </w:rPrChange>
                </w:rPr>
                <w:t>bathrooms, laundry rooms, utility rooms, and garages. (See Section F)</w:t>
              </w:r>
            </w:ins>
          </w:p>
        </w:tc>
        <w:tc>
          <w:tcPr>
            <w:tcW w:w="1226" w:type="dxa"/>
          </w:tcPr>
          <w:p w14:paraId="7FE6D102" w14:textId="77777777" w:rsidR="00EB3287" w:rsidRPr="002F3D13" w:rsidRDefault="00EB3287" w:rsidP="006D73A5">
            <w:pPr>
              <w:tabs>
                <w:tab w:val="left" w:pos="7920"/>
                <w:tab w:val="right" w:pos="10080"/>
              </w:tabs>
              <w:rPr>
                <w:ins w:id="47" w:author="Lee, Simon@Energy" w:date="2022-02-28T11:10:00Z"/>
                <w:rStyle w:val="Heading1Char"/>
                <w:rFonts w:asciiTheme="minorHAnsi" w:hAnsiTheme="minorHAnsi"/>
                <w:b w:val="0"/>
                <w:bCs/>
                <w:sz w:val="18"/>
                <w:szCs w:val="18"/>
              </w:rPr>
            </w:pPr>
          </w:p>
        </w:tc>
      </w:tr>
      <w:tr w:rsidR="006D73A5" w:rsidRPr="002F3D13" w14:paraId="05C6BF30" w14:textId="77777777" w:rsidTr="43C2FDCA">
        <w:tc>
          <w:tcPr>
            <w:tcW w:w="738" w:type="dxa"/>
            <w:vAlign w:val="center"/>
          </w:tcPr>
          <w:p w14:paraId="05C6BF2D" w14:textId="1A0C5F43" w:rsidR="006D73A5" w:rsidRPr="002F3D13" w:rsidRDefault="006D73A5" w:rsidP="006D73A5">
            <w:pPr>
              <w:tabs>
                <w:tab w:val="left" w:pos="7920"/>
                <w:tab w:val="right" w:pos="10080"/>
              </w:tabs>
              <w:jc w:val="center"/>
              <w:rPr>
                <w:rStyle w:val="Heading1Char"/>
                <w:rFonts w:asciiTheme="minorHAnsi" w:hAnsiTheme="minorHAnsi"/>
                <w:b w:val="0"/>
                <w:bCs/>
                <w:sz w:val="18"/>
                <w:szCs w:val="18"/>
              </w:rPr>
            </w:pPr>
            <w:del w:id="48" w:author="Lee, Simon@Energy" w:date="2022-02-28T11:11:00Z">
              <w:r w:rsidDel="00D12FFE">
                <w:rPr>
                  <w:rStyle w:val="Heading1Char"/>
                  <w:rFonts w:asciiTheme="minorHAnsi" w:hAnsiTheme="minorHAnsi"/>
                  <w:b w:val="0"/>
                  <w:bCs/>
                  <w:sz w:val="18"/>
                  <w:szCs w:val="18"/>
                </w:rPr>
                <w:delText>10</w:delText>
              </w:r>
            </w:del>
            <w:ins w:id="49" w:author="Lee, Simon@Energy" w:date="2022-02-28T11:11:00Z">
              <w:r w:rsidR="00D12FFE">
                <w:rPr>
                  <w:rStyle w:val="Heading1Char"/>
                  <w:rFonts w:asciiTheme="minorHAnsi" w:hAnsiTheme="minorHAnsi"/>
                  <w:b w:val="0"/>
                  <w:bCs/>
                  <w:sz w:val="18"/>
                  <w:szCs w:val="18"/>
                </w:rPr>
                <w:t>11</w:t>
              </w:r>
            </w:ins>
          </w:p>
        </w:tc>
        <w:tc>
          <w:tcPr>
            <w:tcW w:w="8865" w:type="dxa"/>
            <w:gridSpan w:val="2"/>
          </w:tcPr>
          <w:p w14:paraId="05C6BF2E" w14:textId="4A169AA0" w:rsidR="006D73A5" w:rsidRPr="002F3D13" w:rsidRDefault="000B3644" w:rsidP="006D73A5">
            <w:pPr>
              <w:tabs>
                <w:tab w:val="left" w:pos="7920"/>
                <w:tab w:val="right" w:pos="10080"/>
              </w:tabs>
              <w:rPr>
                <w:rStyle w:val="Heading1Char"/>
                <w:rFonts w:asciiTheme="minorHAnsi" w:hAnsiTheme="minorHAnsi"/>
                <w:b w:val="0"/>
                <w:bCs/>
                <w:sz w:val="18"/>
                <w:szCs w:val="18"/>
              </w:rPr>
            </w:pPr>
            <w:ins w:id="50" w:author="Lee, Simon@Energy" w:date="2021-11-01T15:48:00Z">
              <w:r w:rsidRPr="000C4E3C">
                <w:rPr>
                  <w:rStyle w:val="Heading1Char"/>
                  <w:rFonts w:asciiTheme="minorHAnsi" w:hAnsiTheme="minorHAnsi"/>
                  <w:b w:val="0"/>
                  <w:bCs/>
                  <w:sz w:val="18"/>
                  <w:szCs w:val="18"/>
                </w:rPr>
                <w:t xml:space="preserve">Screw </w:t>
              </w:r>
              <w:r>
                <w:rPr>
                  <w:rStyle w:val="Heading1Char"/>
                  <w:rFonts w:asciiTheme="minorHAnsi" w:hAnsiTheme="minorHAnsi"/>
                  <w:b w:val="0"/>
                  <w:bCs/>
                  <w:sz w:val="18"/>
                  <w:szCs w:val="18"/>
                </w:rPr>
                <w:t>b</w:t>
              </w:r>
              <w:r w:rsidRPr="000C4E3C">
                <w:rPr>
                  <w:rStyle w:val="Heading1Char"/>
                  <w:rFonts w:asciiTheme="minorHAnsi" w:hAnsiTheme="minorHAnsi"/>
                  <w:b w:val="0"/>
                  <w:bCs/>
                  <w:sz w:val="18"/>
                  <w:szCs w:val="18"/>
                </w:rPr>
                <w:t>ased luminaires</w:t>
              </w:r>
              <w:r>
                <w:rPr>
                  <w:rStyle w:val="Heading1Char"/>
                  <w:rFonts w:asciiTheme="minorHAnsi" w:hAnsiTheme="minorHAnsi"/>
                  <w:b w:val="0"/>
                  <w:bCs/>
                  <w:sz w:val="18"/>
                  <w:szCs w:val="18"/>
                </w:rPr>
                <w:t xml:space="preserve">. (See Section </w:t>
              </w:r>
            </w:ins>
            <w:ins w:id="51" w:author="Lee, Simon@Energy" w:date="2022-02-28T11:26:00Z">
              <w:r w:rsidR="0023449E">
                <w:rPr>
                  <w:rStyle w:val="Heading1Char"/>
                  <w:rFonts w:asciiTheme="minorHAnsi" w:hAnsiTheme="minorHAnsi"/>
                  <w:b w:val="0"/>
                  <w:bCs/>
                  <w:sz w:val="18"/>
                  <w:szCs w:val="18"/>
                </w:rPr>
                <w:t>G</w:t>
              </w:r>
            </w:ins>
            <w:ins w:id="52" w:author="Lee, Simon@Energy" w:date="2021-11-01T15:48:00Z">
              <w:r>
                <w:rPr>
                  <w:rStyle w:val="Heading1Char"/>
                  <w:rFonts w:asciiTheme="minorHAnsi" w:hAnsiTheme="minorHAnsi"/>
                  <w:b w:val="0"/>
                  <w:bCs/>
                  <w:sz w:val="18"/>
                  <w:szCs w:val="18"/>
                </w:rPr>
                <w:t xml:space="preserve">.)  </w:t>
              </w:r>
              <w:r>
                <w:rPr>
                  <w:rStyle w:val="Heading1Char"/>
                  <w:bCs/>
                </w:rPr>
                <w:t xml:space="preserve">  </w:t>
              </w:r>
            </w:ins>
            <w:del w:id="53" w:author="Lee, Simon@Energy" w:date="2021-11-01T15:47:00Z">
              <w:r w:rsidR="006D73A5" w:rsidDel="000B3644">
                <w:rPr>
                  <w:rStyle w:val="Heading1Char"/>
                  <w:rFonts w:asciiTheme="minorHAnsi" w:hAnsiTheme="minorHAnsi"/>
                  <w:b w:val="0"/>
                  <w:bCs/>
                  <w:sz w:val="18"/>
                  <w:szCs w:val="18"/>
                </w:rPr>
                <w:delText>Outdoor lighting and controls. (See Section H.)</w:delText>
              </w:r>
            </w:del>
          </w:p>
        </w:tc>
        <w:tc>
          <w:tcPr>
            <w:tcW w:w="1226" w:type="dxa"/>
          </w:tcPr>
          <w:p w14:paraId="05C6BF2F" w14:textId="77777777" w:rsidR="006D73A5" w:rsidRPr="002F3D13" w:rsidRDefault="006D73A5" w:rsidP="006D73A5">
            <w:pPr>
              <w:tabs>
                <w:tab w:val="left" w:pos="7920"/>
                <w:tab w:val="right" w:pos="10080"/>
              </w:tabs>
              <w:rPr>
                <w:rStyle w:val="Heading1Char"/>
                <w:rFonts w:asciiTheme="minorHAnsi" w:hAnsiTheme="minorHAnsi"/>
                <w:b w:val="0"/>
                <w:bCs/>
                <w:sz w:val="18"/>
                <w:szCs w:val="18"/>
              </w:rPr>
            </w:pPr>
          </w:p>
        </w:tc>
      </w:tr>
      <w:tr w:rsidR="006D73A5" w:rsidRPr="002F3D13" w14:paraId="05C6BF34" w14:textId="77777777" w:rsidTr="43C2FDCA">
        <w:tc>
          <w:tcPr>
            <w:tcW w:w="738" w:type="dxa"/>
            <w:vAlign w:val="center"/>
          </w:tcPr>
          <w:p w14:paraId="05C6BF31" w14:textId="305F988D" w:rsidR="006D73A5" w:rsidRPr="002F3D13" w:rsidRDefault="006D73A5" w:rsidP="006D73A5">
            <w:pPr>
              <w:tabs>
                <w:tab w:val="left" w:pos="7920"/>
                <w:tab w:val="right" w:pos="10080"/>
              </w:tabs>
              <w:jc w:val="center"/>
              <w:rPr>
                <w:rStyle w:val="Heading1Char"/>
                <w:rFonts w:asciiTheme="minorHAnsi" w:hAnsiTheme="minorHAnsi"/>
                <w:b w:val="0"/>
                <w:bCs/>
                <w:sz w:val="18"/>
                <w:szCs w:val="18"/>
              </w:rPr>
            </w:pPr>
            <w:del w:id="54" w:author="Lee, Simon@Energy" w:date="2022-02-28T11:11:00Z">
              <w:r w:rsidRPr="002F3D13" w:rsidDel="00D12FFE">
                <w:rPr>
                  <w:rStyle w:val="Heading1Char"/>
                  <w:rFonts w:asciiTheme="minorHAnsi" w:hAnsiTheme="minorHAnsi"/>
                  <w:b w:val="0"/>
                  <w:bCs/>
                  <w:sz w:val="18"/>
                  <w:szCs w:val="18"/>
                </w:rPr>
                <w:delText>1</w:delText>
              </w:r>
              <w:r w:rsidDel="00D12FFE">
                <w:rPr>
                  <w:rStyle w:val="Heading1Char"/>
                  <w:rFonts w:asciiTheme="minorHAnsi" w:hAnsiTheme="minorHAnsi"/>
                  <w:b w:val="0"/>
                  <w:bCs/>
                  <w:sz w:val="18"/>
                  <w:szCs w:val="18"/>
                </w:rPr>
                <w:delText>1</w:delText>
              </w:r>
            </w:del>
            <w:ins w:id="55" w:author="Lee, Simon@Energy" w:date="2022-02-28T11:11:00Z">
              <w:r w:rsidR="00D12FFE">
                <w:rPr>
                  <w:rStyle w:val="Heading1Char"/>
                  <w:rFonts w:asciiTheme="minorHAnsi" w:hAnsiTheme="minorHAnsi"/>
                  <w:b w:val="0"/>
                  <w:bCs/>
                  <w:sz w:val="18"/>
                  <w:szCs w:val="18"/>
                </w:rPr>
                <w:t>12</w:t>
              </w:r>
            </w:ins>
          </w:p>
        </w:tc>
        <w:tc>
          <w:tcPr>
            <w:tcW w:w="8865" w:type="dxa"/>
            <w:gridSpan w:val="2"/>
          </w:tcPr>
          <w:p w14:paraId="05C6BF32" w14:textId="3018B88A" w:rsidR="006D73A5" w:rsidRPr="002F3D13" w:rsidRDefault="000B3644" w:rsidP="006D73A5">
            <w:pPr>
              <w:tabs>
                <w:tab w:val="left" w:pos="7920"/>
                <w:tab w:val="right" w:pos="10080"/>
              </w:tabs>
              <w:rPr>
                <w:rStyle w:val="Heading1Char"/>
                <w:rFonts w:asciiTheme="minorHAnsi" w:hAnsiTheme="minorHAnsi"/>
                <w:b w:val="0"/>
                <w:bCs/>
                <w:sz w:val="18"/>
                <w:szCs w:val="18"/>
              </w:rPr>
            </w:pPr>
            <w:ins w:id="56" w:author="Lee, Simon@Energy" w:date="2021-11-01T15:48:00Z">
              <w:r w:rsidRPr="002F3D13">
                <w:rPr>
                  <w:rStyle w:val="Heading1Char"/>
                  <w:rFonts w:asciiTheme="minorHAnsi" w:hAnsiTheme="minorHAnsi"/>
                  <w:b w:val="0"/>
                  <w:bCs/>
                  <w:sz w:val="18"/>
                  <w:szCs w:val="18"/>
                </w:rPr>
                <w:t>Internally illuminated address signs</w:t>
              </w:r>
              <w:r>
                <w:rPr>
                  <w:rStyle w:val="Heading1Char"/>
                  <w:rFonts w:asciiTheme="minorHAnsi" w:hAnsiTheme="minorHAnsi"/>
                  <w:b w:val="0"/>
                  <w:bCs/>
                  <w:sz w:val="18"/>
                  <w:szCs w:val="18"/>
                </w:rPr>
                <w:t xml:space="preserve">. (See Section </w:t>
              </w:r>
            </w:ins>
            <w:ins w:id="57" w:author="Lee, Simon@Energy" w:date="2022-02-28T11:26:00Z">
              <w:r w:rsidR="0023449E">
                <w:rPr>
                  <w:rStyle w:val="Heading1Char"/>
                  <w:rFonts w:asciiTheme="minorHAnsi" w:hAnsiTheme="minorHAnsi"/>
                  <w:b w:val="0"/>
                  <w:bCs/>
                  <w:sz w:val="18"/>
                  <w:szCs w:val="18"/>
                </w:rPr>
                <w:t>H</w:t>
              </w:r>
            </w:ins>
            <w:ins w:id="58" w:author="Lee, Simon@Energy" w:date="2021-11-01T15:48:00Z">
              <w:r>
                <w:rPr>
                  <w:rStyle w:val="Heading1Char"/>
                  <w:rFonts w:asciiTheme="minorHAnsi" w:hAnsiTheme="minorHAnsi"/>
                  <w:b w:val="0"/>
                  <w:bCs/>
                  <w:sz w:val="18"/>
                  <w:szCs w:val="18"/>
                </w:rPr>
                <w:t>.)</w:t>
              </w:r>
            </w:ins>
            <w:ins w:id="59" w:author="Alhabibi, Haider@Energy" w:date="2021-09-27T11:22:00Z">
              <w:del w:id="60" w:author="Lee, Simon@Energy" w:date="2021-10-28T21:43:00Z">
                <w:r w:rsidR="006D73A5" w:rsidRPr="000C4E3C" w:rsidDel="004E2FF2">
                  <w:rPr>
                    <w:rStyle w:val="Heading1Char"/>
                    <w:rFonts w:asciiTheme="minorHAnsi" w:hAnsiTheme="minorHAnsi"/>
                    <w:b w:val="0"/>
                    <w:bCs/>
                    <w:sz w:val="18"/>
                    <w:szCs w:val="18"/>
                  </w:rPr>
                  <w:delText xml:space="preserve">Screw </w:delText>
                </w:r>
              </w:del>
              <w:del w:id="61" w:author="Lee, Simon@Energy" w:date="2021-10-28T17:39:00Z">
                <w:r w:rsidR="006D73A5" w:rsidRPr="000C4E3C" w:rsidDel="005F27D8">
                  <w:rPr>
                    <w:rStyle w:val="Heading1Char"/>
                    <w:rFonts w:asciiTheme="minorHAnsi" w:hAnsiTheme="minorHAnsi"/>
                    <w:b w:val="0"/>
                    <w:bCs/>
                    <w:sz w:val="18"/>
                    <w:szCs w:val="18"/>
                  </w:rPr>
                  <w:delText>B</w:delText>
                </w:r>
              </w:del>
              <w:del w:id="62" w:author="Lee, Simon@Energy" w:date="2021-10-28T21:43:00Z">
                <w:r w:rsidR="006D73A5" w:rsidRPr="000C4E3C" w:rsidDel="004E2FF2">
                  <w:rPr>
                    <w:rStyle w:val="Heading1Char"/>
                    <w:rFonts w:asciiTheme="minorHAnsi" w:hAnsiTheme="minorHAnsi"/>
                    <w:b w:val="0"/>
                    <w:bCs/>
                    <w:sz w:val="18"/>
                    <w:szCs w:val="18"/>
                  </w:rPr>
                  <w:delText>ased luminaires</w:delText>
                </w:r>
              </w:del>
            </w:ins>
            <w:del w:id="63" w:author="Lee, Simon@Energy" w:date="2021-10-28T21:43:00Z">
              <w:r w:rsidR="006D73A5" w:rsidDel="004E2FF2">
                <w:rPr>
                  <w:rStyle w:val="Heading1Char"/>
                  <w:rFonts w:asciiTheme="minorHAnsi" w:hAnsiTheme="minorHAnsi"/>
                  <w:b w:val="0"/>
                  <w:bCs/>
                  <w:sz w:val="18"/>
                  <w:szCs w:val="18"/>
                </w:rPr>
                <w:delText xml:space="preserve">Blank </w:delText>
              </w:r>
            </w:del>
            <w:del w:id="64" w:author="Alhabibi, Haider@Energy" w:date="2021-12-06T13:47:00Z">
              <w:r w:rsidR="006D73A5" w:rsidDel="00130F94">
                <w:rPr>
                  <w:rStyle w:val="Heading1Char"/>
                  <w:rFonts w:asciiTheme="minorHAnsi" w:hAnsiTheme="minorHAnsi"/>
                  <w:b w:val="0"/>
                  <w:bCs/>
                  <w:sz w:val="18"/>
                  <w:szCs w:val="18"/>
                </w:rPr>
                <w:delText>electrical boxes installed more than 5 feet from finished floor</w:delText>
              </w:r>
            </w:del>
            <w:del w:id="65" w:author="Lee, Simon@Energy" w:date="2021-10-28T21:43:00Z">
              <w:r w:rsidR="006D73A5" w:rsidDel="004E2FF2">
                <w:rPr>
                  <w:rStyle w:val="Heading1Char"/>
                  <w:rFonts w:asciiTheme="minorHAnsi" w:hAnsiTheme="minorHAnsi"/>
                  <w:b w:val="0"/>
                  <w:bCs/>
                  <w:sz w:val="18"/>
                  <w:szCs w:val="18"/>
                </w:rPr>
                <w:delText>. (See Section F.)</w:delText>
              </w:r>
            </w:del>
          </w:p>
        </w:tc>
        <w:tc>
          <w:tcPr>
            <w:tcW w:w="1226" w:type="dxa"/>
          </w:tcPr>
          <w:p w14:paraId="05C6BF33" w14:textId="77777777" w:rsidR="006D73A5" w:rsidRPr="002F3D13" w:rsidRDefault="006D73A5" w:rsidP="006D73A5">
            <w:pPr>
              <w:tabs>
                <w:tab w:val="left" w:pos="7920"/>
                <w:tab w:val="right" w:pos="10080"/>
              </w:tabs>
              <w:rPr>
                <w:rStyle w:val="Heading1Char"/>
                <w:rFonts w:asciiTheme="minorHAnsi" w:hAnsiTheme="minorHAnsi"/>
                <w:b w:val="0"/>
                <w:bCs/>
                <w:sz w:val="18"/>
                <w:szCs w:val="18"/>
              </w:rPr>
            </w:pPr>
          </w:p>
        </w:tc>
      </w:tr>
      <w:tr w:rsidR="006D73A5" w:rsidRPr="002F3D13" w14:paraId="05C6BF38" w14:textId="77777777" w:rsidTr="43C2FDCA">
        <w:tc>
          <w:tcPr>
            <w:tcW w:w="738" w:type="dxa"/>
            <w:vAlign w:val="center"/>
          </w:tcPr>
          <w:p w14:paraId="05C6BF35" w14:textId="43714BBE" w:rsidR="006D73A5" w:rsidRPr="002F3D13" w:rsidRDefault="006D73A5" w:rsidP="006D73A5">
            <w:pPr>
              <w:tabs>
                <w:tab w:val="left" w:pos="7920"/>
                <w:tab w:val="right" w:pos="10080"/>
              </w:tabs>
              <w:jc w:val="center"/>
              <w:rPr>
                <w:rStyle w:val="Heading1Char"/>
                <w:rFonts w:asciiTheme="minorHAnsi" w:hAnsiTheme="minorHAnsi"/>
                <w:b w:val="0"/>
                <w:bCs/>
                <w:sz w:val="18"/>
                <w:szCs w:val="18"/>
              </w:rPr>
            </w:pPr>
            <w:del w:id="66" w:author="Lee, Simon@Energy" w:date="2022-02-28T11:11:00Z">
              <w:r w:rsidRPr="002F3D13" w:rsidDel="00D12FFE">
                <w:rPr>
                  <w:rStyle w:val="Heading1Char"/>
                  <w:rFonts w:asciiTheme="minorHAnsi" w:hAnsiTheme="minorHAnsi"/>
                  <w:b w:val="0"/>
                  <w:bCs/>
                  <w:sz w:val="18"/>
                  <w:szCs w:val="18"/>
                </w:rPr>
                <w:delText>1</w:delText>
              </w:r>
              <w:r w:rsidDel="00D12FFE">
                <w:rPr>
                  <w:rStyle w:val="Heading1Char"/>
                  <w:rFonts w:asciiTheme="minorHAnsi" w:hAnsiTheme="minorHAnsi"/>
                  <w:b w:val="0"/>
                  <w:bCs/>
                  <w:sz w:val="18"/>
                  <w:szCs w:val="18"/>
                </w:rPr>
                <w:delText>2</w:delText>
              </w:r>
            </w:del>
            <w:ins w:id="67" w:author="Lee, Simon@Energy" w:date="2022-02-28T11:11:00Z">
              <w:r w:rsidR="00D12FFE">
                <w:rPr>
                  <w:rStyle w:val="Heading1Char"/>
                  <w:rFonts w:asciiTheme="minorHAnsi" w:hAnsiTheme="minorHAnsi"/>
                  <w:b w:val="0"/>
                  <w:bCs/>
                  <w:sz w:val="18"/>
                  <w:szCs w:val="18"/>
                </w:rPr>
                <w:t>1</w:t>
              </w:r>
              <w:r w:rsidR="00D12FFE">
                <w:rPr>
                  <w:rStyle w:val="Heading1Char"/>
                  <w:rFonts w:asciiTheme="minorHAnsi" w:hAnsiTheme="minorHAnsi"/>
                  <w:bCs/>
                  <w:sz w:val="18"/>
                  <w:szCs w:val="18"/>
                </w:rPr>
                <w:t>3</w:t>
              </w:r>
            </w:ins>
          </w:p>
        </w:tc>
        <w:tc>
          <w:tcPr>
            <w:tcW w:w="8865" w:type="dxa"/>
            <w:gridSpan w:val="2"/>
          </w:tcPr>
          <w:p w14:paraId="05C6BF36" w14:textId="32430001" w:rsidR="006D73A5" w:rsidRPr="002F3D13" w:rsidRDefault="006D73A5" w:rsidP="006D73A5">
            <w:pPr>
              <w:tabs>
                <w:tab w:val="left" w:pos="7920"/>
                <w:tab w:val="right" w:pos="10080"/>
              </w:tabs>
              <w:rPr>
                <w:rStyle w:val="Heading1Char"/>
                <w:rFonts w:asciiTheme="minorHAnsi" w:hAnsiTheme="minorHAnsi"/>
                <w:b w:val="0"/>
                <w:bCs/>
                <w:sz w:val="18"/>
                <w:szCs w:val="18"/>
              </w:rPr>
            </w:pPr>
            <w:del w:id="68" w:author="Lee, Simon@Energy" w:date="2021-11-01T15:48:00Z">
              <w:r w:rsidRPr="002F3D13" w:rsidDel="000B3644">
                <w:rPr>
                  <w:rStyle w:val="Heading1Char"/>
                  <w:rFonts w:asciiTheme="minorHAnsi" w:hAnsiTheme="minorHAnsi"/>
                  <w:b w:val="0"/>
                  <w:bCs/>
                  <w:sz w:val="18"/>
                  <w:szCs w:val="18"/>
                </w:rPr>
                <w:delText>Internally illuminated address signs</w:delText>
              </w:r>
              <w:r w:rsidDel="000B3644">
                <w:rPr>
                  <w:rStyle w:val="Heading1Char"/>
                  <w:rFonts w:asciiTheme="minorHAnsi" w:hAnsiTheme="minorHAnsi"/>
                  <w:b w:val="0"/>
                  <w:bCs/>
                  <w:sz w:val="18"/>
                  <w:szCs w:val="18"/>
                </w:rPr>
                <w:delText>. (See Section G.)</w:delText>
              </w:r>
            </w:del>
            <w:ins w:id="69" w:author="Lee, Simon@Energy" w:date="2021-11-01T15:48:00Z">
              <w:r w:rsidR="000B3644">
                <w:rPr>
                  <w:rStyle w:val="Heading1Char"/>
                  <w:rFonts w:asciiTheme="minorHAnsi" w:hAnsiTheme="minorHAnsi"/>
                  <w:b w:val="0"/>
                  <w:bCs/>
                  <w:sz w:val="18"/>
                  <w:szCs w:val="18"/>
                </w:rPr>
                <w:t xml:space="preserve">Outdoor lighting and controls. (See Section </w:t>
              </w:r>
            </w:ins>
            <w:ins w:id="70" w:author="Lee, Simon@Energy" w:date="2022-02-28T11:26:00Z">
              <w:r w:rsidR="0023449E">
                <w:rPr>
                  <w:rStyle w:val="Heading1Char"/>
                  <w:rFonts w:asciiTheme="minorHAnsi" w:hAnsiTheme="minorHAnsi"/>
                  <w:b w:val="0"/>
                  <w:bCs/>
                  <w:sz w:val="18"/>
                  <w:szCs w:val="18"/>
                </w:rPr>
                <w:t>I</w:t>
              </w:r>
            </w:ins>
            <w:ins w:id="71" w:author="Lee, Simon@Energy" w:date="2021-11-01T15:48:00Z">
              <w:r w:rsidR="000B3644">
                <w:rPr>
                  <w:rStyle w:val="Heading1Char"/>
                  <w:rFonts w:asciiTheme="minorHAnsi" w:hAnsiTheme="minorHAnsi"/>
                  <w:b w:val="0"/>
                  <w:bCs/>
                  <w:sz w:val="18"/>
                  <w:szCs w:val="18"/>
                </w:rPr>
                <w:t>.)</w:t>
              </w:r>
            </w:ins>
          </w:p>
        </w:tc>
        <w:tc>
          <w:tcPr>
            <w:tcW w:w="1226" w:type="dxa"/>
          </w:tcPr>
          <w:p w14:paraId="05C6BF37" w14:textId="77777777" w:rsidR="006D73A5" w:rsidRPr="002F3D13" w:rsidRDefault="006D73A5" w:rsidP="006D73A5">
            <w:pPr>
              <w:tabs>
                <w:tab w:val="left" w:pos="7920"/>
                <w:tab w:val="right" w:pos="10080"/>
              </w:tabs>
              <w:rPr>
                <w:rStyle w:val="Heading1Char"/>
                <w:rFonts w:asciiTheme="minorHAnsi" w:hAnsiTheme="minorHAnsi"/>
                <w:b w:val="0"/>
                <w:bCs/>
                <w:sz w:val="18"/>
                <w:szCs w:val="18"/>
              </w:rPr>
            </w:pPr>
          </w:p>
        </w:tc>
      </w:tr>
      <w:tr w:rsidR="000B3644" w:rsidRPr="002F3D13" w14:paraId="063A60A4" w14:textId="77777777" w:rsidTr="43C2FDCA">
        <w:trPr>
          <w:gridAfter w:val="1"/>
          <w:wAfter w:w="1226" w:type="dxa"/>
          <w:ins w:id="72" w:author="Lee, Simon@Energy" w:date="2021-11-01T15:42:00Z"/>
        </w:trPr>
        <w:tc>
          <w:tcPr>
            <w:tcW w:w="738" w:type="dxa"/>
            <w:vAlign w:val="center"/>
          </w:tcPr>
          <w:p w14:paraId="7FB10438" w14:textId="578C656E" w:rsidR="000B3644" w:rsidRPr="002F3D13" w:rsidRDefault="00D12FFE" w:rsidP="000B3644">
            <w:pPr>
              <w:tabs>
                <w:tab w:val="left" w:pos="7920"/>
                <w:tab w:val="right" w:pos="10080"/>
              </w:tabs>
              <w:jc w:val="center"/>
              <w:rPr>
                <w:ins w:id="73" w:author="Lee, Simon@Energy" w:date="2021-11-01T15:42:00Z"/>
                <w:rStyle w:val="Heading1Char"/>
                <w:rFonts w:asciiTheme="minorHAnsi" w:hAnsiTheme="minorHAnsi"/>
                <w:b w:val="0"/>
                <w:bCs/>
                <w:sz w:val="18"/>
                <w:szCs w:val="18"/>
              </w:rPr>
            </w:pPr>
            <w:ins w:id="74" w:author="Lee, Simon@Energy" w:date="2022-02-28T11:11:00Z">
              <w:r>
                <w:rPr>
                  <w:rStyle w:val="Heading1Char"/>
                  <w:rFonts w:asciiTheme="minorHAnsi" w:hAnsiTheme="minorHAnsi"/>
                  <w:b w:val="0"/>
                  <w:bCs/>
                  <w:sz w:val="18"/>
                  <w:szCs w:val="18"/>
                </w:rPr>
                <w:t>14</w:t>
              </w:r>
            </w:ins>
          </w:p>
        </w:tc>
        <w:tc>
          <w:tcPr>
            <w:tcW w:w="7801" w:type="dxa"/>
          </w:tcPr>
          <w:p w14:paraId="44FBC54A" w14:textId="7A62AECF" w:rsidR="000B3644" w:rsidRPr="002F3D13" w:rsidRDefault="000B3644" w:rsidP="000B3644">
            <w:pPr>
              <w:tabs>
                <w:tab w:val="left" w:pos="7920"/>
                <w:tab w:val="right" w:pos="10080"/>
              </w:tabs>
              <w:rPr>
                <w:ins w:id="75" w:author="Lee, Simon@Energy" w:date="2021-11-01T15:42:00Z"/>
                <w:rStyle w:val="Heading1Char"/>
                <w:rFonts w:asciiTheme="minorHAnsi" w:hAnsiTheme="minorHAnsi"/>
                <w:b w:val="0"/>
                <w:bCs/>
                <w:sz w:val="18"/>
                <w:szCs w:val="18"/>
              </w:rPr>
            </w:pPr>
            <w:ins w:id="76" w:author="Lee, Simon@Energy" w:date="2021-11-01T15:43:00Z">
              <w:r>
                <w:rPr>
                  <w:rStyle w:val="Heading1Char"/>
                  <w:rFonts w:asciiTheme="minorHAnsi" w:hAnsiTheme="minorHAnsi"/>
                  <w:b w:val="0"/>
                  <w:bCs/>
                  <w:sz w:val="18"/>
                  <w:szCs w:val="18"/>
                </w:rPr>
                <w:t>Parking Garages</w:t>
              </w:r>
            </w:ins>
            <w:ins w:id="77" w:author="Lee, Simon@Energy" w:date="2021-11-01T15:50:00Z">
              <w:r w:rsidR="00957758">
                <w:rPr>
                  <w:rStyle w:val="Heading1Char"/>
                  <w:rFonts w:asciiTheme="minorHAnsi" w:hAnsiTheme="minorHAnsi"/>
                  <w:b w:val="0"/>
                  <w:bCs/>
                  <w:sz w:val="18"/>
                  <w:szCs w:val="18"/>
                </w:rPr>
                <w:t xml:space="preserve"> </w:t>
              </w:r>
              <w:r w:rsidR="00957758" w:rsidRPr="00957758">
                <w:rPr>
                  <w:rStyle w:val="Heading1Char"/>
                  <w:rFonts w:asciiTheme="minorHAnsi" w:hAnsiTheme="minorHAnsi"/>
                  <w:b w:val="0"/>
                  <w:sz w:val="18"/>
                  <w:szCs w:val="18"/>
                  <w:rPrChange w:id="78" w:author="Lee, Simon@Energy" w:date="2021-11-01T15:50:00Z">
                    <w:rPr>
                      <w:rStyle w:val="Heading1Char"/>
                      <w:rFonts w:asciiTheme="minorHAnsi" w:hAnsiTheme="minorHAnsi"/>
                      <w:bCs/>
                      <w:sz w:val="18"/>
                      <w:szCs w:val="18"/>
                    </w:rPr>
                  </w:rPrChange>
                </w:rPr>
                <w:t xml:space="preserve">for </w:t>
              </w:r>
              <w:r w:rsidR="00957758">
                <w:rPr>
                  <w:rStyle w:val="Heading1Char"/>
                  <w:rFonts w:asciiTheme="minorHAnsi" w:hAnsiTheme="minorHAnsi"/>
                  <w:b w:val="0"/>
                  <w:sz w:val="18"/>
                  <w:szCs w:val="18"/>
                </w:rPr>
                <w:t>e</w:t>
              </w:r>
              <w:r w:rsidR="00957758" w:rsidRPr="00957758">
                <w:rPr>
                  <w:rStyle w:val="Heading1Char"/>
                  <w:rFonts w:asciiTheme="minorHAnsi" w:hAnsiTheme="minorHAnsi"/>
                  <w:b w:val="0"/>
                  <w:sz w:val="18"/>
                  <w:szCs w:val="18"/>
                  <w:rPrChange w:id="79" w:author="Lee, Simon@Energy" w:date="2021-11-01T15:50:00Z">
                    <w:rPr>
                      <w:rStyle w:val="Heading1Char"/>
                      <w:rFonts w:asciiTheme="minorHAnsi" w:hAnsiTheme="minorHAnsi"/>
                      <w:bCs/>
                      <w:sz w:val="18"/>
                      <w:szCs w:val="18"/>
                    </w:rPr>
                  </w:rPrChange>
                </w:rPr>
                <w:t xml:space="preserve">ight or </w:t>
              </w:r>
            </w:ins>
            <w:ins w:id="80" w:author="Lee, Simon@Energy" w:date="2021-11-01T15:51:00Z">
              <w:r w:rsidR="00957758">
                <w:rPr>
                  <w:rStyle w:val="Heading1Char"/>
                  <w:rFonts w:asciiTheme="minorHAnsi" w:hAnsiTheme="minorHAnsi"/>
                  <w:b w:val="0"/>
                  <w:sz w:val="18"/>
                  <w:szCs w:val="18"/>
                </w:rPr>
                <w:t>m</w:t>
              </w:r>
            </w:ins>
            <w:ins w:id="81" w:author="Lee, Simon@Energy" w:date="2021-11-01T15:50:00Z">
              <w:r w:rsidR="00957758" w:rsidRPr="00957758">
                <w:rPr>
                  <w:rStyle w:val="Heading1Char"/>
                  <w:rFonts w:asciiTheme="minorHAnsi" w:hAnsiTheme="minorHAnsi"/>
                  <w:b w:val="0"/>
                  <w:sz w:val="18"/>
                  <w:szCs w:val="18"/>
                  <w:rPrChange w:id="82" w:author="Lee, Simon@Energy" w:date="2021-11-01T15:50:00Z">
                    <w:rPr>
                      <w:rStyle w:val="Heading1Char"/>
                      <w:rFonts w:asciiTheme="minorHAnsi" w:hAnsiTheme="minorHAnsi"/>
                      <w:bCs/>
                      <w:sz w:val="18"/>
                      <w:szCs w:val="18"/>
                    </w:rPr>
                  </w:rPrChange>
                </w:rPr>
                <w:t>ore Vehicles</w:t>
              </w:r>
            </w:ins>
            <w:ins w:id="83" w:author="Lee, Simon@Energy" w:date="2021-11-01T15:43:00Z">
              <w:r>
                <w:rPr>
                  <w:rStyle w:val="Heading1Char"/>
                  <w:rFonts w:asciiTheme="minorHAnsi" w:hAnsiTheme="minorHAnsi"/>
                  <w:b w:val="0"/>
                  <w:bCs/>
                  <w:sz w:val="18"/>
                  <w:szCs w:val="18"/>
                </w:rPr>
                <w:t xml:space="preserve">. (See Section </w:t>
              </w:r>
            </w:ins>
            <w:ins w:id="84" w:author="Alhabibi, Haider@Energy" w:date="2021-12-06T14:02:00Z">
              <w:del w:id="85" w:author="Lee, Simon@Energy" w:date="2022-02-28T11:26:00Z">
                <w:r w:rsidR="00C141F8" w:rsidDel="0023449E">
                  <w:rPr>
                    <w:rStyle w:val="Heading1Char"/>
                    <w:rFonts w:asciiTheme="minorHAnsi" w:hAnsiTheme="minorHAnsi"/>
                    <w:b w:val="0"/>
                    <w:bCs/>
                    <w:sz w:val="18"/>
                    <w:szCs w:val="18"/>
                  </w:rPr>
                  <w:delText>I</w:delText>
                </w:r>
              </w:del>
            </w:ins>
            <w:ins w:id="86" w:author="Lee, Simon@Energy" w:date="2022-02-28T11:26:00Z">
              <w:r w:rsidR="0023449E">
                <w:rPr>
                  <w:rStyle w:val="Heading1Char"/>
                  <w:rFonts w:asciiTheme="minorHAnsi" w:hAnsiTheme="minorHAnsi"/>
                  <w:b w:val="0"/>
                  <w:bCs/>
                  <w:sz w:val="18"/>
                  <w:szCs w:val="18"/>
                </w:rPr>
                <w:t>J</w:t>
              </w:r>
            </w:ins>
            <w:ins w:id="87" w:author="Lee, Simon@Energy" w:date="2021-11-01T15:43:00Z">
              <w:del w:id="88" w:author="Alhabibi, Haider@Energy" w:date="2021-12-06T14:02:00Z">
                <w:r w:rsidDel="00C141F8">
                  <w:rPr>
                    <w:rStyle w:val="Heading1Char"/>
                    <w:rFonts w:asciiTheme="minorHAnsi" w:hAnsiTheme="minorHAnsi"/>
                    <w:b w:val="0"/>
                    <w:bCs/>
                    <w:sz w:val="18"/>
                    <w:szCs w:val="18"/>
                  </w:rPr>
                  <w:delText>J.</w:delText>
                </w:r>
              </w:del>
              <w:r>
                <w:rPr>
                  <w:rStyle w:val="Heading1Char"/>
                  <w:rFonts w:asciiTheme="minorHAnsi" w:hAnsiTheme="minorHAnsi"/>
                  <w:b w:val="0"/>
                  <w:bCs/>
                  <w:sz w:val="18"/>
                  <w:szCs w:val="18"/>
                </w:rPr>
                <w:t>)</w:t>
              </w:r>
            </w:ins>
          </w:p>
        </w:tc>
        <w:tc>
          <w:tcPr>
            <w:tcW w:w="1064" w:type="dxa"/>
          </w:tcPr>
          <w:p w14:paraId="09CC85EC" w14:textId="77777777" w:rsidR="000B3644" w:rsidRPr="002F3D13" w:rsidRDefault="000B3644" w:rsidP="000B3644">
            <w:pPr>
              <w:tabs>
                <w:tab w:val="left" w:pos="7920"/>
                <w:tab w:val="right" w:pos="10080"/>
              </w:tabs>
              <w:rPr>
                <w:ins w:id="89" w:author="Lee, Simon@Energy" w:date="2021-11-01T15:42:00Z"/>
                <w:rStyle w:val="Heading1Char"/>
                <w:rFonts w:asciiTheme="minorHAnsi" w:hAnsiTheme="minorHAnsi"/>
                <w:b w:val="0"/>
                <w:bCs/>
                <w:sz w:val="18"/>
                <w:szCs w:val="18"/>
              </w:rPr>
            </w:pPr>
          </w:p>
        </w:tc>
      </w:tr>
      <w:tr w:rsidR="00240DFA" w:rsidRPr="002F3D13" w14:paraId="367111C8" w14:textId="77777777" w:rsidTr="43C2FDCA">
        <w:trPr>
          <w:gridAfter w:val="1"/>
          <w:wAfter w:w="1226" w:type="dxa"/>
          <w:ins w:id="90" w:author="Alhabibi, Haider@Energy" w:date="2021-12-06T13:43:00Z"/>
        </w:trPr>
        <w:tc>
          <w:tcPr>
            <w:tcW w:w="738" w:type="dxa"/>
            <w:vAlign w:val="center"/>
          </w:tcPr>
          <w:p w14:paraId="200477C5" w14:textId="577F534C" w:rsidR="00240DFA" w:rsidRDefault="00240DFA" w:rsidP="000B3644">
            <w:pPr>
              <w:tabs>
                <w:tab w:val="left" w:pos="7920"/>
                <w:tab w:val="right" w:pos="10080"/>
              </w:tabs>
              <w:jc w:val="center"/>
              <w:rPr>
                <w:ins w:id="91" w:author="Alhabibi, Haider@Energy" w:date="2021-12-06T13:43:00Z"/>
                <w:rStyle w:val="Heading1Char"/>
                <w:rFonts w:asciiTheme="minorHAnsi" w:hAnsiTheme="minorHAnsi"/>
                <w:b w:val="0"/>
                <w:bCs/>
                <w:sz w:val="18"/>
                <w:szCs w:val="18"/>
              </w:rPr>
            </w:pPr>
            <w:ins w:id="92" w:author="Alhabibi, Haider@Energy" w:date="2021-12-06T13:43:00Z">
              <w:del w:id="93" w:author="Lee, Simon@Energy" w:date="2022-02-28T11:11:00Z">
                <w:r w:rsidDel="00D12FFE">
                  <w:rPr>
                    <w:rStyle w:val="Heading1Char"/>
                    <w:rFonts w:asciiTheme="minorHAnsi" w:hAnsiTheme="minorHAnsi"/>
                    <w:b w:val="0"/>
                    <w:bCs/>
                    <w:sz w:val="18"/>
                    <w:szCs w:val="18"/>
                  </w:rPr>
                  <w:delText>1</w:delText>
                </w:r>
                <w:r w:rsidDel="00D12FFE">
                  <w:rPr>
                    <w:rStyle w:val="Heading1Char"/>
                    <w:rFonts w:asciiTheme="minorHAnsi" w:hAnsiTheme="minorHAnsi"/>
                    <w:bCs/>
                    <w:sz w:val="18"/>
                    <w:szCs w:val="18"/>
                  </w:rPr>
                  <w:delText>4</w:delText>
                </w:r>
              </w:del>
            </w:ins>
            <w:ins w:id="94" w:author="Lee, Simon@Energy" w:date="2022-02-28T11:11:00Z">
              <w:r w:rsidR="00D12FFE">
                <w:rPr>
                  <w:rStyle w:val="Heading1Char"/>
                  <w:rFonts w:asciiTheme="minorHAnsi" w:hAnsiTheme="minorHAnsi"/>
                  <w:b w:val="0"/>
                  <w:bCs/>
                  <w:sz w:val="18"/>
                  <w:szCs w:val="18"/>
                </w:rPr>
                <w:t>15</w:t>
              </w:r>
            </w:ins>
          </w:p>
        </w:tc>
        <w:tc>
          <w:tcPr>
            <w:tcW w:w="7801" w:type="dxa"/>
          </w:tcPr>
          <w:p w14:paraId="66737F81" w14:textId="76849770" w:rsidR="00240DFA" w:rsidRDefault="00240DFA" w:rsidP="000B3644">
            <w:pPr>
              <w:tabs>
                <w:tab w:val="left" w:pos="7920"/>
                <w:tab w:val="right" w:pos="10080"/>
              </w:tabs>
              <w:rPr>
                <w:ins w:id="95" w:author="Alhabibi, Haider@Energy" w:date="2021-12-06T13:43:00Z"/>
                <w:rStyle w:val="Heading1Char"/>
                <w:rFonts w:asciiTheme="minorHAnsi" w:hAnsiTheme="minorHAnsi"/>
                <w:b w:val="0"/>
                <w:bCs/>
                <w:sz w:val="18"/>
                <w:szCs w:val="18"/>
              </w:rPr>
            </w:pPr>
            <w:ins w:id="96" w:author="Alhabibi, Haider@Energy" w:date="2021-12-06T13:44:00Z">
              <w:r w:rsidRPr="00240DFA">
                <w:rPr>
                  <w:rStyle w:val="Heading1Char"/>
                  <w:rFonts w:asciiTheme="minorHAnsi" w:hAnsiTheme="minorHAnsi"/>
                  <w:b w:val="0"/>
                  <w:bCs/>
                  <w:sz w:val="18"/>
                  <w:szCs w:val="18"/>
                </w:rPr>
                <w:t>Blank Electrical Boxes</w:t>
              </w:r>
            </w:ins>
            <w:ins w:id="97" w:author="Alhabibi, Haider@Energy" w:date="2021-12-06T13:45:00Z">
              <w:r w:rsidR="00401C57">
                <w:rPr>
                  <w:rStyle w:val="Heading1Char"/>
                  <w:rFonts w:asciiTheme="minorHAnsi" w:hAnsiTheme="minorHAnsi"/>
                  <w:b w:val="0"/>
                  <w:bCs/>
                  <w:sz w:val="18"/>
                  <w:szCs w:val="18"/>
                </w:rPr>
                <w:t xml:space="preserve"> installed more than 5 feet from finished floor</w:t>
              </w:r>
            </w:ins>
            <w:ins w:id="98" w:author="Alhabibi, Haider@Energy" w:date="2021-12-06T13:44:00Z">
              <w:r w:rsidR="009305B8">
                <w:rPr>
                  <w:rStyle w:val="Heading1Char"/>
                  <w:rFonts w:asciiTheme="minorHAnsi" w:hAnsiTheme="minorHAnsi"/>
                  <w:b w:val="0"/>
                  <w:bCs/>
                  <w:sz w:val="18"/>
                  <w:szCs w:val="18"/>
                </w:rPr>
                <w:t>.</w:t>
              </w:r>
              <w:r w:rsidR="009305B8">
                <w:rPr>
                  <w:rStyle w:val="Heading1Char"/>
                  <w:rFonts w:asciiTheme="minorHAnsi" w:hAnsiTheme="minorHAnsi"/>
                  <w:bCs/>
                  <w:sz w:val="18"/>
                  <w:szCs w:val="18"/>
                </w:rPr>
                <w:t xml:space="preserve"> </w:t>
              </w:r>
              <w:r w:rsidR="009305B8" w:rsidRPr="00BA0C7D">
                <w:rPr>
                  <w:rStyle w:val="Heading1Char"/>
                  <w:rFonts w:asciiTheme="minorHAnsi" w:hAnsiTheme="minorHAnsi"/>
                  <w:b w:val="0"/>
                  <w:sz w:val="18"/>
                  <w:szCs w:val="18"/>
                  <w:rPrChange w:id="99" w:author="Alhabibi, Haider@Energy" w:date="2021-12-06T13:44:00Z">
                    <w:rPr>
                      <w:rStyle w:val="Heading1Char"/>
                      <w:rFonts w:asciiTheme="minorHAnsi" w:hAnsiTheme="minorHAnsi"/>
                      <w:bCs/>
                      <w:sz w:val="18"/>
                      <w:szCs w:val="18"/>
                    </w:rPr>
                  </w:rPrChange>
                </w:rPr>
                <w:t>(</w:t>
              </w:r>
            </w:ins>
            <w:ins w:id="100" w:author="Alhabibi, Haider@Energy" w:date="2021-12-06T14:00:00Z">
              <w:r w:rsidR="005245F7">
                <w:rPr>
                  <w:rStyle w:val="Heading1Char"/>
                  <w:rFonts w:asciiTheme="minorHAnsi" w:hAnsiTheme="minorHAnsi"/>
                  <w:b w:val="0"/>
                  <w:sz w:val="18"/>
                  <w:szCs w:val="18"/>
                </w:rPr>
                <w:t>S</w:t>
              </w:r>
              <w:r w:rsidR="005245F7">
                <w:rPr>
                  <w:rStyle w:val="Heading1Char"/>
                  <w:sz w:val="18"/>
                </w:rPr>
                <w:t xml:space="preserve">ee </w:t>
              </w:r>
            </w:ins>
            <w:ins w:id="101" w:author="Alhabibi, Haider@Energy" w:date="2021-12-06T13:44:00Z">
              <w:r w:rsidR="009305B8" w:rsidRPr="00BA0C7D">
                <w:rPr>
                  <w:rStyle w:val="Heading1Char"/>
                  <w:rFonts w:asciiTheme="minorHAnsi" w:hAnsiTheme="minorHAnsi"/>
                  <w:b w:val="0"/>
                  <w:sz w:val="18"/>
                  <w:szCs w:val="18"/>
                  <w:rPrChange w:id="102" w:author="Alhabibi, Haider@Energy" w:date="2021-12-06T13:44:00Z">
                    <w:rPr>
                      <w:rStyle w:val="Heading1Char"/>
                      <w:rFonts w:asciiTheme="minorHAnsi" w:hAnsiTheme="minorHAnsi"/>
                      <w:bCs/>
                      <w:sz w:val="18"/>
                      <w:szCs w:val="18"/>
                    </w:rPr>
                  </w:rPrChange>
                </w:rPr>
                <w:t xml:space="preserve">Section </w:t>
              </w:r>
            </w:ins>
            <w:ins w:id="103" w:author="Alhabibi, Haider@Energy" w:date="2021-12-06T14:02:00Z">
              <w:del w:id="104" w:author="Lee, Simon@Energy" w:date="2022-02-28T11:26:00Z">
                <w:r w:rsidR="000A1EBA" w:rsidDel="0023449E">
                  <w:rPr>
                    <w:rStyle w:val="Heading1Char"/>
                    <w:rFonts w:asciiTheme="minorHAnsi" w:hAnsiTheme="minorHAnsi"/>
                    <w:b w:val="0"/>
                    <w:sz w:val="18"/>
                    <w:szCs w:val="18"/>
                  </w:rPr>
                  <w:delText>J</w:delText>
                </w:r>
              </w:del>
            </w:ins>
            <w:ins w:id="105" w:author="Lee, Simon@Energy" w:date="2022-02-28T11:26:00Z">
              <w:r w:rsidR="0023449E">
                <w:rPr>
                  <w:rStyle w:val="Heading1Char"/>
                  <w:rFonts w:asciiTheme="minorHAnsi" w:hAnsiTheme="minorHAnsi"/>
                  <w:b w:val="0"/>
                  <w:sz w:val="18"/>
                  <w:szCs w:val="18"/>
                </w:rPr>
                <w:t>K</w:t>
              </w:r>
            </w:ins>
            <w:ins w:id="106" w:author="Alhabibi, Haider@Energy" w:date="2021-12-06T13:44:00Z">
              <w:r w:rsidR="00BA0C7D">
                <w:rPr>
                  <w:rStyle w:val="Heading1Char"/>
                  <w:rFonts w:asciiTheme="minorHAnsi" w:hAnsiTheme="minorHAnsi"/>
                  <w:b w:val="0"/>
                  <w:sz w:val="18"/>
                  <w:szCs w:val="18"/>
                </w:rPr>
                <w:t>.</w:t>
              </w:r>
              <w:r w:rsidR="00BA0C7D" w:rsidRPr="00BA0C7D">
                <w:rPr>
                  <w:rStyle w:val="Heading1Char"/>
                  <w:rFonts w:asciiTheme="minorHAnsi" w:hAnsiTheme="minorHAnsi"/>
                  <w:b w:val="0"/>
                  <w:sz w:val="18"/>
                  <w:szCs w:val="18"/>
                  <w:rPrChange w:id="107" w:author="Alhabibi, Haider@Energy" w:date="2021-12-06T13:44:00Z">
                    <w:rPr>
                      <w:rStyle w:val="Heading1Char"/>
                      <w:rFonts w:asciiTheme="minorHAnsi" w:hAnsiTheme="minorHAnsi"/>
                      <w:bCs/>
                      <w:sz w:val="18"/>
                      <w:szCs w:val="18"/>
                    </w:rPr>
                  </w:rPrChange>
                </w:rPr>
                <w:t>)</w:t>
              </w:r>
            </w:ins>
          </w:p>
        </w:tc>
        <w:tc>
          <w:tcPr>
            <w:tcW w:w="1064" w:type="dxa"/>
          </w:tcPr>
          <w:p w14:paraId="77EF67E1" w14:textId="77777777" w:rsidR="00240DFA" w:rsidRPr="002F3D13" w:rsidRDefault="00240DFA" w:rsidP="000B3644">
            <w:pPr>
              <w:tabs>
                <w:tab w:val="left" w:pos="7920"/>
                <w:tab w:val="right" w:pos="10080"/>
              </w:tabs>
              <w:rPr>
                <w:ins w:id="108" w:author="Alhabibi, Haider@Energy" w:date="2021-12-06T13:43:00Z"/>
                <w:rStyle w:val="Heading1Char"/>
                <w:rFonts w:asciiTheme="minorHAnsi" w:hAnsiTheme="minorHAnsi"/>
                <w:b w:val="0"/>
                <w:bCs/>
                <w:sz w:val="18"/>
                <w:szCs w:val="18"/>
              </w:rPr>
            </w:pPr>
          </w:p>
        </w:tc>
      </w:tr>
    </w:tbl>
    <w:p w14:paraId="05C6BF3D" w14:textId="77777777" w:rsidR="00B34FAD" w:rsidRPr="00C81000" w:rsidRDefault="00B34FAD" w:rsidP="007D4161">
      <w:pPr>
        <w:tabs>
          <w:tab w:val="left" w:pos="7920"/>
          <w:tab w:val="right" w:pos="10080"/>
        </w:tabs>
        <w:rPr>
          <w:rStyle w:val="Heading1Char"/>
          <w:rFonts w:asciiTheme="minorHAnsi" w:hAnsiTheme="minorHAnsi"/>
          <w:bCs/>
          <w:sz w:val="20"/>
          <w:szCs w:val="1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
        <w:gridCol w:w="574"/>
        <w:gridCol w:w="9080"/>
        <w:gridCol w:w="1168"/>
      </w:tblGrid>
      <w:tr w:rsidR="00815959" w:rsidRPr="002F3D13" w14:paraId="05C6BF3F" w14:textId="77777777" w:rsidTr="37ECF4F7">
        <w:tc>
          <w:tcPr>
            <w:tcW w:w="10829" w:type="dxa"/>
            <w:gridSpan w:val="4"/>
          </w:tcPr>
          <w:p w14:paraId="05C6BF3E" w14:textId="358D270F" w:rsidR="002B6F63" w:rsidRPr="00BC1205" w:rsidRDefault="007876C3" w:rsidP="37ECF4F7">
            <w:pPr>
              <w:tabs>
                <w:tab w:val="left" w:pos="7920"/>
                <w:tab w:val="right" w:pos="10080"/>
              </w:tabs>
              <w:rPr>
                <w:rFonts w:asciiTheme="minorHAnsi" w:hAnsiTheme="minorHAnsi"/>
                <w:b/>
                <w:bCs/>
                <w:sz w:val="18"/>
                <w:szCs w:val="18"/>
              </w:rPr>
            </w:pPr>
            <w:r w:rsidRPr="37ECF4F7">
              <w:rPr>
                <w:rStyle w:val="Heading1Char"/>
                <w:rFonts w:asciiTheme="minorHAnsi" w:hAnsiTheme="minorHAnsi"/>
                <w:sz w:val="20"/>
              </w:rPr>
              <w:t>B</w:t>
            </w:r>
            <w:r w:rsidR="002B51C7" w:rsidRPr="37ECF4F7">
              <w:rPr>
                <w:rStyle w:val="Heading1Char"/>
                <w:rFonts w:asciiTheme="minorHAnsi" w:hAnsiTheme="minorHAnsi"/>
                <w:sz w:val="20"/>
              </w:rPr>
              <w:t xml:space="preserve">. </w:t>
            </w:r>
            <w:r w:rsidR="002C1A45" w:rsidRPr="37ECF4F7">
              <w:rPr>
                <w:rStyle w:val="Heading1Char"/>
                <w:rFonts w:asciiTheme="minorHAnsi" w:hAnsiTheme="minorHAnsi"/>
                <w:sz w:val="20"/>
              </w:rPr>
              <w:t xml:space="preserve">High </w:t>
            </w:r>
            <w:ins w:id="109" w:author="Lee, Simon@Energy" w:date="2022-02-25T16:05:00Z">
              <w:r w:rsidR="00D619D4">
                <w:rPr>
                  <w:rStyle w:val="Heading1Char"/>
                  <w:rFonts w:asciiTheme="minorHAnsi" w:hAnsiTheme="minorHAnsi"/>
                  <w:sz w:val="20"/>
                </w:rPr>
                <w:t xml:space="preserve">Luminous </w:t>
              </w:r>
            </w:ins>
            <w:r w:rsidR="002C1A45" w:rsidRPr="37ECF4F7">
              <w:rPr>
                <w:rStyle w:val="Heading1Char"/>
                <w:rFonts w:asciiTheme="minorHAnsi" w:hAnsiTheme="minorHAnsi"/>
                <w:sz w:val="20"/>
              </w:rPr>
              <w:t xml:space="preserve">Efficacy Luminaires </w:t>
            </w:r>
            <w:del w:id="110" w:author="Lee, Simon@Energy" w:date="2021-10-28T17:36:00Z">
              <w:r w:rsidR="002C1A45" w:rsidRPr="37ECF4F7" w:rsidDel="005F27D8">
                <w:rPr>
                  <w:rStyle w:val="Heading1Char"/>
                  <w:rFonts w:asciiTheme="minorHAnsi" w:hAnsiTheme="minorHAnsi"/>
                  <w:sz w:val="20"/>
                </w:rPr>
                <w:delText>and Controls</w:delText>
              </w:r>
            </w:del>
          </w:p>
        </w:tc>
      </w:tr>
      <w:tr w:rsidR="00F101B9" w:rsidRPr="002F3D13" w14:paraId="05C6BF42" w14:textId="77777777" w:rsidTr="37ECF4F7">
        <w:tc>
          <w:tcPr>
            <w:tcW w:w="468" w:type="dxa"/>
            <w:gridSpan w:val="2"/>
            <w:vAlign w:val="center"/>
          </w:tcPr>
          <w:p w14:paraId="05C6BF40" w14:textId="77777777" w:rsidR="00F101B9" w:rsidRPr="002F3D13" w:rsidRDefault="00C56322" w:rsidP="00C81000">
            <w:pPr>
              <w:jc w:val="center"/>
              <w:rPr>
                <w:rFonts w:asciiTheme="minorHAnsi" w:hAnsiTheme="minorHAnsi"/>
                <w:sz w:val="18"/>
                <w:szCs w:val="18"/>
              </w:rPr>
            </w:pPr>
            <w:r w:rsidRPr="002F3D13">
              <w:rPr>
                <w:rFonts w:asciiTheme="minorHAnsi" w:hAnsiTheme="minorHAnsi"/>
                <w:sz w:val="18"/>
                <w:szCs w:val="18"/>
              </w:rPr>
              <w:t>0</w:t>
            </w:r>
            <w:r w:rsidR="00F101B9" w:rsidRPr="002F3D13">
              <w:rPr>
                <w:rFonts w:asciiTheme="minorHAnsi" w:hAnsiTheme="minorHAnsi"/>
                <w:sz w:val="18"/>
                <w:szCs w:val="18"/>
              </w:rPr>
              <w:t>1</w:t>
            </w:r>
          </w:p>
        </w:tc>
        <w:tc>
          <w:tcPr>
            <w:tcW w:w="10361" w:type="dxa"/>
            <w:gridSpan w:val="2"/>
          </w:tcPr>
          <w:p w14:paraId="608CB2E4" w14:textId="23575A98" w:rsidR="00F101B9" w:rsidRDefault="0096269A" w:rsidP="003D0189">
            <w:pPr>
              <w:rPr>
                <w:rFonts w:asciiTheme="minorHAnsi" w:hAnsiTheme="minorHAnsi"/>
                <w:sz w:val="18"/>
                <w:szCs w:val="18"/>
              </w:rPr>
            </w:pPr>
            <w:r w:rsidRPr="002F3D13">
              <w:rPr>
                <w:rFonts w:asciiTheme="minorHAnsi" w:hAnsiTheme="minorHAnsi"/>
                <w:sz w:val="18"/>
                <w:szCs w:val="18"/>
              </w:rPr>
              <w:t>150.0(k)</w:t>
            </w:r>
            <w:r>
              <w:rPr>
                <w:rFonts w:asciiTheme="minorHAnsi" w:hAnsiTheme="minorHAnsi"/>
                <w:sz w:val="18"/>
                <w:szCs w:val="18"/>
              </w:rPr>
              <w:t xml:space="preserve">1A and Table 150.0-A: </w:t>
            </w:r>
            <w:r w:rsidR="002C1A45">
              <w:rPr>
                <w:rFonts w:asciiTheme="minorHAnsi" w:hAnsiTheme="minorHAnsi"/>
                <w:sz w:val="18"/>
                <w:szCs w:val="18"/>
              </w:rPr>
              <w:t>All luminaires are installed with:</w:t>
            </w:r>
          </w:p>
          <w:p w14:paraId="59CBC230" w14:textId="2B07472C" w:rsidR="002C1A45" w:rsidRDefault="002C1A45" w:rsidP="00273993">
            <w:pPr>
              <w:pStyle w:val="ListParagraph"/>
              <w:numPr>
                <w:ilvl w:val="0"/>
                <w:numId w:val="39"/>
              </w:numPr>
              <w:rPr>
                <w:rFonts w:asciiTheme="minorHAnsi" w:hAnsiTheme="minorHAnsi"/>
                <w:sz w:val="18"/>
                <w:szCs w:val="18"/>
              </w:rPr>
            </w:pPr>
            <w:r>
              <w:rPr>
                <w:rFonts w:asciiTheme="minorHAnsi" w:hAnsiTheme="minorHAnsi"/>
                <w:sz w:val="18"/>
                <w:szCs w:val="18"/>
              </w:rPr>
              <w:t>Light sources of one of the light</w:t>
            </w:r>
            <w:r w:rsidR="00DF1AC9">
              <w:rPr>
                <w:rFonts w:asciiTheme="minorHAnsi" w:hAnsiTheme="minorHAnsi"/>
                <w:sz w:val="18"/>
                <w:szCs w:val="18"/>
              </w:rPr>
              <w:t>ing</w:t>
            </w:r>
            <w:r>
              <w:rPr>
                <w:rFonts w:asciiTheme="minorHAnsi" w:hAnsiTheme="minorHAnsi"/>
                <w:sz w:val="18"/>
                <w:szCs w:val="18"/>
              </w:rPr>
              <w:t xml:space="preserve"> technologies</w:t>
            </w:r>
            <w:r w:rsidR="00DF1AC9">
              <w:rPr>
                <w:rFonts w:asciiTheme="minorHAnsi" w:hAnsiTheme="minorHAnsi"/>
                <w:sz w:val="18"/>
                <w:szCs w:val="18"/>
              </w:rPr>
              <w:t xml:space="preserve"> specified</w:t>
            </w:r>
            <w:r>
              <w:rPr>
                <w:rFonts w:asciiTheme="minorHAnsi" w:hAnsiTheme="minorHAnsi"/>
                <w:sz w:val="18"/>
                <w:szCs w:val="18"/>
              </w:rPr>
              <w:t xml:space="preserve"> under the “High</w:t>
            </w:r>
            <w:ins w:id="111" w:author="Lee, Simon@Energy" w:date="2021-10-28T16:32:00Z">
              <w:r w:rsidR="00344398">
                <w:rPr>
                  <w:rFonts w:asciiTheme="minorHAnsi" w:hAnsiTheme="minorHAnsi"/>
                  <w:sz w:val="18"/>
                  <w:szCs w:val="18"/>
                </w:rPr>
                <w:t xml:space="preserve"> Luminous</w:t>
              </w:r>
            </w:ins>
            <w:r>
              <w:rPr>
                <w:rFonts w:asciiTheme="minorHAnsi" w:hAnsiTheme="minorHAnsi"/>
                <w:sz w:val="18"/>
                <w:szCs w:val="18"/>
              </w:rPr>
              <w:t xml:space="preserve"> Efficacy” column of Table 150.0-A; or</w:t>
            </w:r>
          </w:p>
          <w:p w14:paraId="7E4A871F" w14:textId="77777777" w:rsidR="00614CBF" w:rsidRPr="00614CBF" w:rsidRDefault="002C1A45" w:rsidP="00614CBF">
            <w:pPr>
              <w:pStyle w:val="ListParagraph"/>
              <w:numPr>
                <w:ilvl w:val="0"/>
                <w:numId w:val="39"/>
              </w:numPr>
              <w:rPr>
                <w:ins w:id="112" w:author="Lee, Simon@Energy" w:date="2022-02-28T11:27:00Z"/>
                <w:rFonts w:asciiTheme="minorHAnsi" w:hAnsiTheme="minorHAnsi"/>
                <w:sz w:val="18"/>
              </w:rPr>
            </w:pPr>
            <w:r>
              <w:rPr>
                <w:rFonts w:asciiTheme="minorHAnsi" w:hAnsiTheme="minorHAnsi"/>
                <w:sz w:val="18"/>
                <w:szCs w:val="18"/>
              </w:rPr>
              <w:t>JA8 compliant</w:t>
            </w:r>
            <w:ins w:id="113" w:author="Lee, Simon@Energy" w:date="2021-10-28T17:41:00Z">
              <w:r w:rsidR="005F27D8">
                <w:rPr>
                  <w:rFonts w:asciiTheme="minorHAnsi" w:hAnsiTheme="minorHAnsi"/>
                  <w:sz w:val="18"/>
                  <w:szCs w:val="18"/>
                </w:rPr>
                <w:t xml:space="preserve"> </w:t>
              </w:r>
            </w:ins>
            <w:del w:id="114" w:author="Lee, Simon@Energy" w:date="2021-10-28T17:41:00Z">
              <w:r w:rsidDel="005F27D8">
                <w:rPr>
                  <w:rFonts w:asciiTheme="minorHAnsi" w:hAnsiTheme="minorHAnsi"/>
                  <w:sz w:val="18"/>
                  <w:szCs w:val="18"/>
                </w:rPr>
                <w:delText xml:space="preserve"> </w:delText>
              </w:r>
            </w:del>
            <w:r>
              <w:rPr>
                <w:rFonts w:asciiTheme="minorHAnsi" w:hAnsiTheme="minorHAnsi"/>
                <w:sz w:val="18"/>
                <w:szCs w:val="18"/>
              </w:rPr>
              <w:t xml:space="preserve">light sources </w:t>
            </w:r>
            <w:ins w:id="115" w:author="Lee, Simon@Energy" w:date="2021-11-01T13:26:00Z">
              <w:r w:rsidR="00F0251B" w:rsidRPr="00F0251B">
                <w:rPr>
                  <w:rFonts w:asciiTheme="minorHAnsi" w:hAnsiTheme="minorHAnsi"/>
                  <w:sz w:val="18"/>
                  <w:szCs w:val="18"/>
                </w:rPr>
                <w:t xml:space="preserve">and the light sources </w:t>
              </w:r>
            </w:ins>
            <w:del w:id="116" w:author="Lee, Simon@Energy" w:date="2021-10-28T17:41:00Z">
              <w:r w:rsidDel="005F27D8">
                <w:rPr>
                  <w:rFonts w:asciiTheme="minorHAnsi" w:hAnsiTheme="minorHAnsi"/>
                  <w:sz w:val="18"/>
                  <w:szCs w:val="18"/>
                </w:rPr>
                <w:delText xml:space="preserve">and the light sources </w:delText>
              </w:r>
            </w:del>
            <w:r>
              <w:rPr>
                <w:rFonts w:asciiTheme="minorHAnsi" w:hAnsiTheme="minorHAnsi"/>
                <w:sz w:val="18"/>
                <w:szCs w:val="18"/>
              </w:rPr>
              <w:t xml:space="preserve">are marked with </w:t>
            </w:r>
            <w:del w:id="117" w:author="Lee, Simon@Energy" w:date="2021-11-02T10:49:00Z">
              <w:r w:rsidDel="00F67429">
                <w:rPr>
                  <w:rFonts w:asciiTheme="minorHAnsi" w:hAnsiTheme="minorHAnsi"/>
                  <w:sz w:val="18"/>
                  <w:szCs w:val="18"/>
                </w:rPr>
                <w:delText xml:space="preserve">a label reading </w:delText>
              </w:r>
            </w:del>
            <w:r>
              <w:rPr>
                <w:rFonts w:asciiTheme="minorHAnsi" w:hAnsiTheme="minorHAnsi"/>
                <w:sz w:val="18"/>
                <w:szCs w:val="18"/>
              </w:rPr>
              <w:t>“JA8-20</w:t>
            </w:r>
            <w:ins w:id="118" w:author="Lee, Simon@Energy" w:date="2021-10-28T16:33:00Z">
              <w:r w:rsidR="00344398">
                <w:rPr>
                  <w:rFonts w:asciiTheme="minorHAnsi" w:hAnsiTheme="minorHAnsi"/>
                  <w:sz w:val="18"/>
                  <w:szCs w:val="18"/>
                </w:rPr>
                <w:t>22</w:t>
              </w:r>
            </w:ins>
            <w:del w:id="119" w:author="Lee, Simon@Energy" w:date="2021-10-28T16:33:00Z">
              <w:r w:rsidDel="00344398">
                <w:rPr>
                  <w:rFonts w:asciiTheme="minorHAnsi" w:hAnsiTheme="minorHAnsi"/>
                  <w:sz w:val="18"/>
                  <w:szCs w:val="18"/>
                </w:rPr>
                <w:delText>1</w:delText>
              </w:r>
              <w:r w:rsidR="0065353D" w:rsidDel="00344398">
                <w:rPr>
                  <w:rFonts w:asciiTheme="minorHAnsi" w:hAnsiTheme="minorHAnsi"/>
                  <w:sz w:val="18"/>
                  <w:szCs w:val="18"/>
                </w:rPr>
                <w:delText>9</w:delText>
              </w:r>
            </w:del>
            <w:r>
              <w:rPr>
                <w:rFonts w:asciiTheme="minorHAnsi" w:hAnsiTheme="minorHAnsi"/>
                <w:sz w:val="18"/>
                <w:szCs w:val="18"/>
              </w:rPr>
              <w:t>” or “JA8-20</w:t>
            </w:r>
            <w:ins w:id="120" w:author="Lee, Simon@Energy" w:date="2021-10-28T16:33:00Z">
              <w:r w:rsidR="00344398">
                <w:rPr>
                  <w:rFonts w:asciiTheme="minorHAnsi" w:hAnsiTheme="minorHAnsi"/>
                  <w:sz w:val="18"/>
                  <w:szCs w:val="18"/>
                </w:rPr>
                <w:t>22</w:t>
              </w:r>
            </w:ins>
            <w:del w:id="121" w:author="Lee, Simon@Energy" w:date="2021-10-28T16:33:00Z">
              <w:r w:rsidDel="00344398">
                <w:rPr>
                  <w:rFonts w:asciiTheme="minorHAnsi" w:hAnsiTheme="minorHAnsi"/>
                  <w:sz w:val="18"/>
                  <w:szCs w:val="18"/>
                </w:rPr>
                <w:delText>1</w:delText>
              </w:r>
              <w:r w:rsidR="0065353D" w:rsidDel="00344398">
                <w:rPr>
                  <w:rFonts w:asciiTheme="minorHAnsi" w:hAnsiTheme="minorHAnsi"/>
                  <w:sz w:val="18"/>
                  <w:szCs w:val="18"/>
                </w:rPr>
                <w:delText>9</w:delText>
              </w:r>
            </w:del>
            <w:r>
              <w:rPr>
                <w:rFonts w:asciiTheme="minorHAnsi" w:hAnsiTheme="minorHAnsi"/>
                <w:sz w:val="18"/>
                <w:szCs w:val="18"/>
              </w:rPr>
              <w:t>-E”.</w:t>
            </w:r>
          </w:p>
          <w:p w14:paraId="5EBF5589" w14:textId="77777777" w:rsidR="00614CBF" w:rsidRDefault="00614CBF" w:rsidP="00614CBF">
            <w:pPr>
              <w:rPr>
                <w:ins w:id="122" w:author="Lee, Simon@Energy" w:date="2022-02-28T11:27:00Z"/>
                <w:rFonts w:asciiTheme="minorHAnsi" w:hAnsiTheme="minorHAnsi"/>
                <w:sz w:val="18"/>
              </w:rPr>
            </w:pPr>
          </w:p>
          <w:p w14:paraId="44BD3D75" w14:textId="6D73A61D" w:rsidR="00905634" w:rsidRPr="00905634" w:rsidRDefault="00B93494" w:rsidP="00905634">
            <w:pPr>
              <w:rPr>
                <w:ins w:id="123" w:author="Lee, Simon@Energy" w:date="2022-02-28T11:27:00Z"/>
                <w:rFonts w:asciiTheme="minorHAnsi" w:hAnsiTheme="minorHAnsi"/>
                <w:sz w:val="18"/>
              </w:rPr>
            </w:pPr>
            <w:ins w:id="124" w:author="Lee, Simon@Energy" w:date="2022-02-28T11:27:00Z">
              <w:r w:rsidRPr="00905634">
                <w:rPr>
                  <w:rFonts w:asciiTheme="minorHAnsi" w:hAnsiTheme="minorHAnsi"/>
                  <w:sz w:val="18"/>
                </w:rPr>
                <w:t>Exception</w:t>
              </w:r>
              <w:r w:rsidR="00905634" w:rsidRPr="00905634">
                <w:rPr>
                  <w:rFonts w:asciiTheme="minorHAnsi" w:hAnsiTheme="minorHAnsi"/>
                  <w:sz w:val="18"/>
                </w:rPr>
                <w:t xml:space="preserve"> 1: Integrated device lighting: Lighting integral to exhaust fans, kitchen</w:t>
              </w:r>
            </w:ins>
          </w:p>
          <w:p w14:paraId="2AEB7DEF" w14:textId="77777777" w:rsidR="00905634" w:rsidRPr="00905634" w:rsidRDefault="00905634" w:rsidP="00905634">
            <w:pPr>
              <w:rPr>
                <w:ins w:id="125" w:author="Lee, Simon@Energy" w:date="2022-02-28T11:27:00Z"/>
                <w:rFonts w:asciiTheme="minorHAnsi" w:hAnsiTheme="minorHAnsi"/>
                <w:sz w:val="18"/>
              </w:rPr>
            </w:pPr>
            <w:ins w:id="126" w:author="Lee, Simon@Energy" w:date="2022-02-28T11:27:00Z">
              <w:r w:rsidRPr="00905634">
                <w:rPr>
                  <w:rFonts w:asciiTheme="minorHAnsi" w:hAnsiTheme="minorHAnsi"/>
                  <w:sz w:val="18"/>
                </w:rPr>
                <w:t>range hoods, bath vanity mirrors, and garage door openers, and non-removable lighting attached to ceiling</w:t>
              </w:r>
            </w:ins>
          </w:p>
          <w:p w14:paraId="274AF7CB" w14:textId="77777777" w:rsidR="00905634" w:rsidRPr="00905634" w:rsidRDefault="00905634" w:rsidP="00905634">
            <w:pPr>
              <w:rPr>
                <w:ins w:id="127" w:author="Lee, Simon@Energy" w:date="2022-02-28T11:27:00Z"/>
                <w:rFonts w:asciiTheme="minorHAnsi" w:hAnsiTheme="minorHAnsi"/>
                <w:sz w:val="18"/>
              </w:rPr>
            </w:pPr>
            <w:ins w:id="128" w:author="Lee, Simon@Energy" w:date="2022-02-28T11:27:00Z">
              <w:r w:rsidRPr="00905634">
                <w:rPr>
                  <w:rFonts w:asciiTheme="minorHAnsi" w:hAnsiTheme="minorHAnsi"/>
                  <w:sz w:val="18"/>
                </w:rPr>
                <w:t>fans.</w:t>
              </w:r>
            </w:ins>
          </w:p>
          <w:p w14:paraId="0210E28B" w14:textId="35CE63B6" w:rsidR="00905634" w:rsidRPr="00905634" w:rsidRDefault="00B93494" w:rsidP="00905634">
            <w:pPr>
              <w:rPr>
                <w:ins w:id="129" w:author="Lee, Simon@Energy" w:date="2022-02-28T11:27:00Z"/>
                <w:rFonts w:asciiTheme="minorHAnsi" w:hAnsiTheme="minorHAnsi"/>
                <w:sz w:val="18"/>
              </w:rPr>
            </w:pPr>
            <w:ins w:id="130" w:author="Lee, Simon@Energy" w:date="2022-02-28T11:27:00Z">
              <w:r w:rsidRPr="00905634">
                <w:rPr>
                  <w:rFonts w:asciiTheme="minorHAnsi" w:hAnsiTheme="minorHAnsi"/>
                  <w:sz w:val="18"/>
                </w:rPr>
                <w:t>Exception 2</w:t>
              </w:r>
              <w:r w:rsidR="00905634" w:rsidRPr="00905634">
                <w:rPr>
                  <w:rFonts w:asciiTheme="minorHAnsi" w:hAnsiTheme="minorHAnsi"/>
                  <w:sz w:val="18"/>
                </w:rPr>
                <w:t>: Navigation Lighting: Night lights, step lights, path lights less than 5</w:t>
              </w:r>
            </w:ins>
          </w:p>
          <w:p w14:paraId="5CCFA006" w14:textId="77777777" w:rsidR="00905634" w:rsidRPr="00905634" w:rsidRDefault="00905634" w:rsidP="00905634">
            <w:pPr>
              <w:rPr>
                <w:ins w:id="131" w:author="Lee, Simon@Energy" w:date="2022-02-28T11:27:00Z"/>
                <w:rFonts w:asciiTheme="minorHAnsi" w:hAnsiTheme="minorHAnsi"/>
                <w:sz w:val="18"/>
              </w:rPr>
            </w:pPr>
            <w:ins w:id="132" w:author="Lee, Simon@Energy" w:date="2022-02-28T11:27:00Z">
              <w:r w:rsidRPr="00905634">
                <w:rPr>
                  <w:rFonts w:asciiTheme="minorHAnsi" w:hAnsiTheme="minorHAnsi"/>
                  <w:sz w:val="18"/>
                </w:rPr>
                <w:t>watts.</w:t>
              </w:r>
            </w:ins>
          </w:p>
          <w:p w14:paraId="05C6BF41" w14:textId="095326ED" w:rsidR="00614CBF" w:rsidRPr="00614CBF" w:rsidRDefault="00B93494">
            <w:pPr>
              <w:rPr>
                <w:rFonts w:asciiTheme="minorHAnsi" w:hAnsiTheme="minorHAnsi"/>
                <w:sz w:val="18"/>
                <w:rPrChange w:id="133" w:author="Lee, Simon@Energy" w:date="2022-02-28T11:27:00Z">
                  <w:rPr/>
                </w:rPrChange>
              </w:rPr>
              <w:pPrChange w:id="134" w:author="Lee, Simon@Energy" w:date="2022-02-28T11:27:00Z">
                <w:pPr>
                  <w:pStyle w:val="ListParagraph"/>
                  <w:numPr>
                    <w:numId w:val="39"/>
                  </w:numPr>
                  <w:ind w:hanging="360"/>
                </w:pPr>
              </w:pPrChange>
            </w:pPr>
            <w:ins w:id="135" w:author="Lee, Simon@Energy" w:date="2022-02-28T11:27:00Z">
              <w:r w:rsidRPr="00905634">
                <w:rPr>
                  <w:rFonts w:asciiTheme="minorHAnsi" w:hAnsiTheme="minorHAnsi"/>
                  <w:sz w:val="18"/>
                </w:rPr>
                <w:t>Exception 3</w:t>
              </w:r>
              <w:r w:rsidR="00905634" w:rsidRPr="00905634">
                <w:rPr>
                  <w:rFonts w:asciiTheme="minorHAnsi" w:hAnsiTheme="minorHAnsi"/>
                  <w:sz w:val="18"/>
                </w:rPr>
                <w:t>: Cabinet Lighting: Lighting internal to drawers, cabinetry, and linen closets with an efficacy of 45 lumens per watt or greater</w:t>
              </w:r>
            </w:ins>
          </w:p>
        </w:tc>
      </w:tr>
      <w:tr w:rsidR="00F101B9" w:rsidRPr="00F0251B" w14:paraId="05C6BF45" w14:textId="77777777" w:rsidTr="37ECF4F7">
        <w:tc>
          <w:tcPr>
            <w:tcW w:w="468" w:type="dxa"/>
            <w:gridSpan w:val="2"/>
            <w:vAlign w:val="center"/>
          </w:tcPr>
          <w:p w14:paraId="05C6BF43" w14:textId="66F826C4" w:rsidR="00F101B9" w:rsidRPr="002F3D13" w:rsidRDefault="005660C7" w:rsidP="00C81000">
            <w:pPr>
              <w:jc w:val="center"/>
              <w:rPr>
                <w:rFonts w:asciiTheme="minorHAnsi" w:hAnsiTheme="minorHAnsi"/>
                <w:sz w:val="18"/>
                <w:szCs w:val="18"/>
              </w:rPr>
            </w:pPr>
            <w:ins w:id="136" w:author="Alhabibi, Haider@Energy" w:date="2021-11-29T16:55:00Z">
              <w:r>
                <w:rPr>
                  <w:rFonts w:asciiTheme="minorHAnsi" w:hAnsiTheme="minorHAnsi"/>
                  <w:sz w:val="18"/>
                  <w:szCs w:val="18"/>
                </w:rPr>
                <w:t>02</w:t>
              </w:r>
            </w:ins>
            <w:del w:id="137" w:author="Lee, Simon@Energy" w:date="2021-10-28T17:36:00Z">
              <w:r w:rsidR="00C56322" w:rsidRPr="002F3D13" w:rsidDel="005F27D8">
                <w:rPr>
                  <w:rFonts w:asciiTheme="minorHAnsi" w:hAnsiTheme="minorHAnsi"/>
                  <w:sz w:val="18"/>
                  <w:szCs w:val="18"/>
                </w:rPr>
                <w:delText>0</w:delText>
              </w:r>
              <w:r w:rsidR="00F101B9" w:rsidRPr="002F3D13" w:rsidDel="005F27D8">
                <w:rPr>
                  <w:rFonts w:asciiTheme="minorHAnsi" w:hAnsiTheme="minorHAnsi"/>
                  <w:sz w:val="18"/>
                  <w:szCs w:val="18"/>
                </w:rPr>
                <w:delText>2</w:delText>
              </w:r>
            </w:del>
          </w:p>
        </w:tc>
        <w:tc>
          <w:tcPr>
            <w:tcW w:w="10361" w:type="dxa"/>
            <w:gridSpan w:val="2"/>
          </w:tcPr>
          <w:p w14:paraId="35299E76" w14:textId="312F9E93" w:rsidR="00854805" w:rsidDel="005F27D8" w:rsidRDefault="00F0251B">
            <w:pPr>
              <w:numPr>
                <w:ilvl w:val="0"/>
                <w:numId w:val="39"/>
              </w:numPr>
              <w:rPr>
                <w:ins w:id="138" w:author="Markstrum, Alexis@Energy" w:date="2021-09-22T14:44:00Z"/>
                <w:del w:id="139" w:author="Lee, Simon@Energy" w:date="2021-10-28T17:36:00Z"/>
                <w:rFonts w:asciiTheme="minorHAnsi" w:hAnsiTheme="minorHAnsi"/>
                <w:sz w:val="18"/>
                <w:szCs w:val="18"/>
              </w:rPr>
              <w:pPrChange w:id="140" w:author="Lee, Simon@Energy" w:date="2021-11-01T13:38:00Z">
                <w:pPr/>
              </w:pPrChange>
            </w:pPr>
            <w:ins w:id="141" w:author="Lee, Simon@Energy" w:date="2021-11-01T13:37:00Z">
              <w:r w:rsidRPr="00F0251B">
                <w:rPr>
                  <w:rFonts w:asciiTheme="minorHAnsi" w:hAnsiTheme="minorHAnsi"/>
                  <w:sz w:val="18"/>
                  <w:szCs w:val="18"/>
                </w:rPr>
                <w:t>Lighting shall have readily accessible wall-mounted controls that allow the lighting to be manually turned ON and OFF</w:t>
              </w:r>
            </w:ins>
            <w:del w:id="142" w:author="Lee, Simon@Energy" w:date="2021-10-28T17:36:00Z">
              <w:r w:rsidR="00F101B9" w:rsidRPr="002F3D13" w:rsidDel="005F27D8">
                <w:rPr>
                  <w:rFonts w:asciiTheme="minorHAnsi" w:hAnsiTheme="minorHAnsi"/>
                  <w:sz w:val="18"/>
                  <w:szCs w:val="18"/>
                </w:rPr>
                <w:delText>150.0(k)2</w:delText>
              </w:r>
              <w:r w:rsidR="00DF1AC9" w:rsidDel="005F27D8">
                <w:rPr>
                  <w:rFonts w:asciiTheme="minorHAnsi" w:hAnsiTheme="minorHAnsi"/>
                  <w:sz w:val="18"/>
                  <w:szCs w:val="18"/>
                </w:rPr>
                <w:delText>J</w:delText>
              </w:r>
            </w:del>
            <w:ins w:id="143" w:author="Markstrum, Alexis@Energy" w:date="2021-09-22T14:43:00Z">
              <w:del w:id="144" w:author="Lee, Simon@Energy" w:date="2021-10-28T17:36:00Z">
                <w:r w:rsidR="004F46E8" w:rsidDel="005F27D8">
                  <w:rPr>
                    <w:rFonts w:asciiTheme="minorHAnsi" w:hAnsiTheme="minorHAnsi"/>
                    <w:sz w:val="18"/>
                    <w:szCs w:val="18"/>
                  </w:rPr>
                  <w:delText>F</w:delText>
                </w:r>
              </w:del>
            </w:ins>
            <w:del w:id="145" w:author="Lee, Simon@Energy" w:date="2021-10-28T17:36:00Z">
              <w:r w:rsidR="002C1A45" w:rsidDel="005F27D8">
                <w:rPr>
                  <w:rFonts w:asciiTheme="minorHAnsi" w:hAnsiTheme="minorHAnsi"/>
                  <w:sz w:val="18"/>
                  <w:szCs w:val="18"/>
                </w:rPr>
                <w:delText xml:space="preserve">: </w:delText>
              </w:r>
            </w:del>
          </w:p>
          <w:p w14:paraId="00ADFC7F" w14:textId="1F40CE86" w:rsidR="00854805" w:rsidDel="005F27D8" w:rsidRDefault="00F85554">
            <w:pPr>
              <w:pStyle w:val="ListParagraph"/>
              <w:numPr>
                <w:ilvl w:val="0"/>
                <w:numId w:val="39"/>
              </w:numPr>
              <w:rPr>
                <w:ins w:id="146" w:author="Markstrum, Alexis@Energy" w:date="2021-09-22T14:44:00Z"/>
                <w:del w:id="147" w:author="Lee, Simon@Energy" w:date="2021-10-28T17:36:00Z"/>
                <w:rFonts w:asciiTheme="minorHAnsi" w:hAnsiTheme="minorHAnsi"/>
                <w:sz w:val="18"/>
                <w:szCs w:val="18"/>
              </w:rPr>
              <w:pPrChange w:id="148" w:author="Lee, Simon@Energy" w:date="2021-11-01T13:38:00Z">
                <w:pPr>
                  <w:pStyle w:val="ListParagraph"/>
                  <w:numPr>
                    <w:numId w:val="48"/>
                  </w:numPr>
                  <w:ind w:hanging="360"/>
                </w:pPr>
              </w:pPrChange>
            </w:pPr>
            <w:ins w:id="149" w:author="Markstrum, Alexis@Energy" w:date="2021-09-22T14:44:00Z">
              <w:del w:id="150" w:author="Lee, Simon@Energy" w:date="2021-10-28T17:36:00Z">
                <w:r w:rsidRPr="00854805" w:rsidDel="005F27D8">
                  <w:rPr>
                    <w:rFonts w:asciiTheme="minorHAnsi" w:hAnsiTheme="minorHAnsi"/>
                    <w:sz w:val="18"/>
                    <w:szCs w:val="18"/>
                    <w:rPrChange w:id="151" w:author="Markstrum, Alexis@Energy" w:date="2021-09-22T14:44:00Z">
                      <w:rPr/>
                    </w:rPrChange>
                  </w:rPr>
                  <w:delText xml:space="preserve">Lighting in habitable spaces shall have readily accessible wall-mounted dimming controls that allow the lighting to be </w:delText>
                </w:r>
                <w:r w:rsidR="00854805" w:rsidRPr="00854805" w:rsidDel="005F27D8">
                  <w:rPr>
                    <w:rFonts w:asciiTheme="minorHAnsi" w:hAnsiTheme="minorHAnsi"/>
                    <w:sz w:val="18"/>
                    <w:szCs w:val="18"/>
                    <w:rPrChange w:id="152" w:author="Markstrum, Alexis@Energy" w:date="2021-09-22T14:44:00Z">
                      <w:rPr/>
                    </w:rPrChange>
                  </w:rPr>
                  <w:delText xml:space="preserve">manually </w:delText>
                </w:r>
                <w:r w:rsidRPr="00854805" w:rsidDel="005F27D8">
                  <w:rPr>
                    <w:rFonts w:asciiTheme="minorHAnsi" w:hAnsiTheme="minorHAnsi"/>
                    <w:sz w:val="18"/>
                    <w:szCs w:val="18"/>
                    <w:rPrChange w:id="153" w:author="Markstrum, Alexis@Energy" w:date="2021-09-22T14:44:00Z">
                      <w:rPr/>
                    </w:rPrChange>
                  </w:rPr>
                  <w:delText xml:space="preserve">adjusted </w:delText>
                </w:r>
                <w:r w:rsidR="00854805" w:rsidRPr="00854805" w:rsidDel="005F27D8">
                  <w:rPr>
                    <w:rFonts w:asciiTheme="minorHAnsi" w:hAnsiTheme="minorHAnsi"/>
                    <w:sz w:val="18"/>
                    <w:szCs w:val="18"/>
                    <w:rPrChange w:id="154" w:author="Markstrum, Alexis@Energy" w:date="2021-09-22T14:44:00Z">
                      <w:rPr/>
                    </w:rPrChange>
                  </w:rPr>
                  <w:delText>up and down.</w:delText>
                </w:r>
              </w:del>
            </w:ins>
          </w:p>
          <w:p w14:paraId="05C6BF44" w14:textId="018DE725" w:rsidR="00F101B9" w:rsidRPr="00854805" w:rsidRDefault="00854805">
            <w:pPr>
              <w:pStyle w:val="ListParagraph"/>
              <w:numPr>
                <w:ilvl w:val="0"/>
                <w:numId w:val="39"/>
              </w:numPr>
              <w:rPr>
                <w:rFonts w:asciiTheme="minorHAnsi" w:hAnsiTheme="minorHAnsi"/>
                <w:sz w:val="18"/>
                <w:szCs w:val="18"/>
                <w:rPrChange w:id="155" w:author="Markstrum, Alexis@Energy" w:date="2021-09-22T14:44:00Z">
                  <w:rPr/>
                </w:rPrChange>
              </w:rPr>
              <w:pPrChange w:id="156" w:author="Lee, Simon@Energy" w:date="2021-11-01T13:38:00Z">
                <w:pPr/>
              </w:pPrChange>
            </w:pPr>
            <w:ins w:id="157" w:author="Markstrum, Alexis@Energy" w:date="2021-09-22T14:44:00Z">
              <w:del w:id="158" w:author="Lee, Simon@Energy" w:date="2021-10-28T17:36:00Z">
                <w:r w:rsidDel="005F27D8">
                  <w:rPr>
                    <w:rFonts w:asciiTheme="minorHAnsi" w:hAnsiTheme="minorHAnsi"/>
                    <w:sz w:val="18"/>
                    <w:szCs w:val="18"/>
                  </w:rPr>
                  <w:delText xml:space="preserve">Forward phase </w:delText>
                </w:r>
              </w:del>
            </w:ins>
            <w:ins w:id="159" w:author="Markstrum, Alexis@Energy" w:date="2021-09-22T14:45:00Z">
              <w:del w:id="160" w:author="Lee, Simon@Energy" w:date="2021-10-28T17:36:00Z">
                <w:r w:rsidR="00BD0DC7" w:rsidDel="005F27D8">
                  <w:rPr>
                    <w:rFonts w:asciiTheme="minorHAnsi" w:hAnsiTheme="minorHAnsi"/>
                    <w:sz w:val="18"/>
                    <w:szCs w:val="18"/>
                  </w:rPr>
                  <w:delText>cut dimmers controlling LED light sources shall comply with NEMA SSL 7A.</w:delText>
                </w:r>
              </w:del>
            </w:ins>
            <w:del w:id="161" w:author="Lee, Simon@Energy" w:date="2021-10-28T17:36:00Z">
              <w:r w:rsidR="00DF1AC9" w:rsidRPr="00854805" w:rsidDel="005F27D8">
                <w:rPr>
                  <w:rFonts w:asciiTheme="minorHAnsi" w:hAnsiTheme="minorHAnsi"/>
                  <w:sz w:val="18"/>
                  <w:szCs w:val="18"/>
                  <w:rPrChange w:id="162" w:author="Markstrum, Alexis@Energy" w:date="2021-09-22T14:44:00Z">
                    <w:rPr/>
                  </w:rPrChange>
                </w:rPr>
                <w:delText>Dimming controls for</w:delText>
              </w:r>
              <w:r w:rsidR="002C1A45" w:rsidRPr="00854805" w:rsidDel="005F27D8">
                <w:rPr>
                  <w:rFonts w:asciiTheme="minorHAnsi" w:hAnsiTheme="minorHAnsi"/>
                  <w:sz w:val="18"/>
                  <w:szCs w:val="18"/>
                  <w:rPrChange w:id="163" w:author="Markstrum, Alexis@Energy" w:date="2021-09-22T14:44:00Z">
                    <w:rPr/>
                  </w:rPrChange>
                </w:rPr>
                <w:delText xml:space="preserve"> all luminaires </w:delText>
              </w:r>
              <w:r w:rsidR="00DF1AC9" w:rsidRPr="00854805" w:rsidDel="005F27D8">
                <w:rPr>
                  <w:rFonts w:asciiTheme="minorHAnsi" w:hAnsiTheme="minorHAnsi"/>
                  <w:sz w:val="18"/>
                  <w:szCs w:val="18"/>
                  <w:rPrChange w:id="164" w:author="Markstrum, Alexis@Energy" w:date="2021-09-22T14:44:00Z">
                    <w:rPr/>
                  </w:rPrChange>
                </w:rPr>
                <w:delText xml:space="preserve">with dimmable </w:delText>
              </w:r>
              <w:r w:rsidR="002C1A45" w:rsidRPr="00854805" w:rsidDel="005F27D8">
                <w:rPr>
                  <w:rFonts w:asciiTheme="minorHAnsi" w:hAnsiTheme="minorHAnsi"/>
                  <w:sz w:val="18"/>
                  <w:szCs w:val="18"/>
                  <w:rPrChange w:id="165" w:author="Markstrum, Alexis@Energy" w:date="2021-09-22T14:44:00Z">
                    <w:rPr/>
                  </w:rPrChange>
                </w:rPr>
                <w:delText>JA8 compliant light sources</w:delText>
              </w:r>
              <w:r w:rsidR="00D46D0F" w:rsidRPr="00854805" w:rsidDel="005F27D8">
                <w:rPr>
                  <w:rFonts w:asciiTheme="minorHAnsi" w:hAnsiTheme="minorHAnsi"/>
                  <w:sz w:val="18"/>
                  <w:szCs w:val="18"/>
                  <w:rPrChange w:id="166" w:author="Markstrum, Alexis@Energy" w:date="2021-09-22T14:44:00Z">
                    <w:rPr/>
                  </w:rPrChange>
                </w:rPr>
                <w:delText xml:space="preserve"> except for those controlled by occupancy or vacancy sensors</w:delText>
              </w:r>
              <w:r w:rsidR="002C1A45" w:rsidRPr="00854805" w:rsidDel="005F27D8">
                <w:rPr>
                  <w:rFonts w:asciiTheme="minorHAnsi" w:hAnsiTheme="minorHAnsi"/>
                  <w:sz w:val="18"/>
                  <w:szCs w:val="18"/>
                  <w:rPrChange w:id="167" w:author="Markstrum, Alexis@Energy" w:date="2021-09-22T14:44:00Z">
                    <w:rPr/>
                  </w:rPrChange>
                </w:rPr>
                <w:delText>.</w:delText>
              </w:r>
            </w:del>
          </w:p>
        </w:tc>
      </w:tr>
      <w:tr w:rsidR="005F27D8" w:rsidRPr="002F3D13" w:rsidDel="00BD0DC7" w14:paraId="7B1C52F4" w14:textId="77777777" w:rsidTr="37ECF4F7">
        <w:trPr>
          <w:gridBefore w:val="1"/>
          <w:gridAfter w:val="1"/>
          <w:wAfter w:w="1366" w:type="dxa"/>
          <w:del w:id="168" w:author="Markstrum, Alexis@Energy" w:date="2021-09-22T14:45:00Z"/>
        </w:trPr>
        <w:tc>
          <w:tcPr>
            <w:tcW w:w="468" w:type="dxa"/>
            <w:vAlign w:val="center"/>
          </w:tcPr>
          <w:p w14:paraId="05C6BF46" w14:textId="51C88F69" w:rsidR="00F101B9" w:rsidRPr="002F3D13" w:rsidDel="00BD0DC7" w:rsidRDefault="00C56322" w:rsidP="00C81000">
            <w:pPr>
              <w:jc w:val="center"/>
              <w:rPr>
                <w:del w:id="169" w:author="Markstrum, Alexis@Energy" w:date="2021-09-22T14:45:00Z"/>
                <w:rFonts w:asciiTheme="minorHAnsi" w:hAnsiTheme="minorHAnsi"/>
                <w:sz w:val="18"/>
                <w:szCs w:val="18"/>
              </w:rPr>
            </w:pPr>
            <w:del w:id="170" w:author="Markstrum, Alexis@Energy" w:date="2021-09-22T14:45:00Z">
              <w:r w:rsidRPr="002F3D13" w:rsidDel="00BD0DC7">
                <w:rPr>
                  <w:rFonts w:asciiTheme="minorHAnsi" w:hAnsiTheme="minorHAnsi"/>
                  <w:sz w:val="18"/>
                  <w:szCs w:val="18"/>
                </w:rPr>
                <w:delText>0</w:delText>
              </w:r>
              <w:r w:rsidR="00F101B9" w:rsidRPr="002F3D13" w:rsidDel="00BD0DC7">
                <w:rPr>
                  <w:rFonts w:asciiTheme="minorHAnsi" w:hAnsiTheme="minorHAnsi"/>
                  <w:sz w:val="18"/>
                  <w:szCs w:val="18"/>
                </w:rPr>
                <w:delText>3</w:delText>
              </w:r>
            </w:del>
          </w:p>
        </w:tc>
        <w:tc>
          <w:tcPr>
            <w:tcW w:w="10361" w:type="dxa"/>
          </w:tcPr>
          <w:p w14:paraId="05C6BF47" w14:textId="29C17B4E" w:rsidR="00F101B9" w:rsidRPr="002F3D13" w:rsidDel="00BD0DC7" w:rsidRDefault="00F101B9" w:rsidP="6FE393F6">
            <w:pPr>
              <w:rPr>
                <w:del w:id="171" w:author="Markstrum, Alexis@Energy" w:date="2021-09-22T14:45:00Z"/>
                <w:rFonts w:asciiTheme="minorHAnsi" w:hAnsiTheme="minorHAnsi"/>
                <w:sz w:val="18"/>
                <w:szCs w:val="18"/>
              </w:rPr>
            </w:pPr>
            <w:del w:id="172" w:author="Markstrum, Alexis@Energy" w:date="2021-09-22T14:45:00Z">
              <w:r w:rsidRPr="6FE393F6" w:rsidDel="00F101B9">
                <w:rPr>
                  <w:rFonts w:asciiTheme="minorHAnsi" w:hAnsiTheme="minorHAnsi"/>
                  <w:sz w:val="18"/>
                  <w:szCs w:val="18"/>
                </w:rPr>
                <w:delText>150.0(k)2</w:delText>
              </w:r>
              <w:r w:rsidRPr="6FE393F6" w:rsidDel="002C1A45">
                <w:rPr>
                  <w:rFonts w:asciiTheme="minorHAnsi" w:hAnsiTheme="minorHAnsi"/>
                  <w:sz w:val="18"/>
                  <w:szCs w:val="18"/>
                </w:rPr>
                <w:delText xml:space="preserve">A: Forward phase cut dimmers used </w:delText>
              </w:r>
              <w:r w:rsidRPr="6FE393F6" w:rsidDel="00D46D0F">
                <w:rPr>
                  <w:rFonts w:asciiTheme="minorHAnsi" w:hAnsiTheme="minorHAnsi"/>
                  <w:sz w:val="18"/>
                  <w:szCs w:val="18"/>
                </w:rPr>
                <w:delText xml:space="preserve">with LED light sources </w:delText>
              </w:r>
              <w:r w:rsidRPr="6FE393F6" w:rsidDel="002C1A45">
                <w:rPr>
                  <w:rFonts w:asciiTheme="minorHAnsi" w:hAnsiTheme="minorHAnsi"/>
                  <w:sz w:val="18"/>
                  <w:szCs w:val="18"/>
                </w:rPr>
                <w:delText>shall comply with NEMA SSL 7A.</w:delText>
              </w:r>
            </w:del>
          </w:p>
        </w:tc>
      </w:tr>
      <w:tr w:rsidR="00B37AB2" w:rsidRPr="00916A10" w14:paraId="05C6BF5C" w14:textId="77777777" w:rsidTr="37ECF4F7">
        <w:tc>
          <w:tcPr>
            <w:tcW w:w="10829" w:type="dxa"/>
            <w:gridSpan w:val="4"/>
          </w:tcPr>
          <w:p w14:paraId="05C6BF5B" w14:textId="77777777" w:rsidR="00B37AB2" w:rsidRPr="00916A10" w:rsidRDefault="00916A10" w:rsidP="00C93C23">
            <w:pPr>
              <w:rPr>
                <w:rFonts w:asciiTheme="minorHAnsi" w:hAnsiTheme="minorHAnsi"/>
                <w:b/>
                <w:sz w:val="18"/>
                <w:szCs w:val="18"/>
              </w:rPr>
            </w:pPr>
            <w:r w:rsidRPr="00916A10">
              <w:rPr>
                <w:rFonts w:asciiTheme="minorHAnsi" w:hAnsiTheme="minorHAnsi"/>
                <w:b/>
                <w:sz w:val="18"/>
                <w:szCs w:val="18"/>
              </w:rPr>
              <w:t>The responsible person’s signature on this compliance document affirms that all applicable requirements in this table have been met.</w:t>
            </w:r>
          </w:p>
        </w:tc>
      </w:tr>
    </w:tbl>
    <w:p w14:paraId="05C6BF5D" w14:textId="77777777" w:rsidR="00856010" w:rsidRPr="00C81000" w:rsidRDefault="00856010" w:rsidP="007D4161">
      <w:pPr>
        <w:tabs>
          <w:tab w:val="left" w:pos="7920"/>
          <w:tab w:val="right" w:pos="10080"/>
        </w:tabs>
        <w:rPr>
          <w:rStyle w:val="Heading1Char"/>
          <w:rFonts w:asciiTheme="minorHAnsi" w:hAnsiTheme="minorHAnsi"/>
          <w:b w:val="0"/>
          <w:bCs/>
          <w:sz w:val="20"/>
          <w:szCs w:val="1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81"/>
        <w:gridCol w:w="10248"/>
      </w:tblGrid>
      <w:tr w:rsidR="002B51C7" w:rsidRPr="002F3D13" w14:paraId="05C6BF5F" w14:textId="77777777" w:rsidTr="43C2FDCA">
        <w:tc>
          <w:tcPr>
            <w:tcW w:w="10829" w:type="dxa"/>
            <w:gridSpan w:val="2"/>
          </w:tcPr>
          <w:p w14:paraId="05C6BF5E" w14:textId="1A51991F" w:rsidR="002B6F63" w:rsidRPr="00C81000" w:rsidRDefault="007876C3" w:rsidP="00AF36F1">
            <w:pPr>
              <w:tabs>
                <w:tab w:val="left" w:pos="7920"/>
                <w:tab w:val="right" w:pos="10080"/>
              </w:tabs>
              <w:rPr>
                <w:rFonts w:asciiTheme="minorHAnsi" w:hAnsiTheme="minorHAnsi"/>
                <w:b/>
                <w:szCs w:val="18"/>
              </w:rPr>
            </w:pPr>
            <w:r w:rsidRPr="00C81000">
              <w:rPr>
                <w:rFonts w:asciiTheme="minorHAnsi" w:hAnsiTheme="minorHAnsi"/>
                <w:b/>
                <w:szCs w:val="18"/>
              </w:rPr>
              <w:t>C</w:t>
            </w:r>
            <w:r w:rsidR="002B51C7" w:rsidRPr="00C81000">
              <w:rPr>
                <w:rFonts w:asciiTheme="minorHAnsi" w:hAnsiTheme="minorHAnsi"/>
                <w:b/>
                <w:szCs w:val="18"/>
              </w:rPr>
              <w:t xml:space="preserve">. </w:t>
            </w:r>
            <w:r w:rsidR="00AF36F1">
              <w:rPr>
                <w:rFonts w:asciiTheme="minorHAnsi" w:hAnsiTheme="minorHAnsi"/>
                <w:b/>
                <w:szCs w:val="18"/>
              </w:rPr>
              <w:t>Recessed Downlight Luminaires in Ceilings</w:t>
            </w:r>
          </w:p>
        </w:tc>
      </w:tr>
      <w:tr w:rsidR="00AF36F1" w:rsidRPr="002F3D13" w14:paraId="05C6BF62" w14:textId="77777777" w:rsidTr="43C2FDCA">
        <w:tc>
          <w:tcPr>
            <w:tcW w:w="490" w:type="dxa"/>
            <w:vAlign w:val="center"/>
          </w:tcPr>
          <w:p w14:paraId="05C6BF60" w14:textId="5792E37F" w:rsidR="00AF36F1" w:rsidRPr="002F3D13" w:rsidRDefault="00AF36F1" w:rsidP="00273993">
            <w:pPr>
              <w:jc w:val="center"/>
              <w:rPr>
                <w:rFonts w:asciiTheme="minorHAnsi" w:hAnsiTheme="minorHAnsi"/>
                <w:sz w:val="18"/>
                <w:szCs w:val="18"/>
              </w:rPr>
            </w:pPr>
            <w:r w:rsidRPr="002F3D13">
              <w:rPr>
                <w:rFonts w:asciiTheme="minorHAnsi" w:hAnsiTheme="minorHAnsi"/>
                <w:sz w:val="18"/>
                <w:szCs w:val="18"/>
              </w:rPr>
              <w:t>01</w:t>
            </w:r>
          </w:p>
        </w:tc>
        <w:tc>
          <w:tcPr>
            <w:tcW w:w="10339" w:type="dxa"/>
          </w:tcPr>
          <w:p w14:paraId="05C6BF61" w14:textId="5D3DC7A2" w:rsidR="00AF36F1" w:rsidRPr="002F3D13" w:rsidRDefault="00AB18B7" w:rsidP="00B10FA7">
            <w:pPr>
              <w:rPr>
                <w:rFonts w:asciiTheme="minorHAnsi" w:hAnsiTheme="minorHAnsi"/>
                <w:sz w:val="18"/>
              </w:rPr>
            </w:pPr>
            <w:r>
              <w:rPr>
                <w:rFonts w:asciiTheme="minorHAnsi" w:hAnsiTheme="minorHAnsi"/>
                <w:sz w:val="18"/>
                <w:szCs w:val="18"/>
              </w:rPr>
              <w:t>150.0(k)1C</w:t>
            </w:r>
            <w:ins w:id="173" w:author="Alhabibi, Haider@Energy" w:date="2021-09-24T12:38:00Z">
              <w:r w:rsidR="00604657">
                <w:rPr>
                  <w:rFonts w:asciiTheme="minorHAnsi" w:hAnsiTheme="minorHAnsi"/>
                  <w:sz w:val="18"/>
                  <w:szCs w:val="18"/>
                </w:rPr>
                <w:t>i</w:t>
              </w:r>
            </w:ins>
            <w:del w:id="174" w:author="Alhabibi, Haider@Energy" w:date="2021-09-24T12:38:00Z">
              <w:r w:rsidDel="00604657">
                <w:rPr>
                  <w:rFonts w:asciiTheme="minorHAnsi" w:hAnsiTheme="minorHAnsi"/>
                  <w:sz w:val="18"/>
                  <w:szCs w:val="18"/>
                </w:rPr>
                <w:delText>v</w:delText>
              </w:r>
            </w:del>
            <w:r>
              <w:rPr>
                <w:rFonts w:asciiTheme="minorHAnsi" w:hAnsiTheme="minorHAnsi"/>
                <w:sz w:val="18"/>
                <w:szCs w:val="18"/>
              </w:rPr>
              <w:t xml:space="preserve">: Do not contain </w:t>
            </w:r>
            <w:proofErr w:type="gramStart"/>
            <w:r>
              <w:rPr>
                <w:rFonts w:asciiTheme="minorHAnsi" w:hAnsiTheme="minorHAnsi"/>
                <w:sz w:val="18"/>
                <w:szCs w:val="18"/>
              </w:rPr>
              <w:t>screw based</w:t>
            </w:r>
            <w:proofErr w:type="gramEnd"/>
            <w:r>
              <w:rPr>
                <w:rFonts w:asciiTheme="minorHAnsi" w:hAnsiTheme="minorHAnsi"/>
                <w:sz w:val="18"/>
                <w:szCs w:val="18"/>
              </w:rPr>
              <w:t xml:space="preserve"> </w:t>
            </w:r>
            <w:ins w:id="175" w:author="Alhabibi, Haider@Energy" w:date="2021-09-27T13:00:00Z">
              <w:r w:rsidR="005961D6" w:rsidRPr="005961D6">
                <w:rPr>
                  <w:rFonts w:asciiTheme="minorHAnsi" w:hAnsiTheme="minorHAnsi"/>
                  <w:sz w:val="18"/>
                  <w:szCs w:val="18"/>
                </w:rPr>
                <w:t>lamp</w:t>
              </w:r>
              <w:r w:rsidR="005961D6">
                <w:rPr>
                  <w:rFonts w:asciiTheme="minorHAnsi" w:hAnsiTheme="minorHAnsi"/>
                  <w:sz w:val="18"/>
                  <w:szCs w:val="18"/>
                </w:rPr>
                <w:t xml:space="preserve"> </w:t>
              </w:r>
            </w:ins>
            <w:r>
              <w:rPr>
                <w:rFonts w:asciiTheme="minorHAnsi" w:hAnsiTheme="minorHAnsi"/>
                <w:sz w:val="18"/>
                <w:szCs w:val="18"/>
              </w:rPr>
              <w:t>sockets.</w:t>
            </w:r>
          </w:p>
        </w:tc>
      </w:tr>
      <w:tr w:rsidR="00AB18B7" w:rsidRPr="002F3D13" w14:paraId="404235B6" w14:textId="77777777" w:rsidTr="43C2FDCA">
        <w:tc>
          <w:tcPr>
            <w:tcW w:w="490" w:type="dxa"/>
            <w:vAlign w:val="center"/>
          </w:tcPr>
          <w:p w14:paraId="3B523C69" w14:textId="3BF97426" w:rsidR="00AB18B7" w:rsidRPr="002F3D13" w:rsidRDefault="00AB18B7" w:rsidP="00273993">
            <w:pPr>
              <w:jc w:val="center"/>
              <w:rPr>
                <w:rFonts w:asciiTheme="minorHAnsi" w:hAnsiTheme="minorHAnsi"/>
                <w:sz w:val="18"/>
                <w:szCs w:val="18"/>
              </w:rPr>
            </w:pPr>
            <w:r>
              <w:rPr>
                <w:rFonts w:asciiTheme="minorHAnsi" w:hAnsiTheme="minorHAnsi"/>
                <w:sz w:val="18"/>
                <w:szCs w:val="18"/>
              </w:rPr>
              <w:t>02</w:t>
            </w:r>
          </w:p>
        </w:tc>
        <w:tc>
          <w:tcPr>
            <w:tcW w:w="10339" w:type="dxa"/>
          </w:tcPr>
          <w:p w14:paraId="5CE45FF6" w14:textId="52EF8C32" w:rsidR="00AB18B7" w:rsidRPr="002F3D13" w:rsidRDefault="00443F4E" w:rsidP="0008240E">
            <w:pPr>
              <w:rPr>
                <w:rFonts w:asciiTheme="minorHAnsi" w:hAnsiTheme="minorHAnsi"/>
                <w:sz w:val="18"/>
                <w:szCs w:val="18"/>
              </w:rPr>
            </w:pPr>
            <w:r>
              <w:rPr>
                <w:rFonts w:asciiTheme="minorHAnsi" w:hAnsiTheme="minorHAnsi"/>
                <w:sz w:val="18"/>
                <w:szCs w:val="18"/>
              </w:rPr>
              <w:t xml:space="preserve">The luminaire </w:t>
            </w:r>
            <w:del w:id="176" w:author="Lee, Simon@Energy" w:date="2021-11-02T10:34:00Z">
              <w:r w:rsidDel="00715AB4">
                <w:rPr>
                  <w:rFonts w:asciiTheme="minorHAnsi" w:hAnsiTheme="minorHAnsi"/>
                  <w:sz w:val="18"/>
                  <w:szCs w:val="18"/>
                </w:rPr>
                <w:delText>shall be</w:delText>
              </w:r>
            </w:del>
            <w:ins w:id="177" w:author="Lee, Simon@Energy" w:date="2021-11-02T10:34:00Z">
              <w:r w:rsidR="00715AB4">
                <w:rPr>
                  <w:rFonts w:asciiTheme="minorHAnsi" w:hAnsiTheme="minorHAnsi"/>
                  <w:sz w:val="18"/>
                  <w:szCs w:val="18"/>
                </w:rPr>
                <w:t>is</w:t>
              </w:r>
            </w:ins>
            <w:r>
              <w:rPr>
                <w:rFonts w:asciiTheme="minorHAnsi" w:hAnsiTheme="minorHAnsi"/>
                <w:sz w:val="18"/>
                <w:szCs w:val="18"/>
              </w:rPr>
              <w:t xml:space="preserve"> marked with “JA8-20</w:t>
            </w:r>
            <w:ins w:id="178" w:author="Lee, Simon@Energy" w:date="2021-10-28T16:38:00Z">
              <w:r w:rsidR="00344398">
                <w:rPr>
                  <w:rFonts w:asciiTheme="minorHAnsi" w:hAnsiTheme="minorHAnsi"/>
                  <w:sz w:val="18"/>
                  <w:szCs w:val="18"/>
                </w:rPr>
                <w:t>22</w:t>
              </w:r>
            </w:ins>
            <w:del w:id="179" w:author="Lee, Simon@Energy" w:date="2021-10-28T16:38:00Z">
              <w:r w:rsidDel="00344398">
                <w:rPr>
                  <w:rFonts w:asciiTheme="minorHAnsi" w:hAnsiTheme="minorHAnsi"/>
                  <w:sz w:val="18"/>
                  <w:szCs w:val="18"/>
                </w:rPr>
                <w:delText>19</w:delText>
              </w:r>
            </w:del>
            <w:r>
              <w:rPr>
                <w:rFonts w:asciiTheme="minorHAnsi" w:hAnsiTheme="minorHAnsi"/>
                <w:sz w:val="18"/>
                <w:szCs w:val="18"/>
              </w:rPr>
              <w:t>”.</w:t>
            </w:r>
          </w:p>
        </w:tc>
      </w:tr>
      <w:tr w:rsidR="00AF36F1" w:rsidRPr="002F3D13" w14:paraId="05C6BF65" w14:textId="77777777" w:rsidTr="43C2FDCA">
        <w:tc>
          <w:tcPr>
            <w:tcW w:w="490" w:type="dxa"/>
            <w:vAlign w:val="center"/>
          </w:tcPr>
          <w:p w14:paraId="05C6BF63" w14:textId="3459D58F" w:rsidR="00AF36F1" w:rsidRPr="002F3D13" w:rsidRDefault="00AF36F1" w:rsidP="00273993">
            <w:pPr>
              <w:jc w:val="center"/>
              <w:rPr>
                <w:rFonts w:asciiTheme="minorHAnsi" w:hAnsiTheme="minorHAnsi"/>
                <w:sz w:val="18"/>
                <w:szCs w:val="18"/>
              </w:rPr>
            </w:pPr>
            <w:del w:id="180" w:author="Alhabibi, Haider@Energy" w:date="2021-09-24T13:07:00Z">
              <w:r w:rsidRPr="002F3D13" w:rsidDel="00230DAC">
                <w:rPr>
                  <w:rFonts w:asciiTheme="minorHAnsi" w:hAnsiTheme="minorHAnsi"/>
                  <w:sz w:val="18"/>
                  <w:szCs w:val="18"/>
                </w:rPr>
                <w:delText>0</w:delText>
              </w:r>
              <w:r w:rsidR="00AB18B7" w:rsidDel="00230DAC">
                <w:rPr>
                  <w:rFonts w:asciiTheme="minorHAnsi" w:hAnsiTheme="minorHAnsi"/>
                  <w:sz w:val="18"/>
                  <w:szCs w:val="18"/>
                </w:rPr>
                <w:delText>3</w:delText>
              </w:r>
            </w:del>
          </w:p>
        </w:tc>
        <w:tc>
          <w:tcPr>
            <w:tcW w:w="10339" w:type="dxa"/>
          </w:tcPr>
          <w:p w14:paraId="05C6BF64" w14:textId="33B78D15" w:rsidR="00AF36F1" w:rsidRPr="002F3D13" w:rsidRDefault="00AF36F1" w:rsidP="0008240E">
            <w:pPr>
              <w:rPr>
                <w:rFonts w:asciiTheme="minorHAnsi" w:hAnsiTheme="minorHAnsi"/>
                <w:sz w:val="18"/>
                <w:szCs w:val="18"/>
              </w:rPr>
            </w:pPr>
            <w:del w:id="181" w:author="Alhabibi, Haider@Energy" w:date="2021-09-24T12:40:00Z">
              <w:r w:rsidRPr="002F3D13" w:rsidDel="00FF6458">
                <w:rPr>
                  <w:rFonts w:asciiTheme="minorHAnsi" w:hAnsiTheme="minorHAnsi"/>
                  <w:sz w:val="18"/>
                  <w:szCs w:val="18"/>
                </w:rPr>
                <w:delText>150.0(k)</w:delText>
              </w:r>
              <w:r w:rsidDel="00FF6458">
                <w:rPr>
                  <w:rFonts w:asciiTheme="minorHAnsi" w:hAnsiTheme="minorHAnsi"/>
                  <w:sz w:val="18"/>
                  <w:szCs w:val="18"/>
                </w:rPr>
                <w:delText>1Ci</w:delText>
              </w:r>
              <w:r w:rsidRPr="002F3D13" w:rsidDel="00FF6458">
                <w:rPr>
                  <w:rFonts w:asciiTheme="minorHAnsi" w:hAnsiTheme="minorHAnsi"/>
                  <w:sz w:val="18"/>
                  <w:szCs w:val="18"/>
                </w:rPr>
                <w:delText>: Listed for zero clearance insulation contact (IC)</w:delText>
              </w:r>
              <w:r w:rsidDel="00FF6458">
                <w:rPr>
                  <w:rFonts w:asciiTheme="minorHAnsi" w:hAnsiTheme="minorHAnsi"/>
                  <w:sz w:val="18"/>
                  <w:szCs w:val="18"/>
                </w:rPr>
                <w:delText>.</w:delText>
              </w:r>
            </w:del>
          </w:p>
        </w:tc>
      </w:tr>
      <w:tr w:rsidR="00AF36F1" w:rsidRPr="002F3D13" w14:paraId="05C6BF68" w14:textId="77777777" w:rsidTr="43C2FDCA">
        <w:trPr>
          <w:trHeight w:val="56"/>
        </w:trPr>
        <w:tc>
          <w:tcPr>
            <w:tcW w:w="490" w:type="dxa"/>
            <w:vAlign w:val="center"/>
          </w:tcPr>
          <w:p w14:paraId="05C6BF66" w14:textId="798D2C60" w:rsidR="00AF36F1" w:rsidRPr="002F3D13" w:rsidRDefault="000C17C5" w:rsidP="00273993">
            <w:pPr>
              <w:jc w:val="center"/>
              <w:rPr>
                <w:rFonts w:asciiTheme="minorHAnsi" w:hAnsiTheme="minorHAnsi"/>
                <w:sz w:val="18"/>
                <w:szCs w:val="18"/>
              </w:rPr>
            </w:pPr>
            <w:ins w:id="182" w:author="Alhabibi, Haider@Energy" w:date="2021-09-27T11:22:00Z">
              <w:r>
                <w:rPr>
                  <w:rFonts w:asciiTheme="minorHAnsi" w:hAnsiTheme="minorHAnsi"/>
                  <w:sz w:val="18"/>
                  <w:szCs w:val="18"/>
                </w:rPr>
                <w:t>03</w:t>
              </w:r>
            </w:ins>
            <w:del w:id="183" w:author="Alhabibi, Haider@Energy" w:date="2021-09-27T11:22:00Z">
              <w:r w:rsidR="00AF36F1" w:rsidRPr="002F3D13" w:rsidDel="000C17C5">
                <w:rPr>
                  <w:rFonts w:asciiTheme="minorHAnsi" w:hAnsiTheme="minorHAnsi"/>
                  <w:sz w:val="18"/>
                  <w:szCs w:val="18"/>
                </w:rPr>
                <w:delText>0</w:delText>
              </w:r>
              <w:r w:rsidR="00AB18B7" w:rsidDel="000C17C5">
                <w:rPr>
                  <w:rFonts w:asciiTheme="minorHAnsi" w:hAnsiTheme="minorHAnsi"/>
                  <w:sz w:val="18"/>
                  <w:szCs w:val="18"/>
                </w:rPr>
                <w:delText>4</w:delText>
              </w:r>
            </w:del>
          </w:p>
        </w:tc>
        <w:tc>
          <w:tcPr>
            <w:tcW w:w="10339" w:type="dxa"/>
          </w:tcPr>
          <w:p w14:paraId="253A3007" w14:textId="5181917D" w:rsidR="00AF36F1" w:rsidRDefault="00AF36F1" w:rsidP="43C2FDCA">
            <w:pPr>
              <w:rPr>
                <w:ins w:id="184" w:author="Lee, Simon@Energy" w:date="2021-10-28T22:05:00Z"/>
                <w:rFonts w:asciiTheme="minorHAnsi" w:hAnsiTheme="minorHAnsi"/>
                <w:sz w:val="18"/>
                <w:szCs w:val="18"/>
              </w:rPr>
            </w:pPr>
            <w:r w:rsidRPr="43C2FDCA">
              <w:rPr>
                <w:rFonts w:asciiTheme="minorHAnsi" w:hAnsiTheme="minorHAnsi"/>
                <w:sz w:val="18"/>
                <w:szCs w:val="18"/>
              </w:rPr>
              <w:t>150.0(k)1Cii: Has label certifying</w:t>
            </w:r>
            <w:ins w:id="185" w:author="Lee, Simon@Energy" w:date="2021-10-28T16:39:00Z">
              <w:r w:rsidR="58A77C37" w:rsidRPr="43C2FDCA">
                <w:rPr>
                  <w:rFonts w:asciiTheme="minorHAnsi" w:hAnsiTheme="minorHAnsi"/>
                  <w:sz w:val="18"/>
                  <w:szCs w:val="18"/>
                </w:rPr>
                <w:t xml:space="preserve"> the luminaires </w:t>
              </w:r>
            </w:ins>
            <w:del w:id="186" w:author="Lee, Simon@Energy" w:date="2022-02-24T22:36:00Z">
              <w:r w:rsidRPr="43C2FDCA" w:rsidDel="00AF36F1">
                <w:rPr>
                  <w:rFonts w:asciiTheme="minorHAnsi" w:hAnsiTheme="minorHAnsi"/>
                  <w:sz w:val="18"/>
                  <w:szCs w:val="18"/>
                </w:rPr>
                <w:delText xml:space="preserve"> </w:delText>
              </w:r>
            </w:del>
            <w:ins w:id="187" w:author="Lee, Simon@Energy" w:date="2022-02-24T22:36:00Z">
              <w:r w:rsidRPr="43C2FDCA">
                <w:rPr>
                  <w:rFonts w:asciiTheme="minorHAnsi" w:hAnsiTheme="minorHAnsi"/>
                  <w:sz w:val="18"/>
                  <w:szCs w:val="18"/>
                </w:rPr>
                <w:t xml:space="preserve">are </w:t>
              </w:r>
            </w:ins>
            <w:proofErr w:type="gramStart"/>
            <w:r w:rsidRPr="43C2FDCA">
              <w:rPr>
                <w:rFonts w:asciiTheme="minorHAnsi" w:hAnsiTheme="minorHAnsi"/>
                <w:sz w:val="18"/>
                <w:szCs w:val="18"/>
              </w:rPr>
              <w:t>air tight</w:t>
            </w:r>
            <w:proofErr w:type="gramEnd"/>
            <w:ins w:id="188" w:author="Lee, Simon@Energy" w:date="2021-10-28T16:40:00Z">
              <w:r w:rsidR="58A77C37" w:rsidRPr="43C2FDCA">
                <w:rPr>
                  <w:rFonts w:asciiTheme="minorHAnsi" w:hAnsiTheme="minorHAnsi"/>
                  <w:sz w:val="18"/>
                  <w:szCs w:val="18"/>
                </w:rPr>
                <w:t xml:space="preserve"> with air leakage less than 2.0 cfm at 75 Pascals when tested in accordance with ASTM E283</w:t>
              </w:r>
            </w:ins>
            <w:del w:id="189" w:author="Alhabibi, Haider@Energy" w:date="2021-11-29T17:37:00Z">
              <w:r w:rsidRPr="43C2FDCA" w:rsidDel="58A77C37">
                <w:rPr>
                  <w:rFonts w:asciiTheme="minorHAnsi" w:hAnsiTheme="minorHAnsi"/>
                  <w:sz w:val="18"/>
                  <w:szCs w:val="18"/>
                </w:rPr>
                <w:delText>.</w:delText>
              </w:r>
            </w:del>
            <w:r w:rsidRPr="43C2FDCA">
              <w:rPr>
                <w:rFonts w:asciiTheme="minorHAnsi" w:hAnsiTheme="minorHAnsi"/>
                <w:sz w:val="18"/>
                <w:szCs w:val="18"/>
              </w:rPr>
              <w:t>.</w:t>
            </w:r>
          </w:p>
          <w:p w14:paraId="05C6BF67" w14:textId="15B94DB5" w:rsidR="00847687" w:rsidRPr="002F3D13" w:rsidRDefault="00847687" w:rsidP="0008240E">
            <w:pPr>
              <w:rPr>
                <w:rFonts w:asciiTheme="minorHAnsi" w:hAnsiTheme="minorHAnsi"/>
                <w:sz w:val="18"/>
                <w:szCs w:val="18"/>
              </w:rPr>
            </w:pPr>
            <w:ins w:id="190" w:author="Lee, Simon@Energy" w:date="2021-10-28T22:06:00Z">
              <w:r>
                <w:rPr>
                  <w:rFonts w:asciiTheme="minorHAnsi" w:hAnsiTheme="minorHAnsi"/>
                  <w:sz w:val="18"/>
                  <w:szCs w:val="18"/>
                </w:rPr>
                <w:t xml:space="preserve">Exception: </w:t>
              </w:r>
              <w:r w:rsidRPr="00847687">
                <w:rPr>
                  <w:rFonts w:asciiTheme="minorHAnsi" w:hAnsiTheme="minorHAnsi"/>
                  <w:sz w:val="18"/>
                  <w:szCs w:val="18"/>
                </w:rPr>
                <w:t>Recessed luminaires marked for use in fire-rated installations, and recessed luminaires installed in non-insulated ceilings.</w:t>
              </w:r>
            </w:ins>
          </w:p>
        </w:tc>
      </w:tr>
      <w:tr w:rsidR="00AF36F1" w:rsidRPr="002F3D13" w14:paraId="05C6BF6B" w14:textId="77777777" w:rsidTr="43C2FDCA">
        <w:trPr>
          <w:trHeight w:val="56"/>
        </w:trPr>
        <w:tc>
          <w:tcPr>
            <w:tcW w:w="490" w:type="dxa"/>
            <w:vAlign w:val="center"/>
          </w:tcPr>
          <w:p w14:paraId="05C6BF69" w14:textId="537EFE6F" w:rsidR="00AF36F1" w:rsidRPr="002F3D13" w:rsidRDefault="000C17C5" w:rsidP="00273993">
            <w:pPr>
              <w:jc w:val="center"/>
              <w:rPr>
                <w:rFonts w:asciiTheme="minorHAnsi" w:hAnsiTheme="minorHAnsi"/>
                <w:sz w:val="18"/>
                <w:szCs w:val="18"/>
              </w:rPr>
            </w:pPr>
            <w:ins w:id="191" w:author="Alhabibi, Haider@Energy" w:date="2021-09-27T11:23:00Z">
              <w:r>
                <w:rPr>
                  <w:rFonts w:asciiTheme="minorHAnsi" w:hAnsiTheme="minorHAnsi"/>
                  <w:sz w:val="18"/>
                  <w:szCs w:val="18"/>
                </w:rPr>
                <w:t>04</w:t>
              </w:r>
            </w:ins>
            <w:del w:id="192" w:author="Alhabibi, Haider@Energy" w:date="2021-09-27T11:23:00Z">
              <w:r w:rsidR="00AF36F1" w:rsidRPr="002F3D13" w:rsidDel="000C17C5">
                <w:rPr>
                  <w:rFonts w:asciiTheme="minorHAnsi" w:hAnsiTheme="minorHAnsi"/>
                  <w:sz w:val="18"/>
                  <w:szCs w:val="18"/>
                </w:rPr>
                <w:delText>0</w:delText>
              </w:r>
              <w:r w:rsidR="00AB18B7" w:rsidDel="000C17C5">
                <w:rPr>
                  <w:rFonts w:asciiTheme="minorHAnsi" w:hAnsiTheme="minorHAnsi"/>
                  <w:sz w:val="18"/>
                  <w:szCs w:val="18"/>
                </w:rPr>
                <w:delText>5</w:delText>
              </w:r>
            </w:del>
          </w:p>
        </w:tc>
        <w:tc>
          <w:tcPr>
            <w:tcW w:w="10339" w:type="dxa"/>
          </w:tcPr>
          <w:p w14:paraId="1EB35B6F" w14:textId="77777777" w:rsidR="00AF36F1" w:rsidRDefault="00AF36F1" w:rsidP="0008240E">
            <w:pPr>
              <w:rPr>
                <w:ins w:id="193" w:author="Lee, Simon@Energy" w:date="2021-10-28T22:06:00Z"/>
                <w:rFonts w:asciiTheme="minorHAnsi" w:hAnsiTheme="minorHAnsi"/>
                <w:sz w:val="18"/>
                <w:szCs w:val="18"/>
              </w:rPr>
            </w:pPr>
            <w:r w:rsidRPr="002F3D13">
              <w:rPr>
                <w:rFonts w:asciiTheme="minorHAnsi" w:hAnsiTheme="minorHAnsi"/>
                <w:sz w:val="18"/>
                <w:szCs w:val="18"/>
              </w:rPr>
              <w:t>150.0(k)</w:t>
            </w:r>
            <w:r>
              <w:rPr>
                <w:rFonts w:asciiTheme="minorHAnsi" w:hAnsiTheme="minorHAnsi"/>
                <w:sz w:val="18"/>
                <w:szCs w:val="18"/>
              </w:rPr>
              <w:t>1Ciii</w:t>
            </w:r>
            <w:r w:rsidRPr="002F3D13">
              <w:rPr>
                <w:rFonts w:asciiTheme="minorHAnsi" w:hAnsiTheme="minorHAnsi"/>
                <w:sz w:val="18"/>
                <w:szCs w:val="18"/>
              </w:rPr>
              <w:t>: Sealed with a gasket or caulk between the luminaire housing and ceiling, and all air leak</w:t>
            </w:r>
            <w:r w:rsidR="002D6FDE">
              <w:rPr>
                <w:rFonts w:asciiTheme="minorHAnsi" w:hAnsiTheme="minorHAnsi"/>
                <w:sz w:val="18"/>
                <w:szCs w:val="18"/>
              </w:rPr>
              <w:t>age</w:t>
            </w:r>
            <w:r w:rsidRPr="002F3D13">
              <w:rPr>
                <w:rFonts w:asciiTheme="minorHAnsi" w:hAnsiTheme="minorHAnsi"/>
                <w:sz w:val="18"/>
                <w:szCs w:val="18"/>
              </w:rPr>
              <w:t xml:space="preserve"> paths between conditioned and unconditioned spaces are sealed with a gasket or caulk</w:t>
            </w:r>
            <w:del w:id="194" w:author="Alhabibi, Haider@Energy" w:date="2021-09-24T12:41:00Z">
              <w:r w:rsidDel="00A212A3">
                <w:rPr>
                  <w:rFonts w:asciiTheme="minorHAnsi" w:hAnsiTheme="minorHAnsi"/>
                  <w:sz w:val="18"/>
                  <w:szCs w:val="18"/>
                </w:rPr>
                <w:delText>.</w:delText>
              </w:r>
            </w:del>
            <w:ins w:id="195" w:author="Alhabibi, Haider@Energy" w:date="2021-09-24T12:41:00Z">
              <w:r w:rsidR="00A212A3">
                <w:rPr>
                  <w:rFonts w:asciiTheme="minorHAnsi" w:hAnsiTheme="minorHAnsi"/>
                  <w:sz w:val="18"/>
                  <w:szCs w:val="18"/>
                </w:rPr>
                <w:t>,</w:t>
              </w:r>
              <w:r w:rsidR="00FF1A75">
                <w:rPr>
                  <w:rFonts w:asciiTheme="minorHAnsi" w:hAnsiTheme="minorHAnsi"/>
                  <w:sz w:val="18"/>
                  <w:szCs w:val="18"/>
                </w:rPr>
                <w:t xml:space="preserve"> </w:t>
              </w:r>
              <w:r w:rsidR="00A212A3" w:rsidRPr="00C51A1B">
                <w:rPr>
                  <w:rFonts w:asciiTheme="minorHAnsi" w:hAnsiTheme="minorHAnsi"/>
                  <w:sz w:val="18"/>
                  <w:szCs w:val="18"/>
                  <w:rPrChange w:id="196" w:author="Alhabibi, Haider@Energy" w:date="2021-09-27T10:15:00Z">
                    <w:rPr/>
                  </w:rPrChange>
                </w:rPr>
                <w:t xml:space="preserve">or be installed per manufacturer’s instructions to maintain airtightness between </w:t>
              </w:r>
              <w:r w:rsidR="00A212A3" w:rsidRPr="00C51A1B">
                <w:rPr>
                  <w:rFonts w:asciiTheme="minorHAnsi" w:hAnsiTheme="minorHAnsi"/>
                  <w:sz w:val="18"/>
                  <w:szCs w:val="18"/>
                  <w:rPrChange w:id="197" w:author="Alhabibi, Haider@Energy" w:date="2021-09-27T10:15:00Z">
                    <w:rPr/>
                  </w:rPrChange>
                </w:rPr>
                <w:lastRenderedPageBreak/>
                <w:t>the luminaire housing and ceiling</w:t>
              </w:r>
            </w:ins>
            <w:ins w:id="198" w:author="Alhabibi, Haider@Energy" w:date="2021-09-24T12:42:00Z">
              <w:r w:rsidR="00FF1A75" w:rsidRPr="00C51A1B">
                <w:rPr>
                  <w:rFonts w:asciiTheme="minorHAnsi" w:hAnsiTheme="minorHAnsi"/>
                  <w:sz w:val="18"/>
                  <w:szCs w:val="18"/>
                  <w:rPrChange w:id="199" w:author="Alhabibi, Haider@Energy" w:date="2021-09-27T10:15:00Z">
                    <w:rPr/>
                  </w:rPrChange>
                </w:rPr>
                <w:t>.</w:t>
              </w:r>
            </w:ins>
          </w:p>
          <w:p w14:paraId="05C6BF6A" w14:textId="682BEAAA" w:rsidR="00847687" w:rsidRPr="002F3D13" w:rsidRDefault="00847687" w:rsidP="0008240E">
            <w:pPr>
              <w:rPr>
                <w:rFonts w:asciiTheme="minorHAnsi" w:hAnsiTheme="minorHAnsi"/>
                <w:sz w:val="18"/>
                <w:szCs w:val="18"/>
              </w:rPr>
            </w:pPr>
            <w:ins w:id="200" w:author="Lee, Simon@Energy" w:date="2021-10-28T22:06:00Z">
              <w:r>
                <w:rPr>
                  <w:rFonts w:asciiTheme="minorHAnsi" w:hAnsiTheme="minorHAnsi"/>
                  <w:sz w:val="18"/>
                  <w:szCs w:val="18"/>
                </w:rPr>
                <w:t xml:space="preserve">Exception: </w:t>
              </w:r>
              <w:r w:rsidRPr="00847687">
                <w:rPr>
                  <w:rFonts w:asciiTheme="minorHAnsi" w:hAnsiTheme="minorHAnsi"/>
                  <w:sz w:val="18"/>
                  <w:szCs w:val="18"/>
                </w:rPr>
                <w:t>Recessed luminaires marked for use in fire-rated installations, and recessed luminaires installed in non-insulated ceilings.</w:t>
              </w:r>
            </w:ins>
          </w:p>
        </w:tc>
      </w:tr>
      <w:tr w:rsidR="00AF36F1" w:rsidRPr="002F3D13" w14:paraId="34EE62D1" w14:textId="77777777" w:rsidTr="43C2FDCA">
        <w:trPr>
          <w:trHeight w:val="56"/>
        </w:trPr>
        <w:tc>
          <w:tcPr>
            <w:tcW w:w="490" w:type="dxa"/>
            <w:vAlign w:val="center"/>
          </w:tcPr>
          <w:p w14:paraId="70F8C3DF" w14:textId="0E4471A3" w:rsidR="00AF36F1" w:rsidRPr="002F3D13" w:rsidRDefault="000C17C5" w:rsidP="00273993">
            <w:pPr>
              <w:jc w:val="center"/>
              <w:rPr>
                <w:rFonts w:asciiTheme="minorHAnsi" w:hAnsiTheme="minorHAnsi"/>
                <w:sz w:val="18"/>
                <w:szCs w:val="18"/>
              </w:rPr>
            </w:pPr>
            <w:ins w:id="201" w:author="Alhabibi, Haider@Energy" w:date="2021-09-27T11:23:00Z">
              <w:r>
                <w:rPr>
                  <w:rFonts w:asciiTheme="minorHAnsi" w:hAnsiTheme="minorHAnsi"/>
                  <w:sz w:val="18"/>
                  <w:szCs w:val="18"/>
                </w:rPr>
                <w:lastRenderedPageBreak/>
                <w:t>05</w:t>
              </w:r>
            </w:ins>
            <w:del w:id="202" w:author="Alhabibi, Haider@Energy" w:date="2021-09-27T11:23:00Z">
              <w:r w:rsidR="00AF36F1" w:rsidDel="000C17C5">
                <w:rPr>
                  <w:rFonts w:asciiTheme="minorHAnsi" w:hAnsiTheme="minorHAnsi"/>
                  <w:sz w:val="18"/>
                  <w:szCs w:val="18"/>
                </w:rPr>
                <w:delText>0</w:delText>
              </w:r>
              <w:r w:rsidR="00AB18B7" w:rsidDel="000C17C5">
                <w:rPr>
                  <w:rFonts w:asciiTheme="minorHAnsi" w:hAnsiTheme="minorHAnsi"/>
                  <w:sz w:val="18"/>
                  <w:szCs w:val="18"/>
                </w:rPr>
                <w:delText>6</w:delText>
              </w:r>
            </w:del>
          </w:p>
        </w:tc>
        <w:tc>
          <w:tcPr>
            <w:tcW w:w="10339" w:type="dxa"/>
          </w:tcPr>
          <w:p w14:paraId="79305CE7" w14:textId="6C9B7CF4" w:rsidR="00AF36F1" w:rsidRDefault="00AF36F1" w:rsidP="0008240E">
            <w:pPr>
              <w:rPr>
                <w:ins w:id="203" w:author="Lee, Simon@Energy" w:date="2021-10-28T16:42:00Z"/>
                <w:rFonts w:asciiTheme="minorHAnsi" w:hAnsiTheme="minorHAnsi"/>
                <w:sz w:val="18"/>
                <w:szCs w:val="18"/>
              </w:rPr>
            </w:pPr>
            <w:r w:rsidRPr="002F3D13">
              <w:rPr>
                <w:rFonts w:asciiTheme="minorHAnsi" w:hAnsiTheme="minorHAnsi"/>
                <w:sz w:val="18"/>
                <w:szCs w:val="18"/>
              </w:rPr>
              <w:t>150.0(k)</w:t>
            </w:r>
            <w:r>
              <w:rPr>
                <w:rFonts w:asciiTheme="minorHAnsi" w:hAnsiTheme="minorHAnsi"/>
                <w:sz w:val="18"/>
                <w:szCs w:val="18"/>
              </w:rPr>
              <w:t>1Civ</w:t>
            </w:r>
            <w:r w:rsidRPr="002F3D13">
              <w:rPr>
                <w:rFonts w:asciiTheme="minorHAnsi" w:hAnsiTheme="minorHAnsi"/>
                <w:sz w:val="18"/>
                <w:szCs w:val="18"/>
              </w:rPr>
              <w:t xml:space="preserve">: </w:t>
            </w:r>
            <w:ins w:id="204" w:author="Alhabibi, Haider@Energy" w:date="2021-09-24T12:42:00Z">
              <w:r w:rsidR="00E17F4C" w:rsidRPr="00E17F4C">
                <w:rPr>
                  <w:rFonts w:asciiTheme="minorHAnsi" w:hAnsiTheme="minorHAnsi"/>
                  <w:sz w:val="18"/>
                  <w:szCs w:val="18"/>
                </w:rPr>
                <w:t xml:space="preserve">Meet the </w:t>
              </w:r>
              <w:del w:id="205" w:author="Lee, Simon@Energy" w:date="2021-10-28T17:04:00Z">
                <w:r w:rsidR="00E17F4C" w:rsidRPr="00E17F4C" w:rsidDel="0079654F">
                  <w:rPr>
                    <w:rFonts w:asciiTheme="minorHAnsi" w:hAnsiTheme="minorHAnsi"/>
                    <w:sz w:val="18"/>
                    <w:szCs w:val="18"/>
                  </w:rPr>
                  <w:delText>clearance and installation</w:delText>
                </w:r>
              </w:del>
            </w:ins>
            <w:ins w:id="206" w:author="Lee, Simon@Energy" w:date="2021-10-28T17:04:00Z">
              <w:r w:rsidR="0079654F">
                <w:rPr>
                  <w:rFonts w:asciiTheme="minorHAnsi" w:hAnsiTheme="minorHAnsi"/>
                  <w:sz w:val="18"/>
                  <w:szCs w:val="18"/>
                </w:rPr>
                <w:t>following</w:t>
              </w:r>
            </w:ins>
            <w:ins w:id="207" w:author="Alhabibi, Haider@Energy" w:date="2021-09-24T12:42:00Z">
              <w:r w:rsidR="00E17F4C" w:rsidRPr="00E17F4C">
                <w:rPr>
                  <w:rFonts w:asciiTheme="minorHAnsi" w:hAnsiTheme="minorHAnsi"/>
                  <w:sz w:val="18"/>
                  <w:szCs w:val="18"/>
                </w:rPr>
                <w:t xml:space="preserve"> requirements </w:t>
              </w:r>
              <w:del w:id="208" w:author="Lee, Simon@Energy" w:date="2021-10-28T17:04:00Z">
                <w:r w:rsidR="00E17F4C" w:rsidRPr="00E17F4C" w:rsidDel="0079654F">
                  <w:rPr>
                    <w:rFonts w:asciiTheme="minorHAnsi" w:hAnsiTheme="minorHAnsi"/>
                    <w:sz w:val="18"/>
                    <w:szCs w:val="18"/>
                  </w:rPr>
                  <w:delText>of</w:delText>
                </w:r>
              </w:del>
            </w:ins>
            <w:ins w:id="209" w:author="Lee, Simon@Energy" w:date="2021-10-28T17:04:00Z">
              <w:r w:rsidR="0079654F">
                <w:rPr>
                  <w:rFonts w:asciiTheme="minorHAnsi" w:hAnsiTheme="minorHAnsi"/>
                  <w:sz w:val="18"/>
                  <w:szCs w:val="18"/>
                </w:rPr>
                <w:t>(</w:t>
              </w:r>
            </w:ins>
            <w:ins w:id="210" w:author="Alhabibi, Haider@Energy" w:date="2021-09-24T12:42:00Z">
              <w:del w:id="211" w:author="Lee, Simon@Energy" w:date="2021-10-28T17:05:00Z">
                <w:r w:rsidR="00E17F4C" w:rsidRPr="00E17F4C" w:rsidDel="0079654F">
                  <w:rPr>
                    <w:rFonts w:asciiTheme="minorHAnsi" w:hAnsiTheme="minorHAnsi"/>
                    <w:sz w:val="18"/>
                    <w:szCs w:val="18"/>
                  </w:rPr>
                  <w:delText xml:space="preserve"> </w:delText>
                </w:r>
              </w:del>
              <w:r w:rsidR="00E17F4C" w:rsidRPr="00E17F4C">
                <w:rPr>
                  <w:rFonts w:asciiTheme="minorHAnsi" w:hAnsiTheme="minorHAnsi"/>
                  <w:sz w:val="18"/>
                  <w:szCs w:val="18"/>
                </w:rPr>
                <w:t>California Electrical Code Section 410.116</w:t>
              </w:r>
            </w:ins>
            <w:ins w:id="212" w:author="Lee, Simon@Energy" w:date="2021-10-28T17:05:00Z">
              <w:r w:rsidR="0079654F">
                <w:rPr>
                  <w:rFonts w:asciiTheme="minorHAnsi" w:hAnsiTheme="minorHAnsi"/>
                  <w:sz w:val="18"/>
                  <w:szCs w:val="18"/>
                </w:rPr>
                <w:t>)</w:t>
              </w:r>
            </w:ins>
            <w:ins w:id="213" w:author="Alhabibi, Haider@Energy" w:date="2021-09-24T12:42:00Z">
              <w:del w:id="214" w:author="Lee, Simon@Energy" w:date="2021-10-28T17:05:00Z">
                <w:r w:rsidR="00E17F4C" w:rsidRPr="00E17F4C" w:rsidDel="0079654F">
                  <w:rPr>
                    <w:rFonts w:asciiTheme="minorHAnsi" w:hAnsiTheme="minorHAnsi"/>
                    <w:sz w:val="18"/>
                    <w:szCs w:val="18"/>
                  </w:rPr>
                  <w:delText xml:space="preserve"> for recessed luminaires</w:delText>
                </w:r>
              </w:del>
            </w:ins>
            <w:del w:id="215" w:author="Alhabibi, Haider@Energy" w:date="2021-09-24T12:42:00Z">
              <w:r w:rsidRPr="002F3D13" w:rsidDel="00E17F4C">
                <w:rPr>
                  <w:rFonts w:asciiTheme="minorHAnsi" w:hAnsiTheme="minorHAnsi"/>
                  <w:sz w:val="18"/>
                  <w:szCs w:val="18"/>
                </w:rPr>
                <w:delText>Allows ballast maintenance and replacement to be readily accessible to building occupants from below the ceiling without requiring the cutting of holes in the ceiling</w:delText>
              </w:r>
            </w:del>
            <w:r>
              <w:rPr>
                <w:rFonts w:asciiTheme="minorHAnsi" w:hAnsiTheme="minorHAnsi"/>
                <w:sz w:val="18"/>
                <w:szCs w:val="18"/>
              </w:rPr>
              <w:t>.</w:t>
            </w:r>
          </w:p>
          <w:p w14:paraId="13F2BE11" w14:textId="08FFCC94" w:rsidR="00344398" w:rsidRPr="00344398" w:rsidRDefault="00344398" w:rsidP="00344398">
            <w:pPr>
              <w:rPr>
                <w:ins w:id="216" w:author="Lee, Simon@Energy" w:date="2021-10-28T16:43:00Z"/>
                <w:rFonts w:asciiTheme="minorHAnsi" w:hAnsiTheme="minorHAnsi"/>
                <w:sz w:val="18"/>
                <w:szCs w:val="18"/>
              </w:rPr>
            </w:pPr>
            <w:ins w:id="217" w:author="Lee, Simon@Energy" w:date="2021-10-28T16:43:00Z">
              <w:r w:rsidRPr="00344398">
                <w:rPr>
                  <w:rFonts w:asciiTheme="minorHAnsi" w:hAnsiTheme="minorHAnsi"/>
                  <w:sz w:val="18"/>
                  <w:szCs w:val="18"/>
                </w:rPr>
                <w:t>•</w:t>
              </w:r>
              <w:r w:rsidRPr="00344398">
                <w:rPr>
                  <w:rFonts w:asciiTheme="minorHAnsi" w:hAnsiTheme="minorHAnsi"/>
                  <w:sz w:val="18"/>
                  <w:szCs w:val="18"/>
                </w:rPr>
                <w:tab/>
                <w:t xml:space="preserve">A recessed luminaire that is not </w:t>
              </w:r>
            </w:ins>
            <w:ins w:id="218" w:author="Lee, Simon@Energy" w:date="2021-10-28T17:12:00Z">
              <w:r w:rsidR="00DD62E9">
                <w:rPr>
                  <w:rFonts w:asciiTheme="minorHAnsi" w:hAnsiTheme="minorHAnsi"/>
                  <w:sz w:val="18"/>
                  <w:szCs w:val="18"/>
                </w:rPr>
                <w:t xml:space="preserve">identified </w:t>
              </w:r>
            </w:ins>
            <w:ins w:id="219" w:author="Lee, Simon@Energy" w:date="2021-10-28T16:43:00Z">
              <w:r w:rsidRPr="00344398">
                <w:rPr>
                  <w:rFonts w:asciiTheme="minorHAnsi" w:hAnsiTheme="minorHAnsi"/>
                  <w:sz w:val="18"/>
                  <w:szCs w:val="18"/>
                </w:rPr>
                <w:t xml:space="preserve">for contact </w:t>
              </w:r>
            </w:ins>
            <w:ins w:id="220" w:author="Lee, Simon@Energy" w:date="2021-10-28T17:12:00Z">
              <w:r w:rsidR="00DD62E9">
                <w:rPr>
                  <w:rFonts w:asciiTheme="minorHAnsi" w:hAnsiTheme="minorHAnsi"/>
                  <w:sz w:val="18"/>
                  <w:szCs w:val="18"/>
                </w:rPr>
                <w:t>with insulation</w:t>
              </w:r>
            </w:ins>
            <w:ins w:id="221" w:author="Lee, Simon@Energy" w:date="2021-10-28T16:43:00Z">
              <w:r w:rsidRPr="00344398">
                <w:rPr>
                  <w:rFonts w:asciiTheme="minorHAnsi" w:hAnsiTheme="minorHAnsi"/>
                  <w:sz w:val="18"/>
                  <w:szCs w:val="18"/>
                </w:rPr>
                <w:t xml:space="preserve"> shall have all recessed parts spaced not less than 1/2 inch from combustible materials. The points of support and the trim finishing off the openings in the ceiling shall be permitted to be in contact with combustible materials. </w:t>
              </w:r>
            </w:ins>
          </w:p>
          <w:p w14:paraId="62725755" w14:textId="7DB7FE72" w:rsidR="00344398" w:rsidRPr="00344398" w:rsidRDefault="00344398" w:rsidP="00344398">
            <w:pPr>
              <w:rPr>
                <w:ins w:id="222" w:author="Lee, Simon@Energy" w:date="2021-10-28T16:43:00Z"/>
                <w:rFonts w:asciiTheme="minorHAnsi" w:hAnsiTheme="minorHAnsi"/>
                <w:sz w:val="18"/>
                <w:szCs w:val="18"/>
              </w:rPr>
            </w:pPr>
            <w:ins w:id="223" w:author="Lee, Simon@Energy" w:date="2021-10-28T16:43:00Z">
              <w:r w:rsidRPr="00344398">
                <w:rPr>
                  <w:rFonts w:asciiTheme="minorHAnsi" w:hAnsiTheme="minorHAnsi"/>
                  <w:sz w:val="18"/>
                  <w:szCs w:val="18"/>
                </w:rPr>
                <w:t>•</w:t>
              </w:r>
              <w:r w:rsidRPr="00344398">
                <w:rPr>
                  <w:rFonts w:asciiTheme="minorHAnsi" w:hAnsiTheme="minorHAnsi"/>
                  <w:sz w:val="18"/>
                  <w:szCs w:val="18"/>
                </w:rPr>
                <w:tab/>
                <w:t xml:space="preserve">A recessed luminaire </w:t>
              </w:r>
            </w:ins>
            <w:ins w:id="224" w:author="Lee, Simon@Energy" w:date="2021-10-28T17:16:00Z">
              <w:r w:rsidR="00C81CE4" w:rsidRPr="00C81CE4">
                <w:rPr>
                  <w:rFonts w:asciiTheme="minorHAnsi" w:hAnsiTheme="minorHAnsi"/>
                  <w:sz w:val="18"/>
                  <w:szCs w:val="18"/>
                </w:rPr>
                <w:t xml:space="preserve">that is identified for contact with insulation, Type IC, </w:t>
              </w:r>
            </w:ins>
            <w:ins w:id="225" w:author="Lee, Simon@Energy" w:date="2021-10-28T16:43:00Z">
              <w:r w:rsidRPr="00344398">
                <w:rPr>
                  <w:rFonts w:asciiTheme="minorHAnsi" w:hAnsiTheme="minorHAnsi"/>
                  <w:sz w:val="18"/>
                  <w:szCs w:val="18"/>
                </w:rPr>
                <w:t xml:space="preserve">shall be permitted to be in contact with combustible materials at recessed parts, points of support, and portions passing through or finishing off the opening in the building structure. </w:t>
              </w:r>
            </w:ins>
          </w:p>
          <w:p w14:paraId="287EAB27" w14:textId="72C4D428" w:rsidR="00344398" w:rsidRDefault="00344398" w:rsidP="00344398">
            <w:pPr>
              <w:rPr>
                <w:ins w:id="226" w:author="Lee, Simon@Energy" w:date="2021-10-28T22:03:00Z"/>
                <w:rFonts w:asciiTheme="minorHAnsi" w:hAnsiTheme="minorHAnsi"/>
                <w:sz w:val="18"/>
                <w:szCs w:val="18"/>
              </w:rPr>
            </w:pPr>
            <w:ins w:id="227" w:author="Lee, Simon@Energy" w:date="2021-10-28T16:43:00Z">
              <w:r w:rsidRPr="00344398">
                <w:rPr>
                  <w:rFonts w:asciiTheme="minorHAnsi" w:hAnsiTheme="minorHAnsi"/>
                  <w:sz w:val="18"/>
                  <w:szCs w:val="18"/>
                </w:rPr>
                <w:t>•</w:t>
              </w:r>
              <w:r w:rsidRPr="00344398">
                <w:rPr>
                  <w:rFonts w:asciiTheme="minorHAnsi" w:hAnsiTheme="minorHAnsi"/>
                  <w:sz w:val="18"/>
                  <w:szCs w:val="18"/>
                </w:rPr>
                <w:tab/>
                <w:t xml:space="preserve">Thermal insulation shall not be installed above a recessed luminaire or within 3 inches of the recessed luminaire's enclosure, wiring compartment, ballast, transformer, LED driver, or power supply unless the luminaire is identified as </w:t>
              </w:r>
            </w:ins>
            <w:ins w:id="228" w:author="Lee, Simon@Energy" w:date="2021-10-28T17:11:00Z">
              <w:r w:rsidR="0079654F">
                <w:rPr>
                  <w:rFonts w:asciiTheme="minorHAnsi" w:hAnsiTheme="minorHAnsi"/>
                  <w:sz w:val="18"/>
                  <w:szCs w:val="18"/>
                </w:rPr>
                <w:t>Type IC for insulation contact</w:t>
              </w:r>
            </w:ins>
            <w:ins w:id="229" w:author="Lee, Simon@Energy" w:date="2021-10-28T16:43:00Z">
              <w:r w:rsidRPr="00344398">
                <w:rPr>
                  <w:rFonts w:asciiTheme="minorHAnsi" w:hAnsiTheme="minorHAnsi"/>
                  <w:sz w:val="18"/>
                  <w:szCs w:val="18"/>
                </w:rPr>
                <w:t>.</w:t>
              </w:r>
            </w:ins>
          </w:p>
          <w:p w14:paraId="127F33AE" w14:textId="4A489E49" w:rsidR="00847687" w:rsidRPr="002F3D13" w:rsidRDefault="00847687" w:rsidP="0008240E">
            <w:pPr>
              <w:rPr>
                <w:rFonts w:asciiTheme="minorHAnsi" w:hAnsiTheme="minorHAnsi"/>
                <w:sz w:val="18"/>
                <w:szCs w:val="18"/>
              </w:rPr>
            </w:pPr>
          </w:p>
        </w:tc>
      </w:tr>
      <w:tr w:rsidR="00916A10" w:rsidRPr="002F3D13" w14:paraId="05C6BF6D" w14:textId="77777777" w:rsidTr="43C2FDCA">
        <w:trPr>
          <w:trHeight w:val="56"/>
        </w:trPr>
        <w:tc>
          <w:tcPr>
            <w:tcW w:w="10829" w:type="dxa"/>
            <w:gridSpan w:val="2"/>
          </w:tcPr>
          <w:p w14:paraId="05C6BF6C" w14:textId="77777777" w:rsidR="00916A10" w:rsidRPr="002F3D13" w:rsidRDefault="00916A10" w:rsidP="00916A10">
            <w:pPr>
              <w:rPr>
                <w:rFonts w:asciiTheme="minorHAnsi" w:hAnsiTheme="minorHAnsi"/>
                <w:sz w:val="18"/>
                <w:szCs w:val="18"/>
              </w:rPr>
            </w:pPr>
            <w:r w:rsidRPr="00916A10">
              <w:rPr>
                <w:rFonts w:ascii="Calibri" w:eastAsia="Calibri" w:hAnsi="Calibri"/>
                <w:b/>
                <w:sz w:val="18"/>
                <w:szCs w:val="18"/>
              </w:rPr>
              <w:t>The responsible person’s signature on this compliance document affirms that all applicable requirements in this table have been met.</w:t>
            </w:r>
          </w:p>
        </w:tc>
      </w:tr>
    </w:tbl>
    <w:p w14:paraId="05C6BF6F" w14:textId="5A5C2A97" w:rsidR="00282367" w:rsidRDefault="00282367">
      <w:pPr>
        <w:rPr>
          <w:rFonts w:asciiTheme="minorHAnsi" w:hAnsiTheme="minorHAnsi"/>
          <w:sz w:val="18"/>
          <w:szCs w:val="1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81"/>
        <w:gridCol w:w="10248"/>
      </w:tblGrid>
      <w:tr w:rsidR="00B7489E" w:rsidRPr="002F3D13" w14:paraId="05C6BF72" w14:textId="77777777" w:rsidTr="43C2FDCA">
        <w:tc>
          <w:tcPr>
            <w:tcW w:w="10829" w:type="dxa"/>
            <w:gridSpan w:val="2"/>
          </w:tcPr>
          <w:p w14:paraId="05C6BF71" w14:textId="221B338C" w:rsidR="002B6F63" w:rsidRPr="00BC1205" w:rsidRDefault="007876C3" w:rsidP="001A63DD">
            <w:pPr>
              <w:rPr>
                <w:rFonts w:asciiTheme="minorHAnsi" w:hAnsiTheme="minorHAnsi"/>
                <w:b/>
                <w:bCs/>
                <w:sz w:val="18"/>
                <w:szCs w:val="18"/>
              </w:rPr>
            </w:pPr>
            <w:r w:rsidRPr="00C81000">
              <w:rPr>
                <w:rStyle w:val="Heading1Char"/>
                <w:rFonts w:asciiTheme="minorHAnsi" w:hAnsiTheme="minorHAnsi"/>
                <w:bCs/>
                <w:sz w:val="20"/>
                <w:szCs w:val="18"/>
              </w:rPr>
              <w:t>D</w:t>
            </w:r>
            <w:r w:rsidR="00B7489E" w:rsidRPr="00C81000">
              <w:rPr>
                <w:rStyle w:val="Heading1Char"/>
                <w:rFonts w:asciiTheme="minorHAnsi" w:hAnsiTheme="minorHAnsi"/>
                <w:bCs/>
                <w:sz w:val="20"/>
                <w:szCs w:val="18"/>
              </w:rPr>
              <w:t xml:space="preserve">. </w:t>
            </w:r>
            <w:ins w:id="230" w:author="Lee, Simon@Energy" w:date="2021-10-28T16:44:00Z">
              <w:r w:rsidR="00344398" w:rsidRPr="00344398">
                <w:rPr>
                  <w:rStyle w:val="Heading1Char"/>
                  <w:rFonts w:asciiTheme="minorHAnsi" w:hAnsiTheme="minorHAnsi"/>
                  <w:bCs/>
                  <w:sz w:val="20"/>
                  <w:szCs w:val="18"/>
                </w:rPr>
                <w:t>Light sources in enclosed or recessed luminaires</w:t>
              </w:r>
            </w:ins>
            <w:ins w:id="231" w:author="Lee, Simon@Energy" w:date="2021-10-28T16:52:00Z">
              <w:r w:rsidR="009C5E12">
                <w:rPr>
                  <w:rStyle w:val="Heading1Char"/>
                  <w:rFonts w:asciiTheme="minorHAnsi" w:hAnsiTheme="minorHAnsi"/>
                  <w:bCs/>
                  <w:sz w:val="20"/>
                  <w:szCs w:val="18"/>
                </w:rPr>
                <w:t xml:space="preserve"> (other than recessed downlight luminaires in ceilings)</w:t>
              </w:r>
            </w:ins>
            <w:del w:id="232" w:author="Lee, Simon@Energy" w:date="2021-10-28T16:44:00Z">
              <w:r w:rsidR="00AF36F1" w:rsidDel="00344398">
                <w:rPr>
                  <w:rStyle w:val="Heading1Char"/>
                  <w:rFonts w:asciiTheme="minorHAnsi" w:hAnsiTheme="minorHAnsi"/>
                  <w:bCs/>
                  <w:sz w:val="20"/>
                  <w:szCs w:val="18"/>
                </w:rPr>
                <w:delText>Additional Luminaire Requirements</w:delText>
              </w:r>
            </w:del>
          </w:p>
        </w:tc>
      </w:tr>
      <w:tr w:rsidR="00AF36F1" w:rsidRPr="002F3D13" w14:paraId="05C6BF75" w14:textId="77777777" w:rsidTr="43C2FDCA">
        <w:tc>
          <w:tcPr>
            <w:tcW w:w="581" w:type="dxa"/>
            <w:vAlign w:val="center"/>
          </w:tcPr>
          <w:p w14:paraId="05C6BF73" w14:textId="5A67D960" w:rsidR="00AF36F1" w:rsidRPr="002F3D13" w:rsidRDefault="00AF36F1" w:rsidP="00C81000">
            <w:pPr>
              <w:jc w:val="center"/>
              <w:rPr>
                <w:rFonts w:asciiTheme="minorHAnsi" w:hAnsiTheme="minorHAnsi"/>
                <w:sz w:val="18"/>
                <w:szCs w:val="18"/>
              </w:rPr>
            </w:pPr>
            <w:del w:id="233" w:author="Alhabibi, Haider@Energy" w:date="2021-09-24T13:14:00Z">
              <w:r w:rsidRPr="002F3D13" w:rsidDel="00B449D3">
                <w:rPr>
                  <w:rFonts w:asciiTheme="minorHAnsi" w:hAnsiTheme="minorHAnsi"/>
                  <w:sz w:val="18"/>
                  <w:szCs w:val="18"/>
                </w:rPr>
                <w:delText>01</w:delText>
              </w:r>
            </w:del>
          </w:p>
        </w:tc>
        <w:tc>
          <w:tcPr>
            <w:tcW w:w="10248" w:type="dxa"/>
          </w:tcPr>
          <w:p w14:paraId="47ABA672" w14:textId="421C5B5E" w:rsidR="00AF36F1" w:rsidRPr="00344398" w:rsidDel="006F4C7F" w:rsidRDefault="00AF36F1">
            <w:pPr>
              <w:rPr>
                <w:del w:id="234" w:author="Alhabibi, Haider@Energy" w:date="2021-09-24T12:52:00Z"/>
                <w:rFonts w:asciiTheme="minorHAnsi" w:hAnsiTheme="minorHAnsi"/>
                <w:sz w:val="18"/>
                <w:szCs w:val="18"/>
                <w:rPrChange w:id="235" w:author="Lee, Simon@Energy" w:date="2021-10-28T16:45:00Z">
                  <w:rPr>
                    <w:del w:id="236" w:author="Alhabibi, Haider@Energy" w:date="2021-09-24T12:52:00Z"/>
                  </w:rPr>
                </w:rPrChange>
              </w:rPr>
            </w:pPr>
            <w:del w:id="237" w:author="Alhabibi, Haider@Energy" w:date="2021-09-24T12:52:00Z">
              <w:r w:rsidRPr="00344398" w:rsidDel="006F4C7F">
                <w:rPr>
                  <w:rFonts w:asciiTheme="minorHAnsi" w:hAnsiTheme="minorHAnsi"/>
                  <w:sz w:val="18"/>
                  <w:szCs w:val="18"/>
                  <w:rPrChange w:id="238" w:author="Lee, Simon@Energy" w:date="2021-10-28T16:45:00Z">
                    <w:rPr/>
                  </w:rPrChange>
                </w:rPr>
                <w:delText xml:space="preserve">150.0(k)1G: </w:delText>
              </w:r>
              <w:r w:rsidRPr="00344398" w:rsidDel="006F4C7F">
                <w:rPr>
                  <w:rFonts w:asciiTheme="minorHAnsi" w:hAnsiTheme="minorHAnsi"/>
                  <w:b/>
                  <w:sz w:val="18"/>
                  <w:szCs w:val="18"/>
                  <w:rPrChange w:id="239" w:author="Lee, Simon@Energy" w:date="2021-10-28T16:45:00Z">
                    <w:rPr>
                      <w:b/>
                    </w:rPr>
                  </w:rPrChange>
                </w:rPr>
                <w:delText>Screw based luminaires</w:delText>
              </w:r>
              <w:r w:rsidRPr="00344398" w:rsidDel="006F4C7F">
                <w:rPr>
                  <w:rFonts w:asciiTheme="minorHAnsi" w:hAnsiTheme="minorHAnsi"/>
                  <w:sz w:val="18"/>
                  <w:szCs w:val="18"/>
                  <w:rPrChange w:id="240" w:author="Lee, Simon@Energy" w:date="2021-10-28T16:45:00Z">
                    <w:rPr/>
                  </w:rPrChange>
                </w:rPr>
                <w:delText xml:space="preserve"> are installed with all of the following requirements:</w:delText>
              </w:r>
            </w:del>
          </w:p>
          <w:p w14:paraId="1F1D2DF8" w14:textId="35E9197A" w:rsidR="00AF36F1" w:rsidRPr="002A75A5" w:rsidDel="006F4C7F" w:rsidRDefault="00AF36F1">
            <w:pPr>
              <w:rPr>
                <w:del w:id="241" w:author="Alhabibi, Haider@Energy" w:date="2021-09-24T12:52:00Z"/>
              </w:rPr>
              <w:pPrChange w:id="242" w:author="Lee, Simon@Energy" w:date="2021-10-28T16:45:00Z">
                <w:pPr>
                  <w:pStyle w:val="ListParagraph"/>
                  <w:numPr>
                    <w:numId w:val="40"/>
                  </w:numPr>
                  <w:ind w:hanging="360"/>
                </w:pPr>
              </w:pPrChange>
            </w:pPr>
            <w:del w:id="243" w:author="Alhabibi, Haider@Energy" w:date="2021-09-24T12:52:00Z">
              <w:r w:rsidRPr="002A75A5" w:rsidDel="006F4C7F">
                <w:delText>The luminaire is not recessed downlight luminaire in ceilings; and</w:delText>
              </w:r>
            </w:del>
          </w:p>
          <w:p w14:paraId="05C6BF74" w14:textId="522E9BD1" w:rsidR="00AF36F1" w:rsidRPr="002F3D13" w:rsidRDefault="00AF36F1">
            <w:pPr>
              <w:pPrChange w:id="244" w:author="Lee, Simon@Energy" w:date="2021-10-28T16:45:00Z">
                <w:pPr>
                  <w:pStyle w:val="ListParagraph"/>
                  <w:numPr>
                    <w:numId w:val="40"/>
                  </w:numPr>
                  <w:ind w:hanging="360"/>
                </w:pPr>
              </w:pPrChange>
            </w:pPr>
            <w:del w:id="245" w:author="Alhabibi, Haider@Energy" w:date="2021-09-24T12:52:00Z">
              <w:r w:rsidRPr="00273993" w:rsidDel="006F4C7F">
                <w:delText>The luminaire</w:delText>
              </w:r>
              <w:r w:rsidR="008614BB" w:rsidDel="006F4C7F">
                <w:delText>s</w:delText>
              </w:r>
              <w:r w:rsidRPr="00273993" w:rsidDel="006F4C7F">
                <w:delText xml:space="preserve"> a</w:delText>
              </w:r>
              <w:r w:rsidR="008614BB" w:rsidDel="006F4C7F">
                <w:delText xml:space="preserve">re installed with </w:delText>
              </w:r>
              <w:r w:rsidRPr="00273993" w:rsidDel="006F4C7F">
                <w:delText>lamps</w:delText>
              </w:r>
              <w:r w:rsidR="008614BB" w:rsidDel="006F4C7F">
                <w:delText xml:space="preserve"> or light sources marked with “JA8-2019”.</w:delText>
              </w:r>
            </w:del>
          </w:p>
        </w:tc>
      </w:tr>
      <w:tr w:rsidR="00AF36F1" w:rsidRPr="002F3D13" w14:paraId="05C6BF78" w14:textId="77777777" w:rsidTr="43C2FDCA">
        <w:tc>
          <w:tcPr>
            <w:tcW w:w="581" w:type="dxa"/>
            <w:vAlign w:val="center"/>
          </w:tcPr>
          <w:p w14:paraId="05C6BF76" w14:textId="418F3A90" w:rsidR="00AF36F1" w:rsidRPr="002F3D13" w:rsidRDefault="00AF36F1" w:rsidP="00C81000">
            <w:pPr>
              <w:jc w:val="center"/>
              <w:rPr>
                <w:rFonts w:asciiTheme="minorHAnsi" w:hAnsiTheme="minorHAnsi"/>
                <w:sz w:val="18"/>
                <w:szCs w:val="18"/>
              </w:rPr>
            </w:pPr>
            <w:del w:id="246" w:author="Alhabibi, Haider@Energy" w:date="2021-09-24T13:14:00Z">
              <w:r w:rsidRPr="002F3D13" w:rsidDel="00B449D3">
                <w:rPr>
                  <w:rFonts w:asciiTheme="minorHAnsi" w:hAnsiTheme="minorHAnsi"/>
                  <w:sz w:val="18"/>
                  <w:szCs w:val="18"/>
                </w:rPr>
                <w:delText>02</w:delText>
              </w:r>
            </w:del>
          </w:p>
        </w:tc>
        <w:tc>
          <w:tcPr>
            <w:tcW w:w="10248" w:type="dxa"/>
          </w:tcPr>
          <w:p w14:paraId="05C6BF77" w14:textId="39EE09D4" w:rsidR="00AF36F1" w:rsidRPr="002F3D13" w:rsidRDefault="00AF36F1" w:rsidP="008614BB">
            <w:pPr>
              <w:rPr>
                <w:rFonts w:asciiTheme="minorHAnsi" w:hAnsiTheme="minorHAnsi"/>
                <w:sz w:val="18"/>
                <w:szCs w:val="18"/>
              </w:rPr>
            </w:pPr>
            <w:del w:id="247" w:author="Alhabibi, Haider@Energy" w:date="2021-09-24T13:12:00Z">
              <w:r w:rsidDel="00C56721">
                <w:rPr>
                  <w:rFonts w:asciiTheme="minorHAnsi" w:hAnsiTheme="minorHAnsi"/>
                  <w:sz w:val="18"/>
                  <w:szCs w:val="18"/>
                </w:rPr>
                <w:delText xml:space="preserve">150.0(k)1H: </w:delText>
              </w:r>
              <w:r w:rsidR="008614BB" w:rsidRPr="00EA36ED" w:rsidDel="00C56721">
                <w:rPr>
                  <w:rFonts w:asciiTheme="minorHAnsi" w:hAnsiTheme="minorHAnsi"/>
                  <w:b/>
                  <w:sz w:val="18"/>
                  <w:szCs w:val="18"/>
                </w:rPr>
                <w:delText>Enclosed or Recessed luminaires</w:delText>
              </w:r>
              <w:r w:rsidR="008614BB" w:rsidDel="00C56721">
                <w:rPr>
                  <w:rFonts w:asciiTheme="minorHAnsi" w:hAnsiTheme="minorHAnsi"/>
                  <w:sz w:val="18"/>
                  <w:szCs w:val="18"/>
                </w:rPr>
                <w:delText xml:space="preserve"> are installed with lamps or other separable light sources marked with “JA8-2019-E”.</w:delText>
              </w:r>
            </w:del>
          </w:p>
        </w:tc>
      </w:tr>
      <w:tr w:rsidR="00AF36F1" w:rsidRPr="002F3D13" w14:paraId="05C6BF7B" w14:textId="77777777" w:rsidTr="43C2FDCA">
        <w:trPr>
          <w:trHeight w:val="56"/>
        </w:trPr>
        <w:tc>
          <w:tcPr>
            <w:tcW w:w="581" w:type="dxa"/>
            <w:vAlign w:val="center"/>
          </w:tcPr>
          <w:p w14:paraId="05C6BF79" w14:textId="2A432E6B" w:rsidR="00AF36F1" w:rsidRPr="002F3D13" w:rsidRDefault="003B6CFC" w:rsidP="00C81000">
            <w:pPr>
              <w:jc w:val="center"/>
              <w:rPr>
                <w:rFonts w:asciiTheme="minorHAnsi" w:hAnsiTheme="minorHAnsi"/>
                <w:sz w:val="18"/>
                <w:szCs w:val="18"/>
              </w:rPr>
            </w:pPr>
            <w:ins w:id="248" w:author="Alhabibi, Haider@Energy" w:date="2021-09-27T11:23:00Z">
              <w:r>
                <w:rPr>
                  <w:rFonts w:asciiTheme="minorHAnsi" w:hAnsiTheme="minorHAnsi"/>
                  <w:sz w:val="18"/>
                  <w:szCs w:val="18"/>
                </w:rPr>
                <w:t>01</w:t>
              </w:r>
            </w:ins>
            <w:del w:id="249" w:author="Alhabibi, Haider@Energy" w:date="2021-09-27T11:23:00Z">
              <w:r w:rsidR="00AF36F1" w:rsidRPr="002F3D13" w:rsidDel="003B6CFC">
                <w:rPr>
                  <w:rFonts w:asciiTheme="minorHAnsi" w:hAnsiTheme="minorHAnsi"/>
                  <w:sz w:val="18"/>
                  <w:szCs w:val="18"/>
                </w:rPr>
                <w:delText>03</w:delText>
              </w:r>
            </w:del>
          </w:p>
        </w:tc>
        <w:tc>
          <w:tcPr>
            <w:tcW w:w="10248" w:type="dxa"/>
          </w:tcPr>
          <w:p w14:paraId="05C6BF7A" w14:textId="23E9BAAC" w:rsidR="00AF36F1" w:rsidRPr="002F3D13" w:rsidRDefault="00AF36F1" w:rsidP="43C2FDCA">
            <w:pPr>
              <w:rPr>
                <w:rFonts w:asciiTheme="minorHAnsi" w:hAnsiTheme="minorHAnsi"/>
                <w:sz w:val="18"/>
                <w:szCs w:val="18"/>
              </w:rPr>
            </w:pPr>
            <w:r w:rsidRPr="43C2FDCA">
              <w:rPr>
                <w:rFonts w:asciiTheme="minorHAnsi" w:hAnsiTheme="minorHAnsi"/>
                <w:sz w:val="18"/>
                <w:szCs w:val="18"/>
              </w:rPr>
              <w:t xml:space="preserve">150.0(k)1D: </w:t>
            </w:r>
            <w:ins w:id="250" w:author="Alhabibi, Haider@Energy" w:date="2021-09-24T13:10:00Z">
              <w:r w:rsidR="6167E261" w:rsidRPr="43C2FDCA">
                <w:rPr>
                  <w:rFonts w:asciiTheme="minorHAnsi" w:hAnsiTheme="minorHAnsi"/>
                  <w:b/>
                  <w:bCs/>
                  <w:sz w:val="18"/>
                  <w:szCs w:val="18"/>
                  <w:rPrChange w:id="251" w:author="Alhabibi, Haider@Energy" w:date="2021-09-24T13:11:00Z">
                    <w:rPr>
                      <w:rFonts w:asciiTheme="minorHAnsi" w:hAnsiTheme="minorHAnsi"/>
                      <w:sz w:val="18"/>
                      <w:szCs w:val="18"/>
                    </w:rPr>
                  </w:rPrChange>
                </w:rPr>
                <w:t>Light Sources in Enclosed or Recessed Luminaires</w:t>
              </w:r>
            </w:ins>
            <w:ins w:id="252" w:author="Alhabibi, Haider@Energy" w:date="2021-09-24T13:11:00Z">
              <w:r w:rsidR="5C2AAE36">
                <w:t xml:space="preserve"> </w:t>
              </w:r>
              <w:r w:rsidR="5C2AAE36" w:rsidRPr="43C2FDCA">
                <w:rPr>
                  <w:rFonts w:asciiTheme="minorHAnsi" w:hAnsiTheme="minorHAnsi"/>
                  <w:sz w:val="18"/>
                  <w:szCs w:val="18"/>
                </w:rPr>
                <w:t xml:space="preserve">that are not </w:t>
              </w:r>
            </w:ins>
            <w:del w:id="253" w:author="Lee, Simon@Energy" w:date="2021-11-02T10:31:00Z">
              <w:r w:rsidRPr="43C2FDCA" w:rsidDel="5C2AAE36">
                <w:rPr>
                  <w:rFonts w:asciiTheme="minorHAnsi" w:hAnsiTheme="minorHAnsi"/>
                  <w:sz w:val="18"/>
                  <w:szCs w:val="18"/>
                </w:rPr>
                <w:delText xml:space="preserve">compliant with the JA8 elevated temperature requirements, including </w:delText>
              </w:r>
            </w:del>
            <w:del w:id="254" w:author="Lee, Simon@Energy" w:date="2021-11-02T10:30:00Z">
              <w:r w:rsidRPr="43C2FDCA" w:rsidDel="5C2AAE36">
                <w:rPr>
                  <w:rFonts w:asciiTheme="minorHAnsi" w:hAnsiTheme="minorHAnsi"/>
                  <w:sz w:val="18"/>
                  <w:szCs w:val="18"/>
                </w:rPr>
                <w:delText xml:space="preserve">marking </w:delText>
              </w:r>
            </w:del>
            <w:del w:id="255" w:author="Lee, Simon@Energy" w:date="2021-11-02T10:31:00Z">
              <w:r w:rsidRPr="43C2FDCA" w:rsidDel="5C2AAE36">
                <w:rPr>
                  <w:rFonts w:asciiTheme="minorHAnsi" w:hAnsiTheme="minorHAnsi"/>
                  <w:sz w:val="18"/>
                  <w:szCs w:val="18"/>
                </w:rPr>
                <w:delText>requirements</w:delText>
              </w:r>
            </w:del>
            <w:ins w:id="256" w:author="Lee, Simon@Energy" w:date="2021-11-02T10:30:00Z">
              <w:r w:rsidR="55911772" w:rsidRPr="43C2FDCA">
                <w:rPr>
                  <w:rFonts w:asciiTheme="minorHAnsi" w:hAnsiTheme="minorHAnsi"/>
                  <w:sz w:val="18"/>
                  <w:szCs w:val="18"/>
                </w:rPr>
                <w:t>marked with</w:t>
              </w:r>
            </w:ins>
            <w:ins w:id="257" w:author="Lee, Simon@Energy" w:date="2021-11-02T10:46:00Z">
              <w:r w:rsidR="0CBE6A3C" w:rsidRPr="43C2FDCA">
                <w:rPr>
                  <w:rFonts w:asciiTheme="minorHAnsi" w:hAnsiTheme="minorHAnsi"/>
                  <w:sz w:val="18"/>
                  <w:szCs w:val="18"/>
                </w:rPr>
                <w:t xml:space="preserve"> </w:t>
              </w:r>
            </w:ins>
            <w:ins w:id="258" w:author="Lee, Simon@Energy" w:date="2021-11-02T10:30:00Z">
              <w:r w:rsidR="55911772" w:rsidRPr="43C2FDCA">
                <w:rPr>
                  <w:rFonts w:asciiTheme="minorHAnsi" w:hAnsiTheme="minorHAnsi"/>
                  <w:sz w:val="18"/>
                  <w:szCs w:val="18"/>
                </w:rPr>
                <w:t>“JA8-2022-E”</w:t>
              </w:r>
            </w:ins>
            <w:ins w:id="259" w:author="Alhabibi, Haider@Energy" w:date="2021-09-24T13:11:00Z">
              <w:r w:rsidR="5C2AAE36" w:rsidRPr="43C2FDCA">
                <w:rPr>
                  <w:rFonts w:asciiTheme="minorHAnsi" w:hAnsiTheme="minorHAnsi"/>
                  <w:sz w:val="18"/>
                  <w:szCs w:val="18"/>
                </w:rPr>
                <w:t xml:space="preserve">, </w:t>
              </w:r>
            </w:ins>
            <w:ins w:id="260" w:author="Alhabibi, Haider@Energy" w:date="2021-09-27T10:15:00Z">
              <w:del w:id="261" w:author="Lee, Simon@Energy" w:date="2022-02-24T22:47:00Z">
                <w:r w:rsidRPr="43C2FDCA" w:rsidDel="0CEEFF6B">
                  <w:rPr>
                    <w:rFonts w:asciiTheme="minorHAnsi" w:hAnsiTheme="minorHAnsi"/>
                    <w:sz w:val="18"/>
                    <w:szCs w:val="18"/>
                  </w:rPr>
                  <w:delText>shall</w:delText>
                </w:r>
              </w:del>
            </w:ins>
            <w:ins w:id="262" w:author="Alhabibi, Haider@Energy" w:date="2021-09-24T13:11:00Z">
              <w:del w:id="263" w:author="Lee, Simon@Energy" w:date="2022-02-24T22:47:00Z">
                <w:r w:rsidRPr="43C2FDCA" w:rsidDel="5C2AAE36">
                  <w:rPr>
                    <w:rFonts w:asciiTheme="minorHAnsi" w:hAnsiTheme="minorHAnsi"/>
                    <w:sz w:val="18"/>
                    <w:szCs w:val="18"/>
                  </w:rPr>
                  <w:delText xml:space="preserve"> </w:delText>
                </w:r>
              </w:del>
            </w:ins>
            <w:ins w:id="264" w:author="Lee, Simon@Energy" w:date="2022-02-24T22:47:00Z">
              <w:r w:rsidR="5C2AAE36" w:rsidRPr="43C2FDCA">
                <w:rPr>
                  <w:rFonts w:asciiTheme="minorHAnsi" w:hAnsiTheme="minorHAnsi"/>
                  <w:sz w:val="18"/>
                  <w:szCs w:val="18"/>
                </w:rPr>
                <w:t xml:space="preserve">should </w:t>
              </w:r>
            </w:ins>
            <w:ins w:id="265" w:author="Alhabibi, Haider@Energy" w:date="2021-09-24T13:11:00Z">
              <w:r w:rsidR="5C2AAE36" w:rsidRPr="43C2FDCA">
                <w:rPr>
                  <w:rFonts w:asciiTheme="minorHAnsi" w:hAnsiTheme="minorHAnsi"/>
                  <w:sz w:val="18"/>
                  <w:szCs w:val="18"/>
                </w:rPr>
                <w:t>not be installed in enclosed or recessed luminaires</w:t>
              </w:r>
            </w:ins>
            <w:ins w:id="266" w:author="Alhabibi, Haider@Energy" w:date="2021-09-24T13:12:00Z">
              <w:r w:rsidR="0E3C5BE1" w:rsidRPr="43C2FDCA">
                <w:rPr>
                  <w:rFonts w:asciiTheme="minorHAnsi" w:hAnsiTheme="minorHAnsi"/>
                  <w:sz w:val="18"/>
                  <w:szCs w:val="18"/>
                </w:rPr>
                <w:t>.</w:t>
              </w:r>
            </w:ins>
            <w:ins w:id="267" w:author="Alhabibi, Haider@Energy" w:date="2021-09-24T13:10:00Z">
              <w:r w:rsidR="6167E261" w:rsidRPr="43C2FDCA">
                <w:rPr>
                  <w:rFonts w:asciiTheme="minorHAnsi" w:hAnsiTheme="minorHAnsi"/>
                  <w:sz w:val="18"/>
                  <w:szCs w:val="18"/>
                </w:rPr>
                <w:t xml:space="preserve"> </w:t>
              </w:r>
            </w:ins>
            <w:del w:id="268" w:author="Alhabibi, Haider@Energy" w:date="2021-09-24T13:11:00Z">
              <w:r w:rsidRPr="43C2FDCA" w:rsidDel="00AF36F1">
                <w:rPr>
                  <w:rFonts w:asciiTheme="minorHAnsi" w:hAnsiTheme="minorHAnsi"/>
                  <w:sz w:val="18"/>
                  <w:szCs w:val="18"/>
                </w:rPr>
                <w:delText xml:space="preserve">Ballasts for fluorescent lamps rated 13 </w:delText>
              </w:r>
              <w:r w:rsidRPr="43C2FDCA" w:rsidDel="6CC8B527">
                <w:rPr>
                  <w:rFonts w:asciiTheme="minorHAnsi" w:hAnsiTheme="minorHAnsi"/>
                  <w:sz w:val="18"/>
                  <w:szCs w:val="18"/>
                </w:rPr>
                <w:delText>W</w:delText>
              </w:r>
              <w:r w:rsidRPr="43C2FDCA" w:rsidDel="00AF36F1">
                <w:rPr>
                  <w:rFonts w:asciiTheme="minorHAnsi" w:hAnsiTheme="minorHAnsi"/>
                  <w:sz w:val="18"/>
                  <w:szCs w:val="18"/>
                </w:rPr>
                <w:delText>atts or greater are electronic.</w:delText>
              </w:r>
            </w:del>
          </w:p>
        </w:tc>
      </w:tr>
      <w:tr w:rsidR="00AF36F1" w:rsidRPr="002F3D13" w14:paraId="05C6BF7E" w14:textId="77777777" w:rsidTr="43C2FDCA">
        <w:trPr>
          <w:trHeight w:val="56"/>
        </w:trPr>
        <w:tc>
          <w:tcPr>
            <w:tcW w:w="581" w:type="dxa"/>
            <w:vAlign w:val="center"/>
          </w:tcPr>
          <w:p w14:paraId="05C6BF7C" w14:textId="4064EDB6" w:rsidR="00AF36F1" w:rsidRPr="002F3D13" w:rsidRDefault="00AF36F1" w:rsidP="00C81000">
            <w:pPr>
              <w:jc w:val="center"/>
              <w:rPr>
                <w:rFonts w:asciiTheme="minorHAnsi" w:hAnsiTheme="minorHAnsi"/>
                <w:sz w:val="18"/>
                <w:szCs w:val="18"/>
              </w:rPr>
            </w:pPr>
            <w:del w:id="269" w:author="Alhabibi, Haider@Energy" w:date="2021-09-24T13:14:00Z">
              <w:r w:rsidRPr="002F3D13" w:rsidDel="00B449D3">
                <w:rPr>
                  <w:rFonts w:asciiTheme="minorHAnsi" w:hAnsiTheme="minorHAnsi"/>
                  <w:sz w:val="18"/>
                  <w:szCs w:val="18"/>
                </w:rPr>
                <w:delText>04</w:delText>
              </w:r>
            </w:del>
          </w:p>
        </w:tc>
        <w:tc>
          <w:tcPr>
            <w:tcW w:w="10248" w:type="dxa"/>
          </w:tcPr>
          <w:p w14:paraId="05C6BF7D" w14:textId="4CC8C44E" w:rsidR="00AF36F1" w:rsidRPr="002F3D13" w:rsidRDefault="00AF36F1" w:rsidP="00051AFC">
            <w:pPr>
              <w:rPr>
                <w:rFonts w:asciiTheme="minorHAnsi" w:hAnsiTheme="minorHAnsi"/>
                <w:sz w:val="18"/>
                <w:szCs w:val="18"/>
              </w:rPr>
            </w:pPr>
            <w:del w:id="270" w:author="Alhabibi, Haider@Energy" w:date="2021-09-24T13:14:00Z">
              <w:r w:rsidRPr="002F3D13" w:rsidDel="00B449D3">
                <w:rPr>
                  <w:rFonts w:asciiTheme="minorHAnsi" w:hAnsiTheme="minorHAnsi"/>
                  <w:sz w:val="18"/>
                  <w:szCs w:val="18"/>
                </w:rPr>
                <w:delText xml:space="preserve">150.0(k)1E: </w:delText>
              </w:r>
              <w:r w:rsidRPr="00EA36ED" w:rsidDel="00B449D3">
                <w:rPr>
                  <w:rFonts w:asciiTheme="minorHAnsi" w:hAnsiTheme="minorHAnsi"/>
                  <w:sz w:val="18"/>
                  <w:szCs w:val="18"/>
                </w:rPr>
                <w:delText>Night lights</w:delText>
              </w:r>
              <w:r w:rsidR="008614BB" w:rsidRPr="00EA36ED" w:rsidDel="00B449D3">
                <w:rPr>
                  <w:rFonts w:asciiTheme="minorHAnsi" w:hAnsiTheme="minorHAnsi"/>
                  <w:sz w:val="18"/>
                  <w:szCs w:val="18"/>
                </w:rPr>
                <w:delText>, step lights and path lights</w:delText>
              </w:r>
              <w:r w:rsidRPr="002F3D13" w:rsidDel="00B449D3">
                <w:rPr>
                  <w:rFonts w:asciiTheme="minorHAnsi" w:hAnsiTheme="minorHAnsi"/>
                  <w:sz w:val="18"/>
                  <w:szCs w:val="18"/>
                </w:rPr>
                <w:delText xml:space="preserve"> are rated to consume no more than </w:delText>
              </w:r>
              <w:r w:rsidR="002D6FDE" w:rsidDel="00B449D3">
                <w:rPr>
                  <w:rFonts w:asciiTheme="minorHAnsi" w:hAnsiTheme="minorHAnsi"/>
                  <w:sz w:val="18"/>
                  <w:szCs w:val="18"/>
                </w:rPr>
                <w:delText>5</w:delText>
              </w:r>
              <w:r w:rsidRPr="002F3D13" w:rsidDel="00B449D3">
                <w:rPr>
                  <w:rFonts w:asciiTheme="minorHAnsi" w:hAnsiTheme="minorHAnsi"/>
                  <w:sz w:val="18"/>
                  <w:szCs w:val="18"/>
                </w:rPr>
                <w:delText xml:space="preserve"> </w:delText>
              </w:r>
              <w:r w:rsidR="002D6FDE" w:rsidDel="00B449D3">
                <w:rPr>
                  <w:rFonts w:asciiTheme="minorHAnsi" w:hAnsiTheme="minorHAnsi"/>
                  <w:sz w:val="18"/>
                  <w:szCs w:val="18"/>
                </w:rPr>
                <w:delText>W</w:delText>
              </w:r>
              <w:r w:rsidRPr="002F3D13" w:rsidDel="00B449D3">
                <w:rPr>
                  <w:rFonts w:asciiTheme="minorHAnsi" w:hAnsiTheme="minorHAnsi"/>
                  <w:sz w:val="18"/>
                  <w:szCs w:val="18"/>
                </w:rPr>
                <w:delText>atts of power</w:delText>
              </w:r>
              <w:r w:rsidR="008614BB" w:rsidDel="00B449D3">
                <w:rPr>
                  <w:rFonts w:asciiTheme="minorHAnsi" w:hAnsiTheme="minorHAnsi"/>
                  <w:sz w:val="18"/>
                  <w:szCs w:val="18"/>
                </w:rPr>
                <w:delText xml:space="preserve"> and emit more than 150 lumens,</w:delText>
              </w:r>
              <w:r w:rsidR="00051AFC" w:rsidDel="00B449D3">
                <w:rPr>
                  <w:rFonts w:asciiTheme="minorHAnsi" w:hAnsiTheme="minorHAnsi"/>
                  <w:sz w:val="18"/>
                  <w:szCs w:val="18"/>
                </w:rPr>
                <w:delText xml:space="preserve"> or in compliance with Table 150.0-A, or controlled by vacancy sensors</w:delText>
              </w:r>
              <w:r w:rsidR="002D6FDE" w:rsidDel="00B449D3">
                <w:rPr>
                  <w:rFonts w:asciiTheme="minorHAnsi" w:hAnsiTheme="minorHAnsi"/>
                  <w:sz w:val="18"/>
                  <w:szCs w:val="18"/>
                </w:rPr>
                <w:delText>.</w:delText>
              </w:r>
            </w:del>
          </w:p>
        </w:tc>
      </w:tr>
      <w:tr w:rsidR="00AF36F1" w:rsidRPr="002F3D13" w14:paraId="05C6BF81" w14:textId="77777777" w:rsidTr="43C2FDCA">
        <w:trPr>
          <w:trHeight w:val="56"/>
        </w:trPr>
        <w:tc>
          <w:tcPr>
            <w:tcW w:w="581" w:type="dxa"/>
            <w:vAlign w:val="center"/>
          </w:tcPr>
          <w:p w14:paraId="05C6BF7F" w14:textId="785ADB4E" w:rsidR="00AF36F1" w:rsidRPr="002F3D13" w:rsidRDefault="00AF36F1" w:rsidP="00C81000">
            <w:pPr>
              <w:jc w:val="center"/>
              <w:rPr>
                <w:rFonts w:asciiTheme="minorHAnsi" w:hAnsiTheme="minorHAnsi"/>
                <w:sz w:val="18"/>
                <w:szCs w:val="18"/>
              </w:rPr>
            </w:pPr>
            <w:del w:id="271" w:author="Alhabibi, Haider@Energy" w:date="2021-09-24T13:14:00Z">
              <w:r w:rsidRPr="002F3D13" w:rsidDel="00EF317A">
                <w:rPr>
                  <w:rFonts w:asciiTheme="minorHAnsi" w:hAnsiTheme="minorHAnsi"/>
                  <w:sz w:val="18"/>
                  <w:szCs w:val="18"/>
                </w:rPr>
                <w:delText>05</w:delText>
              </w:r>
            </w:del>
          </w:p>
        </w:tc>
        <w:tc>
          <w:tcPr>
            <w:tcW w:w="10248" w:type="dxa"/>
          </w:tcPr>
          <w:p w14:paraId="05C6BF80" w14:textId="0F466F18" w:rsidR="00CA6B7A" w:rsidRPr="002F3D13" w:rsidRDefault="009F7890" w:rsidP="00997D46">
            <w:pPr>
              <w:rPr>
                <w:rFonts w:asciiTheme="minorHAnsi" w:hAnsiTheme="minorHAnsi"/>
                <w:sz w:val="18"/>
                <w:szCs w:val="18"/>
              </w:rPr>
            </w:pPr>
            <w:r>
              <w:rPr>
                <w:rFonts w:asciiTheme="minorHAnsi" w:hAnsiTheme="minorHAnsi"/>
                <w:sz w:val="18"/>
                <w:szCs w:val="18"/>
              </w:rPr>
              <w:t xml:space="preserve"> </w:t>
            </w:r>
            <w:del w:id="272" w:author="Alhabibi, Haider@Energy" w:date="2021-09-24T13:14:00Z">
              <w:r w:rsidR="00AF36F1" w:rsidRPr="002F3D13" w:rsidDel="00EF317A">
                <w:rPr>
                  <w:rFonts w:asciiTheme="minorHAnsi" w:hAnsiTheme="minorHAnsi"/>
                  <w:sz w:val="18"/>
                  <w:szCs w:val="18"/>
                </w:rPr>
                <w:delText xml:space="preserve">: </w:delText>
              </w:r>
              <w:r w:rsidR="00AF36F1" w:rsidRPr="00EA36ED" w:rsidDel="00EF317A">
                <w:rPr>
                  <w:rFonts w:asciiTheme="minorHAnsi" w:hAnsiTheme="minorHAnsi"/>
                  <w:b/>
                  <w:sz w:val="18"/>
                  <w:szCs w:val="18"/>
                </w:rPr>
                <w:delText>Lighting integral to exhaust fans</w:delText>
              </w:r>
              <w:r w:rsidR="00AF36F1" w:rsidRPr="002F3D13" w:rsidDel="00EF317A">
                <w:rPr>
                  <w:rFonts w:asciiTheme="minorHAnsi" w:hAnsiTheme="minorHAnsi"/>
                  <w:sz w:val="18"/>
                  <w:szCs w:val="18"/>
                </w:rPr>
                <w:delText xml:space="preserve"> meets </w:delText>
              </w:r>
              <w:r w:rsidR="00997D46" w:rsidDel="00EF317A">
                <w:rPr>
                  <w:rFonts w:asciiTheme="minorHAnsi" w:hAnsiTheme="minorHAnsi"/>
                  <w:sz w:val="18"/>
                  <w:szCs w:val="18"/>
                </w:rPr>
                <w:delText>the requirements of Table 150.0-A, with exception to the lighting installed by the manufacturer in kitchen exhaust hoods.</w:delText>
              </w:r>
            </w:del>
            <w:r>
              <w:t xml:space="preserve"> </w:t>
            </w:r>
          </w:p>
        </w:tc>
      </w:tr>
      <w:tr w:rsidR="00916A10" w:rsidRPr="002F3D13" w14:paraId="05C6BF83" w14:textId="77777777" w:rsidTr="43C2FDCA">
        <w:trPr>
          <w:trHeight w:val="56"/>
        </w:trPr>
        <w:tc>
          <w:tcPr>
            <w:tcW w:w="10829" w:type="dxa"/>
            <w:gridSpan w:val="2"/>
          </w:tcPr>
          <w:p w14:paraId="05C6BF82" w14:textId="77777777" w:rsidR="00916A10" w:rsidRPr="002F3D13" w:rsidRDefault="00916A10" w:rsidP="00916A10">
            <w:pPr>
              <w:rPr>
                <w:rFonts w:asciiTheme="minorHAnsi" w:hAnsiTheme="minorHAnsi"/>
                <w:sz w:val="18"/>
                <w:szCs w:val="18"/>
              </w:rPr>
            </w:pPr>
            <w:r w:rsidRPr="00916A10">
              <w:rPr>
                <w:rFonts w:ascii="Calibri" w:eastAsia="Calibri" w:hAnsi="Calibri"/>
                <w:b/>
                <w:sz w:val="18"/>
                <w:szCs w:val="18"/>
              </w:rPr>
              <w:t>The responsible person’s signature on this compliance document affirms that all applicable requirements in this table have been met.</w:t>
            </w:r>
          </w:p>
        </w:tc>
      </w:tr>
    </w:tbl>
    <w:p w14:paraId="05C6BF84" w14:textId="77777777" w:rsidR="004F278F" w:rsidRPr="00C81000" w:rsidRDefault="004F278F" w:rsidP="001F7A14">
      <w:pPr>
        <w:tabs>
          <w:tab w:val="left" w:pos="7920"/>
          <w:tab w:val="right" w:pos="10080"/>
        </w:tabs>
        <w:rPr>
          <w:rFonts w:asciiTheme="minorHAnsi" w:hAnsiTheme="minorHAnsi"/>
          <w:szCs w:val="18"/>
        </w:rPr>
      </w:pPr>
    </w:p>
    <w:p w14:paraId="7302E0A2" w14:textId="77777777" w:rsidR="00AF36F1" w:rsidRDefault="00AF36F1">
      <w:r>
        <w:br w:type="page"/>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3"/>
        <w:gridCol w:w="10156"/>
        <w:tblGridChange w:id="273">
          <w:tblGrid>
            <w:gridCol w:w="673"/>
            <w:gridCol w:w="10156"/>
          </w:tblGrid>
        </w:tblGridChange>
      </w:tblGrid>
      <w:tr w:rsidR="00B7489E" w:rsidRPr="00C81000" w14:paraId="05C6BF86" w14:textId="77777777" w:rsidTr="43C2FDCA">
        <w:tc>
          <w:tcPr>
            <w:tcW w:w="10829" w:type="dxa"/>
            <w:gridSpan w:val="2"/>
          </w:tcPr>
          <w:p w14:paraId="05C6BF85" w14:textId="56946A05" w:rsidR="002B6F63" w:rsidRPr="00C81000" w:rsidRDefault="006E26DA" w:rsidP="00A91371">
            <w:pPr>
              <w:rPr>
                <w:rFonts w:asciiTheme="minorHAnsi" w:hAnsiTheme="minorHAnsi"/>
                <w:szCs w:val="18"/>
              </w:rPr>
            </w:pPr>
            <w:ins w:id="274" w:author="Lee, Simon@Energy" w:date="2021-10-28T22:30:00Z">
              <w:r>
                <w:rPr>
                  <w:rStyle w:val="Heading1Char"/>
                  <w:rFonts w:asciiTheme="minorHAnsi" w:hAnsiTheme="minorHAnsi"/>
                  <w:bCs/>
                  <w:sz w:val="20"/>
                  <w:szCs w:val="18"/>
                </w:rPr>
                <w:lastRenderedPageBreak/>
                <w:t>E</w:t>
              </w:r>
            </w:ins>
            <w:del w:id="275" w:author="Lee, Simon@Energy" w:date="2021-10-28T21:46:00Z">
              <w:r w:rsidR="007876C3" w:rsidRPr="00C81000" w:rsidDel="003E0A63">
                <w:rPr>
                  <w:rStyle w:val="Heading1Char"/>
                  <w:rFonts w:asciiTheme="minorHAnsi" w:hAnsiTheme="minorHAnsi"/>
                  <w:bCs/>
                  <w:sz w:val="20"/>
                  <w:szCs w:val="18"/>
                </w:rPr>
                <w:delText>E</w:delText>
              </w:r>
            </w:del>
            <w:r w:rsidR="00BC4D57" w:rsidRPr="00C81000">
              <w:rPr>
                <w:rStyle w:val="Heading1Char"/>
                <w:rFonts w:asciiTheme="minorHAnsi" w:hAnsiTheme="minorHAnsi"/>
                <w:bCs/>
                <w:sz w:val="20"/>
                <w:szCs w:val="18"/>
              </w:rPr>
              <w:t xml:space="preserve">. </w:t>
            </w:r>
            <w:del w:id="276" w:author="Lee, Simon@Energy" w:date="2021-10-28T17:36:00Z">
              <w:r w:rsidR="00A91371" w:rsidDel="005F27D8">
                <w:rPr>
                  <w:rStyle w:val="Heading1Char"/>
                  <w:rFonts w:asciiTheme="minorHAnsi" w:hAnsiTheme="minorHAnsi"/>
                  <w:bCs/>
                  <w:sz w:val="20"/>
                  <w:szCs w:val="18"/>
                </w:rPr>
                <w:delText xml:space="preserve">Additional </w:delText>
              </w:r>
            </w:del>
            <w:r w:rsidR="00A91371">
              <w:rPr>
                <w:rStyle w:val="Heading1Char"/>
                <w:rFonts w:asciiTheme="minorHAnsi" w:hAnsiTheme="minorHAnsi"/>
                <w:bCs/>
                <w:sz w:val="20"/>
                <w:szCs w:val="18"/>
              </w:rPr>
              <w:t>Lighting Controls</w:t>
            </w:r>
            <w:ins w:id="277" w:author="Lee, Simon@Energy" w:date="2022-02-28T11:28:00Z">
              <w:r w:rsidR="006B13D7">
                <w:rPr>
                  <w:rStyle w:val="Heading1Char"/>
                  <w:rFonts w:asciiTheme="minorHAnsi" w:hAnsiTheme="minorHAnsi"/>
                  <w:bCs/>
                  <w:sz w:val="20"/>
                  <w:szCs w:val="18"/>
                </w:rPr>
                <w:t xml:space="preserve"> </w:t>
              </w:r>
              <w:r w:rsidR="006B13D7" w:rsidRPr="006B13D7">
                <w:rPr>
                  <w:rStyle w:val="Heading1Char"/>
                  <w:rFonts w:asciiTheme="minorHAnsi" w:hAnsiTheme="minorHAnsi"/>
                  <w:bCs/>
                  <w:sz w:val="20"/>
                  <w:szCs w:val="18"/>
                </w:rPr>
                <w:t xml:space="preserve">in bathrooms, garages, laundry rooms, </w:t>
              </w:r>
              <w:del w:id="278" w:author="Alhabibi, Haider@Energy" w:date="2022-02-28T19:15:00Z">
                <w:r w:rsidR="006B13D7" w:rsidRPr="006B13D7" w:rsidDel="00C7176C">
                  <w:rPr>
                    <w:rStyle w:val="Heading1Char"/>
                    <w:rFonts w:asciiTheme="minorHAnsi" w:hAnsiTheme="minorHAnsi"/>
                    <w:bCs/>
                    <w:sz w:val="20"/>
                    <w:szCs w:val="18"/>
                  </w:rPr>
                  <w:delText>and</w:delText>
                </w:r>
              </w:del>
              <w:r w:rsidR="006B13D7" w:rsidRPr="006B13D7">
                <w:rPr>
                  <w:rStyle w:val="Heading1Char"/>
                  <w:rFonts w:asciiTheme="minorHAnsi" w:hAnsiTheme="minorHAnsi"/>
                  <w:bCs/>
                  <w:sz w:val="20"/>
                  <w:szCs w:val="18"/>
                </w:rPr>
                <w:t xml:space="preserve"> utility rooms, and walk-in closets</w:t>
              </w:r>
            </w:ins>
          </w:p>
        </w:tc>
      </w:tr>
      <w:tr w:rsidR="00AF36F1" w:rsidRPr="002F3D13" w14:paraId="05C6BF89" w14:textId="77777777" w:rsidTr="00907677">
        <w:tblPrEx>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Change w:id="279" w:author="Lee, Simon@Energy" w:date="2022-02-28T12:10:00Z">
            <w:tblPrEx>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blPrExChange>
        </w:tblPrEx>
        <w:tc>
          <w:tcPr>
            <w:tcW w:w="673" w:type="dxa"/>
            <w:vAlign w:val="center"/>
            <w:tcPrChange w:id="280" w:author="Lee, Simon@Energy" w:date="2022-02-28T12:10:00Z">
              <w:tcPr>
                <w:tcW w:w="468" w:type="dxa"/>
                <w:vAlign w:val="center"/>
              </w:tcPr>
            </w:tcPrChange>
          </w:tcPr>
          <w:p w14:paraId="05C6BF87" w14:textId="77777777" w:rsidR="00AF36F1" w:rsidRPr="002F3D13" w:rsidRDefault="00AF36F1" w:rsidP="00C81000">
            <w:pPr>
              <w:jc w:val="center"/>
              <w:rPr>
                <w:rFonts w:asciiTheme="minorHAnsi" w:hAnsiTheme="minorHAnsi"/>
                <w:sz w:val="18"/>
                <w:szCs w:val="18"/>
              </w:rPr>
            </w:pPr>
            <w:r w:rsidRPr="002F3D13">
              <w:rPr>
                <w:rFonts w:asciiTheme="minorHAnsi" w:hAnsiTheme="minorHAnsi"/>
                <w:sz w:val="18"/>
                <w:szCs w:val="18"/>
              </w:rPr>
              <w:t>01</w:t>
            </w:r>
          </w:p>
        </w:tc>
        <w:tc>
          <w:tcPr>
            <w:tcW w:w="10156" w:type="dxa"/>
            <w:tcPrChange w:id="281" w:author="Lee, Simon@Energy" w:date="2022-02-28T12:10:00Z">
              <w:tcPr>
                <w:tcW w:w="10361" w:type="dxa"/>
              </w:tcPr>
            </w:tcPrChange>
          </w:tcPr>
          <w:p w14:paraId="1994BB5F" w14:textId="495C3BEE" w:rsidR="00AF36F1" w:rsidRDefault="00AF36F1" w:rsidP="43C2FDCA">
            <w:pPr>
              <w:rPr>
                <w:ins w:id="282" w:author="Lee, Simon@Energy" w:date="2021-10-28T17:22:00Z"/>
                <w:rFonts w:asciiTheme="minorHAnsi" w:hAnsiTheme="minorHAnsi"/>
                <w:sz w:val="18"/>
                <w:szCs w:val="18"/>
              </w:rPr>
            </w:pPr>
            <w:r w:rsidRPr="43C2FDCA">
              <w:rPr>
                <w:rFonts w:asciiTheme="minorHAnsi" w:hAnsiTheme="minorHAnsi"/>
                <w:sz w:val="18"/>
                <w:szCs w:val="18"/>
              </w:rPr>
              <w:t>150.0(k)2</w:t>
            </w:r>
            <w:del w:id="283" w:author="Lee, Simon@Energy" w:date="2021-10-28T17:21:00Z">
              <w:r w:rsidRPr="43C2FDCA" w:rsidDel="5D10835E">
                <w:rPr>
                  <w:rFonts w:asciiTheme="minorHAnsi" w:hAnsiTheme="minorHAnsi"/>
                  <w:sz w:val="18"/>
                  <w:szCs w:val="18"/>
                </w:rPr>
                <w:delText>F</w:delText>
              </w:r>
            </w:del>
            <w:ins w:id="284" w:author="Lee, Simon@Energy" w:date="2021-10-28T17:21:00Z">
              <w:r w:rsidR="50C7D34C" w:rsidRPr="43C2FDCA">
                <w:rPr>
                  <w:rFonts w:asciiTheme="minorHAnsi" w:hAnsiTheme="minorHAnsi"/>
                  <w:sz w:val="18"/>
                  <w:szCs w:val="18"/>
                </w:rPr>
                <w:t>E</w:t>
              </w:r>
            </w:ins>
            <w:ins w:id="285" w:author="Lee, Simon@Energy" w:date="2022-02-28T11:31:00Z">
              <w:r w:rsidR="001B5197">
                <w:rPr>
                  <w:rFonts w:asciiTheme="minorHAnsi" w:hAnsiTheme="minorHAnsi"/>
                  <w:sz w:val="18"/>
                  <w:szCs w:val="18"/>
                </w:rPr>
                <w:t>i</w:t>
              </w:r>
            </w:ins>
            <w:del w:id="286" w:author="Alhabibi, Haider@Energy" w:date="2021-09-27T10:04:00Z">
              <w:r w:rsidRPr="43C2FDCA" w:rsidDel="00AF36F1">
                <w:rPr>
                  <w:rFonts w:asciiTheme="minorHAnsi" w:hAnsiTheme="minorHAnsi"/>
                  <w:sz w:val="18"/>
                  <w:szCs w:val="18"/>
                </w:rPr>
                <w:delText>J</w:delText>
              </w:r>
            </w:del>
            <w:r w:rsidRPr="43C2FDCA">
              <w:rPr>
                <w:rFonts w:asciiTheme="minorHAnsi" w:hAnsiTheme="minorHAnsi"/>
                <w:sz w:val="18"/>
                <w:szCs w:val="18"/>
              </w:rPr>
              <w:t xml:space="preserve">: In </w:t>
            </w:r>
            <w:r w:rsidRPr="43C2FDCA">
              <w:rPr>
                <w:rFonts w:asciiTheme="minorHAnsi" w:hAnsiTheme="minorHAnsi"/>
                <w:b/>
                <w:bCs/>
                <w:sz w:val="18"/>
                <w:szCs w:val="18"/>
              </w:rPr>
              <w:t xml:space="preserve">bathrooms, garages, laundry rooms, </w:t>
            </w:r>
            <w:del w:id="287" w:author="Alhabibi, Haider@Energy" w:date="2021-09-27T10:10:00Z">
              <w:r w:rsidRPr="43C2FDCA" w:rsidDel="00AF36F1">
                <w:rPr>
                  <w:rFonts w:asciiTheme="minorHAnsi" w:hAnsiTheme="minorHAnsi"/>
                  <w:b/>
                  <w:bCs/>
                  <w:sz w:val="18"/>
                  <w:szCs w:val="18"/>
                </w:rPr>
                <w:delText>and</w:delText>
              </w:r>
            </w:del>
            <w:r w:rsidRPr="43C2FDCA">
              <w:rPr>
                <w:rFonts w:asciiTheme="minorHAnsi" w:hAnsiTheme="minorHAnsi"/>
                <w:b/>
                <w:bCs/>
                <w:sz w:val="18"/>
                <w:szCs w:val="18"/>
              </w:rPr>
              <w:t xml:space="preserve"> utility rooms</w:t>
            </w:r>
            <w:r w:rsidRPr="43C2FDCA">
              <w:rPr>
                <w:rFonts w:asciiTheme="minorHAnsi" w:hAnsiTheme="minorHAnsi"/>
                <w:b/>
                <w:bCs/>
                <w:sz w:val="18"/>
                <w:szCs w:val="18"/>
                <w:rPrChange w:id="288" w:author="Alhabibi, Haider@Energy" w:date="2021-09-27T10:31:00Z">
                  <w:rPr>
                    <w:rFonts w:asciiTheme="minorHAnsi" w:hAnsiTheme="minorHAnsi"/>
                    <w:sz w:val="18"/>
                    <w:szCs w:val="18"/>
                  </w:rPr>
                </w:rPrChange>
              </w:rPr>
              <w:t xml:space="preserve">, </w:t>
            </w:r>
            <w:ins w:id="289" w:author="Alhabibi, Haider@Energy" w:date="2021-09-27T10:11:00Z">
              <w:r w:rsidR="2C7FC01E" w:rsidRPr="43C2FDCA">
                <w:rPr>
                  <w:rFonts w:asciiTheme="minorHAnsi" w:hAnsiTheme="minorHAnsi"/>
                  <w:b/>
                  <w:bCs/>
                  <w:sz w:val="18"/>
                  <w:szCs w:val="18"/>
                  <w:rPrChange w:id="290" w:author="Alhabibi, Haider@Energy" w:date="2021-09-27T10:31:00Z">
                    <w:rPr>
                      <w:rFonts w:asciiTheme="minorHAnsi" w:hAnsiTheme="minorHAnsi"/>
                      <w:sz w:val="18"/>
                      <w:szCs w:val="18"/>
                    </w:rPr>
                  </w:rPrChange>
                </w:rPr>
                <w:t xml:space="preserve">and </w:t>
              </w:r>
              <w:r w:rsidR="13B7780A" w:rsidRPr="43C2FDCA">
                <w:rPr>
                  <w:rFonts w:asciiTheme="minorHAnsi" w:hAnsiTheme="minorHAnsi"/>
                  <w:b/>
                  <w:bCs/>
                  <w:sz w:val="18"/>
                  <w:szCs w:val="18"/>
                  <w:rPrChange w:id="291" w:author="Alhabibi, Haider@Energy" w:date="2021-09-27T10:31:00Z">
                    <w:rPr>
                      <w:rFonts w:asciiTheme="minorHAnsi" w:hAnsiTheme="minorHAnsi"/>
                      <w:sz w:val="18"/>
                      <w:szCs w:val="18"/>
                    </w:rPr>
                  </w:rPrChange>
                </w:rPr>
                <w:t>walk-in closets</w:t>
              </w:r>
            </w:ins>
            <w:ins w:id="292" w:author="Lee, Simon@Energy" w:date="2022-02-24T22:46:00Z">
              <w:r w:rsidR="13B7780A" w:rsidRPr="43C2FDCA">
                <w:rPr>
                  <w:rFonts w:asciiTheme="minorHAnsi" w:hAnsiTheme="minorHAnsi"/>
                  <w:b/>
                  <w:bCs/>
                  <w:sz w:val="18"/>
                  <w:szCs w:val="18"/>
                </w:rPr>
                <w:t>,</w:t>
              </w:r>
            </w:ins>
            <w:ins w:id="293" w:author="Alhabibi, Haider@Energy" w:date="2021-09-27T10:11:00Z">
              <w:r w:rsidR="13B7780A" w:rsidRPr="43C2FDCA">
                <w:rPr>
                  <w:rFonts w:asciiTheme="minorHAnsi" w:hAnsiTheme="minorHAnsi"/>
                  <w:sz w:val="18"/>
                  <w:szCs w:val="18"/>
                </w:rPr>
                <w:t xml:space="preserve"> </w:t>
              </w:r>
            </w:ins>
            <w:r w:rsidRPr="43C2FDCA">
              <w:rPr>
                <w:rFonts w:asciiTheme="minorHAnsi" w:hAnsiTheme="minorHAnsi"/>
                <w:sz w:val="18"/>
                <w:szCs w:val="18"/>
              </w:rPr>
              <w:t xml:space="preserve">at least one </w:t>
            </w:r>
            <w:ins w:id="294" w:author="Alhabibi, Haider@Energy" w:date="2021-09-27T10:11:00Z">
              <w:r w:rsidR="13B7780A" w:rsidRPr="43C2FDCA">
                <w:rPr>
                  <w:rFonts w:asciiTheme="minorHAnsi" w:hAnsiTheme="minorHAnsi"/>
                  <w:sz w:val="18"/>
                  <w:szCs w:val="18"/>
                </w:rPr>
                <w:t>inst</w:t>
              </w:r>
              <w:r w:rsidR="6BACBF38" w:rsidRPr="43C2FDCA">
                <w:rPr>
                  <w:rFonts w:asciiTheme="minorHAnsi" w:hAnsiTheme="minorHAnsi"/>
                  <w:sz w:val="18"/>
                  <w:szCs w:val="18"/>
                </w:rPr>
                <w:t xml:space="preserve">alled </w:t>
              </w:r>
            </w:ins>
            <w:r w:rsidRPr="43C2FDCA">
              <w:rPr>
                <w:rFonts w:asciiTheme="minorHAnsi" w:hAnsiTheme="minorHAnsi"/>
                <w:sz w:val="18"/>
                <w:szCs w:val="18"/>
              </w:rPr>
              <w:t xml:space="preserve">luminaire </w:t>
            </w:r>
            <w:del w:id="295" w:author="Alhabibi, Haider@Energy" w:date="2021-09-27T10:12:00Z">
              <w:r w:rsidRPr="43C2FDCA" w:rsidDel="00AF36F1">
                <w:rPr>
                  <w:rFonts w:asciiTheme="minorHAnsi" w:hAnsiTheme="minorHAnsi"/>
                  <w:sz w:val="18"/>
                  <w:szCs w:val="18"/>
                </w:rPr>
                <w:delText>in each of these spaces</w:delText>
              </w:r>
            </w:del>
            <w:r w:rsidRPr="43C2FDCA">
              <w:rPr>
                <w:rFonts w:asciiTheme="minorHAnsi" w:hAnsiTheme="minorHAnsi"/>
                <w:sz w:val="18"/>
                <w:szCs w:val="18"/>
              </w:rPr>
              <w:t xml:space="preserve"> </w:t>
            </w:r>
            <w:r w:rsidR="338693CD" w:rsidRPr="43C2FDCA">
              <w:rPr>
                <w:rFonts w:asciiTheme="minorHAnsi" w:hAnsiTheme="minorHAnsi"/>
                <w:sz w:val="18"/>
                <w:szCs w:val="18"/>
              </w:rPr>
              <w:t xml:space="preserve">is </w:t>
            </w:r>
            <w:r w:rsidRPr="43C2FDCA">
              <w:rPr>
                <w:rFonts w:asciiTheme="minorHAnsi" w:hAnsiTheme="minorHAnsi"/>
                <w:sz w:val="18"/>
                <w:szCs w:val="18"/>
              </w:rPr>
              <w:t>controlled by a</w:t>
            </w:r>
            <w:r w:rsidR="338693CD" w:rsidRPr="43C2FDCA">
              <w:rPr>
                <w:rFonts w:asciiTheme="minorHAnsi" w:hAnsiTheme="minorHAnsi"/>
                <w:sz w:val="18"/>
                <w:szCs w:val="18"/>
              </w:rPr>
              <w:t>n</w:t>
            </w:r>
            <w:r w:rsidRPr="43C2FDCA">
              <w:rPr>
                <w:rFonts w:asciiTheme="minorHAnsi" w:hAnsiTheme="minorHAnsi"/>
                <w:sz w:val="18"/>
                <w:szCs w:val="18"/>
              </w:rPr>
              <w:t xml:space="preserve"> </w:t>
            </w:r>
            <w:r w:rsidR="338693CD" w:rsidRPr="43C2FDCA">
              <w:rPr>
                <w:rFonts w:asciiTheme="minorHAnsi" w:hAnsiTheme="minorHAnsi"/>
                <w:sz w:val="18"/>
                <w:szCs w:val="18"/>
              </w:rPr>
              <w:t>occupan</w:t>
            </w:r>
            <w:ins w:id="296" w:author="Alhabibi, Haider@Energy" w:date="2021-09-27T10:13:00Z">
              <w:r w:rsidR="3C9D71BC" w:rsidRPr="43C2FDCA">
                <w:rPr>
                  <w:rFonts w:asciiTheme="minorHAnsi" w:hAnsiTheme="minorHAnsi"/>
                  <w:sz w:val="18"/>
                  <w:szCs w:val="18"/>
                </w:rPr>
                <w:t>cy</w:t>
              </w:r>
            </w:ins>
            <w:del w:id="297" w:author="Alhabibi, Haider@Energy" w:date="2021-09-27T10:13:00Z">
              <w:r w:rsidRPr="43C2FDCA" w:rsidDel="338693CD">
                <w:rPr>
                  <w:rFonts w:asciiTheme="minorHAnsi" w:hAnsiTheme="minorHAnsi"/>
                  <w:sz w:val="18"/>
                  <w:szCs w:val="18"/>
                </w:rPr>
                <w:delText>t</w:delText>
              </w:r>
            </w:del>
            <w:r w:rsidR="338693CD" w:rsidRPr="43C2FDCA">
              <w:rPr>
                <w:rFonts w:asciiTheme="minorHAnsi" w:hAnsiTheme="minorHAnsi"/>
                <w:sz w:val="18"/>
                <w:szCs w:val="18"/>
              </w:rPr>
              <w:t xml:space="preserve"> or </w:t>
            </w:r>
            <w:r w:rsidRPr="43C2FDCA">
              <w:rPr>
                <w:rFonts w:asciiTheme="minorHAnsi" w:hAnsiTheme="minorHAnsi"/>
                <w:sz w:val="18"/>
                <w:szCs w:val="18"/>
              </w:rPr>
              <w:t>vacancy sensor</w:t>
            </w:r>
            <w:r w:rsidR="338693CD" w:rsidRPr="43C2FDCA">
              <w:rPr>
                <w:rFonts w:asciiTheme="minorHAnsi" w:hAnsiTheme="minorHAnsi"/>
                <w:sz w:val="18"/>
                <w:szCs w:val="18"/>
              </w:rPr>
              <w:t xml:space="preserve"> providing automatic-off functionality</w:t>
            </w:r>
            <w:r w:rsidRPr="43C2FDCA">
              <w:rPr>
                <w:rFonts w:asciiTheme="minorHAnsi" w:hAnsiTheme="minorHAnsi"/>
                <w:sz w:val="18"/>
                <w:szCs w:val="18"/>
              </w:rPr>
              <w:t>.</w:t>
            </w:r>
          </w:p>
          <w:p w14:paraId="05C6BF88" w14:textId="76B41E22" w:rsidR="0096343C" w:rsidRPr="002F3D13" w:rsidRDefault="0096343C" w:rsidP="00997D46">
            <w:pPr>
              <w:rPr>
                <w:rFonts w:asciiTheme="minorHAnsi" w:hAnsiTheme="minorHAnsi"/>
                <w:sz w:val="18"/>
                <w:szCs w:val="18"/>
              </w:rPr>
            </w:pPr>
          </w:p>
        </w:tc>
      </w:tr>
      <w:tr w:rsidR="00AF36F1" w:rsidRPr="002F3D13" w:rsidDel="00907677" w14:paraId="47185CCD" w14:textId="3227565A" w:rsidTr="00907677">
        <w:tblPrEx>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Change w:id="298" w:author="Lee, Simon@Energy" w:date="2022-02-28T12:10:00Z">
            <w:tblPrEx>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blPrExChange>
        </w:tblPrEx>
        <w:trPr>
          <w:del w:id="299" w:author="Lee, Simon@Energy" w:date="2022-02-28T12:10:00Z"/>
        </w:trPr>
        <w:tc>
          <w:tcPr>
            <w:tcW w:w="673" w:type="dxa"/>
            <w:vAlign w:val="center"/>
            <w:tcPrChange w:id="300" w:author="Lee, Simon@Energy" w:date="2022-02-28T12:10:00Z">
              <w:tcPr>
                <w:tcW w:w="468" w:type="dxa"/>
                <w:vAlign w:val="center"/>
              </w:tcPr>
            </w:tcPrChange>
          </w:tcPr>
          <w:p w14:paraId="314CE131" w14:textId="7769C314" w:rsidR="00AF36F1" w:rsidRPr="002F3D13" w:rsidDel="00907677" w:rsidRDefault="00AF36F1" w:rsidP="00C81000">
            <w:pPr>
              <w:jc w:val="center"/>
              <w:rPr>
                <w:del w:id="301" w:author="Lee, Simon@Energy" w:date="2022-02-28T12:10:00Z"/>
                <w:rFonts w:asciiTheme="minorHAnsi" w:hAnsiTheme="minorHAnsi"/>
                <w:sz w:val="18"/>
                <w:szCs w:val="18"/>
              </w:rPr>
            </w:pPr>
            <w:del w:id="302" w:author="Lee, Simon@Energy" w:date="2022-02-28T12:10:00Z">
              <w:r w:rsidDel="00907677">
                <w:rPr>
                  <w:rFonts w:asciiTheme="minorHAnsi" w:hAnsiTheme="minorHAnsi"/>
                  <w:sz w:val="18"/>
                  <w:szCs w:val="18"/>
                </w:rPr>
                <w:delText>0</w:delText>
              </w:r>
              <w:r w:rsidR="00BB097F" w:rsidDel="00907677">
                <w:rPr>
                  <w:rFonts w:asciiTheme="minorHAnsi" w:hAnsiTheme="minorHAnsi"/>
                  <w:sz w:val="18"/>
                  <w:szCs w:val="18"/>
                </w:rPr>
                <w:delText>2</w:delText>
              </w:r>
            </w:del>
          </w:p>
        </w:tc>
        <w:tc>
          <w:tcPr>
            <w:tcW w:w="10156" w:type="dxa"/>
            <w:tcPrChange w:id="303" w:author="Lee, Simon@Energy" w:date="2022-02-28T12:10:00Z">
              <w:tcPr>
                <w:tcW w:w="10361" w:type="dxa"/>
              </w:tcPr>
            </w:tcPrChange>
          </w:tcPr>
          <w:p w14:paraId="6D67EDBD" w14:textId="0DD15144" w:rsidR="0096343C" w:rsidRPr="002F3D13" w:rsidDel="00907677" w:rsidRDefault="00AF36F1" w:rsidP="00BB097F">
            <w:pPr>
              <w:rPr>
                <w:del w:id="304" w:author="Lee, Simon@Energy" w:date="2022-02-28T12:10:00Z"/>
                <w:rFonts w:asciiTheme="minorHAnsi" w:hAnsiTheme="minorHAnsi"/>
                <w:sz w:val="18"/>
                <w:szCs w:val="18"/>
              </w:rPr>
            </w:pPr>
            <w:del w:id="305" w:author="Lee, Simon@Energy" w:date="2022-02-28T12:10:00Z">
              <w:r w:rsidRPr="002F3D13" w:rsidDel="00907677">
                <w:rPr>
                  <w:rFonts w:asciiTheme="minorHAnsi" w:hAnsiTheme="minorHAnsi"/>
                  <w:sz w:val="18"/>
                  <w:szCs w:val="18"/>
                </w:rPr>
                <w:delText xml:space="preserve">150.0(k)2B: </w:delText>
              </w:r>
              <w:r w:rsidRPr="00EA36ED" w:rsidDel="00907677">
                <w:rPr>
                  <w:rFonts w:asciiTheme="minorHAnsi" w:hAnsiTheme="minorHAnsi"/>
                  <w:b/>
                  <w:sz w:val="18"/>
                  <w:szCs w:val="18"/>
                </w:rPr>
                <w:delText>Exhaust fans</w:delText>
              </w:r>
              <w:r w:rsidRPr="002F3D13" w:rsidDel="00907677">
                <w:rPr>
                  <w:rFonts w:asciiTheme="minorHAnsi" w:hAnsiTheme="minorHAnsi"/>
                  <w:sz w:val="18"/>
                  <w:szCs w:val="18"/>
                </w:rPr>
                <w:delText xml:space="preserve"> are </w:delText>
              </w:r>
              <w:r w:rsidR="00BB097F" w:rsidDel="00907677">
                <w:rPr>
                  <w:rFonts w:asciiTheme="minorHAnsi" w:hAnsiTheme="minorHAnsi"/>
                  <w:sz w:val="18"/>
                  <w:szCs w:val="18"/>
                </w:rPr>
                <w:delText xml:space="preserve">controlled </w:delText>
              </w:r>
              <w:r w:rsidRPr="002F3D13" w:rsidDel="00907677">
                <w:rPr>
                  <w:rFonts w:asciiTheme="minorHAnsi" w:hAnsiTheme="minorHAnsi"/>
                  <w:sz w:val="18"/>
                  <w:szCs w:val="18"/>
                </w:rPr>
                <w:delText xml:space="preserve">separately from lighting systems, or </w:delText>
              </w:r>
              <w:r w:rsidR="00BB097F" w:rsidDel="00907677">
                <w:rPr>
                  <w:rFonts w:asciiTheme="minorHAnsi" w:hAnsiTheme="minorHAnsi"/>
                  <w:sz w:val="18"/>
                  <w:szCs w:val="18"/>
                </w:rPr>
                <w:delText xml:space="preserve">the lighting </w:delText>
              </w:r>
              <w:r w:rsidRPr="002F3D13" w:rsidDel="00907677">
                <w:rPr>
                  <w:rFonts w:asciiTheme="minorHAnsi" w:hAnsiTheme="minorHAnsi"/>
                  <w:sz w:val="18"/>
                  <w:szCs w:val="18"/>
                </w:rPr>
                <w:delText xml:space="preserve">can be </w:delText>
              </w:r>
              <w:r w:rsidR="00BB097F" w:rsidDel="00907677">
                <w:rPr>
                  <w:rFonts w:asciiTheme="minorHAnsi" w:hAnsiTheme="minorHAnsi"/>
                  <w:sz w:val="18"/>
                  <w:szCs w:val="18"/>
                </w:rPr>
                <w:delText>turned</w:delText>
              </w:r>
              <w:r w:rsidR="00BB097F" w:rsidRPr="002F3D13" w:rsidDel="00907677">
                <w:rPr>
                  <w:rFonts w:asciiTheme="minorHAnsi" w:hAnsiTheme="minorHAnsi"/>
                  <w:sz w:val="18"/>
                  <w:szCs w:val="18"/>
                </w:rPr>
                <w:delText xml:space="preserve"> </w:delText>
              </w:r>
              <w:r w:rsidRPr="002F3D13" w:rsidDel="00907677">
                <w:rPr>
                  <w:rFonts w:asciiTheme="minorHAnsi" w:hAnsiTheme="minorHAnsi"/>
                  <w:sz w:val="18"/>
                  <w:szCs w:val="18"/>
                </w:rPr>
                <w:delText>OFF</w:delText>
              </w:r>
              <w:r w:rsidR="00BB097F" w:rsidDel="00907677">
                <w:rPr>
                  <w:rFonts w:asciiTheme="minorHAnsi" w:hAnsiTheme="minorHAnsi"/>
                  <w:sz w:val="18"/>
                  <w:szCs w:val="18"/>
                </w:rPr>
                <w:delText xml:space="preserve"> on the same control as the fan</w:delText>
              </w:r>
              <w:r w:rsidDel="00907677">
                <w:rPr>
                  <w:rFonts w:asciiTheme="minorHAnsi" w:hAnsiTheme="minorHAnsi"/>
                  <w:sz w:val="18"/>
                  <w:szCs w:val="18"/>
                </w:rPr>
                <w:delText>.</w:delText>
              </w:r>
            </w:del>
          </w:p>
        </w:tc>
      </w:tr>
      <w:tr w:rsidR="00AF36F1" w:rsidRPr="002F3D13" w:rsidDel="00907677" w14:paraId="33199469" w14:textId="0A36CD16" w:rsidTr="00907677">
        <w:tblPrEx>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Change w:id="306" w:author="Lee, Simon@Energy" w:date="2022-02-28T12:10:00Z">
            <w:tblPrEx>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blPrExChange>
        </w:tblPrEx>
        <w:trPr>
          <w:del w:id="307" w:author="Lee, Simon@Energy" w:date="2022-02-28T12:10:00Z"/>
        </w:trPr>
        <w:tc>
          <w:tcPr>
            <w:tcW w:w="673" w:type="dxa"/>
            <w:vAlign w:val="center"/>
            <w:tcPrChange w:id="308" w:author="Lee, Simon@Energy" w:date="2022-02-28T12:10:00Z">
              <w:tcPr>
                <w:tcW w:w="468" w:type="dxa"/>
                <w:vAlign w:val="center"/>
              </w:tcPr>
            </w:tcPrChange>
          </w:tcPr>
          <w:p w14:paraId="7A280628" w14:textId="7CD95F7C" w:rsidR="00AF36F1" w:rsidRPr="002F3D13" w:rsidDel="00907677" w:rsidRDefault="00BF7617" w:rsidP="00C81000">
            <w:pPr>
              <w:jc w:val="center"/>
              <w:rPr>
                <w:del w:id="309" w:author="Lee, Simon@Energy" w:date="2022-02-28T12:10:00Z"/>
                <w:rFonts w:asciiTheme="minorHAnsi" w:hAnsiTheme="minorHAnsi"/>
                <w:sz w:val="18"/>
                <w:szCs w:val="18"/>
              </w:rPr>
            </w:pPr>
            <w:ins w:id="310" w:author="Alhabibi, Haider@Energy" w:date="2021-09-27T11:24:00Z">
              <w:del w:id="311" w:author="Lee, Simon@Energy" w:date="2021-11-01T15:06:00Z">
                <w:r w:rsidDel="006A277C">
                  <w:rPr>
                    <w:rFonts w:asciiTheme="minorHAnsi" w:hAnsiTheme="minorHAnsi"/>
                    <w:sz w:val="18"/>
                    <w:szCs w:val="18"/>
                  </w:rPr>
                  <w:delText>0</w:delText>
                </w:r>
              </w:del>
              <w:del w:id="312" w:author="Lee, Simon@Energy" w:date="2021-10-28T17:26:00Z">
                <w:r w:rsidDel="0096343C">
                  <w:rPr>
                    <w:rFonts w:asciiTheme="minorHAnsi" w:hAnsiTheme="minorHAnsi"/>
                    <w:sz w:val="18"/>
                    <w:szCs w:val="18"/>
                  </w:rPr>
                  <w:delText>2</w:delText>
                </w:r>
              </w:del>
            </w:ins>
            <w:del w:id="313" w:author="Lee, Simon@Energy" w:date="2022-02-28T12:10:00Z">
              <w:r w:rsidR="00AF36F1" w:rsidDel="00907677">
                <w:rPr>
                  <w:rFonts w:asciiTheme="minorHAnsi" w:hAnsiTheme="minorHAnsi"/>
                  <w:sz w:val="18"/>
                  <w:szCs w:val="18"/>
                </w:rPr>
                <w:delText>0</w:delText>
              </w:r>
              <w:r w:rsidR="00BB097F" w:rsidDel="00907677">
                <w:rPr>
                  <w:rFonts w:asciiTheme="minorHAnsi" w:hAnsiTheme="minorHAnsi"/>
                  <w:sz w:val="18"/>
                  <w:szCs w:val="18"/>
                </w:rPr>
                <w:delText>3</w:delText>
              </w:r>
            </w:del>
          </w:p>
        </w:tc>
        <w:tc>
          <w:tcPr>
            <w:tcW w:w="10156" w:type="dxa"/>
            <w:tcPrChange w:id="314" w:author="Lee, Simon@Energy" w:date="2022-02-28T12:10:00Z">
              <w:tcPr>
                <w:tcW w:w="10361" w:type="dxa"/>
              </w:tcPr>
            </w:tcPrChange>
          </w:tcPr>
          <w:p w14:paraId="6C812FF4" w14:textId="3A3123CA" w:rsidR="00AF36F1" w:rsidRPr="002F3D13" w:rsidDel="00907677" w:rsidRDefault="00AF36F1" w:rsidP="00005600">
            <w:pPr>
              <w:rPr>
                <w:del w:id="315" w:author="Lee, Simon@Energy" w:date="2022-02-28T12:10:00Z"/>
                <w:rFonts w:asciiTheme="minorHAnsi" w:hAnsiTheme="minorHAnsi"/>
                <w:sz w:val="18"/>
                <w:szCs w:val="18"/>
              </w:rPr>
            </w:pPr>
            <w:del w:id="316" w:author="Lee, Simon@Energy" w:date="2021-11-01T13:44:00Z">
              <w:r w:rsidRPr="002F3D13" w:rsidDel="009F2C2C">
                <w:rPr>
                  <w:rFonts w:asciiTheme="minorHAnsi" w:hAnsiTheme="minorHAnsi"/>
                  <w:sz w:val="18"/>
                  <w:szCs w:val="18"/>
                </w:rPr>
                <w:delText>150.0(k)</w:delText>
              </w:r>
            </w:del>
            <w:del w:id="317" w:author="Lee, Simon@Energy" w:date="2021-10-28T17:21:00Z">
              <w:r w:rsidRPr="002F3D13" w:rsidDel="00C81CE4">
                <w:rPr>
                  <w:rFonts w:asciiTheme="minorHAnsi" w:hAnsiTheme="minorHAnsi"/>
                  <w:sz w:val="18"/>
                  <w:szCs w:val="18"/>
                </w:rPr>
                <w:delText>2C</w:delText>
              </w:r>
            </w:del>
            <w:del w:id="318" w:author="Lee, Simon@Energy" w:date="2021-11-01T13:44:00Z">
              <w:r w:rsidRPr="002F3D13" w:rsidDel="009F2C2C">
                <w:rPr>
                  <w:rFonts w:asciiTheme="minorHAnsi" w:hAnsiTheme="minorHAnsi"/>
                  <w:sz w:val="18"/>
                  <w:szCs w:val="18"/>
                </w:rPr>
                <w:delText xml:space="preserve">: </w:delText>
              </w:r>
              <w:r w:rsidR="00005600" w:rsidDel="009F2C2C">
                <w:rPr>
                  <w:rFonts w:asciiTheme="minorHAnsi" w:hAnsiTheme="minorHAnsi"/>
                  <w:sz w:val="18"/>
                  <w:szCs w:val="18"/>
                </w:rPr>
                <w:delText>Lighting has</w:delText>
              </w:r>
              <w:r w:rsidRPr="002F3D13" w:rsidDel="009F2C2C">
                <w:rPr>
                  <w:rFonts w:asciiTheme="minorHAnsi" w:hAnsiTheme="minorHAnsi"/>
                  <w:sz w:val="18"/>
                  <w:szCs w:val="18"/>
                </w:rPr>
                <w:delText xml:space="preserve"> readily accessible</w:delText>
              </w:r>
              <w:r w:rsidR="00005600" w:rsidDel="009F2C2C">
                <w:rPr>
                  <w:rFonts w:asciiTheme="minorHAnsi" w:hAnsiTheme="minorHAnsi"/>
                  <w:sz w:val="18"/>
                  <w:szCs w:val="18"/>
                </w:rPr>
                <w:delText xml:space="preserve"> wall-mounted</w:delText>
              </w:r>
              <w:r w:rsidRPr="002F3D13" w:rsidDel="009F2C2C">
                <w:rPr>
                  <w:rFonts w:asciiTheme="minorHAnsi" w:hAnsiTheme="minorHAnsi"/>
                  <w:sz w:val="18"/>
                  <w:szCs w:val="18"/>
                </w:rPr>
                <w:delText xml:space="preserve"> controls that </w:delText>
              </w:r>
              <w:r w:rsidR="00005600" w:rsidDel="009F2C2C">
                <w:rPr>
                  <w:rFonts w:asciiTheme="minorHAnsi" w:hAnsiTheme="minorHAnsi"/>
                  <w:sz w:val="18"/>
                  <w:szCs w:val="18"/>
                </w:rPr>
                <w:delText>allow</w:delText>
              </w:r>
              <w:r w:rsidR="00005600" w:rsidRPr="002F3D13" w:rsidDel="009F2C2C">
                <w:rPr>
                  <w:rFonts w:asciiTheme="minorHAnsi" w:hAnsiTheme="minorHAnsi"/>
                  <w:sz w:val="18"/>
                  <w:szCs w:val="18"/>
                </w:rPr>
                <w:delText xml:space="preserve"> </w:delText>
              </w:r>
              <w:r w:rsidR="00005600" w:rsidDel="009F2C2C">
                <w:rPr>
                  <w:rFonts w:asciiTheme="minorHAnsi" w:hAnsiTheme="minorHAnsi"/>
                  <w:sz w:val="18"/>
                  <w:szCs w:val="18"/>
                </w:rPr>
                <w:delText>the lighting</w:delText>
              </w:r>
              <w:r w:rsidR="00005600" w:rsidRPr="002F3D13" w:rsidDel="009F2C2C">
                <w:rPr>
                  <w:rFonts w:asciiTheme="minorHAnsi" w:hAnsiTheme="minorHAnsi"/>
                  <w:sz w:val="18"/>
                  <w:szCs w:val="18"/>
                </w:rPr>
                <w:delText xml:space="preserve"> </w:delText>
              </w:r>
              <w:r w:rsidRPr="002F3D13" w:rsidDel="009F2C2C">
                <w:rPr>
                  <w:rFonts w:asciiTheme="minorHAnsi" w:hAnsiTheme="minorHAnsi"/>
                  <w:sz w:val="18"/>
                  <w:szCs w:val="18"/>
                </w:rPr>
                <w:delText xml:space="preserve">to be manually </w:delText>
              </w:r>
              <w:r w:rsidR="00005600" w:rsidDel="009F2C2C">
                <w:rPr>
                  <w:rFonts w:asciiTheme="minorHAnsi" w:hAnsiTheme="minorHAnsi"/>
                  <w:sz w:val="18"/>
                  <w:szCs w:val="18"/>
                </w:rPr>
                <w:delText xml:space="preserve">turned </w:delText>
              </w:r>
              <w:r w:rsidRPr="002F3D13" w:rsidDel="009F2C2C">
                <w:rPr>
                  <w:rFonts w:asciiTheme="minorHAnsi" w:hAnsiTheme="minorHAnsi"/>
                  <w:sz w:val="18"/>
                  <w:szCs w:val="18"/>
                </w:rPr>
                <w:delText>ON and OFF</w:delText>
              </w:r>
              <w:r w:rsidDel="009F2C2C">
                <w:rPr>
                  <w:rFonts w:asciiTheme="minorHAnsi" w:hAnsiTheme="minorHAnsi"/>
                  <w:sz w:val="18"/>
                  <w:szCs w:val="18"/>
                </w:rPr>
                <w:delText>.</w:delText>
              </w:r>
            </w:del>
          </w:p>
        </w:tc>
      </w:tr>
      <w:tr w:rsidR="00AF36F1" w:rsidRPr="002F3D13" w:rsidDel="00907677" w14:paraId="7992449D" w14:textId="172A32F2" w:rsidTr="00907677">
        <w:tblPrEx>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Change w:id="319" w:author="Lee, Simon@Energy" w:date="2022-02-28T12:10:00Z">
            <w:tblPrEx>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blPrExChange>
        </w:tblPrEx>
        <w:trPr>
          <w:del w:id="320" w:author="Lee, Simon@Energy" w:date="2022-02-28T12:10:00Z"/>
        </w:trPr>
        <w:tc>
          <w:tcPr>
            <w:tcW w:w="673" w:type="dxa"/>
            <w:vAlign w:val="center"/>
            <w:tcPrChange w:id="321" w:author="Lee, Simon@Energy" w:date="2022-02-28T12:10:00Z">
              <w:tcPr>
                <w:tcW w:w="468" w:type="dxa"/>
                <w:vAlign w:val="center"/>
              </w:tcPr>
            </w:tcPrChange>
          </w:tcPr>
          <w:p w14:paraId="4F940EF0" w14:textId="18BAAB15" w:rsidR="00AF36F1" w:rsidRPr="002F3D13" w:rsidDel="00907677" w:rsidRDefault="00AF36F1" w:rsidP="00C81000">
            <w:pPr>
              <w:jc w:val="center"/>
              <w:rPr>
                <w:del w:id="322" w:author="Lee, Simon@Energy" w:date="2022-02-28T12:10:00Z"/>
                <w:rFonts w:asciiTheme="minorHAnsi" w:hAnsiTheme="minorHAnsi"/>
                <w:sz w:val="18"/>
                <w:szCs w:val="18"/>
              </w:rPr>
            </w:pPr>
            <w:del w:id="323" w:author="Lee, Simon@Energy" w:date="2022-02-28T12:10:00Z">
              <w:r w:rsidDel="00907677">
                <w:rPr>
                  <w:rFonts w:asciiTheme="minorHAnsi" w:hAnsiTheme="minorHAnsi"/>
                  <w:sz w:val="18"/>
                  <w:szCs w:val="18"/>
                </w:rPr>
                <w:delText>0</w:delText>
              </w:r>
              <w:r w:rsidR="00BB097F" w:rsidDel="00907677">
                <w:rPr>
                  <w:rFonts w:asciiTheme="minorHAnsi" w:hAnsiTheme="minorHAnsi"/>
                  <w:sz w:val="18"/>
                  <w:szCs w:val="18"/>
                </w:rPr>
                <w:delText>4</w:delText>
              </w:r>
            </w:del>
          </w:p>
        </w:tc>
        <w:tc>
          <w:tcPr>
            <w:tcW w:w="10156" w:type="dxa"/>
            <w:tcPrChange w:id="324" w:author="Lee, Simon@Energy" w:date="2022-02-28T12:10:00Z">
              <w:tcPr>
                <w:tcW w:w="10361" w:type="dxa"/>
              </w:tcPr>
            </w:tcPrChange>
          </w:tcPr>
          <w:p w14:paraId="7E0DFC3A" w14:textId="51D29851" w:rsidR="00AF36F1" w:rsidRPr="002F3D13" w:rsidDel="00907677" w:rsidRDefault="00AF36F1" w:rsidP="00BC4D57">
            <w:pPr>
              <w:rPr>
                <w:del w:id="325" w:author="Lee, Simon@Energy" w:date="2022-02-28T12:10:00Z"/>
                <w:rFonts w:asciiTheme="minorHAnsi" w:hAnsiTheme="minorHAnsi"/>
                <w:sz w:val="18"/>
                <w:szCs w:val="18"/>
              </w:rPr>
            </w:pPr>
            <w:del w:id="326" w:author="Lee, Simon@Energy" w:date="2022-02-28T12:10:00Z">
              <w:r w:rsidRPr="002F3D13" w:rsidDel="00907677">
                <w:rPr>
                  <w:rFonts w:asciiTheme="minorHAnsi" w:hAnsiTheme="minorHAnsi"/>
                  <w:sz w:val="18"/>
                  <w:szCs w:val="18"/>
                </w:rPr>
                <w:delText>150.0(k)2D: Lighting controls and equipment are installed in accordance with manufacturer’s instructions</w:delText>
              </w:r>
              <w:r w:rsidR="00914F29" w:rsidDel="00907677">
                <w:rPr>
                  <w:rFonts w:asciiTheme="minorHAnsi" w:hAnsiTheme="minorHAnsi"/>
                  <w:sz w:val="18"/>
                  <w:szCs w:val="18"/>
                </w:rPr>
                <w:delText>.</w:delText>
              </w:r>
            </w:del>
          </w:p>
        </w:tc>
      </w:tr>
      <w:tr w:rsidR="00AF36F1" w:rsidRPr="002F3D13" w:rsidDel="00907677" w14:paraId="69AB451A" w14:textId="6CA92EDD" w:rsidTr="00907677">
        <w:tblPrEx>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Change w:id="327" w:author="Lee, Simon@Energy" w:date="2022-02-28T12:10:00Z">
            <w:tblPrEx>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blPrExChange>
        </w:tblPrEx>
        <w:trPr>
          <w:del w:id="328" w:author="Lee, Simon@Energy" w:date="2022-02-28T12:10:00Z"/>
        </w:trPr>
        <w:tc>
          <w:tcPr>
            <w:tcW w:w="673" w:type="dxa"/>
            <w:vAlign w:val="center"/>
            <w:tcPrChange w:id="329" w:author="Lee, Simon@Energy" w:date="2022-02-28T12:10:00Z">
              <w:tcPr>
                <w:tcW w:w="468" w:type="dxa"/>
                <w:vAlign w:val="center"/>
              </w:tcPr>
            </w:tcPrChange>
          </w:tcPr>
          <w:p w14:paraId="70191BAC" w14:textId="02631ADD" w:rsidR="00AF36F1" w:rsidRPr="002F3D13" w:rsidDel="00907677" w:rsidRDefault="00124D79" w:rsidP="00C81000">
            <w:pPr>
              <w:jc w:val="center"/>
              <w:rPr>
                <w:del w:id="330" w:author="Lee, Simon@Energy" w:date="2022-02-28T12:10:00Z"/>
                <w:rFonts w:asciiTheme="minorHAnsi" w:hAnsiTheme="minorHAnsi"/>
                <w:sz w:val="18"/>
                <w:szCs w:val="18"/>
              </w:rPr>
            </w:pPr>
            <w:ins w:id="331" w:author="Alhabibi, Haider@Energy" w:date="2021-09-27T11:25:00Z">
              <w:del w:id="332" w:author="Lee, Simon@Energy" w:date="2022-02-28T12:10:00Z">
                <w:r w:rsidDel="00907677">
                  <w:rPr>
                    <w:rFonts w:asciiTheme="minorHAnsi" w:hAnsiTheme="minorHAnsi"/>
                    <w:sz w:val="18"/>
                    <w:szCs w:val="18"/>
                  </w:rPr>
                  <w:delText>0</w:delText>
                </w:r>
              </w:del>
              <w:del w:id="333" w:author="Lee, Simon@Energy" w:date="2021-10-28T17:26:00Z">
                <w:r w:rsidDel="0096343C">
                  <w:rPr>
                    <w:rFonts w:asciiTheme="minorHAnsi" w:hAnsiTheme="minorHAnsi"/>
                    <w:sz w:val="18"/>
                    <w:szCs w:val="18"/>
                  </w:rPr>
                  <w:delText>3</w:delText>
                </w:r>
              </w:del>
            </w:ins>
            <w:del w:id="334" w:author="Lee, Simon@Energy" w:date="2022-02-28T12:10:00Z">
              <w:r w:rsidR="00AF36F1" w:rsidDel="00907677">
                <w:rPr>
                  <w:rFonts w:asciiTheme="minorHAnsi" w:hAnsiTheme="minorHAnsi"/>
                  <w:sz w:val="18"/>
                  <w:szCs w:val="18"/>
                </w:rPr>
                <w:delText>0</w:delText>
              </w:r>
              <w:r w:rsidR="00BB097F" w:rsidDel="00907677">
                <w:rPr>
                  <w:rFonts w:asciiTheme="minorHAnsi" w:hAnsiTheme="minorHAnsi"/>
                  <w:sz w:val="18"/>
                  <w:szCs w:val="18"/>
                </w:rPr>
                <w:delText>5</w:delText>
              </w:r>
            </w:del>
          </w:p>
        </w:tc>
        <w:tc>
          <w:tcPr>
            <w:tcW w:w="10156" w:type="dxa"/>
            <w:tcPrChange w:id="335" w:author="Lee, Simon@Energy" w:date="2022-02-28T12:10:00Z">
              <w:tcPr>
                <w:tcW w:w="10361" w:type="dxa"/>
              </w:tcPr>
            </w:tcPrChange>
          </w:tcPr>
          <w:p w14:paraId="0E478AFA" w14:textId="5D7500B6" w:rsidR="00AF36F1" w:rsidRPr="002F3D13" w:rsidDel="00907677" w:rsidRDefault="00AF36F1" w:rsidP="00914F29">
            <w:pPr>
              <w:rPr>
                <w:del w:id="336" w:author="Lee, Simon@Energy" w:date="2022-02-28T12:10:00Z"/>
                <w:rFonts w:asciiTheme="minorHAnsi" w:hAnsiTheme="minorHAnsi"/>
                <w:sz w:val="18"/>
                <w:szCs w:val="18"/>
              </w:rPr>
            </w:pPr>
            <w:del w:id="337" w:author="Lee, Simon@Energy" w:date="2022-02-28T12:10:00Z">
              <w:r w:rsidRPr="002F3D13" w:rsidDel="00907677">
                <w:rPr>
                  <w:rFonts w:asciiTheme="minorHAnsi" w:hAnsiTheme="minorHAnsi"/>
                  <w:sz w:val="18"/>
                  <w:szCs w:val="18"/>
                </w:rPr>
                <w:delText>150.0(k)2</w:delText>
              </w:r>
            </w:del>
            <w:ins w:id="338" w:author="Alhabibi, Haider@Energy" w:date="2021-09-27T10:20:00Z">
              <w:del w:id="339" w:author="Lee, Simon@Energy" w:date="2022-02-28T12:10:00Z">
                <w:r w:rsidR="00E80E1B" w:rsidDel="00907677">
                  <w:rPr>
                    <w:rFonts w:asciiTheme="minorHAnsi" w:hAnsiTheme="minorHAnsi"/>
                    <w:sz w:val="18"/>
                    <w:szCs w:val="18"/>
                  </w:rPr>
                  <w:delText>B</w:delText>
                </w:r>
              </w:del>
            </w:ins>
            <w:del w:id="340" w:author="Lee, Simon@Energy" w:date="2022-02-28T12:10:00Z">
              <w:r w:rsidRPr="002F3D13" w:rsidDel="00907677">
                <w:rPr>
                  <w:rFonts w:asciiTheme="minorHAnsi" w:hAnsiTheme="minorHAnsi"/>
                  <w:sz w:val="18"/>
                  <w:szCs w:val="18"/>
                </w:rPr>
                <w:delText>E: No controls bypass</w:delText>
              </w:r>
              <w:r w:rsidR="00914F29" w:rsidDel="00907677">
                <w:rPr>
                  <w:rFonts w:asciiTheme="minorHAnsi" w:hAnsiTheme="minorHAnsi"/>
                  <w:sz w:val="18"/>
                  <w:szCs w:val="18"/>
                </w:rPr>
                <w:delText>es</w:delText>
              </w:r>
              <w:r w:rsidRPr="002F3D13" w:rsidDel="00907677">
                <w:rPr>
                  <w:rFonts w:asciiTheme="minorHAnsi" w:hAnsiTheme="minorHAnsi"/>
                  <w:sz w:val="18"/>
                  <w:szCs w:val="18"/>
                </w:rPr>
                <w:delText xml:space="preserve"> a dimmer</w:delText>
              </w:r>
              <w:r w:rsidR="00914F29" w:rsidDel="00907677">
                <w:rPr>
                  <w:rFonts w:asciiTheme="minorHAnsi" w:hAnsiTheme="minorHAnsi"/>
                  <w:sz w:val="18"/>
                  <w:szCs w:val="18"/>
                </w:rPr>
                <w:delText>, occupan</w:delText>
              </w:r>
            </w:del>
            <w:del w:id="341" w:author="Lee, Simon@Energy" w:date="2021-10-28T17:20:00Z">
              <w:r w:rsidR="00914F29" w:rsidDel="00C81CE4">
                <w:rPr>
                  <w:rFonts w:asciiTheme="minorHAnsi" w:hAnsiTheme="minorHAnsi"/>
                  <w:sz w:val="18"/>
                  <w:szCs w:val="18"/>
                </w:rPr>
                <w:delText>cy</w:delText>
              </w:r>
            </w:del>
            <w:del w:id="342" w:author="Lee, Simon@Energy" w:date="2022-02-28T12:10:00Z">
              <w:r w:rsidR="00914F29" w:rsidDel="00907677">
                <w:rPr>
                  <w:rFonts w:asciiTheme="minorHAnsi" w:hAnsiTheme="minorHAnsi"/>
                  <w:sz w:val="18"/>
                  <w:szCs w:val="18"/>
                </w:rPr>
                <w:delText xml:space="preserve"> sensor</w:delText>
              </w:r>
              <w:r w:rsidRPr="002F3D13" w:rsidDel="00907677">
                <w:rPr>
                  <w:rFonts w:asciiTheme="minorHAnsi" w:hAnsiTheme="minorHAnsi"/>
                  <w:sz w:val="18"/>
                  <w:szCs w:val="18"/>
                </w:rPr>
                <w:delText xml:space="preserve"> or vacancy sensor function where that dimmer or sensor has been installed to comply with Section 150.0(k)</w:delText>
              </w:r>
            </w:del>
          </w:p>
        </w:tc>
      </w:tr>
      <w:tr w:rsidR="00AF36F1" w:rsidRPr="002F3D13" w:rsidDel="00907677" w14:paraId="7E48506B" w14:textId="50456323" w:rsidTr="00907677">
        <w:tblPrEx>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Change w:id="343" w:author="Lee, Simon@Energy" w:date="2022-02-28T12:10:00Z">
            <w:tblPrEx>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blPrExChange>
        </w:tblPrEx>
        <w:trPr>
          <w:del w:id="344" w:author="Lee, Simon@Energy" w:date="2022-02-28T12:10:00Z"/>
        </w:trPr>
        <w:tc>
          <w:tcPr>
            <w:tcW w:w="673" w:type="dxa"/>
            <w:vAlign w:val="center"/>
            <w:tcPrChange w:id="345" w:author="Lee, Simon@Energy" w:date="2022-02-28T12:10:00Z">
              <w:tcPr>
                <w:tcW w:w="468" w:type="dxa"/>
                <w:vAlign w:val="center"/>
              </w:tcPr>
            </w:tcPrChange>
          </w:tcPr>
          <w:p w14:paraId="7027059E" w14:textId="61B6C97B" w:rsidR="00AF36F1" w:rsidRPr="002F3D13" w:rsidDel="00907677" w:rsidRDefault="00124D79" w:rsidP="00C81000">
            <w:pPr>
              <w:jc w:val="center"/>
              <w:rPr>
                <w:del w:id="346" w:author="Lee, Simon@Energy" w:date="2022-02-28T12:10:00Z"/>
                <w:rFonts w:asciiTheme="minorHAnsi" w:hAnsiTheme="minorHAnsi"/>
                <w:sz w:val="18"/>
                <w:szCs w:val="18"/>
              </w:rPr>
            </w:pPr>
            <w:ins w:id="347" w:author="Alhabibi, Haider@Energy" w:date="2021-09-27T11:25:00Z">
              <w:del w:id="348" w:author="Lee, Simon@Energy" w:date="2022-02-28T12:10:00Z">
                <w:r w:rsidDel="00907677">
                  <w:rPr>
                    <w:rFonts w:asciiTheme="minorHAnsi" w:hAnsiTheme="minorHAnsi"/>
                    <w:sz w:val="18"/>
                    <w:szCs w:val="18"/>
                  </w:rPr>
                  <w:delText>0</w:delText>
                </w:r>
              </w:del>
              <w:del w:id="349" w:author="Lee, Simon@Energy" w:date="2021-10-28T17:26:00Z">
                <w:r w:rsidDel="0096343C">
                  <w:rPr>
                    <w:rFonts w:asciiTheme="minorHAnsi" w:hAnsiTheme="minorHAnsi"/>
                    <w:sz w:val="18"/>
                    <w:szCs w:val="18"/>
                  </w:rPr>
                  <w:delText>4</w:delText>
                </w:r>
              </w:del>
            </w:ins>
            <w:del w:id="350" w:author="Lee, Simon@Energy" w:date="2022-02-28T12:10:00Z">
              <w:r w:rsidR="00AF36F1" w:rsidDel="00907677">
                <w:rPr>
                  <w:rFonts w:asciiTheme="minorHAnsi" w:hAnsiTheme="minorHAnsi"/>
                  <w:sz w:val="18"/>
                  <w:szCs w:val="18"/>
                </w:rPr>
                <w:delText>0</w:delText>
              </w:r>
              <w:r w:rsidR="00BB097F" w:rsidDel="00907677">
                <w:rPr>
                  <w:rFonts w:asciiTheme="minorHAnsi" w:hAnsiTheme="minorHAnsi"/>
                  <w:sz w:val="18"/>
                  <w:szCs w:val="18"/>
                </w:rPr>
                <w:delText>6</w:delText>
              </w:r>
            </w:del>
          </w:p>
        </w:tc>
        <w:tc>
          <w:tcPr>
            <w:tcW w:w="10156" w:type="dxa"/>
            <w:tcPrChange w:id="351" w:author="Lee, Simon@Energy" w:date="2022-02-28T12:10:00Z">
              <w:tcPr>
                <w:tcW w:w="10361" w:type="dxa"/>
              </w:tcPr>
            </w:tcPrChange>
          </w:tcPr>
          <w:p w14:paraId="240F6953" w14:textId="147B10EF" w:rsidR="00AF36F1" w:rsidRPr="002F3D13" w:rsidDel="00907677" w:rsidRDefault="00AF36F1" w:rsidP="00914F29">
            <w:pPr>
              <w:rPr>
                <w:del w:id="352" w:author="Lee, Simon@Energy" w:date="2022-02-28T12:10:00Z"/>
                <w:rFonts w:asciiTheme="minorHAnsi" w:hAnsiTheme="minorHAnsi"/>
                <w:sz w:val="18"/>
                <w:szCs w:val="18"/>
              </w:rPr>
            </w:pPr>
            <w:del w:id="353" w:author="Lee, Simon@Energy" w:date="2022-02-28T12:10:00Z">
              <w:r w:rsidRPr="002F3D13" w:rsidDel="00907677">
                <w:rPr>
                  <w:rFonts w:asciiTheme="minorHAnsi" w:hAnsiTheme="minorHAnsi"/>
                  <w:sz w:val="18"/>
                  <w:szCs w:val="18"/>
                </w:rPr>
                <w:delText>150.0(k)2</w:delText>
              </w:r>
            </w:del>
            <w:ins w:id="354" w:author="Alhabibi, Haider@Energy" w:date="2021-09-27T10:21:00Z">
              <w:del w:id="355" w:author="Lee, Simon@Energy" w:date="2022-02-28T12:10:00Z">
                <w:r w:rsidR="00F26C01" w:rsidDel="00907677">
                  <w:rPr>
                    <w:rFonts w:asciiTheme="minorHAnsi" w:hAnsiTheme="minorHAnsi"/>
                    <w:sz w:val="18"/>
                    <w:szCs w:val="18"/>
                  </w:rPr>
                  <w:delText>C</w:delText>
                </w:r>
              </w:del>
            </w:ins>
            <w:del w:id="356" w:author="Lee, Simon@Energy" w:date="2022-02-28T12:10:00Z">
              <w:r w:rsidRPr="002F3D13" w:rsidDel="00907677">
                <w:rPr>
                  <w:rFonts w:asciiTheme="minorHAnsi" w:hAnsiTheme="minorHAnsi"/>
                  <w:sz w:val="18"/>
                  <w:szCs w:val="18"/>
                </w:rPr>
                <w:delText xml:space="preserve">F: </w:delText>
              </w:r>
              <w:r w:rsidDel="00907677">
                <w:rPr>
                  <w:rFonts w:asciiTheme="minorHAnsi" w:hAnsiTheme="minorHAnsi"/>
                  <w:sz w:val="18"/>
                  <w:szCs w:val="18"/>
                </w:rPr>
                <w:delText>Lighting control</w:delText>
              </w:r>
              <w:r w:rsidR="00914F29" w:rsidDel="00907677">
                <w:rPr>
                  <w:rFonts w:asciiTheme="minorHAnsi" w:hAnsiTheme="minorHAnsi"/>
                  <w:sz w:val="18"/>
                  <w:szCs w:val="18"/>
                </w:rPr>
                <w:delText>s</w:delText>
              </w:r>
              <w:r w:rsidDel="00907677">
                <w:rPr>
                  <w:rFonts w:asciiTheme="minorHAnsi" w:hAnsiTheme="minorHAnsi"/>
                  <w:sz w:val="18"/>
                  <w:szCs w:val="18"/>
                </w:rPr>
                <w:delText xml:space="preserve"> </w:delText>
              </w:r>
              <w:r w:rsidRPr="002F3D13" w:rsidDel="00907677">
                <w:rPr>
                  <w:rFonts w:asciiTheme="minorHAnsi" w:hAnsiTheme="minorHAnsi"/>
                  <w:sz w:val="18"/>
                  <w:szCs w:val="18"/>
                </w:rPr>
                <w:delText>comply with the applicable requirements in Section 110.9</w:delText>
              </w:r>
              <w:r w:rsidDel="00907677">
                <w:rPr>
                  <w:rFonts w:asciiTheme="minorHAnsi" w:hAnsiTheme="minorHAnsi"/>
                  <w:sz w:val="18"/>
                  <w:szCs w:val="18"/>
                </w:rPr>
                <w:delText>.</w:delText>
              </w:r>
            </w:del>
          </w:p>
        </w:tc>
      </w:tr>
      <w:tr w:rsidR="00AF36F1" w:rsidRPr="002F3D13" w:rsidDel="00907677" w14:paraId="03969C54" w14:textId="23108AC7" w:rsidTr="00907677">
        <w:tblPrEx>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Change w:id="357" w:author="Lee, Simon@Energy" w:date="2022-02-28T12:10:00Z">
            <w:tblPrEx>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blPrExChange>
        </w:tblPrEx>
        <w:trPr>
          <w:del w:id="358" w:author="Lee, Simon@Energy" w:date="2022-02-28T12:10:00Z"/>
        </w:trPr>
        <w:tc>
          <w:tcPr>
            <w:tcW w:w="673" w:type="dxa"/>
            <w:vAlign w:val="center"/>
            <w:tcPrChange w:id="359" w:author="Lee, Simon@Energy" w:date="2022-02-28T12:10:00Z">
              <w:tcPr>
                <w:tcW w:w="468" w:type="dxa"/>
                <w:vAlign w:val="center"/>
              </w:tcPr>
            </w:tcPrChange>
          </w:tcPr>
          <w:p w14:paraId="060803D6" w14:textId="6FE14BC3" w:rsidR="00AF36F1" w:rsidRPr="002F3D13" w:rsidDel="00907677" w:rsidRDefault="00124D79" w:rsidP="00C81000">
            <w:pPr>
              <w:jc w:val="center"/>
              <w:rPr>
                <w:del w:id="360" w:author="Lee, Simon@Energy" w:date="2022-02-28T12:10:00Z"/>
                <w:rFonts w:asciiTheme="minorHAnsi" w:hAnsiTheme="minorHAnsi"/>
                <w:sz w:val="18"/>
                <w:szCs w:val="18"/>
              </w:rPr>
            </w:pPr>
            <w:ins w:id="361" w:author="Alhabibi, Haider@Energy" w:date="2021-09-27T11:25:00Z">
              <w:del w:id="362" w:author="Lee, Simon@Energy" w:date="2022-02-28T12:10:00Z">
                <w:r w:rsidDel="00907677">
                  <w:rPr>
                    <w:rFonts w:asciiTheme="minorHAnsi" w:hAnsiTheme="minorHAnsi"/>
                    <w:sz w:val="18"/>
                    <w:szCs w:val="18"/>
                  </w:rPr>
                  <w:delText>0</w:delText>
                </w:r>
              </w:del>
              <w:del w:id="363" w:author="Lee, Simon@Energy" w:date="2021-10-28T17:26:00Z">
                <w:r w:rsidDel="0096343C">
                  <w:rPr>
                    <w:rFonts w:asciiTheme="minorHAnsi" w:hAnsiTheme="minorHAnsi"/>
                    <w:sz w:val="18"/>
                    <w:szCs w:val="18"/>
                  </w:rPr>
                  <w:delText>5</w:delText>
                </w:r>
              </w:del>
            </w:ins>
            <w:del w:id="364" w:author="Lee, Simon@Energy" w:date="2022-02-28T12:10:00Z">
              <w:r w:rsidR="00AF36F1" w:rsidDel="00907677">
                <w:rPr>
                  <w:rFonts w:asciiTheme="minorHAnsi" w:hAnsiTheme="minorHAnsi"/>
                  <w:sz w:val="18"/>
                  <w:szCs w:val="18"/>
                </w:rPr>
                <w:delText>0</w:delText>
              </w:r>
              <w:r w:rsidR="00BB097F" w:rsidDel="00907677">
                <w:rPr>
                  <w:rFonts w:asciiTheme="minorHAnsi" w:hAnsiTheme="minorHAnsi"/>
                  <w:sz w:val="18"/>
                  <w:szCs w:val="18"/>
                </w:rPr>
                <w:delText>7</w:delText>
              </w:r>
            </w:del>
          </w:p>
        </w:tc>
        <w:tc>
          <w:tcPr>
            <w:tcW w:w="10156" w:type="dxa"/>
            <w:tcPrChange w:id="365" w:author="Lee, Simon@Energy" w:date="2022-02-28T12:10:00Z">
              <w:tcPr>
                <w:tcW w:w="10361" w:type="dxa"/>
              </w:tcPr>
            </w:tcPrChange>
          </w:tcPr>
          <w:p w14:paraId="7C87DF83" w14:textId="4203B3AB" w:rsidR="00AF36F1" w:rsidRPr="002F3D13" w:rsidDel="00907677" w:rsidRDefault="00AF36F1" w:rsidP="00594750">
            <w:pPr>
              <w:rPr>
                <w:del w:id="366" w:author="Lee, Simon@Energy" w:date="2022-02-28T12:10:00Z"/>
                <w:rFonts w:asciiTheme="minorHAnsi" w:hAnsiTheme="minorHAnsi"/>
                <w:sz w:val="18"/>
                <w:szCs w:val="18"/>
              </w:rPr>
            </w:pPr>
            <w:del w:id="367" w:author="Lee, Simon@Energy" w:date="2022-02-28T12:10:00Z">
              <w:r w:rsidRPr="002F3D13" w:rsidDel="00907677">
                <w:rPr>
                  <w:rFonts w:asciiTheme="minorHAnsi" w:hAnsiTheme="minorHAnsi"/>
                  <w:sz w:val="18"/>
                  <w:szCs w:val="18"/>
                </w:rPr>
                <w:delText>150.0(k)2</w:delText>
              </w:r>
            </w:del>
            <w:ins w:id="368" w:author="Alhabibi, Haider@Energy" w:date="2021-09-27T10:22:00Z">
              <w:del w:id="369" w:author="Lee, Simon@Energy" w:date="2022-02-28T12:10:00Z">
                <w:r w:rsidR="00BC5EF0" w:rsidDel="00907677">
                  <w:rPr>
                    <w:rFonts w:asciiTheme="minorHAnsi" w:hAnsiTheme="minorHAnsi"/>
                    <w:sz w:val="18"/>
                    <w:szCs w:val="18"/>
                  </w:rPr>
                  <w:delText>D</w:delText>
                </w:r>
              </w:del>
            </w:ins>
            <w:del w:id="370" w:author="Lee, Simon@Energy" w:date="2022-02-28T12:10:00Z">
              <w:r w:rsidRPr="002F3D13" w:rsidDel="00907677">
                <w:rPr>
                  <w:rFonts w:asciiTheme="minorHAnsi" w:hAnsiTheme="minorHAnsi"/>
                  <w:sz w:val="18"/>
                  <w:szCs w:val="18"/>
                </w:rPr>
                <w:delText xml:space="preserve">G: </w:delText>
              </w:r>
              <w:r w:rsidRPr="00C81CE4" w:rsidDel="00907677">
                <w:rPr>
                  <w:rFonts w:asciiTheme="minorHAnsi" w:hAnsiTheme="minorHAnsi"/>
                  <w:bCs/>
                  <w:sz w:val="18"/>
                  <w:szCs w:val="18"/>
                  <w:rPrChange w:id="371" w:author="Lee, Simon@Energy" w:date="2021-10-28T17:18:00Z">
                    <w:rPr>
                      <w:rFonts w:asciiTheme="minorHAnsi" w:hAnsiTheme="minorHAnsi"/>
                      <w:b/>
                      <w:sz w:val="18"/>
                      <w:szCs w:val="18"/>
                    </w:rPr>
                  </w:rPrChange>
                </w:rPr>
                <w:delText>Energy Management Control Systems</w:delText>
              </w:r>
              <w:r w:rsidRPr="002F3D13" w:rsidDel="00907677">
                <w:rPr>
                  <w:rFonts w:asciiTheme="minorHAnsi" w:hAnsiTheme="minorHAnsi"/>
                  <w:sz w:val="18"/>
                  <w:szCs w:val="18"/>
                </w:rPr>
                <w:delText xml:space="preserve"> used to comply with </w:delText>
              </w:r>
            </w:del>
            <w:ins w:id="372" w:author="Alhabibi, Haider@Energy" w:date="2021-09-27T10:23:00Z">
              <w:del w:id="373" w:author="Lee, Simon@Energy" w:date="2022-02-28T12:10:00Z">
                <w:r w:rsidR="0040628A" w:rsidRPr="0040628A" w:rsidDel="00907677">
                  <w:rPr>
                    <w:rFonts w:asciiTheme="minorHAnsi" w:hAnsiTheme="minorHAnsi"/>
                    <w:sz w:val="18"/>
                    <w:szCs w:val="18"/>
                  </w:rPr>
                  <w:delText>dimming, occupancy, and lighting</w:delText>
                </w:r>
                <w:r w:rsidR="00226FB1" w:rsidDel="00907677">
                  <w:rPr>
                    <w:rFonts w:asciiTheme="minorHAnsi" w:hAnsiTheme="minorHAnsi"/>
                    <w:sz w:val="18"/>
                    <w:szCs w:val="18"/>
                  </w:rPr>
                  <w:delText xml:space="preserve"> </w:delText>
                </w:r>
              </w:del>
            </w:ins>
            <w:del w:id="374" w:author="Lee, Simon@Energy" w:date="2022-02-28T12:10:00Z">
              <w:r w:rsidR="00594750" w:rsidDel="00907677">
                <w:rPr>
                  <w:rFonts w:asciiTheme="minorHAnsi" w:hAnsiTheme="minorHAnsi"/>
                  <w:sz w:val="18"/>
                  <w:szCs w:val="18"/>
                </w:rPr>
                <w:delText xml:space="preserve">control </w:delText>
              </w:r>
              <w:r w:rsidRPr="002F3D13" w:rsidDel="00907677">
                <w:rPr>
                  <w:rFonts w:asciiTheme="minorHAnsi" w:hAnsiTheme="minorHAnsi"/>
                  <w:sz w:val="18"/>
                  <w:szCs w:val="18"/>
                </w:rPr>
                <w:delText xml:space="preserve">requirements provide the functionality of </w:delText>
              </w:r>
              <w:r w:rsidR="00594750" w:rsidDel="00907677">
                <w:rPr>
                  <w:rFonts w:asciiTheme="minorHAnsi" w:hAnsiTheme="minorHAnsi"/>
                  <w:sz w:val="18"/>
                  <w:szCs w:val="18"/>
                </w:rPr>
                <w:delText>the</w:delText>
              </w:r>
              <w:r w:rsidRPr="002F3D13" w:rsidDel="00907677">
                <w:rPr>
                  <w:rFonts w:asciiTheme="minorHAnsi" w:hAnsiTheme="minorHAnsi"/>
                  <w:sz w:val="18"/>
                  <w:szCs w:val="18"/>
                </w:rPr>
                <w:delText xml:space="preserve"> </w:delText>
              </w:r>
              <w:r w:rsidR="00594750" w:rsidDel="00907677">
                <w:rPr>
                  <w:rFonts w:asciiTheme="minorHAnsi" w:hAnsiTheme="minorHAnsi"/>
                  <w:sz w:val="18"/>
                  <w:szCs w:val="18"/>
                </w:rPr>
                <w:delText xml:space="preserve">specified control </w:delText>
              </w:r>
              <w:r w:rsidRPr="002F3D13" w:rsidDel="00907677">
                <w:rPr>
                  <w:rFonts w:asciiTheme="minorHAnsi" w:hAnsiTheme="minorHAnsi"/>
                  <w:sz w:val="18"/>
                  <w:szCs w:val="18"/>
                </w:rPr>
                <w:delText xml:space="preserve">in accordance with Section 110.9, </w:delText>
              </w:r>
            </w:del>
            <w:ins w:id="375" w:author="Alhabibi, Haider@Energy" w:date="2021-09-27T10:25:00Z">
              <w:del w:id="376" w:author="Lee, Simon@Energy" w:date="2022-02-28T12:10:00Z">
                <w:r w:rsidR="000518DC" w:rsidRPr="000518DC" w:rsidDel="00907677">
                  <w:rPr>
                    <w:rFonts w:asciiTheme="minorHAnsi" w:hAnsiTheme="minorHAnsi"/>
                    <w:sz w:val="18"/>
                    <w:szCs w:val="18"/>
                  </w:rPr>
                  <w:delText xml:space="preserve">and the physical controls </w:delText>
                </w:r>
              </w:del>
              <w:del w:id="377" w:author="Lee, Simon@Energy" w:date="2021-10-28T22:24:00Z">
                <w:r w:rsidR="000518DC" w:rsidRPr="000518DC" w:rsidDel="00585607">
                  <w:rPr>
                    <w:rFonts w:asciiTheme="minorHAnsi" w:hAnsiTheme="minorHAnsi"/>
                    <w:sz w:val="18"/>
                    <w:szCs w:val="18"/>
                  </w:rPr>
                  <w:delText>specified in 150.0(k)2A</w:delText>
                </w:r>
              </w:del>
            </w:ins>
            <w:ins w:id="378" w:author="Alhabibi, Haider@Energy" w:date="2021-09-27T10:26:00Z">
              <w:del w:id="379" w:author="Lee, Simon@Energy" w:date="2022-02-28T12:10:00Z">
                <w:r w:rsidR="00AE0387" w:rsidDel="00907677">
                  <w:rPr>
                    <w:rFonts w:asciiTheme="minorHAnsi" w:hAnsiTheme="minorHAnsi"/>
                    <w:sz w:val="18"/>
                    <w:szCs w:val="18"/>
                  </w:rPr>
                  <w:delText>.</w:delText>
                </w:r>
              </w:del>
            </w:ins>
            <w:del w:id="380" w:author="Lee, Simon@Energy" w:date="2022-02-28T12:10:00Z">
              <w:r w:rsidRPr="002F3D13" w:rsidDel="00907677">
                <w:rPr>
                  <w:rFonts w:asciiTheme="minorHAnsi" w:hAnsiTheme="minorHAnsi"/>
                  <w:sz w:val="18"/>
                  <w:szCs w:val="18"/>
                </w:rPr>
                <w:delText xml:space="preserve">meet the installation certificate requirements in Section 130.4, </w:delText>
              </w:r>
              <w:r w:rsidR="00594750" w:rsidDel="00907677">
                <w:rPr>
                  <w:rFonts w:asciiTheme="minorHAnsi" w:hAnsiTheme="minorHAnsi"/>
                  <w:sz w:val="18"/>
                  <w:szCs w:val="18"/>
                </w:rPr>
                <w:delText xml:space="preserve">meets </w:delText>
              </w:r>
              <w:r w:rsidRPr="002F3D13" w:rsidDel="00907677">
                <w:rPr>
                  <w:rFonts w:asciiTheme="minorHAnsi" w:hAnsiTheme="minorHAnsi"/>
                  <w:sz w:val="18"/>
                  <w:szCs w:val="18"/>
                </w:rPr>
                <w:delText>the EMCS requirements in Section 130.</w:delText>
              </w:r>
              <w:r w:rsidR="00F138F4" w:rsidDel="00907677">
                <w:rPr>
                  <w:rFonts w:asciiTheme="minorHAnsi" w:hAnsiTheme="minorHAnsi"/>
                  <w:sz w:val="18"/>
                  <w:szCs w:val="18"/>
                </w:rPr>
                <w:delText>0</w:delText>
              </w:r>
              <w:r w:rsidR="00594750" w:rsidDel="00907677">
                <w:rPr>
                  <w:rFonts w:asciiTheme="minorHAnsi" w:hAnsiTheme="minorHAnsi"/>
                  <w:sz w:val="18"/>
                  <w:szCs w:val="18"/>
                </w:rPr>
                <w:delText>(e)</w:delText>
              </w:r>
              <w:r w:rsidRPr="002F3D13" w:rsidDel="00907677">
                <w:rPr>
                  <w:rFonts w:asciiTheme="minorHAnsi" w:hAnsiTheme="minorHAnsi"/>
                  <w:sz w:val="18"/>
                  <w:szCs w:val="18"/>
                </w:rPr>
                <w:delText>, and compl</w:delText>
              </w:r>
              <w:r w:rsidR="00594750" w:rsidDel="00907677">
                <w:rPr>
                  <w:rFonts w:asciiTheme="minorHAnsi" w:hAnsiTheme="minorHAnsi"/>
                  <w:sz w:val="18"/>
                  <w:szCs w:val="18"/>
                </w:rPr>
                <w:delText>ies</w:delText>
              </w:r>
              <w:r w:rsidRPr="002F3D13" w:rsidDel="00907677">
                <w:rPr>
                  <w:rFonts w:asciiTheme="minorHAnsi" w:hAnsiTheme="minorHAnsi"/>
                  <w:sz w:val="18"/>
                  <w:szCs w:val="18"/>
                </w:rPr>
                <w:delText xml:space="preserve"> with all other applicable requirements in Section 150.0(k)2.</w:delText>
              </w:r>
            </w:del>
          </w:p>
        </w:tc>
      </w:tr>
      <w:tr w:rsidR="00AF36F1" w:rsidRPr="002F3D13" w:rsidDel="00907677" w14:paraId="69FDB34B" w14:textId="37F5FA0D" w:rsidTr="00907677">
        <w:tblPrEx>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Change w:id="381" w:author="Lee, Simon@Energy" w:date="2022-02-28T12:10:00Z">
            <w:tblPrEx>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blPrExChange>
        </w:tblPrEx>
        <w:trPr>
          <w:del w:id="382" w:author="Lee, Simon@Energy" w:date="2022-02-28T12:10:00Z"/>
        </w:trPr>
        <w:tc>
          <w:tcPr>
            <w:tcW w:w="673" w:type="dxa"/>
            <w:vAlign w:val="center"/>
            <w:tcPrChange w:id="383" w:author="Lee, Simon@Energy" w:date="2022-02-28T12:10:00Z">
              <w:tcPr>
                <w:tcW w:w="468" w:type="dxa"/>
                <w:vAlign w:val="center"/>
              </w:tcPr>
            </w:tcPrChange>
          </w:tcPr>
          <w:p w14:paraId="69654103" w14:textId="6D0EFAF7" w:rsidR="00AF36F1" w:rsidRPr="002F3D13" w:rsidDel="00907677" w:rsidRDefault="00DE5F1A" w:rsidP="00C81000">
            <w:pPr>
              <w:jc w:val="center"/>
              <w:rPr>
                <w:del w:id="384" w:author="Lee, Simon@Energy" w:date="2022-02-28T12:10:00Z"/>
                <w:rFonts w:asciiTheme="minorHAnsi" w:hAnsiTheme="minorHAnsi"/>
                <w:sz w:val="18"/>
                <w:szCs w:val="18"/>
              </w:rPr>
            </w:pPr>
            <w:del w:id="385" w:author="Lee, Simon@Energy" w:date="2022-02-28T12:10:00Z">
              <w:r w:rsidDel="00907677">
                <w:rPr>
                  <w:rFonts w:asciiTheme="minorHAnsi" w:hAnsiTheme="minorHAnsi"/>
                  <w:sz w:val="18"/>
                  <w:szCs w:val="18"/>
                </w:rPr>
                <w:delText>0</w:delText>
              </w:r>
              <w:r w:rsidR="00BB097F" w:rsidDel="00907677">
                <w:rPr>
                  <w:rFonts w:asciiTheme="minorHAnsi" w:hAnsiTheme="minorHAnsi"/>
                  <w:sz w:val="18"/>
                  <w:szCs w:val="18"/>
                </w:rPr>
                <w:delText>8</w:delText>
              </w:r>
            </w:del>
          </w:p>
        </w:tc>
        <w:tc>
          <w:tcPr>
            <w:tcW w:w="10156" w:type="dxa"/>
            <w:tcPrChange w:id="386" w:author="Lee, Simon@Energy" w:date="2022-02-28T12:10:00Z">
              <w:tcPr>
                <w:tcW w:w="10361" w:type="dxa"/>
              </w:tcPr>
            </w:tcPrChange>
          </w:tcPr>
          <w:p w14:paraId="6C7BF1F2" w14:textId="7850345E" w:rsidR="00AF36F1" w:rsidRPr="002F3D13" w:rsidDel="00907677" w:rsidRDefault="00AF36F1" w:rsidP="00BC4D57">
            <w:pPr>
              <w:rPr>
                <w:del w:id="387" w:author="Lee, Simon@Energy" w:date="2022-02-28T12:10:00Z"/>
                <w:rFonts w:asciiTheme="minorHAnsi" w:hAnsiTheme="minorHAnsi"/>
                <w:sz w:val="18"/>
                <w:szCs w:val="18"/>
              </w:rPr>
            </w:pPr>
            <w:del w:id="388" w:author="Lee, Simon@Energy" w:date="2022-02-28T12:10:00Z">
              <w:r w:rsidRPr="002F3D13" w:rsidDel="00907677">
                <w:rPr>
                  <w:rFonts w:asciiTheme="minorHAnsi" w:hAnsiTheme="minorHAnsi"/>
                  <w:sz w:val="18"/>
                  <w:szCs w:val="18"/>
                </w:rPr>
                <w:delText>150.0(k)2</w:delText>
              </w:r>
              <w:r w:rsidR="00594750" w:rsidDel="00907677">
                <w:rPr>
                  <w:rFonts w:asciiTheme="minorHAnsi" w:hAnsiTheme="minorHAnsi"/>
                  <w:sz w:val="18"/>
                  <w:szCs w:val="18"/>
                </w:rPr>
                <w:delText>H</w:delText>
              </w:r>
              <w:r w:rsidRPr="002F3D13" w:rsidDel="00907677">
                <w:rPr>
                  <w:rFonts w:asciiTheme="minorHAnsi" w:hAnsiTheme="minorHAnsi"/>
                  <w:sz w:val="18"/>
                  <w:szCs w:val="18"/>
                </w:rPr>
                <w:delText xml:space="preserve">: A </w:delText>
              </w:r>
              <w:r w:rsidRPr="00EA36ED" w:rsidDel="00907677">
                <w:rPr>
                  <w:rFonts w:asciiTheme="minorHAnsi" w:hAnsiTheme="minorHAnsi"/>
                  <w:b/>
                  <w:sz w:val="18"/>
                  <w:szCs w:val="18"/>
                </w:rPr>
                <w:delText>multi-scene programmable controller</w:delText>
              </w:r>
              <w:r w:rsidRPr="002F3D13" w:rsidDel="00907677">
                <w:rPr>
                  <w:rFonts w:asciiTheme="minorHAnsi" w:hAnsiTheme="minorHAnsi"/>
                  <w:sz w:val="18"/>
                  <w:szCs w:val="18"/>
                </w:rPr>
                <w:delText xml:space="preserve"> used to comply with dimmer requirements provides the functionality of a dimmer in accordance with Section 110.9, and complies with all other applicable requirements in Section 150.0(k)2.</w:delText>
              </w:r>
            </w:del>
          </w:p>
        </w:tc>
      </w:tr>
      <w:tr w:rsidR="00AF36F1" w:rsidRPr="002F3D13" w:rsidDel="00907677" w14:paraId="1AF16863" w14:textId="4AA74A2A" w:rsidTr="00907677">
        <w:tblPrEx>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Change w:id="389" w:author="Lee, Simon@Energy" w:date="2022-02-28T12:10:00Z">
            <w:tblPrEx>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blPrExChange>
        </w:tblPrEx>
        <w:trPr>
          <w:del w:id="390" w:author="Lee, Simon@Energy" w:date="2022-02-28T12:10:00Z"/>
        </w:trPr>
        <w:tc>
          <w:tcPr>
            <w:tcW w:w="673" w:type="dxa"/>
            <w:vAlign w:val="center"/>
            <w:tcPrChange w:id="391" w:author="Lee, Simon@Energy" w:date="2022-02-28T12:10:00Z">
              <w:tcPr>
                <w:tcW w:w="468" w:type="dxa"/>
                <w:vAlign w:val="center"/>
              </w:tcPr>
            </w:tcPrChange>
          </w:tcPr>
          <w:p w14:paraId="44DD7A60" w14:textId="14AF71DA" w:rsidR="00AF36F1" w:rsidRPr="002F3D13" w:rsidDel="00907677" w:rsidRDefault="00124D79" w:rsidP="00C81000">
            <w:pPr>
              <w:jc w:val="center"/>
              <w:rPr>
                <w:del w:id="392" w:author="Lee, Simon@Energy" w:date="2022-02-28T12:10:00Z"/>
                <w:rFonts w:asciiTheme="minorHAnsi" w:hAnsiTheme="minorHAnsi"/>
                <w:sz w:val="18"/>
                <w:szCs w:val="18"/>
              </w:rPr>
            </w:pPr>
            <w:ins w:id="393" w:author="Alhabibi, Haider@Energy" w:date="2021-09-27T11:25:00Z">
              <w:del w:id="394" w:author="Lee, Simon@Energy" w:date="2022-02-28T12:10:00Z">
                <w:r w:rsidDel="00907677">
                  <w:rPr>
                    <w:rFonts w:asciiTheme="minorHAnsi" w:hAnsiTheme="minorHAnsi"/>
                    <w:sz w:val="18"/>
                    <w:szCs w:val="18"/>
                  </w:rPr>
                  <w:delText>0</w:delText>
                </w:r>
              </w:del>
              <w:del w:id="395" w:author="Lee, Simon@Energy" w:date="2021-10-28T17:25:00Z">
                <w:r w:rsidDel="0096343C">
                  <w:rPr>
                    <w:rFonts w:asciiTheme="minorHAnsi" w:hAnsiTheme="minorHAnsi"/>
                    <w:sz w:val="18"/>
                    <w:szCs w:val="18"/>
                  </w:rPr>
                  <w:delText>6</w:delText>
                </w:r>
              </w:del>
            </w:ins>
            <w:del w:id="396" w:author="Lee, Simon@Energy" w:date="2022-02-28T12:10:00Z">
              <w:r w:rsidR="00DE5F1A" w:rsidDel="00907677">
                <w:rPr>
                  <w:rFonts w:asciiTheme="minorHAnsi" w:hAnsiTheme="minorHAnsi"/>
                  <w:sz w:val="18"/>
                  <w:szCs w:val="18"/>
                </w:rPr>
                <w:delText>0</w:delText>
              </w:r>
              <w:r w:rsidR="00BB097F" w:rsidDel="00907677">
                <w:rPr>
                  <w:rFonts w:asciiTheme="minorHAnsi" w:hAnsiTheme="minorHAnsi"/>
                  <w:sz w:val="18"/>
                  <w:szCs w:val="18"/>
                </w:rPr>
                <w:delText>9</w:delText>
              </w:r>
            </w:del>
          </w:p>
        </w:tc>
        <w:tc>
          <w:tcPr>
            <w:tcW w:w="10156" w:type="dxa"/>
            <w:tcPrChange w:id="397" w:author="Lee, Simon@Energy" w:date="2022-02-28T12:10:00Z">
              <w:tcPr>
                <w:tcW w:w="10361" w:type="dxa"/>
              </w:tcPr>
            </w:tcPrChange>
          </w:tcPr>
          <w:p w14:paraId="75F0649F" w14:textId="2003863D" w:rsidR="00E361F1" w:rsidDel="00907677" w:rsidRDefault="00AF36F1" w:rsidP="00594750">
            <w:pPr>
              <w:rPr>
                <w:ins w:id="398" w:author="Alhabibi, Haider@Energy" w:date="2021-09-27T10:46:00Z"/>
                <w:del w:id="399" w:author="Lee, Simon@Energy" w:date="2022-02-28T12:10:00Z"/>
                <w:rFonts w:asciiTheme="minorHAnsi" w:hAnsiTheme="minorHAnsi"/>
                <w:sz w:val="18"/>
                <w:szCs w:val="18"/>
              </w:rPr>
            </w:pPr>
            <w:del w:id="400" w:author="Lee, Simon@Energy" w:date="2022-02-28T12:10:00Z">
              <w:r w:rsidDel="00907677">
                <w:rPr>
                  <w:rFonts w:asciiTheme="minorHAnsi" w:hAnsiTheme="minorHAnsi"/>
                  <w:sz w:val="18"/>
                  <w:szCs w:val="18"/>
                </w:rPr>
                <w:delText>150.0(k)2</w:delText>
              </w:r>
            </w:del>
            <w:ins w:id="401" w:author="Alhabibi, Haider@Energy" w:date="2021-09-27T10:27:00Z">
              <w:del w:id="402" w:author="Lee, Simon@Energy" w:date="2022-02-28T12:10:00Z">
                <w:r w:rsidR="00652020" w:rsidDel="00907677">
                  <w:rPr>
                    <w:rFonts w:asciiTheme="minorHAnsi" w:hAnsiTheme="minorHAnsi"/>
                    <w:sz w:val="18"/>
                    <w:szCs w:val="18"/>
                  </w:rPr>
                  <w:delText>G</w:delText>
                </w:r>
              </w:del>
            </w:ins>
            <w:del w:id="403" w:author="Lee, Simon@Energy" w:date="2022-02-28T12:10:00Z">
              <w:r w:rsidR="00594750" w:rsidDel="00907677">
                <w:rPr>
                  <w:rFonts w:asciiTheme="minorHAnsi" w:hAnsiTheme="minorHAnsi"/>
                  <w:sz w:val="18"/>
                  <w:szCs w:val="18"/>
                </w:rPr>
                <w:delText>K</w:delText>
              </w:r>
              <w:r w:rsidRPr="002F3D13" w:rsidDel="00907677">
                <w:rPr>
                  <w:rFonts w:asciiTheme="minorHAnsi" w:hAnsiTheme="minorHAnsi"/>
                  <w:sz w:val="18"/>
                  <w:szCs w:val="18"/>
                </w:rPr>
                <w:delText>:</w:delText>
              </w:r>
              <w:r w:rsidDel="00907677">
                <w:rPr>
                  <w:rFonts w:asciiTheme="minorHAnsi" w:hAnsiTheme="minorHAnsi"/>
                  <w:sz w:val="18"/>
                  <w:szCs w:val="18"/>
                </w:rPr>
                <w:delText xml:space="preserve"> </w:delText>
              </w:r>
            </w:del>
            <w:ins w:id="404" w:author="Alhabibi, Haider@Energy" w:date="2021-09-27T10:30:00Z">
              <w:del w:id="405" w:author="Lee, Simon@Energy" w:date="2022-02-28T12:10:00Z">
                <w:r w:rsidR="00186BEE" w:rsidRPr="00186BEE" w:rsidDel="00907677">
                  <w:rPr>
                    <w:rFonts w:asciiTheme="minorHAnsi" w:hAnsiTheme="minorHAnsi"/>
                    <w:b/>
                    <w:sz w:val="18"/>
                    <w:szCs w:val="18"/>
                  </w:rPr>
                  <w:delText>Independent controls</w:delText>
                </w:r>
              </w:del>
            </w:ins>
            <w:del w:id="406" w:author="Lee, Simon@Energy" w:date="2022-02-28T12:10:00Z">
              <w:r w:rsidRPr="00EA36ED" w:rsidDel="00907677">
                <w:rPr>
                  <w:rFonts w:asciiTheme="minorHAnsi" w:hAnsiTheme="minorHAnsi"/>
                  <w:b/>
                  <w:sz w:val="18"/>
                  <w:szCs w:val="18"/>
                </w:rPr>
                <w:delText>Undercabinet lighting</w:delText>
              </w:r>
              <w:r w:rsidDel="00907677">
                <w:rPr>
                  <w:rFonts w:asciiTheme="minorHAnsi" w:hAnsiTheme="minorHAnsi"/>
                  <w:sz w:val="18"/>
                  <w:szCs w:val="18"/>
                </w:rPr>
                <w:delText xml:space="preserve"> </w:delText>
              </w:r>
            </w:del>
            <w:ins w:id="407" w:author="Alhabibi, Haider@Energy" w:date="2021-09-27T10:45:00Z">
              <w:del w:id="408" w:author="Lee, Simon@Energy" w:date="2022-02-28T12:10:00Z">
                <w:r w:rsidR="006634D8" w:rsidDel="00907677">
                  <w:rPr>
                    <w:rFonts w:asciiTheme="minorHAnsi" w:hAnsiTheme="minorHAnsi"/>
                    <w:sz w:val="18"/>
                    <w:szCs w:val="18"/>
                  </w:rPr>
                  <w:delText xml:space="preserve"> </w:delText>
                </w:r>
              </w:del>
            </w:ins>
          </w:p>
          <w:p w14:paraId="3900B307" w14:textId="132AB55F" w:rsidR="007172EE" w:rsidDel="00907677" w:rsidRDefault="00D67AA5" w:rsidP="00107F54">
            <w:pPr>
              <w:pStyle w:val="ListParagraph"/>
              <w:numPr>
                <w:ilvl w:val="0"/>
                <w:numId w:val="49"/>
              </w:numPr>
              <w:rPr>
                <w:ins w:id="409" w:author="Alhabibi, Haider@Energy" w:date="2021-09-27T10:47:00Z"/>
                <w:del w:id="410" w:author="Lee, Simon@Energy" w:date="2022-02-28T12:10:00Z"/>
                <w:rFonts w:asciiTheme="minorHAnsi" w:hAnsiTheme="minorHAnsi"/>
                <w:sz w:val="18"/>
                <w:szCs w:val="18"/>
              </w:rPr>
            </w:pPr>
            <w:ins w:id="411" w:author="Alhabibi, Haider@Energy" w:date="2021-09-27T10:44:00Z">
              <w:del w:id="412" w:author="Lee, Simon@Energy" w:date="2022-02-28T12:10:00Z">
                <w:r w:rsidRPr="003656BA" w:rsidDel="00907677">
                  <w:rPr>
                    <w:rFonts w:asciiTheme="minorHAnsi" w:hAnsiTheme="minorHAnsi"/>
                    <w:sz w:val="18"/>
                    <w:szCs w:val="18"/>
                    <w:rPrChange w:id="413" w:author="Alhabibi, Haider@Energy" w:date="2021-09-27T10:46:00Z">
                      <w:rPr/>
                    </w:rPrChange>
                  </w:rPr>
                  <w:delText xml:space="preserve">Integrated lighting of exhaust fans </w:delText>
                </w:r>
              </w:del>
            </w:ins>
            <w:ins w:id="414" w:author="Alhabibi, Haider@Energy" w:date="2021-09-27T11:00:00Z">
              <w:del w:id="415" w:author="Lee, Simon@Energy" w:date="2022-02-28T12:10:00Z">
                <w:r w:rsidR="00054E87" w:rsidRPr="00054E87" w:rsidDel="00907677">
                  <w:rPr>
                    <w:rFonts w:asciiTheme="minorHAnsi" w:hAnsiTheme="minorHAnsi"/>
                    <w:sz w:val="18"/>
                    <w:szCs w:val="18"/>
                  </w:rPr>
                  <w:delText>is</w:delText>
                </w:r>
              </w:del>
            </w:ins>
            <w:ins w:id="416" w:author="Alhabibi, Haider@Energy" w:date="2021-09-27T10:45:00Z">
              <w:del w:id="417" w:author="Lee, Simon@Energy" w:date="2022-02-28T12:10:00Z">
                <w:r w:rsidR="006634D8" w:rsidRPr="003656BA" w:rsidDel="00907677">
                  <w:rPr>
                    <w:rFonts w:asciiTheme="minorHAnsi" w:hAnsiTheme="minorHAnsi"/>
                    <w:sz w:val="18"/>
                    <w:szCs w:val="18"/>
                    <w:rPrChange w:id="418" w:author="Alhabibi, Haider@Energy" w:date="2021-09-27T10:46:00Z">
                      <w:rPr/>
                    </w:rPrChange>
                  </w:rPr>
                  <w:delText xml:space="preserve"> </w:delText>
                </w:r>
              </w:del>
            </w:ins>
            <w:ins w:id="419" w:author="Alhabibi, Haider@Energy" w:date="2021-09-27T10:29:00Z">
              <w:del w:id="420" w:author="Lee, Simon@Energy" w:date="2022-02-28T12:10:00Z">
                <w:r w:rsidR="00F7551F" w:rsidRPr="003656BA" w:rsidDel="00907677">
                  <w:rPr>
                    <w:rFonts w:asciiTheme="minorHAnsi" w:hAnsiTheme="minorHAnsi"/>
                    <w:sz w:val="18"/>
                    <w:szCs w:val="18"/>
                    <w:rPrChange w:id="421" w:author="Alhabibi, Haider@Energy" w:date="2021-09-27T10:46:00Z">
                      <w:rPr/>
                    </w:rPrChange>
                  </w:rPr>
                  <w:delText>controlled independently from the fans</w:delText>
                </w:r>
              </w:del>
            </w:ins>
            <w:ins w:id="422" w:author="Alhabibi, Haider@Energy" w:date="2021-09-27T10:34:00Z">
              <w:del w:id="423" w:author="Lee, Simon@Energy" w:date="2022-02-28T12:10:00Z">
                <w:r w:rsidR="00604394" w:rsidRPr="003656BA" w:rsidDel="00907677">
                  <w:rPr>
                    <w:rFonts w:asciiTheme="minorHAnsi" w:hAnsiTheme="minorHAnsi"/>
                    <w:sz w:val="18"/>
                    <w:szCs w:val="18"/>
                    <w:rPrChange w:id="424" w:author="Alhabibi, Haider@Energy" w:date="2021-09-27T10:46:00Z">
                      <w:rPr/>
                    </w:rPrChange>
                  </w:rPr>
                  <w:delText xml:space="preserve">. </w:delText>
                </w:r>
              </w:del>
            </w:ins>
          </w:p>
          <w:p w14:paraId="7FAC9587" w14:textId="390D3497" w:rsidR="00AF36F1" w:rsidRPr="003656BA" w:rsidDel="00907677" w:rsidRDefault="007172EE">
            <w:pPr>
              <w:pStyle w:val="ListParagraph"/>
              <w:numPr>
                <w:ilvl w:val="0"/>
                <w:numId w:val="49"/>
              </w:numPr>
              <w:rPr>
                <w:del w:id="425" w:author="Lee, Simon@Energy" w:date="2022-02-28T12:10:00Z"/>
                <w:rFonts w:asciiTheme="minorHAnsi" w:hAnsiTheme="minorHAnsi"/>
                <w:sz w:val="18"/>
                <w:szCs w:val="18"/>
                <w:rPrChange w:id="426" w:author="Alhabibi, Haider@Energy" w:date="2021-09-27T10:46:00Z">
                  <w:rPr>
                    <w:del w:id="427" w:author="Lee, Simon@Energy" w:date="2022-02-28T12:10:00Z"/>
                  </w:rPr>
                </w:rPrChange>
              </w:rPr>
              <w:pPrChange w:id="428" w:author="Alhabibi, Haider@Energy" w:date="2021-09-27T10:46:00Z">
                <w:pPr/>
              </w:pPrChange>
            </w:pPr>
            <w:ins w:id="429" w:author="Alhabibi, Haider@Energy" w:date="2021-09-27T10:47:00Z">
              <w:del w:id="430" w:author="Lee, Simon@Energy" w:date="2022-02-28T12:10:00Z">
                <w:r w:rsidRPr="007172EE" w:rsidDel="00907677">
                  <w:rPr>
                    <w:rFonts w:asciiTheme="minorHAnsi" w:hAnsiTheme="minorHAnsi"/>
                    <w:sz w:val="18"/>
                    <w:szCs w:val="18"/>
                  </w:rPr>
                  <w:delText>Undercabinet lighting</w:delText>
                </w:r>
                <w:r w:rsidDel="00907677">
                  <w:rPr>
                    <w:rFonts w:asciiTheme="minorHAnsi" w:hAnsiTheme="minorHAnsi"/>
                    <w:sz w:val="18"/>
                    <w:szCs w:val="18"/>
                  </w:rPr>
                  <w:delText>,</w:delText>
                </w:r>
              </w:del>
            </w:ins>
            <w:ins w:id="431" w:author="Alhabibi, Haider@Energy" w:date="2021-09-27T10:48:00Z">
              <w:del w:id="432" w:author="Lee, Simon@Energy" w:date="2022-02-28T12:10:00Z">
                <w:r w:rsidR="00BA422F" w:rsidDel="00907677">
                  <w:delText xml:space="preserve"> u</w:delText>
                </w:r>
                <w:r w:rsidR="00BA422F" w:rsidRPr="00BA422F" w:rsidDel="00907677">
                  <w:rPr>
                    <w:rFonts w:asciiTheme="minorHAnsi" w:hAnsiTheme="minorHAnsi"/>
                    <w:sz w:val="18"/>
                    <w:szCs w:val="18"/>
                  </w:rPr>
                  <w:delText>ndershelf lighting</w:delText>
                </w:r>
                <w:r w:rsidR="00BA422F" w:rsidDel="00907677">
                  <w:rPr>
                    <w:rFonts w:asciiTheme="minorHAnsi" w:hAnsiTheme="minorHAnsi"/>
                    <w:sz w:val="18"/>
                    <w:szCs w:val="18"/>
                  </w:rPr>
                  <w:delText>, i</w:delText>
                </w:r>
                <w:r w:rsidR="00BA422F" w:rsidRPr="00BA422F" w:rsidDel="00907677">
                  <w:rPr>
                    <w:rFonts w:asciiTheme="minorHAnsi" w:hAnsiTheme="minorHAnsi"/>
                    <w:sz w:val="18"/>
                    <w:szCs w:val="18"/>
                  </w:rPr>
                  <w:delText>nterior lighting of display cabinets</w:delText>
                </w:r>
                <w:r w:rsidR="00182E08" w:rsidDel="00907677">
                  <w:rPr>
                    <w:rFonts w:asciiTheme="minorHAnsi" w:hAnsiTheme="minorHAnsi"/>
                    <w:sz w:val="18"/>
                    <w:szCs w:val="18"/>
                  </w:rPr>
                  <w:delText xml:space="preserve">, and </w:delText>
                </w:r>
              </w:del>
              <w:del w:id="433" w:author="Lee, Simon@Energy" w:date="2021-11-01T15:05:00Z">
                <w:r w:rsidR="00182E08" w:rsidRPr="00182E08" w:rsidDel="00410EC6">
                  <w:rPr>
                    <w:rFonts w:asciiTheme="minorHAnsi" w:hAnsiTheme="minorHAnsi"/>
                    <w:sz w:val="18"/>
                    <w:szCs w:val="18"/>
                  </w:rPr>
                  <w:delText>S</w:delText>
                </w:r>
              </w:del>
              <w:del w:id="434" w:author="Lee, Simon@Energy" w:date="2022-02-28T12:10:00Z">
                <w:r w:rsidR="00182E08" w:rsidRPr="00182E08" w:rsidDel="00907677">
                  <w:rPr>
                    <w:rFonts w:asciiTheme="minorHAnsi" w:hAnsiTheme="minorHAnsi"/>
                    <w:sz w:val="18"/>
                    <w:szCs w:val="18"/>
                  </w:rPr>
                  <w:delText>witched outlets</w:delText>
                </w:r>
              </w:del>
            </w:ins>
            <w:ins w:id="435" w:author="Alhabibi, Haider@Energy" w:date="2021-09-27T10:36:00Z">
              <w:del w:id="436" w:author="Lee, Simon@Energy" w:date="2022-02-28T12:10:00Z">
                <w:r w:rsidR="00CA5024" w:rsidRPr="003656BA" w:rsidDel="00907677">
                  <w:rPr>
                    <w:rFonts w:asciiTheme="minorHAnsi" w:hAnsiTheme="minorHAnsi"/>
                    <w:sz w:val="18"/>
                    <w:szCs w:val="18"/>
                    <w:rPrChange w:id="437" w:author="Alhabibi, Haider@Energy" w:date="2021-09-27T10:46:00Z">
                      <w:rPr/>
                    </w:rPrChange>
                  </w:rPr>
                  <w:delText xml:space="preserve"> </w:delText>
                </w:r>
                <w:r w:rsidR="003A30A7" w:rsidRPr="003656BA" w:rsidDel="00907677">
                  <w:rPr>
                    <w:rFonts w:asciiTheme="minorHAnsi" w:hAnsiTheme="minorHAnsi"/>
                    <w:sz w:val="18"/>
                    <w:szCs w:val="18"/>
                    <w:rPrChange w:id="438" w:author="Alhabibi, Haider@Energy" w:date="2021-09-27T10:46:00Z">
                      <w:rPr/>
                    </w:rPrChange>
                  </w:rPr>
                  <w:delText xml:space="preserve">are </w:delText>
                </w:r>
              </w:del>
            </w:ins>
            <w:del w:id="439" w:author="Lee, Simon@Energy" w:date="2022-02-28T12:10:00Z">
              <w:r w:rsidR="00AF36F1" w:rsidRPr="003656BA" w:rsidDel="00907677">
                <w:rPr>
                  <w:rFonts w:asciiTheme="minorHAnsi" w:hAnsiTheme="minorHAnsi"/>
                  <w:sz w:val="18"/>
                  <w:szCs w:val="18"/>
                  <w:rPrChange w:id="440" w:author="Alhabibi, Haider@Energy" w:date="2021-09-27T10:46:00Z">
                    <w:rPr/>
                  </w:rPrChange>
                </w:rPr>
                <w:delText xml:space="preserve">is </w:delText>
              </w:r>
              <w:r w:rsidR="00594750" w:rsidRPr="003656BA" w:rsidDel="00907677">
                <w:rPr>
                  <w:rFonts w:asciiTheme="minorHAnsi" w:hAnsiTheme="minorHAnsi"/>
                  <w:sz w:val="18"/>
                  <w:szCs w:val="18"/>
                  <w:rPrChange w:id="441" w:author="Alhabibi, Haider@Energy" w:date="2021-09-27T10:46:00Z">
                    <w:rPr/>
                  </w:rPrChange>
                </w:rPr>
                <w:delText xml:space="preserve">controlled </w:delText>
              </w:r>
              <w:r w:rsidR="00AF36F1" w:rsidRPr="003656BA" w:rsidDel="00907677">
                <w:rPr>
                  <w:rFonts w:asciiTheme="minorHAnsi" w:hAnsiTheme="minorHAnsi"/>
                  <w:sz w:val="18"/>
                  <w:szCs w:val="18"/>
                  <w:rPrChange w:id="442" w:author="Alhabibi, Haider@Energy" w:date="2021-09-27T10:46:00Z">
                    <w:rPr/>
                  </w:rPrChange>
                </w:rPr>
                <w:delText xml:space="preserve">separately from </w:delText>
              </w:r>
              <w:r w:rsidR="00594750" w:rsidRPr="003656BA" w:rsidDel="00907677">
                <w:rPr>
                  <w:rFonts w:asciiTheme="minorHAnsi" w:hAnsiTheme="minorHAnsi"/>
                  <w:sz w:val="18"/>
                  <w:szCs w:val="18"/>
                  <w:rPrChange w:id="443" w:author="Alhabibi, Haider@Energy" w:date="2021-09-27T10:46:00Z">
                    <w:rPr/>
                  </w:rPrChange>
                </w:rPr>
                <w:delText xml:space="preserve">ceiling installed </w:delText>
              </w:r>
              <w:r w:rsidR="00AF36F1" w:rsidRPr="003656BA" w:rsidDel="00907677">
                <w:rPr>
                  <w:rFonts w:asciiTheme="minorHAnsi" w:hAnsiTheme="minorHAnsi"/>
                  <w:sz w:val="18"/>
                  <w:szCs w:val="18"/>
                  <w:rPrChange w:id="444" w:author="Alhabibi, Haider@Energy" w:date="2021-09-27T10:46:00Z">
                    <w:rPr/>
                  </w:rPrChange>
                </w:rPr>
                <w:delText>lighting.</w:delText>
              </w:r>
            </w:del>
          </w:p>
        </w:tc>
      </w:tr>
      <w:tr w:rsidR="00AF36F1" w:rsidRPr="00916A10" w14:paraId="05C6BF8E" w14:textId="77777777" w:rsidTr="43C2FDCA">
        <w:tc>
          <w:tcPr>
            <w:tcW w:w="10829" w:type="dxa"/>
            <w:gridSpan w:val="2"/>
          </w:tcPr>
          <w:p w14:paraId="05C6BF8D" w14:textId="12918B01" w:rsidR="00AF36F1" w:rsidRPr="00916A10" w:rsidRDefault="00AF36F1" w:rsidP="0008240E">
            <w:pPr>
              <w:rPr>
                <w:rFonts w:asciiTheme="minorHAnsi" w:hAnsiTheme="minorHAnsi"/>
                <w:b/>
                <w:sz w:val="18"/>
                <w:szCs w:val="18"/>
              </w:rPr>
            </w:pPr>
            <w:r w:rsidRPr="00916A10">
              <w:rPr>
                <w:rFonts w:asciiTheme="minorHAnsi" w:hAnsiTheme="minorHAnsi"/>
                <w:b/>
                <w:sz w:val="18"/>
                <w:szCs w:val="18"/>
              </w:rPr>
              <w:t>The responsible person’s signature on this compliance document affirms that all applicable requirements in this table have been met.</w:t>
            </w:r>
          </w:p>
        </w:tc>
      </w:tr>
    </w:tbl>
    <w:p w14:paraId="05C6BF8F" w14:textId="79687F7F" w:rsidR="002164AB" w:rsidDel="00676F0F" w:rsidRDefault="002164AB" w:rsidP="00507935">
      <w:pPr>
        <w:tabs>
          <w:tab w:val="left" w:pos="7920"/>
          <w:tab w:val="right" w:pos="10080"/>
        </w:tabs>
        <w:rPr>
          <w:del w:id="445" w:author="Lee, Simon@Energy" w:date="2021-10-28T21:46:00Z"/>
          <w:rStyle w:val="Heading1Char"/>
          <w:rFonts w:asciiTheme="minorHAnsi" w:hAnsiTheme="minorHAnsi"/>
          <w:bCs/>
          <w:sz w:val="20"/>
          <w:szCs w:val="1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
        <w:gridCol w:w="10361"/>
      </w:tblGrid>
      <w:tr w:rsidR="00676F0F" w:rsidRPr="00C81000" w14:paraId="5B93D8B8" w14:textId="77777777" w:rsidTr="00BD5474">
        <w:trPr>
          <w:ins w:id="446" w:author="Lee, Simon@Energy" w:date="2022-02-28T11:29:00Z"/>
        </w:trPr>
        <w:tc>
          <w:tcPr>
            <w:tcW w:w="10829" w:type="dxa"/>
            <w:gridSpan w:val="2"/>
          </w:tcPr>
          <w:p w14:paraId="1059AECE" w14:textId="2AB78831" w:rsidR="00676F0F" w:rsidRPr="00C81000" w:rsidRDefault="00F06C3E" w:rsidP="00BD5474">
            <w:pPr>
              <w:rPr>
                <w:ins w:id="447" w:author="Lee, Simon@Energy" w:date="2022-02-28T11:29:00Z"/>
                <w:rFonts w:asciiTheme="minorHAnsi" w:hAnsiTheme="minorHAnsi"/>
                <w:szCs w:val="18"/>
              </w:rPr>
            </w:pPr>
            <w:bookmarkStart w:id="448" w:name="_Hlk96968245"/>
            <w:ins w:id="449" w:author="Lee, Simon@Energy" w:date="2022-02-28T11:29:00Z">
              <w:r>
                <w:rPr>
                  <w:rStyle w:val="Heading1Char"/>
                  <w:rFonts w:asciiTheme="minorHAnsi" w:hAnsiTheme="minorHAnsi"/>
                  <w:bCs/>
                  <w:sz w:val="20"/>
                  <w:szCs w:val="18"/>
                </w:rPr>
                <w:t>F</w:t>
              </w:r>
              <w:r w:rsidR="00676F0F" w:rsidRPr="00C81000">
                <w:rPr>
                  <w:rStyle w:val="Heading1Char"/>
                  <w:rFonts w:asciiTheme="minorHAnsi" w:hAnsiTheme="minorHAnsi"/>
                  <w:bCs/>
                  <w:sz w:val="20"/>
                  <w:szCs w:val="18"/>
                </w:rPr>
                <w:t xml:space="preserve">. </w:t>
              </w:r>
              <w:r w:rsidR="00676F0F">
                <w:rPr>
                  <w:rStyle w:val="Heading1Char"/>
                  <w:rFonts w:asciiTheme="minorHAnsi" w:hAnsiTheme="minorHAnsi"/>
                  <w:bCs/>
                  <w:sz w:val="20"/>
                  <w:szCs w:val="18"/>
                </w:rPr>
                <w:t xml:space="preserve">Lighting Controls </w:t>
              </w:r>
            </w:ins>
            <w:ins w:id="450" w:author="Lee, Simon@Energy" w:date="2022-02-28T11:30:00Z">
              <w:r w:rsidRPr="00F06C3E">
                <w:rPr>
                  <w:rStyle w:val="Heading1Char"/>
                  <w:rFonts w:asciiTheme="minorHAnsi" w:hAnsiTheme="minorHAnsi"/>
                  <w:bCs/>
                  <w:sz w:val="20"/>
                  <w:szCs w:val="18"/>
                </w:rPr>
                <w:t xml:space="preserve">in any interior rooms </w:t>
              </w:r>
            </w:ins>
          </w:p>
        </w:tc>
      </w:tr>
      <w:tr w:rsidR="001B5197" w:rsidRPr="002F3D13" w14:paraId="372B45D2" w14:textId="77777777" w:rsidTr="00BD5474">
        <w:trPr>
          <w:ins w:id="451" w:author="Lee, Simon@Energy" w:date="2022-02-28T11:29:00Z"/>
        </w:trPr>
        <w:tc>
          <w:tcPr>
            <w:tcW w:w="468" w:type="dxa"/>
            <w:vAlign w:val="center"/>
          </w:tcPr>
          <w:p w14:paraId="51EDFA69" w14:textId="77777777" w:rsidR="001B5197" w:rsidRPr="002F3D13" w:rsidRDefault="001B5197" w:rsidP="001B5197">
            <w:pPr>
              <w:jc w:val="center"/>
              <w:rPr>
                <w:ins w:id="452" w:author="Lee, Simon@Energy" w:date="2022-02-28T11:29:00Z"/>
                <w:rFonts w:asciiTheme="minorHAnsi" w:hAnsiTheme="minorHAnsi"/>
                <w:sz w:val="18"/>
                <w:szCs w:val="18"/>
              </w:rPr>
            </w:pPr>
            <w:ins w:id="453" w:author="Lee, Simon@Energy" w:date="2022-02-28T11:29:00Z">
              <w:r w:rsidRPr="002F3D13">
                <w:rPr>
                  <w:rFonts w:asciiTheme="minorHAnsi" w:hAnsiTheme="minorHAnsi"/>
                  <w:sz w:val="18"/>
                  <w:szCs w:val="18"/>
                </w:rPr>
                <w:t>01</w:t>
              </w:r>
            </w:ins>
          </w:p>
        </w:tc>
        <w:tc>
          <w:tcPr>
            <w:tcW w:w="10361" w:type="dxa"/>
          </w:tcPr>
          <w:p w14:paraId="40C74192" w14:textId="74AF430A" w:rsidR="001B5197" w:rsidRPr="002F3D13" w:rsidRDefault="001B5197" w:rsidP="001B5197">
            <w:pPr>
              <w:rPr>
                <w:ins w:id="454" w:author="Lee, Simon@Energy" w:date="2022-02-28T11:29:00Z"/>
                <w:rFonts w:asciiTheme="minorHAnsi" w:hAnsiTheme="minorHAnsi"/>
                <w:sz w:val="18"/>
                <w:szCs w:val="18"/>
              </w:rPr>
            </w:pPr>
            <w:ins w:id="455" w:author="Lee, Simon@Energy" w:date="2022-02-28T11:31:00Z">
              <w:r>
                <w:rPr>
                  <w:rFonts w:asciiTheme="minorHAnsi" w:hAnsiTheme="minorHAnsi"/>
                  <w:sz w:val="18"/>
                  <w:szCs w:val="18"/>
                </w:rPr>
                <w:t>150.0(k)2Eii</w:t>
              </w:r>
              <w:r w:rsidRPr="002F3D13">
                <w:rPr>
                  <w:rFonts w:asciiTheme="minorHAnsi" w:hAnsiTheme="minorHAnsi"/>
                  <w:sz w:val="18"/>
                  <w:szCs w:val="18"/>
                </w:rPr>
                <w:t>:</w:t>
              </w:r>
              <w:r>
                <w:rPr>
                  <w:rFonts w:asciiTheme="minorHAnsi" w:hAnsiTheme="minorHAnsi"/>
                  <w:sz w:val="18"/>
                  <w:szCs w:val="18"/>
                </w:rPr>
                <w:t xml:space="preserve"> </w:t>
              </w:r>
              <w:r w:rsidRPr="0096343C">
                <w:rPr>
                  <w:rFonts w:asciiTheme="minorHAnsi" w:hAnsiTheme="minorHAnsi"/>
                  <w:sz w:val="18"/>
                  <w:szCs w:val="18"/>
                </w:rPr>
                <w:t xml:space="preserve">For lighting internal to drawers and cabinetry with opaque fronts or doors, </w:t>
              </w:r>
            </w:ins>
            <w:ins w:id="456" w:author="Lee, Simon@Energy" w:date="2022-02-28T12:16:00Z">
              <w:r w:rsidR="00FD78BD">
                <w:rPr>
                  <w:rFonts w:asciiTheme="minorHAnsi" w:hAnsiTheme="minorHAnsi"/>
                  <w:sz w:val="18"/>
                  <w:szCs w:val="18"/>
                </w:rPr>
                <w:t xml:space="preserve">the lighting has controls to turn light off </w:t>
              </w:r>
            </w:ins>
            <w:ins w:id="457" w:author="Lee, Simon@Energy" w:date="2022-02-28T11:31:00Z">
              <w:r w:rsidRPr="0096343C">
                <w:rPr>
                  <w:rFonts w:asciiTheme="minorHAnsi" w:hAnsiTheme="minorHAnsi"/>
                  <w:sz w:val="18"/>
                  <w:szCs w:val="18"/>
                </w:rPr>
                <w:t xml:space="preserve">when the drawer or door is closed </w:t>
              </w:r>
            </w:ins>
            <w:ins w:id="458" w:author="Lee, Simon@Energy" w:date="2022-02-28T12:15:00Z">
              <w:r w:rsidR="00020077">
                <w:rPr>
                  <w:rFonts w:asciiTheme="minorHAnsi" w:hAnsiTheme="minorHAnsi"/>
                  <w:sz w:val="18"/>
                  <w:szCs w:val="18"/>
                </w:rPr>
                <w:t>are</w:t>
              </w:r>
            </w:ins>
            <w:ins w:id="459" w:author="Lee, Simon@Energy" w:date="2022-02-28T11:31:00Z">
              <w:r w:rsidRPr="0096343C">
                <w:rPr>
                  <w:rFonts w:asciiTheme="minorHAnsi" w:hAnsiTheme="minorHAnsi"/>
                  <w:sz w:val="18"/>
                  <w:szCs w:val="18"/>
                </w:rPr>
                <w:t xml:space="preserve"> provided.</w:t>
              </w:r>
            </w:ins>
          </w:p>
        </w:tc>
      </w:tr>
      <w:tr w:rsidR="001B5197" w:rsidRPr="002F3D13" w14:paraId="105B0766" w14:textId="77777777" w:rsidTr="00BD5474">
        <w:trPr>
          <w:ins w:id="460" w:author="Lee, Simon@Energy" w:date="2022-02-28T11:29:00Z"/>
        </w:trPr>
        <w:tc>
          <w:tcPr>
            <w:tcW w:w="468" w:type="dxa"/>
            <w:vAlign w:val="center"/>
          </w:tcPr>
          <w:p w14:paraId="12226395" w14:textId="77777777" w:rsidR="001B5197" w:rsidRPr="002F3D13" w:rsidRDefault="001B5197" w:rsidP="001B5197">
            <w:pPr>
              <w:jc w:val="center"/>
              <w:rPr>
                <w:ins w:id="461" w:author="Lee, Simon@Energy" w:date="2022-02-28T11:29:00Z"/>
                <w:rFonts w:asciiTheme="minorHAnsi" w:hAnsiTheme="minorHAnsi"/>
                <w:sz w:val="18"/>
                <w:szCs w:val="18"/>
              </w:rPr>
            </w:pPr>
            <w:ins w:id="462" w:author="Lee, Simon@Energy" w:date="2022-02-28T11:29:00Z">
              <w:r>
                <w:rPr>
                  <w:rFonts w:asciiTheme="minorHAnsi" w:hAnsiTheme="minorHAnsi"/>
                  <w:sz w:val="18"/>
                  <w:szCs w:val="18"/>
                </w:rPr>
                <w:t>02</w:t>
              </w:r>
            </w:ins>
          </w:p>
        </w:tc>
        <w:tc>
          <w:tcPr>
            <w:tcW w:w="10361" w:type="dxa"/>
          </w:tcPr>
          <w:p w14:paraId="19DA6FCD" w14:textId="77777777" w:rsidR="005B3070" w:rsidRPr="005B3070" w:rsidRDefault="001B5197" w:rsidP="005B3070">
            <w:pPr>
              <w:rPr>
                <w:ins w:id="463" w:author="Lee, Simon@Energy" w:date="2022-02-28T12:13:00Z"/>
                <w:rFonts w:asciiTheme="minorHAnsi" w:hAnsiTheme="minorHAnsi"/>
                <w:sz w:val="18"/>
                <w:szCs w:val="18"/>
              </w:rPr>
            </w:pPr>
            <w:ins w:id="464" w:author="Lee, Simon@Energy" w:date="2022-02-28T11:29:00Z">
              <w:r>
                <w:rPr>
                  <w:rFonts w:asciiTheme="minorHAnsi" w:hAnsiTheme="minorHAnsi"/>
                  <w:sz w:val="18"/>
                  <w:szCs w:val="18"/>
                </w:rPr>
                <w:t xml:space="preserve">150.0(k)2F: </w:t>
              </w:r>
            </w:ins>
            <w:ins w:id="465" w:author="Lee, Simon@Energy" w:date="2022-02-28T12:13:00Z">
              <w:r w:rsidR="005B3070" w:rsidRPr="005B3070">
                <w:rPr>
                  <w:rFonts w:asciiTheme="minorHAnsi" w:hAnsiTheme="minorHAnsi"/>
                  <w:sz w:val="18"/>
                  <w:szCs w:val="18"/>
                </w:rPr>
                <w:t>Lighting in habitable spaces, including but not limited to living rooms, dining</w:t>
              </w:r>
            </w:ins>
          </w:p>
          <w:p w14:paraId="6BFFD127" w14:textId="7471F923" w:rsidR="005B3070" w:rsidRPr="005B3070" w:rsidRDefault="005B3070" w:rsidP="005B3070">
            <w:pPr>
              <w:rPr>
                <w:ins w:id="466" w:author="Lee, Simon@Energy" w:date="2022-02-28T12:13:00Z"/>
                <w:rFonts w:asciiTheme="minorHAnsi" w:hAnsiTheme="minorHAnsi"/>
                <w:sz w:val="18"/>
                <w:szCs w:val="18"/>
              </w:rPr>
            </w:pPr>
            <w:ins w:id="467" w:author="Lee, Simon@Energy" w:date="2022-02-28T12:13:00Z">
              <w:r w:rsidRPr="005B3070">
                <w:rPr>
                  <w:rFonts w:asciiTheme="minorHAnsi" w:hAnsiTheme="minorHAnsi"/>
                  <w:sz w:val="18"/>
                  <w:szCs w:val="18"/>
                </w:rPr>
                <w:t>rooms, kitchens, and bedrooms, have readily accessible wall-mounted dimming controls that</w:t>
              </w:r>
            </w:ins>
          </w:p>
          <w:p w14:paraId="5007C286" w14:textId="77777777" w:rsidR="005B3070" w:rsidRPr="005B3070" w:rsidRDefault="005B3070" w:rsidP="005B3070">
            <w:pPr>
              <w:rPr>
                <w:ins w:id="468" w:author="Lee, Simon@Energy" w:date="2022-02-28T12:13:00Z"/>
                <w:rFonts w:asciiTheme="minorHAnsi" w:hAnsiTheme="minorHAnsi"/>
                <w:sz w:val="18"/>
                <w:szCs w:val="18"/>
              </w:rPr>
            </w:pPr>
            <w:ins w:id="469" w:author="Lee, Simon@Energy" w:date="2022-02-28T12:13:00Z">
              <w:r w:rsidRPr="005B3070">
                <w:rPr>
                  <w:rFonts w:asciiTheme="minorHAnsi" w:hAnsiTheme="minorHAnsi"/>
                  <w:sz w:val="18"/>
                  <w:szCs w:val="18"/>
                </w:rPr>
                <w:t>allow the lighting to be manually adjusted up and down. Forward phase cut dimmers controlling LED</w:t>
              </w:r>
            </w:ins>
          </w:p>
          <w:p w14:paraId="4C52F9E2" w14:textId="39438B3E" w:rsidR="001B5197" w:rsidRDefault="005B3070" w:rsidP="005B3070">
            <w:pPr>
              <w:rPr>
                <w:ins w:id="470" w:author="Lee, Simon@Energy" w:date="2022-02-28T11:29:00Z"/>
                <w:rFonts w:asciiTheme="minorHAnsi" w:hAnsiTheme="minorHAnsi"/>
                <w:sz w:val="18"/>
                <w:szCs w:val="18"/>
              </w:rPr>
            </w:pPr>
            <w:ins w:id="471" w:author="Lee, Simon@Energy" w:date="2022-02-28T12:13:00Z">
              <w:r w:rsidRPr="005B3070">
                <w:rPr>
                  <w:rFonts w:asciiTheme="minorHAnsi" w:hAnsiTheme="minorHAnsi"/>
                  <w:sz w:val="18"/>
                  <w:szCs w:val="18"/>
                </w:rPr>
                <w:t>light sources in these spaces comply with NEMA SSL 7</w:t>
              </w:r>
              <w:proofErr w:type="gramStart"/>
              <w:r w:rsidRPr="005B3070">
                <w:rPr>
                  <w:rFonts w:asciiTheme="minorHAnsi" w:hAnsiTheme="minorHAnsi"/>
                  <w:sz w:val="18"/>
                  <w:szCs w:val="18"/>
                </w:rPr>
                <w:t>A.</w:t>
              </w:r>
            </w:ins>
            <w:ins w:id="472" w:author="Lee, Simon@Energy" w:date="2022-02-28T11:29:00Z">
              <w:r w:rsidR="001B5197" w:rsidRPr="0096343C">
                <w:rPr>
                  <w:rFonts w:asciiTheme="minorHAnsi" w:hAnsiTheme="minorHAnsi"/>
                  <w:sz w:val="18"/>
                  <w:szCs w:val="18"/>
                </w:rPr>
                <w:t>.</w:t>
              </w:r>
              <w:proofErr w:type="gramEnd"/>
            </w:ins>
          </w:p>
          <w:p w14:paraId="26493A21" w14:textId="77777777" w:rsidR="001B5197" w:rsidRDefault="001B5197" w:rsidP="001B5197">
            <w:pPr>
              <w:rPr>
                <w:ins w:id="473" w:author="Lee, Simon@Energy" w:date="2022-02-28T11:29:00Z"/>
                <w:rFonts w:asciiTheme="minorHAnsi" w:hAnsiTheme="minorHAnsi"/>
                <w:sz w:val="18"/>
                <w:szCs w:val="18"/>
              </w:rPr>
            </w:pPr>
          </w:p>
          <w:p w14:paraId="73EF241D" w14:textId="77777777" w:rsidR="003C1E6B" w:rsidRPr="003C1E6B" w:rsidRDefault="003C1E6B" w:rsidP="003C1E6B">
            <w:pPr>
              <w:rPr>
                <w:ins w:id="474" w:author="Lee, Simon@Energy" w:date="2022-02-28T12:13:00Z"/>
                <w:rFonts w:asciiTheme="minorHAnsi" w:hAnsiTheme="minorHAnsi"/>
                <w:sz w:val="18"/>
                <w:szCs w:val="18"/>
              </w:rPr>
            </w:pPr>
            <w:ins w:id="475" w:author="Lee, Simon@Energy" w:date="2022-02-28T12:13:00Z">
              <w:r w:rsidRPr="003C1E6B">
                <w:rPr>
                  <w:rFonts w:asciiTheme="minorHAnsi" w:hAnsiTheme="minorHAnsi"/>
                  <w:sz w:val="18"/>
                  <w:szCs w:val="18"/>
                </w:rPr>
                <w:t>EXCEPTION 1: Ceiling fans may provide control of integrated lighting via a</w:t>
              </w:r>
            </w:ins>
          </w:p>
          <w:p w14:paraId="384967CB" w14:textId="77777777" w:rsidR="003C1E6B" w:rsidRPr="003C1E6B" w:rsidRDefault="003C1E6B" w:rsidP="003C1E6B">
            <w:pPr>
              <w:rPr>
                <w:ins w:id="476" w:author="Lee, Simon@Energy" w:date="2022-02-28T12:13:00Z"/>
                <w:rFonts w:asciiTheme="minorHAnsi" w:hAnsiTheme="minorHAnsi"/>
                <w:sz w:val="18"/>
                <w:szCs w:val="18"/>
              </w:rPr>
            </w:pPr>
            <w:ins w:id="477" w:author="Lee, Simon@Energy" w:date="2022-02-28T12:13:00Z">
              <w:r w:rsidRPr="003C1E6B">
                <w:rPr>
                  <w:rFonts w:asciiTheme="minorHAnsi" w:hAnsiTheme="minorHAnsi"/>
                  <w:sz w:val="18"/>
                  <w:szCs w:val="18"/>
                </w:rPr>
                <w:t>remote control.</w:t>
              </w:r>
            </w:ins>
          </w:p>
          <w:p w14:paraId="731FA8F1" w14:textId="77777777" w:rsidR="003C1E6B" w:rsidRPr="003C1E6B" w:rsidRDefault="003C1E6B" w:rsidP="003C1E6B">
            <w:pPr>
              <w:rPr>
                <w:ins w:id="478" w:author="Lee, Simon@Energy" w:date="2022-02-28T12:13:00Z"/>
                <w:rFonts w:asciiTheme="minorHAnsi" w:hAnsiTheme="minorHAnsi"/>
                <w:sz w:val="18"/>
                <w:szCs w:val="18"/>
              </w:rPr>
            </w:pPr>
            <w:ins w:id="479" w:author="Lee, Simon@Energy" w:date="2022-02-28T12:13:00Z">
              <w:r w:rsidRPr="003C1E6B">
                <w:rPr>
                  <w:rFonts w:asciiTheme="minorHAnsi" w:hAnsiTheme="minorHAnsi"/>
                  <w:sz w:val="18"/>
                  <w:szCs w:val="18"/>
                </w:rPr>
                <w:t>EXCEPTION 2: Luminaires connected to a circuit with controlled lighting power</w:t>
              </w:r>
            </w:ins>
          </w:p>
          <w:p w14:paraId="20A1095C" w14:textId="77777777" w:rsidR="003C1E6B" w:rsidRPr="003C1E6B" w:rsidRDefault="003C1E6B" w:rsidP="003C1E6B">
            <w:pPr>
              <w:rPr>
                <w:ins w:id="480" w:author="Lee, Simon@Energy" w:date="2022-02-28T12:13:00Z"/>
                <w:rFonts w:asciiTheme="minorHAnsi" w:hAnsiTheme="minorHAnsi"/>
                <w:sz w:val="18"/>
                <w:szCs w:val="18"/>
              </w:rPr>
            </w:pPr>
            <w:ins w:id="481" w:author="Lee, Simon@Energy" w:date="2022-02-28T12:13:00Z">
              <w:r w:rsidRPr="003C1E6B">
                <w:rPr>
                  <w:rFonts w:asciiTheme="minorHAnsi" w:hAnsiTheme="minorHAnsi"/>
                  <w:sz w:val="18"/>
                  <w:szCs w:val="18"/>
                </w:rPr>
                <w:t>less than 20 watts or controlled by an occupancy or vacancy sensor providing automatic-off</w:t>
              </w:r>
            </w:ins>
          </w:p>
          <w:p w14:paraId="5CF0BFCC" w14:textId="77777777" w:rsidR="003C1E6B" w:rsidRPr="003C1E6B" w:rsidRDefault="003C1E6B" w:rsidP="003C1E6B">
            <w:pPr>
              <w:rPr>
                <w:ins w:id="482" w:author="Lee, Simon@Energy" w:date="2022-02-28T12:13:00Z"/>
                <w:rFonts w:asciiTheme="minorHAnsi" w:hAnsiTheme="minorHAnsi"/>
                <w:sz w:val="18"/>
                <w:szCs w:val="18"/>
              </w:rPr>
            </w:pPr>
            <w:ins w:id="483" w:author="Lee, Simon@Energy" w:date="2022-02-28T12:13:00Z">
              <w:r w:rsidRPr="003C1E6B">
                <w:rPr>
                  <w:rFonts w:asciiTheme="minorHAnsi" w:hAnsiTheme="minorHAnsi"/>
                  <w:sz w:val="18"/>
                  <w:szCs w:val="18"/>
                </w:rPr>
                <w:t>functionality.</w:t>
              </w:r>
            </w:ins>
          </w:p>
          <w:p w14:paraId="1AFAE9DA" w14:textId="77777777" w:rsidR="003C1E6B" w:rsidRPr="003C1E6B" w:rsidRDefault="003C1E6B" w:rsidP="003C1E6B">
            <w:pPr>
              <w:rPr>
                <w:ins w:id="484" w:author="Lee, Simon@Energy" w:date="2022-02-28T12:13:00Z"/>
                <w:rFonts w:asciiTheme="minorHAnsi" w:hAnsiTheme="minorHAnsi"/>
                <w:sz w:val="18"/>
                <w:szCs w:val="18"/>
              </w:rPr>
            </w:pPr>
            <w:ins w:id="485" w:author="Lee, Simon@Energy" w:date="2022-02-28T12:13:00Z">
              <w:r w:rsidRPr="003C1E6B">
                <w:rPr>
                  <w:rFonts w:asciiTheme="minorHAnsi" w:hAnsiTheme="minorHAnsi"/>
                  <w:sz w:val="18"/>
                  <w:szCs w:val="18"/>
                </w:rPr>
                <w:t>EXCEPTION 3: Navigation lighting such as night lights, step lights, and path lights</w:t>
              </w:r>
            </w:ins>
          </w:p>
          <w:p w14:paraId="26EA0386" w14:textId="77777777" w:rsidR="003C1E6B" w:rsidRPr="003C1E6B" w:rsidRDefault="003C1E6B" w:rsidP="003C1E6B">
            <w:pPr>
              <w:rPr>
                <w:ins w:id="486" w:author="Lee, Simon@Energy" w:date="2022-02-28T12:13:00Z"/>
                <w:rFonts w:asciiTheme="minorHAnsi" w:hAnsiTheme="minorHAnsi"/>
                <w:sz w:val="18"/>
                <w:szCs w:val="18"/>
              </w:rPr>
            </w:pPr>
            <w:ins w:id="487" w:author="Lee, Simon@Energy" w:date="2022-02-28T12:13:00Z">
              <w:r w:rsidRPr="003C1E6B">
                <w:rPr>
                  <w:rFonts w:asciiTheme="minorHAnsi" w:hAnsiTheme="minorHAnsi"/>
                  <w:sz w:val="18"/>
                  <w:szCs w:val="18"/>
                </w:rPr>
                <w:t>less than 5 watts, and lighting internal to drawers and cabinetry with opaque fronts or doors or with</w:t>
              </w:r>
            </w:ins>
          </w:p>
          <w:p w14:paraId="78AE8FDA" w14:textId="7A95EF69" w:rsidR="001B5197" w:rsidRDefault="003C1E6B" w:rsidP="003C1E6B">
            <w:pPr>
              <w:rPr>
                <w:ins w:id="488" w:author="Lee, Simon@Energy" w:date="2022-02-28T11:29:00Z"/>
                <w:rFonts w:asciiTheme="minorHAnsi" w:hAnsiTheme="minorHAnsi"/>
                <w:sz w:val="18"/>
                <w:szCs w:val="18"/>
              </w:rPr>
            </w:pPr>
            <w:ins w:id="489" w:author="Lee, Simon@Energy" w:date="2022-02-28T12:13:00Z">
              <w:r w:rsidRPr="003C1E6B">
                <w:rPr>
                  <w:rFonts w:asciiTheme="minorHAnsi" w:hAnsiTheme="minorHAnsi"/>
                  <w:sz w:val="18"/>
                  <w:szCs w:val="18"/>
                </w:rPr>
                <w:t>automatic off controls.</w:t>
              </w:r>
            </w:ins>
          </w:p>
          <w:p w14:paraId="5BD187FE" w14:textId="77777777" w:rsidR="001B5197" w:rsidRPr="002F3D13" w:rsidRDefault="001B5197" w:rsidP="001B5197">
            <w:pPr>
              <w:rPr>
                <w:ins w:id="490" w:author="Lee, Simon@Energy" w:date="2022-02-28T11:29:00Z"/>
                <w:rFonts w:asciiTheme="minorHAnsi" w:hAnsiTheme="minorHAnsi"/>
                <w:sz w:val="18"/>
                <w:szCs w:val="18"/>
              </w:rPr>
            </w:pPr>
          </w:p>
        </w:tc>
      </w:tr>
      <w:tr w:rsidR="00B60C2C" w:rsidRPr="002F3D13" w14:paraId="0967980B" w14:textId="77777777" w:rsidTr="00BD5474">
        <w:trPr>
          <w:ins w:id="491" w:author="Lee, Simon@Energy" w:date="2022-02-28T12:17:00Z"/>
        </w:trPr>
        <w:tc>
          <w:tcPr>
            <w:tcW w:w="468" w:type="dxa"/>
            <w:vAlign w:val="center"/>
          </w:tcPr>
          <w:p w14:paraId="6CAAE05D" w14:textId="3A50F0D0" w:rsidR="00B60C2C" w:rsidRDefault="00B60C2C" w:rsidP="00B60C2C">
            <w:pPr>
              <w:jc w:val="center"/>
              <w:rPr>
                <w:ins w:id="492" w:author="Lee, Simon@Energy" w:date="2022-02-28T12:17:00Z"/>
                <w:rFonts w:asciiTheme="minorHAnsi" w:hAnsiTheme="minorHAnsi"/>
                <w:sz w:val="18"/>
                <w:szCs w:val="18"/>
              </w:rPr>
            </w:pPr>
            <w:ins w:id="493" w:author="Lee, Simon@Energy" w:date="2022-02-28T12:17:00Z">
              <w:r>
                <w:rPr>
                  <w:rFonts w:asciiTheme="minorHAnsi" w:hAnsiTheme="minorHAnsi"/>
                  <w:sz w:val="18"/>
                  <w:szCs w:val="18"/>
                </w:rPr>
                <w:t>03</w:t>
              </w:r>
            </w:ins>
          </w:p>
        </w:tc>
        <w:tc>
          <w:tcPr>
            <w:tcW w:w="10361" w:type="dxa"/>
          </w:tcPr>
          <w:p w14:paraId="726E3802" w14:textId="06593F31" w:rsidR="00B60C2C" w:rsidRPr="002F3D13" w:rsidRDefault="00B60C2C" w:rsidP="00B60C2C">
            <w:pPr>
              <w:rPr>
                <w:ins w:id="494" w:author="Lee, Simon@Energy" w:date="2022-02-28T12:17:00Z"/>
                <w:rFonts w:asciiTheme="minorHAnsi" w:hAnsiTheme="minorHAnsi"/>
                <w:sz w:val="18"/>
                <w:szCs w:val="18"/>
              </w:rPr>
            </w:pPr>
            <w:ins w:id="495" w:author="Lee, Simon@Energy" w:date="2022-02-28T12:17:00Z">
              <w:r>
                <w:rPr>
                  <w:rFonts w:asciiTheme="minorHAnsi" w:hAnsiTheme="minorHAnsi"/>
                  <w:sz w:val="18"/>
                  <w:szCs w:val="18"/>
                </w:rPr>
                <w:t>150.0</w:t>
              </w:r>
              <w:r w:rsidRPr="002F3D13">
                <w:rPr>
                  <w:rFonts w:asciiTheme="minorHAnsi" w:hAnsiTheme="minorHAnsi"/>
                  <w:sz w:val="18"/>
                  <w:szCs w:val="18"/>
                </w:rPr>
                <w:t>(</w:t>
              </w:r>
              <w:r>
                <w:rPr>
                  <w:rFonts w:asciiTheme="minorHAnsi" w:hAnsiTheme="minorHAnsi"/>
                  <w:sz w:val="18"/>
                  <w:szCs w:val="18"/>
                </w:rPr>
                <w:t>k</w:t>
              </w:r>
              <w:r w:rsidRPr="002F3D13">
                <w:rPr>
                  <w:rFonts w:asciiTheme="minorHAnsi" w:hAnsiTheme="minorHAnsi"/>
                  <w:sz w:val="18"/>
                  <w:szCs w:val="18"/>
                </w:rPr>
                <w:t>)2</w:t>
              </w:r>
              <w:r>
                <w:rPr>
                  <w:rFonts w:asciiTheme="minorHAnsi" w:hAnsiTheme="minorHAnsi"/>
                  <w:sz w:val="18"/>
                  <w:szCs w:val="18"/>
                </w:rPr>
                <w:t>A</w:t>
              </w:r>
              <w:r w:rsidRPr="002F3D13">
                <w:rPr>
                  <w:rFonts w:asciiTheme="minorHAnsi" w:hAnsiTheme="minorHAnsi"/>
                  <w:sz w:val="18"/>
                  <w:szCs w:val="18"/>
                </w:rPr>
                <w:t xml:space="preserve">: </w:t>
              </w:r>
              <w:r>
                <w:rPr>
                  <w:rFonts w:asciiTheme="minorHAnsi" w:hAnsiTheme="minorHAnsi"/>
                  <w:sz w:val="18"/>
                  <w:szCs w:val="18"/>
                </w:rPr>
                <w:t>Lighting has</w:t>
              </w:r>
              <w:r w:rsidRPr="002F3D13">
                <w:rPr>
                  <w:rFonts w:asciiTheme="minorHAnsi" w:hAnsiTheme="minorHAnsi"/>
                  <w:sz w:val="18"/>
                  <w:szCs w:val="18"/>
                </w:rPr>
                <w:t xml:space="preserve"> readily accessible </w:t>
              </w:r>
              <w:r>
                <w:rPr>
                  <w:rFonts w:asciiTheme="minorHAnsi" w:hAnsiTheme="minorHAnsi"/>
                  <w:sz w:val="18"/>
                  <w:szCs w:val="18"/>
                </w:rPr>
                <w:t xml:space="preserve">wall-mounted </w:t>
              </w:r>
              <w:r w:rsidRPr="002F3D13">
                <w:rPr>
                  <w:rFonts w:asciiTheme="minorHAnsi" w:hAnsiTheme="minorHAnsi"/>
                  <w:sz w:val="18"/>
                  <w:szCs w:val="18"/>
                </w:rPr>
                <w:t xml:space="preserve">controls that </w:t>
              </w:r>
              <w:r>
                <w:rPr>
                  <w:rFonts w:asciiTheme="minorHAnsi" w:hAnsiTheme="minorHAnsi"/>
                  <w:sz w:val="18"/>
                  <w:szCs w:val="18"/>
                </w:rPr>
                <w:t>allow</w:t>
              </w:r>
              <w:r w:rsidRPr="002F3D13">
                <w:rPr>
                  <w:rFonts w:asciiTheme="minorHAnsi" w:hAnsiTheme="minorHAnsi"/>
                  <w:sz w:val="18"/>
                  <w:szCs w:val="18"/>
                </w:rPr>
                <w:t xml:space="preserve"> </w:t>
              </w:r>
              <w:r>
                <w:rPr>
                  <w:rFonts w:asciiTheme="minorHAnsi" w:hAnsiTheme="minorHAnsi"/>
                  <w:sz w:val="18"/>
                  <w:szCs w:val="18"/>
                </w:rPr>
                <w:t xml:space="preserve">the lighting </w:t>
              </w:r>
              <w:r w:rsidRPr="002F3D13">
                <w:rPr>
                  <w:rFonts w:asciiTheme="minorHAnsi" w:hAnsiTheme="minorHAnsi"/>
                  <w:sz w:val="18"/>
                  <w:szCs w:val="18"/>
                </w:rPr>
                <w:t xml:space="preserve">to be manually </w:t>
              </w:r>
              <w:r>
                <w:rPr>
                  <w:rFonts w:asciiTheme="minorHAnsi" w:hAnsiTheme="minorHAnsi"/>
                  <w:sz w:val="18"/>
                  <w:szCs w:val="18"/>
                </w:rPr>
                <w:t>turned</w:t>
              </w:r>
              <w:r w:rsidRPr="002F3D13">
                <w:rPr>
                  <w:rFonts w:asciiTheme="minorHAnsi" w:hAnsiTheme="minorHAnsi"/>
                  <w:sz w:val="18"/>
                  <w:szCs w:val="18"/>
                </w:rPr>
                <w:t xml:space="preserve"> ON and OFF</w:t>
              </w:r>
              <w:r>
                <w:rPr>
                  <w:rFonts w:asciiTheme="minorHAnsi" w:hAnsiTheme="minorHAnsi"/>
                  <w:sz w:val="18"/>
                  <w:szCs w:val="18"/>
                </w:rPr>
                <w:t>.</w:t>
              </w:r>
            </w:ins>
          </w:p>
        </w:tc>
      </w:tr>
      <w:tr w:rsidR="00B60C2C" w:rsidRPr="002F3D13" w14:paraId="2C8F1FD7" w14:textId="77777777" w:rsidTr="00BD5474">
        <w:trPr>
          <w:ins w:id="496" w:author="Lee, Simon@Energy" w:date="2022-02-28T11:29:00Z"/>
        </w:trPr>
        <w:tc>
          <w:tcPr>
            <w:tcW w:w="468" w:type="dxa"/>
            <w:vAlign w:val="center"/>
          </w:tcPr>
          <w:p w14:paraId="017B0D07" w14:textId="4033AFAD" w:rsidR="00B60C2C" w:rsidRPr="002F3D13" w:rsidRDefault="00B60C2C" w:rsidP="00B60C2C">
            <w:pPr>
              <w:jc w:val="center"/>
              <w:rPr>
                <w:ins w:id="497" w:author="Lee, Simon@Energy" w:date="2022-02-28T11:29:00Z"/>
                <w:rFonts w:asciiTheme="minorHAnsi" w:hAnsiTheme="minorHAnsi"/>
                <w:sz w:val="18"/>
                <w:szCs w:val="18"/>
              </w:rPr>
            </w:pPr>
            <w:ins w:id="498" w:author="Lee, Simon@Energy" w:date="2022-02-28T12:17:00Z">
              <w:r>
                <w:rPr>
                  <w:rFonts w:asciiTheme="minorHAnsi" w:hAnsiTheme="minorHAnsi"/>
                  <w:sz w:val="18"/>
                  <w:szCs w:val="18"/>
                </w:rPr>
                <w:t>04</w:t>
              </w:r>
            </w:ins>
          </w:p>
        </w:tc>
        <w:tc>
          <w:tcPr>
            <w:tcW w:w="10361" w:type="dxa"/>
          </w:tcPr>
          <w:p w14:paraId="68AF6A55" w14:textId="057CB630" w:rsidR="00B60C2C" w:rsidRPr="002F3D13" w:rsidRDefault="00B60C2C" w:rsidP="00B60C2C">
            <w:pPr>
              <w:rPr>
                <w:ins w:id="499" w:author="Lee, Simon@Energy" w:date="2022-02-28T11:29:00Z"/>
                <w:rFonts w:asciiTheme="minorHAnsi" w:hAnsiTheme="minorHAnsi"/>
                <w:sz w:val="18"/>
                <w:szCs w:val="18"/>
              </w:rPr>
            </w:pPr>
            <w:ins w:id="500" w:author="Lee, Simon@Energy" w:date="2022-02-28T11:29:00Z">
              <w:r w:rsidRPr="002F3D13">
                <w:rPr>
                  <w:rFonts w:asciiTheme="minorHAnsi" w:hAnsiTheme="minorHAnsi"/>
                  <w:sz w:val="18"/>
                  <w:szCs w:val="18"/>
                </w:rPr>
                <w:t>150.0(k)2</w:t>
              </w:r>
              <w:r>
                <w:rPr>
                  <w:rFonts w:asciiTheme="minorHAnsi" w:hAnsiTheme="minorHAnsi"/>
                  <w:sz w:val="18"/>
                  <w:szCs w:val="18"/>
                </w:rPr>
                <w:t>B</w:t>
              </w:r>
              <w:r w:rsidRPr="002F3D13">
                <w:rPr>
                  <w:rFonts w:asciiTheme="minorHAnsi" w:hAnsiTheme="minorHAnsi"/>
                  <w:sz w:val="18"/>
                  <w:szCs w:val="18"/>
                </w:rPr>
                <w:t xml:space="preserve">: No controls </w:t>
              </w:r>
              <w:proofErr w:type="gramStart"/>
              <w:r w:rsidRPr="002F3D13">
                <w:rPr>
                  <w:rFonts w:asciiTheme="minorHAnsi" w:hAnsiTheme="minorHAnsi"/>
                  <w:sz w:val="18"/>
                  <w:szCs w:val="18"/>
                </w:rPr>
                <w:t>bypass</w:t>
              </w:r>
              <w:r>
                <w:rPr>
                  <w:rFonts w:asciiTheme="minorHAnsi" w:hAnsiTheme="minorHAnsi"/>
                  <w:sz w:val="18"/>
                  <w:szCs w:val="18"/>
                </w:rPr>
                <w:t>es</w:t>
              </w:r>
              <w:proofErr w:type="gramEnd"/>
              <w:r w:rsidRPr="002F3D13">
                <w:rPr>
                  <w:rFonts w:asciiTheme="minorHAnsi" w:hAnsiTheme="minorHAnsi"/>
                  <w:sz w:val="18"/>
                  <w:szCs w:val="18"/>
                </w:rPr>
                <w:t xml:space="preserve"> a dimmer</w:t>
              </w:r>
              <w:r>
                <w:rPr>
                  <w:rFonts w:asciiTheme="minorHAnsi" w:hAnsiTheme="minorHAnsi"/>
                  <w:sz w:val="18"/>
                  <w:szCs w:val="18"/>
                </w:rPr>
                <w:t>, occupant sensor</w:t>
              </w:r>
              <w:r w:rsidRPr="002F3D13">
                <w:rPr>
                  <w:rFonts w:asciiTheme="minorHAnsi" w:hAnsiTheme="minorHAnsi"/>
                  <w:sz w:val="18"/>
                  <w:szCs w:val="18"/>
                </w:rPr>
                <w:t xml:space="preserve"> or vacancy sensor function where that dimmer or sensor </w:t>
              </w:r>
            </w:ins>
            <w:ins w:id="501" w:author="Lee, Simon@Energy" w:date="2022-02-28T12:15:00Z">
              <w:r>
                <w:rPr>
                  <w:rFonts w:asciiTheme="minorHAnsi" w:hAnsiTheme="minorHAnsi"/>
                  <w:sz w:val="18"/>
                  <w:szCs w:val="18"/>
                </w:rPr>
                <w:t>is</w:t>
              </w:r>
            </w:ins>
            <w:ins w:id="502" w:author="Lee, Simon@Energy" w:date="2022-02-28T11:29:00Z">
              <w:r w:rsidRPr="002F3D13">
                <w:rPr>
                  <w:rFonts w:asciiTheme="minorHAnsi" w:hAnsiTheme="minorHAnsi"/>
                  <w:sz w:val="18"/>
                  <w:szCs w:val="18"/>
                </w:rPr>
                <w:t xml:space="preserve"> installed to comply with Section 150.0(k)</w:t>
              </w:r>
            </w:ins>
          </w:p>
        </w:tc>
      </w:tr>
      <w:tr w:rsidR="00B60C2C" w:rsidRPr="002F3D13" w14:paraId="215783BB" w14:textId="77777777" w:rsidTr="00BD5474">
        <w:trPr>
          <w:ins w:id="503" w:author="Lee, Simon@Energy" w:date="2022-02-28T11:29:00Z"/>
        </w:trPr>
        <w:tc>
          <w:tcPr>
            <w:tcW w:w="468" w:type="dxa"/>
            <w:vAlign w:val="center"/>
          </w:tcPr>
          <w:p w14:paraId="09C53BB3" w14:textId="6F7B2CB4" w:rsidR="00B60C2C" w:rsidRPr="002F3D13" w:rsidRDefault="00B60C2C" w:rsidP="00B60C2C">
            <w:pPr>
              <w:jc w:val="center"/>
              <w:rPr>
                <w:ins w:id="504" w:author="Lee, Simon@Energy" w:date="2022-02-28T11:29:00Z"/>
                <w:rFonts w:asciiTheme="minorHAnsi" w:hAnsiTheme="minorHAnsi"/>
                <w:sz w:val="18"/>
                <w:szCs w:val="18"/>
              </w:rPr>
            </w:pPr>
            <w:ins w:id="505" w:author="Lee, Simon@Energy" w:date="2022-02-28T12:17:00Z">
              <w:r>
                <w:rPr>
                  <w:rFonts w:asciiTheme="minorHAnsi" w:hAnsiTheme="minorHAnsi"/>
                  <w:sz w:val="18"/>
                  <w:szCs w:val="18"/>
                </w:rPr>
                <w:t>05</w:t>
              </w:r>
            </w:ins>
          </w:p>
        </w:tc>
        <w:tc>
          <w:tcPr>
            <w:tcW w:w="10361" w:type="dxa"/>
          </w:tcPr>
          <w:p w14:paraId="6E8FE52B" w14:textId="77777777" w:rsidR="00B60C2C" w:rsidRPr="002F3D13" w:rsidRDefault="00B60C2C" w:rsidP="00B60C2C">
            <w:pPr>
              <w:rPr>
                <w:ins w:id="506" w:author="Lee, Simon@Energy" w:date="2022-02-28T11:29:00Z"/>
                <w:rFonts w:asciiTheme="minorHAnsi" w:hAnsiTheme="minorHAnsi"/>
                <w:sz w:val="18"/>
                <w:szCs w:val="18"/>
              </w:rPr>
            </w:pPr>
            <w:ins w:id="507" w:author="Lee, Simon@Energy" w:date="2022-02-28T11:29:00Z">
              <w:r w:rsidRPr="002F3D13">
                <w:rPr>
                  <w:rFonts w:asciiTheme="minorHAnsi" w:hAnsiTheme="minorHAnsi"/>
                  <w:sz w:val="18"/>
                  <w:szCs w:val="18"/>
                </w:rPr>
                <w:t>150.0(k)2</w:t>
              </w:r>
              <w:r>
                <w:rPr>
                  <w:rFonts w:asciiTheme="minorHAnsi" w:hAnsiTheme="minorHAnsi"/>
                  <w:sz w:val="18"/>
                  <w:szCs w:val="18"/>
                </w:rPr>
                <w:t>C</w:t>
              </w:r>
              <w:r w:rsidRPr="002F3D13">
                <w:rPr>
                  <w:rFonts w:asciiTheme="minorHAnsi" w:hAnsiTheme="minorHAnsi"/>
                  <w:sz w:val="18"/>
                  <w:szCs w:val="18"/>
                </w:rPr>
                <w:t xml:space="preserve">: </w:t>
              </w:r>
              <w:r>
                <w:rPr>
                  <w:rFonts w:asciiTheme="minorHAnsi" w:hAnsiTheme="minorHAnsi"/>
                  <w:sz w:val="18"/>
                  <w:szCs w:val="18"/>
                </w:rPr>
                <w:t xml:space="preserve">Lighting controls </w:t>
              </w:r>
              <w:r w:rsidRPr="002F3D13">
                <w:rPr>
                  <w:rFonts w:asciiTheme="minorHAnsi" w:hAnsiTheme="minorHAnsi"/>
                  <w:sz w:val="18"/>
                  <w:szCs w:val="18"/>
                </w:rPr>
                <w:t>comply with the applicable requirements in Section 110.9</w:t>
              </w:r>
              <w:r>
                <w:rPr>
                  <w:rFonts w:asciiTheme="minorHAnsi" w:hAnsiTheme="minorHAnsi"/>
                  <w:sz w:val="18"/>
                  <w:szCs w:val="18"/>
                </w:rPr>
                <w:t>.</w:t>
              </w:r>
            </w:ins>
          </w:p>
        </w:tc>
      </w:tr>
      <w:tr w:rsidR="00B60C2C" w:rsidRPr="002F3D13" w14:paraId="334B3D93" w14:textId="77777777" w:rsidTr="00BD5474">
        <w:trPr>
          <w:ins w:id="508" w:author="Lee, Simon@Energy" w:date="2022-02-28T11:29:00Z"/>
        </w:trPr>
        <w:tc>
          <w:tcPr>
            <w:tcW w:w="468" w:type="dxa"/>
            <w:vAlign w:val="center"/>
          </w:tcPr>
          <w:p w14:paraId="35655FFF" w14:textId="3F9CEB3B" w:rsidR="00B60C2C" w:rsidRPr="002F3D13" w:rsidRDefault="00B60C2C" w:rsidP="00B60C2C">
            <w:pPr>
              <w:jc w:val="center"/>
              <w:rPr>
                <w:ins w:id="509" w:author="Lee, Simon@Energy" w:date="2022-02-28T11:29:00Z"/>
                <w:rFonts w:asciiTheme="minorHAnsi" w:hAnsiTheme="minorHAnsi"/>
                <w:sz w:val="18"/>
                <w:szCs w:val="18"/>
              </w:rPr>
            </w:pPr>
            <w:ins w:id="510" w:author="Lee, Simon@Energy" w:date="2022-02-28T12:17:00Z">
              <w:r>
                <w:rPr>
                  <w:rFonts w:asciiTheme="minorHAnsi" w:hAnsiTheme="minorHAnsi"/>
                  <w:sz w:val="18"/>
                  <w:szCs w:val="18"/>
                </w:rPr>
                <w:t>06</w:t>
              </w:r>
            </w:ins>
          </w:p>
        </w:tc>
        <w:tc>
          <w:tcPr>
            <w:tcW w:w="10361" w:type="dxa"/>
          </w:tcPr>
          <w:p w14:paraId="0D2082EC" w14:textId="77777777" w:rsidR="00B60C2C" w:rsidRPr="002F3D13" w:rsidRDefault="00B60C2C" w:rsidP="00B60C2C">
            <w:pPr>
              <w:rPr>
                <w:ins w:id="511" w:author="Lee, Simon@Energy" w:date="2022-02-28T11:29:00Z"/>
                <w:rFonts w:asciiTheme="minorHAnsi" w:hAnsiTheme="minorHAnsi"/>
                <w:sz w:val="18"/>
                <w:szCs w:val="18"/>
              </w:rPr>
            </w:pPr>
            <w:ins w:id="512" w:author="Lee, Simon@Energy" w:date="2022-02-28T11:29:00Z">
              <w:r w:rsidRPr="002F3D13">
                <w:rPr>
                  <w:rFonts w:asciiTheme="minorHAnsi" w:hAnsiTheme="minorHAnsi"/>
                  <w:sz w:val="18"/>
                  <w:szCs w:val="18"/>
                </w:rPr>
                <w:t>150.0(k)2</w:t>
              </w:r>
              <w:r>
                <w:rPr>
                  <w:rFonts w:asciiTheme="minorHAnsi" w:hAnsiTheme="minorHAnsi"/>
                  <w:sz w:val="18"/>
                  <w:szCs w:val="18"/>
                </w:rPr>
                <w:t>D</w:t>
              </w:r>
              <w:r w:rsidRPr="002F3D13">
                <w:rPr>
                  <w:rFonts w:asciiTheme="minorHAnsi" w:hAnsiTheme="minorHAnsi"/>
                  <w:sz w:val="18"/>
                  <w:szCs w:val="18"/>
                </w:rPr>
                <w:t xml:space="preserve">: </w:t>
              </w:r>
              <w:r>
                <w:rPr>
                  <w:rFonts w:asciiTheme="minorHAnsi" w:hAnsiTheme="minorHAnsi"/>
                  <w:sz w:val="18"/>
                  <w:szCs w:val="18"/>
                </w:rPr>
                <w:t xml:space="preserve">An </w:t>
              </w:r>
              <w:r w:rsidRPr="00AC60F4">
                <w:rPr>
                  <w:rFonts w:asciiTheme="minorHAnsi" w:hAnsiTheme="minorHAnsi"/>
                  <w:bCs/>
                  <w:sz w:val="18"/>
                  <w:szCs w:val="18"/>
                </w:rPr>
                <w:t>Energy Management Control Systems</w:t>
              </w:r>
              <w:r>
                <w:t xml:space="preserve"> </w:t>
              </w:r>
              <w:r w:rsidRPr="00C81CE4">
                <w:rPr>
                  <w:rFonts w:asciiTheme="minorHAnsi" w:hAnsiTheme="minorHAnsi"/>
                  <w:bCs/>
                  <w:sz w:val="18"/>
                  <w:szCs w:val="18"/>
                </w:rPr>
                <w:t xml:space="preserve">(EMCS) or a </w:t>
              </w:r>
              <w:proofErr w:type="spellStart"/>
              <w:r w:rsidRPr="00C81CE4">
                <w:rPr>
                  <w:rFonts w:asciiTheme="minorHAnsi" w:hAnsiTheme="minorHAnsi"/>
                  <w:bCs/>
                  <w:sz w:val="18"/>
                  <w:szCs w:val="18"/>
                </w:rPr>
                <w:t>multiscene</w:t>
              </w:r>
              <w:proofErr w:type="spellEnd"/>
              <w:r w:rsidRPr="00C81CE4">
                <w:rPr>
                  <w:rFonts w:asciiTheme="minorHAnsi" w:hAnsiTheme="minorHAnsi"/>
                  <w:bCs/>
                  <w:sz w:val="18"/>
                  <w:szCs w:val="18"/>
                </w:rPr>
                <w:t xml:space="preserve"> programmable control </w:t>
              </w:r>
              <w:r>
                <w:rPr>
                  <w:rFonts w:asciiTheme="minorHAnsi" w:hAnsiTheme="minorHAnsi"/>
                  <w:bCs/>
                  <w:sz w:val="18"/>
                  <w:szCs w:val="18"/>
                </w:rPr>
                <w:t>can be</w:t>
              </w:r>
              <w:r w:rsidRPr="002F3D13">
                <w:rPr>
                  <w:rFonts w:asciiTheme="minorHAnsi" w:hAnsiTheme="minorHAnsi"/>
                  <w:sz w:val="18"/>
                  <w:szCs w:val="18"/>
                </w:rPr>
                <w:t xml:space="preserve"> used to comply with </w:t>
              </w:r>
              <w:r w:rsidRPr="0040628A">
                <w:rPr>
                  <w:rFonts w:asciiTheme="minorHAnsi" w:hAnsiTheme="minorHAnsi"/>
                  <w:sz w:val="18"/>
                  <w:szCs w:val="18"/>
                </w:rPr>
                <w:t>dimming, occupancy, and lighting</w:t>
              </w:r>
              <w:r>
                <w:rPr>
                  <w:rFonts w:asciiTheme="minorHAnsi" w:hAnsiTheme="minorHAnsi"/>
                  <w:sz w:val="18"/>
                  <w:szCs w:val="18"/>
                </w:rPr>
                <w:t xml:space="preserve"> control </w:t>
              </w:r>
              <w:r w:rsidRPr="002F3D13">
                <w:rPr>
                  <w:rFonts w:asciiTheme="minorHAnsi" w:hAnsiTheme="minorHAnsi"/>
                  <w:sz w:val="18"/>
                  <w:szCs w:val="18"/>
                </w:rPr>
                <w:t xml:space="preserve">requirements </w:t>
              </w:r>
              <w:r w:rsidRPr="00C81CE4">
                <w:rPr>
                  <w:rFonts w:asciiTheme="minorHAnsi" w:hAnsiTheme="minorHAnsi"/>
                  <w:sz w:val="18"/>
                  <w:szCs w:val="18"/>
                </w:rPr>
                <w:t>in Section 150.0(k)2 if it</w:t>
              </w:r>
              <w:r>
                <w:rPr>
                  <w:rFonts w:asciiTheme="minorHAnsi" w:hAnsiTheme="minorHAnsi"/>
                  <w:sz w:val="18"/>
                  <w:szCs w:val="18"/>
                </w:rPr>
                <w:t xml:space="preserve"> </w:t>
              </w:r>
              <w:r w:rsidRPr="002F3D13">
                <w:rPr>
                  <w:rFonts w:asciiTheme="minorHAnsi" w:hAnsiTheme="minorHAnsi"/>
                  <w:sz w:val="18"/>
                  <w:szCs w:val="18"/>
                </w:rPr>
                <w:t>provide</w:t>
              </w:r>
              <w:r>
                <w:rPr>
                  <w:rFonts w:asciiTheme="minorHAnsi" w:hAnsiTheme="minorHAnsi"/>
                  <w:sz w:val="18"/>
                  <w:szCs w:val="18"/>
                </w:rPr>
                <w:t>s</w:t>
              </w:r>
              <w:r w:rsidRPr="002F3D13">
                <w:rPr>
                  <w:rFonts w:asciiTheme="minorHAnsi" w:hAnsiTheme="minorHAnsi"/>
                  <w:sz w:val="18"/>
                  <w:szCs w:val="18"/>
                </w:rPr>
                <w:t xml:space="preserve"> the functionality of </w:t>
              </w:r>
              <w:r>
                <w:rPr>
                  <w:rFonts w:asciiTheme="minorHAnsi" w:hAnsiTheme="minorHAnsi"/>
                  <w:sz w:val="18"/>
                  <w:szCs w:val="18"/>
                </w:rPr>
                <w:t>the</w:t>
              </w:r>
              <w:r w:rsidRPr="002F3D13">
                <w:rPr>
                  <w:rFonts w:asciiTheme="minorHAnsi" w:hAnsiTheme="minorHAnsi"/>
                  <w:sz w:val="18"/>
                  <w:szCs w:val="18"/>
                </w:rPr>
                <w:t xml:space="preserve"> </w:t>
              </w:r>
              <w:r>
                <w:rPr>
                  <w:rFonts w:asciiTheme="minorHAnsi" w:hAnsiTheme="minorHAnsi"/>
                  <w:sz w:val="18"/>
                  <w:szCs w:val="18"/>
                </w:rPr>
                <w:t xml:space="preserve">specified control </w:t>
              </w:r>
              <w:r w:rsidRPr="002F3D13">
                <w:rPr>
                  <w:rFonts w:asciiTheme="minorHAnsi" w:hAnsiTheme="minorHAnsi"/>
                  <w:sz w:val="18"/>
                  <w:szCs w:val="18"/>
                </w:rPr>
                <w:t xml:space="preserve">in accordance with Section 110.9, </w:t>
              </w:r>
              <w:r w:rsidRPr="000518DC">
                <w:rPr>
                  <w:rFonts w:asciiTheme="minorHAnsi" w:hAnsiTheme="minorHAnsi"/>
                  <w:sz w:val="18"/>
                  <w:szCs w:val="18"/>
                </w:rPr>
                <w:t xml:space="preserve">and the physical controls </w:t>
              </w:r>
              <w:r>
                <w:rPr>
                  <w:rFonts w:asciiTheme="minorHAnsi" w:hAnsiTheme="minorHAnsi"/>
                  <w:sz w:val="18"/>
                  <w:szCs w:val="18"/>
                </w:rPr>
                <w:t>(</w:t>
              </w:r>
              <w:r w:rsidRPr="00585607">
                <w:rPr>
                  <w:rFonts w:asciiTheme="minorHAnsi" w:hAnsiTheme="minorHAnsi"/>
                  <w:sz w:val="18"/>
                  <w:szCs w:val="18"/>
                </w:rPr>
                <w:t>readily accessible wall-mounted controls that allow the lighting to be manually turned ON and OFF</w:t>
              </w:r>
              <w:r>
                <w:rPr>
                  <w:rFonts w:asciiTheme="minorHAnsi" w:hAnsiTheme="minorHAnsi"/>
                  <w:sz w:val="18"/>
                  <w:szCs w:val="18"/>
                </w:rPr>
                <w:t>).</w:t>
              </w:r>
            </w:ins>
          </w:p>
        </w:tc>
      </w:tr>
      <w:tr w:rsidR="00B60C2C" w:rsidRPr="002F3D13" w14:paraId="22D6FC62" w14:textId="77777777" w:rsidTr="00BD5474">
        <w:trPr>
          <w:ins w:id="513" w:author="Lee, Simon@Energy" w:date="2022-02-28T11:29:00Z"/>
        </w:trPr>
        <w:tc>
          <w:tcPr>
            <w:tcW w:w="468" w:type="dxa"/>
            <w:vAlign w:val="center"/>
          </w:tcPr>
          <w:p w14:paraId="277652C7" w14:textId="5B480427" w:rsidR="00B60C2C" w:rsidRPr="002F3D13" w:rsidRDefault="00B60C2C" w:rsidP="00B60C2C">
            <w:pPr>
              <w:jc w:val="center"/>
              <w:rPr>
                <w:ins w:id="514" w:author="Lee, Simon@Energy" w:date="2022-02-28T11:29:00Z"/>
                <w:rFonts w:asciiTheme="minorHAnsi" w:hAnsiTheme="minorHAnsi"/>
                <w:sz w:val="18"/>
                <w:szCs w:val="18"/>
              </w:rPr>
            </w:pPr>
            <w:ins w:id="515" w:author="Lee, Simon@Energy" w:date="2022-02-28T11:29:00Z">
              <w:r>
                <w:rPr>
                  <w:rFonts w:asciiTheme="minorHAnsi" w:hAnsiTheme="minorHAnsi"/>
                  <w:sz w:val="18"/>
                  <w:szCs w:val="18"/>
                </w:rPr>
                <w:t>0</w:t>
              </w:r>
            </w:ins>
            <w:ins w:id="516" w:author="Lee, Simon@Energy" w:date="2022-02-28T12:17:00Z">
              <w:r>
                <w:rPr>
                  <w:rFonts w:asciiTheme="minorHAnsi" w:hAnsiTheme="minorHAnsi"/>
                  <w:sz w:val="18"/>
                  <w:szCs w:val="18"/>
                </w:rPr>
                <w:t>7</w:t>
              </w:r>
            </w:ins>
          </w:p>
        </w:tc>
        <w:tc>
          <w:tcPr>
            <w:tcW w:w="10361" w:type="dxa"/>
          </w:tcPr>
          <w:p w14:paraId="01526CC5" w14:textId="77777777" w:rsidR="00B60C2C" w:rsidRDefault="00B60C2C" w:rsidP="00B60C2C">
            <w:pPr>
              <w:rPr>
                <w:ins w:id="517" w:author="Lee, Simon@Energy" w:date="2022-02-28T11:29:00Z"/>
                <w:rFonts w:asciiTheme="minorHAnsi" w:hAnsiTheme="minorHAnsi"/>
                <w:sz w:val="18"/>
                <w:szCs w:val="18"/>
              </w:rPr>
            </w:pPr>
            <w:ins w:id="518" w:author="Lee, Simon@Energy" w:date="2022-02-28T11:29:00Z">
              <w:r>
                <w:rPr>
                  <w:rFonts w:asciiTheme="minorHAnsi" w:hAnsiTheme="minorHAnsi"/>
                  <w:sz w:val="18"/>
                  <w:szCs w:val="18"/>
                </w:rPr>
                <w:t>150.0(k)2G</w:t>
              </w:r>
              <w:r w:rsidRPr="002F3D13">
                <w:rPr>
                  <w:rFonts w:asciiTheme="minorHAnsi" w:hAnsiTheme="minorHAnsi"/>
                  <w:sz w:val="18"/>
                  <w:szCs w:val="18"/>
                </w:rPr>
                <w:t>:</w:t>
              </w:r>
              <w:r>
                <w:rPr>
                  <w:rFonts w:asciiTheme="minorHAnsi" w:hAnsiTheme="minorHAnsi"/>
                  <w:sz w:val="18"/>
                  <w:szCs w:val="18"/>
                </w:rPr>
                <w:t xml:space="preserve"> </w:t>
              </w:r>
              <w:r w:rsidRPr="0092189C">
                <w:rPr>
                  <w:rFonts w:asciiTheme="minorHAnsi" w:hAnsiTheme="minorHAnsi"/>
                  <w:bCs/>
                  <w:sz w:val="18"/>
                  <w:szCs w:val="18"/>
                  <w:rPrChange w:id="519" w:author="Lee, Simon@Energy" w:date="2022-02-28T12:18:00Z">
                    <w:rPr>
                      <w:rFonts w:asciiTheme="minorHAnsi" w:hAnsiTheme="minorHAnsi"/>
                      <w:b/>
                      <w:sz w:val="18"/>
                      <w:szCs w:val="18"/>
                    </w:rPr>
                  </w:rPrChange>
                </w:rPr>
                <w:t>Independent controls</w:t>
              </w:r>
              <w:r>
                <w:rPr>
                  <w:rFonts w:asciiTheme="minorHAnsi" w:hAnsiTheme="minorHAnsi"/>
                  <w:sz w:val="18"/>
                  <w:szCs w:val="18"/>
                </w:rPr>
                <w:t xml:space="preserve"> </w:t>
              </w:r>
            </w:ins>
          </w:p>
          <w:p w14:paraId="52237830" w14:textId="77777777" w:rsidR="00B60C2C" w:rsidRDefault="00B60C2C" w:rsidP="00B60C2C">
            <w:pPr>
              <w:pStyle w:val="ListParagraph"/>
              <w:numPr>
                <w:ilvl w:val="0"/>
                <w:numId w:val="49"/>
              </w:numPr>
              <w:rPr>
                <w:ins w:id="520" w:author="Lee, Simon@Energy" w:date="2022-02-28T11:29:00Z"/>
                <w:rFonts w:asciiTheme="minorHAnsi" w:hAnsiTheme="minorHAnsi"/>
                <w:sz w:val="18"/>
                <w:szCs w:val="18"/>
              </w:rPr>
            </w:pPr>
            <w:ins w:id="521" w:author="Lee, Simon@Energy" w:date="2022-02-28T11:29:00Z">
              <w:r w:rsidRPr="00AC60F4">
                <w:rPr>
                  <w:rFonts w:asciiTheme="minorHAnsi" w:hAnsiTheme="minorHAnsi"/>
                  <w:sz w:val="18"/>
                  <w:szCs w:val="18"/>
                </w:rPr>
                <w:t xml:space="preserve">Integrated lighting of exhaust fans </w:t>
              </w:r>
              <w:r w:rsidRPr="00054E87">
                <w:rPr>
                  <w:rFonts w:asciiTheme="minorHAnsi" w:hAnsiTheme="minorHAnsi"/>
                  <w:sz w:val="18"/>
                  <w:szCs w:val="18"/>
                </w:rPr>
                <w:t>is</w:t>
              </w:r>
              <w:r w:rsidRPr="00AC60F4">
                <w:rPr>
                  <w:rFonts w:asciiTheme="minorHAnsi" w:hAnsiTheme="minorHAnsi"/>
                  <w:sz w:val="18"/>
                  <w:szCs w:val="18"/>
                </w:rPr>
                <w:t xml:space="preserve"> controlled independently from the fans. </w:t>
              </w:r>
            </w:ins>
          </w:p>
          <w:p w14:paraId="35C6B33D" w14:textId="4A8B9B5D" w:rsidR="00B60C2C" w:rsidRPr="00AC60F4" w:rsidRDefault="00B60C2C" w:rsidP="00B60C2C">
            <w:pPr>
              <w:pStyle w:val="ListParagraph"/>
              <w:numPr>
                <w:ilvl w:val="0"/>
                <w:numId w:val="49"/>
              </w:numPr>
              <w:rPr>
                <w:ins w:id="522" w:author="Lee, Simon@Energy" w:date="2022-02-28T11:29:00Z"/>
                <w:rFonts w:asciiTheme="minorHAnsi" w:hAnsiTheme="minorHAnsi"/>
                <w:sz w:val="18"/>
                <w:szCs w:val="18"/>
              </w:rPr>
            </w:pPr>
            <w:ins w:id="523" w:author="Lee, Simon@Energy" w:date="2022-02-28T11:29:00Z">
              <w:r w:rsidRPr="007172EE">
                <w:rPr>
                  <w:rFonts w:asciiTheme="minorHAnsi" w:hAnsiTheme="minorHAnsi"/>
                  <w:sz w:val="18"/>
                  <w:szCs w:val="18"/>
                </w:rPr>
                <w:t>Undercabinet lighting</w:t>
              </w:r>
              <w:r>
                <w:rPr>
                  <w:rFonts w:asciiTheme="minorHAnsi" w:hAnsiTheme="minorHAnsi"/>
                  <w:sz w:val="18"/>
                  <w:szCs w:val="18"/>
                </w:rPr>
                <w:t>,</w:t>
              </w:r>
              <w:r>
                <w:t xml:space="preserve"> u</w:t>
              </w:r>
              <w:r w:rsidRPr="00BA422F">
                <w:rPr>
                  <w:rFonts w:asciiTheme="minorHAnsi" w:hAnsiTheme="minorHAnsi"/>
                  <w:sz w:val="18"/>
                  <w:szCs w:val="18"/>
                </w:rPr>
                <w:t>ndershelf lighting</w:t>
              </w:r>
              <w:r>
                <w:rPr>
                  <w:rFonts w:asciiTheme="minorHAnsi" w:hAnsiTheme="minorHAnsi"/>
                  <w:sz w:val="18"/>
                  <w:szCs w:val="18"/>
                </w:rPr>
                <w:t>, i</w:t>
              </w:r>
              <w:r w:rsidRPr="00BA422F">
                <w:rPr>
                  <w:rFonts w:asciiTheme="minorHAnsi" w:hAnsiTheme="minorHAnsi"/>
                  <w:sz w:val="18"/>
                  <w:szCs w:val="18"/>
                </w:rPr>
                <w:t>nterior lighting of display cabinets</w:t>
              </w:r>
              <w:r>
                <w:rPr>
                  <w:rFonts w:asciiTheme="minorHAnsi" w:hAnsiTheme="minorHAnsi"/>
                  <w:sz w:val="18"/>
                  <w:szCs w:val="18"/>
                </w:rPr>
                <w:t>, and s</w:t>
              </w:r>
              <w:r w:rsidRPr="00182E08">
                <w:rPr>
                  <w:rFonts w:asciiTheme="minorHAnsi" w:hAnsiTheme="minorHAnsi"/>
                  <w:sz w:val="18"/>
                  <w:szCs w:val="18"/>
                </w:rPr>
                <w:t>witched outlets</w:t>
              </w:r>
              <w:r w:rsidRPr="00AC60F4">
                <w:rPr>
                  <w:rFonts w:asciiTheme="minorHAnsi" w:hAnsiTheme="minorHAnsi"/>
                  <w:sz w:val="18"/>
                  <w:szCs w:val="18"/>
                </w:rPr>
                <w:t xml:space="preserve"> are controlled separately from ceiling installed lighting.</w:t>
              </w:r>
            </w:ins>
          </w:p>
        </w:tc>
      </w:tr>
      <w:tr w:rsidR="00B60C2C" w:rsidRPr="00916A10" w14:paraId="20B6E873" w14:textId="77777777" w:rsidTr="00BD5474">
        <w:trPr>
          <w:ins w:id="524" w:author="Lee, Simon@Energy" w:date="2022-02-28T11:29:00Z"/>
        </w:trPr>
        <w:tc>
          <w:tcPr>
            <w:tcW w:w="10829" w:type="dxa"/>
            <w:gridSpan w:val="2"/>
          </w:tcPr>
          <w:p w14:paraId="2C9D118C" w14:textId="77777777" w:rsidR="00B60C2C" w:rsidRPr="00916A10" w:rsidRDefault="00B60C2C" w:rsidP="00B60C2C">
            <w:pPr>
              <w:rPr>
                <w:ins w:id="525" w:author="Lee, Simon@Energy" w:date="2022-02-28T11:29:00Z"/>
                <w:rFonts w:asciiTheme="minorHAnsi" w:hAnsiTheme="minorHAnsi"/>
                <w:b/>
                <w:sz w:val="18"/>
                <w:szCs w:val="18"/>
              </w:rPr>
            </w:pPr>
            <w:ins w:id="526" w:author="Lee, Simon@Energy" w:date="2022-02-28T11:29:00Z">
              <w:r w:rsidRPr="00916A10">
                <w:rPr>
                  <w:rFonts w:asciiTheme="minorHAnsi" w:hAnsiTheme="minorHAnsi"/>
                  <w:b/>
                  <w:sz w:val="18"/>
                  <w:szCs w:val="18"/>
                </w:rPr>
                <w:t>The responsible person’s signature on this compliance document affirms that all applicable requirements in this table have been met.</w:t>
              </w:r>
            </w:ins>
          </w:p>
        </w:tc>
      </w:tr>
      <w:bookmarkEnd w:id="448"/>
    </w:tbl>
    <w:p w14:paraId="38F023FF" w14:textId="7F1B16F2" w:rsidR="00676F0F" w:rsidRDefault="00676F0F" w:rsidP="00507935">
      <w:pPr>
        <w:tabs>
          <w:tab w:val="left" w:pos="7920"/>
          <w:tab w:val="right" w:pos="10080"/>
        </w:tabs>
        <w:rPr>
          <w:ins w:id="527" w:author="Lee, Simon@Energy" w:date="2022-02-28T11:29:00Z"/>
          <w:rStyle w:val="Heading1Char"/>
          <w:bCs/>
          <w:sz w:val="20"/>
        </w:rPr>
      </w:pPr>
    </w:p>
    <w:p w14:paraId="4D4C3C92" w14:textId="2106BDDD" w:rsidR="00676F0F" w:rsidRDefault="00676F0F" w:rsidP="00507935">
      <w:pPr>
        <w:tabs>
          <w:tab w:val="left" w:pos="7920"/>
          <w:tab w:val="right" w:pos="10080"/>
        </w:tabs>
        <w:rPr>
          <w:ins w:id="528" w:author="Lee, Simon@Energy" w:date="2022-02-28T11:29:00Z"/>
          <w:rStyle w:val="Heading1Char"/>
          <w:bCs/>
          <w:sz w:val="20"/>
        </w:rPr>
      </w:pPr>
    </w:p>
    <w:p w14:paraId="1AAE9669" w14:textId="77777777" w:rsidR="00676F0F" w:rsidRPr="00C81000" w:rsidRDefault="00676F0F" w:rsidP="00507935">
      <w:pPr>
        <w:tabs>
          <w:tab w:val="left" w:pos="7920"/>
          <w:tab w:val="right" w:pos="10080"/>
        </w:tabs>
        <w:rPr>
          <w:ins w:id="529" w:author="Lee, Simon@Energy" w:date="2022-02-28T11:29:00Z"/>
          <w:rStyle w:val="Heading1Char"/>
          <w:rFonts w:asciiTheme="minorHAnsi" w:hAnsiTheme="minorHAnsi"/>
          <w:bCs/>
          <w:sz w:val="20"/>
          <w:szCs w:val="1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
        <w:gridCol w:w="10361"/>
      </w:tblGrid>
      <w:tr w:rsidR="00BC4D57" w:rsidRPr="00C81000" w:rsidDel="003E0A63" w14:paraId="05C6BF91" w14:textId="22CEEDE2" w:rsidTr="00182697">
        <w:trPr>
          <w:del w:id="530" w:author="Lee, Simon@Energy" w:date="2021-10-28T21:46:00Z"/>
        </w:trPr>
        <w:tc>
          <w:tcPr>
            <w:tcW w:w="10829" w:type="dxa"/>
            <w:gridSpan w:val="2"/>
          </w:tcPr>
          <w:p w14:paraId="05C6BF90" w14:textId="2DF172D4" w:rsidR="002B6F63" w:rsidRPr="00C81000" w:rsidDel="003E0A63" w:rsidRDefault="007876C3" w:rsidP="00BC4D57">
            <w:pPr>
              <w:tabs>
                <w:tab w:val="left" w:pos="3640"/>
              </w:tabs>
              <w:rPr>
                <w:del w:id="531" w:author="Lee, Simon@Energy" w:date="2021-10-28T21:46:00Z"/>
                <w:rFonts w:asciiTheme="minorHAnsi" w:hAnsiTheme="minorHAnsi"/>
                <w:b/>
                <w:szCs w:val="18"/>
              </w:rPr>
            </w:pPr>
            <w:del w:id="532" w:author="Lee, Simon@Energy" w:date="2021-10-28T21:46:00Z">
              <w:r w:rsidRPr="00C81000" w:rsidDel="003E0A63">
                <w:rPr>
                  <w:rFonts w:asciiTheme="minorHAnsi" w:hAnsiTheme="minorHAnsi"/>
                  <w:b/>
                  <w:szCs w:val="18"/>
                </w:rPr>
                <w:delText>F</w:delText>
              </w:r>
              <w:r w:rsidR="00BC4D57" w:rsidRPr="00C81000" w:rsidDel="003E0A63">
                <w:rPr>
                  <w:rFonts w:asciiTheme="minorHAnsi" w:hAnsiTheme="minorHAnsi"/>
                  <w:b/>
                  <w:szCs w:val="18"/>
                </w:rPr>
                <w:delText xml:space="preserve">. </w:delText>
              </w:r>
            </w:del>
            <w:ins w:id="533" w:author="Alhabibi, Haider@Energy" w:date="2021-09-27T10:50:00Z">
              <w:del w:id="534" w:author="Lee, Simon@Energy" w:date="2021-10-28T21:46:00Z">
                <w:r w:rsidR="001E4B6D" w:rsidDel="003E0A63">
                  <w:rPr>
                    <w:rFonts w:asciiTheme="minorHAnsi" w:hAnsiTheme="minorHAnsi"/>
                    <w:b/>
                    <w:szCs w:val="18"/>
                  </w:rPr>
                  <w:delText>Screw</w:delText>
                </w:r>
                <w:r w:rsidR="005C5EBA" w:rsidDel="003E0A63">
                  <w:rPr>
                    <w:rFonts w:asciiTheme="minorHAnsi" w:hAnsiTheme="minorHAnsi"/>
                    <w:b/>
                    <w:szCs w:val="18"/>
                  </w:rPr>
                  <w:delText xml:space="preserve"> Based </w:delText>
                </w:r>
              </w:del>
            </w:ins>
            <w:ins w:id="535" w:author="Alhabibi, Haider@Energy" w:date="2021-09-27T10:51:00Z">
              <w:del w:id="536" w:author="Lee, Simon@Energy" w:date="2021-10-28T21:46:00Z">
                <w:r w:rsidR="005C5EBA" w:rsidDel="003E0A63">
                  <w:rPr>
                    <w:rFonts w:asciiTheme="minorHAnsi" w:hAnsiTheme="minorHAnsi"/>
                    <w:b/>
                    <w:szCs w:val="18"/>
                  </w:rPr>
                  <w:delText>luminaires</w:delText>
                </w:r>
              </w:del>
            </w:ins>
            <w:del w:id="537" w:author="Lee, Simon@Energy" w:date="2021-10-28T21:46:00Z">
              <w:r w:rsidR="00044B40" w:rsidDel="003E0A63">
                <w:rPr>
                  <w:rFonts w:asciiTheme="minorHAnsi" w:hAnsiTheme="minorHAnsi"/>
                  <w:b/>
                  <w:szCs w:val="18"/>
                </w:rPr>
                <w:delText>Blank Electrical Boxes</w:delText>
              </w:r>
            </w:del>
          </w:p>
        </w:tc>
      </w:tr>
      <w:tr w:rsidR="00BC4D57" w:rsidRPr="002F3D13" w:rsidDel="003E0A63" w14:paraId="05C6BF94" w14:textId="0E7501C9" w:rsidTr="00C81000">
        <w:trPr>
          <w:del w:id="538" w:author="Lee, Simon@Energy" w:date="2021-10-28T21:46:00Z"/>
        </w:trPr>
        <w:tc>
          <w:tcPr>
            <w:tcW w:w="468" w:type="dxa"/>
            <w:vAlign w:val="center"/>
          </w:tcPr>
          <w:p w14:paraId="05C6BF92" w14:textId="3053B6F5" w:rsidR="00BC4D57" w:rsidRPr="002F3D13" w:rsidDel="003E0A63" w:rsidRDefault="00C56322" w:rsidP="00C81000">
            <w:pPr>
              <w:jc w:val="center"/>
              <w:rPr>
                <w:del w:id="539" w:author="Lee, Simon@Energy" w:date="2021-10-28T21:46:00Z"/>
                <w:rFonts w:asciiTheme="minorHAnsi" w:hAnsiTheme="minorHAnsi"/>
                <w:sz w:val="18"/>
                <w:szCs w:val="18"/>
              </w:rPr>
            </w:pPr>
            <w:del w:id="540" w:author="Lee, Simon@Energy" w:date="2021-10-28T21:46:00Z">
              <w:r w:rsidRPr="002F3D13" w:rsidDel="003E0A63">
                <w:rPr>
                  <w:rFonts w:asciiTheme="minorHAnsi" w:hAnsiTheme="minorHAnsi"/>
                  <w:sz w:val="18"/>
                  <w:szCs w:val="18"/>
                </w:rPr>
                <w:delText>0</w:delText>
              </w:r>
              <w:r w:rsidR="00EA21B0" w:rsidRPr="002F3D13" w:rsidDel="003E0A63">
                <w:rPr>
                  <w:rFonts w:asciiTheme="minorHAnsi" w:hAnsiTheme="minorHAnsi"/>
                  <w:sz w:val="18"/>
                  <w:szCs w:val="18"/>
                </w:rPr>
                <w:delText>1</w:delText>
              </w:r>
            </w:del>
          </w:p>
        </w:tc>
        <w:tc>
          <w:tcPr>
            <w:tcW w:w="10361" w:type="dxa"/>
          </w:tcPr>
          <w:p w14:paraId="05C6BF93" w14:textId="234AFA67" w:rsidR="00BC4D57" w:rsidRPr="002F3D13" w:rsidDel="003E0A63" w:rsidRDefault="00BC4D57" w:rsidP="00832C63">
            <w:pPr>
              <w:rPr>
                <w:del w:id="541" w:author="Lee, Simon@Energy" w:date="2021-10-28T21:46:00Z"/>
                <w:rFonts w:asciiTheme="minorHAnsi" w:hAnsiTheme="minorHAnsi"/>
                <w:sz w:val="18"/>
                <w:szCs w:val="18"/>
              </w:rPr>
            </w:pPr>
            <w:del w:id="542" w:author="Lee, Simon@Energy" w:date="2021-10-28T21:46:00Z">
              <w:r w:rsidRPr="002F3D13" w:rsidDel="003E0A63">
                <w:rPr>
                  <w:rFonts w:asciiTheme="minorHAnsi" w:hAnsiTheme="minorHAnsi"/>
                  <w:sz w:val="18"/>
                  <w:szCs w:val="18"/>
                </w:rPr>
                <w:delText>150.0(k)</w:delText>
              </w:r>
              <w:r w:rsidR="009767B9" w:rsidDel="003E0A63">
                <w:rPr>
                  <w:rFonts w:asciiTheme="minorHAnsi" w:hAnsiTheme="minorHAnsi"/>
                  <w:sz w:val="18"/>
                  <w:szCs w:val="18"/>
                </w:rPr>
                <w:delText>1B</w:delText>
              </w:r>
              <w:r w:rsidR="00044B40" w:rsidDel="003E0A63">
                <w:rPr>
                  <w:rFonts w:asciiTheme="minorHAnsi" w:hAnsiTheme="minorHAnsi"/>
                  <w:sz w:val="18"/>
                  <w:szCs w:val="18"/>
                </w:rPr>
                <w:delText xml:space="preserve">: </w:delText>
              </w:r>
            </w:del>
            <w:ins w:id="543" w:author="Alhabibi, Haider@Energy" w:date="2021-09-27T10:54:00Z">
              <w:del w:id="544" w:author="Lee, Simon@Energy" w:date="2021-10-28T21:46:00Z">
                <w:r w:rsidR="0004181E" w:rsidRPr="0004181E" w:rsidDel="003E0A63">
                  <w:rPr>
                    <w:rFonts w:asciiTheme="minorHAnsi" w:hAnsiTheme="minorHAnsi"/>
                    <w:sz w:val="18"/>
                    <w:szCs w:val="18"/>
                  </w:rPr>
                  <w:delText>Screw based luminaires shall contain lamps that comply with Reference Joint Appendix JA8</w:delText>
                </w:r>
                <w:r w:rsidR="00E43C2B" w:rsidDel="003E0A63">
                  <w:rPr>
                    <w:rFonts w:asciiTheme="minorHAnsi" w:hAnsiTheme="minorHAnsi"/>
                    <w:sz w:val="18"/>
                    <w:szCs w:val="18"/>
                  </w:rPr>
                  <w:delText>.</w:delText>
                </w:r>
              </w:del>
            </w:ins>
            <w:del w:id="545" w:author="Lee, Simon@Energy" w:date="2021-10-28T21:46:00Z">
              <w:r w:rsidR="00044B40" w:rsidDel="003E0A63">
                <w:rPr>
                  <w:rFonts w:asciiTheme="minorHAnsi" w:hAnsiTheme="minorHAnsi"/>
                  <w:sz w:val="18"/>
                  <w:szCs w:val="18"/>
                </w:rPr>
                <w:delText>The number of blank electrical boxes installed more than five feet above the finished floor</w:delText>
              </w:r>
              <w:r w:rsidR="009767B9" w:rsidDel="003E0A63">
                <w:rPr>
                  <w:rFonts w:asciiTheme="minorHAnsi" w:hAnsiTheme="minorHAnsi"/>
                  <w:sz w:val="18"/>
                  <w:szCs w:val="18"/>
                </w:rPr>
                <w:delText xml:space="preserve"> and do not contain a luminaire or other device</w:delText>
              </w:r>
              <w:r w:rsidR="00044B40" w:rsidDel="003E0A63">
                <w:rPr>
                  <w:rFonts w:asciiTheme="minorHAnsi" w:hAnsiTheme="minorHAnsi"/>
                  <w:sz w:val="18"/>
                  <w:szCs w:val="18"/>
                </w:rPr>
                <w:delText>, are not greater than the number of bedrooms. The blank boxes are served by dimmer, vacancy sensor, or fan speed control.</w:delText>
              </w:r>
            </w:del>
          </w:p>
        </w:tc>
      </w:tr>
      <w:tr w:rsidR="00916A10" w:rsidRPr="002F3D13" w:rsidDel="003E0A63" w14:paraId="05C6BFA6" w14:textId="49CDCEF3" w:rsidTr="00341AF1">
        <w:trPr>
          <w:del w:id="546" w:author="Lee, Simon@Energy" w:date="2021-10-28T21:46:00Z"/>
        </w:trPr>
        <w:tc>
          <w:tcPr>
            <w:tcW w:w="10829" w:type="dxa"/>
            <w:gridSpan w:val="2"/>
          </w:tcPr>
          <w:p w14:paraId="05C6BFA5" w14:textId="4FA00ADE" w:rsidR="00916A10" w:rsidRPr="002F3D13" w:rsidDel="003E0A63" w:rsidRDefault="00916A10" w:rsidP="00916A10">
            <w:pPr>
              <w:rPr>
                <w:del w:id="547" w:author="Lee, Simon@Energy" w:date="2021-10-28T21:46:00Z"/>
                <w:rFonts w:asciiTheme="minorHAnsi" w:hAnsiTheme="minorHAnsi"/>
                <w:sz w:val="18"/>
                <w:szCs w:val="18"/>
              </w:rPr>
            </w:pPr>
            <w:del w:id="548" w:author="Lee, Simon@Energy" w:date="2021-10-28T21:46:00Z">
              <w:r w:rsidRPr="00916A10" w:rsidDel="003E0A63">
                <w:rPr>
                  <w:rFonts w:ascii="Calibri" w:eastAsia="Calibri" w:hAnsi="Calibri"/>
                  <w:b/>
                  <w:sz w:val="18"/>
                  <w:szCs w:val="18"/>
                </w:rPr>
                <w:delText>The responsible person’s signature on this compliance document affirms that all applicable requirements in this table have been met.</w:delText>
              </w:r>
            </w:del>
          </w:p>
        </w:tc>
      </w:tr>
    </w:tbl>
    <w:p w14:paraId="05C6BFAE" w14:textId="3C24E876" w:rsidR="00E91183" w:rsidRDefault="00E91183">
      <w:pPr>
        <w:rPr>
          <w:ins w:id="549" w:author="Lee, Simon@Energy" w:date="2021-10-28T22:30:00Z"/>
          <w:rFonts w:asciiTheme="minorHAnsi" w:hAnsiTheme="minorHAnsi"/>
          <w:sz w:val="18"/>
          <w:szCs w:val="1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
        <w:gridCol w:w="10361"/>
      </w:tblGrid>
      <w:tr w:rsidR="006E26DA" w:rsidRPr="00C81000" w14:paraId="23A93183" w14:textId="77777777" w:rsidTr="00BE6438">
        <w:trPr>
          <w:ins w:id="550" w:author="Lee, Simon@Energy" w:date="2021-10-28T22:30:00Z"/>
        </w:trPr>
        <w:tc>
          <w:tcPr>
            <w:tcW w:w="10829" w:type="dxa"/>
            <w:gridSpan w:val="2"/>
          </w:tcPr>
          <w:p w14:paraId="0496AE4B" w14:textId="05328F16" w:rsidR="006E26DA" w:rsidRPr="00C81000" w:rsidRDefault="005F7F14" w:rsidP="00BE6438">
            <w:pPr>
              <w:tabs>
                <w:tab w:val="left" w:pos="3640"/>
              </w:tabs>
              <w:rPr>
                <w:ins w:id="551" w:author="Lee, Simon@Energy" w:date="2021-10-28T22:30:00Z"/>
                <w:rFonts w:asciiTheme="minorHAnsi" w:hAnsiTheme="minorHAnsi"/>
                <w:b/>
                <w:szCs w:val="18"/>
              </w:rPr>
            </w:pPr>
            <w:ins w:id="552" w:author="Lee, Simon@Energy" w:date="2022-02-28T12:09:00Z">
              <w:r>
                <w:rPr>
                  <w:rFonts w:asciiTheme="minorHAnsi" w:hAnsiTheme="minorHAnsi"/>
                  <w:b/>
                  <w:szCs w:val="18"/>
                </w:rPr>
                <w:t>G</w:t>
              </w:r>
            </w:ins>
            <w:ins w:id="553" w:author="Lee, Simon@Energy" w:date="2021-10-28T22:30:00Z">
              <w:r w:rsidR="006E26DA" w:rsidRPr="00C81000">
                <w:rPr>
                  <w:rFonts w:asciiTheme="minorHAnsi" w:hAnsiTheme="minorHAnsi"/>
                  <w:b/>
                  <w:szCs w:val="18"/>
                </w:rPr>
                <w:t xml:space="preserve">. </w:t>
              </w:r>
              <w:r w:rsidR="006E26DA">
                <w:rPr>
                  <w:rFonts w:asciiTheme="minorHAnsi" w:hAnsiTheme="minorHAnsi"/>
                  <w:b/>
                  <w:szCs w:val="18"/>
                </w:rPr>
                <w:t>Screw Based luminaires</w:t>
              </w:r>
            </w:ins>
          </w:p>
        </w:tc>
      </w:tr>
      <w:tr w:rsidR="006E26DA" w:rsidRPr="002F3D13" w14:paraId="2023A26A" w14:textId="77777777" w:rsidTr="00BE6438">
        <w:trPr>
          <w:ins w:id="554" w:author="Lee, Simon@Energy" w:date="2021-10-28T22:30:00Z"/>
        </w:trPr>
        <w:tc>
          <w:tcPr>
            <w:tcW w:w="468" w:type="dxa"/>
            <w:vAlign w:val="center"/>
          </w:tcPr>
          <w:p w14:paraId="2CDD4642" w14:textId="77777777" w:rsidR="006E26DA" w:rsidRPr="002F3D13" w:rsidRDefault="006E26DA" w:rsidP="00BE6438">
            <w:pPr>
              <w:jc w:val="center"/>
              <w:rPr>
                <w:ins w:id="555" w:author="Lee, Simon@Energy" w:date="2021-10-28T22:30:00Z"/>
                <w:rFonts w:asciiTheme="minorHAnsi" w:hAnsiTheme="minorHAnsi"/>
                <w:sz w:val="18"/>
                <w:szCs w:val="18"/>
              </w:rPr>
            </w:pPr>
            <w:ins w:id="556" w:author="Lee, Simon@Energy" w:date="2021-10-28T22:30:00Z">
              <w:r w:rsidRPr="002F3D13">
                <w:rPr>
                  <w:rFonts w:asciiTheme="minorHAnsi" w:hAnsiTheme="minorHAnsi"/>
                  <w:sz w:val="18"/>
                  <w:szCs w:val="18"/>
                </w:rPr>
                <w:t>01</w:t>
              </w:r>
            </w:ins>
          </w:p>
        </w:tc>
        <w:tc>
          <w:tcPr>
            <w:tcW w:w="10361" w:type="dxa"/>
          </w:tcPr>
          <w:p w14:paraId="3FDD1962" w14:textId="15AD1C94" w:rsidR="006E26DA" w:rsidRPr="002F3D13" w:rsidRDefault="006E26DA" w:rsidP="00BE6438">
            <w:pPr>
              <w:rPr>
                <w:ins w:id="557" w:author="Lee, Simon@Energy" w:date="2021-10-28T22:30:00Z"/>
                <w:rFonts w:asciiTheme="minorHAnsi" w:hAnsiTheme="minorHAnsi"/>
                <w:sz w:val="18"/>
                <w:szCs w:val="18"/>
              </w:rPr>
            </w:pPr>
            <w:ins w:id="558" w:author="Lee, Simon@Energy" w:date="2021-10-28T22:30:00Z">
              <w:r w:rsidRPr="002F3D13">
                <w:rPr>
                  <w:rFonts w:asciiTheme="minorHAnsi" w:hAnsiTheme="minorHAnsi"/>
                  <w:sz w:val="18"/>
                  <w:szCs w:val="18"/>
                </w:rPr>
                <w:t>150.0(k)</w:t>
              </w:r>
              <w:r>
                <w:rPr>
                  <w:rFonts w:asciiTheme="minorHAnsi" w:hAnsiTheme="minorHAnsi"/>
                  <w:sz w:val="18"/>
                  <w:szCs w:val="18"/>
                </w:rPr>
                <w:t xml:space="preserve">1B: </w:t>
              </w:r>
              <w:r w:rsidRPr="0004181E">
                <w:rPr>
                  <w:rFonts w:asciiTheme="minorHAnsi" w:hAnsiTheme="minorHAnsi"/>
                  <w:sz w:val="18"/>
                  <w:szCs w:val="18"/>
                </w:rPr>
                <w:t xml:space="preserve">Screw based luminaires shall contain lamps that </w:t>
              </w:r>
            </w:ins>
            <w:ins w:id="559" w:author="Lee, Simon@Energy" w:date="2021-11-02T10:44:00Z">
              <w:r w:rsidR="00715AB4" w:rsidRPr="00DD4421">
                <w:rPr>
                  <w:rFonts w:asciiTheme="minorHAnsi" w:hAnsiTheme="minorHAnsi"/>
                  <w:sz w:val="18"/>
                  <w:szCs w:val="18"/>
                </w:rPr>
                <w:t>are marked with “JA8-20</w:t>
              </w:r>
              <w:r w:rsidR="00715AB4">
                <w:rPr>
                  <w:rFonts w:asciiTheme="minorHAnsi" w:hAnsiTheme="minorHAnsi"/>
                  <w:sz w:val="18"/>
                  <w:szCs w:val="18"/>
                </w:rPr>
                <w:t>22</w:t>
              </w:r>
              <w:r w:rsidR="00715AB4" w:rsidRPr="00DD4421">
                <w:rPr>
                  <w:rFonts w:asciiTheme="minorHAnsi" w:hAnsiTheme="minorHAnsi"/>
                  <w:sz w:val="18"/>
                  <w:szCs w:val="18"/>
                </w:rPr>
                <w:t>” or “JA8-20</w:t>
              </w:r>
              <w:r w:rsidR="00715AB4">
                <w:rPr>
                  <w:rFonts w:asciiTheme="minorHAnsi" w:hAnsiTheme="minorHAnsi"/>
                  <w:sz w:val="18"/>
                  <w:szCs w:val="18"/>
                </w:rPr>
                <w:t>2</w:t>
              </w:r>
              <w:r w:rsidR="00715AB4" w:rsidRPr="006B0E6D">
                <w:rPr>
                  <w:rFonts w:asciiTheme="minorHAnsi" w:hAnsiTheme="minorHAnsi"/>
                  <w:sz w:val="18"/>
                  <w:szCs w:val="18"/>
                  <w:rPrChange w:id="560" w:author="Lee, Simon@Energy" w:date="2021-11-01T11:07:00Z">
                    <w:rPr/>
                  </w:rPrChange>
                </w:rPr>
                <w:t>2</w:t>
              </w:r>
              <w:r w:rsidR="00715AB4" w:rsidRPr="00DD4421">
                <w:rPr>
                  <w:rFonts w:asciiTheme="minorHAnsi" w:hAnsiTheme="minorHAnsi"/>
                  <w:sz w:val="18"/>
                  <w:szCs w:val="18"/>
                </w:rPr>
                <w:t>-E”</w:t>
              </w:r>
            </w:ins>
            <w:ins w:id="561" w:author="Lee, Simon@Energy" w:date="2021-10-28T22:30:00Z">
              <w:r>
                <w:rPr>
                  <w:rFonts w:asciiTheme="minorHAnsi" w:hAnsiTheme="minorHAnsi"/>
                  <w:sz w:val="18"/>
                  <w:szCs w:val="18"/>
                </w:rPr>
                <w:t>.</w:t>
              </w:r>
            </w:ins>
          </w:p>
        </w:tc>
      </w:tr>
      <w:tr w:rsidR="006E26DA" w:rsidRPr="002F3D13" w14:paraId="1DA84CCE" w14:textId="77777777" w:rsidTr="00BE6438">
        <w:trPr>
          <w:ins w:id="562" w:author="Lee, Simon@Energy" w:date="2021-10-28T22:30:00Z"/>
        </w:trPr>
        <w:tc>
          <w:tcPr>
            <w:tcW w:w="10829" w:type="dxa"/>
            <w:gridSpan w:val="2"/>
          </w:tcPr>
          <w:p w14:paraId="121A7FDF" w14:textId="77777777" w:rsidR="006E26DA" w:rsidRPr="002F3D13" w:rsidRDefault="006E26DA" w:rsidP="00BE6438">
            <w:pPr>
              <w:rPr>
                <w:ins w:id="563" w:author="Lee, Simon@Energy" w:date="2021-10-28T22:30:00Z"/>
                <w:rFonts w:asciiTheme="minorHAnsi" w:hAnsiTheme="minorHAnsi"/>
                <w:sz w:val="18"/>
                <w:szCs w:val="18"/>
              </w:rPr>
            </w:pPr>
            <w:ins w:id="564" w:author="Lee, Simon@Energy" w:date="2021-10-28T22:30:00Z">
              <w:r w:rsidRPr="00916A10">
                <w:rPr>
                  <w:rFonts w:ascii="Calibri" w:eastAsia="Calibri" w:hAnsi="Calibri"/>
                  <w:b/>
                  <w:sz w:val="18"/>
                  <w:szCs w:val="18"/>
                </w:rPr>
                <w:t>The responsible person’s signature on this compliance document affirms that all applicable requirements in this table have been met.</w:t>
              </w:r>
            </w:ins>
          </w:p>
        </w:tc>
      </w:tr>
    </w:tbl>
    <w:p w14:paraId="6EF6DABE" w14:textId="19C6993B" w:rsidR="006E26DA" w:rsidRDefault="006E26DA">
      <w:pPr>
        <w:rPr>
          <w:ins w:id="565" w:author="Lee, Simon@Energy" w:date="2021-10-28T22:30:00Z"/>
          <w:rFonts w:asciiTheme="minorHAnsi" w:hAnsiTheme="minorHAnsi"/>
          <w:sz w:val="18"/>
          <w:szCs w:val="18"/>
        </w:rPr>
      </w:pPr>
    </w:p>
    <w:p w14:paraId="72F13D6E" w14:textId="77777777" w:rsidR="006E26DA" w:rsidRPr="002F3D13" w:rsidRDefault="006E26DA">
      <w:pPr>
        <w:rPr>
          <w:rFonts w:asciiTheme="minorHAnsi" w:hAnsiTheme="minorHAnsi"/>
          <w:sz w:val="18"/>
          <w:szCs w:val="1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
        <w:gridCol w:w="10350"/>
      </w:tblGrid>
      <w:tr w:rsidR="004F278F" w:rsidRPr="002F3D13" w14:paraId="05C6BFB0" w14:textId="77777777" w:rsidTr="00971FB4">
        <w:tc>
          <w:tcPr>
            <w:tcW w:w="10818" w:type="dxa"/>
            <w:gridSpan w:val="2"/>
          </w:tcPr>
          <w:p w14:paraId="05C6BFAF" w14:textId="48635E38" w:rsidR="002B6F63" w:rsidRPr="00C81000" w:rsidRDefault="007876C3" w:rsidP="00A5710A">
            <w:pPr>
              <w:rPr>
                <w:rFonts w:asciiTheme="minorHAnsi" w:hAnsiTheme="minorHAnsi"/>
                <w:b/>
                <w:szCs w:val="18"/>
              </w:rPr>
            </w:pPr>
            <w:del w:id="566" w:author="Lee, Simon@Energy" w:date="2022-02-28T12:09:00Z">
              <w:r w:rsidRPr="00C81000" w:rsidDel="005F7F14">
                <w:rPr>
                  <w:rFonts w:asciiTheme="minorHAnsi" w:hAnsiTheme="minorHAnsi"/>
                  <w:b/>
                  <w:szCs w:val="18"/>
                </w:rPr>
                <w:delText>G</w:delText>
              </w:r>
            </w:del>
            <w:ins w:id="567" w:author="Lee, Simon@Energy" w:date="2022-02-28T12:09:00Z">
              <w:r w:rsidR="005F7F14">
                <w:rPr>
                  <w:rFonts w:asciiTheme="minorHAnsi" w:hAnsiTheme="minorHAnsi"/>
                  <w:b/>
                  <w:szCs w:val="18"/>
                </w:rPr>
                <w:t>H</w:t>
              </w:r>
            </w:ins>
            <w:r w:rsidR="00950C5F" w:rsidRPr="00C81000">
              <w:rPr>
                <w:rFonts w:asciiTheme="minorHAnsi" w:hAnsiTheme="minorHAnsi"/>
                <w:b/>
                <w:szCs w:val="18"/>
              </w:rPr>
              <w:t xml:space="preserve">. </w:t>
            </w:r>
            <w:r w:rsidR="00044B40">
              <w:rPr>
                <w:rFonts w:asciiTheme="minorHAnsi" w:hAnsiTheme="minorHAnsi"/>
                <w:b/>
                <w:szCs w:val="18"/>
              </w:rPr>
              <w:t>Address Signs</w:t>
            </w:r>
          </w:p>
        </w:tc>
      </w:tr>
      <w:tr w:rsidR="00EA21B0" w:rsidRPr="002F3D13" w14:paraId="05C6BFB3" w14:textId="77777777" w:rsidTr="00C81000">
        <w:tc>
          <w:tcPr>
            <w:tcW w:w="468" w:type="dxa"/>
            <w:vAlign w:val="center"/>
          </w:tcPr>
          <w:p w14:paraId="05C6BFB1" w14:textId="77777777" w:rsidR="00EA21B0" w:rsidRPr="002F3D13" w:rsidRDefault="00CE5112" w:rsidP="00C81000">
            <w:pPr>
              <w:jc w:val="center"/>
              <w:rPr>
                <w:rFonts w:asciiTheme="minorHAnsi" w:hAnsiTheme="minorHAnsi"/>
                <w:sz w:val="18"/>
                <w:szCs w:val="18"/>
              </w:rPr>
            </w:pPr>
            <w:r w:rsidRPr="002F3D13">
              <w:rPr>
                <w:rFonts w:asciiTheme="minorHAnsi" w:hAnsiTheme="minorHAnsi"/>
                <w:sz w:val="18"/>
                <w:szCs w:val="18"/>
              </w:rPr>
              <w:t>0</w:t>
            </w:r>
            <w:r w:rsidR="00EA21B0" w:rsidRPr="002F3D13">
              <w:rPr>
                <w:rFonts w:asciiTheme="minorHAnsi" w:hAnsiTheme="minorHAnsi"/>
                <w:sz w:val="18"/>
                <w:szCs w:val="18"/>
              </w:rPr>
              <w:t>1</w:t>
            </w:r>
          </w:p>
        </w:tc>
        <w:tc>
          <w:tcPr>
            <w:tcW w:w="10350" w:type="dxa"/>
          </w:tcPr>
          <w:p w14:paraId="69236240" w14:textId="358C7E61" w:rsidR="00EA21B0" w:rsidRDefault="00EA21B0">
            <w:pPr>
              <w:rPr>
                <w:rFonts w:asciiTheme="minorHAnsi" w:hAnsiTheme="minorHAnsi"/>
                <w:sz w:val="18"/>
                <w:szCs w:val="18"/>
              </w:rPr>
            </w:pPr>
            <w:r w:rsidRPr="002F3D13">
              <w:rPr>
                <w:rFonts w:asciiTheme="minorHAnsi" w:hAnsiTheme="minorHAnsi"/>
                <w:sz w:val="18"/>
                <w:szCs w:val="18"/>
              </w:rPr>
              <w:t xml:space="preserve">150.0(k)4: </w:t>
            </w:r>
            <w:r w:rsidR="00044B40">
              <w:rPr>
                <w:rFonts w:asciiTheme="minorHAnsi" w:hAnsiTheme="minorHAnsi"/>
                <w:sz w:val="18"/>
                <w:szCs w:val="18"/>
              </w:rPr>
              <w:t>Internally illuminated address signs. Internally illuminated address signs shall either:</w:t>
            </w:r>
          </w:p>
          <w:p w14:paraId="0028E1F2" w14:textId="77777777" w:rsidR="00044B40" w:rsidRDefault="00044B40" w:rsidP="00EA36ED">
            <w:pPr>
              <w:pStyle w:val="ListParagraph"/>
              <w:numPr>
                <w:ilvl w:val="0"/>
                <w:numId w:val="47"/>
              </w:numPr>
              <w:rPr>
                <w:rFonts w:asciiTheme="minorHAnsi" w:hAnsiTheme="minorHAnsi"/>
                <w:sz w:val="18"/>
                <w:szCs w:val="18"/>
              </w:rPr>
            </w:pPr>
            <w:r>
              <w:rPr>
                <w:rFonts w:asciiTheme="minorHAnsi" w:hAnsiTheme="minorHAnsi"/>
                <w:sz w:val="18"/>
                <w:szCs w:val="18"/>
              </w:rPr>
              <w:t>Comply with Section 140.8. Applicable nonresidential sign lighting compliance forms shall also be submitted; or</w:t>
            </w:r>
          </w:p>
          <w:p w14:paraId="05C6BFB2" w14:textId="3832A31C" w:rsidR="00044B40" w:rsidRPr="002F3D13" w:rsidRDefault="00044B40" w:rsidP="00EA36ED">
            <w:pPr>
              <w:pStyle w:val="ListParagraph"/>
              <w:numPr>
                <w:ilvl w:val="0"/>
                <w:numId w:val="47"/>
              </w:numPr>
              <w:rPr>
                <w:rFonts w:asciiTheme="minorHAnsi" w:hAnsiTheme="minorHAnsi"/>
                <w:sz w:val="18"/>
              </w:rPr>
            </w:pPr>
            <w:r>
              <w:rPr>
                <w:rFonts w:asciiTheme="minorHAnsi" w:hAnsiTheme="minorHAnsi"/>
                <w:sz w:val="18"/>
                <w:szCs w:val="18"/>
              </w:rPr>
              <w:t>Consume no more than 5 Watts of power.</w:t>
            </w:r>
          </w:p>
        </w:tc>
      </w:tr>
      <w:tr w:rsidR="00B30E86" w:rsidRPr="00B30E86" w14:paraId="05C6BFB5" w14:textId="77777777" w:rsidTr="00341AF1">
        <w:tc>
          <w:tcPr>
            <w:tcW w:w="10818" w:type="dxa"/>
            <w:gridSpan w:val="2"/>
          </w:tcPr>
          <w:p w14:paraId="05C6BFB4" w14:textId="77777777" w:rsidR="00B30E86" w:rsidRPr="00B30E86" w:rsidRDefault="00B30E86" w:rsidP="00835C5C">
            <w:pPr>
              <w:rPr>
                <w:rFonts w:asciiTheme="minorHAnsi" w:hAnsiTheme="minorHAnsi"/>
                <w:b/>
                <w:sz w:val="18"/>
                <w:szCs w:val="18"/>
              </w:rPr>
            </w:pPr>
            <w:r w:rsidRPr="00B30E86">
              <w:rPr>
                <w:rFonts w:asciiTheme="minorHAnsi" w:hAnsiTheme="minorHAnsi"/>
                <w:b/>
                <w:sz w:val="18"/>
                <w:szCs w:val="18"/>
              </w:rPr>
              <w:t>The responsible person’s signature on this compliance document affirms that all applicable requirements in this table have been met.</w:t>
            </w:r>
          </w:p>
        </w:tc>
      </w:tr>
    </w:tbl>
    <w:p w14:paraId="05C6BFB6" w14:textId="77777777" w:rsidR="004F278F" w:rsidRPr="00C81000" w:rsidRDefault="004F278F" w:rsidP="00CC3B3C">
      <w:pPr>
        <w:tabs>
          <w:tab w:val="left" w:pos="7920"/>
          <w:tab w:val="right" w:pos="10080"/>
        </w:tabs>
        <w:rPr>
          <w:rFonts w:asciiTheme="minorHAnsi" w:hAnsiTheme="minorHAnsi"/>
          <w:szCs w:val="1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
        <w:gridCol w:w="10350"/>
      </w:tblGrid>
      <w:tr w:rsidR="004F278F" w:rsidRPr="00C81000" w14:paraId="05C6BFB8" w14:textId="77777777" w:rsidTr="00001777">
        <w:tc>
          <w:tcPr>
            <w:tcW w:w="10818" w:type="dxa"/>
            <w:gridSpan w:val="2"/>
          </w:tcPr>
          <w:p w14:paraId="05C6BFB7" w14:textId="5D3C252F" w:rsidR="002B6F63" w:rsidRPr="00C81000" w:rsidRDefault="007876C3" w:rsidP="00950C5F">
            <w:pPr>
              <w:rPr>
                <w:rFonts w:asciiTheme="minorHAnsi" w:hAnsiTheme="minorHAnsi"/>
                <w:b/>
                <w:bCs/>
                <w:szCs w:val="18"/>
              </w:rPr>
            </w:pPr>
            <w:del w:id="568" w:author="Lee, Simon@Energy" w:date="2022-02-28T12:09:00Z">
              <w:r w:rsidRPr="00C81000" w:rsidDel="005F7F14">
                <w:rPr>
                  <w:rStyle w:val="Heading1Char"/>
                  <w:rFonts w:asciiTheme="minorHAnsi" w:hAnsiTheme="minorHAnsi"/>
                  <w:bCs/>
                  <w:sz w:val="20"/>
                  <w:szCs w:val="18"/>
                </w:rPr>
                <w:delText>H</w:delText>
              </w:r>
            </w:del>
            <w:ins w:id="569" w:author="Lee, Simon@Energy" w:date="2022-02-28T12:09:00Z">
              <w:r w:rsidR="005F7F14">
                <w:rPr>
                  <w:rStyle w:val="Heading1Char"/>
                  <w:rFonts w:asciiTheme="minorHAnsi" w:hAnsiTheme="minorHAnsi"/>
                  <w:bCs/>
                  <w:sz w:val="20"/>
                  <w:szCs w:val="18"/>
                </w:rPr>
                <w:t>I</w:t>
              </w:r>
            </w:ins>
            <w:r w:rsidR="00950C5F" w:rsidRPr="00C81000">
              <w:rPr>
                <w:rStyle w:val="Heading1Char"/>
                <w:rFonts w:asciiTheme="minorHAnsi" w:hAnsiTheme="minorHAnsi"/>
                <w:bCs/>
                <w:sz w:val="20"/>
                <w:szCs w:val="18"/>
              </w:rPr>
              <w:t xml:space="preserve">. </w:t>
            </w:r>
            <w:del w:id="570" w:author="Lee, Simon@Energy" w:date="2021-11-01T15:53:00Z">
              <w:r w:rsidR="00044B40" w:rsidDel="00193B33">
                <w:rPr>
                  <w:rStyle w:val="Heading1Char"/>
                  <w:rFonts w:asciiTheme="minorHAnsi" w:hAnsiTheme="minorHAnsi"/>
                  <w:bCs/>
                  <w:sz w:val="20"/>
                  <w:szCs w:val="18"/>
                </w:rPr>
                <w:delText xml:space="preserve">Single Family </w:delText>
              </w:r>
            </w:del>
            <w:r w:rsidR="00044B40">
              <w:rPr>
                <w:rStyle w:val="Heading1Char"/>
                <w:rFonts w:asciiTheme="minorHAnsi" w:hAnsiTheme="minorHAnsi"/>
                <w:bCs/>
                <w:sz w:val="20"/>
                <w:szCs w:val="18"/>
              </w:rPr>
              <w:t>Outdoor Lighting</w:t>
            </w:r>
            <w:ins w:id="571" w:author="Lee, Simon@Energy" w:date="2021-11-01T15:53:00Z">
              <w:r w:rsidR="00193B33">
                <w:rPr>
                  <w:rStyle w:val="Heading1Char"/>
                  <w:rFonts w:asciiTheme="minorHAnsi" w:hAnsiTheme="minorHAnsi"/>
                  <w:bCs/>
                  <w:sz w:val="20"/>
                  <w:szCs w:val="18"/>
                </w:rPr>
                <w:t xml:space="preserve"> and Controls</w:t>
              </w:r>
            </w:ins>
          </w:p>
        </w:tc>
      </w:tr>
      <w:tr w:rsidR="00EA21B0" w:rsidRPr="002F3D13" w14:paraId="05C6BFBB" w14:textId="77777777" w:rsidTr="00C81000">
        <w:tc>
          <w:tcPr>
            <w:tcW w:w="468" w:type="dxa"/>
            <w:vAlign w:val="center"/>
          </w:tcPr>
          <w:p w14:paraId="05C6BFB9" w14:textId="77777777" w:rsidR="00EA21B0" w:rsidRPr="002F3D13" w:rsidRDefault="00CE5112" w:rsidP="00C81000">
            <w:pPr>
              <w:jc w:val="center"/>
              <w:rPr>
                <w:rFonts w:asciiTheme="minorHAnsi" w:hAnsiTheme="minorHAnsi"/>
                <w:sz w:val="18"/>
                <w:szCs w:val="18"/>
              </w:rPr>
            </w:pPr>
            <w:r w:rsidRPr="002F3D13">
              <w:rPr>
                <w:rFonts w:asciiTheme="minorHAnsi" w:hAnsiTheme="minorHAnsi"/>
                <w:sz w:val="18"/>
                <w:szCs w:val="18"/>
              </w:rPr>
              <w:t>0</w:t>
            </w:r>
            <w:r w:rsidR="00EA21B0" w:rsidRPr="002F3D13">
              <w:rPr>
                <w:rFonts w:asciiTheme="minorHAnsi" w:hAnsiTheme="minorHAnsi"/>
                <w:sz w:val="18"/>
                <w:szCs w:val="18"/>
              </w:rPr>
              <w:t>1</w:t>
            </w:r>
          </w:p>
        </w:tc>
        <w:tc>
          <w:tcPr>
            <w:tcW w:w="10350" w:type="dxa"/>
          </w:tcPr>
          <w:p w14:paraId="05C6BFBA" w14:textId="09A84783" w:rsidR="00EA21B0" w:rsidRPr="002F3D13" w:rsidRDefault="00EA21B0" w:rsidP="009767B9">
            <w:pPr>
              <w:rPr>
                <w:rFonts w:asciiTheme="minorHAnsi" w:hAnsiTheme="minorHAnsi"/>
                <w:sz w:val="18"/>
                <w:szCs w:val="18"/>
              </w:rPr>
            </w:pPr>
            <w:r w:rsidRPr="002F3D13">
              <w:rPr>
                <w:rFonts w:asciiTheme="minorHAnsi" w:hAnsiTheme="minorHAnsi"/>
                <w:sz w:val="18"/>
                <w:szCs w:val="18"/>
              </w:rPr>
              <w:t>150.0(k)</w:t>
            </w:r>
            <w:r w:rsidR="00044B40">
              <w:rPr>
                <w:rFonts w:asciiTheme="minorHAnsi" w:hAnsiTheme="minorHAnsi"/>
                <w:sz w:val="18"/>
                <w:szCs w:val="18"/>
              </w:rPr>
              <w:t>1A</w:t>
            </w:r>
            <w:r w:rsidR="009767B9">
              <w:rPr>
                <w:rFonts w:asciiTheme="minorHAnsi" w:hAnsiTheme="minorHAnsi"/>
                <w:sz w:val="18"/>
                <w:szCs w:val="18"/>
              </w:rPr>
              <w:t xml:space="preserve"> and Table 150.0-A</w:t>
            </w:r>
            <w:r w:rsidR="00044B40">
              <w:rPr>
                <w:rFonts w:asciiTheme="minorHAnsi" w:hAnsiTheme="minorHAnsi"/>
                <w:sz w:val="18"/>
                <w:szCs w:val="18"/>
              </w:rPr>
              <w:t>: High efficacy outdoor lighting</w:t>
            </w:r>
            <w:r w:rsidR="009767B9">
              <w:rPr>
                <w:rFonts w:asciiTheme="minorHAnsi" w:hAnsiTheme="minorHAnsi"/>
                <w:sz w:val="18"/>
                <w:szCs w:val="18"/>
              </w:rPr>
              <w:t xml:space="preserve"> or LED light sources</w:t>
            </w:r>
            <w:r w:rsidR="00044B40">
              <w:rPr>
                <w:rFonts w:asciiTheme="minorHAnsi" w:hAnsiTheme="minorHAnsi"/>
                <w:sz w:val="18"/>
                <w:szCs w:val="18"/>
              </w:rPr>
              <w:t xml:space="preserve"> </w:t>
            </w:r>
            <w:r w:rsidR="009767B9">
              <w:rPr>
                <w:rFonts w:asciiTheme="minorHAnsi" w:hAnsiTheme="minorHAnsi"/>
                <w:sz w:val="18"/>
                <w:szCs w:val="18"/>
              </w:rPr>
              <w:t>are</w:t>
            </w:r>
            <w:r w:rsidR="00044B40">
              <w:rPr>
                <w:rFonts w:asciiTheme="minorHAnsi" w:hAnsiTheme="minorHAnsi"/>
                <w:sz w:val="18"/>
                <w:szCs w:val="18"/>
              </w:rPr>
              <w:t xml:space="preserve"> installed.</w:t>
            </w:r>
          </w:p>
        </w:tc>
      </w:tr>
      <w:tr w:rsidR="00EA21B0" w:rsidRPr="002F3D13" w14:paraId="05C6BFBE" w14:textId="77777777" w:rsidTr="00C81000">
        <w:tc>
          <w:tcPr>
            <w:tcW w:w="468" w:type="dxa"/>
            <w:vAlign w:val="center"/>
          </w:tcPr>
          <w:p w14:paraId="05C6BFBC" w14:textId="77777777" w:rsidR="00EA21B0" w:rsidRPr="002F3D13" w:rsidRDefault="00CE5112" w:rsidP="00C81000">
            <w:pPr>
              <w:jc w:val="center"/>
              <w:rPr>
                <w:rFonts w:asciiTheme="minorHAnsi" w:hAnsiTheme="minorHAnsi"/>
                <w:sz w:val="18"/>
                <w:szCs w:val="18"/>
              </w:rPr>
            </w:pPr>
            <w:r w:rsidRPr="002F3D13">
              <w:rPr>
                <w:rFonts w:asciiTheme="minorHAnsi" w:hAnsiTheme="minorHAnsi"/>
                <w:sz w:val="18"/>
                <w:szCs w:val="18"/>
              </w:rPr>
              <w:t>0</w:t>
            </w:r>
            <w:r w:rsidR="00EA21B0" w:rsidRPr="002F3D13">
              <w:rPr>
                <w:rFonts w:asciiTheme="minorHAnsi" w:hAnsiTheme="minorHAnsi"/>
                <w:sz w:val="18"/>
                <w:szCs w:val="18"/>
              </w:rPr>
              <w:t>2</w:t>
            </w:r>
          </w:p>
        </w:tc>
        <w:tc>
          <w:tcPr>
            <w:tcW w:w="10350" w:type="dxa"/>
          </w:tcPr>
          <w:p w14:paraId="7F5D8FEB" w14:textId="0B2832AC" w:rsidR="00C84980" w:rsidRDefault="00EA21B0">
            <w:pPr>
              <w:rPr>
                <w:rFonts w:asciiTheme="minorHAnsi" w:hAnsiTheme="minorHAnsi"/>
                <w:sz w:val="18"/>
                <w:szCs w:val="18"/>
              </w:rPr>
            </w:pPr>
            <w:r w:rsidRPr="002F3D13">
              <w:rPr>
                <w:rFonts w:asciiTheme="minorHAnsi" w:hAnsiTheme="minorHAnsi"/>
                <w:sz w:val="18"/>
                <w:szCs w:val="18"/>
              </w:rPr>
              <w:t>150.0(k)</w:t>
            </w:r>
            <w:r w:rsidR="00044B40">
              <w:rPr>
                <w:rFonts w:asciiTheme="minorHAnsi" w:hAnsiTheme="minorHAnsi"/>
                <w:sz w:val="18"/>
                <w:szCs w:val="18"/>
              </w:rPr>
              <w:t>3A: Outdoor lighting</w:t>
            </w:r>
            <w:r w:rsidR="00C84980">
              <w:rPr>
                <w:rFonts w:asciiTheme="minorHAnsi" w:hAnsiTheme="minorHAnsi"/>
                <w:sz w:val="18"/>
                <w:szCs w:val="18"/>
              </w:rPr>
              <w:t xml:space="preserve"> is controlled by a manual ON and OFF switch </w:t>
            </w:r>
            <w:r w:rsidR="009767B9">
              <w:rPr>
                <w:rFonts w:asciiTheme="minorHAnsi" w:hAnsiTheme="minorHAnsi"/>
                <w:sz w:val="18"/>
                <w:szCs w:val="18"/>
              </w:rPr>
              <w:t xml:space="preserve">that permits </w:t>
            </w:r>
            <w:r w:rsidR="00C84980">
              <w:rPr>
                <w:rFonts w:asciiTheme="minorHAnsi" w:hAnsiTheme="minorHAnsi"/>
                <w:sz w:val="18"/>
                <w:szCs w:val="18"/>
              </w:rPr>
              <w:t xml:space="preserve">one of the following automatic </w:t>
            </w:r>
            <w:r w:rsidR="009767B9">
              <w:rPr>
                <w:rFonts w:asciiTheme="minorHAnsi" w:hAnsiTheme="minorHAnsi"/>
                <w:sz w:val="18"/>
                <w:szCs w:val="18"/>
              </w:rPr>
              <w:t>actions</w:t>
            </w:r>
            <w:r w:rsidR="00C84980">
              <w:rPr>
                <w:rFonts w:asciiTheme="minorHAnsi" w:hAnsiTheme="minorHAnsi"/>
                <w:sz w:val="18"/>
                <w:szCs w:val="18"/>
              </w:rPr>
              <w:t>:</w:t>
            </w:r>
          </w:p>
          <w:p w14:paraId="4E36104A" w14:textId="6D3BB349" w:rsidR="00C84980" w:rsidRDefault="009767B9" w:rsidP="00273993">
            <w:pPr>
              <w:pStyle w:val="ListParagraph"/>
              <w:numPr>
                <w:ilvl w:val="0"/>
                <w:numId w:val="42"/>
              </w:numPr>
              <w:rPr>
                <w:rFonts w:asciiTheme="minorHAnsi" w:hAnsiTheme="minorHAnsi"/>
                <w:sz w:val="18"/>
                <w:szCs w:val="18"/>
              </w:rPr>
            </w:pPr>
            <w:r>
              <w:rPr>
                <w:rFonts w:asciiTheme="minorHAnsi" w:hAnsiTheme="minorHAnsi"/>
                <w:sz w:val="18"/>
                <w:szCs w:val="18"/>
              </w:rPr>
              <w:t xml:space="preserve">Controlled by a photocell and either a </w:t>
            </w:r>
            <w:r w:rsidR="00C84980">
              <w:rPr>
                <w:rFonts w:asciiTheme="minorHAnsi" w:hAnsiTheme="minorHAnsi"/>
                <w:sz w:val="18"/>
                <w:szCs w:val="18"/>
              </w:rPr>
              <w:t>motion sensor</w:t>
            </w:r>
            <w:r>
              <w:rPr>
                <w:rFonts w:asciiTheme="minorHAnsi" w:hAnsiTheme="minorHAnsi"/>
                <w:sz w:val="18"/>
                <w:szCs w:val="18"/>
              </w:rPr>
              <w:t xml:space="preserve"> or an automatic time switch control</w:t>
            </w:r>
            <w:r w:rsidR="00C84980">
              <w:rPr>
                <w:rFonts w:asciiTheme="minorHAnsi" w:hAnsiTheme="minorHAnsi"/>
                <w:sz w:val="18"/>
                <w:szCs w:val="18"/>
              </w:rPr>
              <w:t>;</w:t>
            </w:r>
            <w:r>
              <w:rPr>
                <w:rFonts w:asciiTheme="minorHAnsi" w:hAnsiTheme="minorHAnsi"/>
                <w:sz w:val="18"/>
                <w:szCs w:val="18"/>
              </w:rPr>
              <w:t xml:space="preserve"> or</w:t>
            </w:r>
          </w:p>
          <w:p w14:paraId="40B5024A" w14:textId="61200CF4" w:rsidR="00C84980" w:rsidRDefault="009767B9" w:rsidP="00273993">
            <w:pPr>
              <w:pStyle w:val="ListParagraph"/>
              <w:numPr>
                <w:ilvl w:val="0"/>
                <w:numId w:val="42"/>
              </w:numPr>
              <w:rPr>
                <w:rFonts w:asciiTheme="minorHAnsi" w:hAnsiTheme="minorHAnsi"/>
                <w:sz w:val="18"/>
                <w:szCs w:val="18"/>
              </w:rPr>
            </w:pPr>
            <w:r>
              <w:rPr>
                <w:rFonts w:asciiTheme="minorHAnsi" w:hAnsiTheme="minorHAnsi"/>
                <w:sz w:val="18"/>
                <w:szCs w:val="18"/>
              </w:rPr>
              <w:t>Controlled by an astronomical time clock control</w:t>
            </w:r>
            <w:r w:rsidR="00017A92">
              <w:rPr>
                <w:rFonts w:asciiTheme="minorHAnsi" w:hAnsiTheme="minorHAnsi"/>
                <w:sz w:val="18"/>
                <w:szCs w:val="18"/>
              </w:rPr>
              <w:t>.</w:t>
            </w:r>
          </w:p>
          <w:p w14:paraId="308EFEE3" w14:textId="77777777" w:rsidR="00017A92" w:rsidRDefault="00017A92" w:rsidP="00EA36ED">
            <w:pPr>
              <w:pStyle w:val="ListParagraph"/>
              <w:ind w:left="761"/>
              <w:rPr>
                <w:rFonts w:asciiTheme="minorHAnsi" w:hAnsiTheme="minorHAnsi"/>
                <w:sz w:val="18"/>
                <w:szCs w:val="18"/>
              </w:rPr>
            </w:pPr>
          </w:p>
          <w:p w14:paraId="51F13CA5" w14:textId="7702831D" w:rsidR="00F27954" w:rsidRDefault="00F27954" w:rsidP="00EA36ED">
            <w:pPr>
              <w:pStyle w:val="ListParagraph"/>
              <w:ind w:left="0"/>
              <w:rPr>
                <w:rFonts w:asciiTheme="minorHAnsi" w:hAnsiTheme="minorHAnsi"/>
                <w:sz w:val="18"/>
                <w:szCs w:val="18"/>
              </w:rPr>
            </w:pPr>
            <w:r>
              <w:rPr>
                <w:rFonts w:asciiTheme="minorHAnsi" w:hAnsiTheme="minorHAnsi"/>
                <w:sz w:val="18"/>
                <w:szCs w:val="18"/>
              </w:rPr>
              <w:t>Control</w:t>
            </w:r>
            <w:r w:rsidR="00017A92">
              <w:rPr>
                <w:rFonts w:asciiTheme="minorHAnsi" w:hAnsiTheme="minorHAnsi"/>
                <w:sz w:val="18"/>
                <w:szCs w:val="18"/>
              </w:rPr>
              <w:t>s</w:t>
            </w:r>
            <w:r>
              <w:rPr>
                <w:rFonts w:asciiTheme="minorHAnsi" w:hAnsiTheme="minorHAnsi"/>
                <w:sz w:val="18"/>
                <w:szCs w:val="18"/>
              </w:rPr>
              <w:t xml:space="preserve"> that override to ON shall not be allowed unless the override automatically returns the automatic control to its normal operation within 6 hours.</w:t>
            </w:r>
          </w:p>
          <w:p w14:paraId="05C6BFBD" w14:textId="098E6213" w:rsidR="00EA21B0" w:rsidRPr="002F3D13" w:rsidRDefault="00F27954" w:rsidP="00EA36ED">
            <w:pPr>
              <w:pStyle w:val="ListParagraph"/>
              <w:ind w:left="0"/>
              <w:rPr>
                <w:rFonts w:asciiTheme="minorHAnsi" w:hAnsiTheme="minorHAnsi"/>
                <w:sz w:val="18"/>
              </w:rPr>
            </w:pPr>
            <w:r>
              <w:rPr>
                <w:rFonts w:asciiTheme="minorHAnsi" w:hAnsiTheme="minorHAnsi"/>
                <w:sz w:val="18"/>
                <w:szCs w:val="18"/>
              </w:rPr>
              <w:t xml:space="preserve">An energy management control that provides the specified lighting control functionality and complies with all requirements applicable to the specified controls may be used to meet the above requirements. </w:t>
            </w:r>
          </w:p>
        </w:tc>
      </w:tr>
      <w:tr w:rsidR="00B30E86" w:rsidRPr="00B30E86" w14:paraId="05C6BFC0" w14:textId="77777777" w:rsidTr="00341AF1">
        <w:tc>
          <w:tcPr>
            <w:tcW w:w="10818" w:type="dxa"/>
            <w:gridSpan w:val="2"/>
          </w:tcPr>
          <w:p w14:paraId="05C6BFBF" w14:textId="77777777" w:rsidR="00B30E86" w:rsidRPr="00B30E86" w:rsidRDefault="00B30E86" w:rsidP="007679C3">
            <w:pPr>
              <w:rPr>
                <w:rFonts w:asciiTheme="minorHAnsi" w:hAnsiTheme="minorHAnsi"/>
                <w:b/>
                <w:sz w:val="18"/>
                <w:szCs w:val="18"/>
              </w:rPr>
            </w:pPr>
            <w:r w:rsidRPr="00B30E86">
              <w:rPr>
                <w:rFonts w:asciiTheme="minorHAnsi" w:hAnsiTheme="minorHAnsi"/>
                <w:b/>
                <w:sz w:val="18"/>
                <w:szCs w:val="18"/>
              </w:rPr>
              <w:t>The responsible person’s signature on this compliance document affirms that all applicable requirements in this table have been met.</w:t>
            </w:r>
          </w:p>
        </w:tc>
      </w:tr>
    </w:tbl>
    <w:p w14:paraId="05C6BFF2" w14:textId="77777777" w:rsidR="007876C3" w:rsidRPr="002F3D13" w:rsidRDefault="007876C3" w:rsidP="00D27591">
      <w:pPr>
        <w:tabs>
          <w:tab w:val="left" w:pos="7920"/>
          <w:tab w:val="right" w:pos="10080"/>
        </w:tabs>
        <w:rPr>
          <w:rFonts w:asciiTheme="minorHAnsi" w:hAnsiTheme="minorHAnsi"/>
          <w:sz w:val="18"/>
          <w:szCs w:val="18"/>
        </w:rPr>
      </w:pPr>
    </w:p>
    <w:p w14:paraId="05C6BFF3" w14:textId="739E1DD3" w:rsidR="007B1AC9" w:rsidRDefault="007B1AC9" w:rsidP="007B1AC9">
      <w:pPr>
        <w:ind w:hanging="677"/>
        <w:rPr>
          <w:ins w:id="572" w:author="Lee, Simon@Energy" w:date="2021-11-01T15:40:00Z"/>
          <w:rFonts w:asciiTheme="minorHAnsi" w:hAnsiTheme="minorHAnsi"/>
        </w:rPr>
      </w:pPr>
    </w:p>
    <w:p w14:paraId="5F0A1D3C" w14:textId="77777777" w:rsidR="000B3644" w:rsidRPr="000F7634" w:rsidRDefault="000B3644" w:rsidP="000B3644">
      <w:pPr>
        <w:tabs>
          <w:tab w:val="left" w:pos="7920"/>
          <w:tab w:val="right" w:pos="10080"/>
        </w:tabs>
        <w:rPr>
          <w:ins w:id="573" w:author="Lee, Simon@Energy" w:date="2021-11-01T15:40:00Z"/>
          <w:rStyle w:val="Heading1Char"/>
          <w:rFonts w:asciiTheme="minorHAnsi" w:hAnsiTheme="minorHAnsi"/>
          <w:b w:val="0"/>
          <w:bCs/>
          <w:sz w:val="18"/>
          <w:szCs w:val="18"/>
        </w:rPr>
      </w:pPr>
    </w:p>
    <w:tbl>
      <w:tblPr>
        <w:tblW w:w="108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
        <w:gridCol w:w="10350"/>
      </w:tblGrid>
      <w:tr w:rsidR="000B3644" w:rsidRPr="000F7634" w14:paraId="6D6B8FF0" w14:textId="77777777" w:rsidTr="00BE6438">
        <w:trPr>
          <w:ins w:id="574" w:author="Lee, Simon@Energy" w:date="2021-11-01T15:40:00Z"/>
        </w:trPr>
        <w:tc>
          <w:tcPr>
            <w:tcW w:w="10818" w:type="dxa"/>
            <w:gridSpan w:val="2"/>
          </w:tcPr>
          <w:p w14:paraId="22107BD6" w14:textId="0143A1B4" w:rsidR="000B3644" w:rsidRPr="00306EC2" w:rsidRDefault="00C73C9C" w:rsidP="00BE6438">
            <w:pPr>
              <w:rPr>
                <w:ins w:id="575" w:author="Lee, Simon@Energy" w:date="2021-11-01T15:40:00Z"/>
                <w:rFonts w:asciiTheme="minorHAnsi" w:hAnsiTheme="minorHAnsi"/>
                <w:b/>
                <w:bCs/>
                <w:sz w:val="18"/>
                <w:szCs w:val="18"/>
              </w:rPr>
            </w:pPr>
            <w:ins w:id="576" w:author="Alhabibi, Haider@Energy" w:date="2021-12-06T14:03:00Z">
              <w:del w:id="577" w:author="Lee, Simon@Energy" w:date="2022-02-28T12:09:00Z">
                <w:r w:rsidDel="005F7F14">
                  <w:rPr>
                    <w:rFonts w:asciiTheme="minorHAnsi" w:hAnsiTheme="minorHAnsi"/>
                    <w:b/>
                    <w:sz w:val="18"/>
                    <w:szCs w:val="18"/>
                  </w:rPr>
                  <w:delText>I</w:delText>
                </w:r>
              </w:del>
            </w:ins>
            <w:ins w:id="578" w:author="Lee, Simon@Energy" w:date="2022-02-28T12:09:00Z">
              <w:r w:rsidR="005F7F14">
                <w:rPr>
                  <w:rFonts w:asciiTheme="minorHAnsi" w:hAnsiTheme="minorHAnsi"/>
                  <w:b/>
                  <w:sz w:val="18"/>
                  <w:szCs w:val="18"/>
                </w:rPr>
                <w:t>J</w:t>
              </w:r>
            </w:ins>
            <w:ins w:id="579" w:author="Lee, Simon@Energy" w:date="2021-11-01T15:43:00Z">
              <w:del w:id="580" w:author="Alhabibi, Haider@Energy" w:date="2021-12-06T14:03:00Z">
                <w:r w:rsidR="000B3644" w:rsidDel="00C73C9C">
                  <w:rPr>
                    <w:rFonts w:asciiTheme="minorHAnsi" w:hAnsiTheme="minorHAnsi"/>
                    <w:b/>
                    <w:sz w:val="18"/>
                    <w:szCs w:val="18"/>
                  </w:rPr>
                  <w:delText>J</w:delText>
                </w:r>
              </w:del>
            </w:ins>
            <w:ins w:id="581" w:author="Lee, Simon@Energy" w:date="2021-11-01T15:40:00Z">
              <w:r w:rsidR="000B3644" w:rsidRPr="000F7634">
                <w:rPr>
                  <w:rFonts w:asciiTheme="minorHAnsi" w:hAnsiTheme="minorHAnsi"/>
                  <w:b/>
                  <w:sz w:val="18"/>
                  <w:szCs w:val="18"/>
                </w:rPr>
                <w:t xml:space="preserve">. </w:t>
              </w:r>
              <w:r w:rsidR="000B3644">
                <w:rPr>
                  <w:rFonts w:asciiTheme="minorHAnsi" w:hAnsiTheme="minorHAnsi"/>
                  <w:b/>
                  <w:sz w:val="18"/>
                  <w:szCs w:val="18"/>
                </w:rPr>
                <w:t xml:space="preserve">Lighting for </w:t>
              </w:r>
              <w:r w:rsidR="000B3644" w:rsidRPr="000F7634">
                <w:rPr>
                  <w:rStyle w:val="Heading1Char"/>
                  <w:rFonts w:asciiTheme="minorHAnsi" w:hAnsiTheme="minorHAnsi"/>
                  <w:bCs/>
                  <w:sz w:val="18"/>
                  <w:szCs w:val="18"/>
                </w:rPr>
                <w:t xml:space="preserve">Residential Garages </w:t>
              </w:r>
              <w:r w:rsidR="000B3644">
                <w:rPr>
                  <w:rStyle w:val="Heading1Char"/>
                  <w:rFonts w:asciiTheme="minorHAnsi" w:hAnsiTheme="minorHAnsi"/>
                  <w:bCs/>
                  <w:sz w:val="18"/>
                  <w:szCs w:val="18"/>
                </w:rPr>
                <w:t xml:space="preserve">for </w:t>
              </w:r>
              <w:r w:rsidR="000B3644" w:rsidRPr="000F7634">
                <w:rPr>
                  <w:rStyle w:val="Heading1Char"/>
                  <w:rFonts w:asciiTheme="minorHAnsi" w:hAnsiTheme="minorHAnsi"/>
                  <w:bCs/>
                  <w:sz w:val="18"/>
                  <w:szCs w:val="18"/>
                </w:rPr>
                <w:t>Eight or More Vehicles</w:t>
              </w:r>
            </w:ins>
          </w:p>
        </w:tc>
      </w:tr>
      <w:tr w:rsidR="000B3644" w:rsidRPr="000F7634" w14:paraId="1A862BB8" w14:textId="77777777" w:rsidTr="00BE6438">
        <w:trPr>
          <w:ins w:id="582" w:author="Lee, Simon@Energy" w:date="2021-11-01T15:40:00Z"/>
        </w:trPr>
        <w:tc>
          <w:tcPr>
            <w:tcW w:w="468" w:type="dxa"/>
            <w:vAlign w:val="center"/>
          </w:tcPr>
          <w:p w14:paraId="527DEA2A" w14:textId="77777777" w:rsidR="000B3644" w:rsidRPr="000F7634" w:rsidRDefault="000B3644" w:rsidP="00BE6438">
            <w:pPr>
              <w:jc w:val="center"/>
              <w:rPr>
                <w:ins w:id="583" w:author="Lee, Simon@Energy" w:date="2021-11-01T15:40:00Z"/>
                <w:rFonts w:asciiTheme="minorHAnsi" w:hAnsiTheme="minorHAnsi"/>
                <w:sz w:val="18"/>
                <w:szCs w:val="18"/>
              </w:rPr>
            </w:pPr>
            <w:ins w:id="584" w:author="Lee, Simon@Energy" w:date="2021-11-01T15:40:00Z">
              <w:r>
                <w:rPr>
                  <w:rFonts w:asciiTheme="minorHAnsi" w:hAnsiTheme="minorHAnsi"/>
                  <w:sz w:val="18"/>
                  <w:szCs w:val="18"/>
                </w:rPr>
                <w:t>0</w:t>
              </w:r>
              <w:r w:rsidRPr="000F7634">
                <w:rPr>
                  <w:rFonts w:asciiTheme="minorHAnsi" w:hAnsiTheme="minorHAnsi"/>
                  <w:sz w:val="18"/>
                  <w:szCs w:val="18"/>
                </w:rPr>
                <w:t>1</w:t>
              </w:r>
            </w:ins>
          </w:p>
        </w:tc>
        <w:tc>
          <w:tcPr>
            <w:tcW w:w="10350" w:type="dxa"/>
          </w:tcPr>
          <w:p w14:paraId="438D3063" w14:textId="42140D32" w:rsidR="000B3644" w:rsidRPr="000F7634" w:rsidRDefault="000B3644" w:rsidP="00BE6438">
            <w:pPr>
              <w:rPr>
                <w:ins w:id="585" w:author="Lee, Simon@Energy" w:date="2021-11-01T15:40:00Z"/>
                <w:rFonts w:asciiTheme="minorHAnsi" w:hAnsiTheme="minorHAnsi"/>
                <w:sz w:val="18"/>
                <w:szCs w:val="18"/>
              </w:rPr>
            </w:pPr>
            <w:ins w:id="586" w:author="Lee, Simon@Energy" w:date="2021-11-01T15:40:00Z">
              <w:r w:rsidRPr="000F7634">
                <w:rPr>
                  <w:rFonts w:asciiTheme="minorHAnsi" w:hAnsiTheme="minorHAnsi"/>
                  <w:sz w:val="18"/>
                  <w:szCs w:val="18"/>
                </w:rPr>
                <w:t>1</w:t>
              </w:r>
            </w:ins>
            <w:ins w:id="587" w:author="Lee, Simon@Energy" w:date="2021-11-01T15:41:00Z">
              <w:r>
                <w:rPr>
                  <w:rFonts w:asciiTheme="minorHAnsi" w:hAnsiTheme="minorHAnsi"/>
                  <w:sz w:val="18"/>
                  <w:szCs w:val="18"/>
                </w:rPr>
                <w:t>50.0</w:t>
              </w:r>
            </w:ins>
            <w:ins w:id="588" w:author="Lee, Simon@Energy" w:date="2021-11-01T15:40:00Z">
              <w:r w:rsidRPr="000F7634">
                <w:rPr>
                  <w:rFonts w:asciiTheme="minorHAnsi" w:hAnsiTheme="minorHAnsi"/>
                  <w:sz w:val="18"/>
                  <w:szCs w:val="18"/>
                </w:rPr>
                <w:t>(</w:t>
              </w:r>
            </w:ins>
            <w:ins w:id="589" w:author="Lee, Simon@Energy" w:date="2021-11-01T15:41:00Z">
              <w:r>
                <w:rPr>
                  <w:rFonts w:asciiTheme="minorHAnsi" w:hAnsiTheme="minorHAnsi"/>
                  <w:sz w:val="18"/>
                  <w:szCs w:val="18"/>
                </w:rPr>
                <w:t>k</w:t>
              </w:r>
            </w:ins>
            <w:ins w:id="590" w:author="Lee, Simon@Energy" w:date="2021-11-01T15:40:00Z">
              <w:r w:rsidRPr="000F7634">
                <w:rPr>
                  <w:rFonts w:asciiTheme="minorHAnsi" w:hAnsiTheme="minorHAnsi"/>
                  <w:sz w:val="18"/>
                  <w:szCs w:val="18"/>
                </w:rPr>
                <w:t>)</w:t>
              </w:r>
              <w:r>
                <w:rPr>
                  <w:rFonts w:asciiTheme="minorHAnsi" w:hAnsiTheme="minorHAnsi"/>
                  <w:sz w:val="18"/>
                  <w:szCs w:val="18"/>
                </w:rPr>
                <w:t>5</w:t>
              </w:r>
              <w:r w:rsidRPr="000F7634">
                <w:rPr>
                  <w:rFonts w:asciiTheme="minorHAnsi" w:hAnsiTheme="minorHAnsi"/>
                  <w:sz w:val="18"/>
                  <w:szCs w:val="18"/>
                </w:rPr>
                <w:t>: Lighting complies with the applicable requirements for nonresidential garages in Sections 110.9, 130.0, 130.1, 130.4, 140.6, and 141.0. Applicable LTG forms shall also be submitted</w:t>
              </w:r>
              <w:r>
                <w:rPr>
                  <w:rFonts w:asciiTheme="minorHAnsi" w:hAnsiTheme="minorHAnsi"/>
                  <w:sz w:val="18"/>
                  <w:szCs w:val="18"/>
                </w:rPr>
                <w:t>.</w:t>
              </w:r>
            </w:ins>
          </w:p>
        </w:tc>
      </w:tr>
      <w:tr w:rsidR="000B3644" w:rsidRPr="000F7634" w14:paraId="6D0C603B" w14:textId="77777777" w:rsidTr="00BE6438">
        <w:trPr>
          <w:ins w:id="591" w:author="Lee, Simon@Energy" w:date="2021-11-01T15:40:00Z"/>
        </w:trPr>
        <w:tc>
          <w:tcPr>
            <w:tcW w:w="10818" w:type="dxa"/>
            <w:gridSpan w:val="2"/>
          </w:tcPr>
          <w:p w14:paraId="2847FEF2" w14:textId="77777777" w:rsidR="000B3644" w:rsidRPr="000F7634" w:rsidRDefault="000B3644" w:rsidP="00BE6438">
            <w:pPr>
              <w:rPr>
                <w:ins w:id="592" w:author="Lee, Simon@Energy" w:date="2021-11-01T15:40:00Z"/>
                <w:rFonts w:asciiTheme="minorHAnsi" w:hAnsiTheme="minorHAnsi"/>
                <w:b/>
                <w:sz w:val="18"/>
                <w:szCs w:val="18"/>
              </w:rPr>
            </w:pPr>
            <w:ins w:id="593" w:author="Lee, Simon@Energy" w:date="2021-11-01T15:40:00Z">
              <w:r w:rsidRPr="000F7634">
                <w:rPr>
                  <w:rFonts w:asciiTheme="minorHAnsi" w:hAnsiTheme="minorHAnsi"/>
                  <w:b/>
                  <w:sz w:val="18"/>
                  <w:szCs w:val="18"/>
                </w:rPr>
                <w:t>The responsible person’s signature on this compliance document affirms that all applicable requirements in this table have been met.</w:t>
              </w:r>
            </w:ins>
          </w:p>
        </w:tc>
      </w:tr>
    </w:tbl>
    <w:p w14:paraId="0ED49ADE" w14:textId="77777777" w:rsidR="000B3644" w:rsidRPr="000F7634" w:rsidRDefault="000B3644" w:rsidP="000B3644">
      <w:pPr>
        <w:tabs>
          <w:tab w:val="left" w:pos="7920"/>
          <w:tab w:val="right" w:pos="10080"/>
        </w:tabs>
        <w:rPr>
          <w:ins w:id="594" w:author="Lee, Simon@Energy" w:date="2021-11-01T15:40:00Z"/>
          <w:rStyle w:val="Heading1Char"/>
          <w:rFonts w:asciiTheme="minorHAnsi" w:hAnsiTheme="minorHAnsi"/>
          <w:b w:val="0"/>
          <w:sz w:val="18"/>
          <w:szCs w:val="18"/>
        </w:rPr>
      </w:pPr>
    </w:p>
    <w:tbl>
      <w:tblPr>
        <w:tblW w:w="108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
        <w:gridCol w:w="10350"/>
      </w:tblGrid>
      <w:tr w:rsidR="000A53F5" w:rsidRPr="00306EC2" w14:paraId="2600C9F4" w14:textId="77777777" w:rsidTr="00BE6438">
        <w:trPr>
          <w:ins w:id="595" w:author="Lee, Simon@Energy" w:date="2021-11-30T16:48:00Z"/>
        </w:trPr>
        <w:tc>
          <w:tcPr>
            <w:tcW w:w="10818" w:type="dxa"/>
            <w:gridSpan w:val="2"/>
          </w:tcPr>
          <w:p w14:paraId="581B2FAC" w14:textId="71FC7B47" w:rsidR="000A53F5" w:rsidRPr="00306EC2" w:rsidRDefault="008C2978" w:rsidP="00BE6438">
            <w:pPr>
              <w:rPr>
                <w:ins w:id="596" w:author="Lee, Simon@Energy" w:date="2021-11-30T16:48:00Z"/>
                <w:rFonts w:asciiTheme="minorHAnsi" w:hAnsiTheme="minorHAnsi"/>
                <w:b/>
                <w:bCs/>
                <w:sz w:val="18"/>
                <w:szCs w:val="18"/>
              </w:rPr>
            </w:pPr>
            <w:ins w:id="597" w:author="Alhabibi, Haider@Energy" w:date="2021-12-06T14:03:00Z">
              <w:del w:id="598" w:author="Lee, Simon@Energy" w:date="2022-02-28T12:09:00Z">
                <w:r w:rsidDel="005F7F14">
                  <w:rPr>
                    <w:rFonts w:asciiTheme="minorHAnsi" w:hAnsiTheme="minorHAnsi"/>
                    <w:b/>
                    <w:sz w:val="18"/>
                    <w:szCs w:val="18"/>
                  </w:rPr>
                  <w:delText>J</w:delText>
                </w:r>
              </w:del>
            </w:ins>
            <w:ins w:id="599" w:author="Lee, Simon@Energy" w:date="2022-02-28T12:09:00Z">
              <w:r w:rsidR="005F7F14">
                <w:rPr>
                  <w:rFonts w:asciiTheme="minorHAnsi" w:hAnsiTheme="minorHAnsi"/>
                  <w:b/>
                  <w:sz w:val="18"/>
                  <w:szCs w:val="18"/>
                </w:rPr>
                <w:t>K</w:t>
              </w:r>
            </w:ins>
            <w:ins w:id="600" w:author="Lee, Simon@Energy" w:date="2021-11-30T16:48:00Z">
              <w:r w:rsidR="000A53F5" w:rsidRPr="000F7634">
                <w:rPr>
                  <w:rFonts w:asciiTheme="minorHAnsi" w:hAnsiTheme="minorHAnsi"/>
                  <w:b/>
                  <w:sz w:val="18"/>
                  <w:szCs w:val="18"/>
                </w:rPr>
                <w:t xml:space="preserve">. </w:t>
              </w:r>
              <w:r w:rsidR="000A53F5">
                <w:rPr>
                  <w:rFonts w:asciiTheme="minorHAnsi" w:hAnsiTheme="minorHAnsi"/>
                  <w:b/>
                  <w:sz w:val="18"/>
                  <w:szCs w:val="18"/>
                </w:rPr>
                <w:t>Blank Electrical Boxes</w:t>
              </w:r>
            </w:ins>
          </w:p>
        </w:tc>
      </w:tr>
      <w:tr w:rsidR="000A53F5" w:rsidRPr="000F7634" w14:paraId="35B93175" w14:textId="77777777" w:rsidTr="00BE6438">
        <w:trPr>
          <w:ins w:id="601" w:author="Lee, Simon@Energy" w:date="2021-11-30T16:48:00Z"/>
        </w:trPr>
        <w:tc>
          <w:tcPr>
            <w:tcW w:w="468" w:type="dxa"/>
            <w:vAlign w:val="center"/>
          </w:tcPr>
          <w:p w14:paraId="075061C6" w14:textId="77777777" w:rsidR="000A53F5" w:rsidRPr="000F7634" w:rsidRDefault="000A53F5" w:rsidP="00BE6438">
            <w:pPr>
              <w:jc w:val="center"/>
              <w:rPr>
                <w:ins w:id="602" w:author="Lee, Simon@Energy" w:date="2021-11-30T16:48:00Z"/>
                <w:rFonts w:asciiTheme="minorHAnsi" w:hAnsiTheme="minorHAnsi"/>
                <w:sz w:val="18"/>
                <w:szCs w:val="18"/>
              </w:rPr>
            </w:pPr>
            <w:ins w:id="603" w:author="Lee, Simon@Energy" w:date="2021-11-30T16:48:00Z">
              <w:r>
                <w:rPr>
                  <w:rFonts w:asciiTheme="minorHAnsi" w:hAnsiTheme="minorHAnsi"/>
                  <w:sz w:val="18"/>
                  <w:szCs w:val="18"/>
                </w:rPr>
                <w:t>0</w:t>
              </w:r>
              <w:r w:rsidRPr="000F7634">
                <w:rPr>
                  <w:rFonts w:asciiTheme="minorHAnsi" w:hAnsiTheme="minorHAnsi"/>
                  <w:sz w:val="18"/>
                  <w:szCs w:val="18"/>
                </w:rPr>
                <w:t>1</w:t>
              </w:r>
            </w:ins>
          </w:p>
        </w:tc>
        <w:tc>
          <w:tcPr>
            <w:tcW w:w="10350" w:type="dxa"/>
          </w:tcPr>
          <w:p w14:paraId="31C38B06" w14:textId="09745F1E" w:rsidR="000A53F5" w:rsidRPr="000F7634" w:rsidRDefault="000A53F5" w:rsidP="00BE6438">
            <w:pPr>
              <w:rPr>
                <w:ins w:id="604" w:author="Lee, Simon@Energy" w:date="2021-11-30T16:48:00Z"/>
                <w:rFonts w:asciiTheme="minorHAnsi" w:hAnsiTheme="minorHAnsi"/>
                <w:sz w:val="18"/>
                <w:szCs w:val="18"/>
              </w:rPr>
            </w:pPr>
            <w:ins w:id="605" w:author="Lee, Simon@Energy" w:date="2021-11-30T16:48:00Z">
              <w:r w:rsidRPr="000F7634">
                <w:rPr>
                  <w:rFonts w:asciiTheme="minorHAnsi" w:hAnsiTheme="minorHAnsi"/>
                  <w:sz w:val="18"/>
                  <w:szCs w:val="18"/>
                </w:rPr>
                <w:t>1</w:t>
              </w:r>
              <w:r>
                <w:rPr>
                  <w:rFonts w:asciiTheme="minorHAnsi" w:hAnsiTheme="minorHAnsi"/>
                  <w:sz w:val="18"/>
                  <w:szCs w:val="18"/>
                </w:rPr>
                <w:t>50.0</w:t>
              </w:r>
              <w:r w:rsidRPr="000F7634">
                <w:rPr>
                  <w:rFonts w:asciiTheme="minorHAnsi" w:hAnsiTheme="minorHAnsi"/>
                  <w:sz w:val="18"/>
                  <w:szCs w:val="18"/>
                </w:rPr>
                <w:t>(</w:t>
              </w:r>
              <w:r>
                <w:rPr>
                  <w:rFonts w:asciiTheme="minorHAnsi" w:hAnsiTheme="minorHAnsi"/>
                  <w:sz w:val="18"/>
                  <w:szCs w:val="18"/>
                </w:rPr>
                <w:t>k</w:t>
              </w:r>
              <w:r w:rsidRPr="000F7634">
                <w:rPr>
                  <w:rFonts w:asciiTheme="minorHAnsi" w:hAnsiTheme="minorHAnsi"/>
                  <w:sz w:val="18"/>
                  <w:szCs w:val="18"/>
                </w:rPr>
                <w:t>)</w:t>
              </w:r>
            </w:ins>
            <w:ins w:id="606" w:author="Lee, Simon@Energy" w:date="2021-11-30T16:51:00Z">
              <w:r w:rsidR="00A40800">
                <w:rPr>
                  <w:rFonts w:asciiTheme="minorHAnsi" w:hAnsiTheme="minorHAnsi"/>
                  <w:sz w:val="18"/>
                  <w:szCs w:val="18"/>
                </w:rPr>
                <w:t>1E</w:t>
              </w:r>
            </w:ins>
            <w:ins w:id="607" w:author="Lee, Simon@Energy" w:date="2021-11-30T16:48:00Z">
              <w:r w:rsidRPr="000F7634">
                <w:rPr>
                  <w:rFonts w:asciiTheme="minorHAnsi" w:hAnsiTheme="minorHAnsi"/>
                  <w:sz w:val="18"/>
                  <w:szCs w:val="18"/>
                </w:rPr>
                <w:t xml:space="preserve">: </w:t>
              </w:r>
            </w:ins>
            <w:ins w:id="608" w:author="Lee, Simon@Energy" w:date="2021-11-30T16:50:00Z">
              <w:r w:rsidR="00413BC4" w:rsidRPr="00413BC4">
                <w:rPr>
                  <w:rFonts w:asciiTheme="minorHAnsi" w:hAnsiTheme="minorHAnsi"/>
                  <w:sz w:val="18"/>
                  <w:szCs w:val="18"/>
                </w:rPr>
                <w:t>The number of electrical boxes that are more than 5 feet above the finished floor and do not contain a luminaire or other device shall be no greater than the number of bedrooms. These electrical boxes must be served by a dimmer, vacancy sensor control, low voltage wiring or fan speed control.</w:t>
              </w:r>
            </w:ins>
          </w:p>
        </w:tc>
      </w:tr>
      <w:tr w:rsidR="000A53F5" w:rsidRPr="000F7634" w14:paraId="6DBFDA96" w14:textId="77777777" w:rsidTr="00BE6438">
        <w:trPr>
          <w:ins w:id="609" w:author="Lee, Simon@Energy" w:date="2021-11-30T16:48:00Z"/>
        </w:trPr>
        <w:tc>
          <w:tcPr>
            <w:tcW w:w="10818" w:type="dxa"/>
            <w:gridSpan w:val="2"/>
          </w:tcPr>
          <w:p w14:paraId="1CAB2BE6" w14:textId="77777777" w:rsidR="000A53F5" w:rsidRPr="000F7634" w:rsidRDefault="000A53F5" w:rsidP="00BE6438">
            <w:pPr>
              <w:rPr>
                <w:ins w:id="610" w:author="Lee, Simon@Energy" w:date="2021-11-30T16:48:00Z"/>
                <w:rFonts w:asciiTheme="minorHAnsi" w:hAnsiTheme="minorHAnsi"/>
                <w:b/>
                <w:sz w:val="18"/>
                <w:szCs w:val="18"/>
              </w:rPr>
            </w:pPr>
            <w:ins w:id="611" w:author="Lee, Simon@Energy" w:date="2021-11-30T16:48:00Z">
              <w:r w:rsidRPr="000F7634">
                <w:rPr>
                  <w:rFonts w:asciiTheme="minorHAnsi" w:hAnsiTheme="minorHAnsi"/>
                  <w:b/>
                  <w:sz w:val="18"/>
                  <w:szCs w:val="18"/>
                </w:rPr>
                <w:t>The responsible person’s signature on this compliance document affirms that all applicable requirements in this table have been met.</w:t>
              </w:r>
            </w:ins>
          </w:p>
        </w:tc>
      </w:tr>
    </w:tbl>
    <w:p w14:paraId="13EB1C18" w14:textId="77777777" w:rsidR="000B3644" w:rsidRDefault="000B3644" w:rsidP="007B1AC9">
      <w:pPr>
        <w:ind w:hanging="677"/>
        <w:rPr>
          <w:ins w:id="612" w:author="Lee, Simon@Energy" w:date="2021-11-30T16:48:00Z"/>
          <w:rFonts w:asciiTheme="minorHAnsi" w:hAnsiTheme="minorHAnsi"/>
        </w:rPr>
      </w:pPr>
    </w:p>
    <w:p w14:paraId="6B52BC3A" w14:textId="77777777" w:rsidR="000A53F5" w:rsidRPr="002F3D13" w:rsidRDefault="000A53F5" w:rsidP="007B1AC9">
      <w:pPr>
        <w:ind w:hanging="677"/>
        <w:rPr>
          <w:rFonts w:asciiTheme="minorHAnsi" w:hAnsiTheme="minorHAnsi"/>
        </w:rPr>
      </w:pPr>
    </w:p>
    <w:tbl>
      <w:tblPr>
        <w:tblW w:w="4987"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12"/>
        <w:gridCol w:w="266"/>
        <w:gridCol w:w="2507"/>
        <w:gridCol w:w="2772"/>
      </w:tblGrid>
      <w:tr w:rsidR="0092389C" w:rsidRPr="002F3D13" w14:paraId="05C6BFF5" w14:textId="77777777" w:rsidTr="000603A4">
        <w:trPr>
          <w:trHeight w:val="206"/>
        </w:trPr>
        <w:tc>
          <w:tcPr>
            <w:tcW w:w="10943" w:type="dxa"/>
            <w:gridSpan w:val="4"/>
            <w:vAlign w:val="center"/>
          </w:tcPr>
          <w:p w14:paraId="05C6BFF4" w14:textId="77777777" w:rsidR="00A47C10" w:rsidRPr="002F3D13" w:rsidRDefault="00A47C10" w:rsidP="00A47C10">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2F3D13">
              <w:rPr>
                <w:rFonts w:ascii="Calibri" w:hAnsi="Calibri" w:cs="Arial"/>
                <w:b/>
                <w:caps/>
                <w:sz w:val="18"/>
                <w:szCs w:val="18"/>
              </w:rPr>
              <w:lastRenderedPageBreak/>
              <w:t>Documentation Author's Declaration Statement</w:t>
            </w:r>
          </w:p>
        </w:tc>
      </w:tr>
      <w:tr w:rsidR="0092389C" w:rsidRPr="002F3D13" w14:paraId="05C6BFF7" w14:textId="77777777" w:rsidTr="00C81000">
        <w:trPr>
          <w:trHeight w:hRule="exact" w:val="237"/>
        </w:trPr>
        <w:tc>
          <w:tcPr>
            <w:tcW w:w="10943" w:type="dxa"/>
            <w:gridSpan w:val="4"/>
            <w:vAlign w:val="center"/>
          </w:tcPr>
          <w:p w14:paraId="05C6BFF6" w14:textId="77777777" w:rsidR="00A47C10" w:rsidRPr="002F3D13" w:rsidRDefault="00A47C10" w:rsidP="00273993">
            <w:pPr>
              <w:keepNext/>
              <w:numPr>
                <w:ilvl w:val="0"/>
                <w:numId w:val="24"/>
              </w:numPr>
              <w:tabs>
                <w:tab w:val="left" w:pos="-2600"/>
              </w:tabs>
              <w:ind w:right="90"/>
              <w:outlineLvl w:val="2"/>
              <w:rPr>
                <w:rFonts w:ascii="Calibri" w:hAnsi="Calibri"/>
                <w:sz w:val="18"/>
                <w:szCs w:val="18"/>
              </w:rPr>
            </w:pPr>
            <w:r w:rsidRPr="002F3D13">
              <w:rPr>
                <w:rFonts w:ascii="Calibri" w:hAnsi="Calibri"/>
                <w:sz w:val="18"/>
                <w:szCs w:val="18"/>
              </w:rPr>
              <w:t>I certify that this Certificate of Installation documentation is accurate and complete.</w:t>
            </w:r>
          </w:p>
        </w:tc>
      </w:tr>
      <w:tr w:rsidR="0092389C" w:rsidRPr="002F3D13" w14:paraId="05C6BFFA" w14:textId="77777777" w:rsidTr="000603A4">
        <w:trPr>
          <w:trHeight w:val="360"/>
        </w:trPr>
        <w:tc>
          <w:tcPr>
            <w:tcW w:w="5577" w:type="dxa"/>
            <w:gridSpan w:val="2"/>
          </w:tcPr>
          <w:p w14:paraId="05C6BFF8" w14:textId="77777777" w:rsidR="00A47C10" w:rsidRPr="002F3D13" w:rsidRDefault="00A47C10" w:rsidP="00A47C10">
            <w:pPr>
              <w:keepNext/>
              <w:rPr>
                <w:rFonts w:ascii="Calibri" w:hAnsi="Calibri"/>
                <w:sz w:val="14"/>
                <w:szCs w:val="14"/>
              </w:rPr>
            </w:pPr>
            <w:r w:rsidRPr="002F3D13">
              <w:rPr>
                <w:rFonts w:ascii="Calibri" w:hAnsi="Calibri"/>
                <w:sz w:val="14"/>
                <w:szCs w:val="14"/>
              </w:rPr>
              <w:t>Documentation Author Name:</w:t>
            </w:r>
          </w:p>
        </w:tc>
        <w:tc>
          <w:tcPr>
            <w:tcW w:w="5366" w:type="dxa"/>
            <w:gridSpan w:val="2"/>
          </w:tcPr>
          <w:p w14:paraId="05C6BFF9" w14:textId="77777777" w:rsidR="00A47C10" w:rsidRPr="002F3D13" w:rsidRDefault="00A47C10" w:rsidP="00A47C10">
            <w:pPr>
              <w:keepNext/>
              <w:rPr>
                <w:rFonts w:ascii="Calibri" w:hAnsi="Calibri"/>
                <w:sz w:val="14"/>
                <w:szCs w:val="14"/>
              </w:rPr>
            </w:pPr>
            <w:r w:rsidRPr="002F3D13">
              <w:rPr>
                <w:rFonts w:ascii="Calibri" w:hAnsi="Calibri"/>
                <w:sz w:val="14"/>
                <w:szCs w:val="14"/>
              </w:rPr>
              <w:t>Documentation Author Signature:</w:t>
            </w:r>
          </w:p>
        </w:tc>
      </w:tr>
      <w:tr w:rsidR="0092389C" w:rsidRPr="002F3D13" w14:paraId="05C6BFFD" w14:textId="77777777" w:rsidTr="000603A4">
        <w:trPr>
          <w:trHeight w:val="360"/>
        </w:trPr>
        <w:tc>
          <w:tcPr>
            <w:tcW w:w="5577" w:type="dxa"/>
            <w:gridSpan w:val="2"/>
          </w:tcPr>
          <w:p w14:paraId="05C6BFFB" w14:textId="77777777" w:rsidR="00A47C10" w:rsidRPr="002F3D13" w:rsidRDefault="00A47C10" w:rsidP="00A47C10">
            <w:pPr>
              <w:keepNext/>
              <w:rPr>
                <w:rFonts w:ascii="Calibri" w:hAnsi="Calibri"/>
                <w:sz w:val="14"/>
                <w:szCs w:val="14"/>
              </w:rPr>
            </w:pPr>
            <w:r w:rsidRPr="002F3D13">
              <w:rPr>
                <w:rFonts w:ascii="Calibri" w:hAnsi="Calibri"/>
                <w:sz w:val="14"/>
                <w:szCs w:val="14"/>
              </w:rPr>
              <w:t>Documentation Author Company Name:</w:t>
            </w:r>
          </w:p>
        </w:tc>
        <w:tc>
          <w:tcPr>
            <w:tcW w:w="5366" w:type="dxa"/>
            <w:gridSpan w:val="2"/>
          </w:tcPr>
          <w:p w14:paraId="05C6BFFC" w14:textId="77777777" w:rsidR="00A47C10" w:rsidRPr="002F3D13" w:rsidRDefault="00A47C10" w:rsidP="00A47C10">
            <w:pPr>
              <w:keepNext/>
              <w:rPr>
                <w:rFonts w:ascii="Calibri" w:hAnsi="Calibri"/>
                <w:sz w:val="14"/>
                <w:szCs w:val="14"/>
              </w:rPr>
            </w:pPr>
            <w:r w:rsidRPr="002F3D13">
              <w:rPr>
                <w:rFonts w:ascii="Calibri" w:hAnsi="Calibri"/>
                <w:sz w:val="14"/>
                <w:szCs w:val="14"/>
              </w:rPr>
              <w:t>Date Signed:</w:t>
            </w:r>
          </w:p>
        </w:tc>
      </w:tr>
      <w:tr w:rsidR="0092389C" w:rsidRPr="002F3D13" w14:paraId="05C6C000" w14:textId="77777777" w:rsidTr="000603A4">
        <w:trPr>
          <w:trHeight w:val="360"/>
        </w:trPr>
        <w:tc>
          <w:tcPr>
            <w:tcW w:w="5577" w:type="dxa"/>
            <w:gridSpan w:val="2"/>
          </w:tcPr>
          <w:p w14:paraId="05C6BFFE" w14:textId="77777777" w:rsidR="00A47C10" w:rsidRPr="002F3D13" w:rsidRDefault="00A47C10" w:rsidP="00A47C10">
            <w:pPr>
              <w:keepNext/>
              <w:rPr>
                <w:rFonts w:ascii="Calibri" w:hAnsi="Calibri"/>
                <w:sz w:val="14"/>
                <w:szCs w:val="14"/>
              </w:rPr>
            </w:pPr>
            <w:r w:rsidRPr="002F3D13">
              <w:rPr>
                <w:rFonts w:ascii="Calibri" w:hAnsi="Calibri"/>
                <w:sz w:val="14"/>
                <w:szCs w:val="14"/>
              </w:rPr>
              <w:t>Address:</w:t>
            </w:r>
          </w:p>
        </w:tc>
        <w:tc>
          <w:tcPr>
            <w:tcW w:w="5366" w:type="dxa"/>
            <w:gridSpan w:val="2"/>
          </w:tcPr>
          <w:p w14:paraId="05C6BFFF" w14:textId="600D6AFC" w:rsidR="00A47C10" w:rsidRPr="002F3D13" w:rsidRDefault="00A47C10" w:rsidP="001A63DD">
            <w:pPr>
              <w:keepNext/>
              <w:rPr>
                <w:rFonts w:ascii="Calibri" w:hAnsi="Calibri"/>
                <w:sz w:val="14"/>
                <w:szCs w:val="14"/>
              </w:rPr>
            </w:pPr>
            <w:r w:rsidRPr="002F3D13">
              <w:rPr>
                <w:rFonts w:ascii="Calibri" w:hAnsi="Calibri"/>
                <w:sz w:val="14"/>
                <w:szCs w:val="14"/>
              </w:rPr>
              <w:t>CEA/HERS Certification Identification (</w:t>
            </w:r>
            <w:r w:rsidR="001A63DD">
              <w:rPr>
                <w:rFonts w:ascii="Calibri" w:hAnsi="Calibri"/>
                <w:sz w:val="14"/>
                <w:szCs w:val="14"/>
              </w:rPr>
              <w:t>i</w:t>
            </w:r>
            <w:r w:rsidRPr="002F3D13">
              <w:rPr>
                <w:rFonts w:ascii="Calibri" w:hAnsi="Calibri"/>
                <w:sz w:val="14"/>
                <w:szCs w:val="14"/>
              </w:rPr>
              <w:t>f applicable):</w:t>
            </w:r>
          </w:p>
        </w:tc>
      </w:tr>
      <w:tr w:rsidR="0092389C" w:rsidRPr="002F3D13" w14:paraId="05C6C003" w14:textId="77777777" w:rsidTr="000603A4">
        <w:trPr>
          <w:trHeight w:val="360"/>
        </w:trPr>
        <w:tc>
          <w:tcPr>
            <w:tcW w:w="5577" w:type="dxa"/>
            <w:gridSpan w:val="2"/>
          </w:tcPr>
          <w:p w14:paraId="05C6C001" w14:textId="77777777" w:rsidR="00A47C10" w:rsidRPr="002F3D13" w:rsidRDefault="00A47C10" w:rsidP="00A47C10">
            <w:pPr>
              <w:keepNext/>
              <w:rPr>
                <w:rFonts w:ascii="Calibri" w:hAnsi="Calibri"/>
                <w:sz w:val="14"/>
                <w:szCs w:val="14"/>
              </w:rPr>
            </w:pPr>
            <w:r w:rsidRPr="002F3D13">
              <w:rPr>
                <w:rFonts w:ascii="Calibri" w:hAnsi="Calibri"/>
                <w:sz w:val="14"/>
                <w:szCs w:val="14"/>
              </w:rPr>
              <w:t>City/State/Zip:</w:t>
            </w:r>
          </w:p>
        </w:tc>
        <w:tc>
          <w:tcPr>
            <w:tcW w:w="5366" w:type="dxa"/>
            <w:gridSpan w:val="2"/>
          </w:tcPr>
          <w:p w14:paraId="05C6C002" w14:textId="77777777" w:rsidR="00A47C10" w:rsidRPr="002F3D13" w:rsidRDefault="00A47C10" w:rsidP="00A47C10">
            <w:pPr>
              <w:keepNext/>
              <w:rPr>
                <w:rFonts w:ascii="Calibri" w:hAnsi="Calibri"/>
                <w:sz w:val="14"/>
                <w:szCs w:val="14"/>
              </w:rPr>
            </w:pPr>
            <w:r w:rsidRPr="002F3D13">
              <w:rPr>
                <w:rFonts w:ascii="Calibri" w:hAnsi="Calibri"/>
                <w:sz w:val="14"/>
                <w:szCs w:val="14"/>
              </w:rPr>
              <w:t>Phone:</w:t>
            </w:r>
          </w:p>
        </w:tc>
      </w:tr>
      <w:tr w:rsidR="0092389C" w:rsidRPr="002F3D13" w14:paraId="05C6C005" w14:textId="77777777" w:rsidTr="000603A4">
        <w:tblPrEx>
          <w:tblCellMar>
            <w:left w:w="115" w:type="dxa"/>
            <w:right w:w="115" w:type="dxa"/>
          </w:tblCellMar>
        </w:tblPrEx>
        <w:trPr>
          <w:trHeight w:val="296"/>
        </w:trPr>
        <w:tc>
          <w:tcPr>
            <w:tcW w:w="10943" w:type="dxa"/>
            <w:gridSpan w:val="4"/>
            <w:vAlign w:val="center"/>
          </w:tcPr>
          <w:p w14:paraId="05C6C004" w14:textId="77777777" w:rsidR="00A47C10" w:rsidRPr="002F3D13" w:rsidRDefault="00A47C10" w:rsidP="00A47C10">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2F3D13">
              <w:rPr>
                <w:rFonts w:ascii="Calibri" w:hAnsi="Calibri" w:cs="Arial"/>
                <w:b/>
                <w:caps/>
                <w:sz w:val="18"/>
                <w:szCs w:val="18"/>
              </w:rPr>
              <w:t>Responsible Person's Declaration statement</w:t>
            </w:r>
          </w:p>
        </w:tc>
      </w:tr>
      <w:tr w:rsidR="0092389C" w:rsidRPr="002F3D13" w14:paraId="05C6C00C" w14:textId="77777777" w:rsidTr="000603A4">
        <w:tblPrEx>
          <w:tblCellMar>
            <w:left w:w="115" w:type="dxa"/>
            <w:right w:w="115" w:type="dxa"/>
          </w:tblCellMar>
        </w:tblPrEx>
        <w:trPr>
          <w:trHeight w:val="504"/>
        </w:trPr>
        <w:tc>
          <w:tcPr>
            <w:tcW w:w="10943" w:type="dxa"/>
            <w:gridSpan w:val="4"/>
          </w:tcPr>
          <w:p w14:paraId="267F342C" w14:textId="77777777" w:rsidR="00222455" w:rsidRPr="00222455" w:rsidRDefault="00222455" w:rsidP="00222455">
            <w:pPr>
              <w:pStyle w:val="Heading3"/>
              <w:numPr>
                <w:ilvl w:val="0"/>
                <w:numId w:val="0"/>
              </w:numPr>
              <w:spacing w:before="60"/>
              <w:ind w:right="86"/>
              <w:rPr>
                <w:rFonts w:asciiTheme="minorHAnsi" w:hAnsiTheme="minorHAnsi"/>
                <w:sz w:val="18"/>
              </w:rPr>
            </w:pPr>
            <w:r w:rsidRPr="00222455">
              <w:rPr>
                <w:rFonts w:asciiTheme="minorHAnsi" w:hAnsiTheme="minorHAnsi"/>
                <w:sz w:val="18"/>
              </w:rPr>
              <w:t xml:space="preserve">I certify the following under penalty of perjury, under the laws of the State of California: </w:t>
            </w:r>
          </w:p>
          <w:p w14:paraId="79014B8E" w14:textId="77777777" w:rsidR="00222455" w:rsidRPr="00222455" w:rsidRDefault="00222455" w:rsidP="00222455">
            <w:pPr>
              <w:pStyle w:val="Heading3"/>
              <w:numPr>
                <w:ilvl w:val="0"/>
                <w:numId w:val="45"/>
              </w:numPr>
              <w:spacing w:before="0"/>
              <w:ind w:right="90"/>
              <w:rPr>
                <w:rFonts w:asciiTheme="minorHAnsi" w:hAnsiTheme="minorHAnsi"/>
                <w:color w:val="4F81BD" w:themeColor="accent1"/>
                <w:sz w:val="18"/>
              </w:rPr>
            </w:pPr>
            <w:r w:rsidRPr="00222455">
              <w:rPr>
                <w:rFonts w:asciiTheme="minorHAnsi" w:hAnsiTheme="minorHAnsi"/>
                <w:sz w:val="18"/>
              </w:rPr>
              <w:t xml:space="preserve">The information provided on this Certificate of Installation is true and correct. </w:t>
            </w:r>
          </w:p>
          <w:p w14:paraId="41BC830B" w14:textId="77777777" w:rsidR="00222455" w:rsidRPr="00222455" w:rsidRDefault="00222455" w:rsidP="00222455">
            <w:pPr>
              <w:keepNext/>
              <w:widowControl w:val="0"/>
              <w:numPr>
                <w:ilvl w:val="0"/>
                <w:numId w:val="45"/>
              </w:numPr>
              <w:ind w:right="90"/>
              <w:rPr>
                <w:rFonts w:asciiTheme="minorHAnsi" w:hAnsiTheme="minorHAnsi"/>
                <w:sz w:val="18"/>
              </w:rPr>
            </w:pPr>
            <w:r w:rsidRPr="00222455">
              <w:rPr>
                <w:rFonts w:asciiTheme="minorHAnsi" w:hAnsiTheme="minorHAnsi"/>
                <w:snapToGrid w:val="0"/>
                <w:sz w:val="18"/>
              </w:rPr>
              <w:t xml:space="preserve">I am either: a) a responsible person eligible under Division 3 of the Business and Professions Code </w:t>
            </w:r>
            <w:r w:rsidRPr="00222455">
              <w:rPr>
                <w:rFonts w:asciiTheme="minorHAnsi" w:hAnsiTheme="minorHAnsi"/>
                <w:sz w:val="18"/>
              </w:rPr>
              <w:t xml:space="preserve">in the applicable classification to accept responsibility for the system design, construction, or installation </w:t>
            </w:r>
            <w:r w:rsidRPr="00222455">
              <w:rPr>
                <w:rFonts w:asciiTheme="minorHAnsi" w:hAnsiTheme="minorHAnsi"/>
                <w:snapToGrid w:val="0"/>
                <w:sz w:val="18"/>
              </w:rPr>
              <w:t xml:space="preserve">of features, materials, components, or manufactured devices </w:t>
            </w:r>
            <w:r w:rsidRPr="00222455">
              <w:rPr>
                <w:rFonts w:asciiTheme="minorHAnsi" w:hAnsiTheme="minorHAnsi"/>
                <w:sz w:val="18"/>
              </w:rPr>
              <w:t xml:space="preserve">for the scope of work identified on this Certificate of Installation, </w:t>
            </w:r>
            <w:r w:rsidRPr="00222455">
              <w:rPr>
                <w:rFonts w:asciiTheme="minorHAnsi" w:hAnsiTheme="minorHAnsi"/>
                <w:snapToGrid w:val="0"/>
                <w:sz w:val="18"/>
              </w:rPr>
              <w:t>and attest to the declarations in this statement</w:t>
            </w:r>
            <w:r w:rsidRPr="00222455">
              <w:rPr>
                <w:rFonts w:asciiTheme="minorHAnsi" w:hAnsiTheme="minorHAnsi"/>
                <w:sz w:val="18"/>
              </w:rPr>
              <w:t>, or b) I am an authorized representative of the responsible person and attest to the declarations in this statement on the responsible person’s behalf.</w:t>
            </w:r>
          </w:p>
          <w:p w14:paraId="77FC0B98" w14:textId="77777777" w:rsidR="00222455" w:rsidRPr="00222455" w:rsidRDefault="00222455" w:rsidP="00222455">
            <w:pPr>
              <w:pStyle w:val="ListParagraph"/>
              <w:keepNext/>
              <w:numPr>
                <w:ilvl w:val="0"/>
                <w:numId w:val="45"/>
              </w:numPr>
              <w:autoSpaceDE w:val="0"/>
              <w:autoSpaceDN w:val="0"/>
              <w:adjustRightInd w:val="0"/>
              <w:ind w:right="90"/>
              <w:rPr>
                <w:rFonts w:asciiTheme="minorHAnsi" w:hAnsiTheme="minorHAnsi"/>
                <w:sz w:val="18"/>
                <w:szCs w:val="22"/>
              </w:rPr>
            </w:pPr>
            <w:r w:rsidRPr="00222455">
              <w:rPr>
                <w:rFonts w:asciiTheme="minorHAnsi" w:hAnsiTheme="minorHAnsi"/>
                <w:sz w:val="18"/>
                <w:szCs w:val="22"/>
              </w:rPr>
              <w:t xml:space="preserve">The constructed or installed features, materials, </w:t>
            </w:r>
            <w:proofErr w:type="gramStart"/>
            <w:r w:rsidRPr="00222455">
              <w:rPr>
                <w:rFonts w:asciiTheme="minorHAnsi" w:hAnsiTheme="minorHAnsi"/>
                <w:sz w:val="18"/>
                <w:szCs w:val="22"/>
              </w:rPr>
              <w:t>components</w:t>
            </w:r>
            <w:proofErr w:type="gramEnd"/>
            <w:r w:rsidRPr="00222455">
              <w:rPr>
                <w:rFonts w:asciiTheme="minorHAnsi" w:hAnsiTheme="minorHAnsi"/>
                <w:sz w:val="18"/>
                <w:szCs w:val="22"/>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05C6C00B" w14:textId="0522C07D" w:rsidR="00A47C10" w:rsidRPr="002F3D13" w:rsidRDefault="00222455" w:rsidP="00C81000">
            <w:pPr>
              <w:keepNext/>
              <w:numPr>
                <w:ilvl w:val="0"/>
                <w:numId w:val="27"/>
              </w:numPr>
              <w:contextualSpacing/>
            </w:pPr>
            <w:r w:rsidRPr="00222455">
              <w:rPr>
                <w:rFonts w:asciiTheme="minorHAnsi" w:hAnsiTheme="minorHAnsi"/>
                <w:sz w:val="18"/>
              </w:rPr>
              <w:t xml:space="preserve">I will ensure that a registered copy of this Certificate of Installation shall be posted or made available with the building permit(s) issued for the </w:t>
            </w:r>
            <w:proofErr w:type="gramStart"/>
            <w:r w:rsidRPr="00222455">
              <w:rPr>
                <w:rFonts w:asciiTheme="minorHAnsi" w:hAnsiTheme="minorHAnsi"/>
                <w:sz w:val="18"/>
              </w:rPr>
              <w:t>building, and</w:t>
            </w:r>
            <w:proofErr w:type="gramEnd"/>
            <w:r w:rsidRPr="00222455">
              <w:rPr>
                <w:rFonts w:asciiTheme="minorHAnsi" w:hAnsiTheme="minorHAnsi"/>
                <w:sz w:val="18"/>
              </w:rPr>
              <w:t xml:space="preserve"> made available to the enforcement agency for all applicable inspections. I understand that a registered copy of this Certificate of Installation is required to be included with the documentation the builder provides to the building owner at occupancy.</w:t>
            </w:r>
          </w:p>
        </w:tc>
      </w:tr>
      <w:tr w:rsidR="000210EB" w:rsidRPr="002F3D13" w14:paraId="05C6C00F" w14:textId="77777777" w:rsidTr="000603A4">
        <w:tblPrEx>
          <w:tblCellMar>
            <w:left w:w="108" w:type="dxa"/>
            <w:right w:w="108" w:type="dxa"/>
          </w:tblCellMar>
        </w:tblPrEx>
        <w:trPr>
          <w:trHeight w:val="360"/>
        </w:trPr>
        <w:tc>
          <w:tcPr>
            <w:tcW w:w="5307" w:type="dxa"/>
          </w:tcPr>
          <w:p w14:paraId="05C6C00D" w14:textId="77777777" w:rsidR="00A47C10" w:rsidRPr="002F3D13" w:rsidRDefault="00A47C10" w:rsidP="00A47C1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2F3D13">
              <w:rPr>
                <w:rFonts w:ascii="Calibri" w:hAnsi="Calibri"/>
                <w:sz w:val="14"/>
                <w:szCs w:val="14"/>
              </w:rPr>
              <w:t>Responsible Builder/Installer Name:</w:t>
            </w:r>
          </w:p>
        </w:tc>
        <w:tc>
          <w:tcPr>
            <w:tcW w:w="5636" w:type="dxa"/>
            <w:gridSpan w:val="3"/>
          </w:tcPr>
          <w:p w14:paraId="05C6C00E" w14:textId="77777777" w:rsidR="00A47C10" w:rsidRPr="002F3D13" w:rsidRDefault="00A47C10" w:rsidP="00A47C1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2F3D13">
              <w:rPr>
                <w:rFonts w:ascii="Calibri" w:hAnsi="Calibri"/>
                <w:sz w:val="14"/>
                <w:szCs w:val="14"/>
              </w:rPr>
              <w:t>Responsible Builder/Installer Signature:</w:t>
            </w:r>
          </w:p>
        </w:tc>
      </w:tr>
      <w:tr w:rsidR="0092389C" w:rsidRPr="002F3D13" w14:paraId="05C6C012" w14:textId="77777777" w:rsidTr="000603A4">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5C6C010" w14:textId="7DCE1C63" w:rsidR="00A47C10" w:rsidRPr="002F3D13" w:rsidRDefault="00A47C10" w:rsidP="00A47C1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2F3D13">
              <w:rPr>
                <w:rFonts w:ascii="Calibri" w:hAnsi="Calibri"/>
                <w:sz w:val="14"/>
                <w:szCs w:val="14"/>
              </w:rPr>
              <w:t>Company Name: (Installing Subcontractor or General Contractor or Builder/Owner)</w:t>
            </w:r>
          </w:p>
        </w:tc>
        <w:tc>
          <w:tcPr>
            <w:tcW w:w="5636" w:type="dxa"/>
            <w:gridSpan w:val="3"/>
            <w:tcBorders>
              <w:top w:val="single" w:sz="4" w:space="0" w:color="auto"/>
              <w:left w:val="single" w:sz="4" w:space="0" w:color="auto"/>
              <w:bottom w:val="single" w:sz="4" w:space="0" w:color="auto"/>
              <w:right w:val="single" w:sz="4" w:space="0" w:color="auto"/>
            </w:tcBorders>
          </w:tcPr>
          <w:p w14:paraId="05C6C011" w14:textId="77777777" w:rsidR="00A47C10" w:rsidRPr="002F3D13" w:rsidRDefault="00A47C10" w:rsidP="00A47C1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2F3D13">
              <w:rPr>
                <w:rFonts w:ascii="Calibri" w:hAnsi="Calibri"/>
                <w:sz w:val="14"/>
                <w:szCs w:val="14"/>
              </w:rPr>
              <w:t>Position With Company (Title):</w:t>
            </w:r>
          </w:p>
        </w:tc>
      </w:tr>
      <w:tr w:rsidR="0092389C" w:rsidRPr="002F3D13" w14:paraId="05C6C015" w14:textId="77777777" w:rsidTr="000603A4">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5C6C013" w14:textId="77777777" w:rsidR="00A47C10" w:rsidRPr="002F3D13" w:rsidRDefault="00A47C10" w:rsidP="00A47C1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2F3D13">
              <w:rPr>
                <w:rFonts w:ascii="Calibri" w:hAnsi="Calibri"/>
                <w:sz w:val="14"/>
                <w:szCs w:val="14"/>
              </w:rPr>
              <w:t>Address:</w:t>
            </w:r>
          </w:p>
        </w:tc>
        <w:tc>
          <w:tcPr>
            <w:tcW w:w="5636" w:type="dxa"/>
            <w:gridSpan w:val="3"/>
            <w:tcBorders>
              <w:top w:val="single" w:sz="4" w:space="0" w:color="auto"/>
              <w:left w:val="single" w:sz="4" w:space="0" w:color="auto"/>
              <w:bottom w:val="single" w:sz="4" w:space="0" w:color="auto"/>
              <w:right w:val="single" w:sz="4" w:space="0" w:color="auto"/>
            </w:tcBorders>
          </w:tcPr>
          <w:p w14:paraId="05C6C014" w14:textId="77777777" w:rsidR="00A47C10" w:rsidRPr="002F3D13" w:rsidRDefault="00A47C10" w:rsidP="00A47C1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2F3D13">
              <w:rPr>
                <w:rFonts w:ascii="Calibri" w:hAnsi="Calibri"/>
                <w:sz w:val="14"/>
                <w:szCs w:val="14"/>
              </w:rPr>
              <w:t>CSLB License:</w:t>
            </w:r>
          </w:p>
        </w:tc>
      </w:tr>
      <w:tr w:rsidR="0092389C" w:rsidRPr="002F3D13" w14:paraId="05C6C019" w14:textId="77777777" w:rsidTr="000603A4">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5C6C016" w14:textId="77777777" w:rsidR="00A47C10" w:rsidRPr="002F3D13" w:rsidRDefault="00A47C10" w:rsidP="00A47C1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2F3D13">
              <w:rPr>
                <w:rFonts w:ascii="Calibri" w:hAnsi="Calibr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05C6C017" w14:textId="4027965D" w:rsidR="00A47C10" w:rsidRPr="002F3D13" w:rsidRDefault="00A47C10" w:rsidP="00A47C1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2F3D13">
              <w:rPr>
                <w:rFonts w:ascii="Calibri" w:hAnsi="Calibri"/>
                <w:sz w:val="14"/>
                <w:szCs w:val="14"/>
              </w:rPr>
              <w:t>Phone</w:t>
            </w:r>
            <w:r w:rsidR="001A63DD">
              <w:rPr>
                <w:rFonts w:ascii="Calibri" w:hAnsi="Calibri"/>
                <w:sz w:val="14"/>
                <w:szCs w:val="14"/>
              </w:rPr>
              <w:t>:</w:t>
            </w:r>
          </w:p>
        </w:tc>
        <w:tc>
          <w:tcPr>
            <w:tcW w:w="2815" w:type="dxa"/>
            <w:tcBorders>
              <w:top w:val="single" w:sz="4" w:space="0" w:color="auto"/>
              <w:left w:val="single" w:sz="4" w:space="0" w:color="auto"/>
              <w:bottom w:val="single" w:sz="4" w:space="0" w:color="auto"/>
              <w:right w:val="single" w:sz="4" w:space="0" w:color="auto"/>
            </w:tcBorders>
          </w:tcPr>
          <w:p w14:paraId="05C6C018" w14:textId="77777777" w:rsidR="00A47C10" w:rsidRPr="002F3D13" w:rsidRDefault="00A47C10" w:rsidP="00A47C1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2F3D13">
              <w:rPr>
                <w:rFonts w:ascii="Calibri" w:hAnsi="Calibri"/>
                <w:sz w:val="14"/>
                <w:szCs w:val="14"/>
              </w:rPr>
              <w:t>Date Signed:</w:t>
            </w:r>
          </w:p>
        </w:tc>
      </w:tr>
    </w:tbl>
    <w:p w14:paraId="05C6C01A" w14:textId="77777777" w:rsidR="007B1AC9" w:rsidRPr="002F3D13" w:rsidRDefault="007B1AC9" w:rsidP="00D27591">
      <w:pPr>
        <w:tabs>
          <w:tab w:val="left" w:pos="7920"/>
          <w:tab w:val="right" w:pos="10080"/>
        </w:tabs>
        <w:rPr>
          <w:rFonts w:asciiTheme="minorHAnsi" w:hAnsiTheme="minorHAnsi"/>
          <w:sz w:val="18"/>
          <w:szCs w:val="18"/>
        </w:rPr>
      </w:pPr>
    </w:p>
    <w:p w14:paraId="05C6C022" w14:textId="77777777" w:rsidR="007876C3" w:rsidRPr="002F3D13" w:rsidRDefault="007876C3">
      <w:pPr>
        <w:rPr>
          <w:rFonts w:asciiTheme="minorHAnsi" w:hAnsiTheme="minorHAnsi"/>
          <w:sz w:val="18"/>
          <w:szCs w:val="18"/>
        </w:rPr>
      </w:pPr>
    </w:p>
    <w:p w14:paraId="05C6C023" w14:textId="77777777" w:rsidR="00A15059" w:rsidRPr="002F3D13" w:rsidRDefault="00A15059" w:rsidP="00185354">
      <w:pPr>
        <w:ind w:left="288" w:hanging="288"/>
        <w:rPr>
          <w:rStyle w:val="Heading1Char"/>
          <w:rFonts w:asciiTheme="minorHAnsi" w:hAnsiTheme="minorHAnsi"/>
          <w:bCs/>
          <w:sz w:val="18"/>
          <w:szCs w:val="18"/>
        </w:rPr>
        <w:sectPr w:rsidR="00A15059" w:rsidRPr="002F3D13" w:rsidSect="008A5940">
          <w:headerReference w:type="even" r:id="rId12"/>
          <w:headerReference w:type="default" r:id="rId13"/>
          <w:footerReference w:type="even" r:id="rId14"/>
          <w:footerReference w:type="default" r:id="rId15"/>
          <w:headerReference w:type="first" r:id="rId16"/>
          <w:footerReference w:type="first" r:id="rId17"/>
          <w:pgSz w:w="12240" w:h="15840"/>
          <w:pgMar w:top="619" w:right="619" w:bottom="1080" w:left="432" w:header="432" w:footer="432" w:gutter="576"/>
          <w:cols w:space="720"/>
          <w:docGrid w:linePitch="272"/>
        </w:sectPr>
      </w:pPr>
    </w:p>
    <w:p w14:paraId="05C6C024" w14:textId="6723EFCF" w:rsidR="005A1542" w:rsidRPr="00C81000" w:rsidRDefault="001A63DD" w:rsidP="00C81000">
      <w:pPr>
        <w:ind w:left="288" w:hanging="288"/>
        <w:jc w:val="center"/>
        <w:rPr>
          <w:rFonts w:asciiTheme="minorHAnsi" w:hAnsiTheme="minorHAnsi"/>
          <w:b/>
          <w:bCs/>
          <w:szCs w:val="18"/>
        </w:rPr>
      </w:pPr>
      <w:r>
        <w:rPr>
          <w:rFonts w:asciiTheme="minorHAnsi" w:hAnsiTheme="minorHAnsi"/>
          <w:b/>
          <w:bCs/>
          <w:szCs w:val="18"/>
        </w:rPr>
        <w:lastRenderedPageBreak/>
        <w:t>CF2R-LTG-01-E User Instructions</w:t>
      </w:r>
    </w:p>
    <w:p w14:paraId="04E6926A" w14:textId="77777777" w:rsidR="00C84980" w:rsidRPr="002F3D13" w:rsidRDefault="00C84980" w:rsidP="005A1542">
      <w:pPr>
        <w:ind w:left="288" w:hanging="288"/>
        <w:rPr>
          <w:rFonts w:asciiTheme="minorHAnsi" w:hAnsiTheme="minorHAnsi"/>
          <w:b/>
          <w:bCs/>
          <w:sz w:val="18"/>
          <w:szCs w:val="18"/>
        </w:rPr>
      </w:pPr>
    </w:p>
    <w:p w14:paraId="05C6C072" w14:textId="2D76754D" w:rsidR="00A02252" w:rsidRDefault="001311B3" w:rsidP="005A1542">
      <w:pPr>
        <w:rPr>
          <w:rFonts w:asciiTheme="minorHAnsi" w:hAnsiTheme="minorHAnsi"/>
          <w:bCs/>
          <w:sz w:val="18"/>
          <w:szCs w:val="18"/>
        </w:rPr>
      </w:pPr>
      <w:r>
        <w:rPr>
          <w:rFonts w:asciiTheme="minorHAnsi" w:hAnsiTheme="minorHAnsi"/>
          <w:bCs/>
          <w:szCs w:val="18"/>
        </w:rPr>
        <w:t>There are two version of the residential lighting Certificate of Installation. This version, the CF2R-LTG-01-E, is primarily used for demonstrating compliance with the residential lighting Standards for single-family dwellings.</w:t>
      </w:r>
    </w:p>
    <w:p w14:paraId="5B196232" w14:textId="77777777" w:rsidR="001311B3" w:rsidRDefault="001311B3" w:rsidP="005A1542">
      <w:pPr>
        <w:rPr>
          <w:rFonts w:asciiTheme="minorHAnsi" w:hAnsiTheme="minorHAnsi"/>
          <w:bCs/>
          <w:sz w:val="18"/>
          <w:szCs w:val="18"/>
        </w:rPr>
      </w:pPr>
    </w:p>
    <w:p w14:paraId="77D900E9" w14:textId="0E1A7E92" w:rsidR="001311B3" w:rsidRDefault="001311B3" w:rsidP="005A1542">
      <w:pPr>
        <w:rPr>
          <w:rFonts w:asciiTheme="minorHAnsi" w:hAnsiTheme="minorHAnsi"/>
          <w:bCs/>
          <w:sz w:val="18"/>
          <w:szCs w:val="18"/>
        </w:rPr>
      </w:pPr>
      <w:r>
        <w:rPr>
          <w:rFonts w:asciiTheme="minorHAnsi" w:hAnsiTheme="minorHAnsi"/>
          <w:bCs/>
          <w:sz w:val="18"/>
          <w:szCs w:val="18"/>
        </w:rPr>
        <w:t xml:space="preserve">The LTG-01 shall also be used to demonstrate compliance with the residential lighting requirements for high-rise residential dwelling units; outdoor lighting that is attached to a high-rise residential or hotel/motel </w:t>
      </w:r>
      <w:proofErr w:type="gramStart"/>
      <w:r>
        <w:rPr>
          <w:rFonts w:asciiTheme="minorHAnsi" w:hAnsiTheme="minorHAnsi"/>
          <w:bCs/>
          <w:sz w:val="18"/>
          <w:szCs w:val="18"/>
        </w:rPr>
        <w:t>building, and</w:t>
      </w:r>
      <w:proofErr w:type="gramEnd"/>
      <w:r>
        <w:rPr>
          <w:rFonts w:asciiTheme="minorHAnsi" w:hAnsiTheme="minorHAnsi"/>
          <w:bCs/>
          <w:sz w:val="18"/>
          <w:szCs w:val="18"/>
        </w:rPr>
        <w:t xml:space="preserve"> is separately controlled from the inside of a dwelling unit or guest room; fire station dwelling accommodations; hotel and motel guest rooms; and, dormitory and senior housing dwelling accommodations. When using the CF2R-LTG-01-E to demonstrate compliance with the lighting in the dwelling units, compliance with lighting that is not in the dwelling units, such as lighting in common areas, shall be demonstrated using the nonresidential lighting compliance documentation. </w:t>
      </w:r>
    </w:p>
    <w:p w14:paraId="6B377623" w14:textId="77777777" w:rsidR="001311B3" w:rsidRDefault="001311B3" w:rsidP="005A1542">
      <w:pPr>
        <w:rPr>
          <w:rFonts w:asciiTheme="minorHAnsi" w:hAnsiTheme="minorHAnsi"/>
          <w:bCs/>
          <w:sz w:val="18"/>
          <w:szCs w:val="18"/>
        </w:rPr>
      </w:pPr>
    </w:p>
    <w:p w14:paraId="4BE5AC36" w14:textId="0949F1DD" w:rsidR="001311B3" w:rsidRDefault="001311B3" w:rsidP="005A1542">
      <w:pPr>
        <w:rPr>
          <w:rFonts w:asciiTheme="minorHAnsi" w:hAnsiTheme="minorHAnsi"/>
          <w:bCs/>
          <w:sz w:val="18"/>
          <w:szCs w:val="18"/>
        </w:rPr>
      </w:pPr>
      <w:r>
        <w:rPr>
          <w:rFonts w:asciiTheme="minorHAnsi" w:hAnsiTheme="minorHAnsi"/>
          <w:bCs/>
          <w:sz w:val="18"/>
          <w:szCs w:val="18"/>
        </w:rPr>
        <w:t>The other version of the residential lighting Certificate of Compliance, the CF2R-LTG-02-E, is used for demonstrating compliance with the residential lighting Standards for low-rise multi-family dwellings. The primary difference between the LTG-02 and LTG-01 is that the LTG-02 includes additional requirements for demonstrating compliance with residential outdoor lighting, and common areas associated with low-rise multi-family dwelling units.</w:t>
      </w:r>
    </w:p>
    <w:p w14:paraId="35E41016" w14:textId="77777777" w:rsidR="001311B3" w:rsidRDefault="001311B3" w:rsidP="005A1542">
      <w:pPr>
        <w:rPr>
          <w:rFonts w:asciiTheme="minorHAnsi" w:hAnsiTheme="minorHAnsi"/>
          <w:bCs/>
          <w:sz w:val="18"/>
          <w:szCs w:val="18"/>
        </w:rPr>
      </w:pPr>
    </w:p>
    <w:p w14:paraId="74D064E7" w14:textId="386FD604" w:rsidR="001311B3" w:rsidRDefault="001311B3" w:rsidP="005A1542">
      <w:pPr>
        <w:rPr>
          <w:rFonts w:asciiTheme="minorHAnsi" w:hAnsiTheme="minorHAnsi"/>
          <w:b/>
          <w:bCs/>
          <w:sz w:val="18"/>
          <w:szCs w:val="18"/>
        </w:rPr>
      </w:pPr>
      <w:r>
        <w:rPr>
          <w:rFonts w:asciiTheme="minorHAnsi" w:hAnsiTheme="minorHAnsi"/>
          <w:b/>
          <w:bCs/>
          <w:sz w:val="18"/>
          <w:szCs w:val="18"/>
        </w:rPr>
        <w:t>Section A. Installed Lighting and Controls</w:t>
      </w:r>
    </w:p>
    <w:p w14:paraId="79BBE5E7" w14:textId="57D0D304" w:rsidR="001311B3" w:rsidRPr="00273993" w:rsidRDefault="005506C3" w:rsidP="005A1542">
      <w:pPr>
        <w:rPr>
          <w:rFonts w:asciiTheme="minorHAnsi" w:hAnsiTheme="minorHAnsi"/>
          <w:bCs/>
          <w:sz w:val="18"/>
          <w:szCs w:val="18"/>
        </w:rPr>
      </w:pPr>
      <w:r>
        <w:rPr>
          <w:rFonts w:asciiTheme="minorHAnsi" w:hAnsiTheme="minorHAnsi"/>
          <w:bCs/>
          <w:sz w:val="18"/>
          <w:szCs w:val="18"/>
        </w:rPr>
        <w:t xml:space="preserve">This table is used to identify the scope of the work being covered by the responsible person signing this document. One person may be responsible for </w:t>
      </w:r>
      <w:proofErr w:type="gramStart"/>
      <w:r>
        <w:rPr>
          <w:rFonts w:asciiTheme="minorHAnsi" w:hAnsiTheme="minorHAnsi"/>
          <w:bCs/>
          <w:sz w:val="18"/>
          <w:szCs w:val="18"/>
        </w:rPr>
        <w:t>all of</w:t>
      </w:r>
      <w:proofErr w:type="gramEnd"/>
      <w:r>
        <w:rPr>
          <w:rFonts w:asciiTheme="minorHAnsi" w:hAnsiTheme="minorHAnsi"/>
          <w:bCs/>
          <w:sz w:val="18"/>
          <w:szCs w:val="18"/>
        </w:rPr>
        <w:t xml:space="preserve"> the measures in this table, or several people may each be responsible for only a portion of the measures. If several people are responsible, each person must separately fill out this Certificate of Installation for those measures for which they are responsible. In some situations, such as for alterations and additions, only some of the measures may be included in the total scope of work.</w:t>
      </w:r>
    </w:p>
    <w:p w14:paraId="35721E1D" w14:textId="77777777" w:rsidR="001311B3" w:rsidRDefault="001311B3" w:rsidP="005A1542">
      <w:pPr>
        <w:rPr>
          <w:rFonts w:asciiTheme="minorHAnsi" w:hAnsiTheme="minorHAnsi"/>
          <w:b/>
          <w:bCs/>
          <w:sz w:val="18"/>
          <w:szCs w:val="18"/>
        </w:rPr>
      </w:pPr>
    </w:p>
    <w:p w14:paraId="5D6F0FCC" w14:textId="15E1296C" w:rsidR="008E4BD9" w:rsidRPr="00273993" w:rsidRDefault="008E4BD9" w:rsidP="005A1542">
      <w:pPr>
        <w:rPr>
          <w:rFonts w:asciiTheme="minorHAnsi" w:hAnsiTheme="minorHAnsi"/>
          <w:bCs/>
          <w:sz w:val="18"/>
          <w:szCs w:val="18"/>
        </w:rPr>
      </w:pPr>
      <w:r>
        <w:rPr>
          <w:rFonts w:asciiTheme="minorHAnsi" w:hAnsiTheme="minorHAnsi"/>
          <w:bCs/>
          <w:sz w:val="18"/>
          <w:szCs w:val="18"/>
        </w:rPr>
        <w:t>For rows 1 through 1</w:t>
      </w:r>
      <w:ins w:id="622" w:author="Alhabibi, Haider@Energy" w:date="2022-02-28T18:32:00Z">
        <w:r w:rsidR="00C627CE">
          <w:rPr>
            <w:rFonts w:asciiTheme="minorHAnsi" w:hAnsiTheme="minorHAnsi"/>
            <w:bCs/>
            <w:sz w:val="18"/>
            <w:szCs w:val="18"/>
          </w:rPr>
          <w:t>5</w:t>
        </w:r>
      </w:ins>
      <w:del w:id="623" w:author="Alhabibi, Haider@Energy" w:date="2021-12-06T14:01:00Z">
        <w:r w:rsidR="00B6499D" w:rsidDel="007E7FA3">
          <w:rPr>
            <w:rFonts w:asciiTheme="minorHAnsi" w:hAnsiTheme="minorHAnsi"/>
            <w:bCs/>
            <w:sz w:val="18"/>
            <w:szCs w:val="18"/>
          </w:rPr>
          <w:delText>2</w:delText>
        </w:r>
      </w:del>
      <w:r>
        <w:rPr>
          <w:rFonts w:asciiTheme="minorHAnsi" w:hAnsiTheme="minorHAnsi"/>
          <w:bCs/>
          <w:sz w:val="18"/>
          <w:szCs w:val="18"/>
        </w:rPr>
        <w:t xml:space="preserve"> – insert ‘Y’ for each measure that is included in the scope of </w:t>
      </w:r>
      <w:proofErr w:type="gramStart"/>
      <w:r>
        <w:rPr>
          <w:rFonts w:asciiTheme="minorHAnsi" w:hAnsiTheme="minorHAnsi"/>
          <w:bCs/>
          <w:sz w:val="18"/>
          <w:szCs w:val="18"/>
        </w:rPr>
        <w:t>work, and</w:t>
      </w:r>
      <w:proofErr w:type="gramEnd"/>
      <w:r>
        <w:rPr>
          <w:rFonts w:asciiTheme="minorHAnsi" w:hAnsiTheme="minorHAnsi"/>
          <w:bCs/>
          <w:sz w:val="18"/>
          <w:szCs w:val="18"/>
        </w:rPr>
        <w:t xml:space="preserve"> insert ‘N’ for each measure that is not included in the scope of work.</w:t>
      </w:r>
    </w:p>
    <w:p w14:paraId="08BDE579" w14:textId="77777777" w:rsidR="008E4BD9" w:rsidRDefault="008E4BD9" w:rsidP="005A1542">
      <w:pPr>
        <w:rPr>
          <w:rFonts w:asciiTheme="minorHAnsi" w:hAnsiTheme="minorHAnsi"/>
          <w:b/>
          <w:bCs/>
          <w:sz w:val="18"/>
          <w:szCs w:val="18"/>
        </w:rPr>
      </w:pPr>
    </w:p>
    <w:p w14:paraId="75F9FD06" w14:textId="40DB8008" w:rsidR="001311B3" w:rsidRDefault="001311B3" w:rsidP="005A1542">
      <w:pPr>
        <w:rPr>
          <w:rFonts w:asciiTheme="minorHAnsi" w:hAnsiTheme="minorHAnsi"/>
          <w:b/>
          <w:bCs/>
          <w:sz w:val="18"/>
          <w:szCs w:val="18"/>
        </w:rPr>
      </w:pPr>
      <w:r>
        <w:rPr>
          <w:rFonts w:asciiTheme="minorHAnsi" w:hAnsiTheme="minorHAnsi"/>
          <w:b/>
          <w:bCs/>
          <w:sz w:val="18"/>
          <w:szCs w:val="18"/>
        </w:rPr>
        <w:t xml:space="preserve">Section B. High </w:t>
      </w:r>
      <w:ins w:id="624" w:author="Alhabibi, Haider@Energy" w:date="2022-02-28T18:37:00Z">
        <w:r w:rsidR="00780E14" w:rsidRPr="00780E14">
          <w:rPr>
            <w:rFonts w:asciiTheme="minorHAnsi" w:hAnsiTheme="minorHAnsi"/>
            <w:b/>
            <w:bCs/>
            <w:sz w:val="18"/>
            <w:szCs w:val="18"/>
          </w:rPr>
          <w:t xml:space="preserve">Luminous </w:t>
        </w:r>
      </w:ins>
      <w:r>
        <w:rPr>
          <w:rFonts w:asciiTheme="minorHAnsi" w:hAnsiTheme="minorHAnsi"/>
          <w:b/>
          <w:bCs/>
          <w:sz w:val="18"/>
          <w:szCs w:val="18"/>
        </w:rPr>
        <w:t xml:space="preserve">Efficacy Luminaires </w:t>
      </w:r>
      <w:del w:id="625" w:author="Alhabibi, Haider@Energy" w:date="2022-02-28T18:37:00Z">
        <w:r w:rsidDel="008F0E00">
          <w:rPr>
            <w:rFonts w:asciiTheme="minorHAnsi" w:hAnsiTheme="minorHAnsi"/>
            <w:b/>
            <w:bCs/>
            <w:sz w:val="18"/>
            <w:szCs w:val="18"/>
          </w:rPr>
          <w:delText>and Controls</w:delText>
        </w:r>
      </w:del>
    </w:p>
    <w:p w14:paraId="126CBBC1" w14:textId="10D70889" w:rsidR="001311B3" w:rsidRPr="00273993" w:rsidRDefault="005506C3" w:rsidP="005A1542">
      <w:pPr>
        <w:rPr>
          <w:rFonts w:asciiTheme="minorHAnsi" w:hAnsiTheme="minorHAnsi"/>
          <w:bCs/>
          <w:sz w:val="18"/>
          <w:szCs w:val="18"/>
        </w:rPr>
      </w:pPr>
      <w:r>
        <w:rPr>
          <w:rFonts w:asciiTheme="minorHAnsi" w:hAnsiTheme="minorHAnsi"/>
          <w:bCs/>
          <w:sz w:val="18"/>
          <w:szCs w:val="18"/>
        </w:rPr>
        <w:t xml:space="preserve">This table is a list of mandatory requirements for high </w:t>
      </w:r>
      <w:ins w:id="626" w:author="Alhabibi, Haider@Energy" w:date="2022-02-28T18:40:00Z">
        <w:r w:rsidR="00A849BD" w:rsidRPr="00A849BD">
          <w:rPr>
            <w:rFonts w:asciiTheme="minorHAnsi" w:hAnsiTheme="minorHAnsi"/>
            <w:bCs/>
            <w:sz w:val="18"/>
            <w:szCs w:val="18"/>
          </w:rPr>
          <w:t xml:space="preserve">Luminous </w:t>
        </w:r>
      </w:ins>
      <w:r>
        <w:rPr>
          <w:rFonts w:asciiTheme="minorHAnsi" w:hAnsiTheme="minorHAnsi"/>
          <w:bCs/>
          <w:sz w:val="18"/>
          <w:szCs w:val="18"/>
        </w:rPr>
        <w:t>efficacy luminaires.</w:t>
      </w:r>
    </w:p>
    <w:p w14:paraId="6A6F3B55" w14:textId="77777777" w:rsidR="001311B3" w:rsidRDefault="001311B3" w:rsidP="005A1542">
      <w:pPr>
        <w:rPr>
          <w:rFonts w:asciiTheme="minorHAnsi" w:hAnsiTheme="minorHAnsi"/>
          <w:b/>
          <w:bCs/>
          <w:sz w:val="18"/>
          <w:szCs w:val="18"/>
        </w:rPr>
      </w:pPr>
    </w:p>
    <w:p w14:paraId="48442D48" w14:textId="18F8489E" w:rsidR="001311B3" w:rsidRDefault="001311B3" w:rsidP="005A1542">
      <w:pPr>
        <w:rPr>
          <w:rFonts w:asciiTheme="minorHAnsi" w:hAnsiTheme="minorHAnsi"/>
          <w:b/>
          <w:bCs/>
          <w:sz w:val="18"/>
          <w:szCs w:val="18"/>
        </w:rPr>
      </w:pPr>
      <w:r>
        <w:rPr>
          <w:rFonts w:asciiTheme="minorHAnsi" w:hAnsiTheme="minorHAnsi"/>
          <w:b/>
          <w:bCs/>
          <w:sz w:val="18"/>
          <w:szCs w:val="18"/>
        </w:rPr>
        <w:t>Section C. Recessed Downlight Luminaires in Ceilings</w:t>
      </w:r>
    </w:p>
    <w:p w14:paraId="7A89F13A" w14:textId="5D58F4AF" w:rsidR="001311B3" w:rsidRPr="00273993" w:rsidRDefault="005506C3" w:rsidP="005A1542">
      <w:pPr>
        <w:rPr>
          <w:rFonts w:asciiTheme="minorHAnsi" w:hAnsiTheme="minorHAnsi"/>
          <w:bCs/>
          <w:sz w:val="18"/>
          <w:szCs w:val="18"/>
        </w:rPr>
      </w:pPr>
      <w:r>
        <w:rPr>
          <w:rFonts w:asciiTheme="minorHAnsi" w:hAnsiTheme="minorHAnsi"/>
          <w:bCs/>
          <w:sz w:val="18"/>
          <w:szCs w:val="18"/>
        </w:rPr>
        <w:t>This table is a list of mandatory requirements for recessed downlight luminaires in ceilings.</w:t>
      </w:r>
    </w:p>
    <w:p w14:paraId="08068355" w14:textId="77777777" w:rsidR="001311B3" w:rsidRDefault="001311B3" w:rsidP="005A1542">
      <w:pPr>
        <w:rPr>
          <w:rFonts w:asciiTheme="minorHAnsi" w:hAnsiTheme="minorHAnsi"/>
          <w:b/>
          <w:bCs/>
          <w:sz w:val="18"/>
          <w:szCs w:val="18"/>
        </w:rPr>
      </w:pPr>
    </w:p>
    <w:p w14:paraId="7CE9149D" w14:textId="44635E29" w:rsidR="001311B3" w:rsidDel="008F0E00" w:rsidRDefault="001311B3" w:rsidP="005A1542">
      <w:pPr>
        <w:rPr>
          <w:del w:id="627" w:author="Alhabibi, Haider@Energy" w:date="2022-02-28T18:38:00Z"/>
          <w:rFonts w:asciiTheme="minorHAnsi" w:hAnsiTheme="minorHAnsi"/>
          <w:b/>
          <w:bCs/>
          <w:sz w:val="18"/>
          <w:szCs w:val="18"/>
        </w:rPr>
      </w:pPr>
      <w:r>
        <w:rPr>
          <w:rFonts w:asciiTheme="minorHAnsi" w:hAnsiTheme="minorHAnsi"/>
          <w:b/>
          <w:bCs/>
          <w:sz w:val="18"/>
          <w:szCs w:val="18"/>
        </w:rPr>
        <w:t xml:space="preserve">Section D. </w:t>
      </w:r>
      <w:ins w:id="628" w:author="Alhabibi, Haider@Energy" w:date="2022-02-28T18:38:00Z">
        <w:r w:rsidR="008F0E00" w:rsidRPr="008F0E00">
          <w:rPr>
            <w:rFonts w:asciiTheme="minorHAnsi" w:hAnsiTheme="minorHAnsi"/>
            <w:b/>
            <w:bCs/>
            <w:sz w:val="18"/>
            <w:szCs w:val="18"/>
          </w:rPr>
          <w:t>Light sources in enclosed or recessed luminaires (other than recessed downlight luminaires in ceilings)</w:t>
        </w:r>
      </w:ins>
      <w:ins w:id="629" w:author="Alhabibi, Haider@Energy" w:date="2022-02-28T18:46:00Z">
        <w:r w:rsidR="006A0E50">
          <w:rPr>
            <w:rFonts w:asciiTheme="minorHAnsi" w:hAnsiTheme="minorHAnsi"/>
            <w:b/>
            <w:bCs/>
            <w:sz w:val="18"/>
            <w:szCs w:val="18"/>
          </w:rPr>
          <w:t>.</w:t>
        </w:r>
      </w:ins>
      <w:del w:id="630" w:author="Alhabibi, Haider@Energy" w:date="2022-02-28T18:38:00Z">
        <w:r w:rsidDel="008F0E00">
          <w:rPr>
            <w:rFonts w:asciiTheme="minorHAnsi" w:hAnsiTheme="minorHAnsi"/>
            <w:b/>
            <w:bCs/>
            <w:sz w:val="18"/>
            <w:szCs w:val="18"/>
          </w:rPr>
          <w:delText xml:space="preserve">Additional Luminaire </w:delText>
        </w:r>
        <w:r w:rsidR="005506C3" w:rsidDel="008F0E00">
          <w:rPr>
            <w:rFonts w:asciiTheme="minorHAnsi" w:hAnsiTheme="minorHAnsi"/>
            <w:b/>
            <w:bCs/>
            <w:sz w:val="18"/>
            <w:szCs w:val="18"/>
          </w:rPr>
          <w:delText>Requirements</w:delText>
        </w:r>
      </w:del>
    </w:p>
    <w:p w14:paraId="14C8C8D8" w14:textId="05DF54C8" w:rsidR="001311B3" w:rsidRPr="00273993" w:rsidRDefault="005506C3" w:rsidP="005A1542">
      <w:pPr>
        <w:rPr>
          <w:rFonts w:asciiTheme="minorHAnsi" w:hAnsiTheme="minorHAnsi"/>
          <w:bCs/>
          <w:sz w:val="18"/>
          <w:szCs w:val="18"/>
        </w:rPr>
      </w:pPr>
      <w:r>
        <w:rPr>
          <w:rFonts w:asciiTheme="minorHAnsi" w:hAnsiTheme="minorHAnsi"/>
          <w:bCs/>
          <w:sz w:val="18"/>
          <w:szCs w:val="18"/>
        </w:rPr>
        <w:t xml:space="preserve">This table is a list of </w:t>
      </w:r>
      <w:ins w:id="631" w:author="Alhabibi, Haider@Energy" w:date="2022-02-28T18:40:00Z">
        <w:r w:rsidR="00E0516C" w:rsidRPr="00E0516C">
          <w:rPr>
            <w:rFonts w:asciiTheme="minorHAnsi" w:hAnsiTheme="minorHAnsi"/>
            <w:bCs/>
            <w:sz w:val="18"/>
            <w:szCs w:val="18"/>
          </w:rPr>
          <w:t>Light sources in enclosed or recessed luminaires</w:t>
        </w:r>
      </w:ins>
      <w:del w:id="632" w:author="Alhabibi, Haider@Energy" w:date="2022-02-28T18:40:00Z">
        <w:r w:rsidDel="00E0516C">
          <w:rPr>
            <w:rFonts w:asciiTheme="minorHAnsi" w:hAnsiTheme="minorHAnsi"/>
            <w:bCs/>
            <w:sz w:val="18"/>
            <w:szCs w:val="18"/>
          </w:rPr>
          <w:delText>additional requirements for luminaires</w:delText>
        </w:r>
      </w:del>
      <w:r>
        <w:rPr>
          <w:rFonts w:asciiTheme="minorHAnsi" w:hAnsiTheme="minorHAnsi"/>
          <w:bCs/>
          <w:sz w:val="18"/>
          <w:szCs w:val="18"/>
        </w:rPr>
        <w:t>.</w:t>
      </w:r>
    </w:p>
    <w:p w14:paraId="7040CC23" w14:textId="77777777" w:rsidR="001311B3" w:rsidRDefault="001311B3" w:rsidP="005A1542">
      <w:pPr>
        <w:rPr>
          <w:rFonts w:asciiTheme="minorHAnsi" w:hAnsiTheme="minorHAnsi"/>
          <w:b/>
          <w:bCs/>
          <w:sz w:val="18"/>
          <w:szCs w:val="18"/>
        </w:rPr>
      </w:pPr>
    </w:p>
    <w:p w14:paraId="00E43F33" w14:textId="40461270" w:rsidR="001311B3" w:rsidRDefault="001311B3" w:rsidP="005A1542">
      <w:pPr>
        <w:rPr>
          <w:rFonts w:asciiTheme="minorHAnsi" w:hAnsiTheme="minorHAnsi"/>
          <w:b/>
          <w:bCs/>
          <w:sz w:val="18"/>
          <w:szCs w:val="18"/>
        </w:rPr>
      </w:pPr>
      <w:r>
        <w:rPr>
          <w:rFonts w:asciiTheme="minorHAnsi" w:hAnsiTheme="minorHAnsi"/>
          <w:b/>
          <w:bCs/>
          <w:sz w:val="18"/>
          <w:szCs w:val="18"/>
        </w:rPr>
        <w:t xml:space="preserve">Section E. </w:t>
      </w:r>
      <w:ins w:id="633" w:author="Alhabibi, Haider@Energy" w:date="2022-02-28T18:39:00Z">
        <w:r w:rsidR="00AC4B1B" w:rsidRPr="00AC4B1B">
          <w:rPr>
            <w:rFonts w:asciiTheme="minorHAnsi" w:hAnsiTheme="minorHAnsi"/>
            <w:b/>
            <w:bCs/>
            <w:sz w:val="18"/>
            <w:szCs w:val="18"/>
          </w:rPr>
          <w:t>Lighting Controls in bathrooms, garages, laundry rooms, and utility rooms, and walk-in closets</w:t>
        </w:r>
      </w:ins>
      <w:ins w:id="634" w:author="Alhabibi, Haider@Energy" w:date="2022-02-28T18:46:00Z">
        <w:r w:rsidR="006A0E50">
          <w:rPr>
            <w:rFonts w:asciiTheme="minorHAnsi" w:hAnsiTheme="minorHAnsi"/>
            <w:b/>
            <w:bCs/>
            <w:sz w:val="18"/>
            <w:szCs w:val="18"/>
          </w:rPr>
          <w:t>.</w:t>
        </w:r>
      </w:ins>
      <w:del w:id="635" w:author="Alhabibi, Haider@Energy" w:date="2022-02-28T18:39:00Z">
        <w:r w:rsidR="005506C3" w:rsidDel="00AC4B1B">
          <w:rPr>
            <w:rFonts w:asciiTheme="minorHAnsi" w:hAnsiTheme="minorHAnsi"/>
            <w:b/>
            <w:bCs/>
            <w:sz w:val="18"/>
            <w:szCs w:val="18"/>
          </w:rPr>
          <w:delText>LED Luminaires</w:delText>
        </w:r>
      </w:del>
    </w:p>
    <w:p w14:paraId="252C21D3" w14:textId="11DA9058" w:rsidR="005506C3" w:rsidRPr="00273993" w:rsidRDefault="005506C3" w:rsidP="005A1542">
      <w:pPr>
        <w:rPr>
          <w:rFonts w:asciiTheme="minorHAnsi" w:hAnsiTheme="minorHAnsi"/>
          <w:bCs/>
          <w:sz w:val="18"/>
          <w:szCs w:val="18"/>
        </w:rPr>
      </w:pPr>
      <w:r>
        <w:rPr>
          <w:rFonts w:asciiTheme="minorHAnsi" w:hAnsiTheme="minorHAnsi"/>
          <w:bCs/>
          <w:sz w:val="18"/>
          <w:szCs w:val="18"/>
        </w:rPr>
        <w:t>This table is a list of mandatory requirements for LED luminaires.</w:t>
      </w:r>
    </w:p>
    <w:p w14:paraId="71C7B1BE" w14:textId="77777777" w:rsidR="005506C3" w:rsidRDefault="005506C3" w:rsidP="005A1542">
      <w:pPr>
        <w:rPr>
          <w:rFonts w:asciiTheme="minorHAnsi" w:hAnsiTheme="minorHAnsi"/>
          <w:b/>
          <w:bCs/>
          <w:sz w:val="18"/>
          <w:szCs w:val="18"/>
        </w:rPr>
      </w:pPr>
    </w:p>
    <w:p w14:paraId="14FAC2A2" w14:textId="3573232F" w:rsidR="005506C3" w:rsidRDefault="005506C3" w:rsidP="005A1542">
      <w:pPr>
        <w:rPr>
          <w:rFonts w:asciiTheme="minorHAnsi" w:hAnsiTheme="minorHAnsi"/>
          <w:b/>
          <w:bCs/>
          <w:sz w:val="18"/>
          <w:szCs w:val="18"/>
        </w:rPr>
      </w:pPr>
      <w:r>
        <w:rPr>
          <w:rFonts w:asciiTheme="minorHAnsi" w:hAnsiTheme="minorHAnsi"/>
          <w:b/>
          <w:bCs/>
          <w:sz w:val="18"/>
          <w:szCs w:val="18"/>
        </w:rPr>
        <w:t xml:space="preserve">Section F. </w:t>
      </w:r>
      <w:ins w:id="636" w:author="Alhabibi, Haider@Energy" w:date="2022-02-28T18:43:00Z">
        <w:r w:rsidR="000D2D98" w:rsidRPr="000D2D98">
          <w:rPr>
            <w:rFonts w:asciiTheme="minorHAnsi" w:hAnsiTheme="minorHAnsi"/>
            <w:b/>
            <w:bCs/>
            <w:sz w:val="18"/>
            <w:szCs w:val="18"/>
          </w:rPr>
          <w:t xml:space="preserve">Lighting Controls in any interior rooms </w:t>
        </w:r>
      </w:ins>
      <w:del w:id="637" w:author="Alhabibi, Haider@Energy" w:date="2021-09-27T11:20:00Z">
        <w:r w:rsidDel="00336C5F">
          <w:rPr>
            <w:rFonts w:asciiTheme="minorHAnsi" w:hAnsiTheme="minorHAnsi"/>
            <w:b/>
            <w:bCs/>
            <w:sz w:val="18"/>
            <w:szCs w:val="18"/>
          </w:rPr>
          <w:delText>Blank Electrical Boxes</w:delText>
        </w:r>
      </w:del>
    </w:p>
    <w:p w14:paraId="73097706" w14:textId="106CDF66" w:rsidR="005506C3" w:rsidRPr="00273993" w:rsidRDefault="005506C3" w:rsidP="005A1542">
      <w:pPr>
        <w:rPr>
          <w:rFonts w:asciiTheme="minorHAnsi" w:hAnsiTheme="minorHAnsi"/>
          <w:bCs/>
          <w:sz w:val="18"/>
          <w:szCs w:val="18"/>
        </w:rPr>
      </w:pPr>
      <w:bookmarkStart w:id="638" w:name="_Hlk89690955"/>
      <w:r>
        <w:rPr>
          <w:rFonts w:asciiTheme="minorHAnsi" w:hAnsiTheme="minorHAnsi"/>
          <w:bCs/>
          <w:sz w:val="18"/>
          <w:szCs w:val="18"/>
        </w:rPr>
        <w:t xml:space="preserve">This table is a list of mandatory requirements for </w:t>
      </w:r>
      <w:ins w:id="639" w:author="Alhabibi, Haider@Energy" w:date="2022-02-28T18:43:00Z">
        <w:r w:rsidR="00155156" w:rsidRPr="00155156">
          <w:rPr>
            <w:rFonts w:asciiTheme="minorHAnsi" w:hAnsiTheme="minorHAnsi"/>
            <w:bCs/>
            <w:sz w:val="18"/>
            <w:szCs w:val="18"/>
          </w:rPr>
          <w:t>Lighting Controls in any interior rooms</w:t>
        </w:r>
      </w:ins>
      <w:ins w:id="640" w:author="Alhabibi, Haider@Energy" w:date="2022-02-28T18:45:00Z">
        <w:r w:rsidR="006A0E50">
          <w:rPr>
            <w:rFonts w:asciiTheme="minorHAnsi" w:hAnsiTheme="minorHAnsi"/>
            <w:bCs/>
            <w:sz w:val="18"/>
            <w:szCs w:val="18"/>
          </w:rPr>
          <w:t>.</w:t>
        </w:r>
      </w:ins>
      <w:ins w:id="641" w:author="Alhabibi, Haider@Energy" w:date="2022-02-28T18:43:00Z">
        <w:r w:rsidR="00155156" w:rsidRPr="00155156">
          <w:rPr>
            <w:rFonts w:asciiTheme="minorHAnsi" w:hAnsiTheme="minorHAnsi"/>
            <w:bCs/>
            <w:sz w:val="18"/>
            <w:szCs w:val="18"/>
          </w:rPr>
          <w:t xml:space="preserve"> </w:t>
        </w:r>
      </w:ins>
      <w:del w:id="642" w:author="Alhabibi, Haider@Energy" w:date="2021-11-29T17:10:00Z">
        <w:r w:rsidDel="00F82B6A">
          <w:rPr>
            <w:rFonts w:asciiTheme="minorHAnsi" w:hAnsiTheme="minorHAnsi"/>
            <w:bCs/>
            <w:sz w:val="18"/>
            <w:szCs w:val="18"/>
          </w:rPr>
          <w:delText>blank electrical boxes</w:delText>
        </w:r>
      </w:del>
      <w:r>
        <w:rPr>
          <w:rFonts w:asciiTheme="minorHAnsi" w:hAnsiTheme="minorHAnsi"/>
          <w:bCs/>
          <w:sz w:val="18"/>
          <w:szCs w:val="18"/>
        </w:rPr>
        <w:t>.</w:t>
      </w:r>
    </w:p>
    <w:bookmarkEnd w:id="638"/>
    <w:p w14:paraId="13B5CAE5" w14:textId="77777777" w:rsidR="005506C3" w:rsidRDefault="005506C3" w:rsidP="005A1542">
      <w:pPr>
        <w:rPr>
          <w:rFonts w:asciiTheme="minorHAnsi" w:hAnsiTheme="minorHAnsi"/>
          <w:b/>
          <w:bCs/>
          <w:sz w:val="18"/>
          <w:szCs w:val="18"/>
        </w:rPr>
      </w:pPr>
    </w:p>
    <w:p w14:paraId="4035688A" w14:textId="3B874607" w:rsidR="005506C3" w:rsidRDefault="005506C3" w:rsidP="005A1542">
      <w:pPr>
        <w:rPr>
          <w:rFonts w:asciiTheme="minorHAnsi" w:hAnsiTheme="minorHAnsi"/>
          <w:b/>
          <w:bCs/>
          <w:sz w:val="18"/>
          <w:szCs w:val="18"/>
        </w:rPr>
      </w:pPr>
      <w:r>
        <w:rPr>
          <w:rFonts w:asciiTheme="minorHAnsi" w:hAnsiTheme="minorHAnsi"/>
          <w:b/>
          <w:bCs/>
          <w:sz w:val="18"/>
          <w:szCs w:val="18"/>
        </w:rPr>
        <w:t xml:space="preserve">Section G. </w:t>
      </w:r>
      <w:ins w:id="643" w:author="Alhabibi, Haider@Energy" w:date="2022-02-28T18:44:00Z">
        <w:r w:rsidR="00DE7A0B" w:rsidRPr="00DE7A0B">
          <w:rPr>
            <w:rFonts w:asciiTheme="minorHAnsi" w:hAnsiTheme="minorHAnsi"/>
            <w:b/>
            <w:bCs/>
            <w:sz w:val="18"/>
            <w:szCs w:val="18"/>
          </w:rPr>
          <w:t>Screw Based luminaires</w:t>
        </w:r>
      </w:ins>
      <w:del w:id="644" w:author="Alhabibi, Haider@Energy" w:date="2022-02-28T18:44:00Z">
        <w:r w:rsidDel="00DE7A0B">
          <w:rPr>
            <w:rFonts w:asciiTheme="minorHAnsi" w:hAnsiTheme="minorHAnsi"/>
            <w:b/>
            <w:bCs/>
            <w:sz w:val="18"/>
            <w:szCs w:val="18"/>
          </w:rPr>
          <w:delText>Address Signs</w:delText>
        </w:r>
      </w:del>
    </w:p>
    <w:p w14:paraId="5BF85C8F" w14:textId="76443466" w:rsidR="005506C3" w:rsidRPr="00273993" w:rsidRDefault="005506C3" w:rsidP="005A1542">
      <w:pPr>
        <w:rPr>
          <w:rFonts w:asciiTheme="minorHAnsi" w:hAnsiTheme="minorHAnsi"/>
          <w:bCs/>
          <w:sz w:val="18"/>
          <w:szCs w:val="18"/>
        </w:rPr>
      </w:pPr>
      <w:r>
        <w:rPr>
          <w:rFonts w:asciiTheme="minorHAnsi" w:hAnsiTheme="minorHAnsi"/>
          <w:bCs/>
          <w:sz w:val="18"/>
          <w:szCs w:val="18"/>
        </w:rPr>
        <w:t xml:space="preserve">This table is a list of mandatory requirements for </w:t>
      </w:r>
      <w:ins w:id="645" w:author="Alhabibi, Haider@Energy" w:date="2022-02-28T18:45:00Z">
        <w:r w:rsidR="006A0E50" w:rsidRPr="006A0E50">
          <w:rPr>
            <w:rFonts w:asciiTheme="minorHAnsi" w:hAnsiTheme="minorHAnsi"/>
            <w:bCs/>
            <w:sz w:val="18"/>
            <w:szCs w:val="18"/>
          </w:rPr>
          <w:t>Screw Based luminaires</w:t>
        </w:r>
      </w:ins>
      <w:del w:id="646" w:author="Alhabibi, Haider@Energy" w:date="2022-02-28T18:45:00Z">
        <w:r w:rsidDel="006A0E50">
          <w:rPr>
            <w:rFonts w:asciiTheme="minorHAnsi" w:hAnsiTheme="minorHAnsi"/>
            <w:bCs/>
            <w:sz w:val="18"/>
            <w:szCs w:val="18"/>
          </w:rPr>
          <w:delText>address signs</w:delText>
        </w:r>
      </w:del>
      <w:r>
        <w:rPr>
          <w:rFonts w:asciiTheme="minorHAnsi" w:hAnsiTheme="minorHAnsi"/>
          <w:bCs/>
          <w:sz w:val="18"/>
          <w:szCs w:val="18"/>
        </w:rPr>
        <w:t>.</w:t>
      </w:r>
    </w:p>
    <w:p w14:paraId="44D2AA02" w14:textId="77777777" w:rsidR="005506C3" w:rsidRDefault="005506C3" w:rsidP="005A1542">
      <w:pPr>
        <w:rPr>
          <w:rFonts w:asciiTheme="minorHAnsi" w:hAnsiTheme="minorHAnsi"/>
          <w:b/>
          <w:bCs/>
          <w:sz w:val="18"/>
          <w:szCs w:val="18"/>
        </w:rPr>
      </w:pPr>
    </w:p>
    <w:p w14:paraId="60D0F587" w14:textId="6D4CCB01" w:rsidR="005506C3" w:rsidRDefault="005506C3" w:rsidP="005A1542">
      <w:pPr>
        <w:rPr>
          <w:rFonts w:asciiTheme="minorHAnsi" w:hAnsiTheme="minorHAnsi"/>
          <w:b/>
          <w:bCs/>
          <w:sz w:val="18"/>
          <w:szCs w:val="18"/>
        </w:rPr>
      </w:pPr>
      <w:r>
        <w:rPr>
          <w:rFonts w:asciiTheme="minorHAnsi" w:hAnsiTheme="minorHAnsi"/>
          <w:b/>
          <w:bCs/>
          <w:sz w:val="18"/>
          <w:szCs w:val="18"/>
        </w:rPr>
        <w:t xml:space="preserve">Section H. </w:t>
      </w:r>
      <w:ins w:id="647" w:author="Alhabibi, Haider@Energy" w:date="2022-02-28T18:47:00Z">
        <w:r w:rsidR="008031DD" w:rsidRPr="004153C0">
          <w:rPr>
            <w:rFonts w:asciiTheme="minorHAnsi" w:hAnsiTheme="minorHAnsi"/>
            <w:b/>
            <w:bCs/>
            <w:sz w:val="18"/>
            <w:szCs w:val="18"/>
          </w:rPr>
          <w:t>Address Signs</w:t>
        </w:r>
        <w:r w:rsidR="008031DD">
          <w:rPr>
            <w:rFonts w:asciiTheme="minorHAnsi" w:hAnsiTheme="minorHAnsi"/>
            <w:b/>
            <w:bCs/>
            <w:sz w:val="18"/>
            <w:szCs w:val="18"/>
          </w:rPr>
          <w:t>.</w:t>
        </w:r>
      </w:ins>
      <w:del w:id="648" w:author="Alhabibi, Haider@Energy" w:date="2021-11-29T17:11:00Z">
        <w:r w:rsidDel="00673863">
          <w:rPr>
            <w:rFonts w:asciiTheme="minorHAnsi" w:hAnsiTheme="minorHAnsi"/>
            <w:b/>
            <w:bCs/>
            <w:sz w:val="18"/>
            <w:szCs w:val="18"/>
          </w:rPr>
          <w:delText>Single Family</w:delText>
        </w:r>
        <w:r w:rsidDel="009710FA">
          <w:rPr>
            <w:rFonts w:asciiTheme="minorHAnsi" w:hAnsiTheme="minorHAnsi"/>
            <w:b/>
            <w:bCs/>
            <w:sz w:val="18"/>
            <w:szCs w:val="18"/>
          </w:rPr>
          <w:delText xml:space="preserve"> </w:delText>
        </w:r>
      </w:del>
      <w:del w:id="649" w:author="Alhabibi, Haider@Energy" w:date="2022-02-28T18:47:00Z">
        <w:r w:rsidDel="004153C0">
          <w:rPr>
            <w:rFonts w:asciiTheme="minorHAnsi" w:hAnsiTheme="minorHAnsi"/>
            <w:b/>
            <w:bCs/>
            <w:sz w:val="18"/>
            <w:szCs w:val="18"/>
          </w:rPr>
          <w:delText>Outdoor Lighting</w:delText>
        </w:r>
      </w:del>
    </w:p>
    <w:p w14:paraId="4B681DF9" w14:textId="5F1E8E1A" w:rsidR="005506C3" w:rsidRDefault="005506C3" w:rsidP="005A1542">
      <w:pPr>
        <w:rPr>
          <w:ins w:id="650" w:author="Alhabibi, Haider@Energy" w:date="2022-02-28T18:48:00Z"/>
          <w:rFonts w:asciiTheme="minorHAnsi" w:hAnsiTheme="minorHAnsi"/>
          <w:bCs/>
          <w:sz w:val="18"/>
          <w:szCs w:val="18"/>
        </w:rPr>
      </w:pPr>
      <w:r>
        <w:rPr>
          <w:rFonts w:asciiTheme="minorHAnsi" w:hAnsiTheme="minorHAnsi"/>
          <w:bCs/>
          <w:sz w:val="18"/>
          <w:szCs w:val="18"/>
        </w:rPr>
        <w:t xml:space="preserve">This table is a list of mandatory requirements for </w:t>
      </w:r>
      <w:ins w:id="651" w:author="Alhabibi, Haider@Energy" w:date="2022-02-28T18:47:00Z">
        <w:r w:rsidR="008031DD" w:rsidRPr="008031DD">
          <w:rPr>
            <w:rFonts w:asciiTheme="minorHAnsi" w:hAnsiTheme="minorHAnsi"/>
            <w:bCs/>
            <w:sz w:val="18"/>
            <w:szCs w:val="18"/>
          </w:rPr>
          <w:t>Address Signs</w:t>
        </w:r>
      </w:ins>
      <w:del w:id="652" w:author="Alhabibi, Haider@Energy" w:date="2022-02-28T18:47:00Z">
        <w:r w:rsidDel="008031DD">
          <w:rPr>
            <w:rFonts w:asciiTheme="minorHAnsi" w:hAnsiTheme="minorHAnsi"/>
            <w:bCs/>
            <w:sz w:val="18"/>
            <w:szCs w:val="18"/>
          </w:rPr>
          <w:delText>single family outdoor lighting</w:delText>
        </w:r>
      </w:del>
      <w:r>
        <w:rPr>
          <w:rFonts w:asciiTheme="minorHAnsi" w:hAnsiTheme="minorHAnsi"/>
          <w:bCs/>
          <w:sz w:val="18"/>
          <w:szCs w:val="18"/>
        </w:rPr>
        <w:t>.</w:t>
      </w:r>
    </w:p>
    <w:p w14:paraId="323E69BE" w14:textId="5E15CCE5" w:rsidR="008031DD" w:rsidRDefault="008031DD" w:rsidP="005A1542">
      <w:pPr>
        <w:rPr>
          <w:ins w:id="653" w:author="Alhabibi, Haider@Energy" w:date="2022-02-28T18:48:00Z"/>
          <w:rFonts w:asciiTheme="minorHAnsi" w:hAnsiTheme="minorHAnsi"/>
          <w:bCs/>
          <w:sz w:val="18"/>
          <w:szCs w:val="18"/>
        </w:rPr>
      </w:pPr>
    </w:p>
    <w:p w14:paraId="05625A97" w14:textId="12BD6338" w:rsidR="008031DD" w:rsidRPr="00112594" w:rsidRDefault="008031DD" w:rsidP="005A1542">
      <w:pPr>
        <w:rPr>
          <w:ins w:id="654" w:author="Alhabibi, Haider@Energy" w:date="2021-11-29T19:31:00Z"/>
          <w:rFonts w:asciiTheme="minorHAnsi" w:hAnsiTheme="minorHAnsi"/>
          <w:b/>
          <w:sz w:val="18"/>
          <w:szCs w:val="18"/>
          <w:rPrChange w:id="655" w:author="Alhabibi, Haider@Energy" w:date="2022-02-28T18:48:00Z">
            <w:rPr>
              <w:ins w:id="656" w:author="Alhabibi, Haider@Energy" w:date="2021-11-29T19:31:00Z"/>
              <w:rFonts w:asciiTheme="minorHAnsi" w:hAnsiTheme="minorHAnsi"/>
              <w:bCs/>
              <w:sz w:val="18"/>
              <w:szCs w:val="18"/>
            </w:rPr>
          </w:rPrChange>
        </w:rPr>
      </w:pPr>
      <w:ins w:id="657" w:author="Alhabibi, Haider@Energy" w:date="2022-02-28T18:48:00Z">
        <w:r w:rsidRPr="00112594">
          <w:rPr>
            <w:rFonts w:asciiTheme="minorHAnsi" w:hAnsiTheme="minorHAnsi"/>
            <w:b/>
            <w:sz w:val="18"/>
            <w:szCs w:val="18"/>
            <w:rPrChange w:id="658" w:author="Alhabibi, Haider@Energy" w:date="2022-02-28T18:48:00Z">
              <w:rPr>
                <w:rFonts w:asciiTheme="minorHAnsi" w:hAnsiTheme="minorHAnsi"/>
                <w:bCs/>
                <w:sz w:val="18"/>
                <w:szCs w:val="18"/>
              </w:rPr>
            </w:rPrChange>
          </w:rPr>
          <w:t>Section I. Outdoor Lighting and Controls</w:t>
        </w:r>
      </w:ins>
    </w:p>
    <w:p w14:paraId="4AE2344F" w14:textId="46D02957" w:rsidR="00713C41" w:rsidRDefault="00112594" w:rsidP="005A1542">
      <w:pPr>
        <w:rPr>
          <w:ins w:id="659" w:author="Alhabibi, Haider@Energy" w:date="2022-02-28T18:49:00Z"/>
          <w:rFonts w:asciiTheme="minorHAnsi" w:hAnsiTheme="minorHAnsi"/>
          <w:bCs/>
          <w:sz w:val="18"/>
          <w:szCs w:val="18"/>
        </w:rPr>
      </w:pPr>
      <w:ins w:id="660" w:author="Alhabibi, Haider@Energy" w:date="2022-02-28T18:49:00Z">
        <w:r w:rsidRPr="00112594">
          <w:rPr>
            <w:rFonts w:asciiTheme="minorHAnsi" w:hAnsiTheme="minorHAnsi"/>
            <w:bCs/>
            <w:sz w:val="18"/>
            <w:szCs w:val="18"/>
          </w:rPr>
          <w:t>This table is a list of mandatory requirements for</w:t>
        </w:r>
        <w:r>
          <w:rPr>
            <w:rFonts w:asciiTheme="minorHAnsi" w:hAnsiTheme="minorHAnsi"/>
            <w:bCs/>
            <w:sz w:val="18"/>
            <w:szCs w:val="18"/>
          </w:rPr>
          <w:t xml:space="preserve"> </w:t>
        </w:r>
        <w:r w:rsidRPr="00112594">
          <w:rPr>
            <w:rFonts w:asciiTheme="minorHAnsi" w:hAnsiTheme="minorHAnsi"/>
            <w:bCs/>
            <w:sz w:val="18"/>
            <w:szCs w:val="18"/>
            <w:rPrChange w:id="661" w:author="Alhabibi, Haider@Energy" w:date="2022-02-28T18:49:00Z">
              <w:rPr>
                <w:rFonts w:asciiTheme="minorHAnsi" w:hAnsiTheme="minorHAnsi"/>
                <w:b/>
                <w:sz w:val="18"/>
                <w:szCs w:val="18"/>
              </w:rPr>
            </w:rPrChange>
          </w:rPr>
          <w:t>Outdoor Lighting and Controls</w:t>
        </w:r>
        <w:r>
          <w:rPr>
            <w:rFonts w:asciiTheme="minorHAnsi" w:hAnsiTheme="minorHAnsi"/>
            <w:bCs/>
            <w:sz w:val="18"/>
            <w:szCs w:val="18"/>
          </w:rPr>
          <w:t>.</w:t>
        </w:r>
      </w:ins>
    </w:p>
    <w:p w14:paraId="2A98E77E" w14:textId="77777777" w:rsidR="00112594" w:rsidRDefault="00112594" w:rsidP="005A1542">
      <w:pPr>
        <w:rPr>
          <w:ins w:id="662" w:author="Alhabibi, Haider@Energy" w:date="2021-11-29T19:31:00Z"/>
          <w:rFonts w:asciiTheme="minorHAnsi" w:hAnsiTheme="minorHAnsi"/>
          <w:bCs/>
          <w:sz w:val="18"/>
          <w:szCs w:val="18"/>
        </w:rPr>
      </w:pPr>
    </w:p>
    <w:p w14:paraId="5D9AC98D" w14:textId="302528BD" w:rsidR="00713C41" w:rsidRPr="002624C1" w:rsidRDefault="00713C41" w:rsidP="005A1542">
      <w:pPr>
        <w:rPr>
          <w:rFonts w:asciiTheme="minorHAnsi" w:hAnsiTheme="minorHAnsi"/>
          <w:bCs/>
          <w:sz w:val="18"/>
          <w:szCs w:val="18"/>
        </w:rPr>
      </w:pPr>
      <w:ins w:id="663" w:author="Alhabibi, Haider@Energy" w:date="2021-11-29T19:31:00Z">
        <w:r w:rsidRPr="0055197A">
          <w:rPr>
            <w:rFonts w:asciiTheme="minorHAnsi" w:hAnsiTheme="minorHAnsi"/>
            <w:b/>
            <w:sz w:val="18"/>
            <w:szCs w:val="18"/>
          </w:rPr>
          <w:t xml:space="preserve">Section </w:t>
        </w:r>
      </w:ins>
      <w:ins w:id="664" w:author="Alhabibi, Haider@Energy" w:date="2022-02-28T18:49:00Z">
        <w:r w:rsidR="00112594">
          <w:rPr>
            <w:rFonts w:asciiTheme="minorHAnsi" w:hAnsiTheme="minorHAnsi"/>
            <w:b/>
            <w:sz w:val="18"/>
            <w:szCs w:val="18"/>
          </w:rPr>
          <w:t>J</w:t>
        </w:r>
      </w:ins>
      <w:ins w:id="665" w:author="Alhabibi, Haider@Energy" w:date="2021-11-29T19:31:00Z">
        <w:r w:rsidRPr="0055197A">
          <w:rPr>
            <w:rFonts w:asciiTheme="minorHAnsi" w:hAnsiTheme="minorHAnsi"/>
            <w:b/>
            <w:sz w:val="18"/>
            <w:szCs w:val="18"/>
          </w:rPr>
          <w:t xml:space="preserve">. </w:t>
        </w:r>
      </w:ins>
      <w:ins w:id="666" w:author="Alhabibi, Haider@Energy" w:date="2021-11-29T19:32:00Z">
        <w:r w:rsidR="00472A57" w:rsidRPr="0055197A">
          <w:rPr>
            <w:rFonts w:asciiTheme="minorHAnsi" w:hAnsiTheme="minorHAnsi"/>
            <w:b/>
            <w:sz w:val="18"/>
            <w:szCs w:val="18"/>
          </w:rPr>
          <w:t>Lighting</w:t>
        </w:r>
        <w:r w:rsidR="00472A57" w:rsidRPr="002624C1">
          <w:rPr>
            <w:rFonts w:asciiTheme="minorHAnsi" w:hAnsiTheme="minorHAnsi"/>
            <w:bCs/>
            <w:sz w:val="18"/>
            <w:szCs w:val="18"/>
          </w:rPr>
          <w:t xml:space="preserve"> </w:t>
        </w:r>
        <w:r w:rsidR="00472A57" w:rsidRPr="0055197A">
          <w:rPr>
            <w:rFonts w:asciiTheme="minorHAnsi" w:hAnsiTheme="minorHAnsi"/>
            <w:b/>
            <w:sz w:val="18"/>
            <w:szCs w:val="18"/>
          </w:rPr>
          <w:t>for</w:t>
        </w:r>
        <w:r w:rsidR="00472A57" w:rsidRPr="002624C1">
          <w:rPr>
            <w:rFonts w:asciiTheme="minorHAnsi" w:hAnsiTheme="minorHAnsi"/>
            <w:bCs/>
            <w:sz w:val="18"/>
            <w:szCs w:val="18"/>
          </w:rPr>
          <w:t xml:space="preserve"> </w:t>
        </w:r>
        <w:r w:rsidR="00472A57" w:rsidRPr="002624C1">
          <w:rPr>
            <w:rStyle w:val="Heading1Char"/>
            <w:rFonts w:asciiTheme="minorHAnsi" w:hAnsiTheme="minorHAnsi"/>
            <w:bCs/>
            <w:sz w:val="18"/>
            <w:szCs w:val="18"/>
          </w:rPr>
          <w:t>Residential Garages for Eight or More Vehicles</w:t>
        </w:r>
      </w:ins>
    </w:p>
    <w:p w14:paraId="26084183" w14:textId="0BCF2958" w:rsidR="005506C3" w:rsidRDefault="002624C1" w:rsidP="005A1542">
      <w:pPr>
        <w:rPr>
          <w:ins w:id="667" w:author="Alhabibi, Haider@Energy" w:date="2021-12-06T13:48:00Z"/>
          <w:rStyle w:val="Heading1Char"/>
          <w:rFonts w:asciiTheme="minorHAnsi" w:hAnsiTheme="minorHAnsi"/>
          <w:b w:val="0"/>
          <w:bCs/>
          <w:sz w:val="18"/>
          <w:szCs w:val="18"/>
        </w:rPr>
      </w:pPr>
      <w:ins w:id="668" w:author="Alhabibi, Haider@Energy" w:date="2021-11-29T19:33:00Z">
        <w:r w:rsidRPr="00B1321B">
          <w:rPr>
            <w:rFonts w:asciiTheme="minorHAnsi" w:hAnsiTheme="minorHAnsi"/>
            <w:sz w:val="18"/>
            <w:szCs w:val="18"/>
          </w:rPr>
          <w:t xml:space="preserve">This table is a list of mandatory requirements for Lighting for </w:t>
        </w:r>
        <w:r w:rsidRPr="00B1321B">
          <w:rPr>
            <w:rStyle w:val="Heading1Char"/>
            <w:rFonts w:asciiTheme="minorHAnsi" w:hAnsiTheme="minorHAnsi"/>
            <w:b w:val="0"/>
            <w:bCs/>
            <w:sz w:val="18"/>
            <w:szCs w:val="18"/>
          </w:rPr>
          <w:t>Residential Garages for Eight or More Vehicles</w:t>
        </w:r>
      </w:ins>
    </w:p>
    <w:p w14:paraId="3F6A5A53" w14:textId="77777777" w:rsidR="005122DB" w:rsidRDefault="005122DB" w:rsidP="005A1542">
      <w:pPr>
        <w:rPr>
          <w:ins w:id="669" w:author="Alhabibi, Haider@Energy" w:date="2021-12-06T13:48:00Z"/>
          <w:rStyle w:val="Heading1Char"/>
          <w:rFonts w:asciiTheme="minorHAnsi" w:hAnsiTheme="minorHAnsi"/>
          <w:b w:val="0"/>
          <w:bCs/>
          <w:sz w:val="18"/>
          <w:szCs w:val="18"/>
        </w:rPr>
      </w:pPr>
    </w:p>
    <w:p w14:paraId="24283714" w14:textId="15C98D01" w:rsidR="005122DB" w:rsidRPr="00B1321B" w:rsidRDefault="00087478" w:rsidP="005A1542">
      <w:pPr>
        <w:rPr>
          <w:rFonts w:asciiTheme="minorHAnsi" w:hAnsiTheme="minorHAnsi"/>
          <w:b/>
          <w:bCs/>
          <w:sz w:val="18"/>
          <w:szCs w:val="18"/>
        </w:rPr>
      </w:pPr>
      <w:ins w:id="670" w:author="Alhabibi, Haider@Energy" w:date="2021-12-06T13:48:00Z">
        <w:r>
          <w:rPr>
            <w:rFonts w:asciiTheme="minorHAnsi" w:hAnsiTheme="minorHAnsi"/>
            <w:b/>
            <w:sz w:val="18"/>
            <w:szCs w:val="18"/>
          </w:rPr>
          <w:t>Section</w:t>
        </w:r>
      </w:ins>
      <w:ins w:id="671" w:author="Alhabibi, Haider@Energy" w:date="2022-02-28T18:49:00Z">
        <w:r w:rsidR="0047702C">
          <w:rPr>
            <w:rFonts w:asciiTheme="minorHAnsi" w:hAnsiTheme="minorHAnsi"/>
            <w:b/>
            <w:sz w:val="18"/>
            <w:szCs w:val="18"/>
          </w:rPr>
          <w:t xml:space="preserve"> K</w:t>
        </w:r>
      </w:ins>
      <w:ins w:id="672" w:author="Alhabibi, Haider@Energy" w:date="2021-12-06T13:48:00Z">
        <w:r w:rsidR="005122DB" w:rsidRPr="000F7634">
          <w:rPr>
            <w:rFonts w:asciiTheme="minorHAnsi" w:hAnsiTheme="minorHAnsi"/>
            <w:b/>
            <w:sz w:val="18"/>
            <w:szCs w:val="18"/>
          </w:rPr>
          <w:t xml:space="preserve">. </w:t>
        </w:r>
        <w:r w:rsidR="005122DB">
          <w:rPr>
            <w:rFonts w:asciiTheme="minorHAnsi" w:hAnsiTheme="minorHAnsi"/>
            <w:b/>
            <w:sz w:val="18"/>
            <w:szCs w:val="18"/>
          </w:rPr>
          <w:t>Blank Electrical Boxes</w:t>
        </w:r>
      </w:ins>
    </w:p>
    <w:p w14:paraId="3ABD4F1D" w14:textId="1CB35FD6" w:rsidR="00087478" w:rsidRPr="00B1321B" w:rsidRDefault="00087478" w:rsidP="00087478">
      <w:pPr>
        <w:rPr>
          <w:ins w:id="673" w:author="Alhabibi, Haider@Energy" w:date="2021-12-06T13:49:00Z"/>
          <w:rFonts w:asciiTheme="minorHAnsi" w:hAnsiTheme="minorHAnsi"/>
          <w:b/>
          <w:bCs/>
          <w:sz w:val="18"/>
          <w:szCs w:val="18"/>
        </w:rPr>
      </w:pPr>
      <w:ins w:id="674" w:author="Alhabibi, Haider@Energy" w:date="2021-12-06T13:49:00Z">
        <w:r>
          <w:rPr>
            <w:rFonts w:asciiTheme="minorHAnsi" w:hAnsiTheme="minorHAnsi"/>
            <w:bCs/>
            <w:sz w:val="18"/>
            <w:szCs w:val="18"/>
          </w:rPr>
          <w:t xml:space="preserve">This table is a list of mandatory requirements </w:t>
        </w:r>
        <w:r w:rsidRPr="00087478">
          <w:rPr>
            <w:rFonts w:asciiTheme="minorHAnsi" w:hAnsiTheme="minorHAnsi"/>
            <w:bCs/>
            <w:sz w:val="18"/>
            <w:szCs w:val="18"/>
          </w:rPr>
          <w:t xml:space="preserve">for </w:t>
        </w:r>
        <w:r w:rsidRPr="00B9293F">
          <w:rPr>
            <w:rFonts w:asciiTheme="minorHAnsi" w:hAnsiTheme="minorHAnsi"/>
            <w:bCs/>
            <w:sz w:val="18"/>
            <w:szCs w:val="18"/>
          </w:rPr>
          <w:t>Blank Electrical Boxes</w:t>
        </w:r>
        <w:r w:rsidR="00C820EF">
          <w:rPr>
            <w:rFonts w:asciiTheme="minorHAnsi" w:hAnsiTheme="minorHAnsi"/>
            <w:bCs/>
            <w:sz w:val="18"/>
            <w:szCs w:val="18"/>
          </w:rPr>
          <w:t>.</w:t>
        </w:r>
      </w:ins>
    </w:p>
    <w:p w14:paraId="05C6C07E" w14:textId="0B90EBF9" w:rsidR="00A02252" w:rsidRPr="002F3D13" w:rsidRDefault="00A02252" w:rsidP="005A1542">
      <w:pPr>
        <w:rPr>
          <w:rFonts w:asciiTheme="minorHAnsi" w:hAnsiTheme="minorHAnsi"/>
          <w:bCs/>
          <w:sz w:val="18"/>
          <w:szCs w:val="18"/>
        </w:rPr>
      </w:pPr>
    </w:p>
    <w:p w14:paraId="05C6C07F" w14:textId="77777777" w:rsidR="00A02252" w:rsidRPr="002F3D13" w:rsidRDefault="00A02252" w:rsidP="005A1542">
      <w:pPr>
        <w:rPr>
          <w:rFonts w:asciiTheme="minorHAnsi" w:hAnsiTheme="minorHAnsi"/>
          <w:bCs/>
          <w:sz w:val="18"/>
          <w:szCs w:val="18"/>
        </w:rPr>
        <w:sectPr w:rsidR="00A02252" w:rsidRPr="002F3D13" w:rsidSect="00273993">
          <w:headerReference w:type="even" r:id="rId18"/>
          <w:headerReference w:type="default" r:id="rId19"/>
          <w:footerReference w:type="default" r:id="rId20"/>
          <w:headerReference w:type="first" r:id="rId21"/>
          <w:pgSz w:w="12240" w:h="15840"/>
          <w:pgMar w:top="619" w:right="619" w:bottom="1080" w:left="432" w:header="576" w:footer="576" w:gutter="576"/>
          <w:pgNumType w:start="1"/>
          <w:cols w:space="720"/>
          <w:docGrid w:linePitch="272"/>
        </w:sectPr>
      </w:pPr>
    </w:p>
    <w:tbl>
      <w:tblPr>
        <w:tblStyle w:val="TableGrid"/>
        <w:tblW w:w="10818" w:type="dxa"/>
        <w:tblLayout w:type="fixed"/>
        <w:tblLook w:val="04A0" w:firstRow="1" w:lastRow="0" w:firstColumn="1" w:lastColumn="0" w:noHBand="0" w:noVBand="1"/>
      </w:tblPr>
      <w:tblGrid>
        <w:gridCol w:w="468"/>
        <w:gridCol w:w="9009"/>
        <w:gridCol w:w="1341"/>
      </w:tblGrid>
      <w:tr w:rsidR="00C84980" w:rsidRPr="002F3D13" w14:paraId="51E36D36" w14:textId="77777777" w:rsidTr="00974215">
        <w:tc>
          <w:tcPr>
            <w:tcW w:w="9477" w:type="dxa"/>
            <w:gridSpan w:val="2"/>
          </w:tcPr>
          <w:p w14:paraId="2B65F866" w14:textId="77777777" w:rsidR="00C84980" w:rsidRPr="00C81000" w:rsidRDefault="00C84980" w:rsidP="00C400E0">
            <w:pPr>
              <w:tabs>
                <w:tab w:val="left" w:pos="7920"/>
                <w:tab w:val="right" w:pos="10080"/>
              </w:tabs>
              <w:rPr>
                <w:rStyle w:val="Heading1Char"/>
                <w:rFonts w:asciiTheme="minorHAnsi" w:hAnsiTheme="minorHAnsi"/>
                <w:bCs/>
                <w:sz w:val="20"/>
                <w:szCs w:val="18"/>
              </w:rPr>
            </w:pPr>
            <w:r w:rsidRPr="00C81000">
              <w:rPr>
                <w:rStyle w:val="Heading1Char"/>
                <w:rFonts w:asciiTheme="minorHAnsi" w:hAnsiTheme="minorHAnsi"/>
                <w:bCs/>
                <w:sz w:val="20"/>
                <w:szCs w:val="18"/>
              </w:rPr>
              <w:lastRenderedPageBreak/>
              <w:t xml:space="preserve">A. Installed Lighting and Controls </w:t>
            </w:r>
          </w:p>
          <w:p w14:paraId="01F7228C" w14:textId="49C4A66F" w:rsidR="00C84980" w:rsidRPr="00BC1205" w:rsidRDefault="00001B1F" w:rsidP="00C400E0">
            <w:pPr>
              <w:tabs>
                <w:tab w:val="left" w:pos="7920"/>
                <w:tab w:val="right" w:pos="10080"/>
              </w:tabs>
              <w:rPr>
                <w:rStyle w:val="Heading1Char"/>
                <w:rFonts w:asciiTheme="minorHAnsi" w:hAnsiTheme="minorHAnsi"/>
                <w:b w:val="0"/>
                <w:sz w:val="18"/>
                <w:szCs w:val="18"/>
              </w:rPr>
            </w:pPr>
            <w:ins w:id="679" w:author="Alhabibi, Haider@Energy" w:date="2022-03-02T16:52:00Z">
              <w:r w:rsidRPr="00001B1F">
                <w:rPr>
                  <w:rFonts w:asciiTheme="minorHAnsi" w:hAnsiTheme="minorHAnsi"/>
                  <w:sz w:val="18"/>
                  <w:szCs w:val="18"/>
                </w:rPr>
                <w:t>&lt;&lt;Static Text - see the top&gt;&gt;</w:t>
              </w:r>
            </w:ins>
            <w:del w:id="680" w:author="Alhabibi, Haider@Energy" w:date="2022-03-02T16:52:00Z">
              <w:r w:rsidR="00C84980" w:rsidRPr="00BE26FD" w:rsidDel="00001B1F">
                <w:rPr>
                  <w:rFonts w:asciiTheme="minorHAnsi" w:hAnsiTheme="minorHAnsi"/>
                  <w:sz w:val="18"/>
                  <w:szCs w:val="18"/>
                </w:rPr>
                <w:delText>Select Yes or No according to whether your work on the project includes each of the following types of lighting and controls.</w:delText>
              </w:r>
              <w:r w:rsidR="00C84980" w:rsidDel="00001B1F">
                <w:rPr>
                  <w:rFonts w:asciiTheme="minorHAnsi" w:hAnsiTheme="minorHAnsi"/>
                  <w:sz w:val="18"/>
                  <w:szCs w:val="18"/>
                </w:rPr>
                <w:delText xml:space="preserve"> See Sections B through </w:delText>
              </w:r>
            </w:del>
            <w:del w:id="681" w:author="Alhabibi, Haider@Energy" w:date="2021-11-29T19:56:00Z">
              <w:r w:rsidR="00C84980" w:rsidDel="00B86E2F">
                <w:rPr>
                  <w:rFonts w:asciiTheme="minorHAnsi" w:hAnsiTheme="minorHAnsi"/>
                  <w:sz w:val="18"/>
                  <w:szCs w:val="18"/>
                </w:rPr>
                <w:delText>H</w:delText>
              </w:r>
            </w:del>
            <w:del w:id="682" w:author="Alhabibi, Haider@Energy" w:date="2022-03-02T16:52:00Z">
              <w:r w:rsidR="00C84980" w:rsidDel="00001B1F">
                <w:rPr>
                  <w:rFonts w:asciiTheme="minorHAnsi" w:hAnsiTheme="minorHAnsi"/>
                  <w:sz w:val="18"/>
                  <w:szCs w:val="18"/>
                </w:rPr>
                <w:delText xml:space="preserve"> for applicable requirements.</w:delText>
              </w:r>
            </w:del>
          </w:p>
        </w:tc>
        <w:tc>
          <w:tcPr>
            <w:tcW w:w="1341" w:type="dxa"/>
            <w:vAlign w:val="bottom"/>
          </w:tcPr>
          <w:p w14:paraId="00F4FEE6" w14:textId="77777777" w:rsidR="00C84980" w:rsidRPr="002F3D13" w:rsidRDefault="00C84980" w:rsidP="002D6FDE">
            <w:pPr>
              <w:tabs>
                <w:tab w:val="left" w:pos="7920"/>
                <w:tab w:val="right" w:pos="10080"/>
              </w:tabs>
              <w:jc w:val="center"/>
              <w:rPr>
                <w:rStyle w:val="Heading1Char"/>
                <w:rFonts w:asciiTheme="minorHAnsi" w:hAnsiTheme="minorHAnsi"/>
                <w:bCs/>
                <w:sz w:val="18"/>
                <w:szCs w:val="18"/>
              </w:rPr>
            </w:pPr>
            <w:r w:rsidRPr="002F3D13">
              <w:rPr>
                <w:rStyle w:val="Heading1Char"/>
                <w:rFonts w:asciiTheme="minorHAnsi" w:hAnsiTheme="minorHAnsi"/>
                <w:bCs/>
                <w:sz w:val="18"/>
                <w:szCs w:val="18"/>
              </w:rPr>
              <w:t>Y or N</w:t>
            </w:r>
          </w:p>
        </w:tc>
      </w:tr>
      <w:tr w:rsidR="00C84980" w:rsidRPr="002F3D13" w14:paraId="1FFFD286" w14:textId="77777777" w:rsidTr="00974215">
        <w:tc>
          <w:tcPr>
            <w:tcW w:w="468" w:type="dxa"/>
            <w:vAlign w:val="center"/>
          </w:tcPr>
          <w:p w14:paraId="1CE18F2C" w14:textId="77777777" w:rsidR="00C84980" w:rsidRPr="002F3D13" w:rsidRDefault="00C84980" w:rsidP="00C400E0">
            <w:pPr>
              <w:tabs>
                <w:tab w:val="left" w:pos="7920"/>
                <w:tab w:val="right" w:pos="10080"/>
              </w:tabs>
              <w:jc w:val="center"/>
              <w:rPr>
                <w:rStyle w:val="Heading1Char"/>
                <w:rFonts w:asciiTheme="minorHAnsi" w:hAnsiTheme="minorHAnsi"/>
                <w:b w:val="0"/>
                <w:bCs/>
                <w:sz w:val="18"/>
                <w:szCs w:val="18"/>
              </w:rPr>
            </w:pPr>
            <w:r w:rsidRPr="002F3D13">
              <w:rPr>
                <w:rStyle w:val="Heading1Char"/>
                <w:rFonts w:asciiTheme="minorHAnsi" w:hAnsiTheme="minorHAnsi"/>
                <w:b w:val="0"/>
                <w:bCs/>
                <w:sz w:val="18"/>
                <w:szCs w:val="18"/>
              </w:rPr>
              <w:t>01</w:t>
            </w:r>
          </w:p>
        </w:tc>
        <w:tc>
          <w:tcPr>
            <w:tcW w:w="9009" w:type="dxa"/>
          </w:tcPr>
          <w:p w14:paraId="143E5A90" w14:textId="6DED486C" w:rsidR="00C84980" w:rsidRPr="009710FA" w:rsidRDefault="00C84980" w:rsidP="00AC4C48">
            <w:pPr>
              <w:tabs>
                <w:tab w:val="left" w:pos="7920"/>
                <w:tab w:val="right" w:pos="10080"/>
              </w:tabs>
              <w:rPr>
                <w:rStyle w:val="Heading1Char"/>
                <w:rFonts w:asciiTheme="minorHAnsi" w:hAnsiTheme="minorHAnsi"/>
                <w:b w:val="0"/>
                <w:bCs/>
                <w:sz w:val="18"/>
                <w:szCs w:val="18"/>
              </w:rPr>
            </w:pPr>
            <w:r w:rsidRPr="009710FA">
              <w:rPr>
                <w:rStyle w:val="Heading1Char"/>
                <w:rFonts w:asciiTheme="minorHAnsi" w:hAnsiTheme="minorHAnsi"/>
                <w:b w:val="0"/>
                <w:bCs/>
                <w:sz w:val="18"/>
                <w:szCs w:val="18"/>
              </w:rPr>
              <w:t>High</w:t>
            </w:r>
            <w:ins w:id="683" w:author="Alhabibi, Haider@Energy" w:date="2022-02-28T18:51:00Z">
              <w:r w:rsidR="00246D57">
                <w:rPr>
                  <w:rStyle w:val="Heading1Char"/>
                  <w:rFonts w:asciiTheme="minorHAnsi" w:hAnsiTheme="minorHAnsi"/>
                  <w:b w:val="0"/>
                  <w:bCs/>
                  <w:sz w:val="18"/>
                  <w:szCs w:val="18"/>
                </w:rPr>
                <w:t xml:space="preserve"> </w:t>
              </w:r>
              <w:r w:rsidR="00246D57" w:rsidRPr="00246D57">
                <w:rPr>
                  <w:rStyle w:val="Heading1Char"/>
                  <w:rFonts w:asciiTheme="minorHAnsi" w:hAnsiTheme="minorHAnsi"/>
                  <w:b w:val="0"/>
                  <w:bCs/>
                  <w:sz w:val="18"/>
                  <w:szCs w:val="18"/>
                </w:rPr>
                <w:t>Luminous</w:t>
              </w:r>
            </w:ins>
            <w:r w:rsidRPr="009710FA">
              <w:rPr>
                <w:rStyle w:val="Heading1Char"/>
                <w:rFonts w:asciiTheme="minorHAnsi" w:hAnsiTheme="minorHAnsi"/>
                <w:b w:val="0"/>
                <w:bCs/>
                <w:sz w:val="18"/>
                <w:szCs w:val="18"/>
              </w:rPr>
              <w:t xml:space="preserve"> Efficacy luminaires installed in any interior rooms. (See </w:t>
            </w:r>
            <w:ins w:id="684" w:author="Alhabibi, Haider@Energy" w:date="2021-11-29T19:57:00Z">
              <w:r w:rsidR="007D5C10">
                <w:rPr>
                  <w:rStyle w:val="Heading1Char"/>
                  <w:rFonts w:asciiTheme="minorHAnsi" w:hAnsiTheme="minorHAnsi"/>
                  <w:b w:val="0"/>
                  <w:bCs/>
                  <w:sz w:val="18"/>
                  <w:szCs w:val="18"/>
                </w:rPr>
                <w:t>Section</w:t>
              </w:r>
            </w:ins>
            <w:del w:id="685" w:author="Alhabibi, Haider@Energy" w:date="2021-11-29T19:57:00Z">
              <w:r w:rsidR="00AC4C48" w:rsidRPr="009710FA" w:rsidDel="00F86DB3">
                <w:rPr>
                  <w:rStyle w:val="Heading1Char"/>
                  <w:rFonts w:asciiTheme="minorHAnsi" w:hAnsiTheme="minorHAnsi"/>
                  <w:b w:val="0"/>
                  <w:bCs/>
                  <w:sz w:val="18"/>
                  <w:szCs w:val="18"/>
                </w:rPr>
                <w:delText>Table</w:delText>
              </w:r>
            </w:del>
            <w:r w:rsidR="00AC4C48" w:rsidRPr="009710FA">
              <w:rPr>
                <w:rStyle w:val="Heading1Char"/>
                <w:rFonts w:asciiTheme="minorHAnsi" w:hAnsiTheme="minorHAnsi"/>
                <w:b w:val="0"/>
                <w:bCs/>
                <w:sz w:val="18"/>
                <w:szCs w:val="18"/>
              </w:rPr>
              <w:t xml:space="preserve"> </w:t>
            </w:r>
            <w:r w:rsidRPr="009710FA">
              <w:rPr>
                <w:rStyle w:val="Heading1Char"/>
                <w:rFonts w:asciiTheme="minorHAnsi" w:hAnsiTheme="minorHAnsi"/>
                <w:b w:val="0"/>
                <w:bCs/>
                <w:sz w:val="18"/>
                <w:szCs w:val="18"/>
              </w:rPr>
              <w:t>B.)</w:t>
            </w:r>
          </w:p>
        </w:tc>
        <w:tc>
          <w:tcPr>
            <w:tcW w:w="1341" w:type="dxa"/>
          </w:tcPr>
          <w:p w14:paraId="3CAF9A0C" w14:textId="77777777" w:rsidR="00C84980" w:rsidRPr="00273993" w:rsidRDefault="00C400E0" w:rsidP="00C400E0">
            <w:pPr>
              <w:tabs>
                <w:tab w:val="left" w:pos="7920"/>
                <w:tab w:val="right" w:pos="10080"/>
              </w:tabs>
              <w:rPr>
                <w:rStyle w:val="Heading1Char"/>
                <w:rFonts w:asciiTheme="minorHAnsi" w:hAnsiTheme="minorHAnsi"/>
                <w:b w:val="0"/>
                <w:bCs/>
                <w:sz w:val="18"/>
                <w:szCs w:val="18"/>
              </w:rPr>
            </w:pPr>
            <w:r w:rsidRPr="00273993">
              <w:rPr>
                <w:rStyle w:val="Heading1Char"/>
                <w:rFonts w:asciiTheme="minorHAnsi" w:hAnsiTheme="minorHAnsi"/>
                <w:b w:val="0"/>
                <w:bCs/>
                <w:sz w:val="18"/>
                <w:szCs w:val="18"/>
              </w:rPr>
              <w:t>&lt;&lt;user selects from list:</w:t>
            </w:r>
          </w:p>
          <w:p w14:paraId="4B26FF03" w14:textId="77777777" w:rsidR="00C400E0" w:rsidRPr="00273993" w:rsidRDefault="00C400E0" w:rsidP="00C400E0">
            <w:pPr>
              <w:tabs>
                <w:tab w:val="left" w:pos="7920"/>
                <w:tab w:val="right" w:pos="10080"/>
              </w:tabs>
              <w:rPr>
                <w:rStyle w:val="Heading1Char"/>
                <w:rFonts w:asciiTheme="minorHAnsi" w:hAnsiTheme="minorHAnsi"/>
                <w:b w:val="0"/>
                <w:bCs/>
                <w:sz w:val="18"/>
                <w:szCs w:val="18"/>
              </w:rPr>
            </w:pPr>
            <w:r w:rsidRPr="00273993">
              <w:rPr>
                <w:rStyle w:val="Heading1Char"/>
                <w:rFonts w:asciiTheme="minorHAnsi" w:hAnsiTheme="minorHAnsi"/>
                <w:b w:val="0"/>
                <w:bCs/>
                <w:sz w:val="18"/>
                <w:szCs w:val="18"/>
              </w:rPr>
              <w:t>*</w:t>
            </w:r>
            <w:proofErr w:type="gramStart"/>
            <w:r w:rsidRPr="00273993">
              <w:rPr>
                <w:rStyle w:val="Heading1Char"/>
                <w:rFonts w:asciiTheme="minorHAnsi" w:hAnsiTheme="minorHAnsi"/>
                <w:b w:val="0"/>
                <w:bCs/>
                <w:sz w:val="18"/>
                <w:szCs w:val="18"/>
              </w:rPr>
              <w:t>Yes;</w:t>
            </w:r>
            <w:proofErr w:type="gramEnd"/>
          </w:p>
          <w:p w14:paraId="3724F60B" w14:textId="74E9523C" w:rsidR="00C400E0" w:rsidRPr="002F3D13" w:rsidRDefault="00C400E0" w:rsidP="00C400E0">
            <w:pPr>
              <w:tabs>
                <w:tab w:val="left" w:pos="7920"/>
                <w:tab w:val="right" w:pos="10080"/>
              </w:tabs>
              <w:rPr>
                <w:rStyle w:val="Heading1Char"/>
                <w:rFonts w:asciiTheme="minorHAnsi" w:hAnsiTheme="minorHAnsi"/>
                <w:bCs/>
                <w:sz w:val="18"/>
                <w:szCs w:val="18"/>
              </w:rPr>
            </w:pPr>
            <w:r w:rsidRPr="00273993">
              <w:rPr>
                <w:rStyle w:val="Heading1Char"/>
                <w:rFonts w:asciiTheme="minorHAnsi" w:hAnsiTheme="minorHAnsi"/>
                <w:b w:val="0"/>
                <w:bCs/>
                <w:sz w:val="18"/>
                <w:szCs w:val="18"/>
              </w:rPr>
              <w:t>*No&gt;&gt;</w:t>
            </w:r>
          </w:p>
        </w:tc>
      </w:tr>
      <w:tr w:rsidR="00C84980" w:rsidRPr="002F3D13" w14:paraId="7F5A7BB0" w14:textId="77777777" w:rsidTr="00974215">
        <w:tc>
          <w:tcPr>
            <w:tcW w:w="468" w:type="dxa"/>
            <w:vAlign w:val="center"/>
          </w:tcPr>
          <w:p w14:paraId="343C1FF1" w14:textId="3211EE22" w:rsidR="00C84980" w:rsidRPr="002F3D13" w:rsidRDefault="00C84980" w:rsidP="00C400E0">
            <w:pPr>
              <w:tabs>
                <w:tab w:val="left" w:pos="7920"/>
                <w:tab w:val="right" w:pos="10080"/>
              </w:tabs>
              <w:jc w:val="center"/>
              <w:rPr>
                <w:rStyle w:val="Heading1Char"/>
                <w:rFonts w:asciiTheme="minorHAnsi" w:hAnsiTheme="minorHAnsi"/>
                <w:b w:val="0"/>
                <w:bCs/>
                <w:sz w:val="18"/>
                <w:szCs w:val="18"/>
              </w:rPr>
            </w:pPr>
            <w:r w:rsidRPr="002F3D13">
              <w:rPr>
                <w:rStyle w:val="Heading1Char"/>
                <w:rFonts w:asciiTheme="minorHAnsi" w:hAnsiTheme="minorHAnsi"/>
                <w:b w:val="0"/>
                <w:bCs/>
                <w:sz w:val="18"/>
                <w:szCs w:val="18"/>
              </w:rPr>
              <w:t>02</w:t>
            </w:r>
          </w:p>
        </w:tc>
        <w:tc>
          <w:tcPr>
            <w:tcW w:w="9009" w:type="dxa"/>
          </w:tcPr>
          <w:p w14:paraId="01A24269" w14:textId="18171E5F" w:rsidR="00C84980" w:rsidRPr="002F3D13" w:rsidRDefault="00C84980" w:rsidP="00C400E0">
            <w:pPr>
              <w:tabs>
                <w:tab w:val="left" w:pos="7920"/>
                <w:tab w:val="right" w:pos="10080"/>
              </w:tabs>
              <w:rPr>
                <w:rStyle w:val="Heading1Char"/>
                <w:rFonts w:asciiTheme="minorHAnsi" w:hAnsiTheme="minorHAnsi"/>
                <w:b w:val="0"/>
                <w:bCs/>
                <w:sz w:val="18"/>
                <w:szCs w:val="18"/>
              </w:rPr>
            </w:pPr>
            <w:r>
              <w:rPr>
                <w:rStyle w:val="Heading1Char"/>
                <w:rFonts w:asciiTheme="minorHAnsi" w:hAnsiTheme="minorHAnsi"/>
                <w:b w:val="0"/>
                <w:bCs/>
                <w:sz w:val="18"/>
                <w:szCs w:val="18"/>
              </w:rPr>
              <w:t xml:space="preserve">JA8 compliant luminaires </w:t>
            </w:r>
            <w:del w:id="686" w:author="Alhabibi, Haider@Energy" w:date="2021-11-29T17:13:00Z">
              <w:r w:rsidDel="00BC29D7">
                <w:rPr>
                  <w:rStyle w:val="Heading1Char"/>
                  <w:rFonts w:asciiTheme="minorHAnsi" w:hAnsiTheme="minorHAnsi"/>
                  <w:b w:val="0"/>
                  <w:bCs/>
                  <w:sz w:val="18"/>
                  <w:szCs w:val="18"/>
                </w:rPr>
                <w:delText xml:space="preserve">and controls </w:delText>
              </w:r>
            </w:del>
            <w:r>
              <w:rPr>
                <w:rStyle w:val="Heading1Char"/>
                <w:rFonts w:asciiTheme="minorHAnsi" w:hAnsiTheme="minorHAnsi"/>
                <w:b w:val="0"/>
                <w:bCs/>
                <w:sz w:val="18"/>
                <w:szCs w:val="18"/>
              </w:rPr>
              <w:t>installed in any interior rooms. (See Section B.)</w:t>
            </w:r>
          </w:p>
        </w:tc>
        <w:tc>
          <w:tcPr>
            <w:tcW w:w="1341" w:type="dxa"/>
          </w:tcPr>
          <w:p w14:paraId="5FBC09E6" w14:textId="77777777" w:rsidR="00C400E0" w:rsidRPr="002A75A5" w:rsidRDefault="00C400E0" w:rsidP="00C400E0">
            <w:pPr>
              <w:tabs>
                <w:tab w:val="left" w:pos="7920"/>
                <w:tab w:val="right" w:pos="10080"/>
              </w:tabs>
              <w:rPr>
                <w:rStyle w:val="Heading1Char"/>
                <w:rFonts w:asciiTheme="minorHAnsi" w:hAnsiTheme="minorHAnsi"/>
                <w:b w:val="0"/>
                <w:bCs/>
                <w:sz w:val="18"/>
                <w:szCs w:val="18"/>
              </w:rPr>
            </w:pPr>
            <w:r w:rsidRPr="002A75A5">
              <w:rPr>
                <w:rStyle w:val="Heading1Char"/>
                <w:rFonts w:asciiTheme="minorHAnsi" w:hAnsiTheme="minorHAnsi"/>
                <w:b w:val="0"/>
                <w:bCs/>
                <w:sz w:val="18"/>
                <w:szCs w:val="18"/>
              </w:rPr>
              <w:t>&lt;&lt;user selects from list:</w:t>
            </w:r>
          </w:p>
          <w:p w14:paraId="4BD4A4A1" w14:textId="77777777" w:rsidR="00C400E0" w:rsidRPr="002A75A5" w:rsidRDefault="00C400E0" w:rsidP="00C400E0">
            <w:pPr>
              <w:tabs>
                <w:tab w:val="left" w:pos="7920"/>
                <w:tab w:val="right" w:pos="10080"/>
              </w:tabs>
              <w:rPr>
                <w:rStyle w:val="Heading1Char"/>
                <w:rFonts w:asciiTheme="minorHAnsi" w:hAnsiTheme="minorHAnsi"/>
                <w:b w:val="0"/>
                <w:bCs/>
                <w:sz w:val="18"/>
                <w:szCs w:val="18"/>
              </w:rPr>
            </w:pPr>
            <w:r w:rsidRPr="002A75A5">
              <w:rPr>
                <w:rStyle w:val="Heading1Char"/>
                <w:rFonts w:asciiTheme="minorHAnsi" w:hAnsiTheme="minorHAnsi"/>
                <w:b w:val="0"/>
                <w:bCs/>
                <w:sz w:val="18"/>
                <w:szCs w:val="18"/>
              </w:rPr>
              <w:t>*</w:t>
            </w:r>
            <w:proofErr w:type="gramStart"/>
            <w:r w:rsidRPr="002A75A5">
              <w:rPr>
                <w:rStyle w:val="Heading1Char"/>
                <w:rFonts w:asciiTheme="minorHAnsi" w:hAnsiTheme="minorHAnsi"/>
                <w:b w:val="0"/>
                <w:bCs/>
                <w:sz w:val="18"/>
                <w:szCs w:val="18"/>
              </w:rPr>
              <w:t>Yes;</w:t>
            </w:r>
            <w:proofErr w:type="gramEnd"/>
          </w:p>
          <w:p w14:paraId="48DA7229" w14:textId="37BC99CB" w:rsidR="00C84980" w:rsidRPr="002F3D13" w:rsidRDefault="00C400E0" w:rsidP="00C400E0">
            <w:pPr>
              <w:tabs>
                <w:tab w:val="left" w:pos="7920"/>
                <w:tab w:val="right" w:pos="10080"/>
              </w:tabs>
              <w:rPr>
                <w:rStyle w:val="Heading1Char"/>
                <w:rFonts w:asciiTheme="minorHAnsi" w:hAnsiTheme="minorHAnsi"/>
                <w:bCs/>
                <w:sz w:val="18"/>
                <w:szCs w:val="18"/>
              </w:rPr>
            </w:pPr>
            <w:r w:rsidRPr="002A75A5">
              <w:rPr>
                <w:rStyle w:val="Heading1Char"/>
                <w:rFonts w:asciiTheme="minorHAnsi" w:hAnsiTheme="minorHAnsi"/>
                <w:b w:val="0"/>
                <w:bCs/>
                <w:sz w:val="18"/>
                <w:szCs w:val="18"/>
              </w:rPr>
              <w:t>*No&gt;&gt;</w:t>
            </w:r>
          </w:p>
        </w:tc>
      </w:tr>
      <w:tr w:rsidR="00C84980" w:rsidRPr="002F3D13" w14:paraId="14583B90" w14:textId="77777777" w:rsidTr="00974215">
        <w:tc>
          <w:tcPr>
            <w:tcW w:w="468" w:type="dxa"/>
            <w:vAlign w:val="center"/>
          </w:tcPr>
          <w:p w14:paraId="4D4810B6" w14:textId="77777777" w:rsidR="00C84980" w:rsidRPr="002F3D13" w:rsidRDefault="00C84980" w:rsidP="00C400E0">
            <w:pPr>
              <w:tabs>
                <w:tab w:val="left" w:pos="7920"/>
                <w:tab w:val="right" w:pos="10080"/>
              </w:tabs>
              <w:jc w:val="center"/>
              <w:rPr>
                <w:rStyle w:val="Heading1Char"/>
                <w:rFonts w:asciiTheme="minorHAnsi" w:hAnsiTheme="minorHAnsi"/>
                <w:b w:val="0"/>
                <w:bCs/>
                <w:sz w:val="18"/>
                <w:szCs w:val="18"/>
              </w:rPr>
            </w:pPr>
            <w:r w:rsidRPr="002F3D13">
              <w:rPr>
                <w:rStyle w:val="Heading1Char"/>
                <w:rFonts w:asciiTheme="minorHAnsi" w:hAnsiTheme="minorHAnsi"/>
                <w:b w:val="0"/>
                <w:bCs/>
                <w:sz w:val="18"/>
                <w:szCs w:val="18"/>
              </w:rPr>
              <w:t>03</w:t>
            </w:r>
          </w:p>
        </w:tc>
        <w:tc>
          <w:tcPr>
            <w:tcW w:w="9009" w:type="dxa"/>
          </w:tcPr>
          <w:p w14:paraId="60B60708" w14:textId="508B0D42" w:rsidR="00C84980" w:rsidRPr="002F3D13" w:rsidRDefault="00C84980" w:rsidP="00C400E0">
            <w:pPr>
              <w:tabs>
                <w:tab w:val="left" w:pos="7920"/>
                <w:tab w:val="right" w:pos="10080"/>
              </w:tabs>
              <w:rPr>
                <w:rStyle w:val="Heading1Char"/>
                <w:rFonts w:asciiTheme="minorHAnsi" w:hAnsiTheme="minorHAnsi"/>
                <w:b w:val="0"/>
                <w:bCs/>
                <w:sz w:val="18"/>
                <w:szCs w:val="18"/>
              </w:rPr>
            </w:pPr>
            <w:r>
              <w:rPr>
                <w:rStyle w:val="Heading1Char"/>
                <w:rFonts w:asciiTheme="minorHAnsi" w:hAnsiTheme="minorHAnsi"/>
                <w:b w:val="0"/>
                <w:bCs/>
                <w:sz w:val="18"/>
                <w:szCs w:val="18"/>
              </w:rPr>
              <w:t>Recessed downlight luminaire</w:t>
            </w:r>
            <w:ins w:id="687" w:author="Alhabibi, Haider@Energy" w:date="2021-11-29T17:13:00Z">
              <w:r w:rsidR="005666ED">
                <w:rPr>
                  <w:rStyle w:val="Heading1Char"/>
                  <w:rFonts w:asciiTheme="minorHAnsi" w:hAnsiTheme="minorHAnsi"/>
                  <w:b w:val="0"/>
                  <w:bCs/>
                  <w:sz w:val="18"/>
                  <w:szCs w:val="18"/>
                </w:rPr>
                <w:t>s</w:t>
              </w:r>
            </w:ins>
            <w:r>
              <w:rPr>
                <w:rStyle w:val="Heading1Char"/>
                <w:rFonts w:asciiTheme="minorHAnsi" w:hAnsiTheme="minorHAnsi"/>
                <w:b w:val="0"/>
                <w:bCs/>
                <w:sz w:val="18"/>
                <w:szCs w:val="18"/>
              </w:rPr>
              <w:t xml:space="preserve"> in ceilings in any interior rooms. (See Section C.)</w:t>
            </w:r>
          </w:p>
        </w:tc>
        <w:tc>
          <w:tcPr>
            <w:tcW w:w="1341" w:type="dxa"/>
          </w:tcPr>
          <w:p w14:paraId="5964CA66" w14:textId="77777777" w:rsidR="00C400E0" w:rsidRPr="002A75A5" w:rsidRDefault="00C400E0" w:rsidP="00C400E0">
            <w:pPr>
              <w:tabs>
                <w:tab w:val="left" w:pos="7920"/>
                <w:tab w:val="right" w:pos="10080"/>
              </w:tabs>
              <w:rPr>
                <w:rStyle w:val="Heading1Char"/>
                <w:rFonts w:asciiTheme="minorHAnsi" w:hAnsiTheme="minorHAnsi"/>
                <w:b w:val="0"/>
                <w:bCs/>
                <w:sz w:val="18"/>
                <w:szCs w:val="18"/>
              </w:rPr>
            </w:pPr>
            <w:r w:rsidRPr="002A75A5">
              <w:rPr>
                <w:rStyle w:val="Heading1Char"/>
                <w:rFonts w:asciiTheme="minorHAnsi" w:hAnsiTheme="minorHAnsi"/>
                <w:b w:val="0"/>
                <w:bCs/>
                <w:sz w:val="18"/>
                <w:szCs w:val="18"/>
              </w:rPr>
              <w:t>&lt;&lt;user selects from list:</w:t>
            </w:r>
          </w:p>
          <w:p w14:paraId="0AB59A1A" w14:textId="77777777" w:rsidR="00C400E0" w:rsidRPr="002A75A5" w:rsidRDefault="00C400E0" w:rsidP="00C400E0">
            <w:pPr>
              <w:tabs>
                <w:tab w:val="left" w:pos="7920"/>
                <w:tab w:val="right" w:pos="10080"/>
              </w:tabs>
              <w:rPr>
                <w:rStyle w:val="Heading1Char"/>
                <w:rFonts w:asciiTheme="minorHAnsi" w:hAnsiTheme="minorHAnsi"/>
                <w:b w:val="0"/>
                <w:bCs/>
                <w:sz w:val="18"/>
                <w:szCs w:val="18"/>
              </w:rPr>
            </w:pPr>
            <w:r w:rsidRPr="002A75A5">
              <w:rPr>
                <w:rStyle w:val="Heading1Char"/>
                <w:rFonts w:asciiTheme="minorHAnsi" w:hAnsiTheme="minorHAnsi"/>
                <w:b w:val="0"/>
                <w:bCs/>
                <w:sz w:val="18"/>
                <w:szCs w:val="18"/>
              </w:rPr>
              <w:t>*</w:t>
            </w:r>
            <w:proofErr w:type="gramStart"/>
            <w:r w:rsidRPr="002A75A5">
              <w:rPr>
                <w:rStyle w:val="Heading1Char"/>
                <w:rFonts w:asciiTheme="minorHAnsi" w:hAnsiTheme="minorHAnsi"/>
                <w:b w:val="0"/>
                <w:bCs/>
                <w:sz w:val="18"/>
                <w:szCs w:val="18"/>
              </w:rPr>
              <w:t>Yes;</w:t>
            </w:r>
            <w:proofErr w:type="gramEnd"/>
          </w:p>
          <w:p w14:paraId="4238B3D8" w14:textId="73E59243" w:rsidR="00C84980" w:rsidRPr="002F3D13" w:rsidRDefault="00C400E0" w:rsidP="00C400E0">
            <w:pPr>
              <w:tabs>
                <w:tab w:val="left" w:pos="7920"/>
                <w:tab w:val="right" w:pos="10080"/>
              </w:tabs>
              <w:rPr>
                <w:rStyle w:val="Heading1Char"/>
                <w:rFonts w:asciiTheme="minorHAnsi" w:hAnsiTheme="minorHAnsi"/>
                <w:b w:val="0"/>
                <w:bCs/>
                <w:sz w:val="18"/>
                <w:szCs w:val="18"/>
              </w:rPr>
            </w:pPr>
            <w:r w:rsidRPr="002A75A5">
              <w:rPr>
                <w:rStyle w:val="Heading1Char"/>
                <w:rFonts w:asciiTheme="minorHAnsi" w:hAnsiTheme="minorHAnsi"/>
                <w:b w:val="0"/>
                <w:bCs/>
                <w:sz w:val="18"/>
                <w:szCs w:val="18"/>
              </w:rPr>
              <w:t>*No&gt;&gt;</w:t>
            </w:r>
          </w:p>
        </w:tc>
      </w:tr>
      <w:tr w:rsidR="00C84980" w:rsidRPr="002F3D13" w14:paraId="6BCEB6BE" w14:textId="77777777" w:rsidTr="00974215">
        <w:tc>
          <w:tcPr>
            <w:tcW w:w="468" w:type="dxa"/>
            <w:vAlign w:val="center"/>
          </w:tcPr>
          <w:p w14:paraId="17F1D1D7" w14:textId="77777777" w:rsidR="00C84980" w:rsidRPr="002F3D13" w:rsidRDefault="00C84980" w:rsidP="00C400E0">
            <w:pPr>
              <w:tabs>
                <w:tab w:val="left" w:pos="7920"/>
                <w:tab w:val="right" w:pos="10080"/>
              </w:tabs>
              <w:jc w:val="center"/>
              <w:rPr>
                <w:rStyle w:val="Heading1Char"/>
                <w:rFonts w:asciiTheme="minorHAnsi" w:hAnsiTheme="minorHAnsi"/>
                <w:b w:val="0"/>
                <w:bCs/>
                <w:sz w:val="18"/>
                <w:szCs w:val="18"/>
              </w:rPr>
            </w:pPr>
            <w:r w:rsidRPr="002F3D13">
              <w:rPr>
                <w:rStyle w:val="Heading1Char"/>
                <w:rFonts w:asciiTheme="minorHAnsi" w:hAnsiTheme="minorHAnsi"/>
                <w:b w:val="0"/>
                <w:bCs/>
                <w:sz w:val="18"/>
                <w:szCs w:val="18"/>
              </w:rPr>
              <w:t>04</w:t>
            </w:r>
          </w:p>
        </w:tc>
        <w:tc>
          <w:tcPr>
            <w:tcW w:w="9009" w:type="dxa"/>
          </w:tcPr>
          <w:p w14:paraId="330BE65E" w14:textId="5B91F82A" w:rsidR="00C84980" w:rsidRPr="002F3D13" w:rsidRDefault="007F5050" w:rsidP="00C400E0">
            <w:pPr>
              <w:tabs>
                <w:tab w:val="left" w:pos="7920"/>
                <w:tab w:val="right" w:pos="10080"/>
              </w:tabs>
              <w:rPr>
                <w:rStyle w:val="Heading1Char"/>
                <w:rFonts w:asciiTheme="minorHAnsi" w:hAnsiTheme="minorHAnsi"/>
                <w:b w:val="0"/>
                <w:bCs/>
                <w:sz w:val="18"/>
                <w:szCs w:val="18"/>
              </w:rPr>
            </w:pPr>
            <w:ins w:id="688" w:author="Alhabibi, Haider@Energy" w:date="2021-09-27T12:04:00Z">
              <w:r w:rsidRPr="007F5050">
                <w:rPr>
                  <w:rStyle w:val="Heading1Char"/>
                  <w:rFonts w:asciiTheme="minorHAnsi" w:hAnsiTheme="minorHAnsi"/>
                  <w:b w:val="0"/>
                  <w:bCs/>
                  <w:sz w:val="18"/>
                  <w:szCs w:val="18"/>
                </w:rPr>
                <w:t>Light Sources in Enclosed or Recessed Luminaires</w:t>
              </w:r>
            </w:ins>
            <w:del w:id="689" w:author="Alhabibi, Haider@Energy" w:date="2021-09-27T12:04:00Z">
              <w:r w:rsidR="00C84980" w:rsidDel="007F5050">
                <w:rPr>
                  <w:rStyle w:val="Heading1Char"/>
                  <w:rFonts w:asciiTheme="minorHAnsi" w:hAnsiTheme="minorHAnsi"/>
                  <w:b w:val="0"/>
                  <w:bCs/>
                  <w:sz w:val="18"/>
                  <w:szCs w:val="18"/>
                </w:rPr>
                <w:delText>Screw-based luminaires installed in any interior rooms</w:delText>
              </w:r>
            </w:del>
            <w:r w:rsidR="00C84980">
              <w:rPr>
                <w:rStyle w:val="Heading1Char"/>
                <w:rFonts w:asciiTheme="minorHAnsi" w:hAnsiTheme="minorHAnsi"/>
                <w:b w:val="0"/>
                <w:bCs/>
                <w:sz w:val="18"/>
                <w:szCs w:val="18"/>
              </w:rPr>
              <w:t>. (See Section D.)</w:t>
            </w:r>
          </w:p>
        </w:tc>
        <w:tc>
          <w:tcPr>
            <w:tcW w:w="1341" w:type="dxa"/>
          </w:tcPr>
          <w:p w14:paraId="492904BB" w14:textId="77777777" w:rsidR="00C400E0" w:rsidRPr="002A75A5" w:rsidRDefault="00C400E0" w:rsidP="00C400E0">
            <w:pPr>
              <w:tabs>
                <w:tab w:val="left" w:pos="7920"/>
                <w:tab w:val="right" w:pos="10080"/>
              </w:tabs>
              <w:rPr>
                <w:rStyle w:val="Heading1Char"/>
                <w:rFonts w:asciiTheme="minorHAnsi" w:hAnsiTheme="minorHAnsi"/>
                <w:b w:val="0"/>
                <w:bCs/>
                <w:sz w:val="18"/>
                <w:szCs w:val="18"/>
              </w:rPr>
            </w:pPr>
            <w:r w:rsidRPr="002A75A5">
              <w:rPr>
                <w:rStyle w:val="Heading1Char"/>
                <w:rFonts w:asciiTheme="minorHAnsi" w:hAnsiTheme="minorHAnsi"/>
                <w:b w:val="0"/>
                <w:bCs/>
                <w:sz w:val="18"/>
                <w:szCs w:val="18"/>
              </w:rPr>
              <w:t>&lt;&lt;user selects from list:</w:t>
            </w:r>
          </w:p>
          <w:p w14:paraId="45A76575" w14:textId="77777777" w:rsidR="00C400E0" w:rsidRPr="002A75A5" w:rsidRDefault="00C400E0" w:rsidP="00C400E0">
            <w:pPr>
              <w:tabs>
                <w:tab w:val="left" w:pos="7920"/>
                <w:tab w:val="right" w:pos="10080"/>
              </w:tabs>
              <w:rPr>
                <w:rStyle w:val="Heading1Char"/>
                <w:rFonts w:asciiTheme="minorHAnsi" w:hAnsiTheme="minorHAnsi"/>
                <w:b w:val="0"/>
                <w:bCs/>
                <w:sz w:val="18"/>
                <w:szCs w:val="18"/>
              </w:rPr>
            </w:pPr>
            <w:r w:rsidRPr="002A75A5">
              <w:rPr>
                <w:rStyle w:val="Heading1Char"/>
                <w:rFonts w:asciiTheme="minorHAnsi" w:hAnsiTheme="minorHAnsi"/>
                <w:b w:val="0"/>
                <w:bCs/>
                <w:sz w:val="18"/>
                <w:szCs w:val="18"/>
              </w:rPr>
              <w:t>*</w:t>
            </w:r>
            <w:proofErr w:type="gramStart"/>
            <w:r w:rsidRPr="002A75A5">
              <w:rPr>
                <w:rStyle w:val="Heading1Char"/>
                <w:rFonts w:asciiTheme="minorHAnsi" w:hAnsiTheme="minorHAnsi"/>
                <w:b w:val="0"/>
                <w:bCs/>
                <w:sz w:val="18"/>
                <w:szCs w:val="18"/>
              </w:rPr>
              <w:t>Yes;</w:t>
            </w:r>
            <w:proofErr w:type="gramEnd"/>
          </w:p>
          <w:p w14:paraId="6A918601" w14:textId="41EC0615" w:rsidR="00C84980" w:rsidRPr="002F3D13" w:rsidRDefault="00C400E0" w:rsidP="00C400E0">
            <w:pPr>
              <w:tabs>
                <w:tab w:val="left" w:pos="7920"/>
                <w:tab w:val="right" w:pos="10080"/>
              </w:tabs>
              <w:rPr>
                <w:rStyle w:val="Heading1Char"/>
                <w:rFonts w:asciiTheme="minorHAnsi" w:hAnsiTheme="minorHAnsi"/>
                <w:b w:val="0"/>
                <w:bCs/>
                <w:sz w:val="18"/>
                <w:szCs w:val="18"/>
              </w:rPr>
            </w:pPr>
            <w:r w:rsidRPr="002A75A5">
              <w:rPr>
                <w:rStyle w:val="Heading1Char"/>
                <w:rFonts w:asciiTheme="minorHAnsi" w:hAnsiTheme="minorHAnsi"/>
                <w:b w:val="0"/>
                <w:bCs/>
                <w:sz w:val="18"/>
                <w:szCs w:val="18"/>
              </w:rPr>
              <w:t>*No&gt;&gt;</w:t>
            </w:r>
          </w:p>
        </w:tc>
      </w:tr>
      <w:tr w:rsidR="00D2099D" w:rsidRPr="002F3D13" w14:paraId="3779993D" w14:textId="77777777" w:rsidTr="00974215">
        <w:trPr>
          <w:trHeight w:val="847"/>
        </w:trPr>
        <w:tc>
          <w:tcPr>
            <w:tcW w:w="468" w:type="dxa"/>
            <w:vAlign w:val="center"/>
          </w:tcPr>
          <w:p w14:paraId="63FC07FE" w14:textId="2311B248" w:rsidR="00D2099D" w:rsidRPr="002F3D13" w:rsidRDefault="00D2099D" w:rsidP="00C400E0">
            <w:pPr>
              <w:tabs>
                <w:tab w:val="left" w:pos="7920"/>
                <w:tab w:val="right" w:pos="10080"/>
              </w:tabs>
              <w:jc w:val="center"/>
              <w:rPr>
                <w:rStyle w:val="Heading1Char"/>
                <w:rFonts w:asciiTheme="minorHAnsi" w:hAnsiTheme="minorHAnsi"/>
                <w:b w:val="0"/>
                <w:bCs/>
                <w:sz w:val="18"/>
                <w:szCs w:val="18"/>
              </w:rPr>
            </w:pPr>
            <w:del w:id="690" w:author="Alhabibi, Haider@Energy" w:date="2021-09-27T11:57:00Z">
              <w:r w:rsidDel="00D167B4">
                <w:rPr>
                  <w:rStyle w:val="Heading1Char"/>
                  <w:rFonts w:asciiTheme="minorHAnsi" w:hAnsiTheme="minorHAnsi"/>
                  <w:b w:val="0"/>
                  <w:bCs/>
                  <w:sz w:val="18"/>
                  <w:szCs w:val="18"/>
                </w:rPr>
                <w:delText>05</w:delText>
              </w:r>
            </w:del>
          </w:p>
        </w:tc>
        <w:tc>
          <w:tcPr>
            <w:tcW w:w="9009" w:type="dxa"/>
          </w:tcPr>
          <w:p w14:paraId="56CB97A7" w14:textId="686172B9" w:rsidR="00D2099D" w:rsidRDefault="00D2099D" w:rsidP="00C400E0">
            <w:pPr>
              <w:tabs>
                <w:tab w:val="left" w:pos="7920"/>
                <w:tab w:val="right" w:pos="10080"/>
              </w:tabs>
              <w:rPr>
                <w:rStyle w:val="Heading1Char"/>
                <w:rFonts w:asciiTheme="minorHAnsi" w:hAnsiTheme="minorHAnsi"/>
                <w:b w:val="0"/>
                <w:bCs/>
                <w:sz w:val="18"/>
                <w:szCs w:val="18"/>
              </w:rPr>
            </w:pPr>
            <w:del w:id="691" w:author="Alhabibi, Haider@Energy" w:date="2021-09-27T11:57:00Z">
              <w:r w:rsidDel="00D167B4">
                <w:rPr>
                  <w:rStyle w:val="Heading1Char"/>
                  <w:rFonts w:asciiTheme="minorHAnsi" w:hAnsiTheme="minorHAnsi"/>
                  <w:b w:val="0"/>
                  <w:bCs/>
                  <w:sz w:val="18"/>
                  <w:szCs w:val="18"/>
                </w:rPr>
                <w:delText>Enclosed or recessed luminaires installed in any interior rooms. (See Section D.)</w:delText>
              </w:r>
            </w:del>
          </w:p>
        </w:tc>
        <w:tc>
          <w:tcPr>
            <w:tcW w:w="1341" w:type="dxa"/>
          </w:tcPr>
          <w:p w14:paraId="21A24EF6" w14:textId="5B903E3A" w:rsidR="00D2099D" w:rsidRPr="002A75A5" w:rsidDel="00D167B4" w:rsidRDefault="00D2099D" w:rsidP="00D2099D">
            <w:pPr>
              <w:tabs>
                <w:tab w:val="left" w:pos="7920"/>
                <w:tab w:val="right" w:pos="10080"/>
              </w:tabs>
              <w:rPr>
                <w:del w:id="692" w:author="Alhabibi, Haider@Energy" w:date="2021-09-27T11:57:00Z"/>
                <w:rStyle w:val="Heading1Char"/>
                <w:rFonts w:asciiTheme="minorHAnsi" w:hAnsiTheme="minorHAnsi"/>
                <w:b w:val="0"/>
                <w:bCs/>
                <w:sz w:val="18"/>
                <w:szCs w:val="18"/>
              </w:rPr>
            </w:pPr>
            <w:del w:id="693" w:author="Alhabibi, Haider@Energy" w:date="2021-09-27T11:57:00Z">
              <w:r w:rsidRPr="002A75A5" w:rsidDel="00D167B4">
                <w:rPr>
                  <w:rStyle w:val="Heading1Char"/>
                  <w:rFonts w:asciiTheme="minorHAnsi" w:hAnsiTheme="minorHAnsi"/>
                  <w:b w:val="0"/>
                  <w:bCs/>
                  <w:sz w:val="18"/>
                  <w:szCs w:val="18"/>
                </w:rPr>
                <w:delText>&lt;&lt;user selects from list:</w:delText>
              </w:r>
            </w:del>
          </w:p>
          <w:p w14:paraId="6ABBFCCB" w14:textId="49D2FD50" w:rsidR="00D2099D" w:rsidRPr="002A75A5" w:rsidDel="00D167B4" w:rsidRDefault="00D2099D" w:rsidP="00D2099D">
            <w:pPr>
              <w:tabs>
                <w:tab w:val="left" w:pos="7920"/>
                <w:tab w:val="right" w:pos="10080"/>
              </w:tabs>
              <w:rPr>
                <w:del w:id="694" w:author="Alhabibi, Haider@Energy" w:date="2021-09-27T11:57:00Z"/>
                <w:rStyle w:val="Heading1Char"/>
                <w:rFonts w:asciiTheme="minorHAnsi" w:hAnsiTheme="minorHAnsi"/>
                <w:b w:val="0"/>
                <w:bCs/>
                <w:sz w:val="18"/>
                <w:szCs w:val="18"/>
              </w:rPr>
            </w:pPr>
            <w:del w:id="695" w:author="Alhabibi, Haider@Energy" w:date="2021-09-27T11:57:00Z">
              <w:r w:rsidRPr="002A75A5" w:rsidDel="00D167B4">
                <w:rPr>
                  <w:rStyle w:val="Heading1Char"/>
                  <w:rFonts w:asciiTheme="minorHAnsi" w:hAnsiTheme="minorHAnsi"/>
                  <w:b w:val="0"/>
                  <w:bCs/>
                  <w:sz w:val="18"/>
                  <w:szCs w:val="18"/>
                </w:rPr>
                <w:delText>*Yes;</w:delText>
              </w:r>
            </w:del>
          </w:p>
          <w:p w14:paraId="5B85CF96" w14:textId="3E4CD422" w:rsidR="00D2099D" w:rsidRPr="002A75A5" w:rsidRDefault="00D2099D" w:rsidP="00D2099D">
            <w:pPr>
              <w:tabs>
                <w:tab w:val="left" w:pos="7920"/>
                <w:tab w:val="right" w:pos="10080"/>
              </w:tabs>
              <w:rPr>
                <w:rStyle w:val="Heading1Char"/>
                <w:rFonts w:asciiTheme="minorHAnsi" w:hAnsiTheme="minorHAnsi"/>
                <w:b w:val="0"/>
                <w:bCs/>
                <w:sz w:val="18"/>
                <w:szCs w:val="18"/>
              </w:rPr>
            </w:pPr>
            <w:del w:id="696" w:author="Alhabibi, Haider@Energy" w:date="2021-09-27T11:57:00Z">
              <w:r w:rsidRPr="002A75A5" w:rsidDel="00D167B4">
                <w:rPr>
                  <w:rStyle w:val="Heading1Char"/>
                  <w:rFonts w:asciiTheme="minorHAnsi" w:hAnsiTheme="minorHAnsi"/>
                  <w:b w:val="0"/>
                  <w:bCs/>
                  <w:sz w:val="18"/>
                  <w:szCs w:val="18"/>
                </w:rPr>
                <w:delText>*No&gt;&gt;</w:delText>
              </w:r>
            </w:del>
          </w:p>
        </w:tc>
      </w:tr>
      <w:tr w:rsidR="00C84980" w:rsidRPr="002F3D13" w14:paraId="004A3B17" w14:textId="77777777" w:rsidTr="00974215">
        <w:tc>
          <w:tcPr>
            <w:tcW w:w="468" w:type="dxa"/>
            <w:vAlign w:val="center"/>
          </w:tcPr>
          <w:p w14:paraId="744583D1" w14:textId="56B9A134" w:rsidR="00C84980" w:rsidRPr="002F3D13" w:rsidRDefault="00D167B4" w:rsidP="00D2099D">
            <w:pPr>
              <w:tabs>
                <w:tab w:val="left" w:pos="7920"/>
                <w:tab w:val="right" w:pos="10080"/>
              </w:tabs>
              <w:jc w:val="center"/>
              <w:rPr>
                <w:rStyle w:val="Heading1Char"/>
                <w:rFonts w:asciiTheme="minorHAnsi" w:hAnsiTheme="minorHAnsi"/>
                <w:b w:val="0"/>
                <w:bCs/>
                <w:sz w:val="18"/>
                <w:szCs w:val="18"/>
              </w:rPr>
            </w:pPr>
            <w:ins w:id="697" w:author="Alhabibi, Haider@Energy" w:date="2021-09-27T11:57:00Z">
              <w:r>
                <w:rPr>
                  <w:rStyle w:val="Heading1Char"/>
                  <w:rFonts w:asciiTheme="minorHAnsi" w:hAnsiTheme="minorHAnsi"/>
                  <w:b w:val="0"/>
                  <w:bCs/>
                  <w:sz w:val="18"/>
                  <w:szCs w:val="18"/>
                </w:rPr>
                <w:t>05</w:t>
              </w:r>
            </w:ins>
            <w:del w:id="698" w:author="Alhabibi, Haider@Energy" w:date="2021-09-27T11:57:00Z">
              <w:r w:rsidR="00C84980" w:rsidRPr="002F3D13" w:rsidDel="00DA28C3">
                <w:rPr>
                  <w:rStyle w:val="Heading1Char"/>
                  <w:rFonts w:asciiTheme="minorHAnsi" w:hAnsiTheme="minorHAnsi"/>
                  <w:b w:val="0"/>
                  <w:bCs/>
                  <w:sz w:val="18"/>
                  <w:szCs w:val="18"/>
                </w:rPr>
                <w:delText>0</w:delText>
              </w:r>
              <w:r w:rsidR="00D2099D" w:rsidDel="00DA28C3">
                <w:rPr>
                  <w:rStyle w:val="Heading1Char"/>
                  <w:rFonts w:asciiTheme="minorHAnsi" w:hAnsiTheme="minorHAnsi"/>
                  <w:b w:val="0"/>
                  <w:bCs/>
                  <w:sz w:val="18"/>
                  <w:szCs w:val="18"/>
                </w:rPr>
                <w:delText>6</w:delText>
              </w:r>
            </w:del>
          </w:p>
        </w:tc>
        <w:tc>
          <w:tcPr>
            <w:tcW w:w="9009" w:type="dxa"/>
          </w:tcPr>
          <w:p w14:paraId="29DEDF3D" w14:textId="43094859" w:rsidR="00C84980" w:rsidRPr="002F3D13" w:rsidRDefault="00C84980" w:rsidP="00C400E0">
            <w:pPr>
              <w:tabs>
                <w:tab w:val="left" w:pos="7920"/>
                <w:tab w:val="right" w:pos="10080"/>
              </w:tabs>
              <w:rPr>
                <w:rStyle w:val="Heading1Char"/>
                <w:rFonts w:asciiTheme="minorHAnsi" w:hAnsiTheme="minorHAnsi"/>
                <w:b w:val="0"/>
                <w:bCs/>
                <w:sz w:val="18"/>
                <w:szCs w:val="18"/>
              </w:rPr>
            </w:pPr>
            <w:r>
              <w:rPr>
                <w:rStyle w:val="Heading1Char"/>
                <w:rFonts w:asciiTheme="minorHAnsi" w:hAnsiTheme="minorHAnsi"/>
                <w:b w:val="0"/>
                <w:bCs/>
                <w:sz w:val="18"/>
                <w:szCs w:val="18"/>
              </w:rPr>
              <w:t xml:space="preserve">Lighting </w:t>
            </w:r>
            <w:del w:id="699" w:author="Alhabibi, Haider@Energy" w:date="2021-11-29T17:14:00Z">
              <w:r w:rsidDel="005666ED">
                <w:rPr>
                  <w:rStyle w:val="Heading1Char"/>
                  <w:rFonts w:asciiTheme="minorHAnsi" w:hAnsiTheme="minorHAnsi"/>
                  <w:b w:val="0"/>
                  <w:bCs/>
                  <w:sz w:val="18"/>
                  <w:szCs w:val="18"/>
                </w:rPr>
                <w:delText xml:space="preserve">and </w:delText>
              </w:r>
            </w:del>
            <w:r>
              <w:rPr>
                <w:rStyle w:val="Heading1Char"/>
                <w:rFonts w:asciiTheme="minorHAnsi" w:hAnsiTheme="minorHAnsi"/>
                <w:b w:val="0"/>
                <w:bCs/>
                <w:sz w:val="18"/>
                <w:szCs w:val="18"/>
              </w:rPr>
              <w:t>controls in bathrooms. (See Section E.)</w:t>
            </w:r>
            <w:r w:rsidRPr="002F3D13">
              <w:rPr>
                <w:rStyle w:val="Heading1Char"/>
                <w:rFonts w:asciiTheme="minorHAnsi" w:hAnsiTheme="minorHAnsi"/>
                <w:b w:val="0"/>
                <w:bCs/>
                <w:sz w:val="18"/>
                <w:szCs w:val="18"/>
              </w:rPr>
              <w:t xml:space="preserve"> </w:t>
            </w:r>
          </w:p>
        </w:tc>
        <w:tc>
          <w:tcPr>
            <w:tcW w:w="1341" w:type="dxa"/>
          </w:tcPr>
          <w:p w14:paraId="16B21F89" w14:textId="77777777" w:rsidR="00C400E0" w:rsidRPr="002A75A5" w:rsidRDefault="00C400E0" w:rsidP="00C400E0">
            <w:pPr>
              <w:tabs>
                <w:tab w:val="left" w:pos="7920"/>
                <w:tab w:val="right" w:pos="10080"/>
              </w:tabs>
              <w:rPr>
                <w:rStyle w:val="Heading1Char"/>
                <w:rFonts w:asciiTheme="minorHAnsi" w:hAnsiTheme="minorHAnsi"/>
                <w:b w:val="0"/>
                <w:bCs/>
                <w:sz w:val="18"/>
                <w:szCs w:val="18"/>
              </w:rPr>
            </w:pPr>
            <w:r w:rsidRPr="002A75A5">
              <w:rPr>
                <w:rStyle w:val="Heading1Char"/>
                <w:rFonts w:asciiTheme="minorHAnsi" w:hAnsiTheme="minorHAnsi"/>
                <w:b w:val="0"/>
                <w:bCs/>
                <w:sz w:val="18"/>
                <w:szCs w:val="18"/>
              </w:rPr>
              <w:t>&lt;&lt;user selects from list:</w:t>
            </w:r>
          </w:p>
          <w:p w14:paraId="4A707E52" w14:textId="77777777" w:rsidR="00C400E0" w:rsidRPr="002A75A5" w:rsidRDefault="00C400E0" w:rsidP="00C400E0">
            <w:pPr>
              <w:tabs>
                <w:tab w:val="left" w:pos="7920"/>
                <w:tab w:val="right" w:pos="10080"/>
              </w:tabs>
              <w:rPr>
                <w:rStyle w:val="Heading1Char"/>
                <w:rFonts w:asciiTheme="minorHAnsi" w:hAnsiTheme="minorHAnsi"/>
                <w:b w:val="0"/>
                <w:bCs/>
                <w:sz w:val="18"/>
                <w:szCs w:val="18"/>
              </w:rPr>
            </w:pPr>
            <w:r w:rsidRPr="002A75A5">
              <w:rPr>
                <w:rStyle w:val="Heading1Char"/>
                <w:rFonts w:asciiTheme="minorHAnsi" w:hAnsiTheme="minorHAnsi"/>
                <w:b w:val="0"/>
                <w:bCs/>
                <w:sz w:val="18"/>
                <w:szCs w:val="18"/>
              </w:rPr>
              <w:t>*</w:t>
            </w:r>
            <w:proofErr w:type="gramStart"/>
            <w:r w:rsidRPr="002A75A5">
              <w:rPr>
                <w:rStyle w:val="Heading1Char"/>
                <w:rFonts w:asciiTheme="minorHAnsi" w:hAnsiTheme="minorHAnsi"/>
                <w:b w:val="0"/>
                <w:bCs/>
                <w:sz w:val="18"/>
                <w:szCs w:val="18"/>
              </w:rPr>
              <w:t>Yes;</w:t>
            </w:r>
            <w:proofErr w:type="gramEnd"/>
          </w:p>
          <w:p w14:paraId="6626F9CE" w14:textId="58AAE86E" w:rsidR="00C84980" w:rsidRPr="002F3D13" w:rsidRDefault="00C400E0" w:rsidP="00C400E0">
            <w:pPr>
              <w:tabs>
                <w:tab w:val="left" w:pos="7920"/>
                <w:tab w:val="right" w:pos="10080"/>
              </w:tabs>
              <w:rPr>
                <w:rStyle w:val="Heading1Char"/>
                <w:rFonts w:asciiTheme="minorHAnsi" w:hAnsiTheme="minorHAnsi"/>
                <w:b w:val="0"/>
                <w:bCs/>
                <w:sz w:val="18"/>
                <w:szCs w:val="18"/>
              </w:rPr>
            </w:pPr>
            <w:r w:rsidRPr="002A75A5">
              <w:rPr>
                <w:rStyle w:val="Heading1Char"/>
                <w:rFonts w:asciiTheme="minorHAnsi" w:hAnsiTheme="minorHAnsi"/>
                <w:b w:val="0"/>
                <w:bCs/>
                <w:sz w:val="18"/>
                <w:szCs w:val="18"/>
              </w:rPr>
              <w:t>*No&gt;&gt;</w:t>
            </w:r>
          </w:p>
        </w:tc>
      </w:tr>
      <w:tr w:rsidR="00C84980" w:rsidRPr="002F3D13" w14:paraId="1E02B228" w14:textId="77777777" w:rsidTr="00974215">
        <w:tc>
          <w:tcPr>
            <w:tcW w:w="468" w:type="dxa"/>
            <w:vAlign w:val="center"/>
          </w:tcPr>
          <w:p w14:paraId="3AC9A05F" w14:textId="13DE2A46" w:rsidR="00C84980" w:rsidRPr="002F3D13" w:rsidRDefault="00C84980" w:rsidP="00C400E0">
            <w:pPr>
              <w:tabs>
                <w:tab w:val="left" w:pos="7920"/>
                <w:tab w:val="right" w:pos="10080"/>
              </w:tabs>
              <w:jc w:val="center"/>
              <w:rPr>
                <w:rStyle w:val="Heading1Char"/>
                <w:rFonts w:asciiTheme="minorHAnsi" w:hAnsiTheme="minorHAnsi"/>
                <w:b w:val="0"/>
                <w:bCs/>
                <w:sz w:val="18"/>
                <w:szCs w:val="18"/>
              </w:rPr>
            </w:pPr>
            <w:del w:id="700" w:author="Alhabibi, Haider@Energy" w:date="2021-09-27T11:57:00Z">
              <w:r w:rsidRPr="002F3D13" w:rsidDel="00DA28C3">
                <w:rPr>
                  <w:rStyle w:val="Heading1Char"/>
                  <w:rFonts w:asciiTheme="minorHAnsi" w:hAnsiTheme="minorHAnsi"/>
                  <w:b w:val="0"/>
                  <w:bCs/>
                  <w:sz w:val="18"/>
                  <w:szCs w:val="18"/>
                </w:rPr>
                <w:delText>0</w:delText>
              </w:r>
              <w:r w:rsidR="00D2099D" w:rsidDel="00DA28C3">
                <w:rPr>
                  <w:rStyle w:val="Heading1Char"/>
                  <w:rFonts w:asciiTheme="minorHAnsi" w:hAnsiTheme="minorHAnsi"/>
                  <w:b w:val="0"/>
                  <w:bCs/>
                  <w:sz w:val="18"/>
                  <w:szCs w:val="18"/>
                </w:rPr>
                <w:delText>7</w:delText>
              </w:r>
            </w:del>
            <w:ins w:id="701" w:author="Alhabibi, Haider@Energy" w:date="2021-09-27T11:57:00Z">
              <w:r w:rsidR="00DA28C3">
                <w:rPr>
                  <w:rStyle w:val="Heading1Char"/>
                  <w:rFonts w:asciiTheme="minorHAnsi" w:hAnsiTheme="minorHAnsi"/>
                  <w:b w:val="0"/>
                  <w:bCs/>
                  <w:sz w:val="18"/>
                  <w:szCs w:val="18"/>
                </w:rPr>
                <w:t>06</w:t>
              </w:r>
            </w:ins>
          </w:p>
        </w:tc>
        <w:tc>
          <w:tcPr>
            <w:tcW w:w="9009" w:type="dxa"/>
          </w:tcPr>
          <w:p w14:paraId="641A2D22" w14:textId="139D4018" w:rsidR="00C84980" w:rsidRPr="002F3D13" w:rsidRDefault="00C84980" w:rsidP="00C400E0">
            <w:pPr>
              <w:tabs>
                <w:tab w:val="left" w:pos="7920"/>
                <w:tab w:val="right" w:pos="10080"/>
              </w:tabs>
              <w:rPr>
                <w:rStyle w:val="Heading1Char"/>
                <w:rFonts w:asciiTheme="minorHAnsi" w:hAnsiTheme="minorHAnsi"/>
                <w:b w:val="0"/>
                <w:bCs/>
                <w:sz w:val="18"/>
                <w:szCs w:val="18"/>
              </w:rPr>
            </w:pPr>
            <w:r>
              <w:rPr>
                <w:rStyle w:val="Heading1Char"/>
                <w:rFonts w:asciiTheme="minorHAnsi" w:hAnsiTheme="minorHAnsi"/>
                <w:b w:val="0"/>
                <w:bCs/>
                <w:sz w:val="18"/>
                <w:szCs w:val="18"/>
              </w:rPr>
              <w:t xml:space="preserve">Lighting </w:t>
            </w:r>
            <w:del w:id="702" w:author="Alhabibi, Haider@Energy" w:date="2021-11-29T17:14:00Z">
              <w:r w:rsidDel="005666ED">
                <w:rPr>
                  <w:rStyle w:val="Heading1Char"/>
                  <w:rFonts w:asciiTheme="minorHAnsi" w:hAnsiTheme="minorHAnsi"/>
                  <w:b w:val="0"/>
                  <w:bCs/>
                  <w:sz w:val="18"/>
                  <w:szCs w:val="18"/>
                </w:rPr>
                <w:delText xml:space="preserve">and </w:delText>
              </w:r>
            </w:del>
            <w:r>
              <w:rPr>
                <w:rStyle w:val="Heading1Char"/>
                <w:rFonts w:asciiTheme="minorHAnsi" w:hAnsiTheme="minorHAnsi"/>
                <w:b w:val="0"/>
                <w:bCs/>
                <w:sz w:val="18"/>
                <w:szCs w:val="18"/>
              </w:rPr>
              <w:t>controls in laundry rooms. (See Section E.)</w:t>
            </w:r>
          </w:p>
        </w:tc>
        <w:tc>
          <w:tcPr>
            <w:tcW w:w="1341" w:type="dxa"/>
          </w:tcPr>
          <w:p w14:paraId="2FA3993B" w14:textId="77777777" w:rsidR="00C400E0" w:rsidRPr="002A75A5" w:rsidRDefault="00C400E0" w:rsidP="00C400E0">
            <w:pPr>
              <w:tabs>
                <w:tab w:val="left" w:pos="7920"/>
                <w:tab w:val="right" w:pos="10080"/>
              </w:tabs>
              <w:rPr>
                <w:rStyle w:val="Heading1Char"/>
                <w:rFonts w:asciiTheme="minorHAnsi" w:hAnsiTheme="minorHAnsi"/>
                <w:b w:val="0"/>
                <w:bCs/>
                <w:sz w:val="18"/>
                <w:szCs w:val="18"/>
              </w:rPr>
            </w:pPr>
            <w:r w:rsidRPr="002A75A5">
              <w:rPr>
                <w:rStyle w:val="Heading1Char"/>
                <w:rFonts w:asciiTheme="minorHAnsi" w:hAnsiTheme="minorHAnsi"/>
                <w:b w:val="0"/>
                <w:bCs/>
                <w:sz w:val="18"/>
                <w:szCs w:val="18"/>
              </w:rPr>
              <w:t>&lt;&lt;user selects from list:</w:t>
            </w:r>
          </w:p>
          <w:p w14:paraId="323A3B09" w14:textId="77777777" w:rsidR="00C400E0" w:rsidRPr="002A75A5" w:rsidRDefault="00C400E0" w:rsidP="00C400E0">
            <w:pPr>
              <w:tabs>
                <w:tab w:val="left" w:pos="7920"/>
                <w:tab w:val="right" w:pos="10080"/>
              </w:tabs>
              <w:rPr>
                <w:rStyle w:val="Heading1Char"/>
                <w:rFonts w:asciiTheme="minorHAnsi" w:hAnsiTheme="minorHAnsi"/>
                <w:b w:val="0"/>
                <w:bCs/>
                <w:sz w:val="18"/>
                <w:szCs w:val="18"/>
              </w:rPr>
            </w:pPr>
            <w:r w:rsidRPr="002A75A5">
              <w:rPr>
                <w:rStyle w:val="Heading1Char"/>
                <w:rFonts w:asciiTheme="minorHAnsi" w:hAnsiTheme="minorHAnsi"/>
                <w:b w:val="0"/>
                <w:bCs/>
                <w:sz w:val="18"/>
                <w:szCs w:val="18"/>
              </w:rPr>
              <w:t>*</w:t>
            </w:r>
            <w:proofErr w:type="gramStart"/>
            <w:r w:rsidRPr="002A75A5">
              <w:rPr>
                <w:rStyle w:val="Heading1Char"/>
                <w:rFonts w:asciiTheme="minorHAnsi" w:hAnsiTheme="minorHAnsi"/>
                <w:b w:val="0"/>
                <w:bCs/>
                <w:sz w:val="18"/>
                <w:szCs w:val="18"/>
              </w:rPr>
              <w:t>Yes;</w:t>
            </w:r>
            <w:proofErr w:type="gramEnd"/>
          </w:p>
          <w:p w14:paraId="5B426AA9" w14:textId="7EF7907F" w:rsidR="00C84980" w:rsidRPr="002F3D13" w:rsidRDefault="00C400E0" w:rsidP="00C400E0">
            <w:pPr>
              <w:tabs>
                <w:tab w:val="left" w:pos="7920"/>
                <w:tab w:val="right" w:pos="10080"/>
              </w:tabs>
              <w:rPr>
                <w:rStyle w:val="Heading1Char"/>
                <w:rFonts w:asciiTheme="minorHAnsi" w:hAnsiTheme="minorHAnsi"/>
                <w:b w:val="0"/>
                <w:bCs/>
                <w:sz w:val="18"/>
                <w:szCs w:val="18"/>
              </w:rPr>
            </w:pPr>
            <w:r w:rsidRPr="002A75A5">
              <w:rPr>
                <w:rStyle w:val="Heading1Char"/>
                <w:rFonts w:asciiTheme="minorHAnsi" w:hAnsiTheme="minorHAnsi"/>
                <w:b w:val="0"/>
                <w:bCs/>
                <w:sz w:val="18"/>
                <w:szCs w:val="18"/>
              </w:rPr>
              <w:t>*No&gt;&gt;</w:t>
            </w:r>
          </w:p>
        </w:tc>
      </w:tr>
      <w:tr w:rsidR="00C84980" w:rsidRPr="002F3D13" w14:paraId="5D075212" w14:textId="77777777" w:rsidTr="00974215">
        <w:tc>
          <w:tcPr>
            <w:tcW w:w="468" w:type="dxa"/>
            <w:vAlign w:val="center"/>
          </w:tcPr>
          <w:p w14:paraId="68797D6C" w14:textId="7CFB573F" w:rsidR="00C84980" w:rsidRPr="002F3D13" w:rsidRDefault="00C84980" w:rsidP="00C400E0">
            <w:pPr>
              <w:tabs>
                <w:tab w:val="left" w:pos="7920"/>
                <w:tab w:val="right" w:pos="10080"/>
              </w:tabs>
              <w:jc w:val="center"/>
              <w:rPr>
                <w:rStyle w:val="Heading1Char"/>
                <w:rFonts w:asciiTheme="minorHAnsi" w:hAnsiTheme="minorHAnsi"/>
                <w:b w:val="0"/>
                <w:bCs/>
                <w:sz w:val="18"/>
                <w:szCs w:val="18"/>
              </w:rPr>
            </w:pPr>
            <w:del w:id="703" w:author="Alhabibi, Haider@Energy" w:date="2021-09-27T11:57:00Z">
              <w:r w:rsidRPr="002F3D13" w:rsidDel="00DA28C3">
                <w:rPr>
                  <w:rStyle w:val="Heading1Char"/>
                  <w:rFonts w:asciiTheme="minorHAnsi" w:hAnsiTheme="minorHAnsi"/>
                  <w:b w:val="0"/>
                  <w:bCs/>
                  <w:sz w:val="18"/>
                  <w:szCs w:val="18"/>
                </w:rPr>
                <w:delText>0</w:delText>
              </w:r>
              <w:r w:rsidR="00D2099D" w:rsidDel="00DA28C3">
                <w:rPr>
                  <w:rStyle w:val="Heading1Char"/>
                  <w:rFonts w:asciiTheme="minorHAnsi" w:hAnsiTheme="minorHAnsi"/>
                  <w:b w:val="0"/>
                  <w:bCs/>
                  <w:sz w:val="18"/>
                  <w:szCs w:val="18"/>
                </w:rPr>
                <w:delText>8</w:delText>
              </w:r>
            </w:del>
            <w:ins w:id="704" w:author="Alhabibi, Haider@Energy" w:date="2021-09-27T11:57:00Z">
              <w:r w:rsidR="00DA28C3">
                <w:rPr>
                  <w:rStyle w:val="Heading1Char"/>
                  <w:rFonts w:asciiTheme="minorHAnsi" w:hAnsiTheme="minorHAnsi"/>
                  <w:b w:val="0"/>
                  <w:bCs/>
                  <w:sz w:val="18"/>
                  <w:szCs w:val="18"/>
                </w:rPr>
                <w:t>07</w:t>
              </w:r>
            </w:ins>
          </w:p>
        </w:tc>
        <w:tc>
          <w:tcPr>
            <w:tcW w:w="9009" w:type="dxa"/>
          </w:tcPr>
          <w:p w14:paraId="17CD90B9" w14:textId="30C89879" w:rsidR="00C84980" w:rsidRPr="002F3D13" w:rsidRDefault="00C84980" w:rsidP="00C400E0">
            <w:pPr>
              <w:tabs>
                <w:tab w:val="left" w:pos="7920"/>
                <w:tab w:val="right" w:pos="10080"/>
              </w:tabs>
              <w:rPr>
                <w:rStyle w:val="Heading1Char"/>
                <w:rFonts w:asciiTheme="minorHAnsi" w:hAnsiTheme="minorHAnsi"/>
                <w:b w:val="0"/>
                <w:bCs/>
                <w:sz w:val="18"/>
                <w:szCs w:val="18"/>
              </w:rPr>
            </w:pPr>
            <w:r>
              <w:rPr>
                <w:rStyle w:val="Heading1Char"/>
                <w:rFonts w:asciiTheme="minorHAnsi" w:hAnsiTheme="minorHAnsi"/>
                <w:b w:val="0"/>
                <w:bCs/>
                <w:sz w:val="18"/>
                <w:szCs w:val="18"/>
              </w:rPr>
              <w:t xml:space="preserve">Lighting </w:t>
            </w:r>
            <w:del w:id="705" w:author="Alhabibi, Haider@Energy" w:date="2021-11-29T17:14:00Z">
              <w:r w:rsidDel="005666ED">
                <w:rPr>
                  <w:rStyle w:val="Heading1Char"/>
                  <w:rFonts w:asciiTheme="minorHAnsi" w:hAnsiTheme="minorHAnsi"/>
                  <w:b w:val="0"/>
                  <w:bCs/>
                  <w:sz w:val="18"/>
                  <w:szCs w:val="18"/>
                </w:rPr>
                <w:delText xml:space="preserve">and </w:delText>
              </w:r>
            </w:del>
            <w:r>
              <w:rPr>
                <w:rStyle w:val="Heading1Char"/>
                <w:rFonts w:asciiTheme="minorHAnsi" w:hAnsiTheme="minorHAnsi"/>
                <w:b w:val="0"/>
                <w:bCs/>
                <w:sz w:val="18"/>
                <w:szCs w:val="18"/>
              </w:rPr>
              <w:t>controls in utility rooms. (See Section E.)</w:t>
            </w:r>
          </w:p>
        </w:tc>
        <w:tc>
          <w:tcPr>
            <w:tcW w:w="1341" w:type="dxa"/>
          </w:tcPr>
          <w:p w14:paraId="7A6F5C3B" w14:textId="77777777" w:rsidR="00C400E0" w:rsidRPr="002A75A5" w:rsidRDefault="00C400E0" w:rsidP="00C400E0">
            <w:pPr>
              <w:tabs>
                <w:tab w:val="left" w:pos="7920"/>
                <w:tab w:val="right" w:pos="10080"/>
              </w:tabs>
              <w:rPr>
                <w:rStyle w:val="Heading1Char"/>
                <w:rFonts w:asciiTheme="minorHAnsi" w:hAnsiTheme="minorHAnsi"/>
                <w:b w:val="0"/>
                <w:bCs/>
                <w:sz w:val="18"/>
                <w:szCs w:val="18"/>
              </w:rPr>
            </w:pPr>
            <w:r w:rsidRPr="002A75A5">
              <w:rPr>
                <w:rStyle w:val="Heading1Char"/>
                <w:rFonts w:asciiTheme="minorHAnsi" w:hAnsiTheme="minorHAnsi"/>
                <w:b w:val="0"/>
                <w:bCs/>
                <w:sz w:val="18"/>
                <w:szCs w:val="18"/>
              </w:rPr>
              <w:t>&lt;&lt;user selects from list:</w:t>
            </w:r>
          </w:p>
          <w:p w14:paraId="1D324CA1" w14:textId="77777777" w:rsidR="00C400E0" w:rsidRPr="002A75A5" w:rsidRDefault="00C400E0" w:rsidP="00C400E0">
            <w:pPr>
              <w:tabs>
                <w:tab w:val="left" w:pos="7920"/>
                <w:tab w:val="right" w:pos="10080"/>
              </w:tabs>
              <w:rPr>
                <w:rStyle w:val="Heading1Char"/>
                <w:rFonts w:asciiTheme="minorHAnsi" w:hAnsiTheme="minorHAnsi"/>
                <w:b w:val="0"/>
                <w:bCs/>
                <w:sz w:val="18"/>
                <w:szCs w:val="18"/>
              </w:rPr>
            </w:pPr>
            <w:r w:rsidRPr="002A75A5">
              <w:rPr>
                <w:rStyle w:val="Heading1Char"/>
                <w:rFonts w:asciiTheme="minorHAnsi" w:hAnsiTheme="minorHAnsi"/>
                <w:b w:val="0"/>
                <w:bCs/>
                <w:sz w:val="18"/>
                <w:szCs w:val="18"/>
              </w:rPr>
              <w:t>*</w:t>
            </w:r>
            <w:proofErr w:type="gramStart"/>
            <w:r w:rsidRPr="002A75A5">
              <w:rPr>
                <w:rStyle w:val="Heading1Char"/>
                <w:rFonts w:asciiTheme="minorHAnsi" w:hAnsiTheme="minorHAnsi"/>
                <w:b w:val="0"/>
                <w:bCs/>
                <w:sz w:val="18"/>
                <w:szCs w:val="18"/>
              </w:rPr>
              <w:t>Yes;</w:t>
            </w:r>
            <w:proofErr w:type="gramEnd"/>
          </w:p>
          <w:p w14:paraId="4435BFAE" w14:textId="2DB28672" w:rsidR="00C84980" w:rsidRPr="002F3D13" w:rsidRDefault="00C400E0" w:rsidP="00C400E0">
            <w:pPr>
              <w:tabs>
                <w:tab w:val="left" w:pos="7920"/>
                <w:tab w:val="right" w:pos="10080"/>
              </w:tabs>
              <w:rPr>
                <w:rStyle w:val="Heading1Char"/>
                <w:rFonts w:asciiTheme="minorHAnsi" w:hAnsiTheme="minorHAnsi"/>
                <w:b w:val="0"/>
                <w:bCs/>
                <w:sz w:val="18"/>
                <w:szCs w:val="18"/>
              </w:rPr>
            </w:pPr>
            <w:r w:rsidRPr="002A75A5">
              <w:rPr>
                <w:rStyle w:val="Heading1Char"/>
                <w:rFonts w:asciiTheme="minorHAnsi" w:hAnsiTheme="minorHAnsi"/>
                <w:b w:val="0"/>
                <w:bCs/>
                <w:sz w:val="18"/>
                <w:szCs w:val="18"/>
              </w:rPr>
              <w:t>*No&gt;&gt;</w:t>
            </w:r>
          </w:p>
        </w:tc>
      </w:tr>
      <w:tr w:rsidR="00C84980" w:rsidRPr="002F3D13" w14:paraId="77989B45" w14:textId="77777777" w:rsidTr="00974215">
        <w:tc>
          <w:tcPr>
            <w:tcW w:w="468" w:type="dxa"/>
            <w:vAlign w:val="center"/>
          </w:tcPr>
          <w:p w14:paraId="7CE470E6" w14:textId="6709B0A8" w:rsidR="00C84980" w:rsidRPr="002F3D13" w:rsidRDefault="00C84980" w:rsidP="00C400E0">
            <w:pPr>
              <w:tabs>
                <w:tab w:val="left" w:pos="7920"/>
                <w:tab w:val="right" w:pos="10080"/>
              </w:tabs>
              <w:jc w:val="center"/>
              <w:rPr>
                <w:rStyle w:val="Heading1Char"/>
                <w:rFonts w:asciiTheme="minorHAnsi" w:hAnsiTheme="minorHAnsi"/>
                <w:b w:val="0"/>
                <w:bCs/>
                <w:sz w:val="18"/>
                <w:szCs w:val="18"/>
              </w:rPr>
            </w:pPr>
            <w:del w:id="706" w:author="Alhabibi, Haider@Energy" w:date="2021-09-27T11:57:00Z">
              <w:r w:rsidRPr="002F3D13" w:rsidDel="00DA28C3">
                <w:rPr>
                  <w:rStyle w:val="Heading1Char"/>
                  <w:rFonts w:asciiTheme="minorHAnsi" w:hAnsiTheme="minorHAnsi"/>
                  <w:b w:val="0"/>
                  <w:bCs/>
                  <w:sz w:val="18"/>
                  <w:szCs w:val="18"/>
                </w:rPr>
                <w:delText>0</w:delText>
              </w:r>
              <w:r w:rsidR="00D2099D" w:rsidDel="00DA28C3">
                <w:rPr>
                  <w:rStyle w:val="Heading1Char"/>
                  <w:rFonts w:asciiTheme="minorHAnsi" w:hAnsiTheme="minorHAnsi"/>
                  <w:b w:val="0"/>
                  <w:bCs/>
                  <w:sz w:val="18"/>
                  <w:szCs w:val="18"/>
                </w:rPr>
                <w:delText>9</w:delText>
              </w:r>
            </w:del>
            <w:ins w:id="707" w:author="Alhabibi, Haider@Energy" w:date="2021-09-27T11:57:00Z">
              <w:r w:rsidR="00DA28C3">
                <w:rPr>
                  <w:rStyle w:val="Heading1Char"/>
                  <w:rFonts w:asciiTheme="minorHAnsi" w:hAnsiTheme="minorHAnsi"/>
                  <w:b w:val="0"/>
                  <w:bCs/>
                  <w:sz w:val="18"/>
                  <w:szCs w:val="18"/>
                </w:rPr>
                <w:t>08</w:t>
              </w:r>
            </w:ins>
          </w:p>
        </w:tc>
        <w:tc>
          <w:tcPr>
            <w:tcW w:w="9009" w:type="dxa"/>
          </w:tcPr>
          <w:p w14:paraId="62CC2B21" w14:textId="2DBF5724" w:rsidR="00C84980" w:rsidRPr="002F3D13" w:rsidRDefault="00C84980" w:rsidP="00C400E0">
            <w:pPr>
              <w:tabs>
                <w:tab w:val="left" w:pos="7920"/>
                <w:tab w:val="right" w:pos="10080"/>
              </w:tabs>
              <w:rPr>
                <w:rStyle w:val="Heading1Char"/>
                <w:rFonts w:asciiTheme="minorHAnsi" w:hAnsiTheme="minorHAnsi"/>
                <w:b w:val="0"/>
                <w:bCs/>
                <w:sz w:val="18"/>
                <w:szCs w:val="18"/>
              </w:rPr>
            </w:pPr>
            <w:r>
              <w:rPr>
                <w:rStyle w:val="Heading1Char"/>
                <w:rFonts w:asciiTheme="minorHAnsi" w:hAnsiTheme="minorHAnsi"/>
                <w:b w:val="0"/>
                <w:bCs/>
                <w:sz w:val="18"/>
                <w:szCs w:val="18"/>
              </w:rPr>
              <w:t xml:space="preserve">Lighting </w:t>
            </w:r>
            <w:del w:id="708" w:author="Alhabibi, Haider@Energy" w:date="2021-11-29T17:14:00Z">
              <w:r w:rsidDel="005666ED">
                <w:rPr>
                  <w:rStyle w:val="Heading1Char"/>
                  <w:rFonts w:asciiTheme="minorHAnsi" w:hAnsiTheme="minorHAnsi"/>
                  <w:b w:val="0"/>
                  <w:bCs/>
                  <w:sz w:val="18"/>
                  <w:szCs w:val="18"/>
                </w:rPr>
                <w:delText xml:space="preserve">and </w:delText>
              </w:r>
            </w:del>
            <w:r>
              <w:rPr>
                <w:rStyle w:val="Heading1Char"/>
                <w:rFonts w:asciiTheme="minorHAnsi" w:hAnsiTheme="minorHAnsi"/>
                <w:b w:val="0"/>
                <w:bCs/>
                <w:sz w:val="18"/>
                <w:szCs w:val="18"/>
              </w:rPr>
              <w:t>controls in garage. (See Section E.)</w:t>
            </w:r>
          </w:p>
        </w:tc>
        <w:tc>
          <w:tcPr>
            <w:tcW w:w="1341" w:type="dxa"/>
          </w:tcPr>
          <w:p w14:paraId="34DC819B" w14:textId="77777777" w:rsidR="00C400E0" w:rsidRPr="002A75A5" w:rsidRDefault="00C400E0" w:rsidP="00C400E0">
            <w:pPr>
              <w:tabs>
                <w:tab w:val="left" w:pos="7920"/>
                <w:tab w:val="right" w:pos="10080"/>
              </w:tabs>
              <w:rPr>
                <w:rStyle w:val="Heading1Char"/>
                <w:rFonts w:asciiTheme="minorHAnsi" w:hAnsiTheme="minorHAnsi"/>
                <w:b w:val="0"/>
                <w:bCs/>
                <w:sz w:val="18"/>
                <w:szCs w:val="18"/>
              </w:rPr>
            </w:pPr>
            <w:r w:rsidRPr="002A75A5">
              <w:rPr>
                <w:rStyle w:val="Heading1Char"/>
                <w:rFonts w:asciiTheme="minorHAnsi" w:hAnsiTheme="minorHAnsi"/>
                <w:b w:val="0"/>
                <w:bCs/>
                <w:sz w:val="18"/>
                <w:szCs w:val="18"/>
              </w:rPr>
              <w:t>&lt;&lt;user selects from list:</w:t>
            </w:r>
          </w:p>
          <w:p w14:paraId="0A64E803" w14:textId="77777777" w:rsidR="00C400E0" w:rsidRPr="002A75A5" w:rsidRDefault="00C400E0" w:rsidP="00C400E0">
            <w:pPr>
              <w:tabs>
                <w:tab w:val="left" w:pos="7920"/>
                <w:tab w:val="right" w:pos="10080"/>
              </w:tabs>
              <w:rPr>
                <w:rStyle w:val="Heading1Char"/>
                <w:rFonts w:asciiTheme="minorHAnsi" w:hAnsiTheme="minorHAnsi"/>
                <w:b w:val="0"/>
                <w:bCs/>
                <w:sz w:val="18"/>
                <w:szCs w:val="18"/>
              </w:rPr>
            </w:pPr>
            <w:r w:rsidRPr="002A75A5">
              <w:rPr>
                <w:rStyle w:val="Heading1Char"/>
                <w:rFonts w:asciiTheme="minorHAnsi" w:hAnsiTheme="minorHAnsi"/>
                <w:b w:val="0"/>
                <w:bCs/>
                <w:sz w:val="18"/>
                <w:szCs w:val="18"/>
              </w:rPr>
              <w:t>*</w:t>
            </w:r>
            <w:proofErr w:type="gramStart"/>
            <w:r w:rsidRPr="002A75A5">
              <w:rPr>
                <w:rStyle w:val="Heading1Char"/>
                <w:rFonts w:asciiTheme="minorHAnsi" w:hAnsiTheme="minorHAnsi"/>
                <w:b w:val="0"/>
                <w:bCs/>
                <w:sz w:val="18"/>
                <w:szCs w:val="18"/>
              </w:rPr>
              <w:t>Yes;</w:t>
            </w:r>
            <w:proofErr w:type="gramEnd"/>
          </w:p>
          <w:p w14:paraId="4D9F6954" w14:textId="5C256041" w:rsidR="00C84980" w:rsidRPr="002F3D13" w:rsidRDefault="00C400E0" w:rsidP="00C400E0">
            <w:pPr>
              <w:tabs>
                <w:tab w:val="left" w:pos="7920"/>
                <w:tab w:val="right" w:pos="10080"/>
              </w:tabs>
              <w:rPr>
                <w:rStyle w:val="Heading1Char"/>
                <w:rFonts w:asciiTheme="minorHAnsi" w:hAnsiTheme="minorHAnsi"/>
                <w:b w:val="0"/>
                <w:bCs/>
                <w:sz w:val="18"/>
                <w:szCs w:val="18"/>
              </w:rPr>
            </w:pPr>
            <w:r w:rsidRPr="002A75A5">
              <w:rPr>
                <w:rStyle w:val="Heading1Char"/>
                <w:rFonts w:asciiTheme="minorHAnsi" w:hAnsiTheme="minorHAnsi"/>
                <w:b w:val="0"/>
                <w:bCs/>
                <w:sz w:val="18"/>
                <w:szCs w:val="18"/>
              </w:rPr>
              <w:t>*No&gt;&gt;</w:t>
            </w:r>
          </w:p>
        </w:tc>
      </w:tr>
      <w:tr w:rsidR="008A1FE7" w:rsidRPr="002F3D13" w14:paraId="62AF9BCE" w14:textId="77777777" w:rsidTr="00974215">
        <w:trPr>
          <w:ins w:id="709" w:author="Alhabibi, Haider@Energy" w:date="2021-09-27T12:05:00Z"/>
        </w:trPr>
        <w:tc>
          <w:tcPr>
            <w:tcW w:w="468" w:type="dxa"/>
            <w:vAlign w:val="center"/>
          </w:tcPr>
          <w:p w14:paraId="2BACBB24" w14:textId="1C58644D" w:rsidR="008A1FE7" w:rsidRPr="002F3D13" w:rsidDel="00DA28C3" w:rsidRDefault="008A43D5" w:rsidP="00C400E0">
            <w:pPr>
              <w:tabs>
                <w:tab w:val="left" w:pos="7920"/>
                <w:tab w:val="right" w:pos="10080"/>
              </w:tabs>
              <w:jc w:val="center"/>
              <w:rPr>
                <w:ins w:id="710" w:author="Alhabibi, Haider@Energy" w:date="2021-09-27T12:05:00Z"/>
                <w:rStyle w:val="Heading1Char"/>
                <w:rFonts w:asciiTheme="minorHAnsi" w:hAnsiTheme="minorHAnsi"/>
                <w:b w:val="0"/>
                <w:bCs/>
                <w:sz w:val="18"/>
                <w:szCs w:val="18"/>
              </w:rPr>
            </w:pPr>
            <w:ins w:id="711" w:author="Alhabibi, Haider@Energy" w:date="2021-09-27T12:06:00Z">
              <w:r>
                <w:rPr>
                  <w:rStyle w:val="Heading1Char"/>
                  <w:rFonts w:asciiTheme="minorHAnsi" w:hAnsiTheme="minorHAnsi"/>
                  <w:b w:val="0"/>
                  <w:bCs/>
                  <w:sz w:val="18"/>
                  <w:szCs w:val="18"/>
                </w:rPr>
                <w:t>09</w:t>
              </w:r>
            </w:ins>
          </w:p>
        </w:tc>
        <w:tc>
          <w:tcPr>
            <w:tcW w:w="9009" w:type="dxa"/>
          </w:tcPr>
          <w:p w14:paraId="1C9410D9" w14:textId="6A97DEB4" w:rsidR="008A1FE7" w:rsidRDefault="008A1FE7" w:rsidP="00C400E0">
            <w:pPr>
              <w:tabs>
                <w:tab w:val="left" w:pos="7920"/>
                <w:tab w:val="right" w:pos="10080"/>
              </w:tabs>
              <w:rPr>
                <w:ins w:id="712" w:author="Alhabibi, Haider@Energy" w:date="2021-09-27T12:05:00Z"/>
                <w:rStyle w:val="Heading1Char"/>
                <w:rFonts w:asciiTheme="minorHAnsi" w:hAnsiTheme="minorHAnsi"/>
                <w:b w:val="0"/>
                <w:bCs/>
                <w:sz w:val="18"/>
                <w:szCs w:val="18"/>
              </w:rPr>
            </w:pPr>
            <w:ins w:id="713" w:author="Alhabibi, Haider@Energy" w:date="2021-09-27T12:05:00Z">
              <w:r w:rsidRPr="008A1FE7">
                <w:rPr>
                  <w:rStyle w:val="Heading1Char"/>
                  <w:rFonts w:asciiTheme="minorHAnsi" w:hAnsiTheme="minorHAnsi"/>
                  <w:b w:val="0"/>
                  <w:bCs/>
                  <w:sz w:val="18"/>
                  <w:szCs w:val="18"/>
                </w:rPr>
                <w:t xml:space="preserve">Lighting and controls in </w:t>
              </w:r>
              <w:r w:rsidR="008A43D5" w:rsidRPr="008A43D5">
                <w:rPr>
                  <w:rStyle w:val="Heading1Char"/>
                  <w:rFonts w:asciiTheme="minorHAnsi" w:hAnsiTheme="minorHAnsi"/>
                  <w:b w:val="0"/>
                  <w:bCs/>
                  <w:sz w:val="18"/>
                  <w:szCs w:val="18"/>
                </w:rPr>
                <w:t>walk-in closets</w:t>
              </w:r>
              <w:r w:rsidRPr="008A1FE7">
                <w:rPr>
                  <w:rStyle w:val="Heading1Char"/>
                  <w:rFonts w:asciiTheme="minorHAnsi" w:hAnsiTheme="minorHAnsi"/>
                  <w:b w:val="0"/>
                  <w:bCs/>
                  <w:sz w:val="18"/>
                  <w:szCs w:val="18"/>
                </w:rPr>
                <w:t>. (See Section E.)</w:t>
              </w:r>
            </w:ins>
          </w:p>
        </w:tc>
        <w:tc>
          <w:tcPr>
            <w:tcW w:w="1341" w:type="dxa"/>
          </w:tcPr>
          <w:p w14:paraId="5B85FE80" w14:textId="77777777" w:rsidR="005F6FB2" w:rsidRPr="005F6FB2" w:rsidRDefault="005F6FB2" w:rsidP="005F6FB2">
            <w:pPr>
              <w:tabs>
                <w:tab w:val="left" w:pos="7920"/>
                <w:tab w:val="right" w:pos="10080"/>
              </w:tabs>
              <w:rPr>
                <w:ins w:id="714" w:author="Alhabibi, Haider@Energy" w:date="2021-09-27T12:06:00Z"/>
                <w:rStyle w:val="Heading1Char"/>
                <w:rFonts w:asciiTheme="minorHAnsi" w:hAnsiTheme="minorHAnsi"/>
                <w:b w:val="0"/>
                <w:bCs/>
                <w:sz w:val="18"/>
                <w:szCs w:val="18"/>
              </w:rPr>
            </w:pPr>
            <w:ins w:id="715" w:author="Alhabibi, Haider@Energy" w:date="2021-09-27T12:06:00Z">
              <w:r w:rsidRPr="005F6FB2">
                <w:rPr>
                  <w:rStyle w:val="Heading1Char"/>
                  <w:rFonts w:asciiTheme="minorHAnsi" w:hAnsiTheme="minorHAnsi"/>
                  <w:b w:val="0"/>
                  <w:bCs/>
                  <w:sz w:val="18"/>
                  <w:szCs w:val="18"/>
                </w:rPr>
                <w:t>&lt;&lt;user selects from list:</w:t>
              </w:r>
            </w:ins>
          </w:p>
          <w:p w14:paraId="3E8169B0" w14:textId="77777777" w:rsidR="005F6FB2" w:rsidRPr="005F6FB2" w:rsidRDefault="005F6FB2" w:rsidP="005F6FB2">
            <w:pPr>
              <w:tabs>
                <w:tab w:val="left" w:pos="7920"/>
                <w:tab w:val="right" w:pos="10080"/>
              </w:tabs>
              <w:rPr>
                <w:ins w:id="716" w:author="Alhabibi, Haider@Energy" w:date="2021-09-27T12:06:00Z"/>
                <w:rStyle w:val="Heading1Char"/>
                <w:rFonts w:asciiTheme="minorHAnsi" w:hAnsiTheme="minorHAnsi"/>
                <w:b w:val="0"/>
                <w:bCs/>
                <w:sz w:val="18"/>
                <w:szCs w:val="18"/>
              </w:rPr>
            </w:pPr>
            <w:ins w:id="717" w:author="Alhabibi, Haider@Energy" w:date="2021-09-27T12:06:00Z">
              <w:r w:rsidRPr="005F6FB2">
                <w:rPr>
                  <w:rStyle w:val="Heading1Char"/>
                  <w:rFonts w:asciiTheme="minorHAnsi" w:hAnsiTheme="minorHAnsi"/>
                  <w:b w:val="0"/>
                  <w:bCs/>
                  <w:sz w:val="18"/>
                  <w:szCs w:val="18"/>
                </w:rPr>
                <w:t>*</w:t>
              </w:r>
              <w:proofErr w:type="gramStart"/>
              <w:r w:rsidRPr="005F6FB2">
                <w:rPr>
                  <w:rStyle w:val="Heading1Char"/>
                  <w:rFonts w:asciiTheme="minorHAnsi" w:hAnsiTheme="minorHAnsi"/>
                  <w:b w:val="0"/>
                  <w:bCs/>
                  <w:sz w:val="18"/>
                  <w:szCs w:val="18"/>
                </w:rPr>
                <w:t>Yes;</w:t>
              </w:r>
              <w:proofErr w:type="gramEnd"/>
            </w:ins>
          </w:p>
          <w:p w14:paraId="77571438" w14:textId="05C06214" w:rsidR="008A1FE7" w:rsidRPr="002A75A5" w:rsidRDefault="005F6FB2" w:rsidP="005F6FB2">
            <w:pPr>
              <w:tabs>
                <w:tab w:val="left" w:pos="7920"/>
                <w:tab w:val="right" w:pos="10080"/>
              </w:tabs>
              <w:rPr>
                <w:ins w:id="718" w:author="Alhabibi, Haider@Energy" w:date="2021-09-27T12:05:00Z"/>
                <w:rStyle w:val="Heading1Char"/>
                <w:rFonts w:asciiTheme="minorHAnsi" w:hAnsiTheme="minorHAnsi"/>
                <w:b w:val="0"/>
                <w:bCs/>
                <w:sz w:val="18"/>
                <w:szCs w:val="18"/>
              </w:rPr>
            </w:pPr>
            <w:ins w:id="719" w:author="Alhabibi, Haider@Energy" w:date="2021-09-27T12:06:00Z">
              <w:r w:rsidRPr="005F6FB2">
                <w:rPr>
                  <w:rStyle w:val="Heading1Char"/>
                  <w:rFonts w:asciiTheme="minorHAnsi" w:hAnsiTheme="minorHAnsi"/>
                  <w:b w:val="0"/>
                  <w:bCs/>
                  <w:sz w:val="18"/>
                  <w:szCs w:val="18"/>
                </w:rPr>
                <w:t>*No&gt;&gt;</w:t>
              </w:r>
            </w:ins>
          </w:p>
        </w:tc>
      </w:tr>
      <w:tr w:rsidR="00FC6432" w:rsidRPr="002F3D13" w14:paraId="68FBC961" w14:textId="77777777" w:rsidTr="00974215">
        <w:trPr>
          <w:ins w:id="720" w:author="Alhabibi, Haider@Energy" w:date="2022-02-28T18:55:00Z"/>
        </w:trPr>
        <w:tc>
          <w:tcPr>
            <w:tcW w:w="468" w:type="dxa"/>
            <w:vAlign w:val="center"/>
          </w:tcPr>
          <w:p w14:paraId="053F8F5A" w14:textId="5A1624AB" w:rsidR="00FC6432" w:rsidRDefault="00FC6432" w:rsidP="00C400E0">
            <w:pPr>
              <w:tabs>
                <w:tab w:val="left" w:pos="7920"/>
                <w:tab w:val="right" w:pos="10080"/>
              </w:tabs>
              <w:jc w:val="center"/>
              <w:rPr>
                <w:ins w:id="721" w:author="Alhabibi, Haider@Energy" w:date="2022-02-28T18:55:00Z"/>
                <w:rStyle w:val="Heading1Char"/>
                <w:rFonts w:asciiTheme="minorHAnsi" w:hAnsiTheme="minorHAnsi"/>
                <w:b w:val="0"/>
                <w:bCs/>
                <w:sz w:val="18"/>
                <w:szCs w:val="18"/>
              </w:rPr>
            </w:pPr>
            <w:ins w:id="722" w:author="Alhabibi, Haider@Energy" w:date="2022-02-28T18:55:00Z">
              <w:r>
                <w:rPr>
                  <w:rStyle w:val="Heading1Char"/>
                  <w:rFonts w:asciiTheme="minorHAnsi" w:hAnsiTheme="minorHAnsi"/>
                  <w:b w:val="0"/>
                  <w:bCs/>
                  <w:sz w:val="18"/>
                  <w:szCs w:val="18"/>
                </w:rPr>
                <w:t>10</w:t>
              </w:r>
            </w:ins>
          </w:p>
        </w:tc>
        <w:tc>
          <w:tcPr>
            <w:tcW w:w="9009" w:type="dxa"/>
          </w:tcPr>
          <w:p w14:paraId="726B136F" w14:textId="525D0CFD" w:rsidR="00FC6432" w:rsidRPr="00FB2E11" w:rsidRDefault="002A0D6B" w:rsidP="00C400E0">
            <w:pPr>
              <w:tabs>
                <w:tab w:val="left" w:pos="7920"/>
                <w:tab w:val="right" w:pos="10080"/>
              </w:tabs>
              <w:rPr>
                <w:ins w:id="723" w:author="Alhabibi, Haider@Energy" w:date="2022-02-28T18:55:00Z"/>
                <w:rStyle w:val="Heading1Char"/>
                <w:rFonts w:asciiTheme="minorHAnsi" w:hAnsiTheme="minorHAnsi"/>
                <w:b w:val="0"/>
                <w:bCs/>
                <w:sz w:val="18"/>
                <w:szCs w:val="18"/>
              </w:rPr>
            </w:pPr>
            <w:ins w:id="724" w:author="Alhabibi, Haider@Energy" w:date="2022-02-28T18:57:00Z">
              <w:r w:rsidRPr="00FB2E11">
                <w:rPr>
                  <w:rStyle w:val="Heading1Char"/>
                  <w:rFonts w:asciiTheme="minorHAnsi" w:hAnsiTheme="minorHAnsi"/>
                  <w:b w:val="0"/>
                  <w:bCs/>
                  <w:sz w:val="18"/>
                  <w:szCs w:val="18"/>
                </w:rPr>
                <w:t>L</w:t>
              </w:r>
              <w:r w:rsidRPr="00FB2E11">
                <w:rPr>
                  <w:rStyle w:val="Heading1Char"/>
                  <w:rFonts w:asciiTheme="minorHAnsi" w:hAnsiTheme="minorHAnsi"/>
                  <w:b w:val="0"/>
                  <w:bCs/>
                  <w:sz w:val="18"/>
                  <w:szCs w:val="18"/>
                  <w:rPrChange w:id="725" w:author="Alhabibi, Haider@Energy" w:date="2022-02-28T18:57:00Z">
                    <w:rPr>
                      <w:rStyle w:val="Heading1Char"/>
                      <w:rFonts w:asciiTheme="minorHAnsi" w:hAnsiTheme="minorHAnsi"/>
                      <w:sz w:val="18"/>
                      <w:szCs w:val="18"/>
                    </w:rPr>
                  </w:rPrChange>
                </w:rPr>
                <w:t>ighting</w:t>
              </w:r>
              <w:r w:rsidRPr="00FB2E11">
                <w:rPr>
                  <w:rStyle w:val="Heading1Char"/>
                  <w:rFonts w:asciiTheme="minorHAnsi" w:hAnsiTheme="minorHAnsi"/>
                  <w:b w:val="0"/>
                  <w:bCs/>
                  <w:sz w:val="18"/>
                  <w:szCs w:val="18"/>
                  <w:rPrChange w:id="726" w:author="Alhabibi, Haider@Energy" w:date="2022-02-28T18:57:00Z">
                    <w:rPr>
                      <w:rStyle w:val="Heading1Char"/>
                      <w:rFonts w:asciiTheme="minorHAnsi" w:hAnsiTheme="minorHAnsi"/>
                      <w:bCs/>
                      <w:sz w:val="18"/>
                      <w:szCs w:val="18"/>
                    </w:rPr>
                  </w:rPrChange>
                </w:rPr>
                <w:t xml:space="preserve"> controls in interior rooms</w:t>
              </w:r>
            </w:ins>
            <w:ins w:id="727" w:author="Alhabibi, Haider@Energy" w:date="2022-02-28T18:55:00Z">
              <w:r w:rsidR="00FC6432" w:rsidRPr="00FB2E11">
                <w:rPr>
                  <w:rStyle w:val="Heading1Char"/>
                  <w:rFonts w:asciiTheme="minorHAnsi" w:hAnsiTheme="minorHAnsi"/>
                  <w:b w:val="0"/>
                  <w:bCs/>
                  <w:sz w:val="18"/>
                  <w:szCs w:val="18"/>
                </w:rPr>
                <w:t>. (See Section F)</w:t>
              </w:r>
            </w:ins>
          </w:p>
        </w:tc>
        <w:tc>
          <w:tcPr>
            <w:tcW w:w="1341" w:type="dxa"/>
          </w:tcPr>
          <w:p w14:paraId="10D57BD1" w14:textId="77777777" w:rsidR="00FC6432" w:rsidRPr="005F6FB2" w:rsidRDefault="00FC6432" w:rsidP="005F6FB2">
            <w:pPr>
              <w:tabs>
                <w:tab w:val="left" w:pos="7920"/>
                <w:tab w:val="right" w:pos="10080"/>
              </w:tabs>
              <w:rPr>
                <w:ins w:id="728" w:author="Alhabibi, Haider@Energy" w:date="2022-02-28T18:55:00Z"/>
                <w:rStyle w:val="Heading1Char"/>
                <w:rFonts w:asciiTheme="minorHAnsi" w:hAnsiTheme="minorHAnsi"/>
                <w:b w:val="0"/>
                <w:bCs/>
                <w:sz w:val="18"/>
                <w:szCs w:val="18"/>
              </w:rPr>
            </w:pPr>
          </w:p>
        </w:tc>
      </w:tr>
      <w:tr w:rsidR="00C84980" w:rsidRPr="002F3D13" w14:paraId="02C6BB09" w14:textId="77777777" w:rsidTr="00974215">
        <w:tc>
          <w:tcPr>
            <w:tcW w:w="468" w:type="dxa"/>
            <w:vAlign w:val="center"/>
          </w:tcPr>
          <w:p w14:paraId="3489AB84" w14:textId="0F975E71" w:rsidR="00C84980" w:rsidRPr="002F3D13" w:rsidRDefault="00D2099D" w:rsidP="00C400E0">
            <w:pPr>
              <w:tabs>
                <w:tab w:val="left" w:pos="7920"/>
                <w:tab w:val="right" w:pos="10080"/>
              </w:tabs>
              <w:jc w:val="center"/>
              <w:rPr>
                <w:rStyle w:val="Heading1Char"/>
                <w:rFonts w:asciiTheme="minorHAnsi" w:hAnsiTheme="minorHAnsi"/>
                <w:b w:val="0"/>
                <w:bCs/>
                <w:sz w:val="18"/>
                <w:szCs w:val="18"/>
              </w:rPr>
            </w:pPr>
            <w:del w:id="729" w:author="Alhabibi, Haider@Energy" w:date="2022-02-28T18:57:00Z">
              <w:r w:rsidDel="00FB2E11">
                <w:rPr>
                  <w:rStyle w:val="Heading1Char"/>
                  <w:rFonts w:asciiTheme="minorHAnsi" w:hAnsiTheme="minorHAnsi"/>
                  <w:b w:val="0"/>
                  <w:bCs/>
                  <w:sz w:val="18"/>
                  <w:szCs w:val="18"/>
                </w:rPr>
                <w:delText>10</w:delText>
              </w:r>
            </w:del>
            <w:ins w:id="730" w:author="Alhabibi, Haider@Energy" w:date="2022-02-28T18:57:00Z">
              <w:r w:rsidR="00FB2E11">
                <w:rPr>
                  <w:rStyle w:val="Heading1Char"/>
                  <w:rFonts w:asciiTheme="minorHAnsi" w:hAnsiTheme="minorHAnsi"/>
                  <w:b w:val="0"/>
                  <w:bCs/>
                  <w:sz w:val="18"/>
                  <w:szCs w:val="18"/>
                </w:rPr>
                <w:t>11</w:t>
              </w:r>
            </w:ins>
          </w:p>
        </w:tc>
        <w:tc>
          <w:tcPr>
            <w:tcW w:w="9009" w:type="dxa"/>
          </w:tcPr>
          <w:p w14:paraId="2085ADC3" w14:textId="4C9FA440" w:rsidR="00C84980" w:rsidRPr="002F3D13" w:rsidRDefault="00A24A2A" w:rsidP="00C400E0">
            <w:pPr>
              <w:tabs>
                <w:tab w:val="left" w:pos="7920"/>
                <w:tab w:val="right" w:pos="10080"/>
              </w:tabs>
              <w:rPr>
                <w:rStyle w:val="Heading1Char"/>
                <w:rFonts w:asciiTheme="minorHAnsi" w:hAnsiTheme="minorHAnsi"/>
                <w:b w:val="0"/>
                <w:bCs/>
                <w:sz w:val="18"/>
                <w:szCs w:val="18"/>
              </w:rPr>
            </w:pPr>
            <w:ins w:id="731" w:author="Alhabibi, Haider@Energy" w:date="2021-11-29T17:15:00Z">
              <w:r w:rsidRPr="00A24A2A">
                <w:rPr>
                  <w:rStyle w:val="Heading1Char"/>
                  <w:rFonts w:asciiTheme="minorHAnsi" w:hAnsiTheme="minorHAnsi"/>
                  <w:b w:val="0"/>
                  <w:bCs/>
                  <w:sz w:val="18"/>
                  <w:szCs w:val="18"/>
                </w:rPr>
                <w:t>Screw Based luminaires</w:t>
              </w:r>
            </w:ins>
            <w:ins w:id="732" w:author="Alhabibi, Haider@Energy" w:date="2021-11-29T17:27:00Z">
              <w:r w:rsidR="00AC192B">
                <w:rPr>
                  <w:rStyle w:val="Heading1Char"/>
                  <w:rFonts w:asciiTheme="minorHAnsi" w:hAnsiTheme="minorHAnsi"/>
                  <w:b w:val="0"/>
                  <w:bCs/>
                  <w:sz w:val="18"/>
                  <w:szCs w:val="18"/>
                </w:rPr>
                <w:t>.</w:t>
              </w:r>
            </w:ins>
            <w:del w:id="733" w:author="Alhabibi, Haider@Energy" w:date="2021-11-29T17:15:00Z">
              <w:r w:rsidR="00C84980" w:rsidDel="00245478">
                <w:rPr>
                  <w:rStyle w:val="Heading1Char"/>
                  <w:rFonts w:asciiTheme="minorHAnsi" w:hAnsiTheme="minorHAnsi"/>
                  <w:b w:val="0"/>
                  <w:bCs/>
                  <w:sz w:val="18"/>
                  <w:szCs w:val="18"/>
                </w:rPr>
                <w:delText>Outdoor lighting and controls</w:delText>
              </w:r>
            </w:del>
            <w:r w:rsidR="00C84980">
              <w:rPr>
                <w:rStyle w:val="Heading1Char"/>
                <w:rFonts w:asciiTheme="minorHAnsi" w:hAnsiTheme="minorHAnsi"/>
                <w:b w:val="0"/>
                <w:bCs/>
                <w:sz w:val="18"/>
                <w:szCs w:val="18"/>
              </w:rPr>
              <w:t xml:space="preserve">. (See Section </w:t>
            </w:r>
            <w:ins w:id="734" w:author="Alhabibi, Haider@Energy" w:date="2022-02-28T18:55:00Z">
              <w:r w:rsidR="00CB452B">
                <w:rPr>
                  <w:rStyle w:val="Heading1Char"/>
                  <w:rFonts w:asciiTheme="minorHAnsi" w:hAnsiTheme="minorHAnsi"/>
                  <w:b w:val="0"/>
                  <w:bCs/>
                  <w:sz w:val="18"/>
                  <w:szCs w:val="18"/>
                </w:rPr>
                <w:t>G</w:t>
              </w:r>
            </w:ins>
            <w:del w:id="735" w:author="Alhabibi, Haider@Energy" w:date="2021-11-29T17:26:00Z">
              <w:r w:rsidR="00C84980" w:rsidDel="002A5EFD">
                <w:rPr>
                  <w:rStyle w:val="Heading1Char"/>
                  <w:rFonts w:asciiTheme="minorHAnsi" w:hAnsiTheme="minorHAnsi"/>
                  <w:b w:val="0"/>
                  <w:bCs/>
                  <w:sz w:val="18"/>
                  <w:szCs w:val="18"/>
                </w:rPr>
                <w:delText>H</w:delText>
              </w:r>
            </w:del>
            <w:r w:rsidR="00C84980">
              <w:rPr>
                <w:rStyle w:val="Heading1Char"/>
                <w:rFonts w:asciiTheme="minorHAnsi" w:hAnsiTheme="minorHAnsi"/>
                <w:b w:val="0"/>
                <w:bCs/>
                <w:sz w:val="18"/>
                <w:szCs w:val="18"/>
              </w:rPr>
              <w:t>.)</w:t>
            </w:r>
          </w:p>
        </w:tc>
        <w:tc>
          <w:tcPr>
            <w:tcW w:w="1341" w:type="dxa"/>
          </w:tcPr>
          <w:p w14:paraId="20EA7B0D" w14:textId="77777777" w:rsidR="00C400E0" w:rsidRPr="002A75A5" w:rsidRDefault="00C400E0" w:rsidP="00C400E0">
            <w:pPr>
              <w:tabs>
                <w:tab w:val="left" w:pos="7920"/>
                <w:tab w:val="right" w:pos="10080"/>
              </w:tabs>
              <w:rPr>
                <w:rStyle w:val="Heading1Char"/>
                <w:rFonts w:asciiTheme="minorHAnsi" w:hAnsiTheme="minorHAnsi"/>
                <w:b w:val="0"/>
                <w:bCs/>
                <w:sz w:val="18"/>
                <w:szCs w:val="18"/>
              </w:rPr>
            </w:pPr>
            <w:r w:rsidRPr="002A75A5">
              <w:rPr>
                <w:rStyle w:val="Heading1Char"/>
                <w:rFonts w:asciiTheme="minorHAnsi" w:hAnsiTheme="minorHAnsi"/>
                <w:b w:val="0"/>
                <w:bCs/>
                <w:sz w:val="18"/>
                <w:szCs w:val="18"/>
              </w:rPr>
              <w:t>&lt;&lt;user selects from list:</w:t>
            </w:r>
          </w:p>
          <w:p w14:paraId="5E7F689A" w14:textId="77777777" w:rsidR="00C400E0" w:rsidRPr="002A75A5" w:rsidRDefault="00C400E0" w:rsidP="00C400E0">
            <w:pPr>
              <w:tabs>
                <w:tab w:val="left" w:pos="7920"/>
                <w:tab w:val="right" w:pos="10080"/>
              </w:tabs>
              <w:rPr>
                <w:rStyle w:val="Heading1Char"/>
                <w:rFonts w:asciiTheme="minorHAnsi" w:hAnsiTheme="minorHAnsi"/>
                <w:b w:val="0"/>
                <w:bCs/>
                <w:sz w:val="18"/>
                <w:szCs w:val="18"/>
              </w:rPr>
            </w:pPr>
            <w:r w:rsidRPr="002A75A5">
              <w:rPr>
                <w:rStyle w:val="Heading1Char"/>
                <w:rFonts w:asciiTheme="minorHAnsi" w:hAnsiTheme="minorHAnsi"/>
                <w:b w:val="0"/>
                <w:bCs/>
                <w:sz w:val="18"/>
                <w:szCs w:val="18"/>
              </w:rPr>
              <w:t>*</w:t>
            </w:r>
            <w:proofErr w:type="gramStart"/>
            <w:r w:rsidRPr="002A75A5">
              <w:rPr>
                <w:rStyle w:val="Heading1Char"/>
                <w:rFonts w:asciiTheme="minorHAnsi" w:hAnsiTheme="minorHAnsi"/>
                <w:b w:val="0"/>
                <w:bCs/>
                <w:sz w:val="18"/>
                <w:szCs w:val="18"/>
              </w:rPr>
              <w:t>Yes;</w:t>
            </w:r>
            <w:proofErr w:type="gramEnd"/>
          </w:p>
          <w:p w14:paraId="4367DE44" w14:textId="58DCD5B4" w:rsidR="00C84980" w:rsidRPr="002F3D13" w:rsidRDefault="00C400E0" w:rsidP="00C400E0">
            <w:pPr>
              <w:tabs>
                <w:tab w:val="left" w:pos="7920"/>
                <w:tab w:val="right" w:pos="10080"/>
              </w:tabs>
              <w:rPr>
                <w:rStyle w:val="Heading1Char"/>
                <w:rFonts w:asciiTheme="minorHAnsi" w:hAnsiTheme="minorHAnsi"/>
                <w:b w:val="0"/>
                <w:bCs/>
                <w:sz w:val="18"/>
                <w:szCs w:val="18"/>
              </w:rPr>
            </w:pPr>
            <w:r w:rsidRPr="002A75A5">
              <w:rPr>
                <w:rStyle w:val="Heading1Char"/>
                <w:rFonts w:asciiTheme="minorHAnsi" w:hAnsiTheme="minorHAnsi"/>
                <w:b w:val="0"/>
                <w:bCs/>
                <w:sz w:val="18"/>
                <w:szCs w:val="18"/>
              </w:rPr>
              <w:t>*No&gt;&gt;</w:t>
            </w:r>
          </w:p>
        </w:tc>
      </w:tr>
      <w:tr w:rsidR="00C84980" w:rsidRPr="002F3D13" w14:paraId="57DA9D35" w14:textId="77777777" w:rsidTr="00974215">
        <w:tc>
          <w:tcPr>
            <w:tcW w:w="468" w:type="dxa"/>
            <w:vAlign w:val="center"/>
          </w:tcPr>
          <w:p w14:paraId="1D020411" w14:textId="7E81C79E" w:rsidR="00C84980" w:rsidRPr="002F3D13" w:rsidRDefault="00C84980" w:rsidP="00C400E0">
            <w:pPr>
              <w:tabs>
                <w:tab w:val="left" w:pos="7920"/>
                <w:tab w:val="right" w:pos="10080"/>
              </w:tabs>
              <w:jc w:val="center"/>
              <w:rPr>
                <w:rStyle w:val="Heading1Char"/>
                <w:rFonts w:asciiTheme="minorHAnsi" w:hAnsiTheme="minorHAnsi"/>
                <w:b w:val="0"/>
                <w:bCs/>
                <w:sz w:val="18"/>
                <w:szCs w:val="18"/>
              </w:rPr>
            </w:pPr>
            <w:del w:id="736" w:author="Alhabibi, Haider@Energy" w:date="2022-02-28T18:57:00Z">
              <w:r w:rsidRPr="002F3D13" w:rsidDel="00FB2E11">
                <w:rPr>
                  <w:rStyle w:val="Heading1Char"/>
                  <w:rFonts w:asciiTheme="minorHAnsi" w:hAnsiTheme="minorHAnsi"/>
                  <w:b w:val="0"/>
                  <w:bCs/>
                  <w:sz w:val="18"/>
                  <w:szCs w:val="18"/>
                </w:rPr>
                <w:delText>1</w:delText>
              </w:r>
              <w:r w:rsidR="00D2099D" w:rsidDel="00FB2E11">
                <w:rPr>
                  <w:rStyle w:val="Heading1Char"/>
                  <w:rFonts w:asciiTheme="minorHAnsi" w:hAnsiTheme="minorHAnsi"/>
                  <w:b w:val="0"/>
                  <w:bCs/>
                  <w:sz w:val="18"/>
                  <w:szCs w:val="18"/>
                </w:rPr>
                <w:delText>1</w:delText>
              </w:r>
            </w:del>
            <w:ins w:id="737" w:author="Alhabibi, Haider@Energy" w:date="2022-02-28T18:57:00Z">
              <w:r w:rsidR="00FB2E11">
                <w:rPr>
                  <w:rStyle w:val="Heading1Char"/>
                  <w:rFonts w:asciiTheme="minorHAnsi" w:hAnsiTheme="minorHAnsi"/>
                  <w:b w:val="0"/>
                  <w:bCs/>
                  <w:sz w:val="18"/>
                  <w:szCs w:val="18"/>
                </w:rPr>
                <w:t>12</w:t>
              </w:r>
            </w:ins>
          </w:p>
        </w:tc>
        <w:tc>
          <w:tcPr>
            <w:tcW w:w="9009" w:type="dxa"/>
          </w:tcPr>
          <w:p w14:paraId="7162B1B4" w14:textId="10963554" w:rsidR="00C84980" w:rsidRPr="002F3D13" w:rsidRDefault="00D472C6" w:rsidP="00C400E0">
            <w:pPr>
              <w:tabs>
                <w:tab w:val="left" w:pos="7920"/>
                <w:tab w:val="right" w:pos="10080"/>
              </w:tabs>
              <w:rPr>
                <w:rStyle w:val="Heading1Char"/>
                <w:rFonts w:asciiTheme="minorHAnsi" w:hAnsiTheme="minorHAnsi"/>
                <w:b w:val="0"/>
                <w:bCs/>
                <w:sz w:val="18"/>
                <w:szCs w:val="18"/>
              </w:rPr>
            </w:pPr>
            <w:ins w:id="738" w:author="Alhabibi, Haider@Energy" w:date="2021-11-29T19:10:00Z">
              <w:r>
                <w:rPr>
                  <w:rStyle w:val="Heading1Char"/>
                  <w:rFonts w:asciiTheme="minorHAnsi" w:hAnsiTheme="minorHAnsi"/>
                  <w:b w:val="0"/>
                  <w:bCs/>
                  <w:sz w:val="18"/>
                  <w:szCs w:val="18"/>
                </w:rPr>
                <w:t>A</w:t>
              </w:r>
            </w:ins>
            <w:ins w:id="739" w:author="Alhabibi, Haider@Energy" w:date="2021-11-29T17:25:00Z">
              <w:r w:rsidR="00523F7D" w:rsidRPr="002F3D13">
                <w:rPr>
                  <w:rStyle w:val="Heading1Char"/>
                  <w:rFonts w:asciiTheme="minorHAnsi" w:hAnsiTheme="minorHAnsi"/>
                  <w:b w:val="0"/>
                  <w:bCs/>
                  <w:sz w:val="18"/>
                  <w:szCs w:val="18"/>
                </w:rPr>
                <w:t>ddress signs</w:t>
              </w:r>
            </w:ins>
            <w:ins w:id="740" w:author="Alhabibi, Haider@Energy" w:date="2021-11-29T17:27:00Z">
              <w:r w:rsidR="00AC192B">
                <w:rPr>
                  <w:rStyle w:val="Heading1Char"/>
                  <w:rFonts w:asciiTheme="minorHAnsi" w:hAnsiTheme="minorHAnsi"/>
                  <w:b w:val="0"/>
                  <w:bCs/>
                  <w:sz w:val="18"/>
                  <w:szCs w:val="18"/>
                </w:rPr>
                <w:t>.</w:t>
              </w:r>
            </w:ins>
            <w:del w:id="741" w:author="Alhabibi, Haider@Energy" w:date="2021-09-27T11:32:00Z">
              <w:r w:rsidR="00C84980" w:rsidDel="00A652AC">
                <w:rPr>
                  <w:rStyle w:val="Heading1Char"/>
                  <w:rFonts w:asciiTheme="minorHAnsi" w:hAnsiTheme="minorHAnsi"/>
                  <w:b w:val="0"/>
                  <w:bCs/>
                  <w:sz w:val="18"/>
                  <w:szCs w:val="18"/>
                </w:rPr>
                <w:delText>Blank electrical boxes installed more than 5 feet from finished floor</w:delText>
              </w:r>
            </w:del>
            <w:r w:rsidR="00C84980">
              <w:rPr>
                <w:rStyle w:val="Heading1Char"/>
                <w:rFonts w:asciiTheme="minorHAnsi" w:hAnsiTheme="minorHAnsi"/>
                <w:b w:val="0"/>
                <w:bCs/>
                <w:sz w:val="18"/>
                <w:szCs w:val="18"/>
              </w:rPr>
              <w:t xml:space="preserve">. (See Section </w:t>
            </w:r>
            <w:ins w:id="742" w:author="Alhabibi, Haider@Energy" w:date="2022-02-28T18:58:00Z">
              <w:r w:rsidR="00C05CE7">
                <w:rPr>
                  <w:rStyle w:val="Heading1Char"/>
                  <w:rFonts w:asciiTheme="minorHAnsi" w:hAnsiTheme="minorHAnsi"/>
                  <w:b w:val="0"/>
                  <w:bCs/>
                  <w:sz w:val="18"/>
                  <w:szCs w:val="18"/>
                </w:rPr>
                <w:t>H</w:t>
              </w:r>
            </w:ins>
            <w:del w:id="743" w:author="Alhabibi, Haider@Energy" w:date="2021-11-29T17:26:00Z">
              <w:r w:rsidR="00C84980" w:rsidDel="002A5EFD">
                <w:rPr>
                  <w:rStyle w:val="Heading1Char"/>
                  <w:rFonts w:asciiTheme="minorHAnsi" w:hAnsiTheme="minorHAnsi"/>
                  <w:b w:val="0"/>
                  <w:bCs/>
                  <w:sz w:val="18"/>
                  <w:szCs w:val="18"/>
                </w:rPr>
                <w:delText>F</w:delText>
              </w:r>
            </w:del>
            <w:r w:rsidR="00C84980">
              <w:rPr>
                <w:rStyle w:val="Heading1Char"/>
                <w:rFonts w:asciiTheme="minorHAnsi" w:hAnsiTheme="minorHAnsi"/>
                <w:b w:val="0"/>
                <w:bCs/>
                <w:sz w:val="18"/>
                <w:szCs w:val="18"/>
              </w:rPr>
              <w:t>.)</w:t>
            </w:r>
          </w:p>
        </w:tc>
        <w:tc>
          <w:tcPr>
            <w:tcW w:w="1341" w:type="dxa"/>
          </w:tcPr>
          <w:p w14:paraId="2AFF3A9A" w14:textId="77777777" w:rsidR="00C400E0" w:rsidRPr="002A75A5" w:rsidRDefault="00C400E0" w:rsidP="00C400E0">
            <w:pPr>
              <w:tabs>
                <w:tab w:val="left" w:pos="7920"/>
                <w:tab w:val="right" w:pos="10080"/>
              </w:tabs>
              <w:rPr>
                <w:rStyle w:val="Heading1Char"/>
                <w:rFonts w:asciiTheme="minorHAnsi" w:hAnsiTheme="minorHAnsi"/>
                <w:b w:val="0"/>
                <w:bCs/>
                <w:sz w:val="18"/>
                <w:szCs w:val="18"/>
              </w:rPr>
            </w:pPr>
            <w:r w:rsidRPr="002A75A5">
              <w:rPr>
                <w:rStyle w:val="Heading1Char"/>
                <w:rFonts w:asciiTheme="minorHAnsi" w:hAnsiTheme="minorHAnsi"/>
                <w:b w:val="0"/>
                <w:bCs/>
                <w:sz w:val="18"/>
                <w:szCs w:val="18"/>
              </w:rPr>
              <w:t>&lt;&lt;user selects from list:</w:t>
            </w:r>
          </w:p>
          <w:p w14:paraId="1C77E21D" w14:textId="77777777" w:rsidR="00C400E0" w:rsidRPr="002A75A5" w:rsidRDefault="00C400E0" w:rsidP="00C400E0">
            <w:pPr>
              <w:tabs>
                <w:tab w:val="left" w:pos="7920"/>
                <w:tab w:val="right" w:pos="10080"/>
              </w:tabs>
              <w:rPr>
                <w:rStyle w:val="Heading1Char"/>
                <w:rFonts w:asciiTheme="minorHAnsi" w:hAnsiTheme="minorHAnsi"/>
                <w:b w:val="0"/>
                <w:bCs/>
                <w:sz w:val="18"/>
                <w:szCs w:val="18"/>
              </w:rPr>
            </w:pPr>
            <w:r w:rsidRPr="002A75A5">
              <w:rPr>
                <w:rStyle w:val="Heading1Char"/>
                <w:rFonts w:asciiTheme="minorHAnsi" w:hAnsiTheme="minorHAnsi"/>
                <w:b w:val="0"/>
                <w:bCs/>
                <w:sz w:val="18"/>
                <w:szCs w:val="18"/>
              </w:rPr>
              <w:t>*</w:t>
            </w:r>
            <w:proofErr w:type="gramStart"/>
            <w:r w:rsidRPr="002A75A5">
              <w:rPr>
                <w:rStyle w:val="Heading1Char"/>
                <w:rFonts w:asciiTheme="minorHAnsi" w:hAnsiTheme="minorHAnsi"/>
                <w:b w:val="0"/>
                <w:bCs/>
                <w:sz w:val="18"/>
                <w:szCs w:val="18"/>
              </w:rPr>
              <w:t>Yes;</w:t>
            </w:r>
            <w:proofErr w:type="gramEnd"/>
          </w:p>
          <w:p w14:paraId="724839B4" w14:textId="3E2A46E8" w:rsidR="00C84980" w:rsidRPr="002F3D13" w:rsidRDefault="00C400E0" w:rsidP="00C400E0">
            <w:pPr>
              <w:tabs>
                <w:tab w:val="left" w:pos="7920"/>
                <w:tab w:val="right" w:pos="10080"/>
              </w:tabs>
              <w:rPr>
                <w:rStyle w:val="Heading1Char"/>
                <w:rFonts w:asciiTheme="minorHAnsi" w:hAnsiTheme="minorHAnsi"/>
                <w:b w:val="0"/>
                <w:bCs/>
                <w:sz w:val="18"/>
                <w:szCs w:val="18"/>
              </w:rPr>
            </w:pPr>
            <w:r w:rsidRPr="002A75A5">
              <w:rPr>
                <w:rStyle w:val="Heading1Char"/>
                <w:rFonts w:asciiTheme="minorHAnsi" w:hAnsiTheme="minorHAnsi"/>
                <w:b w:val="0"/>
                <w:bCs/>
                <w:sz w:val="18"/>
                <w:szCs w:val="18"/>
              </w:rPr>
              <w:t>*No&gt;&gt;</w:t>
            </w:r>
          </w:p>
        </w:tc>
      </w:tr>
      <w:tr w:rsidR="00C84980" w:rsidRPr="002F3D13" w14:paraId="36A52363" w14:textId="77777777" w:rsidTr="00974215">
        <w:tc>
          <w:tcPr>
            <w:tcW w:w="468" w:type="dxa"/>
            <w:vAlign w:val="center"/>
          </w:tcPr>
          <w:p w14:paraId="78CDECF7" w14:textId="03F5DB74" w:rsidR="00C84980" w:rsidRPr="002F3D13" w:rsidRDefault="00C84980" w:rsidP="00C400E0">
            <w:pPr>
              <w:tabs>
                <w:tab w:val="left" w:pos="7920"/>
                <w:tab w:val="right" w:pos="10080"/>
              </w:tabs>
              <w:jc w:val="center"/>
              <w:rPr>
                <w:rStyle w:val="Heading1Char"/>
                <w:rFonts w:asciiTheme="minorHAnsi" w:hAnsiTheme="minorHAnsi"/>
                <w:b w:val="0"/>
                <w:bCs/>
                <w:sz w:val="18"/>
                <w:szCs w:val="18"/>
              </w:rPr>
            </w:pPr>
            <w:del w:id="744" w:author="Alhabibi, Haider@Energy" w:date="2022-02-28T18:59:00Z">
              <w:r w:rsidRPr="002F3D13" w:rsidDel="006D4D36">
                <w:rPr>
                  <w:rStyle w:val="Heading1Char"/>
                  <w:rFonts w:asciiTheme="minorHAnsi" w:hAnsiTheme="minorHAnsi"/>
                  <w:b w:val="0"/>
                  <w:bCs/>
                  <w:sz w:val="18"/>
                  <w:szCs w:val="18"/>
                </w:rPr>
                <w:delText>1</w:delText>
              </w:r>
              <w:r w:rsidR="00D2099D" w:rsidDel="006D4D36">
                <w:rPr>
                  <w:rStyle w:val="Heading1Char"/>
                  <w:rFonts w:asciiTheme="minorHAnsi" w:hAnsiTheme="minorHAnsi"/>
                  <w:b w:val="0"/>
                  <w:bCs/>
                  <w:sz w:val="18"/>
                  <w:szCs w:val="18"/>
                </w:rPr>
                <w:delText>2</w:delText>
              </w:r>
            </w:del>
            <w:ins w:id="745" w:author="Alhabibi, Haider@Energy" w:date="2022-02-28T18:59:00Z">
              <w:r w:rsidR="006D4D36">
                <w:rPr>
                  <w:rStyle w:val="Heading1Char"/>
                  <w:rFonts w:asciiTheme="minorHAnsi" w:hAnsiTheme="minorHAnsi"/>
                  <w:b w:val="0"/>
                  <w:bCs/>
                  <w:sz w:val="18"/>
                  <w:szCs w:val="18"/>
                </w:rPr>
                <w:t>13</w:t>
              </w:r>
            </w:ins>
          </w:p>
        </w:tc>
        <w:tc>
          <w:tcPr>
            <w:tcW w:w="9009" w:type="dxa"/>
          </w:tcPr>
          <w:p w14:paraId="0F08C375" w14:textId="556C3136" w:rsidR="00C84980" w:rsidRPr="002F3D13" w:rsidRDefault="002A5EFD" w:rsidP="00C400E0">
            <w:pPr>
              <w:tabs>
                <w:tab w:val="left" w:pos="7920"/>
                <w:tab w:val="right" w:pos="10080"/>
              </w:tabs>
              <w:rPr>
                <w:rStyle w:val="Heading1Char"/>
                <w:rFonts w:asciiTheme="minorHAnsi" w:hAnsiTheme="minorHAnsi"/>
                <w:b w:val="0"/>
                <w:bCs/>
                <w:sz w:val="18"/>
                <w:szCs w:val="18"/>
              </w:rPr>
            </w:pPr>
            <w:ins w:id="746" w:author="Alhabibi, Haider@Energy" w:date="2021-11-29T17:27:00Z">
              <w:r>
                <w:rPr>
                  <w:rStyle w:val="Heading1Char"/>
                  <w:rFonts w:asciiTheme="minorHAnsi" w:hAnsiTheme="minorHAnsi"/>
                  <w:b w:val="0"/>
                  <w:bCs/>
                  <w:sz w:val="18"/>
                  <w:szCs w:val="18"/>
                </w:rPr>
                <w:t>Outdoor lighting and controls.</w:t>
              </w:r>
            </w:ins>
            <w:del w:id="747" w:author="Alhabibi, Haider@Energy" w:date="2021-11-29T17:27:00Z">
              <w:r w:rsidR="00C84980" w:rsidRPr="002F3D13" w:rsidDel="00AC192B">
                <w:rPr>
                  <w:rStyle w:val="Heading1Char"/>
                  <w:rFonts w:asciiTheme="minorHAnsi" w:hAnsiTheme="minorHAnsi"/>
                  <w:b w:val="0"/>
                  <w:bCs/>
                  <w:sz w:val="18"/>
                  <w:szCs w:val="18"/>
                </w:rPr>
                <w:delText>Internally illuminated address signs</w:delText>
              </w:r>
              <w:r w:rsidR="00C84980" w:rsidDel="00AC192B">
                <w:rPr>
                  <w:rStyle w:val="Heading1Char"/>
                  <w:rFonts w:asciiTheme="minorHAnsi" w:hAnsiTheme="minorHAnsi"/>
                  <w:b w:val="0"/>
                  <w:bCs/>
                  <w:sz w:val="18"/>
                  <w:szCs w:val="18"/>
                </w:rPr>
                <w:delText>.</w:delText>
              </w:r>
            </w:del>
            <w:r w:rsidR="00C84980">
              <w:rPr>
                <w:rStyle w:val="Heading1Char"/>
                <w:rFonts w:asciiTheme="minorHAnsi" w:hAnsiTheme="minorHAnsi"/>
                <w:b w:val="0"/>
                <w:bCs/>
                <w:sz w:val="18"/>
                <w:szCs w:val="18"/>
              </w:rPr>
              <w:t xml:space="preserve"> (See Sect</w:t>
            </w:r>
            <w:r w:rsidR="00527CE2">
              <w:rPr>
                <w:rStyle w:val="Heading1Char"/>
                <w:rFonts w:asciiTheme="minorHAnsi" w:hAnsiTheme="minorHAnsi"/>
                <w:b w:val="0"/>
                <w:bCs/>
                <w:sz w:val="18"/>
                <w:szCs w:val="18"/>
              </w:rPr>
              <w:t>i</w:t>
            </w:r>
            <w:r w:rsidR="00C84980">
              <w:rPr>
                <w:rStyle w:val="Heading1Char"/>
                <w:rFonts w:asciiTheme="minorHAnsi" w:hAnsiTheme="minorHAnsi"/>
                <w:b w:val="0"/>
                <w:bCs/>
                <w:sz w:val="18"/>
                <w:szCs w:val="18"/>
              </w:rPr>
              <w:t xml:space="preserve">on </w:t>
            </w:r>
            <w:ins w:id="748" w:author="Alhabibi, Haider@Energy" w:date="2022-02-28T18:58:00Z">
              <w:r w:rsidR="006D4D36">
                <w:rPr>
                  <w:rStyle w:val="Heading1Char"/>
                  <w:rFonts w:asciiTheme="minorHAnsi" w:hAnsiTheme="minorHAnsi"/>
                  <w:b w:val="0"/>
                  <w:bCs/>
                  <w:sz w:val="18"/>
                  <w:szCs w:val="18"/>
                </w:rPr>
                <w:t>I</w:t>
              </w:r>
            </w:ins>
            <w:del w:id="749" w:author="Alhabibi, Haider@Energy" w:date="2021-11-29T17:27:00Z">
              <w:r w:rsidR="00C84980" w:rsidDel="00AC192B">
                <w:rPr>
                  <w:rStyle w:val="Heading1Char"/>
                  <w:rFonts w:asciiTheme="minorHAnsi" w:hAnsiTheme="minorHAnsi"/>
                  <w:b w:val="0"/>
                  <w:bCs/>
                  <w:sz w:val="18"/>
                  <w:szCs w:val="18"/>
                </w:rPr>
                <w:delText>G</w:delText>
              </w:r>
            </w:del>
            <w:r w:rsidR="00C84980">
              <w:rPr>
                <w:rStyle w:val="Heading1Char"/>
                <w:rFonts w:asciiTheme="minorHAnsi" w:hAnsiTheme="minorHAnsi"/>
                <w:b w:val="0"/>
                <w:bCs/>
                <w:sz w:val="18"/>
                <w:szCs w:val="18"/>
              </w:rPr>
              <w:t>.)</w:t>
            </w:r>
          </w:p>
        </w:tc>
        <w:tc>
          <w:tcPr>
            <w:tcW w:w="1341" w:type="dxa"/>
          </w:tcPr>
          <w:p w14:paraId="76EEF9FC" w14:textId="77777777" w:rsidR="00C400E0" w:rsidRPr="002A75A5" w:rsidRDefault="00C400E0" w:rsidP="00C400E0">
            <w:pPr>
              <w:tabs>
                <w:tab w:val="left" w:pos="7920"/>
                <w:tab w:val="right" w:pos="10080"/>
              </w:tabs>
              <w:rPr>
                <w:rStyle w:val="Heading1Char"/>
                <w:rFonts w:asciiTheme="minorHAnsi" w:hAnsiTheme="minorHAnsi"/>
                <w:b w:val="0"/>
                <w:bCs/>
                <w:sz w:val="18"/>
                <w:szCs w:val="18"/>
              </w:rPr>
            </w:pPr>
            <w:r w:rsidRPr="002A75A5">
              <w:rPr>
                <w:rStyle w:val="Heading1Char"/>
                <w:rFonts w:asciiTheme="minorHAnsi" w:hAnsiTheme="minorHAnsi"/>
                <w:b w:val="0"/>
                <w:bCs/>
                <w:sz w:val="18"/>
                <w:szCs w:val="18"/>
              </w:rPr>
              <w:t>&lt;&lt;user selects from list:</w:t>
            </w:r>
          </w:p>
          <w:p w14:paraId="48F9323B" w14:textId="77777777" w:rsidR="00C400E0" w:rsidRPr="002A75A5" w:rsidRDefault="00C400E0" w:rsidP="00C400E0">
            <w:pPr>
              <w:tabs>
                <w:tab w:val="left" w:pos="7920"/>
                <w:tab w:val="right" w:pos="10080"/>
              </w:tabs>
              <w:rPr>
                <w:rStyle w:val="Heading1Char"/>
                <w:rFonts w:asciiTheme="minorHAnsi" w:hAnsiTheme="minorHAnsi"/>
                <w:b w:val="0"/>
                <w:bCs/>
                <w:sz w:val="18"/>
                <w:szCs w:val="18"/>
              </w:rPr>
            </w:pPr>
            <w:r w:rsidRPr="002A75A5">
              <w:rPr>
                <w:rStyle w:val="Heading1Char"/>
                <w:rFonts w:asciiTheme="minorHAnsi" w:hAnsiTheme="minorHAnsi"/>
                <w:b w:val="0"/>
                <w:bCs/>
                <w:sz w:val="18"/>
                <w:szCs w:val="18"/>
              </w:rPr>
              <w:t>*</w:t>
            </w:r>
            <w:proofErr w:type="gramStart"/>
            <w:r w:rsidRPr="002A75A5">
              <w:rPr>
                <w:rStyle w:val="Heading1Char"/>
                <w:rFonts w:asciiTheme="minorHAnsi" w:hAnsiTheme="minorHAnsi"/>
                <w:b w:val="0"/>
                <w:bCs/>
                <w:sz w:val="18"/>
                <w:szCs w:val="18"/>
              </w:rPr>
              <w:t>Yes;</w:t>
            </w:r>
            <w:proofErr w:type="gramEnd"/>
          </w:p>
          <w:p w14:paraId="5E3F1F6B" w14:textId="1B08DAAD" w:rsidR="00C84980" w:rsidRPr="002F3D13" w:rsidRDefault="00C400E0" w:rsidP="00C400E0">
            <w:pPr>
              <w:tabs>
                <w:tab w:val="left" w:pos="7920"/>
                <w:tab w:val="right" w:pos="10080"/>
              </w:tabs>
              <w:rPr>
                <w:rStyle w:val="Heading1Char"/>
                <w:rFonts w:asciiTheme="minorHAnsi" w:hAnsiTheme="minorHAnsi"/>
                <w:b w:val="0"/>
                <w:bCs/>
                <w:sz w:val="18"/>
                <w:szCs w:val="18"/>
              </w:rPr>
            </w:pPr>
            <w:r w:rsidRPr="002A75A5">
              <w:rPr>
                <w:rStyle w:val="Heading1Char"/>
                <w:rFonts w:asciiTheme="minorHAnsi" w:hAnsiTheme="minorHAnsi"/>
                <w:b w:val="0"/>
                <w:bCs/>
                <w:sz w:val="18"/>
                <w:szCs w:val="18"/>
              </w:rPr>
              <w:t>*No&gt;&gt;</w:t>
            </w:r>
          </w:p>
        </w:tc>
      </w:tr>
      <w:tr w:rsidR="00A664F2" w:rsidRPr="002F3D13" w14:paraId="39D8BB20" w14:textId="77777777" w:rsidTr="00974215">
        <w:trPr>
          <w:ins w:id="750" w:author="Alhabibi, Haider@Energy" w:date="2021-11-29T17:28:00Z"/>
        </w:trPr>
        <w:tc>
          <w:tcPr>
            <w:tcW w:w="468" w:type="dxa"/>
            <w:vAlign w:val="center"/>
          </w:tcPr>
          <w:p w14:paraId="7398D59C" w14:textId="347DDF88" w:rsidR="00A664F2" w:rsidRPr="002F3D13" w:rsidRDefault="006D4D36" w:rsidP="00A664F2">
            <w:pPr>
              <w:tabs>
                <w:tab w:val="left" w:pos="7920"/>
                <w:tab w:val="right" w:pos="10080"/>
              </w:tabs>
              <w:jc w:val="center"/>
              <w:rPr>
                <w:ins w:id="751" w:author="Alhabibi, Haider@Energy" w:date="2021-11-29T17:28:00Z"/>
                <w:rStyle w:val="Heading1Char"/>
                <w:rFonts w:asciiTheme="minorHAnsi" w:hAnsiTheme="minorHAnsi"/>
                <w:b w:val="0"/>
                <w:bCs/>
                <w:sz w:val="18"/>
                <w:szCs w:val="18"/>
              </w:rPr>
            </w:pPr>
            <w:ins w:id="752" w:author="Alhabibi, Haider@Energy" w:date="2022-02-28T18:59:00Z">
              <w:r>
                <w:rPr>
                  <w:rStyle w:val="Heading1Char"/>
                  <w:rFonts w:asciiTheme="minorHAnsi" w:hAnsiTheme="minorHAnsi"/>
                  <w:b w:val="0"/>
                  <w:bCs/>
                  <w:sz w:val="18"/>
                  <w:szCs w:val="18"/>
                </w:rPr>
                <w:t>14</w:t>
              </w:r>
            </w:ins>
          </w:p>
        </w:tc>
        <w:tc>
          <w:tcPr>
            <w:tcW w:w="9009" w:type="dxa"/>
          </w:tcPr>
          <w:p w14:paraId="4947C911" w14:textId="2668D7E2" w:rsidR="00A664F2" w:rsidRDefault="00610DF9" w:rsidP="00A664F2">
            <w:pPr>
              <w:tabs>
                <w:tab w:val="left" w:pos="7920"/>
                <w:tab w:val="right" w:pos="10080"/>
              </w:tabs>
              <w:rPr>
                <w:ins w:id="753" w:author="Alhabibi, Haider@Energy" w:date="2021-11-29T17:28:00Z"/>
                <w:rStyle w:val="Heading1Char"/>
                <w:rFonts w:asciiTheme="minorHAnsi" w:hAnsiTheme="minorHAnsi"/>
                <w:b w:val="0"/>
                <w:bCs/>
                <w:sz w:val="18"/>
                <w:szCs w:val="18"/>
              </w:rPr>
            </w:pPr>
            <w:ins w:id="754" w:author="Alhabibi, Haider@Energy" w:date="2021-11-29T19:30:00Z">
              <w:r w:rsidRPr="00610DF9">
                <w:rPr>
                  <w:rStyle w:val="Heading1Char"/>
                  <w:rFonts w:asciiTheme="minorHAnsi" w:hAnsiTheme="minorHAnsi"/>
                  <w:b w:val="0"/>
                  <w:bCs/>
                  <w:sz w:val="18"/>
                  <w:szCs w:val="18"/>
                </w:rPr>
                <w:t>Lighting for Residential Garages for Eight or More Vehicles</w:t>
              </w:r>
            </w:ins>
            <w:ins w:id="755" w:author="Alhabibi, Haider@Energy" w:date="2021-11-29T17:28:00Z">
              <w:r w:rsidR="00A664F2">
                <w:rPr>
                  <w:rStyle w:val="Heading1Char"/>
                  <w:rFonts w:asciiTheme="minorHAnsi" w:hAnsiTheme="minorHAnsi"/>
                  <w:b w:val="0"/>
                  <w:bCs/>
                  <w:sz w:val="18"/>
                  <w:szCs w:val="18"/>
                </w:rPr>
                <w:t>. (See Section</w:t>
              </w:r>
            </w:ins>
            <w:ins w:id="756" w:author="Alhabibi, Haider@Energy" w:date="2021-12-06T14:04:00Z">
              <w:r w:rsidR="00A76619">
                <w:rPr>
                  <w:rStyle w:val="Heading1Char"/>
                  <w:rFonts w:asciiTheme="minorHAnsi" w:hAnsiTheme="minorHAnsi"/>
                  <w:b w:val="0"/>
                  <w:bCs/>
                  <w:sz w:val="18"/>
                  <w:szCs w:val="18"/>
                </w:rPr>
                <w:t xml:space="preserve"> </w:t>
              </w:r>
            </w:ins>
            <w:ins w:id="757" w:author="Alhabibi, Haider@Energy" w:date="2022-02-28T18:58:00Z">
              <w:r w:rsidR="006D4D36">
                <w:rPr>
                  <w:rStyle w:val="Heading1Char"/>
                  <w:rFonts w:asciiTheme="minorHAnsi" w:hAnsiTheme="minorHAnsi"/>
                  <w:b w:val="0"/>
                  <w:bCs/>
                  <w:sz w:val="18"/>
                  <w:szCs w:val="18"/>
                </w:rPr>
                <w:t>J</w:t>
              </w:r>
            </w:ins>
            <w:ins w:id="758" w:author="Alhabibi, Haider@Energy" w:date="2021-11-29T17:28:00Z">
              <w:r w:rsidR="00A664F2">
                <w:rPr>
                  <w:rStyle w:val="Heading1Char"/>
                  <w:rFonts w:asciiTheme="minorHAnsi" w:hAnsiTheme="minorHAnsi"/>
                  <w:b w:val="0"/>
                  <w:bCs/>
                  <w:sz w:val="18"/>
                  <w:szCs w:val="18"/>
                </w:rPr>
                <w:t>.)</w:t>
              </w:r>
            </w:ins>
          </w:p>
        </w:tc>
        <w:tc>
          <w:tcPr>
            <w:tcW w:w="1341" w:type="dxa"/>
          </w:tcPr>
          <w:p w14:paraId="5AED3F4C" w14:textId="77777777" w:rsidR="00A664F2" w:rsidRPr="00A664F2" w:rsidRDefault="00A664F2" w:rsidP="00A664F2">
            <w:pPr>
              <w:tabs>
                <w:tab w:val="left" w:pos="7920"/>
                <w:tab w:val="right" w:pos="10080"/>
              </w:tabs>
              <w:rPr>
                <w:ins w:id="759" w:author="Alhabibi, Haider@Energy" w:date="2021-11-29T17:28:00Z"/>
                <w:rStyle w:val="Heading1Char"/>
                <w:rFonts w:asciiTheme="minorHAnsi" w:hAnsiTheme="minorHAnsi"/>
                <w:b w:val="0"/>
                <w:bCs/>
                <w:sz w:val="18"/>
                <w:szCs w:val="18"/>
              </w:rPr>
            </w:pPr>
            <w:ins w:id="760" w:author="Alhabibi, Haider@Energy" w:date="2021-11-29T17:28:00Z">
              <w:r w:rsidRPr="00A664F2">
                <w:rPr>
                  <w:rStyle w:val="Heading1Char"/>
                  <w:rFonts w:asciiTheme="minorHAnsi" w:hAnsiTheme="minorHAnsi"/>
                  <w:b w:val="0"/>
                  <w:bCs/>
                  <w:sz w:val="18"/>
                  <w:szCs w:val="18"/>
                </w:rPr>
                <w:t>&lt;&lt;user selects from list:</w:t>
              </w:r>
            </w:ins>
          </w:p>
          <w:p w14:paraId="5AA21F2C" w14:textId="77777777" w:rsidR="00A664F2" w:rsidRPr="00A664F2" w:rsidRDefault="00A664F2" w:rsidP="00A664F2">
            <w:pPr>
              <w:tabs>
                <w:tab w:val="left" w:pos="7920"/>
                <w:tab w:val="right" w:pos="10080"/>
              </w:tabs>
              <w:rPr>
                <w:ins w:id="761" w:author="Alhabibi, Haider@Energy" w:date="2021-11-29T17:28:00Z"/>
                <w:rStyle w:val="Heading1Char"/>
                <w:rFonts w:asciiTheme="minorHAnsi" w:hAnsiTheme="minorHAnsi"/>
                <w:b w:val="0"/>
                <w:bCs/>
                <w:sz w:val="18"/>
                <w:szCs w:val="18"/>
              </w:rPr>
            </w:pPr>
            <w:ins w:id="762" w:author="Alhabibi, Haider@Energy" w:date="2021-11-29T17:28:00Z">
              <w:r w:rsidRPr="00A664F2">
                <w:rPr>
                  <w:rStyle w:val="Heading1Char"/>
                  <w:rFonts w:asciiTheme="minorHAnsi" w:hAnsiTheme="minorHAnsi"/>
                  <w:b w:val="0"/>
                  <w:bCs/>
                  <w:sz w:val="18"/>
                  <w:szCs w:val="18"/>
                </w:rPr>
                <w:t>*</w:t>
              </w:r>
              <w:proofErr w:type="gramStart"/>
              <w:r w:rsidRPr="00A664F2">
                <w:rPr>
                  <w:rStyle w:val="Heading1Char"/>
                  <w:rFonts w:asciiTheme="minorHAnsi" w:hAnsiTheme="minorHAnsi"/>
                  <w:b w:val="0"/>
                  <w:bCs/>
                  <w:sz w:val="18"/>
                  <w:szCs w:val="18"/>
                </w:rPr>
                <w:t>Yes;</w:t>
              </w:r>
              <w:proofErr w:type="gramEnd"/>
            </w:ins>
          </w:p>
          <w:p w14:paraId="61F973B4" w14:textId="1892CFA7" w:rsidR="00A664F2" w:rsidRPr="002A75A5" w:rsidRDefault="00A664F2" w:rsidP="00A664F2">
            <w:pPr>
              <w:tabs>
                <w:tab w:val="left" w:pos="7920"/>
                <w:tab w:val="right" w:pos="10080"/>
              </w:tabs>
              <w:rPr>
                <w:ins w:id="763" w:author="Alhabibi, Haider@Energy" w:date="2021-11-29T17:28:00Z"/>
                <w:rStyle w:val="Heading1Char"/>
                <w:rFonts w:asciiTheme="minorHAnsi" w:hAnsiTheme="minorHAnsi"/>
                <w:b w:val="0"/>
                <w:bCs/>
                <w:sz w:val="18"/>
                <w:szCs w:val="18"/>
              </w:rPr>
            </w:pPr>
            <w:ins w:id="764" w:author="Alhabibi, Haider@Energy" w:date="2021-11-29T17:28:00Z">
              <w:r w:rsidRPr="00A664F2">
                <w:rPr>
                  <w:rStyle w:val="Heading1Char"/>
                  <w:rFonts w:asciiTheme="minorHAnsi" w:hAnsiTheme="minorHAnsi"/>
                  <w:b w:val="0"/>
                  <w:bCs/>
                  <w:sz w:val="18"/>
                  <w:szCs w:val="18"/>
                </w:rPr>
                <w:t>*No&gt;&gt;</w:t>
              </w:r>
            </w:ins>
          </w:p>
        </w:tc>
      </w:tr>
      <w:tr w:rsidR="00C820EF" w:rsidRPr="002F3D13" w14:paraId="485EF3DF" w14:textId="77777777" w:rsidTr="00974215">
        <w:trPr>
          <w:ins w:id="765" w:author="Alhabibi, Haider@Energy" w:date="2021-12-06T13:50:00Z"/>
        </w:trPr>
        <w:tc>
          <w:tcPr>
            <w:tcW w:w="468" w:type="dxa"/>
            <w:vAlign w:val="center"/>
          </w:tcPr>
          <w:p w14:paraId="4E00AB32" w14:textId="22F12B88" w:rsidR="00C820EF" w:rsidRDefault="00853700" w:rsidP="00A664F2">
            <w:pPr>
              <w:tabs>
                <w:tab w:val="left" w:pos="7920"/>
                <w:tab w:val="right" w:pos="10080"/>
              </w:tabs>
              <w:jc w:val="center"/>
              <w:rPr>
                <w:ins w:id="766" w:author="Alhabibi, Haider@Energy" w:date="2021-12-06T13:50:00Z"/>
                <w:rStyle w:val="Heading1Char"/>
                <w:rFonts w:asciiTheme="minorHAnsi" w:hAnsiTheme="minorHAnsi"/>
                <w:b w:val="0"/>
                <w:bCs/>
                <w:sz w:val="18"/>
                <w:szCs w:val="18"/>
              </w:rPr>
            </w:pPr>
            <w:ins w:id="767" w:author="Alhabibi, Haider@Energy" w:date="2022-02-28T18:59:00Z">
              <w:r>
                <w:rPr>
                  <w:rStyle w:val="Heading1Char"/>
                  <w:rFonts w:asciiTheme="minorHAnsi" w:hAnsiTheme="minorHAnsi"/>
                  <w:b w:val="0"/>
                  <w:bCs/>
                  <w:sz w:val="18"/>
                  <w:szCs w:val="18"/>
                </w:rPr>
                <w:lastRenderedPageBreak/>
                <w:t>15</w:t>
              </w:r>
            </w:ins>
          </w:p>
        </w:tc>
        <w:tc>
          <w:tcPr>
            <w:tcW w:w="9009" w:type="dxa"/>
          </w:tcPr>
          <w:p w14:paraId="0AB46D44" w14:textId="7CADE63A" w:rsidR="00C820EF" w:rsidRPr="00610DF9" w:rsidRDefault="00AF710F" w:rsidP="00A664F2">
            <w:pPr>
              <w:tabs>
                <w:tab w:val="left" w:pos="7920"/>
                <w:tab w:val="right" w:pos="10080"/>
              </w:tabs>
              <w:rPr>
                <w:ins w:id="768" w:author="Alhabibi, Haider@Energy" w:date="2021-12-06T13:50:00Z"/>
                <w:rStyle w:val="Heading1Char"/>
                <w:rFonts w:asciiTheme="minorHAnsi" w:hAnsiTheme="minorHAnsi"/>
                <w:b w:val="0"/>
                <w:bCs/>
                <w:sz w:val="18"/>
                <w:szCs w:val="18"/>
              </w:rPr>
            </w:pPr>
            <w:ins w:id="769" w:author="Alhabibi, Haider@Energy" w:date="2021-12-06T13:52:00Z">
              <w:r w:rsidRPr="00AF710F">
                <w:rPr>
                  <w:rStyle w:val="Heading1Char"/>
                  <w:rFonts w:asciiTheme="minorHAnsi" w:hAnsiTheme="minorHAnsi"/>
                  <w:b w:val="0"/>
                  <w:bCs/>
                  <w:sz w:val="18"/>
                  <w:szCs w:val="18"/>
                </w:rPr>
                <w:t xml:space="preserve">Blank Electrical Boxes installed more than 5 feet from finished floor. (Section </w:t>
              </w:r>
            </w:ins>
            <w:ins w:id="770" w:author="Alhabibi, Haider@Energy" w:date="2022-02-28T19:00:00Z">
              <w:r w:rsidR="00853700">
                <w:rPr>
                  <w:rStyle w:val="Heading1Char"/>
                  <w:rFonts w:asciiTheme="minorHAnsi" w:hAnsiTheme="minorHAnsi"/>
                  <w:b w:val="0"/>
                  <w:bCs/>
                  <w:sz w:val="18"/>
                  <w:szCs w:val="18"/>
                </w:rPr>
                <w:t>K</w:t>
              </w:r>
            </w:ins>
            <w:ins w:id="771" w:author="Alhabibi, Haider@Energy" w:date="2021-12-06T13:52:00Z">
              <w:r w:rsidRPr="00AF710F">
                <w:rPr>
                  <w:rStyle w:val="Heading1Char"/>
                  <w:rFonts w:asciiTheme="minorHAnsi" w:hAnsiTheme="minorHAnsi"/>
                  <w:b w:val="0"/>
                  <w:bCs/>
                  <w:sz w:val="18"/>
                  <w:szCs w:val="18"/>
                </w:rPr>
                <w:t>.)</w:t>
              </w:r>
            </w:ins>
          </w:p>
        </w:tc>
        <w:tc>
          <w:tcPr>
            <w:tcW w:w="1341" w:type="dxa"/>
          </w:tcPr>
          <w:p w14:paraId="2B4A827E" w14:textId="77777777" w:rsidR="00AF710F" w:rsidRPr="00AF710F" w:rsidRDefault="00AF710F" w:rsidP="00AF710F">
            <w:pPr>
              <w:tabs>
                <w:tab w:val="left" w:pos="7920"/>
                <w:tab w:val="right" w:pos="10080"/>
              </w:tabs>
              <w:rPr>
                <w:ins w:id="772" w:author="Alhabibi, Haider@Energy" w:date="2021-12-06T13:52:00Z"/>
                <w:rStyle w:val="Heading1Char"/>
                <w:rFonts w:asciiTheme="minorHAnsi" w:hAnsiTheme="minorHAnsi"/>
                <w:b w:val="0"/>
                <w:bCs/>
                <w:sz w:val="18"/>
                <w:szCs w:val="18"/>
              </w:rPr>
            </w:pPr>
            <w:ins w:id="773" w:author="Alhabibi, Haider@Energy" w:date="2021-12-06T13:52:00Z">
              <w:r w:rsidRPr="00AF710F">
                <w:rPr>
                  <w:rStyle w:val="Heading1Char"/>
                  <w:rFonts w:asciiTheme="minorHAnsi" w:hAnsiTheme="minorHAnsi"/>
                  <w:b w:val="0"/>
                  <w:bCs/>
                  <w:sz w:val="18"/>
                  <w:szCs w:val="18"/>
                </w:rPr>
                <w:t>&lt;&lt;user selects from list:</w:t>
              </w:r>
            </w:ins>
          </w:p>
          <w:p w14:paraId="647CE2CE" w14:textId="77777777" w:rsidR="00AF710F" w:rsidRPr="00AF710F" w:rsidRDefault="00AF710F" w:rsidP="00AF710F">
            <w:pPr>
              <w:tabs>
                <w:tab w:val="left" w:pos="7920"/>
                <w:tab w:val="right" w:pos="10080"/>
              </w:tabs>
              <w:rPr>
                <w:ins w:id="774" w:author="Alhabibi, Haider@Energy" w:date="2021-12-06T13:52:00Z"/>
                <w:rStyle w:val="Heading1Char"/>
                <w:rFonts w:asciiTheme="minorHAnsi" w:hAnsiTheme="minorHAnsi"/>
                <w:b w:val="0"/>
                <w:bCs/>
                <w:sz w:val="18"/>
                <w:szCs w:val="18"/>
              </w:rPr>
            </w:pPr>
            <w:ins w:id="775" w:author="Alhabibi, Haider@Energy" w:date="2021-12-06T13:52:00Z">
              <w:r w:rsidRPr="00AF710F">
                <w:rPr>
                  <w:rStyle w:val="Heading1Char"/>
                  <w:rFonts w:asciiTheme="minorHAnsi" w:hAnsiTheme="minorHAnsi"/>
                  <w:b w:val="0"/>
                  <w:bCs/>
                  <w:sz w:val="18"/>
                  <w:szCs w:val="18"/>
                </w:rPr>
                <w:t>*</w:t>
              </w:r>
              <w:proofErr w:type="gramStart"/>
              <w:r w:rsidRPr="00AF710F">
                <w:rPr>
                  <w:rStyle w:val="Heading1Char"/>
                  <w:rFonts w:asciiTheme="minorHAnsi" w:hAnsiTheme="minorHAnsi"/>
                  <w:b w:val="0"/>
                  <w:bCs/>
                  <w:sz w:val="18"/>
                  <w:szCs w:val="18"/>
                </w:rPr>
                <w:t>Yes;</w:t>
              </w:r>
              <w:proofErr w:type="gramEnd"/>
            </w:ins>
          </w:p>
          <w:p w14:paraId="46D083D9" w14:textId="2615DA2B" w:rsidR="00C820EF" w:rsidRPr="00A664F2" w:rsidRDefault="00AF710F" w:rsidP="00AF710F">
            <w:pPr>
              <w:tabs>
                <w:tab w:val="left" w:pos="7920"/>
                <w:tab w:val="right" w:pos="10080"/>
              </w:tabs>
              <w:rPr>
                <w:ins w:id="776" w:author="Alhabibi, Haider@Energy" w:date="2021-12-06T13:50:00Z"/>
                <w:rStyle w:val="Heading1Char"/>
                <w:rFonts w:asciiTheme="minorHAnsi" w:hAnsiTheme="minorHAnsi"/>
                <w:b w:val="0"/>
                <w:bCs/>
                <w:sz w:val="18"/>
                <w:szCs w:val="18"/>
              </w:rPr>
            </w:pPr>
            <w:ins w:id="777" w:author="Alhabibi, Haider@Energy" w:date="2021-12-06T13:52:00Z">
              <w:r w:rsidRPr="00AF710F">
                <w:rPr>
                  <w:rStyle w:val="Heading1Char"/>
                  <w:rFonts w:asciiTheme="minorHAnsi" w:hAnsiTheme="minorHAnsi"/>
                  <w:b w:val="0"/>
                  <w:bCs/>
                  <w:sz w:val="18"/>
                  <w:szCs w:val="18"/>
                </w:rPr>
                <w:t>*No&gt;&gt;</w:t>
              </w:r>
            </w:ins>
          </w:p>
        </w:tc>
      </w:tr>
    </w:tbl>
    <w:p w14:paraId="784B6CCC" w14:textId="77777777" w:rsidR="00C84980" w:rsidRPr="00C81000" w:rsidRDefault="00C84980" w:rsidP="00C84980">
      <w:pPr>
        <w:tabs>
          <w:tab w:val="left" w:pos="7920"/>
          <w:tab w:val="right" w:pos="10080"/>
        </w:tabs>
        <w:rPr>
          <w:rStyle w:val="Heading1Char"/>
          <w:rFonts w:asciiTheme="minorHAnsi" w:hAnsiTheme="minorHAnsi"/>
          <w:bCs/>
          <w:sz w:val="20"/>
          <w:szCs w:val="1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9"/>
        <w:gridCol w:w="9183"/>
        <w:gridCol w:w="1187"/>
        <w:tblGridChange w:id="778">
          <w:tblGrid>
            <w:gridCol w:w="459"/>
            <w:gridCol w:w="9183"/>
            <w:gridCol w:w="1187"/>
          </w:tblGrid>
        </w:tblGridChange>
      </w:tblGrid>
      <w:tr w:rsidR="00C84980" w:rsidRPr="002F3D13" w14:paraId="23A171DF" w14:textId="77777777" w:rsidTr="00C400E0">
        <w:tc>
          <w:tcPr>
            <w:tcW w:w="10829" w:type="dxa"/>
            <w:gridSpan w:val="3"/>
          </w:tcPr>
          <w:p w14:paraId="435C3A5B" w14:textId="451C31B7" w:rsidR="00C84980" w:rsidRDefault="00C84980" w:rsidP="00C400E0">
            <w:pPr>
              <w:tabs>
                <w:tab w:val="left" w:pos="7920"/>
                <w:tab w:val="right" w:pos="10080"/>
              </w:tabs>
              <w:rPr>
                <w:rStyle w:val="Heading1Char"/>
                <w:rFonts w:asciiTheme="minorHAnsi" w:hAnsiTheme="minorHAnsi"/>
                <w:bCs/>
                <w:sz w:val="20"/>
                <w:szCs w:val="18"/>
              </w:rPr>
            </w:pPr>
            <w:r w:rsidRPr="00C81000">
              <w:rPr>
                <w:rStyle w:val="Heading1Char"/>
                <w:rFonts w:asciiTheme="minorHAnsi" w:hAnsiTheme="minorHAnsi"/>
                <w:bCs/>
                <w:sz w:val="20"/>
                <w:szCs w:val="18"/>
              </w:rPr>
              <w:t xml:space="preserve">B. </w:t>
            </w:r>
            <w:r>
              <w:rPr>
                <w:rStyle w:val="Heading1Char"/>
                <w:rFonts w:asciiTheme="minorHAnsi" w:hAnsiTheme="minorHAnsi"/>
                <w:bCs/>
                <w:sz w:val="20"/>
                <w:szCs w:val="18"/>
              </w:rPr>
              <w:t xml:space="preserve">High </w:t>
            </w:r>
            <w:ins w:id="779" w:author="Alhabibi, Haider@Energy" w:date="2022-02-28T19:00:00Z">
              <w:r w:rsidR="001D0CAC" w:rsidRPr="001D0CAC">
                <w:rPr>
                  <w:rStyle w:val="Heading1Char"/>
                  <w:rFonts w:asciiTheme="minorHAnsi" w:hAnsiTheme="minorHAnsi"/>
                  <w:bCs/>
                  <w:sz w:val="20"/>
                  <w:szCs w:val="18"/>
                </w:rPr>
                <w:t xml:space="preserve">Luminous </w:t>
              </w:r>
            </w:ins>
            <w:r>
              <w:rPr>
                <w:rStyle w:val="Heading1Char"/>
                <w:rFonts w:asciiTheme="minorHAnsi" w:hAnsiTheme="minorHAnsi"/>
                <w:bCs/>
                <w:sz w:val="20"/>
                <w:szCs w:val="18"/>
              </w:rPr>
              <w:t xml:space="preserve">Efficacy Luminaires </w:t>
            </w:r>
            <w:del w:id="780" w:author="Alhabibi, Haider@Energy" w:date="2022-02-28T19:01:00Z">
              <w:r w:rsidDel="001D0CAC">
                <w:rPr>
                  <w:rStyle w:val="Heading1Char"/>
                  <w:rFonts w:asciiTheme="minorHAnsi" w:hAnsiTheme="minorHAnsi"/>
                  <w:bCs/>
                  <w:sz w:val="20"/>
                  <w:szCs w:val="18"/>
                </w:rPr>
                <w:delText>and Controls</w:delText>
              </w:r>
            </w:del>
          </w:p>
          <w:p w14:paraId="7A501218" w14:textId="77777777" w:rsidR="004451E3" w:rsidRDefault="004451E3">
            <w:pPr>
              <w:tabs>
                <w:tab w:val="left" w:pos="7920"/>
                <w:tab w:val="right" w:pos="10080"/>
              </w:tabs>
              <w:rPr>
                <w:ins w:id="781" w:author="Alhabibi, Haider@Energy" w:date="2022-03-02T16:53:00Z"/>
                <w:rStyle w:val="Heading1Char"/>
                <w:rFonts w:asciiTheme="minorHAnsi" w:hAnsiTheme="minorHAnsi"/>
                <w:b w:val="0"/>
                <w:sz w:val="18"/>
                <w:szCs w:val="18"/>
              </w:rPr>
            </w:pPr>
            <w:r w:rsidRPr="00273993">
              <w:rPr>
                <w:rStyle w:val="Heading1Char"/>
                <w:rFonts w:asciiTheme="minorHAnsi" w:hAnsiTheme="minorHAnsi"/>
                <w:b w:val="0"/>
                <w:sz w:val="20"/>
              </w:rPr>
              <w:t>&lt;&lt;</w:t>
            </w:r>
            <w:r w:rsidRPr="00EA36ED">
              <w:rPr>
                <w:rStyle w:val="Heading1Char"/>
                <w:rFonts w:asciiTheme="minorHAnsi" w:hAnsiTheme="minorHAnsi"/>
                <w:b w:val="0"/>
                <w:sz w:val="18"/>
                <w:szCs w:val="18"/>
              </w:rPr>
              <w:t xml:space="preserve">if </w:t>
            </w:r>
            <w:r w:rsidR="002F629C" w:rsidRPr="00A664F2">
              <w:rPr>
                <w:rStyle w:val="Heading1Char"/>
                <w:rFonts w:asciiTheme="minorHAnsi" w:hAnsiTheme="minorHAnsi"/>
                <w:b w:val="0"/>
                <w:bCs/>
                <w:i/>
                <w:sz w:val="18"/>
                <w:szCs w:val="18"/>
              </w:rPr>
              <w:t xml:space="preserve">High </w:t>
            </w:r>
            <w:ins w:id="782" w:author="Alhabibi, Haider@Energy" w:date="2022-02-28T19:01:00Z">
              <w:r w:rsidR="003811B8" w:rsidRPr="003811B8">
                <w:rPr>
                  <w:rFonts w:asciiTheme="minorHAnsi" w:hAnsiTheme="minorHAnsi"/>
                  <w:b/>
                  <w:bCs/>
                  <w:i/>
                  <w:sz w:val="18"/>
                  <w:szCs w:val="18"/>
                </w:rPr>
                <w:t>Luminous</w:t>
              </w:r>
              <w:r w:rsidR="003811B8" w:rsidRPr="003811B8">
                <w:rPr>
                  <w:rFonts w:asciiTheme="minorHAnsi" w:hAnsiTheme="minorHAnsi"/>
                  <w:bCs/>
                  <w:i/>
                  <w:sz w:val="18"/>
                  <w:szCs w:val="18"/>
                </w:rPr>
                <w:t xml:space="preserve"> </w:t>
              </w:r>
            </w:ins>
            <w:r w:rsidR="002F629C" w:rsidRPr="00A664F2">
              <w:rPr>
                <w:rStyle w:val="Heading1Char"/>
                <w:rFonts w:asciiTheme="minorHAnsi" w:hAnsiTheme="minorHAnsi"/>
                <w:b w:val="0"/>
                <w:bCs/>
                <w:i/>
                <w:sz w:val="18"/>
                <w:szCs w:val="18"/>
              </w:rPr>
              <w:t>Efficacy luminaires installed in any interior rooms</w:t>
            </w:r>
            <w:r w:rsidRPr="00A664F2">
              <w:rPr>
                <w:rStyle w:val="Heading1Char"/>
                <w:rFonts w:asciiTheme="minorHAnsi" w:hAnsiTheme="minorHAnsi"/>
                <w:b w:val="0"/>
                <w:sz w:val="18"/>
                <w:szCs w:val="18"/>
              </w:rPr>
              <w:t xml:space="preserve"> or </w:t>
            </w:r>
            <w:r w:rsidR="002F629C" w:rsidRPr="00A664F2">
              <w:rPr>
                <w:rStyle w:val="Heading1Char"/>
                <w:rFonts w:asciiTheme="minorHAnsi" w:hAnsiTheme="minorHAnsi"/>
                <w:b w:val="0"/>
                <w:bCs/>
                <w:i/>
                <w:sz w:val="18"/>
                <w:szCs w:val="18"/>
              </w:rPr>
              <w:t>JA8 compliant luminaires and controls installed in any interior rooms</w:t>
            </w:r>
            <w:r w:rsidR="002F629C" w:rsidRPr="00A664F2">
              <w:rPr>
                <w:rStyle w:val="Heading1Char"/>
                <w:rFonts w:asciiTheme="minorHAnsi" w:hAnsiTheme="minorHAnsi"/>
                <w:b w:val="0"/>
                <w:sz w:val="18"/>
                <w:szCs w:val="18"/>
              </w:rPr>
              <w:t xml:space="preserve"> from</w:t>
            </w:r>
            <w:r w:rsidR="002F629C" w:rsidRPr="00EA36ED">
              <w:rPr>
                <w:rStyle w:val="Heading1Char"/>
                <w:rFonts w:asciiTheme="minorHAnsi" w:hAnsiTheme="minorHAnsi"/>
                <w:b w:val="0"/>
                <w:sz w:val="18"/>
                <w:szCs w:val="18"/>
              </w:rPr>
              <w:t xml:space="preserve"> Table A</w:t>
            </w:r>
            <w:r w:rsidRPr="00EA36ED">
              <w:rPr>
                <w:rStyle w:val="Heading1Char"/>
                <w:rFonts w:asciiTheme="minorHAnsi" w:hAnsiTheme="minorHAnsi"/>
                <w:b w:val="0"/>
                <w:sz w:val="18"/>
                <w:szCs w:val="18"/>
              </w:rPr>
              <w:t xml:space="preserve"> = ‘Y’ then display this section; else display standard “This Section Does Not Apply” message&gt;&gt;</w:t>
            </w:r>
          </w:p>
          <w:p w14:paraId="0099B42A" w14:textId="738C5DF2" w:rsidR="00160206" w:rsidRPr="00160206" w:rsidRDefault="00160206">
            <w:pPr>
              <w:tabs>
                <w:tab w:val="left" w:pos="7920"/>
                <w:tab w:val="right" w:pos="10080"/>
              </w:tabs>
              <w:rPr>
                <w:rFonts w:asciiTheme="minorHAnsi" w:hAnsiTheme="minorHAnsi"/>
                <w:sz w:val="18"/>
                <w:szCs w:val="18"/>
                <w:rPrChange w:id="783" w:author="Alhabibi, Haider@Energy" w:date="2022-03-02T16:53:00Z">
                  <w:rPr>
                    <w:rFonts w:asciiTheme="minorHAnsi" w:hAnsiTheme="minorHAnsi"/>
                    <w:b/>
                    <w:bCs/>
                    <w:sz w:val="18"/>
                    <w:szCs w:val="18"/>
                  </w:rPr>
                </w:rPrChange>
              </w:rPr>
            </w:pPr>
            <w:ins w:id="784" w:author="Alhabibi, Haider@Energy" w:date="2022-03-02T16:53:00Z">
              <w:r w:rsidRPr="00160206">
                <w:rPr>
                  <w:rFonts w:asciiTheme="minorHAnsi" w:hAnsiTheme="minorHAnsi"/>
                  <w:sz w:val="18"/>
                  <w:szCs w:val="18"/>
                  <w:rPrChange w:id="785" w:author="Alhabibi, Haider@Energy" w:date="2022-03-02T16:53:00Z">
                    <w:rPr>
                      <w:rFonts w:asciiTheme="minorHAnsi" w:hAnsiTheme="minorHAnsi"/>
                      <w:b/>
                      <w:bCs/>
                      <w:sz w:val="18"/>
                      <w:szCs w:val="18"/>
                    </w:rPr>
                  </w:rPrChange>
                </w:rPr>
                <w:t>&lt;&lt;Static Text - see the top&gt;&gt;</w:t>
              </w:r>
            </w:ins>
          </w:p>
        </w:tc>
      </w:tr>
      <w:tr w:rsidR="00C84980" w:rsidRPr="002F3D13" w:rsidDel="00D61B41" w14:paraId="1102BF37" w14:textId="50E41C6D" w:rsidTr="00D61B41">
        <w:tblPrEx>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Change w:id="786" w:author="Alhabibi, Haider@Energy" w:date="2022-03-02T16:54:00Z">
            <w:tblPrEx>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blPrExChange>
        </w:tblPrEx>
        <w:trPr>
          <w:del w:id="787" w:author="Alhabibi, Haider@Energy" w:date="2022-03-02T16:54:00Z"/>
        </w:trPr>
        <w:tc>
          <w:tcPr>
            <w:tcW w:w="459" w:type="dxa"/>
            <w:vAlign w:val="center"/>
            <w:tcPrChange w:id="788" w:author="Alhabibi, Haider@Energy" w:date="2022-03-02T16:54:00Z">
              <w:tcPr>
                <w:tcW w:w="468" w:type="dxa"/>
                <w:vAlign w:val="center"/>
              </w:tcPr>
            </w:tcPrChange>
          </w:tcPr>
          <w:p w14:paraId="039A3DDA" w14:textId="00117FD5" w:rsidR="00C84980" w:rsidRPr="002F3D13" w:rsidDel="00D61B41" w:rsidRDefault="00C84980" w:rsidP="00C400E0">
            <w:pPr>
              <w:jc w:val="center"/>
              <w:rPr>
                <w:del w:id="789" w:author="Alhabibi, Haider@Energy" w:date="2022-03-02T16:54:00Z"/>
                <w:rFonts w:asciiTheme="minorHAnsi" w:hAnsiTheme="minorHAnsi"/>
                <w:sz w:val="18"/>
                <w:szCs w:val="18"/>
              </w:rPr>
            </w:pPr>
            <w:del w:id="790" w:author="Alhabibi, Haider@Energy" w:date="2022-03-02T16:53:00Z">
              <w:r w:rsidRPr="002F3D13" w:rsidDel="00160206">
                <w:rPr>
                  <w:rFonts w:asciiTheme="minorHAnsi" w:hAnsiTheme="minorHAnsi"/>
                  <w:sz w:val="18"/>
                  <w:szCs w:val="18"/>
                </w:rPr>
                <w:delText>01</w:delText>
              </w:r>
            </w:del>
          </w:p>
        </w:tc>
        <w:tc>
          <w:tcPr>
            <w:tcW w:w="10370" w:type="dxa"/>
            <w:gridSpan w:val="2"/>
            <w:tcPrChange w:id="791" w:author="Alhabibi, Haider@Energy" w:date="2022-03-02T16:54:00Z">
              <w:tcPr>
                <w:tcW w:w="10361" w:type="dxa"/>
                <w:gridSpan w:val="2"/>
              </w:tcPr>
            </w:tcPrChange>
          </w:tcPr>
          <w:p w14:paraId="4F4377E6" w14:textId="35C99A88" w:rsidR="00C84980" w:rsidDel="00160206" w:rsidRDefault="00114137" w:rsidP="00C400E0">
            <w:pPr>
              <w:rPr>
                <w:del w:id="792" w:author="Alhabibi, Haider@Energy" w:date="2022-03-02T16:53:00Z"/>
                <w:rFonts w:asciiTheme="minorHAnsi" w:hAnsiTheme="minorHAnsi"/>
                <w:sz w:val="18"/>
                <w:szCs w:val="18"/>
              </w:rPr>
            </w:pPr>
            <w:del w:id="793" w:author="Alhabibi, Haider@Energy" w:date="2022-03-02T16:53:00Z">
              <w:r w:rsidRPr="002F3D13" w:rsidDel="00160206">
                <w:rPr>
                  <w:rFonts w:asciiTheme="minorHAnsi" w:hAnsiTheme="minorHAnsi"/>
                  <w:sz w:val="18"/>
                  <w:szCs w:val="18"/>
                </w:rPr>
                <w:delText>150.0(k)</w:delText>
              </w:r>
              <w:r w:rsidDel="00160206">
                <w:rPr>
                  <w:rFonts w:asciiTheme="minorHAnsi" w:hAnsiTheme="minorHAnsi"/>
                  <w:sz w:val="18"/>
                  <w:szCs w:val="18"/>
                </w:rPr>
                <w:delText xml:space="preserve">1A and Table 150.0-A: </w:delText>
              </w:r>
              <w:r w:rsidR="00C84980" w:rsidDel="00160206">
                <w:rPr>
                  <w:rFonts w:asciiTheme="minorHAnsi" w:hAnsiTheme="minorHAnsi"/>
                  <w:sz w:val="18"/>
                  <w:szCs w:val="18"/>
                </w:rPr>
                <w:delText xml:space="preserve">All </w:delText>
              </w:r>
              <w:r w:rsidR="00C84980" w:rsidRPr="00EA36ED" w:rsidDel="00160206">
                <w:rPr>
                  <w:rFonts w:asciiTheme="minorHAnsi" w:hAnsiTheme="minorHAnsi"/>
                  <w:b/>
                  <w:sz w:val="18"/>
                  <w:szCs w:val="18"/>
                </w:rPr>
                <w:delText>luminaires</w:delText>
              </w:r>
              <w:r w:rsidR="00C84980" w:rsidDel="00160206">
                <w:rPr>
                  <w:rFonts w:asciiTheme="minorHAnsi" w:hAnsiTheme="minorHAnsi"/>
                  <w:sz w:val="18"/>
                  <w:szCs w:val="18"/>
                </w:rPr>
                <w:delText xml:space="preserve"> are installed with:</w:delText>
              </w:r>
            </w:del>
          </w:p>
          <w:p w14:paraId="6A5B8E61" w14:textId="07B51AF9" w:rsidR="00C84980" w:rsidDel="00160206" w:rsidRDefault="00C84980" w:rsidP="00C400E0">
            <w:pPr>
              <w:pStyle w:val="ListParagraph"/>
              <w:numPr>
                <w:ilvl w:val="0"/>
                <w:numId w:val="39"/>
              </w:numPr>
              <w:rPr>
                <w:del w:id="794" w:author="Alhabibi, Haider@Energy" w:date="2022-03-02T16:53:00Z"/>
                <w:rFonts w:asciiTheme="minorHAnsi" w:hAnsiTheme="minorHAnsi"/>
                <w:sz w:val="18"/>
                <w:szCs w:val="18"/>
              </w:rPr>
            </w:pPr>
            <w:del w:id="795" w:author="Alhabibi, Haider@Energy" w:date="2022-03-02T16:53:00Z">
              <w:r w:rsidDel="00160206">
                <w:rPr>
                  <w:rFonts w:asciiTheme="minorHAnsi" w:hAnsiTheme="minorHAnsi"/>
                  <w:sz w:val="18"/>
                  <w:szCs w:val="18"/>
                </w:rPr>
                <w:delText xml:space="preserve">Light sources of one of the </w:delText>
              </w:r>
              <w:r w:rsidR="00114137" w:rsidDel="00160206">
                <w:rPr>
                  <w:rFonts w:asciiTheme="minorHAnsi" w:hAnsiTheme="minorHAnsi"/>
                  <w:sz w:val="18"/>
                  <w:szCs w:val="18"/>
                </w:rPr>
                <w:delText xml:space="preserve">lighting </w:delText>
              </w:r>
              <w:r w:rsidDel="00160206">
                <w:rPr>
                  <w:rFonts w:asciiTheme="minorHAnsi" w:hAnsiTheme="minorHAnsi"/>
                  <w:sz w:val="18"/>
                  <w:szCs w:val="18"/>
                </w:rPr>
                <w:delText xml:space="preserve">technologies </w:delText>
              </w:r>
              <w:r w:rsidR="00114137" w:rsidDel="00160206">
                <w:rPr>
                  <w:rFonts w:asciiTheme="minorHAnsi" w:hAnsiTheme="minorHAnsi"/>
                  <w:sz w:val="18"/>
                  <w:szCs w:val="18"/>
                </w:rPr>
                <w:delText xml:space="preserve">specified </w:delText>
              </w:r>
              <w:r w:rsidDel="00160206">
                <w:rPr>
                  <w:rFonts w:asciiTheme="minorHAnsi" w:hAnsiTheme="minorHAnsi"/>
                  <w:sz w:val="18"/>
                  <w:szCs w:val="18"/>
                </w:rPr>
                <w:delText xml:space="preserve">under the </w:delText>
              </w:r>
              <w:r w:rsidRPr="000D5B75" w:rsidDel="00160206">
                <w:rPr>
                  <w:rFonts w:asciiTheme="minorHAnsi" w:hAnsiTheme="minorHAnsi"/>
                  <w:sz w:val="18"/>
                  <w:szCs w:val="18"/>
                </w:rPr>
                <w:delText>“High Efficacy”</w:delText>
              </w:r>
              <w:r w:rsidDel="00160206">
                <w:rPr>
                  <w:rFonts w:asciiTheme="minorHAnsi" w:hAnsiTheme="minorHAnsi"/>
                  <w:sz w:val="18"/>
                  <w:szCs w:val="18"/>
                </w:rPr>
                <w:delText xml:space="preserve"> column of Table 150.0-A; or</w:delText>
              </w:r>
            </w:del>
          </w:p>
          <w:p w14:paraId="5571FCF9" w14:textId="3A61B185" w:rsidR="00EB321B" w:rsidRPr="00EB321B" w:rsidDel="00D61B41" w:rsidRDefault="00C84980">
            <w:pPr>
              <w:rPr>
                <w:del w:id="796" w:author="Alhabibi, Haider@Energy" w:date="2022-03-02T16:54:00Z"/>
                <w:rFonts w:asciiTheme="minorHAnsi" w:hAnsiTheme="minorHAnsi"/>
                <w:sz w:val="18"/>
                <w:szCs w:val="18"/>
                <w:rPrChange w:id="797" w:author="Alhabibi, Haider@Energy" w:date="2022-02-28T19:06:00Z">
                  <w:rPr>
                    <w:del w:id="798" w:author="Alhabibi, Haider@Energy" w:date="2022-03-02T16:54:00Z"/>
                  </w:rPr>
                </w:rPrChange>
              </w:rPr>
              <w:pPrChange w:id="799" w:author="Alhabibi, Haider@Energy" w:date="2022-02-28T19:06:00Z">
                <w:pPr>
                  <w:pStyle w:val="ListParagraph"/>
                  <w:numPr>
                    <w:numId w:val="39"/>
                  </w:numPr>
                  <w:ind w:hanging="360"/>
                </w:pPr>
              </w:pPrChange>
            </w:pPr>
            <w:del w:id="800" w:author="Alhabibi, Haider@Energy" w:date="2022-03-02T16:53:00Z">
              <w:r w:rsidDel="00160206">
                <w:rPr>
                  <w:rFonts w:asciiTheme="minorHAnsi" w:hAnsiTheme="minorHAnsi"/>
                  <w:sz w:val="18"/>
                  <w:szCs w:val="18"/>
                </w:rPr>
                <w:delText xml:space="preserve">JA8 compliant light sources </w:delText>
              </w:r>
            </w:del>
            <w:del w:id="801" w:author="Alhabibi, Haider@Energy" w:date="2022-02-28T19:02:00Z">
              <w:r w:rsidDel="00E23625">
                <w:rPr>
                  <w:rFonts w:asciiTheme="minorHAnsi" w:hAnsiTheme="minorHAnsi"/>
                  <w:sz w:val="18"/>
                  <w:szCs w:val="18"/>
                </w:rPr>
                <w:delText xml:space="preserve">and the light sources </w:delText>
              </w:r>
            </w:del>
            <w:del w:id="802" w:author="Alhabibi, Haider@Energy" w:date="2022-03-02T16:53:00Z">
              <w:r w:rsidDel="00160206">
                <w:rPr>
                  <w:rFonts w:asciiTheme="minorHAnsi" w:hAnsiTheme="minorHAnsi"/>
                  <w:sz w:val="18"/>
                  <w:szCs w:val="18"/>
                </w:rPr>
                <w:delText xml:space="preserve">are marked with </w:delText>
              </w:r>
            </w:del>
            <w:del w:id="803" w:author="Alhabibi, Haider@Energy" w:date="2022-02-28T19:03:00Z">
              <w:r w:rsidDel="00017758">
                <w:rPr>
                  <w:rFonts w:asciiTheme="minorHAnsi" w:hAnsiTheme="minorHAnsi"/>
                  <w:sz w:val="18"/>
                  <w:szCs w:val="18"/>
                </w:rPr>
                <w:delText xml:space="preserve">a label reading </w:delText>
              </w:r>
            </w:del>
            <w:del w:id="804" w:author="Alhabibi, Haider@Energy" w:date="2022-03-02T16:53:00Z">
              <w:r w:rsidDel="00160206">
                <w:rPr>
                  <w:rFonts w:asciiTheme="minorHAnsi" w:hAnsiTheme="minorHAnsi"/>
                  <w:sz w:val="18"/>
                  <w:szCs w:val="18"/>
                </w:rPr>
                <w:delText>“JA8-20</w:delText>
              </w:r>
            </w:del>
            <w:del w:id="805" w:author="Alhabibi, Haider@Energy" w:date="2021-11-29T17:31:00Z">
              <w:r w:rsidDel="00B97186">
                <w:rPr>
                  <w:rFonts w:asciiTheme="minorHAnsi" w:hAnsiTheme="minorHAnsi"/>
                  <w:sz w:val="18"/>
                  <w:szCs w:val="18"/>
                </w:rPr>
                <w:delText>1</w:delText>
              </w:r>
              <w:r w:rsidR="00C92347" w:rsidDel="00B97186">
                <w:rPr>
                  <w:rFonts w:asciiTheme="minorHAnsi" w:hAnsiTheme="minorHAnsi"/>
                  <w:sz w:val="18"/>
                  <w:szCs w:val="18"/>
                </w:rPr>
                <w:delText>9</w:delText>
              </w:r>
            </w:del>
            <w:del w:id="806" w:author="Alhabibi, Haider@Energy" w:date="2022-03-02T16:53:00Z">
              <w:r w:rsidDel="00160206">
                <w:rPr>
                  <w:rFonts w:asciiTheme="minorHAnsi" w:hAnsiTheme="minorHAnsi"/>
                  <w:sz w:val="18"/>
                  <w:szCs w:val="18"/>
                </w:rPr>
                <w:delText>” or “JA8-20</w:delText>
              </w:r>
            </w:del>
            <w:del w:id="807" w:author="Alhabibi, Haider@Energy" w:date="2021-11-29T17:30:00Z">
              <w:r w:rsidDel="00270D40">
                <w:rPr>
                  <w:rFonts w:asciiTheme="minorHAnsi" w:hAnsiTheme="minorHAnsi"/>
                  <w:sz w:val="18"/>
                  <w:szCs w:val="18"/>
                </w:rPr>
                <w:delText>1</w:delText>
              </w:r>
              <w:r w:rsidR="00C92347" w:rsidDel="00270D40">
                <w:rPr>
                  <w:rFonts w:asciiTheme="minorHAnsi" w:hAnsiTheme="minorHAnsi"/>
                  <w:sz w:val="18"/>
                  <w:szCs w:val="18"/>
                </w:rPr>
                <w:delText>9</w:delText>
              </w:r>
            </w:del>
            <w:del w:id="808" w:author="Alhabibi, Haider@Energy" w:date="2022-03-02T16:53:00Z">
              <w:r w:rsidDel="00160206">
                <w:rPr>
                  <w:rFonts w:asciiTheme="minorHAnsi" w:hAnsiTheme="minorHAnsi"/>
                  <w:sz w:val="18"/>
                  <w:szCs w:val="18"/>
                </w:rPr>
                <w:delText>-E”.</w:delText>
              </w:r>
            </w:del>
          </w:p>
        </w:tc>
      </w:tr>
      <w:tr w:rsidR="00C84980" w:rsidRPr="002F3D13" w:rsidDel="00D61B41" w14:paraId="22C37337" w14:textId="111A9127" w:rsidTr="00D61B41">
        <w:tblPrEx>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Change w:id="809" w:author="Alhabibi, Haider@Energy" w:date="2022-03-02T16:54:00Z">
            <w:tblPrEx>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blPrExChange>
        </w:tblPrEx>
        <w:trPr>
          <w:del w:id="810" w:author="Alhabibi, Haider@Energy" w:date="2022-03-02T16:54:00Z"/>
        </w:trPr>
        <w:tc>
          <w:tcPr>
            <w:tcW w:w="459" w:type="dxa"/>
            <w:vAlign w:val="center"/>
            <w:tcPrChange w:id="811" w:author="Alhabibi, Haider@Energy" w:date="2022-03-02T16:54:00Z">
              <w:tcPr>
                <w:tcW w:w="468" w:type="dxa"/>
                <w:vAlign w:val="center"/>
              </w:tcPr>
            </w:tcPrChange>
          </w:tcPr>
          <w:p w14:paraId="316E63E5" w14:textId="5A23524B" w:rsidR="00C84980" w:rsidRPr="002F3D13" w:rsidDel="00D61B41" w:rsidRDefault="00C84980" w:rsidP="00C400E0">
            <w:pPr>
              <w:jc w:val="center"/>
              <w:rPr>
                <w:del w:id="812" w:author="Alhabibi, Haider@Energy" w:date="2022-03-02T16:54:00Z"/>
                <w:rFonts w:asciiTheme="minorHAnsi" w:hAnsiTheme="minorHAnsi"/>
                <w:sz w:val="18"/>
                <w:szCs w:val="18"/>
              </w:rPr>
            </w:pPr>
            <w:del w:id="813" w:author="Alhabibi, Haider@Energy" w:date="2022-03-02T16:53:00Z">
              <w:r w:rsidRPr="002F3D13" w:rsidDel="00160206">
                <w:rPr>
                  <w:rFonts w:asciiTheme="minorHAnsi" w:hAnsiTheme="minorHAnsi"/>
                  <w:sz w:val="18"/>
                  <w:szCs w:val="18"/>
                </w:rPr>
                <w:delText>02</w:delText>
              </w:r>
            </w:del>
          </w:p>
        </w:tc>
        <w:tc>
          <w:tcPr>
            <w:tcW w:w="10370" w:type="dxa"/>
            <w:gridSpan w:val="2"/>
            <w:tcPrChange w:id="814" w:author="Alhabibi, Haider@Energy" w:date="2022-03-02T16:54:00Z">
              <w:tcPr>
                <w:tcW w:w="10361" w:type="dxa"/>
                <w:gridSpan w:val="2"/>
              </w:tcPr>
            </w:tcPrChange>
          </w:tcPr>
          <w:p w14:paraId="72FB0388" w14:textId="1818F924" w:rsidR="00C84980" w:rsidRPr="00F93DE4" w:rsidDel="00D61B41" w:rsidRDefault="00C84980" w:rsidP="00970FF4">
            <w:pPr>
              <w:rPr>
                <w:del w:id="815" w:author="Alhabibi, Haider@Energy" w:date="2022-03-02T16:54:00Z"/>
              </w:rPr>
            </w:pPr>
            <w:del w:id="816" w:author="Alhabibi, Haider@Energy" w:date="2021-11-29T17:34:00Z">
              <w:r w:rsidRPr="002F3D13" w:rsidDel="005E49B8">
                <w:rPr>
                  <w:rFonts w:asciiTheme="minorHAnsi" w:hAnsiTheme="minorHAnsi"/>
                  <w:sz w:val="18"/>
                  <w:szCs w:val="18"/>
                </w:rPr>
                <w:delText>150.0(k)2</w:delText>
              </w:r>
            </w:del>
            <w:del w:id="817" w:author="Alhabibi, Haider@Energy" w:date="2021-09-27T12:52:00Z">
              <w:r w:rsidR="00B8551E" w:rsidDel="00F31E57">
                <w:rPr>
                  <w:rFonts w:asciiTheme="minorHAnsi" w:hAnsiTheme="minorHAnsi"/>
                  <w:sz w:val="18"/>
                  <w:szCs w:val="18"/>
                </w:rPr>
                <w:delText>J</w:delText>
              </w:r>
            </w:del>
            <w:del w:id="818" w:author="Alhabibi, Haider@Energy" w:date="2021-11-29T17:34:00Z">
              <w:r w:rsidDel="005E49B8">
                <w:rPr>
                  <w:rFonts w:asciiTheme="minorHAnsi" w:hAnsiTheme="minorHAnsi"/>
                  <w:sz w:val="18"/>
                  <w:szCs w:val="18"/>
                </w:rPr>
                <w:delText>:</w:delText>
              </w:r>
            </w:del>
            <w:del w:id="819" w:author="Alhabibi, Haider@Energy" w:date="2022-03-02T16:53:00Z">
              <w:r w:rsidDel="00160206">
                <w:rPr>
                  <w:rFonts w:asciiTheme="minorHAnsi" w:hAnsiTheme="minorHAnsi"/>
                  <w:sz w:val="18"/>
                  <w:szCs w:val="18"/>
                </w:rPr>
                <w:delText xml:space="preserve"> </w:delText>
              </w:r>
            </w:del>
            <w:del w:id="820" w:author="Alhabibi, Haider@Energy" w:date="2021-09-27T12:54:00Z">
              <w:r w:rsidR="00B8551E" w:rsidRPr="00F93DE4" w:rsidDel="00485589">
                <w:delText>Dimming controls for</w:delText>
              </w:r>
              <w:r w:rsidRPr="00F93DE4" w:rsidDel="00485589">
                <w:delText xml:space="preserve"> all luminaires </w:delText>
              </w:r>
              <w:r w:rsidR="00B8551E" w:rsidRPr="00F93DE4" w:rsidDel="00485589">
                <w:delText xml:space="preserve">with dimmable </w:delText>
              </w:r>
              <w:r w:rsidRPr="00F93DE4" w:rsidDel="00485589">
                <w:delText>JA8 compliant light sources</w:delText>
              </w:r>
              <w:r w:rsidR="00B8551E" w:rsidRPr="00F93DE4" w:rsidDel="00485589">
                <w:delText xml:space="preserve"> except for those controlled by occupancy or vacancy sensors</w:delText>
              </w:r>
              <w:r w:rsidRPr="00F93DE4" w:rsidDel="00485589">
                <w:delText>.</w:delText>
              </w:r>
            </w:del>
          </w:p>
        </w:tc>
      </w:tr>
      <w:tr w:rsidR="00C84980" w:rsidRPr="002F3D13" w:rsidDel="00D61B41" w14:paraId="739C51F0" w14:textId="5CA1F91B" w:rsidTr="00D61B41">
        <w:tblPrEx>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Change w:id="821" w:author="Alhabibi, Haider@Energy" w:date="2022-03-02T16:54:00Z">
            <w:tblPrEx>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blPrExChange>
        </w:tblPrEx>
        <w:trPr>
          <w:gridAfter w:val="1"/>
          <w:wAfter w:w="1187" w:type="dxa"/>
          <w:del w:id="822" w:author="Alhabibi, Haider@Energy" w:date="2022-03-02T16:54:00Z"/>
          <w:trPrChange w:id="823" w:author="Alhabibi, Haider@Energy" w:date="2022-03-02T16:54:00Z">
            <w:trPr>
              <w:gridAfter w:val="1"/>
              <w:wAfter w:w="1366" w:type="dxa"/>
            </w:trPr>
          </w:trPrChange>
        </w:trPr>
        <w:tc>
          <w:tcPr>
            <w:tcW w:w="459" w:type="dxa"/>
            <w:vAlign w:val="center"/>
            <w:tcPrChange w:id="824" w:author="Alhabibi, Haider@Energy" w:date="2022-03-02T16:54:00Z">
              <w:tcPr>
                <w:tcW w:w="468" w:type="dxa"/>
                <w:vAlign w:val="center"/>
              </w:tcPr>
            </w:tcPrChange>
          </w:tcPr>
          <w:p w14:paraId="3F27D3BB" w14:textId="433F4C0D" w:rsidR="00C84980" w:rsidRPr="002F3D13" w:rsidDel="00D61B41" w:rsidRDefault="00C84980" w:rsidP="00C400E0">
            <w:pPr>
              <w:jc w:val="center"/>
              <w:rPr>
                <w:del w:id="825" w:author="Alhabibi, Haider@Energy" w:date="2022-03-02T16:54:00Z"/>
                <w:rFonts w:asciiTheme="minorHAnsi" w:hAnsiTheme="minorHAnsi"/>
                <w:sz w:val="18"/>
                <w:szCs w:val="18"/>
              </w:rPr>
            </w:pPr>
            <w:del w:id="826" w:author="Alhabibi, Haider@Energy" w:date="2022-03-02T16:53:00Z">
              <w:r w:rsidRPr="002F3D13" w:rsidDel="00160206">
                <w:rPr>
                  <w:rFonts w:asciiTheme="minorHAnsi" w:hAnsiTheme="minorHAnsi"/>
                  <w:sz w:val="18"/>
                  <w:szCs w:val="18"/>
                </w:rPr>
                <w:delText>03</w:delText>
              </w:r>
            </w:del>
          </w:p>
        </w:tc>
        <w:tc>
          <w:tcPr>
            <w:tcW w:w="9183" w:type="dxa"/>
            <w:tcPrChange w:id="827" w:author="Alhabibi, Haider@Energy" w:date="2022-03-02T16:54:00Z">
              <w:tcPr>
                <w:tcW w:w="10361" w:type="dxa"/>
              </w:tcPr>
            </w:tcPrChange>
          </w:tcPr>
          <w:p w14:paraId="75F28319" w14:textId="6E55621E" w:rsidR="00C84980" w:rsidRPr="002F3D13" w:rsidDel="00D61B41" w:rsidRDefault="00C84980" w:rsidP="00C400E0">
            <w:pPr>
              <w:rPr>
                <w:del w:id="828" w:author="Alhabibi, Haider@Energy" w:date="2022-03-02T16:54:00Z"/>
                <w:rFonts w:asciiTheme="minorHAnsi" w:hAnsiTheme="minorHAnsi"/>
                <w:sz w:val="18"/>
                <w:szCs w:val="18"/>
              </w:rPr>
            </w:pPr>
            <w:del w:id="829" w:author="Alhabibi, Haider@Energy" w:date="2022-03-02T16:53:00Z">
              <w:r w:rsidRPr="002F3D13" w:rsidDel="00160206">
                <w:rPr>
                  <w:rFonts w:asciiTheme="minorHAnsi" w:hAnsiTheme="minorHAnsi"/>
                  <w:sz w:val="18"/>
                  <w:szCs w:val="18"/>
                </w:rPr>
                <w:delText>150.0(k)2</w:delText>
              </w:r>
              <w:r w:rsidDel="00160206">
                <w:rPr>
                  <w:rFonts w:asciiTheme="minorHAnsi" w:hAnsiTheme="minorHAnsi"/>
                  <w:sz w:val="18"/>
                  <w:szCs w:val="18"/>
                </w:rPr>
                <w:delText xml:space="preserve">A: Forward phase cut dimmers used </w:delText>
              </w:r>
              <w:r w:rsidR="00B8551E" w:rsidDel="00160206">
                <w:rPr>
                  <w:rFonts w:asciiTheme="minorHAnsi" w:hAnsiTheme="minorHAnsi"/>
                  <w:sz w:val="18"/>
                  <w:szCs w:val="18"/>
                </w:rPr>
                <w:delText xml:space="preserve">with LED light sources </w:delText>
              </w:r>
              <w:r w:rsidDel="00160206">
                <w:rPr>
                  <w:rFonts w:asciiTheme="minorHAnsi" w:hAnsiTheme="minorHAnsi"/>
                  <w:sz w:val="18"/>
                  <w:szCs w:val="18"/>
                </w:rPr>
                <w:delText>shall comply with NEMA SSL 7A.</w:delText>
              </w:r>
            </w:del>
          </w:p>
        </w:tc>
      </w:tr>
      <w:tr w:rsidR="00C84980" w:rsidRPr="00916A10" w14:paraId="58CE137A" w14:textId="77777777" w:rsidTr="00C400E0">
        <w:tc>
          <w:tcPr>
            <w:tcW w:w="10829" w:type="dxa"/>
            <w:gridSpan w:val="3"/>
          </w:tcPr>
          <w:p w14:paraId="4F0047C4" w14:textId="77777777" w:rsidR="00C84980" w:rsidRPr="00916A10" w:rsidRDefault="00C84980" w:rsidP="00C400E0">
            <w:pPr>
              <w:rPr>
                <w:rFonts w:asciiTheme="minorHAnsi" w:hAnsiTheme="minorHAnsi"/>
                <w:b/>
                <w:sz w:val="18"/>
                <w:szCs w:val="18"/>
              </w:rPr>
            </w:pPr>
            <w:r w:rsidRPr="00916A10">
              <w:rPr>
                <w:rFonts w:asciiTheme="minorHAnsi" w:hAnsiTheme="minorHAnsi"/>
                <w:b/>
                <w:sz w:val="18"/>
                <w:szCs w:val="18"/>
              </w:rPr>
              <w:t>The responsible person’s signature on this compliance document affirms that all applicable requirements in this table have been met.</w:t>
            </w:r>
          </w:p>
        </w:tc>
      </w:tr>
    </w:tbl>
    <w:p w14:paraId="1EB215B6" w14:textId="69FE9D42" w:rsidR="00C400E0" w:rsidRDefault="00C400E0"/>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90"/>
        <w:gridCol w:w="10339"/>
        <w:tblGridChange w:id="830">
          <w:tblGrid>
            <w:gridCol w:w="490"/>
            <w:gridCol w:w="10339"/>
          </w:tblGrid>
        </w:tblGridChange>
      </w:tblGrid>
      <w:tr w:rsidR="00C84980" w:rsidRPr="002F3D13" w14:paraId="05D571AA" w14:textId="77777777" w:rsidTr="00C400E0">
        <w:tc>
          <w:tcPr>
            <w:tcW w:w="10829" w:type="dxa"/>
            <w:gridSpan w:val="2"/>
          </w:tcPr>
          <w:p w14:paraId="7B3C419B" w14:textId="77777777" w:rsidR="00C84980" w:rsidRDefault="00C84980" w:rsidP="00C400E0">
            <w:pPr>
              <w:tabs>
                <w:tab w:val="left" w:pos="7920"/>
                <w:tab w:val="right" w:pos="10080"/>
              </w:tabs>
              <w:rPr>
                <w:rFonts w:asciiTheme="minorHAnsi" w:hAnsiTheme="minorHAnsi"/>
                <w:b/>
                <w:szCs w:val="18"/>
              </w:rPr>
            </w:pPr>
            <w:r w:rsidRPr="00C81000">
              <w:rPr>
                <w:rFonts w:asciiTheme="minorHAnsi" w:hAnsiTheme="minorHAnsi"/>
                <w:b/>
                <w:szCs w:val="18"/>
              </w:rPr>
              <w:t xml:space="preserve">C. </w:t>
            </w:r>
            <w:r>
              <w:rPr>
                <w:rFonts w:asciiTheme="minorHAnsi" w:hAnsiTheme="minorHAnsi"/>
                <w:b/>
                <w:szCs w:val="18"/>
              </w:rPr>
              <w:t>Recessed Downlight Luminaires in Ceilings</w:t>
            </w:r>
          </w:p>
          <w:p w14:paraId="2E8CCB62" w14:textId="77777777" w:rsidR="004451E3" w:rsidRDefault="004451E3" w:rsidP="00C400E0">
            <w:pPr>
              <w:tabs>
                <w:tab w:val="left" w:pos="7920"/>
                <w:tab w:val="right" w:pos="10080"/>
              </w:tabs>
              <w:rPr>
                <w:ins w:id="831" w:author="Alhabibi, Haider@Energy" w:date="2022-03-02T16:54:00Z"/>
                <w:rFonts w:asciiTheme="minorHAnsi" w:hAnsiTheme="minorHAnsi"/>
                <w:sz w:val="18"/>
                <w:szCs w:val="18"/>
              </w:rPr>
            </w:pPr>
            <w:r w:rsidRPr="00273993">
              <w:rPr>
                <w:rFonts w:asciiTheme="minorHAnsi" w:hAnsiTheme="minorHAnsi"/>
                <w:sz w:val="18"/>
                <w:szCs w:val="18"/>
              </w:rPr>
              <w:t xml:space="preserve">&lt;&lt;if </w:t>
            </w:r>
            <w:r w:rsidR="002F629C" w:rsidRPr="00EA36ED">
              <w:rPr>
                <w:rStyle w:val="Heading1Char"/>
                <w:rFonts w:asciiTheme="minorHAnsi" w:hAnsiTheme="minorHAnsi"/>
                <w:b w:val="0"/>
                <w:bCs/>
                <w:i/>
                <w:sz w:val="18"/>
                <w:szCs w:val="18"/>
              </w:rPr>
              <w:t>Recessed downlight luminaire in ceilings in any interior rooms</w:t>
            </w:r>
            <w:r w:rsidR="002F629C">
              <w:rPr>
                <w:rFonts w:asciiTheme="minorHAnsi" w:hAnsiTheme="minorHAnsi"/>
                <w:sz w:val="18"/>
                <w:szCs w:val="18"/>
              </w:rPr>
              <w:t xml:space="preserve"> from Table A</w:t>
            </w:r>
            <w:r w:rsidRPr="00273993">
              <w:rPr>
                <w:rFonts w:asciiTheme="minorHAnsi" w:hAnsiTheme="minorHAnsi"/>
                <w:sz w:val="18"/>
                <w:szCs w:val="18"/>
              </w:rPr>
              <w:t xml:space="preserve"> = ‘Y’ then display this section; else display standard “This Section Does Not Apply” message&gt;&gt;</w:t>
            </w:r>
          </w:p>
          <w:p w14:paraId="20700DFD" w14:textId="57F0D156" w:rsidR="00D61B41" w:rsidRPr="00D61B41" w:rsidRDefault="00D61B41" w:rsidP="00C400E0">
            <w:pPr>
              <w:tabs>
                <w:tab w:val="left" w:pos="7920"/>
                <w:tab w:val="right" w:pos="10080"/>
              </w:tabs>
              <w:rPr>
                <w:rFonts w:asciiTheme="minorHAnsi" w:hAnsiTheme="minorHAnsi"/>
                <w:sz w:val="18"/>
                <w:szCs w:val="18"/>
                <w:rPrChange w:id="832" w:author="Alhabibi, Haider@Energy" w:date="2022-03-02T16:55:00Z">
                  <w:rPr>
                    <w:rFonts w:asciiTheme="minorHAnsi" w:hAnsiTheme="minorHAnsi"/>
                    <w:szCs w:val="18"/>
                  </w:rPr>
                </w:rPrChange>
              </w:rPr>
            </w:pPr>
            <w:ins w:id="833" w:author="Alhabibi, Haider@Energy" w:date="2022-03-02T16:54:00Z">
              <w:r w:rsidRPr="00D61B41">
                <w:rPr>
                  <w:rFonts w:asciiTheme="minorHAnsi" w:hAnsiTheme="minorHAnsi"/>
                  <w:sz w:val="18"/>
                  <w:szCs w:val="18"/>
                  <w:rPrChange w:id="834" w:author="Alhabibi, Haider@Energy" w:date="2022-03-02T16:55:00Z">
                    <w:rPr>
                      <w:rFonts w:asciiTheme="minorHAnsi" w:hAnsiTheme="minorHAnsi"/>
                      <w:szCs w:val="18"/>
                    </w:rPr>
                  </w:rPrChange>
                </w:rPr>
                <w:t>&lt;&lt;Static Text - see the top&gt;&gt;</w:t>
              </w:r>
            </w:ins>
          </w:p>
        </w:tc>
      </w:tr>
      <w:tr w:rsidR="00C84980" w:rsidRPr="002F3D13" w:rsidDel="00D61B41" w14:paraId="26F04D58" w14:textId="16A5CFC5" w:rsidTr="00D61B41">
        <w:tblPrEx>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Change w:id="835" w:author="Alhabibi, Haider@Energy" w:date="2022-03-02T16:54:00Z">
            <w:tblPrEx>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blPrExChange>
        </w:tblPrEx>
        <w:trPr>
          <w:del w:id="836" w:author="Alhabibi, Haider@Energy" w:date="2022-03-02T16:54:00Z"/>
        </w:trPr>
        <w:tc>
          <w:tcPr>
            <w:tcW w:w="490" w:type="dxa"/>
            <w:vAlign w:val="center"/>
            <w:tcPrChange w:id="837" w:author="Alhabibi, Haider@Energy" w:date="2022-03-02T16:54:00Z">
              <w:tcPr>
                <w:tcW w:w="468" w:type="dxa"/>
                <w:vAlign w:val="center"/>
              </w:tcPr>
            </w:tcPrChange>
          </w:tcPr>
          <w:p w14:paraId="6876368F" w14:textId="52A6FDDD" w:rsidR="00C84980" w:rsidRPr="002F3D13" w:rsidDel="00D61B41" w:rsidRDefault="00C84980" w:rsidP="00C400E0">
            <w:pPr>
              <w:jc w:val="center"/>
              <w:rPr>
                <w:del w:id="838" w:author="Alhabibi, Haider@Energy" w:date="2022-03-02T16:54:00Z"/>
                <w:rFonts w:asciiTheme="minorHAnsi" w:hAnsiTheme="minorHAnsi"/>
                <w:sz w:val="18"/>
                <w:szCs w:val="18"/>
              </w:rPr>
            </w:pPr>
            <w:del w:id="839" w:author="Alhabibi, Haider@Energy" w:date="2022-03-02T16:54:00Z">
              <w:r w:rsidRPr="002F3D13" w:rsidDel="00D61B41">
                <w:rPr>
                  <w:rFonts w:asciiTheme="minorHAnsi" w:hAnsiTheme="minorHAnsi"/>
                  <w:sz w:val="18"/>
                  <w:szCs w:val="18"/>
                </w:rPr>
                <w:delText>01</w:delText>
              </w:r>
            </w:del>
          </w:p>
        </w:tc>
        <w:tc>
          <w:tcPr>
            <w:tcW w:w="10339" w:type="dxa"/>
            <w:tcPrChange w:id="840" w:author="Alhabibi, Haider@Energy" w:date="2022-03-02T16:54:00Z">
              <w:tcPr>
                <w:tcW w:w="10361" w:type="dxa"/>
              </w:tcPr>
            </w:tcPrChange>
          </w:tcPr>
          <w:p w14:paraId="1A1807CF" w14:textId="2D61A93A" w:rsidR="00C84980" w:rsidRPr="002A75A5" w:rsidDel="00D61B41" w:rsidRDefault="0065353D" w:rsidP="00C400E0">
            <w:pPr>
              <w:rPr>
                <w:del w:id="841" w:author="Alhabibi, Haider@Energy" w:date="2022-03-02T16:54:00Z"/>
                <w:rFonts w:asciiTheme="minorHAnsi" w:hAnsiTheme="minorHAnsi"/>
                <w:sz w:val="18"/>
                <w:szCs w:val="18"/>
              </w:rPr>
            </w:pPr>
            <w:del w:id="842" w:author="Alhabibi, Haider@Energy" w:date="2022-03-02T16:54:00Z">
              <w:r w:rsidDel="00D61B41">
                <w:rPr>
                  <w:rFonts w:asciiTheme="minorHAnsi" w:hAnsiTheme="minorHAnsi"/>
                  <w:sz w:val="18"/>
                  <w:szCs w:val="18"/>
                </w:rPr>
                <w:delText>150.0(k)1C</w:delText>
              </w:r>
            </w:del>
            <w:del w:id="843" w:author="Alhabibi, Haider@Energy" w:date="2021-09-27T12:58:00Z">
              <w:r w:rsidDel="005F6762">
                <w:rPr>
                  <w:rFonts w:asciiTheme="minorHAnsi" w:hAnsiTheme="minorHAnsi"/>
                  <w:sz w:val="18"/>
                  <w:szCs w:val="18"/>
                </w:rPr>
                <w:delText>v</w:delText>
              </w:r>
            </w:del>
            <w:del w:id="844" w:author="Alhabibi, Haider@Energy" w:date="2022-03-02T16:54:00Z">
              <w:r w:rsidDel="00D61B41">
                <w:rPr>
                  <w:rFonts w:asciiTheme="minorHAnsi" w:hAnsiTheme="minorHAnsi"/>
                  <w:sz w:val="18"/>
                  <w:szCs w:val="18"/>
                </w:rPr>
                <w:delText>: Do not contain screw based sockets.</w:delText>
              </w:r>
            </w:del>
          </w:p>
        </w:tc>
      </w:tr>
      <w:tr w:rsidR="00B8551E" w:rsidRPr="002F3D13" w:rsidDel="00D61B41" w14:paraId="50E98FEA" w14:textId="4B04297E" w:rsidTr="00D61B41">
        <w:tblPrEx>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Change w:id="845" w:author="Alhabibi, Haider@Energy" w:date="2022-03-02T16:54:00Z">
            <w:tblPrEx>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blPrExChange>
        </w:tblPrEx>
        <w:trPr>
          <w:del w:id="846" w:author="Alhabibi, Haider@Energy" w:date="2022-03-02T16:54:00Z"/>
        </w:trPr>
        <w:tc>
          <w:tcPr>
            <w:tcW w:w="490" w:type="dxa"/>
            <w:vAlign w:val="center"/>
            <w:tcPrChange w:id="847" w:author="Alhabibi, Haider@Energy" w:date="2022-03-02T16:54:00Z">
              <w:tcPr>
                <w:tcW w:w="468" w:type="dxa"/>
                <w:vAlign w:val="center"/>
              </w:tcPr>
            </w:tcPrChange>
          </w:tcPr>
          <w:p w14:paraId="0A5B5AA8" w14:textId="60147CB8" w:rsidR="00B8551E" w:rsidRPr="002F3D13" w:rsidDel="00D61B41" w:rsidRDefault="00B8551E" w:rsidP="00C400E0">
            <w:pPr>
              <w:jc w:val="center"/>
              <w:rPr>
                <w:del w:id="848" w:author="Alhabibi, Haider@Energy" w:date="2022-03-02T16:54:00Z"/>
                <w:rFonts w:asciiTheme="minorHAnsi" w:hAnsiTheme="minorHAnsi"/>
                <w:sz w:val="18"/>
                <w:szCs w:val="18"/>
              </w:rPr>
            </w:pPr>
            <w:del w:id="849" w:author="Alhabibi, Haider@Energy" w:date="2022-03-02T16:54:00Z">
              <w:r w:rsidDel="00D61B41">
                <w:rPr>
                  <w:rFonts w:asciiTheme="minorHAnsi" w:hAnsiTheme="minorHAnsi"/>
                  <w:sz w:val="18"/>
                  <w:szCs w:val="18"/>
                </w:rPr>
                <w:delText>02</w:delText>
              </w:r>
            </w:del>
          </w:p>
        </w:tc>
        <w:tc>
          <w:tcPr>
            <w:tcW w:w="10339" w:type="dxa"/>
            <w:tcPrChange w:id="850" w:author="Alhabibi, Haider@Energy" w:date="2022-03-02T16:54:00Z">
              <w:tcPr>
                <w:tcW w:w="10361" w:type="dxa"/>
              </w:tcPr>
            </w:tcPrChange>
          </w:tcPr>
          <w:p w14:paraId="6DB1968D" w14:textId="7A2726B0" w:rsidR="00B8551E" w:rsidDel="00D61B41" w:rsidRDefault="0065353D" w:rsidP="00C400E0">
            <w:pPr>
              <w:rPr>
                <w:del w:id="851" w:author="Alhabibi, Haider@Energy" w:date="2022-03-02T16:54:00Z"/>
                <w:rFonts w:asciiTheme="minorHAnsi" w:hAnsiTheme="minorHAnsi"/>
                <w:sz w:val="18"/>
                <w:szCs w:val="18"/>
              </w:rPr>
            </w:pPr>
            <w:del w:id="852" w:author="Alhabibi, Haider@Energy" w:date="2022-03-02T16:54:00Z">
              <w:r w:rsidDel="00D61B41">
                <w:rPr>
                  <w:rFonts w:asciiTheme="minorHAnsi" w:hAnsiTheme="minorHAnsi"/>
                  <w:sz w:val="18"/>
                  <w:szCs w:val="18"/>
                </w:rPr>
                <w:delText xml:space="preserve">The luminaire </w:delText>
              </w:r>
            </w:del>
            <w:del w:id="853" w:author="Alhabibi, Haider@Energy" w:date="2021-11-29T17:35:00Z">
              <w:r w:rsidDel="00E25199">
                <w:rPr>
                  <w:rFonts w:asciiTheme="minorHAnsi" w:hAnsiTheme="minorHAnsi"/>
                  <w:sz w:val="18"/>
                  <w:szCs w:val="18"/>
                </w:rPr>
                <w:delText>shall be</w:delText>
              </w:r>
            </w:del>
            <w:del w:id="854" w:author="Alhabibi, Haider@Energy" w:date="2022-03-02T16:54:00Z">
              <w:r w:rsidDel="00D61B41">
                <w:rPr>
                  <w:rFonts w:asciiTheme="minorHAnsi" w:hAnsiTheme="minorHAnsi"/>
                  <w:sz w:val="18"/>
                  <w:szCs w:val="18"/>
                </w:rPr>
                <w:delText xml:space="preserve"> marked with “JA8-20</w:delText>
              </w:r>
            </w:del>
            <w:del w:id="855" w:author="Alhabibi, Haider@Energy" w:date="2021-11-29T17:35:00Z">
              <w:r w:rsidDel="00E25199">
                <w:rPr>
                  <w:rFonts w:asciiTheme="minorHAnsi" w:hAnsiTheme="minorHAnsi"/>
                  <w:sz w:val="18"/>
                  <w:szCs w:val="18"/>
                </w:rPr>
                <w:delText>19</w:delText>
              </w:r>
            </w:del>
            <w:del w:id="856" w:author="Alhabibi, Haider@Energy" w:date="2022-03-02T16:54:00Z">
              <w:r w:rsidDel="00D61B41">
                <w:rPr>
                  <w:rFonts w:asciiTheme="minorHAnsi" w:hAnsiTheme="minorHAnsi"/>
                  <w:sz w:val="18"/>
                  <w:szCs w:val="18"/>
                </w:rPr>
                <w:delText>”.</w:delText>
              </w:r>
            </w:del>
          </w:p>
        </w:tc>
      </w:tr>
      <w:tr w:rsidR="00C84980" w:rsidRPr="002F3D13" w:rsidDel="00D61B41" w14:paraId="5AC92022" w14:textId="6AC53F9F" w:rsidTr="00D61B41">
        <w:tblPrEx>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Change w:id="857" w:author="Alhabibi, Haider@Energy" w:date="2022-03-02T16:54:00Z">
            <w:tblPrEx>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blPrExChange>
        </w:tblPrEx>
        <w:trPr>
          <w:del w:id="858" w:author="Alhabibi, Haider@Energy" w:date="2022-03-02T16:54:00Z"/>
        </w:trPr>
        <w:tc>
          <w:tcPr>
            <w:tcW w:w="490" w:type="dxa"/>
            <w:vAlign w:val="center"/>
            <w:tcPrChange w:id="859" w:author="Alhabibi, Haider@Energy" w:date="2022-03-02T16:54:00Z">
              <w:tcPr>
                <w:tcW w:w="468" w:type="dxa"/>
                <w:vAlign w:val="center"/>
              </w:tcPr>
            </w:tcPrChange>
          </w:tcPr>
          <w:p w14:paraId="6BD3E4D6" w14:textId="79B8B4D7" w:rsidR="00C84980" w:rsidRPr="002F3D13" w:rsidDel="00D61B41" w:rsidRDefault="00C84980" w:rsidP="00C400E0">
            <w:pPr>
              <w:jc w:val="center"/>
              <w:rPr>
                <w:del w:id="860" w:author="Alhabibi, Haider@Energy" w:date="2022-03-02T16:54:00Z"/>
                <w:rFonts w:asciiTheme="minorHAnsi" w:hAnsiTheme="minorHAnsi"/>
                <w:sz w:val="18"/>
                <w:szCs w:val="18"/>
              </w:rPr>
            </w:pPr>
            <w:del w:id="861" w:author="Alhabibi, Haider@Energy" w:date="2021-09-27T13:02:00Z">
              <w:r w:rsidRPr="002F3D13" w:rsidDel="00BF7F7C">
                <w:rPr>
                  <w:rFonts w:asciiTheme="minorHAnsi" w:hAnsiTheme="minorHAnsi"/>
                  <w:sz w:val="18"/>
                  <w:szCs w:val="18"/>
                </w:rPr>
                <w:delText>0</w:delText>
              </w:r>
              <w:r w:rsidR="00B8551E" w:rsidDel="00BF7F7C">
                <w:rPr>
                  <w:rFonts w:asciiTheme="minorHAnsi" w:hAnsiTheme="minorHAnsi"/>
                  <w:sz w:val="18"/>
                  <w:szCs w:val="18"/>
                </w:rPr>
                <w:delText>3</w:delText>
              </w:r>
            </w:del>
          </w:p>
        </w:tc>
        <w:tc>
          <w:tcPr>
            <w:tcW w:w="10339" w:type="dxa"/>
            <w:tcPrChange w:id="862" w:author="Alhabibi, Haider@Energy" w:date="2022-03-02T16:54:00Z">
              <w:tcPr>
                <w:tcW w:w="10361" w:type="dxa"/>
              </w:tcPr>
            </w:tcPrChange>
          </w:tcPr>
          <w:p w14:paraId="3AFEC49A" w14:textId="3DFE95CA" w:rsidR="00C84980" w:rsidRPr="002F3D13" w:rsidDel="00D61B41" w:rsidRDefault="00C84980" w:rsidP="00C400E0">
            <w:pPr>
              <w:rPr>
                <w:del w:id="863" w:author="Alhabibi, Haider@Energy" w:date="2022-03-02T16:54:00Z"/>
                <w:rFonts w:asciiTheme="minorHAnsi" w:hAnsiTheme="minorHAnsi"/>
                <w:sz w:val="18"/>
                <w:szCs w:val="18"/>
              </w:rPr>
            </w:pPr>
            <w:del w:id="864" w:author="Alhabibi, Haider@Energy" w:date="2021-09-27T13:02:00Z">
              <w:r w:rsidRPr="002F3D13" w:rsidDel="00BF7F7C">
                <w:rPr>
                  <w:rFonts w:asciiTheme="minorHAnsi" w:hAnsiTheme="minorHAnsi"/>
                  <w:sz w:val="18"/>
                  <w:szCs w:val="18"/>
                </w:rPr>
                <w:delText>150.0(k)</w:delText>
              </w:r>
              <w:r w:rsidDel="00BF7F7C">
                <w:rPr>
                  <w:rFonts w:asciiTheme="minorHAnsi" w:hAnsiTheme="minorHAnsi"/>
                  <w:sz w:val="18"/>
                  <w:szCs w:val="18"/>
                </w:rPr>
                <w:delText>1Ci</w:delText>
              </w:r>
              <w:r w:rsidRPr="002F3D13" w:rsidDel="00BF7F7C">
                <w:rPr>
                  <w:rFonts w:asciiTheme="minorHAnsi" w:hAnsiTheme="minorHAnsi"/>
                  <w:sz w:val="18"/>
                  <w:szCs w:val="18"/>
                </w:rPr>
                <w:delText>: Listed for zero clearance insulation contact (IC)</w:delText>
              </w:r>
              <w:r w:rsidDel="00BF7F7C">
                <w:rPr>
                  <w:rFonts w:asciiTheme="minorHAnsi" w:hAnsiTheme="minorHAnsi"/>
                  <w:sz w:val="18"/>
                  <w:szCs w:val="18"/>
                </w:rPr>
                <w:delText>.</w:delText>
              </w:r>
            </w:del>
          </w:p>
        </w:tc>
      </w:tr>
      <w:tr w:rsidR="00C84980" w:rsidRPr="002F3D13" w:rsidDel="00D61B41" w14:paraId="3A9C0824" w14:textId="66744579" w:rsidTr="00D61B41">
        <w:tblPrEx>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Change w:id="865" w:author="Alhabibi, Haider@Energy" w:date="2022-03-02T16:54:00Z">
            <w:tblPrEx>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blPrExChange>
        </w:tblPrEx>
        <w:trPr>
          <w:trHeight w:val="56"/>
          <w:del w:id="866" w:author="Alhabibi, Haider@Energy" w:date="2022-03-02T16:54:00Z"/>
          <w:trPrChange w:id="867" w:author="Alhabibi, Haider@Energy" w:date="2022-03-02T16:54:00Z">
            <w:trPr>
              <w:trHeight w:val="56"/>
            </w:trPr>
          </w:trPrChange>
        </w:trPr>
        <w:tc>
          <w:tcPr>
            <w:tcW w:w="490" w:type="dxa"/>
            <w:vAlign w:val="center"/>
            <w:tcPrChange w:id="868" w:author="Alhabibi, Haider@Energy" w:date="2022-03-02T16:54:00Z">
              <w:tcPr>
                <w:tcW w:w="468" w:type="dxa"/>
                <w:vAlign w:val="center"/>
              </w:tcPr>
            </w:tcPrChange>
          </w:tcPr>
          <w:p w14:paraId="70E2B089" w14:textId="06D242D6" w:rsidR="00C84980" w:rsidRPr="002F3D13" w:rsidDel="00D61B41" w:rsidRDefault="00C84980" w:rsidP="00C400E0">
            <w:pPr>
              <w:jc w:val="center"/>
              <w:rPr>
                <w:del w:id="869" w:author="Alhabibi, Haider@Energy" w:date="2022-03-02T16:54:00Z"/>
                <w:rFonts w:asciiTheme="minorHAnsi" w:hAnsiTheme="minorHAnsi"/>
                <w:sz w:val="18"/>
                <w:szCs w:val="18"/>
              </w:rPr>
            </w:pPr>
            <w:del w:id="870" w:author="Alhabibi, Haider@Energy" w:date="2022-03-02T16:54:00Z">
              <w:r w:rsidRPr="002F3D13" w:rsidDel="00D61B41">
                <w:rPr>
                  <w:rFonts w:asciiTheme="minorHAnsi" w:hAnsiTheme="minorHAnsi"/>
                  <w:sz w:val="18"/>
                  <w:szCs w:val="18"/>
                </w:rPr>
                <w:delText>0</w:delText>
              </w:r>
            </w:del>
            <w:del w:id="871" w:author="Alhabibi, Haider@Energy" w:date="2021-09-27T15:17:00Z">
              <w:r w:rsidR="00B8551E" w:rsidDel="00FF7802">
                <w:rPr>
                  <w:rFonts w:asciiTheme="minorHAnsi" w:hAnsiTheme="minorHAnsi"/>
                  <w:sz w:val="18"/>
                  <w:szCs w:val="18"/>
                </w:rPr>
                <w:delText>4</w:delText>
              </w:r>
            </w:del>
          </w:p>
        </w:tc>
        <w:tc>
          <w:tcPr>
            <w:tcW w:w="10339" w:type="dxa"/>
            <w:tcPrChange w:id="872" w:author="Alhabibi, Haider@Energy" w:date="2022-03-02T16:54:00Z">
              <w:tcPr>
                <w:tcW w:w="10361" w:type="dxa"/>
              </w:tcPr>
            </w:tcPrChange>
          </w:tcPr>
          <w:p w14:paraId="439B5F19" w14:textId="152924C5" w:rsidR="00C84980" w:rsidRPr="002F3D13" w:rsidDel="00D61B41" w:rsidRDefault="00C84980" w:rsidP="005E3F40">
            <w:pPr>
              <w:rPr>
                <w:del w:id="873" w:author="Alhabibi, Haider@Energy" w:date="2022-03-02T16:54:00Z"/>
                <w:rFonts w:asciiTheme="minorHAnsi" w:hAnsiTheme="minorHAnsi"/>
                <w:sz w:val="18"/>
                <w:szCs w:val="18"/>
              </w:rPr>
            </w:pPr>
            <w:del w:id="874" w:author="Alhabibi, Haider@Energy" w:date="2022-03-02T16:54:00Z">
              <w:r w:rsidRPr="002F3D13" w:rsidDel="00D61B41">
                <w:rPr>
                  <w:rFonts w:asciiTheme="minorHAnsi" w:hAnsiTheme="minorHAnsi"/>
                  <w:sz w:val="18"/>
                  <w:szCs w:val="18"/>
                </w:rPr>
                <w:delText>150.0(k)</w:delText>
              </w:r>
              <w:r w:rsidDel="00D61B41">
                <w:rPr>
                  <w:rFonts w:asciiTheme="minorHAnsi" w:hAnsiTheme="minorHAnsi"/>
                  <w:sz w:val="18"/>
                  <w:szCs w:val="18"/>
                </w:rPr>
                <w:delText>1Cii</w:delText>
              </w:r>
              <w:r w:rsidRPr="002F3D13" w:rsidDel="00D61B41">
                <w:rPr>
                  <w:rFonts w:asciiTheme="minorHAnsi" w:hAnsiTheme="minorHAnsi"/>
                  <w:sz w:val="18"/>
                  <w:szCs w:val="18"/>
                </w:rPr>
                <w:delText>: Has label certifying air tight</w:delText>
              </w:r>
              <w:r w:rsidDel="00D61B41">
                <w:rPr>
                  <w:rFonts w:asciiTheme="minorHAnsi" w:hAnsiTheme="minorHAnsi"/>
                  <w:sz w:val="18"/>
                  <w:szCs w:val="18"/>
                </w:rPr>
                <w:delText>.</w:delText>
              </w:r>
            </w:del>
          </w:p>
        </w:tc>
      </w:tr>
      <w:tr w:rsidR="00C84980" w:rsidRPr="002F3D13" w:rsidDel="00D61B41" w14:paraId="1DDB71AE" w14:textId="16628F74" w:rsidTr="00D61B41">
        <w:tblPrEx>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Change w:id="875" w:author="Alhabibi, Haider@Energy" w:date="2022-03-02T16:54:00Z">
            <w:tblPrEx>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blPrExChange>
        </w:tblPrEx>
        <w:trPr>
          <w:trHeight w:val="56"/>
          <w:del w:id="876" w:author="Alhabibi, Haider@Energy" w:date="2022-03-02T16:54:00Z"/>
          <w:trPrChange w:id="877" w:author="Alhabibi, Haider@Energy" w:date="2022-03-02T16:54:00Z">
            <w:trPr>
              <w:trHeight w:val="56"/>
            </w:trPr>
          </w:trPrChange>
        </w:trPr>
        <w:tc>
          <w:tcPr>
            <w:tcW w:w="490" w:type="dxa"/>
            <w:vAlign w:val="center"/>
            <w:tcPrChange w:id="878" w:author="Alhabibi, Haider@Energy" w:date="2022-03-02T16:54:00Z">
              <w:tcPr>
                <w:tcW w:w="468" w:type="dxa"/>
                <w:vAlign w:val="center"/>
              </w:tcPr>
            </w:tcPrChange>
          </w:tcPr>
          <w:p w14:paraId="0EF1208D" w14:textId="6998B055" w:rsidR="00C84980" w:rsidRPr="002F3D13" w:rsidDel="00D61B41" w:rsidRDefault="00C84980" w:rsidP="00C400E0">
            <w:pPr>
              <w:jc w:val="center"/>
              <w:rPr>
                <w:del w:id="879" w:author="Alhabibi, Haider@Energy" w:date="2022-03-02T16:54:00Z"/>
                <w:rFonts w:asciiTheme="minorHAnsi" w:hAnsiTheme="minorHAnsi"/>
                <w:sz w:val="18"/>
                <w:szCs w:val="18"/>
              </w:rPr>
            </w:pPr>
            <w:del w:id="880" w:author="Alhabibi, Haider@Energy" w:date="2022-03-02T16:54:00Z">
              <w:r w:rsidRPr="002F3D13" w:rsidDel="00D61B41">
                <w:rPr>
                  <w:rFonts w:asciiTheme="minorHAnsi" w:hAnsiTheme="minorHAnsi"/>
                  <w:sz w:val="18"/>
                  <w:szCs w:val="18"/>
                </w:rPr>
                <w:delText>0</w:delText>
              </w:r>
            </w:del>
            <w:del w:id="881" w:author="Alhabibi, Haider@Energy" w:date="2021-09-27T15:18:00Z">
              <w:r w:rsidR="00B8551E" w:rsidDel="00FF7802">
                <w:rPr>
                  <w:rFonts w:asciiTheme="minorHAnsi" w:hAnsiTheme="minorHAnsi"/>
                  <w:sz w:val="18"/>
                  <w:szCs w:val="18"/>
                </w:rPr>
                <w:delText>5</w:delText>
              </w:r>
            </w:del>
          </w:p>
        </w:tc>
        <w:tc>
          <w:tcPr>
            <w:tcW w:w="10339" w:type="dxa"/>
            <w:tcPrChange w:id="882" w:author="Alhabibi, Haider@Energy" w:date="2022-03-02T16:54:00Z">
              <w:tcPr>
                <w:tcW w:w="10361" w:type="dxa"/>
              </w:tcPr>
            </w:tcPrChange>
          </w:tcPr>
          <w:p w14:paraId="537A8209" w14:textId="7563F2B2" w:rsidR="007A165B" w:rsidRPr="002F3D13" w:rsidDel="00D61B41" w:rsidRDefault="00C84980" w:rsidP="00C400E0">
            <w:pPr>
              <w:rPr>
                <w:del w:id="883" w:author="Alhabibi, Haider@Energy" w:date="2022-03-02T16:54:00Z"/>
                <w:rFonts w:asciiTheme="minorHAnsi" w:hAnsiTheme="minorHAnsi"/>
                <w:sz w:val="18"/>
                <w:szCs w:val="18"/>
              </w:rPr>
            </w:pPr>
            <w:del w:id="884" w:author="Alhabibi, Haider@Energy" w:date="2022-03-02T16:54:00Z">
              <w:r w:rsidRPr="002F3D13" w:rsidDel="00D61B41">
                <w:rPr>
                  <w:rFonts w:asciiTheme="minorHAnsi" w:hAnsiTheme="minorHAnsi"/>
                  <w:sz w:val="18"/>
                  <w:szCs w:val="18"/>
                </w:rPr>
                <w:delText>150.0(k)</w:delText>
              </w:r>
              <w:r w:rsidDel="00D61B41">
                <w:rPr>
                  <w:rFonts w:asciiTheme="minorHAnsi" w:hAnsiTheme="minorHAnsi"/>
                  <w:sz w:val="18"/>
                  <w:szCs w:val="18"/>
                </w:rPr>
                <w:delText>1Ciii</w:delText>
              </w:r>
              <w:r w:rsidRPr="002F3D13" w:rsidDel="00D61B41">
                <w:rPr>
                  <w:rFonts w:asciiTheme="minorHAnsi" w:hAnsiTheme="minorHAnsi"/>
                  <w:sz w:val="18"/>
                  <w:szCs w:val="18"/>
                </w:rPr>
                <w:delText>: Sealed with a gasket or caulk between the luminaire housing and ceiling, and all air leak</w:delText>
              </w:r>
              <w:r w:rsidR="002D6FDE" w:rsidDel="00D61B41">
                <w:rPr>
                  <w:rFonts w:asciiTheme="minorHAnsi" w:hAnsiTheme="minorHAnsi"/>
                  <w:sz w:val="18"/>
                  <w:szCs w:val="18"/>
                </w:rPr>
                <w:delText>age</w:delText>
              </w:r>
              <w:r w:rsidRPr="002F3D13" w:rsidDel="00D61B41">
                <w:rPr>
                  <w:rFonts w:asciiTheme="minorHAnsi" w:hAnsiTheme="minorHAnsi"/>
                  <w:sz w:val="18"/>
                  <w:szCs w:val="18"/>
                </w:rPr>
                <w:delText xml:space="preserve"> paths between conditioned and unconditioned spaces are sealed with a gasket or caulk</w:delText>
              </w:r>
              <w:r w:rsidDel="00D61B41">
                <w:rPr>
                  <w:rFonts w:asciiTheme="minorHAnsi" w:hAnsiTheme="minorHAnsi"/>
                  <w:sz w:val="18"/>
                  <w:szCs w:val="18"/>
                </w:rPr>
                <w:delText>.</w:delText>
              </w:r>
            </w:del>
          </w:p>
        </w:tc>
      </w:tr>
      <w:tr w:rsidR="00C84980" w:rsidRPr="002F3D13" w:rsidDel="00D61B41" w14:paraId="5FF75984" w14:textId="529718D0" w:rsidTr="00D61B41">
        <w:tblPrEx>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Change w:id="885" w:author="Alhabibi, Haider@Energy" w:date="2022-03-02T16:54:00Z">
            <w:tblPrEx>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blPrExChange>
        </w:tblPrEx>
        <w:trPr>
          <w:trHeight w:val="56"/>
          <w:del w:id="886" w:author="Alhabibi, Haider@Energy" w:date="2022-03-02T16:54:00Z"/>
          <w:trPrChange w:id="887" w:author="Alhabibi, Haider@Energy" w:date="2022-03-02T16:54:00Z">
            <w:trPr>
              <w:trHeight w:val="56"/>
            </w:trPr>
          </w:trPrChange>
        </w:trPr>
        <w:tc>
          <w:tcPr>
            <w:tcW w:w="490" w:type="dxa"/>
            <w:vAlign w:val="center"/>
            <w:tcPrChange w:id="888" w:author="Alhabibi, Haider@Energy" w:date="2022-03-02T16:54:00Z">
              <w:tcPr>
                <w:tcW w:w="468" w:type="dxa"/>
                <w:vAlign w:val="center"/>
              </w:tcPr>
            </w:tcPrChange>
          </w:tcPr>
          <w:p w14:paraId="06A4F4F5" w14:textId="466E99DD" w:rsidR="00C84980" w:rsidRPr="002F3D13" w:rsidDel="00D61B41" w:rsidRDefault="00C84980" w:rsidP="00C400E0">
            <w:pPr>
              <w:jc w:val="center"/>
              <w:rPr>
                <w:del w:id="889" w:author="Alhabibi, Haider@Energy" w:date="2022-03-02T16:54:00Z"/>
                <w:rFonts w:asciiTheme="minorHAnsi" w:hAnsiTheme="minorHAnsi"/>
                <w:sz w:val="18"/>
                <w:szCs w:val="18"/>
              </w:rPr>
            </w:pPr>
            <w:del w:id="890" w:author="Alhabibi, Haider@Energy" w:date="2022-03-02T16:54:00Z">
              <w:r w:rsidDel="00D61B41">
                <w:rPr>
                  <w:rFonts w:asciiTheme="minorHAnsi" w:hAnsiTheme="minorHAnsi"/>
                  <w:sz w:val="18"/>
                  <w:szCs w:val="18"/>
                </w:rPr>
                <w:delText>0</w:delText>
              </w:r>
            </w:del>
            <w:del w:id="891" w:author="Alhabibi, Haider@Energy" w:date="2021-09-27T15:18:00Z">
              <w:r w:rsidR="00B8551E" w:rsidDel="00FF7802">
                <w:rPr>
                  <w:rFonts w:asciiTheme="minorHAnsi" w:hAnsiTheme="minorHAnsi"/>
                  <w:sz w:val="18"/>
                  <w:szCs w:val="18"/>
                </w:rPr>
                <w:delText>6</w:delText>
              </w:r>
            </w:del>
          </w:p>
        </w:tc>
        <w:tc>
          <w:tcPr>
            <w:tcW w:w="10339" w:type="dxa"/>
            <w:tcPrChange w:id="892" w:author="Alhabibi, Haider@Energy" w:date="2022-03-02T16:54:00Z">
              <w:tcPr>
                <w:tcW w:w="10361" w:type="dxa"/>
              </w:tcPr>
            </w:tcPrChange>
          </w:tcPr>
          <w:p w14:paraId="01561F31" w14:textId="7B60FB56" w:rsidR="008819F1" w:rsidRPr="002F3D13" w:rsidDel="00D61B41" w:rsidRDefault="00C84980" w:rsidP="008819F1">
            <w:pPr>
              <w:rPr>
                <w:del w:id="893" w:author="Alhabibi, Haider@Energy" w:date="2022-03-02T16:54:00Z"/>
                <w:rFonts w:asciiTheme="minorHAnsi" w:hAnsiTheme="minorHAnsi"/>
                <w:sz w:val="18"/>
                <w:szCs w:val="18"/>
              </w:rPr>
            </w:pPr>
            <w:del w:id="894" w:author="Alhabibi, Haider@Energy" w:date="2022-03-02T16:54:00Z">
              <w:r w:rsidRPr="002F3D13" w:rsidDel="00D61B41">
                <w:rPr>
                  <w:rFonts w:asciiTheme="minorHAnsi" w:hAnsiTheme="minorHAnsi"/>
                  <w:sz w:val="18"/>
                  <w:szCs w:val="18"/>
                </w:rPr>
                <w:delText>150.0(k)</w:delText>
              </w:r>
              <w:r w:rsidDel="00D61B41">
                <w:rPr>
                  <w:rFonts w:asciiTheme="minorHAnsi" w:hAnsiTheme="minorHAnsi"/>
                  <w:sz w:val="18"/>
                  <w:szCs w:val="18"/>
                </w:rPr>
                <w:delText>1Civ</w:delText>
              </w:r>
              <w:r w:rsidRPr="002F3D13" w:rsidDel="00D61B41">
                <w:rPr>
                  <w:rFonts w:asciiTheme="minorHAnsi" w:hAnsiTheme="minorHAnsi"/>
                  <w:sz w:val="18"/>
                  <w:szCs w:val="18"/>
                </w:rPr>
                <w:delText xml:space="preserve">: </w:delText>
              </w:r>
            </w:del>
            <w:del w:id="895" w:author="Alhabibi, Haider@Energy" w:date="2021-09-27T13:05:00Z">
              <w:r w:rsidRPr="002F3D13" w:rsidDel="0034058F">
                <w:rPr>
                  <w:rFonts w:asciiTheme="minorHAnsi" w:hAnsiTheme="minorHAnsi"/>
                  <w:sz w:val="18"/>
                  <w:szCs w:val="18"/>
                </w:rPr>
                <w:delText>Allows ballast maintenance and replacement to be readily accessible to building occupants from below the ceiling without requiring the cutting of holes in the ceiling</w:delText>
              </w:r>
            </w:del>
            <w:del w:id="896" w:author="Alhabibi, Haider@Energy" w:date="2022-03-02T16:54:00Z">
              <w:r w:rsidDel="00D61B41">
                <w:rPr>
                  <w:rFonts w:asciiTheme="minorHAnsi" w:hAnsiTheme="minorHAnsi"/>
                  <w:sz w:val="18"/>
                  <w:szCs w:val="18"/>
                </w:rPr>
                <w:delText>.</w:delText>
              </w:r>
            </w:del>
          </w:p>
        </w:tc>
      </w:tr>
      <w:tr w:rsidR="00C84980" w:rsidRPr="002F3D13" w14:paraId="7294B3B9" w14:textId="77777777" w:rsidTr="00C400E0">
        <w:trPr>
          <w:trHeight w:val="56"/>
        </w:trPr>
        <w:tc>
          <w:tcPr>
            <w:tcW w:w="10829" w:type="dxa"/>
            <w:gridSpan w:val="2"/>
          </w:tcPr>
          <w:p w14:paraId="586D4248" w14:textId="77777777" w:rsidR="00C84980" w:rsidRPr="002F3D13" w:rsidRDefault="00C84980" w:rsidP="00C400E0">
            <w:pPr>
              <w:rPr>
                <w:rFonts w:asciiTheme="minorHAnsi" w:hAnsiTheme="minorHAnsi"/>
                <w:sz w:val="18"/>
                <w:szCs w:val="18"/>
              </w:rPr>
            </w:pPr>
            <w:r w:rsidRPr="00916A10">
              <w:rPr>
                <w:rFonts w:ascii="Calibri" w:eastAsia="Calibri" w:hAnsi="Calibri"/>
                <w:b/>
                <w:sz w:val="18"/>
                <w:szCs w:val="18"/>
              </w:rPr>
              <w:t>The responsible person’s signature on this compliance document affirms that all applicable requirements in this table have been met.</w:t>
            </w:r>
          </w:p>
        </w:tc>
      </w:tr>
    </w:tbl>
    <w:p w14:paraId="4DBFABCE" w14:textId="77777777" w:rsidR="00C84980" w:rsidRDefault="00C84980" w:rsidP="00C84980">
      <w:pPr>
        <w:rPr>
          <w:rFonts w:asciiTheme="minorHAnsi" w:hAnsiTheme="minorHAnsi"/>
          <w:sz w:val="18"/>
          <w:szCs w:val="1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90"/>
        <w:gridCol w:w="10339"/>
        <w:tblGridChange w:id="897">
          <w:tblGrid>
            <w:gridCol w:w="490"/>
            <w:gridCol w:w="10339"/>
          </w:tblGrid>
        </w:tblGridChange>
      </w:tblGrid>
      <w:tr w:rsidR="00C84980" w:rsidRPr="002F3D13" w14:paraId="18236463" w14:textId="77777777" w:rsidTr="00C400E0">
        <w:tc>
          <w:tcPr>
            <w:tcW w:w="10829" w:type="dxa"/>
            <w:gridSpan w:val="2"/>
          </w:tcPr>
          <w:p w14:paraId="67075A12" w14:textId="0F21E997" w:rsidR="00C84980" w:rsidRDefault="00C84980" w:rsidP="00C400E0">
            <w:pPr>
              <w:rPr>
                <w:rStyle w:val="Heading1Char"/>
                <w:rFonts w:asciiTheme="minorHAnsi" w:hAnsiTheme="minorHAnsi"/>
                <w:bCs/>
                <w:sz w:val="20"/>
                <w:szCs w:val="18"/>
              </w:rPr>
            </w:pPr>
            <w:r w:rsidRPr="00C81000">
              <w:rPr>
                <w:rStyle w:val="Heading1Char"/>
                <w:rFonts w:asciiTheme="minorHAnsi" w:hAnsiTheme="minorHAnsi"/>
                <w:bCs/>
                <w:sz w:val="20"/>
                <w:szCs w:val="18"/>
              </w:rPr>
              <w:t xml:space="preserve">D. </w:t>
            </w:r>
            <w:ins w:id="898" w:author="Alhabibi, Haider@Energy" w:date="2021-11-29T18:26:00Z">
              <w:r w:rsidR="005A2F3B" w:rsidRPr="00344398">
                <w:rPr>
                  <w:rStyle w:val="Heading1Char"/>
                  <w:rFonts w:asciiTheme="minorHAnsi" w:hAnsiTheme="minorHAnsi"/>
                  <w:bCs/>
                  <w:sz w:val="20"/>
                  <w:szCs w:val="18"/>
                </w:rPr>
                <w:t>Light sources in enclosed or recessed luminaires</w:t>
              </w:r>
              <w:r w:rsidR="005A2F3B">
                <w:rPr>
                  <w:rStyle w:val="Heading1Char"/>
                  <w:rFonts w:asciiTheme="minorHAnsi" w:hAnsiTheme="minorHAnsi"/>
                  <w:bCs/>
                  <w:sz w:val="20"/>
                  <w:szCs w:val="18"/>
                </w:rPr>
                <w:t xml:space="preserve"> (other than recessed downlight luminaires in ceilings)</w:t>
              </w:r>
            </w:ins>
            <w:del w:id="899" w:author="Alhabibi, Haider@Energy" w:date="2021-11-29T18:26:00Z">
              <w:r w:rsidDel="005A2F3B">
                <w:rPr>
                  <w:rStyle w:val="Heading1Char"/>
                  <w:rFonts w:asciiTheme="minorHAnsi" w:hAnsiTheme="minorHAnsi"/>
                  <w:bCs/>
                  <w:sz w:val="20"/>
                  <w:szCs w:val="18"/>
                </w:rPr>
                <w:delText>Additional Luminaire Requirements</w:delText>
              </w:r>
            </w:del>
          </w:p>
          <w:p w14:paraId="0D0A56A0" w14:textId="77777777" w:rsidR="004451E3" w:rsidRDefault="004451E3" w:rsidP="00C400E0">
            <w:pPr>
              <w:rPr>
                <w:ins w:id="900" w:author="Alhabibi, Haider@Energy" w:date="2022-03-02T16:54:00Z"/>
                <w:rStyle w:val="Heading1Char"/>
                <w:rFonts w:asciiTheme="minorHAnsi" w:hAnsiTheme="minorHAnsi"/>
                <w:b w:val="0"/>
                <w:sz w:val="18"/>
              </w:rPr>
            </w:pPr>
            <w:r w:rsidRPr="00273993">
              <w:rPr>
                <w:rStyle w:val="Heading1Char"/>
                <w:rFonts w:asciiTheme="minorHAnsi" w:hAnsiTheme="minorHAnsi"/>
                <w:b w:val="0"/>
                <w:sz w:val="18"/>
              </w:rPr>
              <w:t>&lt;&lt;</w:t>
            </w:r>
            <w:r w:rsidRPr="00C12216">
              <w:rPr>
                <w:rStyle w:val="Heading1Char"/>
                <w:rFonts w:asciiTheme="minorHAnsi" w:hAnsiTheme="minorHAnsi"/>
                <w:b w:val="0"/>
                <w:sz w:val="18"/>
              </w:rPr>
              <w:t xml:space="preserve">if </w:t>
            </w:r>
            <w:ins w:id="901" w:author="Alhabibi, Haider@Energy" w:date="2021-11-29T18:43:00Z">
              <w:r w:rsidR="001419FB" w:rsidRPr="00C12216">
                <w:rPr>
                  <w:rStyle w:val="Heading1Char"/>
                  <w:rFonts w:asciiTheme="minorHAnsi" w:hAnsiTheme="minorHAnsi"/>
                  <w:b w:val="0"/>
                  <w:i/>
                  <w:iCs/>
                  <w:sz w:val="18"/>
                </w:rPr>
                <w:t>Light</w:t>
              </w:r>
              <w:r w:rsidR="007B75D8" w:rsidRPr="00C12216">
                <w:rPr>
                  <w:rStyle w:val="Heading1Char"/>
                  <w:rFonts w:asciiTheme="minorHAnsi" w:hAnsiTheme="minorHAnsi"/>
                  <w:b w:val="0"/>
                  <w:i/>
                  <w:iCs/>
                  <w:sz w:val="18"/>
                </w:rPr>
                <w:t xml:space="preserve"> </w:t>
              </w:r>
            </w:ins>
            <w:ins w:id="902" w:author="Alhabibi, Haider@Energy" w:date="2021-11-29T18:44:00Z">
              <w:r w:rsidR="007B75D8" w:rsidRPr="00C12216">
                <w:rPr>
                  <w:rStyle w:val="Heading1Char"/>
                  <w:rFonts w:asciiTheme="minorHAnsi" w:hAnsiTheme="minorHAnsi"/>
                  <w:b w:val="0"/>
                  <w:i/>
                  <w:iCs/>
                  <w:sz w:val="18"/>
                </w:rPr>
                <w:t>s</w:t>
              </w:r>
            </w:ins>
            <w:ins w:id="903" w:author="Alhabibi, Haider@Energy" w:date="2021-11-29T18:43:00Z">
              <w:r w:rsidR="007B75D8" w:rsidRPr="00C12216">
                <w:rPr>
                  <w:rStyle w:val="Heading1Char"/>
                  <w:rFonts w:asciiTheme="minorHAnsi" w:hAnsiTheme="minorHAnsi"/>
                  <w:b w:val="0"/>
                  <w:i/>
                  <w:iCs/>
                  <w:sz w:val="18"/>
                </w:rPr>
                <w:t>ources</w:t>
              </w:r>
            </w:ins>
            <w:ins w:id="904" w:author="Alhabibi, Haider@Energy" w:date="2021-11-29T18:44:00Z">
              <w:r w:rsidR="007B75D8" w:rsidRPr="00C12216">
                <w:rPr>
                  <w:rStyle w:val="Heading1Char"/>
                  <w:rFonts w:asciiTheme="minorHAnsi" w:hAnsiTheme="minorHAnsi"/>
                  <w:b w:val="0"/>
                  <w:i/>
                  <w:iCs/>
                  <w:sz w:val="18"/>
                </w:rPr>
                <w:t xml:space="preserve"> in enclosed or recessed </w:t>
              </w:r>
              <w:r w:rsidR="00431FC3" w:rsidRPr="00C12216">
                <w:rPr>
                  <w:rStyle w:val="Heading1Char"/>
                  <w:rFonts w:asciiTheme="minorHAnsi" w:hAnsiTheme="minorHAnsi"/>
                  <w:b w:val="0"/>
                  <w:i/>
                  <w:iCs/>
                  <w:sz w:val="18"/>
                </w:rPr>
                <w:t xml:space="preserve">luminaires </w:t>
              </w:r>
            </w:ins>
            <w:ins w:id="905" w:author="Alhabibi, Haider@Energy" w:date="2021-11-29T19:07:00Z">
              <w:r w:rsidR="002E5892" w:rsidRPr="002E5892">
                <w:rPr>
                  <w:rStyle w:val="Heading1Char"/>
                  <w:rFonts w:asciiTheme="minorHAnsi" w:hAnsiTheme="minorHAnsi"/>
                  <w:b w:val="0"/>
                  <w:i/>
                  <w:iCs/>
                  <w:sz w:val="18"/>
                </w:rPr>
                <w:t>that are not comp</w:t>
              </w:r>
              <w:r w:rsidR="002E5892">
                <w:rPr>
                  <w:rStyle w:val="Heading1Char"/>
                  <w:rFonts w:asciiTheme="minorHAnsi" w:hAnsiTheme="minorHAnsi"/>
                  <w:b w:val="0"/>
                  <w:i/>
                  <w:iCs/>
                  <w:sz w:val="18"/>
                </w:rPr>
                <w:t>ly</w:t>
              </w:r>
              <w:r w:rsidR="002E5892" w:rsidRPr="002E5892">
                <w:rPr>
                  <w:rStyle w:val="Heading1Char"/>
                  <w:rFonts w:asciiTheme="minorHAnsi" w:hAnsiTheme="minorHAnsi"/>
                  <w:b w:val="0"/>
                  <w:i/>
                  <w:iCs/>
                  <w:sz w:val="18"/>
                </w:rPr>
                <w:t xml:space="preserve"> with the</w:t>
              </w:r>
            </w:ins>
            <w:ins w:id="906" w:author="Alhabibi, Haider@Energy" w:date="2021-11-29T19:19:00Z">
              <w:r w:rsidR="002C3C9B" w:rsidRPr="002C3C9B">
                <w:rPr>
                  <w:rStyle w:val="Heading1Char"/>
                  <w:rFonts w:asciiTheme="minorHAnsi" w:hAnsiTheme="minorHAnsi"/>
                  <w:b w:val="0"/>
                  <w:i/>
                  <w:iCs/>
                  <w:sz w:val="18"/>
                </w:rPr>
                <w:t xml:space="preserve"> </w:t>
              </w:r>
            </w:ins>
            <w:ins w:id="907" w:author="Alhabibi, Haider@Energy" w:date="2021-11-29T19:07:00Z">
              <w:r w:rsidR="002E5892" w:rsidRPr="002E5892">
                <w:rPr>
                  <w:rStyle w:val="Heading1Char"/>
                  <w:rFonts w:asciiTheme="minorHAnsi" w:hAnsiTheme="minorHAnsi"/>
                  <w:b w:val="0"/>
                  <w:i/>
                  <w:iCs/>
                  <w:sz w:val="18"/>
                </w:rPr>
                <w:t xml:space="preserve">JA8 </w:t>
              </w:r>
            </w:ins>
            <w:ins w:id="908" w:author="Alhabibi, Haider@Energy" w:date="2021-11-29T19:05:00Z">
              <w:r w:rsidR="00554E7E" w:rsidRPr="00554E7E">
                <w:rPr>
                  <w:rStyle w:val="Heading1Char"/>
                  <w:rFonts w:asciiTheme="minorHAnsi" w:hAnsiTheme="minorHAnsi"/>
                  <w:b w:val="0"/>
                  <w:i/>
                  <w:iCs/>
                  <w:sz w:val="18"/>
                </w:rPr>
                <w:t>from Table A</w:t>
              </w:r>
            </w:ins>
            <w:del w:id="909" w:author="Alhabibi, Haider@Energy" w:date="2021-11-29T18:48:00Z">
              <w:r w:rsidR="002F629C" w:rsidRPr="000A2C3C" w:rsidDel="00BE771C">
                <w:rPr>
                  <w:rStyle w:val="Heading1Char"/>
                  <w:rFonts w:asciiTheme="minorHAnsi" w:hAnsiTheme="minorHAnsi"/>
                  <w:b w:val="0"/>
                  <w:bCs/>
                  <w:i/>
                  <w:sz w:val="18"/>
                  <w:szCs w:val="18"/>
                </w:rPr>
                <w:delText>Screw-based luminaires installed in any interior rooms</w:delText>
              </w:r>
              <w:r w:rsidR="00D45AD0" w:rsidRPr="000A2C3C" w:rsidDel="00BE771C">
                <w:rPr>
                  <w:rStyle w:val="Heading1Char"/>
                  <w:rFonts w:asciiTheme="minorHAnsi" w:hAnsiTheme="minorHAnsi"/>
                  <w:b w:val="0"/>
                  <w:sz w:val="18"/>
                </w:rPr>
                <w:delText xml:space="preserve"> or </w:delText>
              </w:r>
              <w:r w:rsidR="002F629C" w:rsidRPr="000A2C3C" w:rsidDel="00BE771C">
                <w:rPr>
                  <w:rStyle w:val="Heading1Char"/>
                  <w:rFonts w:asciiTheme="minorHAnsi" w:hAnsiTheme="minorHAnsi"/>
                  <w:b w:val="0"/>
                  <w:bCs/>
                  <w:i/>
                  <w:sz w:val="18"/>
                  <w:szCs w:val="18"/>
                </w:rPr>
                <w:delText xml:space="preserve">Enclosed or recessed luminaires installed in </w:delText>
              </w:r>
            </w:del>
            <w:del w:id="910" w:author="Alhabibi, Haider@Energy" w:date="2021-11-29T18:49:00Z">
              <w:r w:rsidR="002F629C" w:rsidRPr="000A2C3C" w:rsidDel="00BE771C">
                <w:rPr>
                  <w:rStyle w:val="Heading1Char"/>
                  <w:rFonts w:asciiTheme="minorHAnsi" w:hAnsiTheme="minorHAnsi"/>
                  <w:b w:val="0"/>
                  <w:bCs/>
                  <w:i/>
                  <w:sz w:val="18"/>
                  <w:szCs w:val="18"/>
                </w:rPr>
                <w:delText>any interior rooms</w:delText>
              </w:r>
              <w:r w:rsidR="002F629C" w:rsidDel="00BE771C">
                <w:rPr>
                  <w:rStyle w:val="Heading1Char"/>
                  <w:rFonts w:asciiTheme="minorHAnsi" w:hAnsiTheme="minorHAnsi"/>
                  <w:b w:val="0"/>
                  <w:bCs/>
                  <w:sz w:val="18"/>
                  <w:szCs w:val="18"/>
                </w:rPr>
                <w:delText xml:space="preserve"> from Table A</w:delText>
              </w:r>
            </w:del>
            <w:r w:rsidRPr="00273993">
              <w:rPr>
                <w:rStyle w:val="Heading1Char"/>
                <w:rFonts w:asciiTheme="minorHAnsi" w:hAnsiTheme="minorHAnsi"/>
                <w:b w:val="0"/>
                <w:sz w:val="18"/>
              </w:rPr>
              <w:t xml:space="preserve"> = ‘Y’ then display this section; else display standard “This Section Does Not Apply” message&gt;&gt;</w:t>
            </w:r>
          </w:p>
          <w:p w14:paraId="4D2ED161" w14:textId="4EBF02D7" w:rsidR="00D61B41" w:rsidRPr="00D61B41" w:rsidRDefault="00D61B41" w:rsidP="00C400E0">
            <w:pPr>
              <w:rPr>
                <w:rFonts w:asciiTheme="minorHAnsi" w:hAnsiTheme="minorHAnsi"/>
                <w:sz w:val="18"/>
                <w:szCs w:val="18"/>
                <w:rPrChange w:id="911" w:author="Alhabibi, Haider@Energy" w:date="2022-03-02T16:54:00Z">
                  <w:rPr>
                    <w:rFonts w:asciiTheme="minorHAnsi" w:hAnsiTheme="minorHAnsi"/>
                    <w:b/>
                    <w:bCs/>
                    <w:sz w:val="18"/>
                    <w:szCs w:val="18"/>
                  </w:rPr>
                </w:rPrChange>
              </w:rPr>
            </w:pPr>
            <w:ins w:id="912" w:author="Alhabibi, Haider@Energy" w:date="2022-03-02T16:54:00Z">
              <w:r w:rsidRPr="00D61B41">
                <w:rPr>
                  <w:rFonts w:asciiTheme="minorHAnsi" w:hAnsiTheme="minorHAnsi"/>
                  <w:sz w:val="18"/>
                  <w:szCs w:val="18"/>
                  <w:rPrChange w:id="913" w:author="Alhabibi, Haider@Energy" w:date="2022-03-02T16:54:00Z">
                    <w:rPr>
                      <w:rFonts w:asciiTheme="minorHAnsi" w:hAnsiTheme="minorHAnsi"/>
                      <w:b/>
                      <w:bCs/>
                      <w:sz w:val="18"/>
                      <w:szCs w:val="18"/>
                    </w:rPr>
                  </w:rPrChange>
                </w:rPr>
                <w:t>&lt;&lt;Static Text - see the top&gt;&gt;</w:t>
              </w:r>
            </w:ins>
          </w:p>
        </w:tc>
      </w:tr>
      <w:tr w:rsidR="00C84980" w:rsidRPr="002F3D13" w:rsidDel="00D61B41" w14:paraId="4AB49B2A" w14:textId="367ADFAF" w:rsidTr="00D61B41">
        <w:tblPrEx>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Change w:id="914" w:author="Alhabibi, Haider@Energy" w:date="2022-03-02T16:55:00Z">
            <w:tblPrEx>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blPrExChange>
        </w:tblPrEx>
        <w:trPr>
          <w:del w:id="915" w:author="Alhabibi, Haider@Energy" w:date="2022-03-02T16:55:00Z"/>
        </w:trPr>
        <w:tc>
          <w:tcPr>
            <w:tcW w:w="490" w:type="dxa"/>
            <w:vAlign w:val="center"/>
            <w:tcPrChange w:id="916" w:author="Alhabibi, Haider@Energy" w:date="2022-03-02T16:55:00Z">
              <w:tcPr>
                <w:tcW w:w="468" w:type="dxa"/>
                <w:vAlign w:val="center"/>
              </w:tcPr>
            </w:tcPrChange>
          </w:tcPr>
          <w:p w14:paraId="20CEDDE4" w14:textId="2A41199C" w:rsidR="00C84980" w:rsidRPr="002F3D13" w:rsidDel="00D61B41" w:rsidRDefault="00C84980" w:rsidP="00C400E0">
            <w:pPr>
              <w:jc w:val="center"/>
              <w:rPr>
                <w:del w:id="917" w:author="Alhabibi, Haider@Energy" w:date="2022-03-02T16:55:00Z"/>
                <w:rFonts w:asciiTheme="minorHAnsi" w:hAnsiTheme="minorHAnsi"/>
                <w:sz w:val="18"/>
                <w:szCs w:val="18"/>
              </w:rPr>
            </w:pPr>
            <w:del w:id="918" w:author="Alhabibi, Haider@Energy" w:date="2021-09-27T13:07:00Z">
              <w:r w:rsidRPr="002F3D13" w:rsidDel="00647374">
                <w:rPr>
                  <w:rFonts w:asciiTheme="minorHAnsi" w:hAnsiTheme="minorHAnsi"/>
                  <w:sz w:val="18"/>
                  <w:szCs w:val="18"/>
                </w:rPr>
                <w:delText>01</w:delText>
              </w:r>
            </w:del>
          </w:p>
        </w:tc>
        <w:tc>
          <w:tcPr>
            <w:tcW w:w="10339" w:type="dxa"/>
            <w:tcPrChange w:id="919" w:author="Alhabibi, Haider@Energy" w:date="2022-03-02T16:55:00Z">
              <w:tcPr>
                <w:tcW w:w="10361" w:type="dxa"/>
              </w:tcPr>
            </w:tcPrChange>
          </w:tcPr>
          <w:p w14:paraId="3B2348F3" w14:textId="774A29B5" w:rsidR="00C84980" w:rsidDel="00647374" w:rsidRDefault="00C84980" w:rsidP="00C400E0">
            <w:pPr>
              <w:rPr>
                <w:del w:id="920" w:author="Alhabibi, Haider@Energy" w:date="2021-09-27T13:07:00Z"/>
                <w:rFonts w:asciiTheme="minorHAnsi" w:hAnsiTheme="minorHAnsi"/>
                <w:sz w:val="18"/>
                <w:szCs w:val="18"/>
              </w:rPr>
            </w:pPr>
            <w:del w:id="921" w:author="Alhabibi, Haider@Energy" w:date="2021-09-27T13:07:00Z">
              <w:r w:rsidDel="00647374">
                <w:rPr>
                  <w:rFonts w:asciiTheme="minorHAnsi" w:hAnsiTheme="minorHAnsi"/>
                  <w:sz w:val="18"/>
                  <w:szCs w:val="18"/>
                </w:rPr>
                <w:delText xml:space="preserve">150.0(k)1G: </w:delText>
              </w:r>
              <w:r w:rsidRPr="00EA36ED" w:rsidDel="00647374">
                <w:rPr>
                  <w:rFonts w:asciiTheme="minorHAnsi" w:hAnsiTheme="minorHAnsi"/>
                  <w:b/>
                  <w:sz w:val="18"/>
                  <w:szCs w:val="18"/>
                </w:rPr>
                <w:delText>Screw based luminaires</w:delText>
              </w:r>
              <w:r w:rsidDel="00647374">
                <w:rPr>
                  <w:rFonts w:asciiTheme="minorHAnsi" w:hAnsiTheme="minorHAnsi"/>
                  <w:sz w:val="18"/>
                  <w:szCs w:val="18"/>
                </w:rPr>
                <w:delText xml:space="preserve"> are installed with all of the following requirements:</w:delText>
              </w:r>
            </w:del>
          </w:p>
          <w:p w14:paraId="53B252F1" w14:textId="6C70ED19" w:rsidR="00C84980" w:rsidRPr="002A75A5" w:rsidDel="00647374" w:rsidRDefault="00C84980" w:rsidP="00C400E0">
            <w:pPr>
              <w:pStyle w:val="ListParagraph"/>
              <w:numPr>
                <w:ilvl w:val="0"/>
                <w:numId w:val="40"/>
              </w:numPr>
              <w:rPr>
                <w:del w:id="922" w:author="Alhabibi, Haider@Energy" w:date="2021-09-27T13:07:00Z"/>
                <w:rFonts w:asciiTheme="minorHAnsi" w:hAnsiTheme="minorHAnsi"/>
                <w:sz w:val="18"/>
                <w:szCs w:val="18"/>
              </w:rPr>
            </w:pPr>
            <w:del w:id="923" w:author="Alhabibi, Haider@Energy" w:date="2021-09-27T13:07:00Z">
              <w:r w:rsidRPr="002A75A5" w:rsidDel="00647374">
                <w:rPr>
                  <w:rFonts w:asciiTheme="minorHAnsi" w:hAnsiTheme="minorHAnsi"/>
                  <w:sz w:val="18"/>
                  <w:szCs w:val="18"/>
                </w:rPr>
                <w:delText>The luminaire is not recessed downlight luminaire in ceilings; and</w:delText>
              </w:r>
            </w:del>
          </w:p>
          <w:p w14:paraId="7B24B805" w14:textId="1E802E3F" w:rsidR="00C84980" w:rsidRPr="002A75A5" w:rsidDel="00D61B41" w:rsidRDefault="00C84980" w:rsidP="005A4975">
            <w:pPr>
              <w:pStyle w:val="ListParagraph"/>
              <w:numPr>
                <w:ilvl w:val="0"/>
                <w:numId w:val="40"/>
              </w:numPr>
              <w:rPr>
                <w:del w:id="924" w:author="Alhabibi, Haider@Energy" w:date="2022-03-02T16:55:00Z"/>
                <w:rFonts w:asciiTheme="minorHAnsi" w:hAnsiTheme="minorHAnsi"/>
                <w:sz w:val="18"/>
                <w:szCs w:val="18"/>
              </w:rPr>
            </w:pPr>
            <w:del w:id="925" w:author="Alhabibi, Haider@Energy" w:date="2021-09-27T13:07:00Z">
              <w:r w:rsidRPr="002A75A5" w:rsidDel="00647374">
                <w:rPr>
                  <w:rFonts w:asciiTheme="minorHAnsi" w:hAnsiTheme="minorHAnsi"/>
                  <w:sz w:val="18"/>
                  <w:szCs w:val="18"/>
                </w:rPr>
                <w:delText>The luminaire</w:delText>
              </w:r>
              <w:r w:rsidR="005A4975" w:rsidDel="00647374">
                <w:rPr>
                  <w:rFonts w:asciiTheme="minorHAnsi" w:hAnsiTheme="minorHAnsi"/>
                  <w:sz w:val="18"/>
                  <w:szCs w:val="18"/>
                </w:rPr>
                <w:delText>s</w:delText>
              </w:r>
              <w:r w:rsidRPr="002A75A5" w:rsidDel="00647374">
                <w:rPr>
                  <w:rFonts w:asciiTheme="minorHAnsi" w:hAnsiTheme="minorHAnsi"/>
                  <w:sz w:val="18"/>
                  <w:szCs w:val="18"/>
                </w:rPr>
                <w:delText xml:space="preserve"> a</w:delText>
              </w:r>
              <w:r w:rsidR="005A4975" w:rsidDel="00647374">
                <w:rPr>
                  <w:rFonts w:asciiTheme="minorHAnsi" w:hAnsiTheme="minorHAnsi"/>
                  <w:sz w:val="18"/>
                  <w:szCs w:val="18"/>
                </w:rPr>
                <w:delText>re installed with</w:delText>
              </w:r>
              <w:r w:rsidRPr="002A75A5" w:rsidDel="00647374">
                <w:rPr>
                  <w:rFonts w:asciiTheme="minorHAnsi" w:hAnsiTheme="minorHAnsi"/>
                  <w:sz w:val="18"/>
                  <w:szCs w:val="18"/>
                </w:rPr>
                <w:delText xml:space="preserve"> lamps</w:delText>
              </w:r>
              <w:r w:rsidR="005A4975" w:rsidDel="00647374">
                <w:rPr>
                  <w:rFonts w:asciiTheme="minorHAnsi" w:hAnsiTheme="minorHAnsi"/>
                  <w:sz w:val="18"/>
                  <w:szCs w:val="18"/>
                </w:rPr>
                <w:delText xml:space="preserve"> or light sources marked with “JA8-2019”.</w:delText>
              </w:r>
            </w:del>
          </w:p>
        </w:tc>
      </w:tr>
      <w:tr w:rsidR="00C84980" w:rsidRPr="002F3D13" w:rsidDel="00D61B41" w14:paraId="6362AE1A" w14:textId="21FD65D1" w:rsidTr="00D61B41">
        <w:tblPrEx>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Change w:id="926" w:author="Alhabibi, Haider@Energy" w:date="2022-03-02T16:55:00Z">
            <w:tblPrEx>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blPrExChange>
        </w:tblPrEx>
        <w:trPr>
          <w:del w:id="927" w:author="Alhabibi, Haider@Energy" w:date="2022-03-02T16:55:00Z"/>
        </w:trPr>
        <w:tc>
          <w:tcPr>
            <w:tcW w:w="490" w:type="dxa"/>
            <w:vAlign w:val="center"/>
            <w:tcPrChange w:id="928" w:author="Alhabibi, Haider@Energy" w:date="2022-03-02T16:55:00Z">
              <w:tcPr>
                <w:tcW w:w="468" w:type="dxa"/>
                <w:vAlign w:val="center"/>
              </w:tcPr>
            </w:tcPrChange>
          </w:tcPr>
          <w:p w14:paraId="0DB18423" w14:textId="22E40A47" w:rsidR="00C84980" w:rsidRPr="002F3D13" w:rsidDel="00D61B41" w:rsidRDefault="00C84980" w:rsidP="00C400E0">
            <w:pPr>
              <w:jc w:val="center"/>
              <w:rPr>
                <w:del w:id="929" w:author="Alhabibi, Haider@Energy" w:date="2022-03-02T16:55:00Z"/>
                <w:rFonts w:asciiTheme="minorHAnsi" w:hAnsiTheme="minorHAnsi"/>
                <w:sz w:val="18"/>
                <w:szCs w:val="18"/>
              </w:rPr>
            </w:pPr>
            <w:del w:id="930" w:author="Alhabibi, Haider@Energy" w:date="2021-09-27T13:07:00Z">
              <w:r w:rsidRPr="002F3D13" w:rsidDel="00104456">
                <w:rPr>
                  <w:rFonts w:asciiTheme="minorHAnsi" w:hAnsiTheme="minorHAnsi"/>
                  <w:sz w:val="18"/>
                  <w:szCs w:val="18"/>
                </w:rPr>
                <w:delText>02</w:delText>
              </w:r>
            </w:del>
          </w:p>
        </w:tc>
        <w:tc>
          <w:tcPr>
            <w:tcW w:w="10339" w:type="dxa"/>
            <w:tcPrChange w:id="931" w:author="Alhabibi, Haider@Energy" w:date="2022-03-02T16:55:00Z">
              <w:tcPr>
                <w:tcW w:w="10361" w:type="dxa"/>
              </w:tcPr>
            </w:tcPrChange>
          </w:tcPr>
          <w:p w14:paraId="6E26D913" w14:textId="216B0722" w:rsidR="00C84980" w:rsidRPr="002F3D13" w:rsidDel="00D61B41" w:rsidRDefault="00C84980" w:rsidP="005A4975">
            <w:pPr>
              <w:rPr>
                <w:del w:id="932" w:author="Alhabibi, Haider@Energy" w:date="2022-03-02T16:55:00Z"/>
                <w:rFonts w:asciiTheme="minorHAnsi" w:hAnsiTheme="minorHAnsi"/>
                <w:sz w:val="18"/>
                <w:szCs w:val="18"/>
              </w:rPr>
            </w:pPr>
            <w:del w:id="933" w:author="Alhabibi, Haider@Energy" w:date="2021-09-27T13:07:00Z">
              <w:r w:rsidDel="00104456">
                <w:rPr>
                  <w:rFonts w:asciiTheme="minorHAnsi" w:hAnsiTheme="minorHAnsi"/>
                  <w:sz w:val="18"/>
                  <w:szCs w:val="18"/>
                </w:rPr>
                <w:delText xml:space="preserve">150.0(k)1H: </w:delText>
              </w:r>
              <w:r w:rsidR="005A4975" w:rsidRPr="00A151F5" w:rsidDel="00104456">
                <w:rPr>
                  <w:rFonts w:asciiTheme="minorHAnsi" w:hAnsiTheme="minorHAnsi"/>
                  <w:b/>
                  <w:sz w:val="18"/>
                  <w:szCs w:val="18"/>
                </w:rPr>
                <w:delText>Enclosed or Recessed Luminaires</w:delText>
              </w:r>
              <w:r w:rsidR="005A4975" w:rsidDel="00104456">
                <w:rPr>
                  <w:rFonts w:asciiTheme="minorHAnsi" w:hAnsiTheme="minorHAnsi"/>
                  <w:sz w:val="18"/>
                  <w:szCs w:val="18"/>
                </w:rPr>
                <w:delText xml:space="preserve"> are installed with lamps or other separable light sources marked with “JA8-2019-E”. </w:delText>
              </w:r>
            </w:del>
          </w:p>
        </w:tc>
      </w:tr>
      <w:tr w:rsidR="00C84980" w:rsidRPr="002F3D13" w:rsidDel="00D61B41" w14:paraId="11A72405" w14:textId="047978E8" w:rsidTr="00D61B41">
        <w:tblPrEx>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Change w:id="934" w:author="Alhabibi, Haider@Energy" w:date="2022-03-02T16:55:00Z">
            <w:tblPrEx>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blPrExChange>
        </w:tblPrEx>
        <w:trPr>
          <w:trHeight w:val="56"/>
          <w:del w:id="935" w:author="Alhabibi, Haider@Energy" w:date="2022-03-02T16:55:00Z"/>
          <w:trPrChange w:id="936" w:author="Alhabibi, Haider@Energy" w:date="2022-03-02T16:55:00Z">
            <w:trPr>
              <w:trHeight w:val="56"/>
            </w:trPr>
          </w:trPrChange>
        </w:trPr>
        <w:tc>
          <w:tcPr>
            <w:tcW w:w="490" w:type="dxa"/>
            <w:vAlign w:val="center"/>
            <w:tcPrChange w:id="937" w:author="Alhabibi, Haider@Energy" w:date="2022-03-02T16:55:00Z">
              <w:tcPr>
                <w:tcW w:w="468" w:type="dxa"/>
                <w:vAlign w:val="center"/>
              </w:tcPr>
            </w:tcPrChange>
          </w:tcPr>
          <w:p w14:paraId="5BBE138E" w14:textId="0050364C" w:rsidR="00C84980" w:rsidRPr="002F3D13" w:rsidDel="00D61B41" w:rsidRDefault="00C84980" w:rsidP="00C400E0">
            <w:pPr>
              <w:jc w:val="center"/>
              <w:rPr>
                <w:del w:id="938" w:author="Alhabibi, Haider@Energy" w:date="2022-03-02T16:55:00Z"/>
                <w:rFonts w:asciiTheme="minorHAnsi" w:hAnsiTheme="minorHAnsi"/>
                <w:sz w:val="18"/>
                <w:szCs w:val="18"/>
              </w:rPr>
            </w:pPr>
            <w:del w:id="939" w:author="Alhabibi, Haider@Energy" w:date="2022-03-02T16:55:00Z">
              <w:r w:rsidRPr="002F3D13" w:rsidDel="00D61B41">
                <w:rPr>
                  <w:rFonts w:asciiTheme="minorHAnsi" w:hAnsiTheme="minorHAnsi"/>
                  <w:sz w:val="18"/>
                  <w:szCs w:val="18"/>
                </w:rPr>
                <w:delText>0</w:delText>
              </w:r>
            </w:del>
            <w:del w:id="940" w:author="Alhabibi, Haider@Energy" w:date="2021-09-27T15:16:00Z">
              <w:r w:rsidRPr="002F3D13" w:rsidDel="00056ADE">
                <w:rPr>
                  <w:rFonts w:asciiTheme="minorHAnsi" w:hAnsiTheme="minorHAnsi"/>
                  <w:sz w:val="18"/>
                  <w:szCs w:val="18"/>
                </w:rPr>
                <w:delText>3</w:delText>
              </w:r>
            </w:del>
          </w:p>
        </w:tc>
        <w:tc>
          <w:tcPr>
            <w:tcW w:w="10339" w:type="dxa"/>
            <w:tcPrChange w:id="941" w:author="Alhabibi, Haider@Energy" w:date="2022-03-02T16:55:00Z">
              <w:tcPr>
                <w:tcW w:w="10361" w:type="dxa"/>
              </w:tcPr>
            </w:tcPrChange>
          </w:tcPr>
          <w:p w14:paraId="26010EF2" w14:textId="27265437" w:rsidR="00C84980" w:rsidRPr="002F3D13" w:rsidDel="00D61B41" w:rsidRDefault="00C84980" w:rsidP="002D6FDE">
            <w:pPr>
              <w:rPr>
                <w:del w:id="942" w:author="Alhabibi, Haider@Energy" w:date="2022-03-02T16:55:00Z"/>
                <w:rFonts w:asciiTheme="minorHAnsi" w:hAnsiTheme="minorHAnsi"/>
                <w:sz w:val="18"/>
                <w:szCs w:val="18"/>
              </w:rPr>
            </w:pPr>
            <w:del w:id="943" w:author="Alhabibi, Haider@Energy" w:date="2022-03-02T16:55:00Z">
              <w:r w:rsidRPr="002F3D13" w:rsidDel="00D61B41">
                <w:rPr>
                  <w:rFonts w:asciiTheme="minorHAnsi" w:hAnsiTheme="minorHAnsi"/>
                  <w:sz w:val="18"/>
                  <w:szCs w:val="18"/>
                </w:rPr>
                <w:delText xml:space="preserve">150.0(k)1D: </w:delText>
              </w:r>
            </w:del>
            <w:del w:id="944" w:author="Alhabibi, Haider@Energy" w:date="2021-09-27T13:10:00Z">
              <w:r w:rsidRPr="002F3D13" w:rsidDel="00EA1C15">
                <w:rPr>
                  <w:rFonts w:asciiTheme="minorHAnsi" w:hAnsiTheme="minorHAnsi"/>
                  <w:sz w:val="18"/>
                  <w:szCs w:val="18"/>
                </w:rPr>
                <w:delText xml:space="preserve">Ballasts for fluorescent lamps rated 13 </w:delText>
              </w:r>
              <w:r w:rsidR="002D6FDE" w:rsidDel="00EA1C15">
                <w:rPr>
                  <w:rFonts w:asciiTheme="minorHAnsi" w:hAnsiTheme="minorHAnsi"/>
                  <w:sz w:val="18"/>
                  <w:szCs w:val="18"/>
                </w:rPr>
                <w:delText>W</w:delText>
              </w:r>
              <w:r w:rsidRPr="002F3D13" w:rsidDel="00EA1C15">
                <w:rPr>
                  <w:rFonts w:asciiTheme="minorHAnsi" w:hAnsiTheme="minorHAnsi"/>
                  <w:sz w:val="18"/>
                  <w:szCs w:val="18"/>
                </w:rPr>
                <w:delText>atts or greater are electronic.</w:delText>
              </w:r>
            </w:del>
          </w:p>
        </w:tc>
      </w:tr>
      <w:tr w:rsidR="00C84980" w:rsidRPr="002F3D13" w:rsidDel="00D61B41" w14:paraId="4E593BCA" w14:textId="33755837" w:rsidTr="00D61B41">
        <w:tblPrEx>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Change w:id="945" w:author="Alhabibi, Haider@Energy" w:date="2022-03-02T16:55:00Z">
            <w:tblPrEx>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blPrExChange>
        </w:tblPrEx>
        <w:trPr>
          <w:trHeight w:val="56"/>
          <w:del w:id="946" w:author="Alhabibi, Haider@Energy" w:date="2022-03-02T16:55:00Z"/>
          <w:trPrChange w:id="947" w:author="Alhabibi, Haider@Energy" w:date="2022-03-02T16:55:00Z">
            <w:trPr>
              <w:trHeight w:val="56"/>
            </w:trPr>
          </w:trPrChange>
        </w:trPr>
        <w:tc>
          <w:tcPr>
            <w:tcW w:w="490" w:type="dxa"/>
            <w:vAlign w:val="center"/>
            <w:tcPrChange w:id="948" w:author="Alhabibi, Haider@Energy" w:date="2022-03-02T16:55:00Z">
              <w:tcPr>
                <w:tcW w:w="468" w:type="dxa"/>
                <w:vAlign w:val="center"/>
              </w:tcPr>
            </w:tcPrChange>
          </w:tcPr>
          <w:p w14:paraId="541D9FF1" w14:textId="4320153A" w:rsidR="00C84980" w:rsidRPr="002F3D13" w:rsidDel="00D61B41" w:rsidRDefault="00C84980" w:rsidP="00C400E0">
            <w:pPr>
              <w:jc w:val="center"/>
              <w:rPr>
                <w:del w:id="949" w:author="Alhabibi, Haider@Energy" w:date="2022-03-02T16:55:00Z"/>
                <w:rFonts w:asciiTheme="minorHAnsi" w:hAnsiTheme="minorHAnsi"/>
                <w:sz w:val="18"/>
                <w:szCs w:val="18"/>
              </w:rPr>
            </w:pPr>
            <w:del w:id="950" w:author="Alhabibi, Haider@Energy" w:date="2021-09-27T13:10:00Z">
              <w:r w:rsidRPr="002F3D13" w:rsidDel="00864789">
                <w:rPr>
                  <w:rFonts w:asciiTheme="minorHAnsi" w:hAnsiTheme="minorHAnsi"/>
                  <w:sz w:val="18"/>
                  <w:szCs w:val="18"/>
                </w:rPr>
                <w:delText>04</w:delText>
              </w:r>
            </w:del>
          </w:p>
        </w:tc>
        <w:tc>
          <w:tcPr>
            <w:tcW w:w="10339" w:type="dxa"/>
            <w:tcPrChange w:id="951" w:author="Alhabibi, Haider@Energy" w:date="2022-03-02T16:55:00Z">
              <w:tcPr>
                <w:tcW w:w="10361" w:type="dxa"/>
              </w:tcPr>
            </w:tcPrChange>
          </w:tcPr>
          <w:p w14:paraId="0F8DCF5F" w14:textId="40DB2DB5" w:rsidR="00C84980" w:rsidRPr="002F3D13" w:rsidDel="00D61B41" w:rsidRDefault="00C84980" w:rsidP="00954E5A">
            <w:pPr>
              <w:rPr>
                <w:del w:id="952" w:author="Alhabibi, Haider@Energy" w:date="2022-03-02T16:55:00Z"/>
                <w:rFonts w:asciiTheme="minorHAnsi" w:hAnsiTheme="minorHAnsi"/>
                <w:sz w:val="18"/>
                <w:szCs w:val="18"/>
              </w:rPr>
            </w:pPr>
            <w:del w:id="953" w:author="Alhabibi, Haider@Energy" w:date="2021-09-27T13:10:00Z">
              <w:r w:rsidRPr="002F3D13" w:rsidDel="00864789">
                <w:rPr>
                  <w:rFonts w:asciiTheme="minorHAnsi" w:hAnsiTheme="minorHAnsi"/>
                  <w:sz w:val="18"/>
                  <w:szCs w:val="18"/>
                </w:rPr>
                <w:delText xml:space="preserve">150.0(k)1E: </w:delText>
              </w:r>
              <w:r w:rsidRPr="00EA36ED" w:rsidDel="00864789">
                <w:rPr>
                  <w:rFonts w:asciiTheme="minorHAnsi" w:hAnsiTheme="minorHAnsi"/>
                  <w:b/>
                  <w:sz w:val="18"/>
                  <w:szCs w:val="18"/>
                </w:rPr>
                <w:delText>Night lights</w:delText>
              </w:r>
              <w:r w:rsidR="005A4975" w:rsidRPr="00EA36ED" w:rsidDel="00864789">
                <w:rPr>
                  <w:rFonts w:asciiTheme="minorHAnsi" w:hAnsiTheme="minorHAnsi"/>
                  <w:b/>
                  <w:sz w:val="18"/>
                  <w:szCs w:val="18"/>
                </w:rPr>
                <w:delText>, step lights and path lights</w:delText>
              </w:r>
              <w:r w:rsidRPr="002F3D13" w:rsidDel="00864789">
                <w:rPr>
                  <w:rFonts w:asciiTheme="minorHAnsi" w:hAnsiTheme="minorHAnsi"/>
                  <w:sz w:val="18"/>
                  <w:szCs w:val="18"/>
                </w:rPr>
                <w:delText xml:space="preserve"> are rated to consume no more than </w:delText>
              </w:r>
              <w:r w:rsidR="002D6FDE" w:rsidDel="00864789">
                <w:rPr>
                  <w:rFonts w:asciiTheme="minorHAnsi" w:hAnsiTheme="minorHAnsi"/>
                  <w:sz w:val="18"/>
                  <w:szCs w:val="18"/>
                </w:rPr>
                <w:delText>5</w:delText>
              </w:r>
              <w:r w:rsidRPr="002F3D13" w:rsidDel="00864789">
                <w:rPr>
                  <w:rFonts w:asciiTheme="minorHAnsi" w:hAnsiTheme="minorHAnsi"/>
                  <w:sz w:val="18"/>
                  <w:szCs w:val="18"/>
                </w:rPr>
                <w:delText xml:space="preserve"> </w:delText>
              </w:r>
              <w:r w:rsidR="002D6FDE" w:rsidDel="00864789">
                <w:rPr>
                  <w:rFonts w:asciiTheme="minorHAnsi" w:hAnsiTheme="minorHAnsi"/>
                  <w:sz w:val="18"/>
                  <w:szCs w:val="18"/>
                </w:rPr>
                <w:delText>W</w:delText>
              </w:r>
              <w:r w:rsidRPr="002F3D13" w:rsidDel="00864789">
                <w:rPr>
                  <w:rFonts w:asciiTheme="minorHAnsi" w:hAnsiTheme="minorHAnsi"/>
                  <w:sz w:val="18"/>
                  <w:szCs w:val="18"/>
                </w:rPr>
                <w:delText>atts of power</w:delText>
              </w:r>
              <w:r w:rsidR="005A4975" w:rsidDel="00864789">
                <w:rPr>
                  <w:rFonts w:asciiTheme="minorHAnsi" w:hAnsiTheme="minorHAnsi"/>
                  <w:sz w:val="18"/>
                  <w:szCs w:val="18"/>
                </w:rPr>
                <w:delText xml:space="preserve"> and emit more than 150 lumens, or in compliance with Table 150.0-A, or controlled by vacancy sensor.</w:delText>
              </w:r>
            </w:del>
          </w:p>
        </w:tc>
      </w:tr>
      <w:tr w:rsidR="00C84980" w:rsidRPr="002F3D13" w:rsidDel="00D61B41" w14:paraId="777345A7" w14:textId="2AA217C7" w:rsidTr="00D61B41">
        <w:tblPrEx>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Change w:id="954" w:author="Alhabibi, Haider@Energy" w:date="2022-03-02T16:55:00Z">
            <w:tblPrEx>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blPrExChange>
        </w:tblPrEx>
        <w:trPr>
          <w:trHeight w:val="56"/>
          <w:del w:id="955" w:author="Alhabibi, Haider@Energy" w:date="2022-03-02T16:55:00Z"/>
          <w:trPrChange w:id="956" w:author="Alhabibi, Haider@Energy" w:date="2022-03-02T16:55:00Z">
            <w:trPr>
              <w:trHeight w:val="56"/>
            </w:trPr>
          </w:trPrChange>
        </w:trPr>
        <w:tc>
          <w:tcPr>
            <w:tcW w:w="490" w:type="dxa"/>
            <w:vAlign w:val="center"/>
            <w:tcPrChange w:id="957" w:author="Alhabibi, Haider@Energy" w:date="2022-03-02T16:55:00Z">
              <w:tcPr>
                <w:tcW w:w="468" w:type="dxa"/>
                <w:vAlign w:val="center"/>
              </w:tcPr>
            </w:tcPrChange>
          </w:tcPr>
          <w:p w14:paraId="50578AC6" w14:textId="37C5F931" w:rsidR="00C84980" w:rsidRPr="002F3D13" w:rsidDel="00D61B41" w:rsidRDefault="00C84980" w:rsidP="00C400E0">
            <w:pPr>
              <w:jc w:val="center"/>
              <w:rPr>
                <w:del w:id="958" w:author="Alhabibi, Haider@Energy" w:date="2022-03-02T16:55:00Z"/>
                <w:rFonts w:asciiTheme="minorHAnsi" w:hAnsiTheme="minorHAnsi"/>
                <w:sz w:val="18"/>
                <w:szCs w:val="18"/>
              </w:rPr>
            </w:pPr>
            <w:del w:id="959" w:author="Alhabibi, Haider@Energy" w:date="2021-09-27T13:11:00Z">
              <w:r w:rsidRPr="002F3D13" w:rsidDel="00240E5F">
                <w:rPr>
                  <w:rFonts w:asciiTheme="minorHAnsi" w:hAnsiTheme="minorHAnsi"/>
                  <w:sz w:val="18"/>
                  <w:szCs w:val="18"/>
                </w:rPr>
                <w:delText>05</w:delText>
              </w:r>
            </w:del>
          </w:p>
        </w:tc>
        <w:tc>
          <w:tcPr>
            <w:tcW w:w="10339" w:type="dxa"/>
            <w:tcPrChange w:id="960" w:author="Alhabibi, Haider@Energy" w:date="2022-03-02T16:55:00Z">
              <w:tcPr>
                <w:tcW w:w="10361" w:type="dxa"/>
              </w:tcPr>
            </w:tcPrChange>
          </w:tcPr>
          <w:p w14:paraId="4973B854" w14:textId="40F5A405" w:rsidR="00C84980" w:rsidRPr="002F3D13" w:rsidDel="00D61B41" w:rsidRDefault="00C84980" w:rsidP="005A4975">
            <w:pPr>
              <w:rPr>
                <w:del w:id="961" w:author="Alhabibi, Haider@Energy" w:date="2022-03-02T16:55:00Z"/>
                <w:rFonts w:asciiTheme="minorHAnsi" w:hAnsiTheme="minorHAnsi"/>
                <w:sz w:val="18"/>
                <w:szCs w:val="18"/>
              </w:rPr>
            </w:pPr>
            <w:del w:id="962" w:author="Alhabibi, Haider@Energy" w:date="2021-09-27T13:11:00Z">
              <w:r w:rsidRPr="002F3D13" w:rsidDel="00240E5F">
                <w:rPr>
                  <w:rFonts w:asciiTheme="minorHAnsi" w:hAnsiTheme="minorHAnsi"/>
                  <w:sz w:val="18"/>
                  <w:szCs w:val="18"/>
                </w:rPr>
                <w:delText xml:space="preserve">150.0(k)1F: </w:delText>
              </w:r>
              <w:r w:rsidRPr="00EA36ED" w:rsidDel="00240E5F">
                <w:rPr>
                  <w:rFonts w:asciiTheme="minorHAnsi" w:hAnsiTheme="minorHAnsi"/>
                  <w:b/>
                  <w:sz w:val="18"/>
                  <w:szCs w:val="18"/>
                </w:rPr>
                <w:delText>Lighting integral to exhaust fans</w:delText>
              </w:r>
              <w:r w:rsidRPr="002F3D13" w:rsidDel="00240E5F">
                <w:rPr>
                  <w:rFonts w:asciiTheme="minorHAnsi" w:hAnsiTheme="minorHAnsi"/>
                  <w:sz w:val="18"/>
                  <w:szCs w:val="18"/>
                </w:rPr>
                <w:delText xml:space="preserve"> meets </w:delText>
              </w:r>
              <w:r w:rsidR="005A4975" w:rsidDel="00240E5F">
                <w:rPr>
                  <w:rFonts w:asciiTheme="minorHAnsi" w:hAnsiTheme="minorHAnsi"/>
                  <w:sz w:val="18"/>
                  <w:szCs w:val="18"/>
                </w:rPr>
                <w:delText>the requirements of Table 150.0-A, with exception to the lighting installed by the manufacturer in kitchen exhaust hoods.</w:delText>
              </w:r>
              <w:r w:rsidR="005A4975" w:rsidRPr="002F3D13" w:rsidDel="00240E5F">
                <w:rPr>
                  <w:rFonts w:asciiTheme="minorHAnsi" w:hAnsiTheme="minorHAnsi"/>
                  <w:sz w:val="18"/>
                  <w:szCs w:val="18"/>
                </w:rPr>
                <w:delText xml:space="preserve"> </w:delText>
              </w:r>
            </w:del>
          </w:p>
        </w:tc>
      </w:tr>
      <w:tr w:rsidR="00C84980" w:rsidRPr="002F3D13" w14:paraId="7CC1A741" w14:textId="77777777" w:rsidTr="00C400E0">
        <w:trPr>
          <w:trHeight w:val="56"/>
        </w:trPr>
        <w:tc>
          <w:tcPr>
            <w:tcW w:w="10829" w:type="dxa"/>
            <w:gridSpan w:val="2"/>
          </w:tcPr>
          <w:p w14:paraId="1C442163" w14:textId="77777777" w:rsidR="00C84980" w:rsidRPr="002F3D13" w:rsidRDefault="00C84980" w:rsidP="00C400E0">
            <w:pPr>
              <w:rPr>
                <w:rFonts w:asciiTheme="minorHAnsi" w:hAnsiTheme="minorHAnsi"/>
                <w:sz w:val="18"/>
                <w:szCs w:val="18"/>
              </w:rPr>
            </w:pPr>
            <w:r w:rsidRPr="00916A10">
              <w:rPr>
                <w:rFonts w:ascii="Calibri" w:eastAsia="Calibri" w:hAnsi="Calibri"/>
                <w:b/>
                <w:sz w:val="18"/>
                <w:szCs w:val="18"/>
              </w:rPr>
              <w:t>The responsible person’s signature on this compliance document affirms that all applicable requirements in this table have been met.</w:t>
            </w:r>
          </w:p>
        </w:tc>
      </w:tr>
    </w:tbl>
    <w:p w14:paraId="2C3A7614" w14:textId="77777777" w:rsidR="00C84980" w:rsidRPr="00C81000" w:rsidRDefault="00C84980" w:rsidP="00C84980">
      <w:pPr>
        <w:tabs>
          <w:tab w:val="left" w:pos="7920"/>
          <w:tab w:val="right" w:pos="10080"/>
        </w:tabs>
        <w:rPr>
          <w:rFonts w:asciiTheme="minorHAnsi" w:hAnsiTheme="minorHAnsi"/>
          <w:szCs w:val="1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90"/>
        <w:gridCol w:w="10339"/>
        <w:tblGridChange w:id="963">
          <w:tblGrid>
            <w:gridCol w:w="490"/>
            <w:gridCol w:w="10339"/>
          </w:tblGrid>
        </w:tblGridChange>
      </w:tblGrid>
      <w:tr w:rsidR="00C84980" w:rsidRPr="00C81000" w14:paraId="4D3B0392" w14:textId="77777777" w:rsidTr="00C400E0">
        <w:tc>
          <w:tcPr>
            <w:tcW w:w="10829" w:type="dxa"/>
            <w:gridSpan w:val="2"/>
          </w:tcPr>
          <w:p w14:paraId="2E6953A3" w14:textId="553A9E47" w:rsidR="00C84980" w:rsidRDefault="00C84980" w:rsidP="00C400E0">
            <w:pPr>
              <w:rPr>
                <w:rFonts w:asciiTheme="minorHAnsi" w:hAnsiTheme="minorHAnsi"/>
                <w:szCs w:val="18"/>
              </w:rPr>
            </w:pPr>
            <w:r w:rsidRPr="00C81000">
              <w:rPr>
                <w:rStyle w:val="Heading1Char"/>
                <w:rFonts w:asciiTheme="minorHAnsi" w:hAnsiTheme="minorHAnsi"/>
                <w:bCs/>
                <w:sz w:val="20"/>
                <w:szCs w:val="18"/>
              </w:rPr>
              <w:t xml:space="preserve">E. </w:t>
            </w:r>
            <w:del w:id="964" w:author="Alhabibi, Haider@Energy" w:date="2022-02-28T19:13:00Z">
              <w:r w:rsidR="005C527F" w:rsidDel="00C00234">
                <w:rPr>
                  <w:rStyle w:val="Heading1Char"/>
                  <w:rFonts w:asciiTheme="minorHAnsi" w:hAnsiTheme="minorHAnsi"/>
                  <w:bCs/>
                  <w:sz w:val="20"/>
                  <w:szCs w:val="18"/>
                </w:rPr>
                <w:delText xml:space="preserve">Additional </w:delText>
              </w:r>
            </w:del>
            <w:r w:rsidR="005C527F">
              <w:rPr>
                <w:rStyle w:val="Heading1Char"/>
                <w:rFonts w:asciiTheme="minorHAnsi" w:hAnsiTheme="minorHAnsi"/>
                <w:bCs/>
                <w:sz w:val="20"/>
                <w:szCs w:val="18"/>
              </w:rPr>
              <w:t>lighting Controls</w:t>
            </w:r>
            <w:ins w:id="965" w:author="Alhabibi, Haider@Energy" w:date="2022-02-28T19:13:00Z">
              <w:r w:rsidR="00C00234">
                <w:rPr>
                  <w:rStyle w:val="Heading1Char"/>
                  <w:rFonts w:asciiTheme="minorHAnsi" w:hAnsiTheme="minorHAnsi"/>
                  <w:bCs/>
                  <w:sz w:val="20"/>
                  <w:szCs w:val="18"/>
                </w:rPr>
                <w:t xml:space="preserve"> </w:t>
              </w:r>
              <w:r w:rsidR="00C00234" w:rsidRPr="006B13D7">
                <w:rPr>
                  <w:rStyle w:val="Heading1Char"/>
                  <w:rFonts w:asciiTheme="minorHAnsi" w:hAnsiTheme="minorHAnsi"/>
                  <w:bCs/>
                  <w:sz w:val="20"/>
                  <w:szCs w:val="18"/>
                </w:rPr>
                <w:t>in bathrooms, garages, laundry rooms, utility rooms, and walk-in closets</w:t>
              </w:r>
            </w:ins>
            <w:r w:rsidRPr="00C81000">
              <w:rPr>
                <w:rFonts w:asciiTheme="minorHAnsi" w:hAnsiTheme="minorHAnsi"/>
                <w:szCs w:val="18"/>
              </w:rPr>
              <w:t xml:space="preserve"> </w:t>
            </w:r>
          </w:p>
          <w:p w14:paraId="6B383DA6" w14:textId="77777777" w:rsidR="004451E3" w:rsidRDefault="004451E3">
            <w:pPr>
              <w:rPr>
                <w:ins w:id="966" w:author="Alhabibi, Haider@Energy" w:date="2022-03-02T16:55:00Z"/>
                <w:rFonts w:asciiTheme="minorHAnsi" w:hAnsiTheme="minorHAnsi"/>
                <w:sz w:val="18"/>
                <w:szCs w:val="18"/>
              </w:rPr>
            </w:pPr>
            <w:r w:rsidRPr="00273993">
              <w:rPr>
                <w:rFonts w:asciiTheme="minorHAnsi" w:hAnsiTheme="minorHAnsi"/>
                <w:sz w:val="18"/>
                <w:szCs w:val="18"/>
              </w:rPr>
              <w:t xml:space="preserve">&lt;&lt;if </w:t>
            </w:r>
            <w:r w:rsidR="002F629C" w:rsidRPr="00EA36ED">
              <w:rPr>
                <w:rStyle w:val="Heading1Char"/>
                <w:rFonts w:asciiTheme="minorHAnsi" w:hAnsiTheme="minorHAnsi"/>
                <w:b w:val="0"/>
                <w:bCs/>
                <w:i/>
                <w:sz w:val="18"/>
                <w:szCs w:val="18"/>
              </w:rPr>
              <w:t xml:space="preserve">Lighting </w:t>
            </w:r>
            <w:del w:id="967" w:author="Alhabibi, Haider@Energy" w:date="2021-11-29T18:31:00Z">
              <w:r w:rsidR="002F629C" w:rsidRPr="00EA36ED" w:rsidDel="00B13816">
                <w:rPr>
                  <w:rStyle w:val="Heading1Char"/>
                  <w:rFonts w:asciiTheme="minorHAnsi" w:hAnsiTheme="minorHAnsi"/>
                  <w:b w:val="0"/>
                  <w:bCs/>
                  <w:i/>
                  <w:sz w:val="18"/>
                  <w:szCs w:val="18"/>
                </w:rPr>
                <w:delText xml:space="preserve">and </w:delText>
              </w:r>
            </w:del>
            <w:r w:rsidR="002F629C" w:rsidRPr="00EA36ED">
              <w:rPr>
                <w:rStyle w:val="Heading1Char"/>
                <w:rFonts w:asciiTheme="minorHAnsi" w:hAnsiTheme="minorHAnsi"/>
                <w:b w:val="0"/>
                <w:bCs/>
                <w:i/>
                <w:sz w:val="18"/>
                <w:szCs w:val="18"/>
              </w:rPr>
              <w:t>controls in bathrooms</w:t>
            </w:r>
            <w:r w:rsidRPr="00273993">
              <w:rPr>
                <w:rFonts w:asciiTheme="minorHAnsi" w:hAnsiTheme="minorHAnsi"/>
                <w:sz w:val="18"/>
                <w:szCs w:val="18"/>
              </w:rPr>
              <w:t xml:space="preserve">, </w:t>
            </w:r>
            <w:r w:rsidR="002F629C" w:rsidRPr="00EA36ED">
              <w:rPr>
                <w:rStyle w:val="Heading1Char"/>
                <w:rFonts w:asciiTheme="minorHAnsi" w:hAnsiTheme="minorHAnsi"/>
                <w:b w:val="0"/>
                <w:bCs/>
                <w:i/>
                <w:sz w:val="18"/>
                <w:szCs w:val="18"/>
              </w:rPr>
              <w:t xml:space="preserve">Lighting </w:t>
            </w:r>
            <w:del w:id="968" w:author="Alhabibi, Haider@Energy" w:date="2021-11-29T18:31:00Z">
              <w:r w:rsidR="002F629C" w:rsidRPr="00EA36ED" w:rsidDel="00B13816">
                <w:rPr>
                  <w:rStyle w:val="Heading1Char"/>
                  <w:rFonts w:asciiTheme="minorHAnsi" w:hAnsiTheme="minorHAnsi"/>
                  <w:b w:val="0"/>
                  <w:bCs/>
                  <w:i/>
                  <w:sz w:val="18"/>
                  <w:szCs w:val="18"/>
                </w:rPr>
                <w:delText xml:space="preserve">and </w:delText>
              </w:r>
            </w:del>
            <w:r w:rsidR="002F629C" w:rsidRPr="00EA36ED">
              <w:rPr>
                <w:rStyle w:val="Heading1Char"/>
                <w:rFonts w:asciiTheme="minorHAnsi" w:hAnsiTheme="minorHAnsi"/>
                <w:b w:val="0"/>
                <w:bCs/>
                <w:i/>
                <w:sz w:val="18"/>
                <w:szCs w:val="18"/>
              </w:rPr>
              <w:t>controls in laundry rooms</w:t>
            </w:r>
            <w:r w:rsidRPr="00273993">
              <w:rPr>
                <w:rFonts w:asciiTheme="minorHAnsi" w:hAnsiTheme="minorHAnsi"/>
                <w:sz w:val="18"/>
                <w:szCs w:val="18"/>
              </w:rPr>
              <w:t xml:space="preserve">, </w:t>
            </w:r>
            <w:r w:rsidR="002F629C" w:rsidRPr="00EA36ED">
              <w:rPr>
                <w:rStyle w:val="Heading1Char"/>
                <w:rFonts w:asciiTheme="minorHAnsi" w:hAnsiTheme="minorHAnsi"/>
                <w:b w:val="0"/>
                <w:bCs/>
                <w:i/>
                <w:sz w:val="18"/>
                <w:szCs w:val="18"/>
              </w:rPr>
              <w:t xml:space="preserve">Lighting </w:t>
            </w:r>
            <w:del w:id="969" w:author="Alhabibi, Haider@Energy" w:date="2021-11-29T18:31:00Z">
              <w:r w:rsidR="002F629C" w:rsidRPr="00EA36ED" w:rsidDel="00B13816">
                <w:rPr>
                  <w:rStyle w:val="Heading1Char"/>
                  <w:rFonts w:asciiTheme="minorHAnsi" w:hAnsiTheme="minorHAnsi"/>
                  <w:b w:val="0"/>
                  <w:bCs/>
                  <w:i/>
                  <w:sz w:val="18"/>
                  <w:szCs w:val="18"/>
                </w:rPr>
                <w:delText xml:space="preserve">and </w:delText>
              </w:r>
            </w:del>
            <w:r w:rsidR="002F629C" w:rsidRPr="00EA36ED">
              <w:rPr>
                <w:rStyle w:val="Heading1Char"/>
                <w:rFonts w:asciiTheme="minorHAnsi" w:hAnsiTheme="minorHAnsi"/>
                <w:b w:val="0"/>
                <w:bCs/>
                <w:i/>
                <w:sz w:val="18"/>
                <w:szCs w:val="18"/>
              </w:rPr>
              <w:t>controls in utility rooms</w:t>
            </w:r>
            <w:r w:rsidR="002F629C">
              <w:rPr>
                <w:rStyle w:val="Heading1Char"/>
                <w:rFonts w:asciiTheme="minorHAnsi" w:hAnsiTheme="minorHAnsi"/>
                <w:b w:val="0"/>
                <w:bCs/>
                <w:sz w:val="18"/>
                <w:szCs w:val="18"/>
              </w:rPr>
              <w:t>,</w:t>
            </w:r>
            <w:r w:rsidR="002F629C" w:rsidRPr="00273993" w:rsidDel="002F629C">
              <w:rPr>
                <w:rFonts w:asciiTheme="minorHAnsi" w:hAnsiTheme="minorHAnsi"/>
                <w:sz w:val="18"/>
                <w:szCs w:val="18"/>
              </w:rPr>
              <w:t xml:space="preserve"> </w:t>
            </w:r>
            <w:del w:id="970" w:author="Alhabibi, Haider@Energy" w:date="2021-11-29T18:31:00Z">
              <w:r w:rsidRPr="00273993" w:rsidDel="008F572C">
                <w:rPr>
                  <w:rFonts w:asciiTheme="minorHAnsi" w:hAnsiTheme="minorHAnsi"/>
                  <w:sz w:val="18"/>
                  <w:szCs w:val="18"/>
                </w:rPr>
                <w:delText xml:space="preserve">or </w:delText>
              </w:r>
            </w:del>
            <w:r w:rsidR="002F629C" w:rsidRPr="00EA36ED">
              <w:rPr>
                <w:rStyle w:val="Heading1Char"/>
                <w:rFonts w:asciiTheme="minorHAnsi" w:hAnsiTheme="minorHAnsi"/>
                <w:b w:val="0"/>
                <w:bCs/>
                <w:i/>
                <w:sz w:val="18"/>
                <w:szCs w:val="18"/>
              </w:rPr>
              <w:t xml:space="preserve">Lighting </w:t>
            </w:r>
            <w:del w:id="971" w:author="Alhabibi, Haider@Energy" w:date="2021-11-29T18:31:00Z">
              <w:r w:rsidR="002F629C" w:rsidRPr="00EA36ED" w:rsidDel="00B13816">
                <w:rPr>
                  <w:rStyle w:val="Heading1Char"/>
                  <w:rFonts w:asciiTheme="minorHAnsi" w:hAnsiTheme="minorHAnsi"/>
                  <w:b w:val="0"/>
                  <w:bCs/>
                  <w:i/>
                  <w:sz w:val="18"/>
                  <w:szCs w:val="18"/>
                </w:rPr>
                <w:delText xml:space="preserve">and </w:delText>
              </w:r>
            </w:del>
            <w:r w:rsidR="002F629C" w:rsidRPr="00EA36ED">
              <w:rPr>
                <w:rStyle w:val="Heading1Char"/>
                <w:rFonts w:asciiTheme="minorHAnsi" w:hAnsiTheme="minorHAnsi"/>
                <w:b w:val="0"/>
                <w:bCs/>
                <w:i/>
                <w:sz w:val="18"/>
                <w:szCs w:val="18"/>
              </w:rPr>
              <w:t>controls in garage</w:t>
            </w:r>
            <w:r w:rsidR="002F629C" w:rsidRPr="00527CE2" w:rsidDel="002F629C">
              <w:rPr>
                <w:rFonts w:asciiTheme="minorHAnsi" w:hAnsiTheme="minorHAnsi"/>
                <w:sz w:val="18"/>
                <w:szCs w:val="18"/>
              </w:rPr>
              <w:t xml:space="preserve"> </w:t>
            </w:r>
            <w:ins w:id="972" w:author="Alhabibi, Haider@Energy" w:date="2021-11-29T18:30:00Z">
              <w:r w:rsidR="00DE630D">
                <w:rPr>
                  <w:rFonts w:asciiTheme="minorHAnsi" w:hAnsiTheme="minorHAnsi"/>
                  <w:sz w:val="18"/>
                  <w:szCs w:val="18"/>
                </w:rPr>
                <w:t>or Lighting</w:t>
              </w:r>
            </w:ins>
            <w:ins w:id="973" w:author="Alhabibi, Haider@Energy" w:date="2021-11-29T18:32:00Z">
              <w:r w:rsidR="00B13816">
                <w:rPr>
                  <w:rFonts w:asciiTheme="minorHAnsi" w:hAnsiTheme="minorHAnsi"/>
                  <w:sz w:val="18"/>
                  <w:szCs w:val="18"/>
                </w:rPr>
                <w:t xml:space="preserve"> </w:t>
              </w:r>
            </w:ins>
            <w:ins w:id="974" w:author="Alhabibi, Haider@Energy" w:date="2021-11-29T18:30:00Z">
              <w:r w:rsidR="00DE630D">
                <w:rPr>
                  <w:rFonts w:asciiTheme="minorHAnsi" w:hAnsiTheme="minorHAnsi"/>
                  <w:sz w:val="18"/>
                  <w:szCs w:val="18"/>
                </w:rPr>
                <w:t>control</w:t>
              </w:r>
            </w:ins>
            <w:ins w:id="975" w:author="Alhabibi, Haider@Energy" w:date="2021-11-29T18:32:00Z">
              <w:r w:rsidR="00B13816">
                <w:rPr>
                  <w:rFonts w:asciiTheme="minorHAnsi" w:hAnsiTheme="minorHAnsi"/>
                  <w:sz w:val="18"/>
                  <w:szCs w:val="18"/>
                </w:rPr>
                <w:t>s</w:t>
              </w:r>
            </w:ins>
            <w:ins w:id="976" w:author="Alhabibi, Haider@Energy" w:date="2021-11-29T18:30:00Z">
              <w:r w:rsidR="00DE630D">
                <w:rPr>
                  <w:rFonts w:asciiTheme="minorHAnsi" w:hAnsiTheme="minorHAnsi"/>
                  <w:sz w:val="18"/>
                  <w:szCs w:val="18"/>
                </w:rPr>
                <w:t xml:space="preserve"> in </w:t>
              </w:r>
              <w:r w:rsidR="00DE630D" w:rsidRPr="00B13816">
                <w:rPr>
                  <w:rFonts w:asciiTheme="minorHAnsi" w:hAnsiTheme="minorHAnsi"/>
                  <w:sz w:val="18"/>
                  <w:szCs w:val="18"/>
                </w:rPr>
                <w:t>and walk-in closets</w:t>
              </w:r>
              <w:r w:rsidR="00DE630D">
                <w:rPr>
                  <w:rFonts w:asciiTheme="minorHAnsi" w:hAnsiTheme="minorHAnsi"/>
                  <w:sz w:val="18"/>
                  <w:szCs w:val="18"/>
                </w:rPr>
                <w:t xml:space="preserve"> </w:t>
              </w:r>
            </w:ins>
            <w:r w:rsidR="002F629C">
              <w:rPr>
                <w:rFonts w:asciiTheme="minorHAnsi" w:hAnsiTheme="minorHAnsi"/>
                <w:sz w:val="18"/>
                <w:szCs w:val="18"/>
              </w:rPr>
              <w:t>from Table A</w:t>
            </w:r>
            <w:r w:rsidRPr="00273993">
              <w:rPr>
                <w:rFonts w:asciiTheme="minorHAnsi" w:hAnsiTheme="minorHAnsi"/>
                <w:sz w:val="18"/>
                <w:szCs w:val="18"/>
              </w:rPr>
              <w:t xml:space="preserve"> = ‘Y’ then display this section; else display standard “This Section Does Not Apply” message&gt;&gt;</w:t>
            </w:r>
          </w:p>
          <w:p w14:paraId="36B15C9F" w14:textId="3EDD41CF" w:rsidR="00D61B41" w:rsidRPr="00D61B41" w:rsidRDefault="00D61B41">
            <w:pPr>
              <w:rPr>
                <w:rFonts w:asciiTheme="minorHAnsi" w:hAnsiTheme="minorHAnsi"/>
                <w:sz w:val="18"/>
                <w:szCs w:val="18"/>
                <w:rPrChange w:id="977" w:author="Alhabibi, Haider@Energy" w:date="2022-03-02T16:55:00Z">
                  <w:rPr>
                    <w:rFonts w:asciiTheme="minorHAnsi" w:hAnsiTheme="minorHAnsi"/>
                    <w:szCs w:val="18"/>
                  </w:rPr>
                </w:rPrChange>
              </w:rPr>
            </w:pPr>
            <w:ins w:id="978" w:author="Alhabibi, Haider@Energy" w:date="2022-03-02T16:55:00Z">
              <w:r w:rsidRPr="00D61B41">
                <w:rPr>
                  <w:rFonts w:asciiTheme="minorHAnsi" w:hAnsiTheme="minorHAnsi"/>
                  <w:sz w:val="18"/>
                  <w:szCs w:val="18"/>
                  <w:rPrChange w:id="979" w:author="Alhabibi, Haider@Energy" w:date="2022-03-02T16:55:00Z">
                    <w:rPr>
                      <w:rFonts w:asciiTheme="minorHAnsi" w:hAnsiTheme="minorHAnsi"/>
                      <w:szCs w:val="18"/>
                    </w:rPr>
                  </w:rPrChange>
                </w:rPr>
                <w:t>&lt;&lt;Static Text - see the top&gt;&gt;</w:t>
              </w:r>
            </w:ins>
          </w:p>
        </w:tc>
      </w:tr>
      <w:tr w:rsidR="00C84980" w:rsidRPr="002F3D13" w:rsidDel="00D61B41" w14:paraId="0C9EF013" w14:textId="77F4CA36" w:rsidTr="00045BE8">
        <w:tblPrEx>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Change w:id="980" w:author="Alhabibi, Haider@Energy" w:date="2022-02-28T19:16:00Z">
            <w:tblPrEx>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blPrExChange>
        </w:tblPrEx>
        <w:trPr>
          <w:del w:id="981" w:author="Alhabibi, Haider@Energy" w:date="2022-03-02T16:56:00Z"/>
        </w:trPr>
        <w:tc>
          <w:tcPr>
            <w:tcW w:w="490" w:type="dxa"/>
            <w:vAlign w:val="center"/>
            <w:tcPrChange w:id="982" w:author="Alhabibi, Haider@Energy" w:date="2022-02-28T19:16:00Z">
              <w:tcPr>
                <w:tcW w:w="468" w:type="dxa"/>
                <w:vAlign w:val="center"/>
              </w:tcPr>
            </w:tcPrChange>
          </w:tcPr>
          <w:p w14:paraId="6C04E0A3" w14:textId="725971C9" w:rsidR="00C84980" w:rsidRPr="002F3D13" w:rsidDel="00D61B41" w:rsidRDefault="00C84980" w:rsidP="00C400E0">
            <w:pPr>
              <w:jc w:val="center"/>
              <w:rPr>
                <w:del w:id="983" w:author="Alhabibi, Haider@Energy" w:date="2022-03-02T16:56:00Z"/>
                <w:rFonts w:asciiTheme="minorHAnsi" w:hAnsiTheme="minorHAnsi"/>
                <w:sz w:val="18"/>
                <w:szCs w:val="18"/>
              </w:rPr>
            </w:pPr>
            <w:del w:id="984" w:author="Alhabibi, Haider@Energy" w:date="2022-03-02T16:56:00Z">
              <w:r w:rsidRPr="002F3D13" w:rsidDel="00D61B41">
                <w:rPr>
                  <w:rFonts w:asciiTheme="minorHAnsi" w:hAnsiTheme="minorHAnsi"/>
                  <w:sz w:val="18"/>
                  <w:szCs w:val="18"/>
                </w:rPr>
                <w:delText>01</w:delText>
              </w:r>
            </w:del>
          </w:p>
        </w:tc>
        <w:tc>
          <w:tcPr>
            <w:tcW w:w="10339" w:type="dxa"/>
            <w:tcPrChange w:id="985" w:author="Alhabibi, Haider@Energy" w:date="2022-02-28T19:16:00Z">
              <w:tcPr>
                <w:tcW w:w="10361" w:type="dxa"/>
              </w:tcPr>
            </w:tcPrChange>
          </w:tcPr>
          <w:p w14:paraId="122ABCF0" w14:textId="3E30FA08" w:rsidR="00C84980" w:rsidRPr="002F3D13" w:rsidDel="00D61B41" w:rsidRDefault="00C84980" w:rsidP="005A4975">
            <w:pPr>
              <w:rPr>
                <w:del w:id="986" w:author="Alhabibi, Haider@Energy" w:date="2022-03-02T16:56:00Z"/>
                <w:rFonts w:asciiTheme="minorHAnsi" w:hAnsiTheme="minorHAnsi"/>
                <w:sz w:val="18"/>
                <w:szCs w:val="18"/>
              </w:rPr>
            </w:pPr>
            <w:del w:id="987" w:author="Alhabibi, Haider@Energy" w:date="2022-03-02T16:56:00Z">
              <w:r w:rsidDel="00D61B41">
                <w:rPr>
                  <w:rFonts w:asciiTheme="minorHAnsi" w:hAnsiTheme="minorHAnsi"/>
                  <w:sz w:val="18"/>
                  <w:szCs w:val="18"/>
                </w:rPr>
                <w:delText>150.0(k)2</w:delText>
              </w:r>
            </w:del>
            <w:del w:id="988" w:author="Alhabibi, Haider@Energy" w:date="2021-09-27T13:15:00Z">
              <w:r w:rsidDel="006E6A7F">
                <w:rPr>
                  <w:rFonts w:asciiTheme="minorHAnsi" w:hAnsiTheme="minorHAnsi"/>
                  <w:sz w:val="18"/>
                  <w:szCs w:val="18"/>
                </w:rPr>
                <w:delText>J</w:delText>
              </w:r>
            </w:del>
            <w:del w:id="989" w:author="Alhabibi, Haider@Energy" w:date="2022-03-02T16:56:00Z">
              <w:r w:rsidRPr="002F3D13" w:rsidDel="00D61B41">
                <w:rPr>
                  <w:rFonts w:asciiTheme="minorHAnsi" w:hAnsiTheme="minorHAnsi"/>
                  <w:sz w:val="18"/>
                  <w:szCs w:val="18"/>
                </w:rPr>
                <w:delText>:</w:delText>
              </w:r>
              <w:r w:rsidDel="00D61B41">
                <w:rPr>
                  <w:rFonts w:asciiTheme="minorHAnsi" w:hAnsiTheme="minorHAnsi"/>
                  <w:sz w:val="18"/>
                  <w:szCs w:val="18"/>
                </w:rPr>
                <w:delText xml:space="preserve"> In </w:delText>
              </w:r>
              <w:r w:rsidRPr="00EA36ED" w:rsidDel="00D61B41">
                <w:rPr>
                  <w:rFonts w:asciiTheme="minorHAnsi" w:hAnsiTheme="minorHAnsi"/>
                  <w:b/>
                  <w:sz w:val="18"/>
                  <w:szCs w:val="18"/>
                </w:rPr>
                <w:delText xml:space="preserve">bathrooms, garages, laundry rooms, </w:delText>
              </w:r>
            </w:del>
            <w:del w:id="990" w:author="Alhabibi, Haider@Energy" w:date="2021-09-27T13:15:00Z">
              <w:r w:rsidRPr="00EA36ED" w:rsidDel="006E6A7F">
                <w:rPr>
                  <w:rFonts w:asciiTheme="minorHAnsi" w:hAnsiTheme="minorHAnsi"/>
                  <w:b/>
                  <w:sz w:val="18"/>
                  <w:szCs w:val="18"/>
                </w:rPr>
                <w:delText xml:space="preserve">and </w:delText>
              </w:r>
            </w:del>
            <w:del w:id="991" w:author="Alhabibi, Haider@Energy" w:date="2022-03-02T16:56:00Z">
              <w:r w:rsidRPr="00EA36ED" w:rsidDel="00D61B41">
                <w:rPr>
                  <w:rFonts w:asciiTheme="minorHAnsi" w:hAnsiTheme="minorHAnsi"/>
                  <w:b/>
                  <w:sz w:val="18"/>
                  <w:szCs w:val="18"/>
                </w:rPr>
                <w:delText>utility rooms</w:delText>
              </w:r>
              <w:r w:rsidDel="00D61B41">
                <w:rPr>
                  <w:rFonts w:asciiTheme="minorHAnsi" w:hAnsiTheme="minorHAnsi"/>
                  <w:sz w:val="18"/>
                  <w:szCs w:val="18"/>
                </w:rPr>
                <w:delText xml:space="preserve">, at least one luminaire </w:delText>
              </w:r>
            </w:del>
            <w:del w:id="992" w:author="Alhabibi, Haider@Energy" w:date="2021-09-27T13:29:00Z">
              <w:r w:rsidDel="00D91276">
                <w:rPr>
                  <w:rFonts w:asciiTheme="minorHAnsi" w:hAnsiTheme="minorHAnsi"/>
                  <w:sz w:val="18"/>
                  <w:szCs w:val="18"/>
                </w:rPr>
                <w:delText>in each of these spaces</w:delText>
              </w:r>
            </w:del>
            <w:del w:id="993" w:author="Alhabibi, Haider@Energy" w:date="2022-03-02T16:56:00Z">
              <w:r w:rsidDel="00D61B41">
                <w:rPr>
                  <w:rFonts w:asciiTheme="minorHAnsi" w:hAnsiTheme="minorHAnsi"/>
                  <w:sz w:val="18"/>
                  <w:szCs w:val="18"/>
                </w:rPr>
                <w:delText xml:space="preserve"> </w:delText>
              </w:r>
              <w:r w:rsidR="005A4975" w:rsidDel="00D61B41">
                <w:rPr>
                  <w:rFonts w:asciiTheme="minorHAnsi" w:hAnsiTheme="minorHAnsi"/>
                  <w:sz w:val="18"/>
                  <w:szCs w:val="18"/>
                </w:rPr>
                <w:delText xml:space="preserve">is </w:delText>
              </w:r>
              <w:r w:rsidDel="00D61B41">
                <w:rPr>
                  <w:rFonts w:asciiTheme="minorHAnsi" w:hAnsiTheme="minorHAnsi"/>
                  <w:sz w:val="18"/>
                  <w:szCs w:val="18"/>
                </w:rPr>
                <w:delText>controlled by a</w:delText>
              </w:r>
              <w:r w:rsidR="005A4975" w:rsidDel="00D61B41">
                <w:rPr>
                  <w:rFonts w:asciiTheme="minorHAnsi" w:hAnsiTheme="minorHAnsi"/>
                  <w:sz w:val="18"/>
                  <w:szCs w:val="18"/>
                </w:rPr>
                <w:delText>n</w:delText>
              </w:r>
              <w:r w:rsidDel="00D61B41">
                <w:rPr>
                  <w:rFonts w:asciiTheme="minorHAnsi" w:hAnsiTheme="minorHAnsi"/>
                  <w:sz w:val="18"/>
                  <w:szCs w:val="18"/>
                </w:rPr>
                <w:delText xml:space="preserve"> </w:delText>
              </w:r>
              <w:r w:rsidR="005A4975" w:rsidDel="00D61B41">
                <w:rPr>
                  <w:rFonts w:asciiTheme="minorHAnsi" w:hAnsiTheme="minorHAnsi"/>
                  <w:sz w:val="18"/>
                  <w:szCs w:val="18"/>
                </w:rPr>
                <w:delText>occupan</w:delText>
              </w:r>
            </w:del>
            <w:del w:id="994" w:author="Alhabibi, Haider@Energy" w:date="2021-09-27T13:30:00Z">
              <w:r w:rsidR="005A4975" w:rsidDel="00B54CD9">
                <w:rPr>
                  <w:rFonts w:asciiTheme="minorHAnsi" w:hAnsiTheme="minorHAnsi"/>
                  <w:sz w:val="18"/>
                  <w:szCs w:val="18"/>
                </w:rPr>
                <w:delText>t</w:delText>
              </w:r>
            </w:del>
            <w:del w:id="995" w:author="Alhabibi, Haider@Energy" w:date="2022-03-02T16:56:00Z">
              <w:r w:rsidR="005A4975" w:rsidDel="00D61B41">
                <w:rPr>
                  <w:rFonts w:asciiTheme="minorHAnsi" w:hAnsiTheme="minorHAnsi"/>
                  <w:sz w:val="18"/>
                  <w:szCs w:val="18"/>
                </w:rPr>
                <w:delText xml:space="preserve"> or </w:delText>
              </w:r>
              <w:r w:rsidDel="00D61B41">
                <w:rPr>
                  <w:rFonts w:asciiTheme="minorHAnsi" w:hAnsiTheme="minorHAnsi"/>
                  <w:sz w:val="18"/>
                  <w:szCs w:val="18"/>
                </w:rPr>
                <w:delText>vacancy sensor</w:delText>
              </w:r>
              <w:r w:rsidR="005A4975" w:rsidDel="00D61B41">
                <w:rPr>
                  <w:rFonts w:asciiTheme="minorHAnsi" w:hAnsiTheme="minorHAnsi"/>
                  <w:sz w:val="18"/>
                  <w:szCs w:val="18"/>
                </w:rPr>
                <w:delText xml:space="preserve"> providing automatic-off functionality</w:delText>
              </w:r>
              <w:r w:rsidDel="00D61B41">
                <w:rPr>
                  <w:rFonts w:asciiTheme="minorHAnsi" w:hAnsiTheme="minorHAnsi"/>
                  <w:sz w:val="18"/>
                  <w:szCs w:val="18"/>
                </w:rPr>
                <w:delText>.</w:delText>
              </w:r>
            </w:del>
          </w:p>
        </w:tc>
      </w:tr>
      <w:tr w:rsidR="00C84980" w:rsidRPr="002F3D13" w:rsidDel="00045BE8" w14:paraId="5EF33141" w14:textId="05A83CCE" w:rsidTr="00045BE8">
        <w:tblPrEx>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Change w:id="996" w:author="Alhabibi, Haider@Energy" w:date="2022-02-28T19:16:00Z">
            <w:tblPrEx>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blPrExChange>
        </w:tblPrEx>
        <w:trPr>
          <w:del w:id="997" w:author="Alhabibi, Haider@Energy" w:date="2022-02-28T19:16:00Z"/>
        </w:trPr>
        <w:tc>
          <w:tcPr>
            <w:tcW w:w="490" w:type="dxa"/>
            <w:vAlign w:val="center"/>
            <w:tcPrChange w:id="998" w:author="Alhabibi, Haider@Energy" w:date="2022-02-28T19:16:00Z">
              <w:tcPr>
                <w:tcW w:w="468" w:type="dxa"/>
                <w:vAlign w:val="center"/>
              </w:tcPr>
            </w:tcPrChange>
          </w:tcPr>
          <w:p w14:paraId="36500D04" w14:textId="7EA40F29" w:rsidR="00C84980" w:rsidRPr="002F3D13" w:rsidDel="00045BE8" w:rsidRDefault="00C84980" w:rsidP="00C400E0">
            <w:pPr>
              <w:jc w:val="center"/>
              <w:rPr>
                <w:del w:id="999" w:author="Alhabibi, Haider@Energy" w:date="2022-02-28T19:16:00Z"/>
                <w:rFonts w:asciiTheme="minorHAnsi" w:hAnsiTheme="minorHAnsi"/>
                <w:sz w:val="18"/>
                <w:szCs w:val="18"/>
              </w:rPr>
            </w:pPr>
            <w:del w:id="1000" w:author="Alhabibi, Haider@Energy" w:date="2021-09-27T13:30:00Z">
              <w:r w:rsidDel="00AD5593">
                <w:rPr>
                  <w:rFonts w:asciiTheme="minorHAnsi" w:hAnsiTheme="minorHAnsi"/>
                  <w:sz w:val="18"/>
                  <w:szCs w:val="18"/>
                </w:rPr>
                <w:delText>0</w:delText>
              </w:r>
              <w:r w:rsidR="00DE5F1A" w:rsidDel="00AD5593">
                <w:rPr>
                  <w:rFonts w:asciiTheme="minorHAnsi" w:hAnsiTheme="minorHAnsi"/>
                  <w:sz w:val="18"/>
                  <w:szCs w:val="18"/>
                </w:rPr>
                <w:delText>2</w:delText>
              </w:r>
            </w:del>
          </w:p>
        </w:tc>
        <w:tc>
          <w:tcPr>
            <w:tcW w:w="10339" w:type="dxa"/>
            <w:tcPrChange w:id="1001" w:author="Alhabibi, Haider@Energy" w:date="2022-02-28T19:16:00Z">
              <w:tcPr>
                <w:tcW w:w="10361" w:type="dxa"/>
              </w:tcPr>
            </w:tcPrChange>
          </w:tcPr>
          <w:p w14:paraId="3810289F" w14:textId="76E68C7B" w:rsidR="00C84980" w:rsidRPr="002F3D13" w:rsidDel="00045BE8" w:rsidRDefault="00C84980" w:rsidP="005A4975">
            <w:pPr>
              <w:rPr>
                <w:del w:id="1002" w:author="Alhabibi, Haider@Energy" w:date="2022-02-28T19:16:00Z"/>
                <w:rFonts w:asciiTheme="minorHAnsi" w:hAnsiTheme="minorHAnsi"/>
                <w:sz w:val="18"/>
                <w:szCs w:val="18"/>
              </w:rPr>
            </w:pPr>
            <w:del w:id="1003" w:author="Alhabibi, Haider@Energy" w:date="2021-09-27T13:30:00Z">
              <w:r w:rsidRPr="002F3D13" w:rsidDel="00AD5593">
                <w:rPr>
                  <w:rFonts w:asciiTheme="minorHAnsi" w:hAnsiTheme="minorHAnsi"/>
                  <w:sz w:val="18"/>
                  <w:szCs w:val="18"/>
                </w:rPr>
                <w:delText xml:space="preserve">150.0(k)2B: </w:delText>
              </w:r>
              <w:r w:rsidRPr="00EA36ED" w:rsidDel="00AD5593">
                <w:rPr>
                  <w:rFonts w:asciiTheme="minorHAnsi" w:hAnsiTheme="minorHAnsi"/>
                  <w:b/>
                  <w:sz w:val="18"/>
                  <w:szCs w:val="18"/>
                </w:rPr>
                <w:delText>Exhaust fans</w:delText>
              </w:r>
              <w:r w:rsidRPr="002F3D13" w:rsidDel="00AD5593">
                <w:rPr>
                  <w:rFonts w:asciiTheme="minorHAnsi" w:hAnsiTheme="minorHAnsi"/>
                  <w:sz w:val="18"/>
                  <w:szCs w:val="18"/>
                </w:rPr>
                <w:delText xml:space="preserve"> are </w:delText>
              </w:r>
              <w:r w:rsidR="005A4975" w:rsidDel="00AD5593">
                <w:rPr>
                  <w:rFonts w:asciiTheme="minorHAnsi" w:hAnsiTheme="minorHAnsi"/>
                  <w:sz w:val="18"/>
                  <w:szCs w:val="18"/>
                </w:rPr>
                <w:delText>controlled</w:delText>
              </w:r>
              <w:r w:rsidR="005A4975" w:rsidRPr="002F3D13" w:rsidDel="00AD5593">
                <w:rPr>
                  <w:rFonts w:asciiTheme="minorHAnsi" w:hAnsiTheme="minorHAnsi"/>
                  <w:sz w:val="18"/>
                  <w:szCs w:val="18"/>
                </w:rPr>
                <w:delText xml:space="preserve"> </w:delText>
              </w:r>
              <w:r w:rsidRPr="002F3D13" w:rsidDel="00AD5593">
                <w:rPr>
                  <w:rFonts w:asciiTheme="minorHAnsi" w:hAnsiTheme="minorHAnsi"/>
                  <w:sz w:val="18"/>
                  <w:szCs w:val="18"/>
                </w:rPr>
                <w:delText xml:space="preserve">separately from lighting systems, or </w:delText>
              </w:r>
              <w:r w:rsidR="005A4975" w:rsidDel="00AD5593">
                <w:rPr>
                  <w:rFonts w:asciiTheme="minorHAnsi" w:hAnsiTheme="minorHAnsi"/>
                  <w:sz w:val="18"/>
                  <w:szCs w:val="18"/>
                </w:rPr>
                <w:delText xml:space="preserve">the lighting </w:delText>
              </w:r>
              <w:r w:rsidRPr="002F3D13" w:rsidDel="00AD5593">
                <w:rPr>
                  <w:rFonts w:asciiTheme="minorHAnsi" w:hAnsiTheme="minorHAnsi"/>
                  <w:sz w:val="18"/>
                  <w:szCs w:val="18"/>
                </w:rPr>
                <w:delText xml:space="preserve">can be </w:delText>
              </w:r>
              <w:r w:rsidR="005A4975" w:rsidDel="00AD5593">
                <w:rPr>
                  <w:rFonts w:asciiTheme="minorHAnsi" w:hAnsiTheme="minorHAnsi"/>
                  <w:sz w:val="18"/>
                  <w:szCs w:val="18"/>
                </w:rPr>
                <w:delText>turned</w:delText>
              </w:r>
              <w:r w:rsidR="005A4975" w:rsidRPr="002F3D13" w:rsidDel="00AD5593">
                <w:rPr>
                  <w:rFonts w:asciiTheme="minorHAnsi" w:hAnsiTheme="minorHAnsi"/>
                  <w:sz w:val="18"/>
                  <w:szCs w:val="18"/>
                </w:rPr>
                <w:delText xml:space="preserve"> </w:delText>
              </w:r>
              <w:r w:rsidRPr="002F3D13" w:rsidDel="00AD5593">
                <w:rPr>
                  <w:rFonts w:asciiTheme="minorHAnsi" w:hAnsiTheme="minorHAnsi"/>
                  <w:sz w:val="18"/>
                  <w:szCs w:val="18"/>
                </w:rPr>
                <w:delText>OFF</w:delText>
              </w:r>
              <w:r w:rsidR="005A4975" w:rsidDel="00AD5593">
                <w:rPr>
                  <w:rFonts w:asciiTheme="minorHAnsi" w:hAnsiTheme="minorHAnsi"/>
                  <w:sz w:val="18"/>
                  <w:szCs w:val="18"/>
                </w:rPr>
                <w:delText xml:space="preserve"> on the same control as the fan</w:delText>
              </w:r>
              <w:r w:rsidDel="00AD5593">
                <w:rPr>
                  <w:rFonts w:asciiTheme="minorHAnsi" w:hAnsiTheme="minorHAnsi"/>
                  <w:sz w:val="18"/>
                  <w:szCs w:val="18"/>
                </w:rPr>
                <w:delText>.</w:delText>
              </w:r>
            </w:del>
          </w:p>
        </w:tc>
      </w:tr>
      <w:tr w:rsidR="00C84980" w:rsidRPr="002F3D13" w:rsidDel="00045BE8" w14:paraId="59716BD9" w14:textId="64C4E275" w:rsidTr="00045BE8">
        <w:tblPrEx>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Change w:id="1004" w:author="Alhabibi, Haider@Energy" w:date="2022-02-28T19:16:00Z">
            <w:tblPrEx>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blPrExChange>
        </w:tblPrEx>
        <w:trPr>
          <w:del w:id="1005" w:author="Alhabibi, Haider@Energy" w:date="2022-02-28T19:16:00Z"/>
        </w:trPr>
        <w:tc>
          <w:tcPr>
            <w:tcW w:w="490" w:type="dxa"/>
            <w:vAlign w:val="center"/>
            <w:tcPrChange w:id="1006" w:author="Alhabibi, Haider@Energy" w:date="2022-02-28T19:16:00Z">
              <w:tcPr>
                <w:tcW w:w="468" w:type="dxa"/>
                <w:vAlign w:val="center"/>
              </w:tcPr>
            </w:tcPrChange>
          </w:tcPr>
          <w:p w14:paraId="32B56E1F" w14:textId="4C4C8DCE" w:rsidR="00C84980" w:rsidRPr="002F3D13" w:rsidDel="00045BE8" w:rsidRDefault="00C84980" w:rsidP="00C400E0">
            <w:pPr>
              <w:jc w:val="center"/>
              <w:rPr>
                <w:del w:id="1007" w:author="Alhabibi, Haider@Energy" w:date="2022-02-28T19:16:00Z"/>
                <w:rFonts w:asciiTheme="minorHAnsi" w:hAnsiTheme="minorHAnsi"/>
                <w:sz w:val="18"/>
                <w:szCs w:val="18"/>
              </w:rPr>
            </w:pPr>
            <w:del w:id="1008" w:author="Alhabibi, Haider@Energy" w:date="2022-02-28T19:16:00Z">
              <w:r w:rsidDel="00045BE8">
                <w:rPr>
                  <w:rFonts w:asciiTheme="minorHAnsi" w:hAnsiTheme="minorHAnsi"/>
                  <w:sz w:val="18"/>
                  <w:szCs w:val="18"/>
                </w:rPr>
                <w:delText>0</w:delText>
              </w:r>
            </w:del>
            <w:del w:id="1009" w:author="Alhabibi, Haider@Energy" w:date="2021-09-27T15:17:00Z">
              <w:r w:rsidR="00DE5F1A" w:rsidDel="00C46168">
                <w:rPr>
                  <w:rFonts w:asciiTheme="minorHAnsi" w:hAnsiTheme="minorHAnsi"/>
                  <w:sz w:val="18"/>
                  <w:szCs w:val="18"/>
                </w:rPr>
                <w:delText>3</w:delText>
              </w:r>
            </w:del>
          </w:p>
        </w:tc>
        <w:tc>
          <w:tcPr>
            <w:tcW w:w="10339" w:type="dxa"/>
            <w:tcPrChange w:id="1010" w:author="Alhabibi, Haider@Energy" w:date="2022-02-28T19:16:00Z">
              <w:tcPr>
                <w:tcW w:w="10361" w:type="dxa"/>
              </w:tcPr>
            </w:tcPrChange>
          </w:tcPr>
          <w:p w14:paraId="754E5720" w14:textId="700757EC" w:rsidR="00C84980" w:rsidRPr="002F3D13" w:rsidDel="00045BE8" w:rsidRDefault="00C84980" w:rsidP="00DE5F1A">
            <w:pPr>
              <w:rPr>
                <w:del w:id="1011" w:author="Alhabibi, Haider@Energy" w:date="2022-02-28T19:16:00Z"/>
                <w:rFonts w:asciiTheme="minorHAnsi" w:hAnsiTheme="minorHAnsi"/>
                <w:sz w:val="18"/>
                <w:szCs w:val="18"/>
              </w:rPr>
            </w:pPr>
            <w:del w:id="1012" w:author="Alhabibi, Haider@Energy" w:date="2022-02-28T19:16:00Z">
              <w:r w:rsidRPr="002F3D13" w:rsidDel="00045BE8">
                <w:rPr>
                  <w:rFonts w:asciiTheme="minorHAnsi" w:hAnsiTheme="minorHAnsi"/>
                  <w:sz w:val="18"/>
                  <w:szCs w:val="18"/>
                </w:rPr>
                <w:delText xml:space="preserve">150.0(k)2C: </w:delText>
              </w:r>
              <w:r w:rsidR="005A4975" w:rsidDel="00045BE8">
                <w:rPr>
                  <w:rFonts w:asciiTheme="minorHAnsi" w:hAnsiTheme="minorHAnsi"/>
                  <w:sz w:val="18"/>
                  <w:szCs w:val="18"/>
                </w:rPr>
                <w:delText xml:space="preserve">Lighting has </w:delText>
              </w:r>
              <w:r w:rsidRPr="002F3D13" w:rsidDel="00045BE8">
                <w:rPr>
                  <w:rFonts w:asciiTheme="minorHAnsi" w:hAnsiTheme="minorHAnsi"/>
                  <w:sz w:val="18"/>
                  <w:szCs w:val="18"/>
                </w:rPr>
                <w:delText xml:space="preserve">readily accessible </w:delText>
              </w:r>
              <w:r w:rsidR="00DE5F1A" w:rsidDel="00045BE8">
                <w:rPr>
                  <w:rFonts w:asciiTheme="minorHAnsi" w:hAnsiTheme="minorHAnsi"/>
                  <w:sz w:val="18"/>
                  <w:szCs w:val="18"/>
                </w:rPr>
                <w:delText xml:space="preserve">wall-mounted </w:delText>
              </w:r>
              <w:r w:rsidRPr="002F3D13" w:rsidDel="00045BE8">
                <w:rPr>
                  <w:rFonts w:asciiTheme="minorHAnsi" w:hAnsiTheme="minorHAnsi"/>
                  <w:sz w:val="18"/>
                  <w:szCs w:val="18"/>
                </w:rPr>
                <w:delText xml:space="preserve">controls that </w:delText>
              </w:r>
              <w:r w:rsidR="00DE5F1A" w:rsidDel="00045BE8">
                <w:rPr>
                  <w:rFonts w:asciiTheme="minorHAnsi" w:hAnsiTheme="minorHAnsi"/>
                  <w:sz w:val="18"/>
                  <w:szCs w:val="18"/>
                </w:rPr>
                <w:delText>allow</w:delText>
              </w:r>
              <w:r w:rsidR="00DE5F1A" w:rsidRPr="002F3D13" w:rsidDel="00045BE8">
                <w:rPr>
                  <w:rFonts w:asciiTheme="minorHAnsi" w:hAnsiTheme="minorHAnsi"/>
                  <w:sz w:val="18"/>
                  <w:szCs w:val="18"/>
                </w:rPr>
                <w:delText xml:space="preserve"> </w:delText>
              </w:r>
              <w:r w:rsidR="00DE5F1A" w:rsidDel="00045BE8">
                <w:rPr>
                  <w:rFonts w:asciiTheme="minorHAnsi" w:hAnsiTheme="minorHAnsi"/>
                  <w:sz w:val="18"/>
                  <w:szCs w:val="18"/>
                </w:rPr>
                <w:delText xml:space="preserve">the lighting </w:delText>
              </w:r>
              <w:r w:rsidRPr="002F3D13" w:rsidDel="00045BE8">
                <w:rPr>
                  <w:rFonts w:asciiTheme="minorHAnsi" w:hAnsiTheme="minorHAnsi"/>
                  <w:sz w:val="18"/>
                  <w:szCs w:val="18"/>
                </w:rPr>
                <w:delText xml:space="preserve">to be manually </w:delText>
              </w:r>
              <w:r w:rsidR="00DE5F1A" w:rsidDel="00045BE8">
                <w:rPr>
                  <w:rFonts w:asciiTheme="minorHAnsi" w:hAnsiTheme="minorHAnsi"/>
                  <w:sz w:val="18"/>
                  <w:szCs w:val="18"/>
                </w:rPr>
                <w:delText>turned</w:delText>
              </w:r>
              <w:r w:rsidR="00DE5F1A" w:rsidRPr="002F3D13" w:rsidDel="00045BE8">
                <w:rPr>
                  <w:rFonts w:asciiTheme="minorHAnsi" w:hAnsiTheme="minorHAnsi"/>
                  <w:sz w:val="18"/>
                  <w:szCs w:val="18"/>
                </w:rPr>
                <w:delText xml:space="preserve"> </w:delText>
              </w:r>
              <w:r w:rsidRPr="002F3D13" w:rsidDel="00045BE8">
                <w:rPr>
                  <w:rFonts w:asciiTheme="minorHAnsi" w:hAnsiTheme="minorHAnsi"/>
                  <w:sz w:val="18"/>
                  <w:szCs w:val="18"/>
                </w:rPr>
                <w:delText>ON and OFF</w:delText>
              </w:r>
              <w:r w:rsidDel="00045BE8">
                <w:rPr>
                  <w:rFonts w:asciiTheme="minorHAnsi" w:hAnsiTheme="minorHAnsi"/>
                  <w:sz w:val="18"/>
                  <w:szCs w:val="18"/>
                </w:rPr>
                <w:delText>.</w:delText>
              </w:r>
            </w:del>
          </w:p>
        </w:tc>
      </w:tr>
      <w:tr w:rsidR="00C84980" w:rsidRPr="002F3D13" w:rsidDel="00045BE8" w14:paraId="3B6EDB54" w14:textId="2F2A0580" w:rsidTr="00045BE8">
        <w:tblPrEx>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Change w:id="1013" w:author="Alhabibi, Haider@Energy" w:date="2022-02-28T19:16:00Z">
            <w:tblPrEx>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blPrExChange>
        </w:tblPrEx>
        <w:trPr>
          <w:del w:id="1014" w:author="Alhabibi, Haider@Energy" w:date="2022-02-28T19:16:00Z"/>
        </w:trPr>
        <w:tc>
          <w:tcPr>
            <w:tcW w:w="490" w:type="dxa"/>
            <w:vAlign w:val="center"/>
            <w:tcPrChange w:id="1015" w:author="Alhabibi, Haider@Energy" w:date="2022-02-28T19:16:00Z">
              <w:tcPr>
                <w:tcW w:w="468" w:type="dxa"/>
                <w:vAlign w:val="center"/>
              </w:tcPr>
            </w:tcPrChange>
          </w:tcPr>
          <w:p w14:paraId="6F433C05" w14:textId="703087BB" w:rsidR="00C84980" w:rsidRPr="002F3D13" w:rsidDel="00045BE8" w:rsidRDefault="00C84980" w:rsidP="00C400E0">
            <w:pPr>
              <w:jc w:val="center"/>
              <w:rPr>
                <w:del w:id="1016" w:author="Alhabibi, Haider@Energy" w:date="2022-02-28T19:16:00Z"/>
                <w:rFonts w:asciiTheme="minorHAnsi" w:hAnsiTheme="minorHAnsi"/>
                <w:sz w:val="18"/>
                <w:szCs w:val="18"/>
              </w:rPr>
            </w:pPr>
            <w:del w:id="1017" w:author="Alhabibi, Haider@Energy" w:date="2021-09-27T13:31:00Z">
              <w:r w:rsidDel="006A1E10">
                <w:rPr>
                  <w:rFonts w:asciiTheme="minorHAnsi" w:hAnsiTheme="minorHAnsi"/>
                  <w:sz w:val="18"/>
                  <w:szCs w:val="18"/>
                </w:rPr>
                <w:delText>0</w:delText>
              </w:r>
              <w:r w:rsidR="00DE5F1A" w:rsidDel="006A1E10">
                <w:rPr>
                  <w:rFonts w:asciiTheme="minorHAnsi" w:hAnsiTheme="minorHAnsi"/>
                  <w:sz w:val="18"/>
                  <w:szCs w:val="18"/>
                </w:rPr>
                <w:delText>4</w:delText>
              </w:r>
            </w:del>
          </w:p>
        </w:tc>
        <w:tc>
          <w:tcPr>
            <w:tcW w:w="10339" w:type="dxa"/>
            <w:tcPrChange w:id="1018" w:author="Alhabibi, Haider@Energy" w:date="2022-02-28T19:16:00Z">
              <w:tcPr>
                <w:tcW w:w="10361" w:type="dxa"/>
              </w:tcPr>
            </w:tcPrChange>
          </w:tcPr>
          <w:p w14:paraId="01628401" w14:textId="10D3F9FC" w:rsidR="00C84980" w:rsidRPr="002F3D13" w:rsidDel="00045BE8" w:rsidRDefault="00C84980" w:rsidP="00C400E0">
            <w:pPr>
              <w:rPr>
                <w:del w:id="1019" w:author="Alhabibi, Haider@Energy" w:date="2022-02-28T19:16:00Z"/>
                <w:rFonts w:asciiTheme="minorHAnsi" w:hAnsiTheme="minorHAnsi"/>
                <w:sz w:val="18"/>
                <w:szCs w:val="18"/>
              </w:rPr>
            </w:pPr>
            <w:del w:id="1020" w:author="Alhabibi, Haider@Energy" w:date="2021-09-27T13:31:00Z">
              <w:r w:rsidRPr="002F3D13" w:rsidDel="006A1E10">
                <w:rPr>
                  <w:rFonts w:asciiTheme="minorHAnsi" w:hAnsiTheme="minorHAnsi"/>
                  <w:sz w:val="18"/>
                  <w:szCs w:val="18"/>
                </w:rPr>
                <w:delText>150.0(k)2D: Lighting controls and equipment are installed in accordance with manufacturer’s instructions</w:delText>
              </w:r>
            </w:del>
          </w:p>
        </w:tc>
      </w:tr>
      <w:tr w:rsidR="00C84980" w:rsidRPr="002F3D13" w:rsidDel="00045BE8" w14:paraId="1FBC6983" w14:textId="0AFB9126" w:rsidTr="00045BE8">
        <w:tblPrEx>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Change w:id="1021" w:author="Alhabibi, Haider@Energy" w:date="2022-02-28T19:16:00Z">
            <w:tblPrEx>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blPrExChange>
        </w:tblPrEx>
        <w:trPr>
          <w:del w:id="1022" w:author="Alhabibi, Haider@Energy" w:date="2022-02-28T19:16:00Z"/>
        </w:trPr>
        <w:tc>
          <w:tcPr>
            <w:tcW w:w="490" w:type="dxa"/>
            <w:vAlign w:val="center"/>
            <w:tcPrChange w:id="1023" w:author="Alhabibi, Haider@Energy" w:date="2022-02-28T19:16:00Z">
              <w:tcPr>
                <w:tcW w:w="468" w:type="dxa"/>
                <w:vAlign w:val="center"/>
              </w:tcPr>
            </w:tcPrChange>
          </w:tcPr>
          <w:p w14:paraId="26E0EB80" w14:textId="34B00CBC" w:rsidR="00C84980" w:rsidRPr="002F3D13" w:rsidDel="00045BE8" w:rsidRDefault="00C84980" w:rsidP="00C400E0">
            <w:pPr>
              <w:jc w:val="center"/>
              <w:rPr>
                <w:del w:id="1024" w:author="Alhabibi, Haider@Energy" w:date="2022-02-28T19:16:00Z"/>
                <w:rFonts w:asciiTheme="minorHAnsi" w:hAnsiTheme="minorHAnsi"/>
                <w:sz w:val="18"/>
                <w:szCs w:val="18"/>
              </w:rPr>
            </w:pPr>
            <w:del w:id="1025" w:author="Alhabibi, Haider@Energy" w:date="2022-02-28T19:16:00Z">
              <w:r w:rsidDel="00045BE8">
                <w:rPr>
                  <w:rFonts w:asciiTheme="minorHAnsi" w:hAnsiTheme="minorHAnsi"/>
                  <w:sz w:val="18"/>
                  <w:szCs w:val="18"/>
                </w:rPr>
                <w:lastRenderedPageBreak/>
                <w:delText>0</w:delText>
              </w:r>
            </w:del>
            <w:del w:id="1026" w:author="Alhabibi, Haider@Energy" w:date="2021-09-27T15:17:00Z">
              <w:r w:rsidR="00DE5F1A" w:rsidDel="00FF7802">
                <w:rPr>
                  <w:rFonts w:asciiTheme="minorHAnsi" w:hAnsiTheme="minorHAnsi"/>
                  <w:sz w:val="18"/>
                  <w:szCs w:val="18"/>
                </w:rPr>
                <w:delText>5</w:delText>
              </w:r>
            </w:del>
          </w:p>
        </w:tc>
        <w:tc>
          <w:tcPr>
            <w:tcW w:w="10339" w:type="dxa"/>
            <w:tcPrChange w:id="1027" w:author="Alhabibi, Haider@Energy" w:date="2022-02-28T19:16:00Z">
              <w:tcPr>
                <w:tcW w:w="10361" w:type="dxa"/>
              </w:tcPr>
            </w:tcPrChange>
          </w:tcPr>
          <w:p w14:paraId="1DB76578" w14:textId="082B94E4" w:rsidR="00C84980" w:rsidRPr="002F3D13" w:rsidDel="00045BE8" w:rsidRDefault="00C84980" w:rsidP="00DE5F1A">
            <w:pPr>
              <w:rPr>
                <w:del w:id="1028" w:author="Alhabibi, Haider@Energy" w:date="2022-02-28T19:16:00Z"/>
                <w:rFonts w:asciiTheme="minorHAnsi" w:hAnsiTheme="minorHAnsi"/>
                <w:sz w:val="18"/>
                <w:szCs w:val="18"/>
              </w:rPr>
            </w:pPr>
            <w:del w:id="1029" w:author="Alhabibi, Haider@Energy" w:date="2022-02-28T19:16:00Z">
              <w:r w:rsidRPr="002F3D13" w:rsidDel="00045BE8">
                <w:rPr>
                  <w:rFonts w:asciiTheme="minorHAnsi" w:hAnsiTheme="minorHAnsi"/>
                  <w:sz w:val="18"/>
                  <w:szCs w:val="18"/>
                </w:rPr>
                <w:delText>150.0(k)2</w:delText>
              </w:r>
            </w:del>
            <w:del w:id="1030" w:author="Alhabibi, Haider@Energy" w:date="2021-09-27T13:32:00Z">
              <w:r w:rsidRPr="002F3D13" w:rsidDel="00CC6B2C">
                <w:rPr>
                  <w:rFonts w:asciiTheme="minorHAnsi" w:hAnsiTheme="minorHAnsi"/>
                  <w:sz w:val="18"/>
                  <w:szCs w:val="18"/>
                </w:rPr>
                <w:delText>E</w:delText>
              </w:r>
            </w:del>
            <w:del w:id="1031" w:author="Alhabibi, Haider@Energy" w:date="2022-02-28T19:16:00Z">
              <w:r w:rsidRPr="002F3D13" w:rsidDel="00045BE8">
                <w:rPr>
                  <w:rFonts w:asciiTheme="minorHAnsi" w:hAnsiTheme="minorHAnsi"/>
                  <w:sz w:val="18"/>
                  <w:szCs w:val="18"/>
                </w:rPr>
                <w:delText>: No controls bypass</w:delText>
              </w:r>
              <w:r w:rsidR="00DE5F1A" w:rsidDel="00045BE8">
                <w:rPr>
                  <w:rFonts w:asciiTheme="minorHAnsi" w:hAnsiTheme="minorHAnsi"/>
                  <w:sz w:val="18"/>
                  <w:szCs w:val="18"/>
                </w:rPr>
                <w:delText>es</w:delText>
              </w:r>
              <w:r w:rsidRPr="002F3D13" w:rsidDel="00045BE8">
                <w:rPr>
                  <w:rFonts w:asciiTheme="minorHAnsi" w:hAnsiTheme="minorHAnsi"/>
                  <w:sz w:val="18"/>
                  <w:szCs w:val="18"/>
                </w:rPr>
                <w:delText xml:space="preserve"> a dimmer</w:delText>
              </w:r>
              <w:r w:rsidR="00DE5F1A" w:rsidDel="00045BE8">
                <w:rPr>
                  <w:rFonts w:asciiTheme="minorHAnsi" w:hAnsiTheme="minorHAnsi"/>
                  <w:sz w:val="18"/>
                  <w:szCs w:val="18"/>
                </w:rPr>
                <w:delText>, occupancy sensor</w:delText>
              </w:r>
              <w:r w:rsidRPr="002F3D13" w:rsidDel="00045BE8">
                <w:rPr>
                  <w:rFonts w:asciiTheme="minorHAnsi" w:hAnsiTheme="minorHAnsi"/>
                  <w:sz w:val="18"/>
                  <w:szCs w:val="18"/>
                </w:rPr>
                <w:delText xml:space="preserve"> or vacancy sensor function where that dimmer or sensor has been installed to comply with Section 150.0(k)</w:delText>
              </w:r>
            </w:del>
          </w:p>
        </w:tc>
      </w:tr>
      <w:tr w:rsidR="00C84980" w:rsidRPr="002F3D13" w:rsidDel="00045BE8" w14:paraId="464EA580" w14:textId="7E9B5383" w:rsidTr="00045BE8">
        <w:tblPrEx>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Change w:id="1032" w:author="Alhabibi, Haider@Energy" w:date="2022-02-28T19:16:00Z">
            <w:tblPrEx>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blPrExChange>
        </w:tblPrEx>
        <w:trPr>
          <w:del w:id="1033" w:author="Alhabibi, Haider@Energy" w:date="2022-02-28T19:16:00Z"/>
        </w:trPr>
        <w:tc>
          <w:tcPr>
            <w:tcW w:w="490" w:type="dxa"/>
            <w:vAlign w:val="center"/>
            <w:tcPrChange w:id="1034" w:author="Alhabibi, Haider@Energy" w:date="2022-02-28T19:16:00Z">
              <w:tcPr>
                <w:tcW w:w="468" w:type="dxa"/>
                <w:vAlign w:val="center"/>
              </w:tcPr>
            </w:tcPrChange>
          </w:tcPr>
          <w:p w14:paraId="1A2893EB" w14:textId="1EEA98B1" w:rsidR="00C84980" w:rsidRPr="002F3D13" w:rsidDel="00045BE8" w:rsidRDefault="00C84980" w:rsidP="00C400E0">
            <w:pPr>
              <w:jc w:val="center"/>
              <w:rPr>
                <w:del w:id="1035" w:author="Alhabibi, Haider@Energy" w:date="2022-02-28T19:16:00Z"/>
                <w:rFonts w:asciiTheme="minorHAnsi" w:hAnsiTheme="minorHAnsi"/>
                <w:sz w:val="18"/>
                <w:szCs w:val="18"/>
              </w:rPr>
            </w:pPr>
            <w:del w:id="1036" w:author="Alhabibi, Haider@Energy" w:date="2022-02-28T19:16:00Z">
              <w:r w:rsidDel="00045BE8">
                <w:rPr>
                  <w:rFonts w:asciiTheme="minorHAnsi" w:hAnsiTheme="minorHAnsi"/>
                  <w:sz w:val="18"/>
                  <w:szCs w:val="18"/>
                </w:rPr>
                <w:delText>0</w:delText>
              </w:r>
            </w:del>
            <w:del w:id="1037" w:author="Alhabibi, Haider@Energy" w:date="2021-09-27T15:17:00Z">
              <w:r w:rsidR="00DE5F1A" w:rsidDel="00FF7802">
                <w:rPr>
                  <w:rFonts w:asciiTheme="minorHAnsi" w:hAnsiTheme="minorHAnsi"/>
                  <w:sz w:val="18"/>
                  <w:szCs w:val="18"/>
                </w:rPr>
                <w:delText>6</w:delText>
              </w:r>
            </w:del>
          </w:p>
        </w:tc>
        <w:tc>
          <w:tcPr>
            <w:tcW w:w="10339" w:type="dxa"/>
            <w:tcPrChange w:id="1038" w:author="Alhabibi, Haider@Energy" w:date="2022-02-28T19:16:00Z">
              <w:tcPr>
                <w:tcW w:w="10361" w:type="dxa"/>
              </w:tcPr>
            </w:tcPrChange>
          </w:tcPr>
          <w:p w14:paraId="21BF633B" w14:textId="63819E1B" w:rsidR="00C84980" w:rsidRPr="002F3D13" w:rsidDel="00045BE8" w:rsidRDefault="00C84980" w:rsidP="00DE5F1A">
            <w:pPr>
              <w:rPr>
                <w:del w:id="1039" w:author="Alhabibi, Haider@Energy" w:date="2022-02-28T19:16:00Z"/>
                <w:rFonts w:asciiTheme="minorHAnsi" w:hAnsiTheme="minorHAnsi"/>
                <w:sz w:val="18"/>
                <w:szCs w:val="18"/>
              </w:rPr>
            </w:pPr>
            <w:del w:id="1040" w:author="Alhabibi, Haider@Energy" w:date="2022-02-28T19:16:00Z">
              <w:r w:rsidRPr="002F3D13" w:rsidDel="00045BE8">
                <w:rPr>
                  <w:rFonts w:asciiTheme="minorHAnsi" w:hAnsiTheme="minorHAnsi"/>
                  <w:sz w:val="18"/>
                  <w:szCs w:val="18"/>
                </w:rPr>
                <w:delText>150.0(k)2</w:delText>
              </w:r>
            </w:del>
            <w:del w:id="1041" w:author="Alhabibi, Haider@Energy" w:date="2021-09-27T13:32:00Z">
              <w:r w:rsidRPr="002F3D13" w:rsidDel="00025123">
                <w:rPr>
                  <w:rFonts w:asciiTheme="minorHAnsi" w:hAnsiTheme="minorHAnsi"/>
                  <w:sz w:val="18"/>
                  <w:szCs w:val="18"/>
                </w:rPr>
                <w:delText>F</w:delText>
              </w:r>
            </w:del>
            <w:del w:id="1042" w:author="Alhabibi, Haider@Energy" w:date="2022-02-28T19:16:00Z">
              <w:r w:rsidRPr="002F3D13" w:rsidDel="00045BE8">
                <w:rPr>
                  <w:rFonts w:asciiTheme="minorHAnsi" w:hAnsiTheme="minorHAnsi"/>
                  <w:sz w:val="18"/>
                  <w:szCs w:val="18"/>
                </w:rPr>
                <w:delText xml:space="preserve">: </w:delText>
              </w:r>
              <w:r w:rsidDel="00045BE8">
                <w:rPr>
                  <w:rFonts w:asciiTheme="minorHAnsi" w:hAnsiTheme="minorHAnsi"/>
                  <w:sz w:val="18"/>
                  <w:szCs w:val="18"/>
                </w:rPr>
                <w:delText>Lighting control</w:delText>
              </w:r>
              <w:r w:rsidR="00DE5F1A" w:rsidDel="00045BE8">
                <w:rPr>
                  <w:rFonts w:asciiTheme="minorHAnsi" w:hAnsiTheme="minorHAnsi"/>
                  <w:sz w:val="18"/>
                  <w:szCs w:val="18"/>
                </w:rPr>
                <w:delText>s</w:delText>
              </w:r>
              <w:r w:rsidDel="00045BE8">
                <w:rPr>
                  <w:rFonts w:asciiTheme="minorHAnsi" w:hAnsiTheme="minorHAnsi"/>
                  <w:sz w:val="18"/>
                  <w:szCs w:val="18"/>
                </w:rPr>
                <w:delText xml:space="preserve"> </w:delText>
              </w:r>
              <w:r w:rsidRPr="002F3D13" w:rsidDel="00045BE8">
                <w:rPr>
                  <w:rFonts w:asciiTheme="minorHAnsi" w:hAnsiTheme="minorHAnsi"/>
                  <w:sz w:val="18"/>
                  <w:szCs w:val="18"/>
                </w:rPr>
                <w:delText>comply with the applicable requirements in Section 110.9</w:delText>
              </w:r>
              <w:r w:rsidDel="00045BE8">
                <w:rPr>
                  <w:rFonts w:asciiTheme="minorHAnsi" w:hAnsiTheme="minorHAnsi"/>
                  <w:sz w:val="18"/>
                  <w:szCs w:val="18"/>
                </w:rPr>
                <w:delText>.</w:delText>
              </w:r>
            </w:del>
          </w:p>
        </w:tc>
      </w:tr>
      <w:tr w:rsidR="00C84980" w:rsidRPr="002F3D13" w:rsidDel="00045BE8" w14:paraId="28D79D77" w14:textId="6635DA74" w:rsidTr="00045BE8">
        <w:tblPrEx>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Change w:id="1043" w:author="Alhabibi, Haider@Energy" w:date="2022-02-28T19:16:00Z">
            <w:tblPrEx>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blPrExChange>
        </w:tblPrEx>
        <w:trPr>
          <w:del w:id="1044" w:author="Alhabibi, Haider@Energy" w:date="2022-02-28T19:16:00Z"/>
        </w:trPr>
        <w:tc>
          <w:tcPr>
            <w:tcW w:w="490" w:type="dxa"/>
            <w:vAlign w:val="center"/>
            <w:tcPrChange w:id="1045" w:author="Alhabibi, Haider@Energy" w:date="2022-02-28T19:16:00Z">
              <w:tcPr>
                <w:tcW w:w="468" w:type="dxa"/>
                <w:vAlign w:val="center"/>
              </w:tcPr>
            </w:tcPrChange>
          </w:tcPr>
          <w:p w14:paraId="522FFBE3" w14:textId="1E712B01" w:rsidR="00C84980" w:rsidRPr="002F3D13" w:rsidDel="00045BE8" w:rsidRDefault="00C84980" w:rsidP="00C400E0">
            <w:pPr>
              <w:jc w:val="center"/>
              <w:rPr>
                <w:del w:id="1046" w:author="Alhabibi, Haider@Energy" w:date="2022-02-28T19:16:00Z"/>
                <w:rFonts w:asciiTheme="minorHAnsi" w:hAnsiTheme="minorHAnsi"/>
                <w:sz w:val="18"/>
                <w:szCs w:val="18"/>
              </w:rPr>
            </w:pPr>
            <w:del w:id="1047" w:author="Alhabibi, Haider@Energy" w:date="2022-02-28T19:16:00Z">
              <w:r w:rsidDel="00045BE8">
                <w:rPr>
                  <w:rFonts w:asciiTheme="minorHAnsi" w:hAnsiTheme="minorHAnsi"/>
                  <w:sz w:val="18"/>
                  <w:szCs w:val="18"/>
                </w:rPr>
                <w:delText>0</w:delText>
              </w:r>
            </w:del>
            <w:del w:id="1048" w:author="Alhabibi, Haider@Energy" w:date="2021-09-27T15:17:00Z">
              <w:r w:rsidR="00DE5F1A" w:rsidDel="00FF7802">
                <w:rPr>
                  <w:rFonts w:asciiTheme="minorHAnsi" w:hAnsiTheme="minorHAnsi"/>
                  <w:sz w:val="18"/>
                  <w:szCs w:val="18"/>
                </w:rPr>
                <w:delText>7</w:delText>
              </w:r>
            </w:del>
          </w:p>
        </w:tc>
        <w:tc>
          <w:tcPr>
            <w:tcW w:w="10339" w:type="dxa"/>
            <w:tcPrChange w:id="1049" w:author="Alhabibi, Haider@Energy" w:date="2022-02-28T19:16:00Z">
              <w:tcPr>
                <w:tcW w:w="10361" w:type="dxa"/>
              </w:tcPr>
            </w:tcPrChange>
          </w:tcPr>
          <w:p w14:paraId="15DF0BE2" w14:textId="6A8AB45A" w:rsidR="00C84980" w:rsidRPr="002F3D13" w:rsidDel="00045BE8" w:rsidRDefault="00C84980" w:rsidP="00DE5F1A">
            <w:pPr>
              <w:rPr>
                <w:del w:id="1050" w:author="Alhabibi, Haider@Energy" w:date="2022-02-28T19:16:00Z"/>
                <w:rFonts w:asciiTheme="minorHAnsi" w:hAnsiTheme="minorHAnsi"/>
                <w:sz w:val="18"/>
                <w:szCs w:val="18"/>
              </w:rPr>
            </w:pPr>
            <w:del w:id="1051" w:author="Alhabibi, Haider@Energy" w:date="2022-02-28T19:16:00Z">
              <w:r w:rsidRPr="002F3D13" w:rsidDel="00045BE8">
                <w:rPr>
                  <w:rFonts w:asciiTheme="minorHAnsi" w:hAnsiTheme="minorHAnsi"/>
                  <w:sz w:val="18"/>
                  <w:szCs w:val="18"/>
                </w:rPr>
                <w:delText>150.0(k)2</w:delText>
              </w:r>
            </w:del>
            <w:del w:id="1052" w:author="Alhabibi, Haider@Energy" w:date="2021-09-27T13:32:00Z">
              <w:r w:rsidRPr="002F3D13" w:rsidDel="00025123">
                <w:rPr>
                  <w:rFonts w:asciiTheme="minorHAnsi" w:hAnsiTheme="minorHAnsi"/>
                  <w:sz w:val="18"/>
                  <w:szCs w:val="18"/>
                </w:rPr>
                <w:delText>G</w:delText>
              </w:r>
            </w:del>
            <w:del w:id="1053" w:author="Alhabibi, Haider@Energy" w:date="2022-02-28T19:16:00Z">
              <w:r w:rsidRPr="002F3D13" w:rsidDel="00045BE8">
                <w:rPr>
                  <w:rFonts w:asciiTheme="minorHAnsi" w:hAnsiTheme="minorHAnsi"/>
                  <w:sz w:val="18"/>
                  <w:szCs w:val="18"/>
                </w:rPr>
                <w:delText xml:space="preserve">: </w:delText>
              </w:r>
              <w:r w:rsidRPr="00EA36ED" w:rsidDel="00045BE8">
                <w:rPr>
                  <w:rFonts w:asciiTheme="minorHAnsi" w:hAnsiTheme="minorHAnsi"/>
                  <w:b/>
                  <w:sz w:val="18"/>
                  <w:szCs w:val="18"/>
                </w:rPr>
                <w:delText>Energy Management Control Systems</w:delText>
              </w:r>
              <w:r w:rsidRPr="002F3D13" w:rsidDel="00045BE8">
                <w:rPr>
                  <w:rFonts w:asciiTheme="minorHAnsi" w:hAnsiTheme="minorHAnsi"/>
                  <w:sz w:val="18"/>
                  <w:szCs w:val="18"/>
                </w:rPr>
                <w:delText xml:space="preserve"> used to comply with </w:delText>
              </w:r>
              <w:r w:rsidR="00DE5F1A" w:rsidDel="00045BE8">
                <w:rPr>
                  <w:rFonts w:asciiTheme="minorHAnsi" w:hAnsiTheme="minorHAnsi"/>
                  <w:sz w:val="18"/>
                  <w:szCs w:val="18"/>
                </w:rPr>
                <w:delText>control</w:delText>
              </w:r>
              <w:r w:rsidR="00DE5F1A" w:rsidRPr="002F3D13" w:rsidDel="00045BE8">
                <w:rPr>
                  <w:rFonts w:asciiTheme="minorHAnsi" w:hAnsiTheme="minorHAnsi"/>
                  <w:sz w:val="18"/>
                  <w:szCs w:val="18"/>
                </w:rPr>
                <w:delText xml:space="preserve"> </w:delText>
              </w:r>
              <w:r w:rsidRPr="002F3D13" w:rsidDel="00045BE8">
                <w:rPr>
                  <w:rFonts w:asciiTheme="minorHAnsi" w:hAnsiTheme="minorHAnsi"/>
                  <w:sz w:val="18"/>
                  <w:szCs w:val="18"/>
                </w:rPr>
                <w:delText xml:space="preserve">requirements provide the functionality of </w:delText>
              </w:r>
              <w:r w:rsidR="00DE5F1A" w:rsidDel="00045BE8">
                <w:rPr>
                  <w:rFonts w:asciiTheme="minorHAnsi" w:hAnsiTheme="minorHAnsi"/>
                  <w:sz w:val="18"/>
                  <w:szCs w:val="18"/>
                </w:rPr>
                <w:delText>the</w:delText>
              </w:r>
              <w:r w:rsidRPr="002F3D13" w:rsidDel="00045BE8">
                <w:rPr>
                  <w:rFonts w:asciiTheme="minorHAnsi" w:hAnsiTheme="minorHAnsi"/>
                  <w:sz w:val="18"/>
                  <w:szCs w:val="18"/>
                </w:rPr>
                <w:delText xml:space="preserve"> </w:delText>
              </w:r>
              <w:r w:rsidR="00DE5F1A" w:rsidDel="00045BE8">
                <w:rPr>
                  <w:rFonts w:asciiTheme="minorHAnsi" w:hAnsiTheme="minorHAnsi"/>
                  <w:sz w:val="18"/>
                  <w:szCs w:val="18"/>
                </w:rPr>
                <w:delText>specified</w:delText>
              </w:r>
              <w:r w:rsidR="00DE5F1A" w:rsidRPr="002F3D13" w:rsidDel="00045BE8">
                <w:rPr>
                  <w:rFonts w:asciiTheme="minorHAnsi" w:hAnsiTheme="minorHAnsi"/>
                  <w:sz w:val="18"/>
                  <w:szCs w:val="18"/>
                </w:rPr>
                <w:delText xml:space="preserve"> </w:delText>
              </w:r>
              <w:r w:rsidR="00AB506A" w:rsidDel="00045BE8">
                <w:rPr>
                  <w:rFonts w:asciiTheme="minorHAnsi" w:hAnsiTheme="minorHAnsi"/>
                  <w:sz w:val="18"/>
                  <w:szCs w:val="18"/>
                </w:rPr>
                <w:delText xml:space="preserve">control </w:delText>
              </w:r>
              <w:r w:rsidRPr="002F3D13" w:rsidDel="00045BE8">
                <w:rPr>
                  <w:rFonts w:asciiTheme="minorHAnsi" w:hAnsiTheme="minorHAnsi"/>
                  <w:sz w:val="18"/>
                  <w:szCs w:val="18"/>
                </w:rPr>
                <w:delText xml:space="preserve">in accordance with Section 110.9, </w:delText>
              </w:r>
            </w:del>
            <w:del w:id="1054" w:author="Alhabibi, Haider@Energy" w:date="2021-09-27T13:34:00Z">
              <w:r w:rsidRPr="002F3D13" w:rsidDel="00A92541">
                <w:rPr>
                  <w:rFonts w:asciiTheme="minorHAnsi" w:hAnsiTheme="minorHAnsi"/>
                  <w:sz w:val="18"/>
                  <w:szCs w:val="18"/>
                </w:rPr>
                <w:delText>meet the installation certificate requirements in Section 130.4,</w:delText>
              </w:r>
              <w:r w:rsidR="00B91BAB" w:rsidDel="00A92541">
                <w:rPr>
                  <w:rFonts w:asciiTheme="minorHAnsi" w:hAnsiTheme="minorHAnsi"/>
                  <w:sz w:val="18"/>
                  <w:szCs w:val="18"/>
                </w:rPr>
                <w:delText xml:space="preserve"> meets</w:delText>
              </w:r>
              <w:r w:rsidRPr="002F3D13" w:rsidDel="00A92541">
                <w:rPr>
                  <w:rFonts w:asciiTheme="minorHAnsi" w:hAnsiTheme="minorHAnsi"/>
                  <w:sz w:val="18"/>
                  <w:szCs w:val="18"/>
                </w:rPr>
                <w:delText xml:space="preserve"> the EMCS requirements in Section 130.</w:delText>
              </w:r>
              <w:r w:rsidR="00B91BAB" w:rsidDel="00A92541">
                <w:rPr>
                  <w:rFonts w:asciiTheme="minorHAnsi" w:hAnsiTheme="minorHAnsi"/>
                  <w:sz w:val="18"/>
                  <w:szCs w:val="18"/>
                </w:rPr>
                <w:delText>0(e)</w:delText>
              </w:r>
              <w:r w:rsidRPr="002F3D13" w:rsidDel="00A92541">
                <w:rPr>
                  <w:rFonts w:asciiTheme="minorHAnsi" w:hAnsiTheme="minorHAnsi"/>
                  <w:sz w:val="18"/>
                  <w:szCs w:val="18"/>
                </w:rPr>
                <w:delText>, and compl</w:delText>
              </w:r>
              <w:r w:rsidR="00B91BAB" w:rsidDel="00A92541">
                <w:rPr>
                  <w:rFonts w:asciiTheme="minorHAnsi" w:hAnsiTheme="minorHAnsi"/>
                  <w:sz w:val="18"/>
                  <w:szCs w:val="18"/>
                </w:rPr>
                <w:delText>ies</w:delText>
              </w:r>
              <w:r w:rsidRPr="002F3D13" w:rsidDel="00A92541">
                <w:rPr>
                  <w:rFonts w:asciiTheme="minorHAnsi" w:hAnsiTheme="minorHAnsi"/>
                  <w:sz w:val="18"/>
                  <w:szCs w:val="18"/>
                </w:rPr>
                <w:delText xml:space="preserve"> with all other applicable requirements in Section 150.0(k)2.</w:delText>
              </w:r>
            </w:del>
          </w:p>
        </w:tc>
      </w:tr>
      <w:tr w:rsidR="00C84980" w:rsidRPr="002F3D13" w:rsidDel="00045BE8" w14:paraId="1079D179" w14:textId="76DD5EA7" w:rsidTr="00045BE8">
        <w:tblPrEx>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Change w:id="1055" w:author="Alhabibi, Haider@Energy" w:date="2022-02-28T19:16:00Z">
            <w:tblPrEx>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blPrExChange>
        </w:tblPrEx>
        <w:trPr>
          <w:del w:id="1056" w:author="Alhabibi, Haider@Energy" w:date="2022-02-28T19:16:00Z"/>
        </w:trPr>
        <w:tc>
          <w:tcPr>
            <w:tcW w:w="490" w:type="dxa"/>
            <w:vAlign w:val="center"/>
            <w:tcPrChange w:id="1057" w:author="Alhabibi, Haider@Energy" w:date="2022-02-28T19:16:00Z">
              <w:tcPr>
                <w:tcW w:w="468" w:type="dxa"/>
                <w:vAlign w:val="center"/>
              </w:tcPr>
            </w:tcPrChange>
          </w:tcPr>
          <w:p w14:paraId="641076DD" w14:textId="3B0A7459" w:rsidR="00C84980" w:rsidRPr="002F3D13" w:rsidDel="00045BE8" w:rsidRDefault="00DE5F1A" w:rsidP="00C400E0">
            <w:pPr>
              <w:jc w:val="center"/>
              <w:rPr>
                <w:del w:id="1058" w:author="Alhabibi, Haider@Energy" w:date="2022-02-28T19:16:00Z"/>
                <w:rFonts w:asciiTheme="minorHAnsi" w:hAnsiTheme="minorHAnsi"/>
                <w:sz w:val="18"/>
                <w:szCs w:val="18"/>
              </w:rPr>
            </w:pPr>
            <w:del w:id="1059" w:author="Alhabibi, Haider@Energy" w:date="2021-09-27T13:34:00Z">
              <w:r w:rsidDel="006B2DFD">
                <w:rPr>
                  <w:rFonts w:asciiTheme="minorHAnsi" w:hAnsiTheme="minorHAnsi"/>
                  <w:sz w:val="18"/>
                  <w:szCs w:val="18"/>
                </w:rPr>
                <w:delText>08</w:delText>
              </w:r>
            </w:del>
          </w:p>
        </w:tc>
        <w:tc>
          <w:tcPr>
            <w:tcW w:w="10339" w:type="dxa"/>
            <w:tcPrChange w:id="1060" w:author="Alhabibi, Haider@Energy" w:date="2022-02-28T19:16:00Z">
              <w:tcPr>
                <w:tcW w:w="10361" w:type="dxa"/>
              </w:tcPr>
            </w:tcPrChange>
          </w:tcPr>
          <w:p w14:paraId="66ACDBD1" w14:textId="1B1E5CDE" w:rsidR="00C84980" w:rsidRPr="002F3D13" w:rsidDel="00045BE8" w:rsidRDefault="00C84980" w:rsidP="000C2889">
            <w:pPr>
              <w:rPr>
                <w:del w:id="1061" w:author="Alhabibi, Haider@Energy" w:date="2022-02-28T19:16:00Z"/>
                <w:rFonts w:asciiTheme="minorHAnsi" w:hAnsiTheme="minorHAnsi"/>
                <w:sz w:val="18"/>
                <w:szCs w:val="18"/>
              </w:rPr>
            </w:pPr>
            <w:del w:id="1062" w:author="Alhabibi, Haider@Energy" w:date="2021-09-27T13:34:00Z">
              <w:r w:rsidRPr="002F3D13" w:rsidDel="006B2DFD">
                <w:rPr>
                  <w:rFonts w:asciiTheme="minorHAnsi" w:hAnsiTheme="minorHAnsi"/>
                  <w:sz w:val="18"/>
                  <w:szCs w:val="18"/>
                </w:rPr>
                <w:delText>150.0(k)2</w:delText>
              </w:r>
              <w:r w:rsidR="000C2889" w:rsidDel="006B2DFD">
                <w:rPr>
                  <w:rFonts w:asciiTheme="minorHAnsi" w:hAnsiTheme="minorHAnsi"/>
                  <w:sz w:val="18"/>
                  <w:szCs w:val="18"/>
                </w:rPr>
                <w:delText>H</w:delText>
              </w:r>
              <w:r w:rsidRPr="002F3D13" w:rsidDel="006B2DFD">
                <w:rPr>
                  <w:rFonts w:asciiTheme="minorHAnsi" w:hAnsiTheme="minorHAnsi"/>
                  <w:sz w:val="18"/>
                  <w:szCs w:val="18"/>
                </w:rPr>
                <w:delText xml:space="preserve">: A </w:delText>
              </w:r>
              <w:r w:rsidRPr="00EA36ED" w:rsidDel="006B2DFD">
                <w:rPr>
                  <w:rFonts w:asciiTheme="minorHAnsi" w:hAnsiTheme="minorHAnsi"/>
                  <w:b/>
                  <w:sz w:val="18"/>
                  <w:szCs w:val="18"/>
                </w:rPr>
                <w:delText>multi-scene programmable controller</w:delText>
              </w:r>
              <w:r w:rsidRPr="002F3D13" w:rsidDel="006B2DFD">
                <w:rPr>
                  <w:rFonts w:asciiTheme="minorHAnsi" w:hAnsiTheme="minorHAnsi"/>
                  <w:sz w:val="18"/>
                  <w:szCs w:val="18"/>
                </w:rPr>
                <w:delText xml:space="preserve"> used to comply with dimmer requirements provides the functionality of a dimmer in accordance with Section 110.9, and complies with all other applicable requirements in Section 150.0(k)2.</w:delText>
              </w:r>
            </w:del>
          </w:p>
        </w:tc>
      </w:tr>
      <w:tr w:rsidR="00C84980" w:rsidRPr="002F3D13" w:rsidDel="00045BE8" w14:paraId="4955EEDE" w14:textId="07AB65A6" w:rsidTr="00045BE8">
        <w:tblPrEx>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Change w:id="1063" w:author="Alhabibi, Haider@Energy" w:date="2022-02-28T19:16:00Z">
            <w:tblPrEx>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blPrExChange>
        </w:tblPrEx>
        <w:trPr>
          <w:del w:id="1064" w:author="Alhabibi, Haider@Energy" w:date="2022-02-28T19:16:00Z"/>
        </w:trPr>
        <w:tc>
          <w:tcPr>
            <w:tcW w:w="490" w:type="dxa"/>
            <w:vAlign w:val="center"/>
            <w:tcPrChange w:id="1065" w:author="Alhabibi, Haider@Energy" w:date="2022-02-28T19:16:00Z">
              <w:tcPr>
                <w:tcW w:w="468" w:type="dxa"/>
                <w:vAlign w:val="center"/>
              </w:tcPr>
            </w:tcPrChange>
          </w:tcPr>
          <w:p w14:paraId="2C65BBB1" w14:textId="3459314B" w:rsidR="00C84980" w:rsidRPr="002F3D13" w:rsidDel="00045BE8" w:rsidRDefault="00DE5F1A" w:rsidP="00C400E0">
            <w:pPr>
              <w:jc w:val="center"/>
              <w:rPr>
                <w:del w:id="1066" w:author="Alhabibi, Haider@Energy" w:date="2022-02-28T19:16:00Z"/>
                <w:rFonts w:asciiTheme="minorHAnsi" w:hAnsiTheme="minorHAnsi"/>
                <w:sz w:val="18"/>
                <w:szCs w:val="18"/>
              </w:rPr>
            </w:pPr>
            <w:del w:id="1067" w:author="Alhabibi, Haider@Energy" w:date="2022-02-28T19:16:00Z">
              <w:r w:rsidDel="00045BE8">
                <w:rPr>
                  <w:rFonts w:asciiTheme="minorHAnsi" w:hAnsiTheme="minorHAnsi"/>
                  <w:sz w:val="18"/>
                  <w:szCs w:val="18"/>
                </w:rPr>
                <w:delText>0</w:delText>
              </w:r>
            </w:del>
            <w:del w:id="1068" w:author="Alhabibi, Haider@Energy" w:date="2021-09-27T15:16:00Z">
              <w:r w:rsidDel="00C46168">
                <w:rPr>
                  <w:rFonts w:asciiTheme="minorHAnsi" w:hAnsiTheme="minorHAnsi"/>
                  <w:sz w:val="18"/>
                  <w:szCs w:val="18"/>
                </w:rPr>
                <w:delText>9</w:delText>
              </w:r>
            </w:del>
          </w:p>
        </w:tc>
        <w:tc>
          <w:tcPr>
            <w:tcW w:w="10339" w:type="dxa"/>
            <w:tcPrChange w:id="1069" w:author="Alhabibi, Haider@Energy" w:date="2022-02-28T19:16:00Z">
              <w:tcPr>
                <w:tcW w:w="10361" w:type="dxa"/>
              </w:tcPr>
            </w:tcPrChange>
          </w:tcPr>
          <w:p w14:paraId="55DE39A2" w14:textId="2527EC92" w:rsidR="00C84980" w:rsidRPr="00FA32A7" w:rsidDel="00045BE8" w:rsidRDefault="00C84980" w:rsidP="0055197A">
            <w:pPr>
              <w:pStyle w:val="ListParagraph"/>
              <w:numPr>
                <w:ilvl w:val="0"/>
                <w:numId w:val="46"/>
              </w:numPr>
              <w:rPr>
                <w:del w:id="1070" w:author="Alhabibi, Haider@Energy" w:date="2022-02-28T19:16:00Z"/>
              </w:rPr>
            </w:pPr>
            <w:del w:id="1071" w:author="Alhabibi, Haider@Energy" w:date="2022-02-28T19:16:00Z">
              <w:r w:rsidDel="00045BE8">
                <w:rPr>
                  <w:rFonts w:asciiTheme="minorHAnsi" w:hAnsiTheme="minorHAnsi"/>
                  <w:sz w:val="18"/>
                  <w:szCs w:val="18"/>
                </w:rPr>
                <w:delText>150.0(k)2</w:delText>
              </w:r>
            </w:del>
            <w:del w:id="1072" w:author="Alhabibi, Haider@Energy" w:date="2021-09-27T13:35:00Z">
              <w:r w:rsidR="000C2889" w:rsidDel="00596CBB">
                <w:rPr>
                  <w:rFonts w:asciiTheme="minorHAnsi" w:hAnsiTheme="minorHAnsi"/>
                  <w:sz w:val="18"/>
                  <w:szCs w:val="18"/>
                </w:rPr>
                <w:delText>K</w:delText>
              </w:r>
            </w:del>
            <w:del w:id="1073" w:author="Alhabibi, Haider@Energy" w:date="2022-02-28T19:16:00Z">
              <w:r w:rsidRPr="002F3D13" w:rsidDel="00045BE8">
                <w:rPr>
                  <w:rFonts w:asciiTheme="minorHAnsi" w:hAnsiTheme="minorHAnsi"/>
                  <w:sz w:val="18"/>
                  <w:szCs w:val="18"/>
                </w:rPr>
                <w:delText>:</w:delText>
              </w:r>
              <w:r w:rsidDel="00045BE8">
                <w:rPr>
                  <w:rFonts w:asciiTheme="minorHAnsi" w:hAnsiTheme="minorHAnsi"/>
                  <w:sz w:val="18"/>
                  <w:szCs w:val="18"/>
                </w:rPr>
                <w:delText xml:space="preserve"> </w:delText>
              </w:r>
            </w:del>
            <w:del w:id="1074" w:author="Alhabibi, Haider@Energy" w:date="2021-09-27T13:35:00Z">
              <w:r w:rsidRPr="00EA36ED" w:rsidDel="00673052">
                <w:rPr>
                  <w:rFonts w:asciiTheme="minorHAnsi" w:hAnsiTheme="minorHAnsi"/>
                  <w:b/>
                  <w:sz w:val="18"/>
                  <w:szCs w:val="18"/>
                </w:rPr>
                <w:delText>Undercabinet lighting</w:delText>
              </w:r>
              <w:r w:rsidDel="00673052">
                <w:rPr>
                  <w:rFonts w:asciiTheme="minorHAnsi" w:hAnsiTheme="minorHAnsi"/>
                  <w:sz w:val="18"/>
                  <w:szCs w:val="18"/>
                </w:rPr>
                <w:delText xml:space="preserve"> </w:delText>
              </w:r>
            </w:del>
            <w:del w:id="1075" w:author="Alhabibi, Haider@Energy" w:date="2021-09-27T13:36:00Z">
              <w:r w:rsidRPr="0055197A" w:rsidDel="006542E7">
                <w:rPr>
                  <w:rFonts w:asciiTheme="minorHAnsi" w:hAnsiTheme="minorHAnsi"/>
                  <w:sz w:val="18"/>
                  <w:szCs w:val="18"/>
                </w:rPr>
                <w:delText>is</w:delText>
              </w:r>
            </w:del>
            <w:del w:id="1076" w:author="Alhabibi, Haider@Energy" w:date="2022-02-28T19:16:00Z">
              <w:r w:rsidRPr="0055197A" w:rsidDel="00045BE8">
                <w:rPr>
                  <w:rFonts w:asciiTheme="minorHAnsi" w:hAnsiTheme="minorHAnsi"/>
                  <w:sz w:val="18"/>
                  <w:szCs w:val="18"/>
                </w:rPr>
                <w:delText xml:space="preserve"> </w:delText>
              </w:r>
              <w:r w:rsidR="000C2889" w:rsidRPr="0055197A" w:rsidDel="00045BE8">
                <w:rPr>
                  <w:rFonts w:asciiTheme="minorHAnsi" w:hAnsiTheme="minorHAnsi"/>
                  <w:sz w:val="18"/>
                  <w:szCs w:val="18"/>
                </w:rPr>
                <w:delText xml:space="preserve">controlled </w:delText>
              </w:r>
              <w:r w:rsidRPr="0055197A" w:rsidDel="00045BE8">
                <w:rPr>
                  <w:rFonts w:asciiTheme="minorHAnsi" w:hAnsiTheme="minorHAnsi"/>
                  <w:sz w:val="18"/>
                  <w:szCs w:val="18"/>
                </w:rPr>
                <w:delText xml:space="preserve">separately from </w:delText>
              </w:r>
              <w:r w:rsidR="000C2889" w:rsidRPr="0055197A" w:rsidDel="00045BE8">
                <w:rPr>
                  <w:rFonts w:asciiTheme="minorHAnsi" w:hAnsiTheme="minorHAnsi"/>
                  <w:sz w:val="18"/>
                  <w:szCs w:val="18"/>
                </w:rPr>
                <w:delText xml:space="preserve">ceiling installed </w:delText>
              </w:r>
              <w:r w:rsidRPr="0055197A" w:rsidDel="00045BE8">
                <w:rPr>
                  <w:rFonts w:asciiTheme="minorHAnsi" w:hAnsiTheme="minorHAnsi"/>
                  <w:sz w:val="18"/>
                  <w:szCs w:val="18"/>
                </w:rPr>
                <w:delText>lighting.</w:delText>
              </w:r>
            </w:del>
          </w:p>
        </w:tc>
      </w:tr>
      <w:tr w:rsidR="00C84980" w:rsidRPr="00916A10" w14:paraId="6976FD1B" w14:textId="77777777" w:rsidTr="00C400E0">
        <w:tc>
          <w:tcPr>
            <w:tcW w:w="10829" w:type="dxa"/>
            <w:gridSpan w:val="2"/>
          </w:tcPr>
          <w:p w14:paraId="00B98D86" w14:textId="77777777" w:rsidR="00C84980" w:rsidRPr="00916A10" w:rsidRDefault="00C84980" w:rsidP="00C400E0">
            <w:pPr>
              <w:rPr>
                <w:rFonts w:asciiTheme="minorHAnsi" w:hAnsiTheme="minorHAnsi"/>
                <w:b/>
                <w:sz w:val="18"/>
                <w:szCs w:val="18"/>
              </w:rPr>
            </w:pPr>
            <w:r w:rsidRPr="00916A10">
              <w:rPr>
                <w:rFonts w:asciiTheme="minorHAnsi" w:hAnsiTheme="minorHAnsi"/>
                <w:b/>
                <w:sz w:val="18"/>
                <w:szCs w:val="18"/>
              </w:rPr>
              <w:t>The responsible person’s signature on this compliance document affirms that all applicable requirements in this table have been met.</w:t>
            </w:r>
          </w:p>
        </w:tc>
      </w:tr>
    </w:tbl>
    <w:p w14:paraId="14D8F431" w14:textId="31DCF534" w:rsidR="00C84980" w:rsidRDefault="00C84980" w:rsidP="00C84980">
      <w:pPr>
        <w:tabs>
          <w:tab w:val="left" w:pos="7920"/>
          <w:tab w:val="right" w:pos="10080"/>
        </w:tabs>
        <w:rPr>
          <w:ins w:id="1077" w:author="Alhabibi, Haider@Energy" w:date="2022-02-28T19:17:00Z"/>
          <w:rStyle w:val="Heading1Char"/>
          <w:rFonts w:asciiTheme="minorHAnsi" w:hAnsiTheme="minorHAnsi"/>
          <w:bCs/>
          <w:sz w:val="20"/>
          <w:szCs w:val="1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829"/>
      </w:tblGrid>
      <w:tr w:rsidR="00073376" w:rsidRPr="00073376" w14:paraId="3F30ECD2" w14:textId="77777777" w:rsidTr="00170912">
        <w:trPr>
          <w:ins w:id="1078" w:author="Alhabibi, Haider@Energy" w:date="2022-02-28T19:17:00Z"/>
        </w:trPr>
        <w:tc>
          <w:tcPr>
            <w:tcW w:w="10829" w:type="dxa"/>
          </w:tcPr>
          <w:p w14:paraId="468FFEF6" w14:textId="77777777" w:rsidR="00073376" w:rsidRDefault="00073376" w:rsidP="00073376">
            <w:pPr>
              <w:rPr>
                <w:ins w:id="1079" w:author="Alhabibi, Haider@Energy" w:date="2022-02-28T19:18:00Z"/>
                <w:rFonts w:asciiTheme="minorHAnsi" w:hAnsiTheme="minorHAnsi"/>
                <w:b/>
                <w:bCs/>
                <w:szCs w:val="18"/>
              </w:rPr>
            </w:pPr>
            <w:ins w:id="1080" w:author="Alhabibi, Haider@Energy" w:date="2022-02-28T19:17:00Z">
              <w:r w:rsidRPr="00073376">
                <w:rPr>
                  <w:rFonts w:asciiTheme="minorHAnsi" w:hAnsiTheme="minorHAnsi"/>
                  <w:b/>
                  <w:bCs/>
                  <w:szCs w:val="18"/>
                </w:rPr>
                <w:t xml:space="preserve">F. Lighting Controls in any interior rooms </w:t>
              </w:r>
            </w:ins>
          </w:p>
          <w:p w14:paraId="44210C02" w14:textId="77777777" w:rsidR="0084753D" w:rsidRDefault="0084753D" w:rsidP="00073376">
            <w:pPr>
              <w:rPr>
                <w:ins w:id="1081" w:author="Alhabibi, Haider@Energy" w:date="2022-03-02T16:56:00Z"/>
                <w:rFonts w:asciiTheme="minorHAnsi" w:hAnsiTheme="minorHAnsi"/>
                <w:sz w:val="18"/>
                <w:szCs w:val="18"/>
              </w:rPr>
            </w:pPr>
            <w:ins w:id="1082" w:author="Alhabibi, Haider@Energy" w:date="2022-02-28T19:18:00Z">
              <w:r w:rsidRPr="00B222E0">
                <w:rPr>
                  <w:rFonts w:asciiTheme="minorHAnsi" w:hAnsiTheme="minorHAnsi"/>
                  <w:sz w:val="18"/>
                  <w:szCs w:val="18"/>
                </w:rPr>
                <w:t>&lt;&lt;</w:t>
              </w:r>
            </w:ins>
            <w:ins w:id="1083" w:author="Alhabibi, Haider@Energy" w:date="2022-02-28T19:19:00Z">
              <w:r>
                <w:t xml:space="preserve"> </w:t>
              </w:r>
              <w:r w:rsidRPr="0084753D">
                <w:rPr>
                  <w:rFonts w:asciiTheme="minorHAnsi" w:hAnsiTheme="minorHAnsi"/>
                  <w:i/>
                  <w:iCs/>
                  <w:sz w:val="18"/>
                  <w:szCs w:val="18"/>
                  <w:rPrChange w:id="1084" w:author="Alhabibi, Haider@Energy" w:date="2022-02-28T19:19:00Z">
                    <w:rPr>
                      <w:rFonts w:asciiTheme="minorHAnsi" w:hAnsiTheme="minorHAnsi"/>
                      <w:sz w:val="18"/>
                      <w:szCs w:val="18"/>
                    </w:rPr>
                  </w:rPrChange>
                </w:rPr>
                <w:t>Lighting Controls in any interior rooms</w:t>
              </w:r>
            </w:ins>
            <w:ins w:id="1085" w:author="Alhabibi, Haider@Energy" w:date="2022-02-28T19:18:00Z">
              <w:r w:rsidRPr="0084753D">
                <w:rPr>
                  <w:rFonts w:asciiTheme="minorHAnsi" w:hAnsiTheme="minorHAnsi"/>
                  <w:bCs/>
                  <w:i/>
                  <w:iCs/>
                  <w:sz w:val="18"/>
                  <w:szCs w:val="18"/>
                </w:rPr>
                <w:t xml:space="preserve"> </w:t>
              </w:r>
              <w:r w:rsidRPr="0084753D">
                <w:rPr>
                  <w:rFonts w:asciiTheme="minorHAnsi" w:hAnsiTheme="minorHAnsi"/>
                  <w:i/>
                  <w:iCs/>
                  <w:sz w:val="18"/>
                  <w:szCs w:val="18"/>
                  <w:rPrChange w:id="1086" w:author="Alhabibi, Haider@Energy" w:date="2022-02-28T19:19:00Z">
                    <w:rPr>
                      <w:rFonts w:asciiTheme="minorHAnsi" w:hAnsiTheme="minorHAnsi"/>
                      <w:sz w:val="18"/>
                      <w:szCs w:val="18"/>
                    </w:rPr>
                  </w:rPrChange>
                </w:rPr>
                <w:t>from Table A = ‘Y’ then display this section; else display standard “This Section Does Not Apply” message</w:t>
              </w:r>
              <w:r w:rsidRPr="00B222E0">
                <w:rPr>
                  <w:rFonts w:asciiTheme="minorHAnsi" w:hAnsiTheme="minorHAnsi"/>
                  <w:sz w:val="18"/>
                  <w:szCs w:val="18"/>
                </w:rPr>
                <w:t>&gt;&gt;</w:t>
              </w:r>
            </w:ins>
          </w:p>
          <w:p w14:paraId="60D75050" w14:textId="51E5376B" w:rsidR="00DE34F9" w:rsidRPr="00DE34F9" w:rsidRDefault="00DE34F9" w:rsidP="00073376">
            <w:pPr>
              <w:rPr>
                <w:ins w:id="1087" w:author="Alhabibi, Haider@Energy" w:date="2022-02-28T19:17:00Z"/>
                <w:rFonts w:asciiTheme="minorHAnsi" w:hAnsiTheme="minorHAnsi"/>
                <w:sz w:val="18"/>
                <w:szCs w:val="18"/>
                <w:rPrChange w:id="1088" w:author="Alhabibi, Haider@Energy" w:date="2022-03-02T16:56:00Z">
                  <w:rPr>
                    <w:ins w:id="1089" w:author="Alhabibi, Haider@Energy" w:date="2022-02-28T19:17:00Z"/>
                    <w:rFonts w:asciiTheme="minorHAnsi" w:hAnsiTheme="minorHAnsi"/>
                    <w:szCs w:val="18"/>
                  </w:rPr>
                </w:rPrChange>
              </w:rPr>
            </w:pPr>
            <w:ins w:id="1090" w:author="Alhabibi, Haider@Energy" w:date="2022-03-02T16:56:00Z">
              <w:r w:rsidRPr="00DE34F9">
                <w:rPr>
                  <w:rFonts w:asciiTheme="minorHAnsi" w:hAnsiTheme="minorHAnsi"/>
                  <w:sz w:val="18"/>
                  <w:szCs w:val="18"/>
                  <w:rPrChange w:id="1091" w:author="Alhabibi, Haider@Energy" w:date="2022-03-02T16:56:00Z">
                    <w:rPr>
                      <w:rFonts w:asciiTheme="minorHAnsi" w:hAnsiTheme="minorHAnsi"/>
                      <w:szCs w:val="18"/>
                    </w:rPr>
                  </w:rPrChange>
                </w:rPr>
                <w:t>&lt;&lt;Static Text - see the top&gt;&gt;</w:t>
              </w:r>
            </w:ins>
          </w:p>
        </w:tc>
      </w:tr>
      <w:tr w:rsidR="00073376" w:rsidRPr="00073376" w14:paraId="00099606" w14:textId="77777777" w:rsidTr="00170912">
        <w:trPr>
          <w:ins w:id="1092" w:author="Alhabibi, Haider@Energy" w:date="2022-02-28T19:17:00Z"/>
        </w:trPr>
        <w:tc>
          <w:tcPr>
            <w:tcW w:w="10829" w:type="dxa"/>
          </w:tcPr>
          <w:p w14:paraId="37A2EA77" w14:textId="77777777" w:rsidR="00073376" w:rsidRPr="00073376" w:rsidRDefault="00073376" w:rsidP="00073376">
            <w:pPr>
              <w:rPr>
                <w:ins w:id="1093" w:author="Alhabibi, Haider@Energy" w:date="2022-02-28T19:17:00Z"/>
                <w:rFonts w:asciiTheme="minorHAnsi" w:hAnsiTheme="minorHAnsi"/>
                <w:b/>
                <w:sz w:val="18"/>
                <w:szCs w:val="18"/>
              </w:rPr>
            </w:pPr>
            <w:ins w:id="1094" w:author="Alhabibi, Haider@Energy" w:date="2022-02-28T19:17:00Z">
              <w:r w:rsidRPr="00073376">
                <w:rPr>
                  <w:rFonts w:asciiTheme="minorHAnsi" w:hAnsiTheme="minorHAnsi"/>
                  <w:b/>
                  <w:sz w:val="18"/>
                  <w:szCs w:val="18"/>
                </w:rPr>
                <w:t>The responsible person’s signature on this compliance document affirms that all applicable requirements in this table have been met.</w:t>
              </w:r>
            </w:ins>
          </w:p>
        </w:tc>
      </w:tr>
    </w:tbl>
    <w:p w14:paraId="04B79626" w14:textId="5EBEAC7E" w:rsidR="00073376" w:rsidRDefault="00073376" w:rsidP="00C84980">
      <w:pPr>
        <w:tabs>
          <w:tab w:val="left" w:pos="7920"/>
          <w:tab w:val="right" w:pos="10080"/>
        </w:tabs>
        <w:rPr>
          <w:ins w:id="1095" w:author="Alhabibi, Haider@Energy" w:date="2022-02-28T19:17:00Z"/>
          <w:rStyle w:val="Heading1Char"/>
          <w:bCs/>
          <w:sz w:val="20"/>
        </w:rPr>
      </w:pPr>
    </w:p>
    <w:p w14:paraId="53EC5116" w14:textId="77777777" w:rsidR="00073376" w:rsidRPr="00C81000" w:rsidRDefault="00073376" w:rsidP="00C84980">
      <w:pPr>
        <w:tabs>
          <w:tab w:val="left" w:pos="7920"/>
          <w:tab w:val="right" w:pos="10080"/>
        </w:tabs>
        <w:rPr>
          <w:rStyle w:val="Heading1Char"/>
          <w:rFonts w:asciiTheme="minorHAnsi" w:hAnsiTheme="minorHAnsi"/>
          <w:bCs/>
          <w:sz w:val="20"/>
          <w:szCs w:val="1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
        <w:gridCol w:w="10361"/>
      </w:tblGrid>
      <w:tr w:rsidR="00C84980" w:rsidRPr="00C81000" w14:paraId="01FE62A6" w14:textId="77777777" w:rsidTr="00C400E0">
        <w:tc>
          <w:tcPr>
            <w:tcW w:w="10829" w:type="dxa"/>
            <w:gridSpan w:val="2"/>
          </w:tcPr>
          <w:p w14:paraId="55437597" w14:textId="2E6C44CF" w:rsidR="00C84980" w:rsidDel="00FD2CCB" w:rsidRDefault="00C84980" w:rsidP="00C400E0">
            <w:pPr>
              <w:tabs>
                <w:tab w:val="left" w:pos="3640"/>
              </w:tabs>
              <w:rPr>
                <w:del w:id="1096" w:author="Alhabibi, Haider@Energy" w:date="2021-09-27T13:37:00Z"/>
                <w:rFonts w:asciiTheme="minorHAnsi" w:hAnsiTheme="minorHAnsi"/>
                <w:b/>
                <w:szCs w:val="18"/>
              </w:rPr>
            </w:pPr>
            <w:bookmarkStart w:id="1097" w:name="_Hlk89691323"/>
            <w:del w:id="1098" w:author="Alhabibi, Haider@Energy" w:date="2022-02-28T19:17:00Z">
              <w:r w:rsidRPr="00C81000" w:rsidDel="00951537">
                <w:rPr>
                  <w:rFonts w:asciiTheme="minorHAnsi" w:hAnsiTheme="minorHAnsi"/>
                  <w:b/>
                  <w:szCs w:val="18"/>
                </w:rPr>
                <w:delText>F</w:delText>
              </w:r>
            </w:del>
            <w:ins w:id="1099" w:author="Alhabibi, Haider@Energy" w:date="2022-02-28T19:17:00Z">
              <w:r w:rsidR="00951537">
                <w:rPr>
                  <w:rFonts w:asciiTheme="minorHAnsi" w:hAnsiTheme="minorHAnsi"/>
                  <w:b/>
                  <w:szCs w:val="18"/>
                </w:rPr>
                <w:t>G</w:t>
              </w:r>
            </w:ins>
            <w:r w:rsidRPr="00C81000">
              <w:rPr>
                <w:rFonts w:asciiTheme="minorHAnsi" w:hAnsiTheme="minorHAnsi"/>
                <w:b/>
                <w:szCs w:val="18"/>
              </w:rPr>
              <w:t xml:space="preserve">. </w:t>
            </w:r>
            <w:ins w:id="1100" w:author="Alhabibi, Haider@Energy" w:date="2021-09-27T13:37:00Z">
              <w:r w:rsidR="00FD2CCB" w:rsidRPr="00FD2CCB">
                <w:rPr>
                  <w:rFonts w:asciiTheme="minorHAnsi" w:hAnsiTheme="minorHAnsi"/>
                  <w:b/>
                  <w:szCs w:val="18"/>
                </w:rPr>
                <w:t>Screw Based luminaires</w:t>
              </w:r>
            </w:ins>
            <w:del w:id="1101" w:author="Alhabibi, Haider@Energy" w:date="2021-09-27T13:37:00Z">
              <w:r w:rsidDel="00FD2CCB">
                <w:rPr>
                  <w:rFonts w:asciiTheme="minorHAnsi" w:hAnsiTheme="minorHAnsi"/>
                  <w:b/>
                  <w:szCs w:val="18"/>
                </w:rPr>
                <w:delText>Blank Electrical Boxes</w:delText>
              </w:r>
            </w:del>
          </w:p>
          <w:p w14:paraId="580638B1" w14:textId="77777777" w:rsidR="004451E3" w:rsidRDefault="004451E3" w:rsidP="00C400E0">
            <w:pPr>
              <w:tabs>
                <w:tab w:val="left" w:pos="3640"/>
              </w:tabs>
              <w:rPr>
                <w:ins w:id="1102" w:author="Alhabibi, Haider@Energy" w:date="2022-03-02T16:57:00Z"/>
                <w:rFonts w:asciiTheme="minorHAnsi" w:hAnsiTheme="minorHAnsi"/>
                <w:sz w:val="18"/>
                <w:szCs w:val="18"/>
              </w:rPr>
            </w:pPr>
            <w:r w:rsidRPr="00273993">
              <w:rPr>
                <w:rFonts w:asciiTheme="minorHAnsi" w:hAnsiTheme="minorHAnsi"/>
                <w:sz w:val="18"/>
                <w:szCs w:val="18"/>
              </w:rPr>
              <w:t xml:space="preserve">&lt;&lt;if </w:t>
            </w:r>
            <w:ins w:id="1103" w:author="Alhabibi, Haider@Energy" w:date="2021-09-27T13:38:00Z">
              <w:r w:rsidR="00FD2CCB" w:rsidRPr="00FD2CCB">
                <w:rPr>
                  <w:rStyle w:val="Heading1Char"/>
                  <w:rFonts w:asciiTheme="minorHAnsi" w:hAnsiTheme="minorHAnsi"/>
                  <w:b w:val="0"/>
                  <w:bCs/>
                  <w:i/>
                  <w:sz w:val="18"/>
                  <w:szCs w:val="18"/>
                </w:rPr>
                <w:t>Screw Based luminaires</w:t>
              </w:r>
            </w:ins>
            <w:del w:id="1104" w:author="Alhabibi, Haider@Energy" w:date="2021-09-27T13:38:00Z">
              <w:r w:rsidR="002913B5" w:rsidRPr="00EA36ED" w:rsidDel="00FD2CCB">
                <w:rPr>
                  <w:rStyle w:val="Heading1Char"/>
                  <w:rFonts w:asciiTheme="minorHAnsi" w:hAnsiTheme="minorHAnsi"/>
                  <w:b w:val="0"/>
                  <w:bCs/>
                  <w:i/>
                  <w:sz w:val="18"/>
                  <w:szCs w:val="18"/>
                </w:rPr>
                <w:delText xml:space="preserve">Blank electrical boxes </w:delText>
              </w:r>
            </w:del>
            <w:ins w:id="1105" w:author="Alhabibi, Haider@Energy" w:date="2021-09-27T15:27:00Z">
              <w:r w:rsidR="00EC700C">
                <w:rPr>
                  <w:rStyle w:val="Heading1Char"/>
                  <w:rFonts w:asciiTheme="minorHAnsi" w:hAnsiTheme="minorHAnsi"/>
                  <w:b w:val="0"/>
                  <w:bCs/>
                  <w:i/>
                  <w:sz w:val="18"/>
                  <w:szCs w:val="18"/>
                </w:rPr>
                <w:t xml:space="preserve"> </w:t>
              </w:r>
            </w:ins>
            <w:ins w:id="1106" w:author="Alhabibi, Haider@Energy" w:date="2021-09-27T13:39:00Z">
              <w:r w:rsidR="00D7697A" w:rsidRPr="00D7697A">
                <w:rPr>
                  <w:rStyle w:val="Heading1Char"/>
                  <w:rFonts w:asciiTheme="minorHAnsi" w:hAnsiTheme="minorHAnsi"/>
                  <w:b w:val="0"/>
                  <w:bCs/>
                  <w:i/>
                  <w:sz w:val="18"/>
                  <w:szCs w:val="18"/>
                </w:rPr>
                <w:t>contain</w:t>
              </w:r>
            </w:ins>
            <w:ins w:id="1107" w:author="Alhabibi, Haider@Energy" w:date="2021-09-27T13:40:00Z">
              <w:r w:rsidR="00B265DB">
                <w:rPr>
                  <w:rStyle w:val="Heading1Char"/>
                  <w:rFonts w:asciiTheme="minorHAnsi" w:hAnsiTheme="minorHAnsi"/>
                  <w:b w:val="0"/>
                  <w:bCs/>
                  <w:i/>
                  <w:sz w:val="18"/>
                  <w:szCs w:val="18"/>
                </w:rPr>
                <w:t>e</w:t>
              </w:r>
              <w:r w:rsidR="00F41C24">
                <w:rPr>
                  <w:rStyle w:val="Heading1Char"/>
                  <w:rFonts w:asciiTheme="minorHAnsi" w:hAnsiTheme="minorHAnsi"/>
                  <w:b w:val="0"/>
                  <w:bCs/>
                  <w:i/>
                  <w:sz w:val="18"/>
                  <w:szCs w:val="18"/>
                </w:rPr>
                <w:t>d</w:t>
              </w:r>
            </w:ins>
            <w:ins w:id="1108" w:author="Alhabibi, Haider@Energy" w:date="2021-09-27T13:39:00Z">
              <w:r w:rsidR="00D7697A" w:rsidRPr="00D7697A">
                <w:rPr>
                  <w:rStyle w:val="Heading1Char"/>
                  <w:rFonts w:asciiTheme="minorHAnsi" w:hAnsiTheme="minorHAnsi"/>
                  <w:b w:val="0"/>
                  <w:bCs/>
                  <w:i/>
                  <w:sz w:val="18"/>
                  <w:szCs w:val="18"/>
                </w:rPr>
                <w:t xml:space="preserve"> lamps that comply with JA8</w:t>
              </w:r>
            </w:ins>
            <w:del w:id="1109" w:author="Alhabibi, Haider@Energy" w:date="2021-11-29T19:53:00Z">
              <w:r w:rsidR="002913B5" w:rsidRPr="00EA36ED" w:rsidDel="006F1090">
                <w:rPr>
                  <w:rStyle w:val="Heading1Char"/>
                  <w:rFonts w:asciiTheme="minorHAnsi" w:hAnsiTheme="minorHAnsi"/>
                  <w:b w:val="0"/>
                  <w:bCs/>
                  <w:i/>
                  <w:sz w:val="18"/>
                  <w:szCs w:val="18"/>
                </w:rPr>
                <w:delText>installed more than 5 feet from finished floor</w:delText>
              </w:r>
            </w:del>
            <w:r w:rsidR="002913B5" w:rsidRPr="00527CE2">
              <w:rPr>
                <w:rFonts w:asciiTheme="minorHAnsi" w:hAnsiTheme="minorHAnsi"/>
                <w:sz w:val="18"/>
                <w:szCs w:val="18"/>
              </w:rPr>
              <w:t xml:space="preserve"> </w:t>
            </w:r>
            <w:r w:rsidR="002913B5">
              <w:rPr>
                <w:rFonts w:asciiTheme="minorHAnsi" w:hAnsiTheme="minorHAnsi"/>
                <w:sz w:val="18"/>
                <w:szCs w:val="18"/>
              </w:rPr>
              <w:t>from Table A</w:t>
            </w:r>
            <w:r w:rsidRPr="00273993">
              <w:rPr>
                <w:rFonts w:asciiTheme="minorHAnsi" w:hAnsiTheme="minorHAnsi"/>
                <w:sz w:val="18"/>
                <w:szCs w:val="18"/>
              </w:rPr>
              <w:t xml:space="preserve"> = ‘Y’ then display this section; else display standard “This Section Does Not Apply” message&gt;&gt;</w:t>
            </w:r>
          </w:p>
          <w:p w14:paraId="621CB2A6" w14:textId="1CBFFCD4" w:rsidR="00DE34F9" w:rsidRPr="00B47D99" w:rsidRDefault="00DE34F9" w:rsidP="00C400E0">
            <w:pPr>
              <w:tabs>
                <w:tab w:val="left" w:pos="3640"/>
              </w:tabs>
              <w:rPr>
                <w:rFonts w:asciiTheme="minorHAnsi" w:hAnsiTheme="minorHAnsi"/>
                <w:sz w:val="18"/>
                <w:szCs w:val="18"/>
                <w:rPrChange w:id="1110" w:author="Alhabibi, Haider@Energy" w:date="2022-03-02T16:58:00Z">
                  <w:rPr>
                    <w:rFonts w:asciiTheme="minorHAnsi" w:hAnsiTheme="minorHAnsi"/>
                    <w:szCs w:val="18"/>
                  </w:rPr>
                </w:rPrChange>
              </w:rPr>
            </w:pPr>
            <w:ins w:id="1111" w:author="Alhabibi, Haider@Energy" w:date="2022-03-02T16:57:00Z">
              <w:r w:rsidRPr="00B47D99">
                <w:rPr>
                  <w:rFonts w:asciiTheme="minorHAnsi" w:hAnsiTheme="minorHAnsi"/>
                  <w:sz w:val="18"/>
                  <w:szCs w:val="18"/>
                  <w:rPrChange w:id="1112" w:author="Alhabibi, Haider@Energy" w:date="2022-03-02T16:58:00Z">
                    <w:rPr>
                      <w:rFonts w:asciiTheme="minorHAnsi" w:hAnsiTheme="minorHAnsi"/>
                      <w:szCs w:val="18"/>
                    </w:rPr>
                  </w:rPrChange>
                </w:rPr>
                <w:t>&lt;&lt;Static Text - see the top&gt;&gt;</w:t>
              </w:r>
            </w:ins>
          </w:p>
        </w:tc>
      </w:tr>
      <w:tr w:rsidR="00C84980" w:rsidRPr="002F3D13" w:rsidDel="00B47D99" w14:paraId="22EAEB46" w14:textId="4AD44814" w:rsidTr="00C400E0">
        <w:trPr>
          <w:del w:id="1113" w:author="Alhabibi, Haider@Energy" w:date="2022-03-02T16:59:00Z"/>
        </w:trPr>
        <w:tc>
          <w:tcPr>
            <w:tcW w:w="468" w:type="dxa"/>
            <w:vAlign w:val="center"/>
          </w:tcPr>
          <w:p w14:paraId="171B33B4" w14:textId="2403379B" w:rsidR="00C84980" w:rsidRPr="002F3D13" w:rsidDel="00B47D99" w:rsidRDefault="00C84980" w:rsidP="00C400E0">
            <w:pPr>
              <w:jc w:val="center"/>
              <w:rPr>
                <w:del w:id="1114" w:author="Alhabibi, Haider@Energy" w:date="2022-03-02T16:59:00Z"/>
                <w:rFonts w:asciiTheme="minorHAnsi" w:hAnsiTheme="minorHAnsi"/>
                <w:sz w:val="18"/>
                <w:szCs w:val="18"/>
              </w:rPr>
            </w:pPr>
            <w:del w:id="1115" w:author="Alhabibi, Haider@Energy" w:date="2022-03-02T16:59:00Z">
              <w:r w:rsidRPr="002F3D13" w:rsidDel="00B47D99">
                <w:rPr>
                  <w:rFonts w:asciiTheme="minorHAnsi" w:hAnsiTheme="minorHAnsi"/>
                  <w:sz w:val="18"/>
                  <w:szCs w:val="18"/>
                </w:rPr>
                <w:delText>01</w:delText>
              </w:r>
            </w:del>
          </w:p>
        </w:tc>
        <w:tc>
          <w:tcPr>
            <w:tcW w:w="10361" w:type="dxa"/>
          </w:tcPr>
          <w:p w14:paraId="099B391E" w14:textId="03400A35" w:rsidR="00C84980" w:rsidRPr="002F3D13" w:rsidDel="00B47D99" w:rsidRDefault="00C84980" w:rsidP="00C400E0">
            <w:pPr>
              <w:rPr>
                <w:del w:id="1116" w:author="Alhabibi, Haider@Energy" w:date="2022-03-02T16:59:00Z"/>
                <w:rFonts w:asciiTheme="minorHAnsi" w:hAnsiTheme="minorHAnsi"/>
                <w:sz w:val="18"/>
                <w:szCs w:val="18"/>
              </w:rPr>
            </w:pPr>
            <w:del w:id="1117" w:author="Alhabibi, Haider@Energy" w:date="2022-03-02T16:59:00Z">
              <w:r w:rsidRPr="002F3D13" w:rsidDel="00B47D99">
                <w:rPr>
                  <w:rFonts w:asciiTheme="minorHAnsi" w:hAnsiTheme="minorHAnsi"/>
                  <w:sz w:val="18"/>
                  <w:szCs w:val="18"/>
                </w:rPr>
                <w:delText>150.0(k)</w:delText>
              </w:r>
              <w:r w:rsidR="000C2889" w:rsidDel="00B47D99">
                <w:rPr>
                  <w:rFonts w:asciiTheme="minorHAnsi" w:hAnsiTheme="minorHAnsi"/>
                  <w:sz w:val="18"/>
                  <w:szCs w:val="18"/>
                </w:rPr>
                <w:delText>1B</w:delText>
              </w:r>
              <w:r w:rsidDel="00B47D99">
                <w:rPr>
                  <w:rFonts w:asciiTheme="minorHAnsi" w:hAnsiTheme="minorHAnsi"/>
                  <w:sz w:val="18"/>
                  <w:szCs w:val="18"/>
                </w:rPr>
                <w:delText xml:space="preserve">: </w:delText>
              </w:r>
            </w:del>
            <w:del w:id="1118" w:author="Alhabibi, Haider@Energy" w:date="2021-11-29T18:55:00Z">
              <w:r w:rsidDel="0036737D">
                <w:rPr>
                  <w:rFonts w:asciiTheme="minorHAnsi" w:hAnsiTheme="minorHAnsi"/>
                  <w:sz w:val="18"/>
                  <w:szCs w:val="18"/>
                </w:rPr>
                <w:delText>The number of blank electrical boxes installed more than five feet above the finished floor</w:delText>
              </w:r>
              <w:r w:rsidR="00EE03D2" w:rsidDel="0036737D">
                <w:rPr>
                  <w:rFonts w:asciiTheme="minorHAnsi" w:hAnsiTheme="minorHAnsi"/>
                  <w:sz w:val="18"/>
                  <w:szCs w:val="18"/>
                </w:rPr>
                <w:delText xml:space="preserve"> and do not contain a luminaire or other device</w:delText>
              </w:r>
              <w:r w:rsidDel="0036737D">
                <w:rPr>
                  <w:rFonts w:asciiTheme="minorHAnsi" w:hAnsiTheme="minorHAnsi"/>
                  <w:sz w:val="18"/>
                  <w:szCs w:val="18"/>
                </w:rPr>
                <w:delText>, are not greater than the number of bedrooms. The blank boxes are served by dimmer, vacancy sensor, or fan speed control.</w:delText>
              </w:r>
            </w:del>
          </w:p>
        </w:tc>
      </w:tr>
      <w:tr w:rsidR="00C84980" w:rsidRPr="002F3D13" w14:paraId="14039991" w14:textId="77777777" w:rsidTr="00C400E0">
        <w:tc>
          <w:tcPr>
            <w:tcW w:w="10829" w:type="dxa"/>
            <w:gridSpan w:val="2"/>
          </w:tcPr>
          <w:p w14:paraId="295098D3" w14:textId="77777777" w:rsidR="00C84980" w:rsidRPr="002F3D13" w:rsidRDefault="00C84980" w:rsidP="00C400E0">
            <w:pPr>
              <w:rPr>
                <w:rFonts w:asciiTheme="minorHAnsi" w:hAnsiTheme="minorHAnsi"/>
                <w:sz w:val="18"/>
                <w:szCs w:val="18"/>
              </w:rPr>
            </w:pPr>
            <w:r w:rsidRPr="00916A10">
              <w:rPr>
                <w:rFonts w:ascii="Calibri" w:eastAsia="Calibri" w:hAnsi="Calibri"/>
                <w:b/>
                <w:sz w:val="18"/>
                <w:szCs w:val="18"/>
              </w:rPr>
              <w:t>The responsible person’s signature on this compliance document affirms that all applicable requirements in this table have been met.</w:t>
            </w:r>
          </w:p>
        </w:tc>
      </w:tr>
      <w:bookmarkEnd w:id="1097"/>
    </w:tbl>
    <w:p w14:paraId="69270B04" w14:textId="77777777" w:rsidR="00C84980" w:rsidRPr="002F3D13" w:rsidRDefault="00C84980" w:rsidP="00C84980">
      <w:pPr>
        <w:rPr>
          <w:rFonts w:asciiTheme="minorHAnsi" w:hAnsiTheme="minorHAnsi"/>
          <w:sz w:val="18"/>
          <w:szCs w:val="1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
        <w:gridCol w:w="10350"/>
      </w:tblGrid>
      <w:tr w:rsidR="00C84980" w:rsidRPr="002F3D13" w14:paraId="0AC44005" w14:textId="77777777" w:rsidTr="00C400E0">
        <w:tc>
          <w:tcPr>
            <w:tcW w:w="10818" w:type="dxa"/>
            <w:gridSpan w:val="2"/>
          </w:tcPr>
          <w:p w14:paraId="59D70AA0" w14:textId="209B0638" w:rsidR="00C84980" w:rsidRDefault="00C84980" w:rsidP="00C400E0">
            <w:pPr>
              <w:rPr>
                <w:rFonts w:asciiTheme="minorHAnsi" w:hAnsiTheme="minorHAnsi"/>
                <w:b/>
                <w:szCs w:val="18"/>
              </w:rPr>
            </w:pPr>
            <w:del w:id="1119" w:author="Alhabibi, Haider@Energy" w:date="2022-02-28T19:18:00Z">
              <w:r w:rsidRPr="00C81000" w:rsidDel="00951537">
                <w:rPr>
                  <w:rFonts w:asciiTheme="minorHAnsi" w:hAnsiTheme="minorHAnsi"/>
                  <w:b/>
                  <w:szCs w:val="18"/>
                </w:rPr>
                <w:delText>G</w:delText>
              </w:r>
            </w:del>
            <w:ins w:id="1120" w:author="Alhabibi, Haider@Energy" w:date="2022-02-28T19:18:00Z">
              <w:r w:rsidR="00951537">
                <w:rPr>
                  <w:rFonts w:asciiTheme="minorHAnsi" w:hAnsiTheme="minorHAnsi"/>
                  <w:b/>
                  <w:szCs w:val="18"/>
                </w:rPr>
                <w:t>H</w:t>
              </w:r>
            </w:ins>
            <w:r w:rsidRPr="00C81000">
              <w:rPr>
                <w:rFonts w:asciiTheme="minorHAnsi" w:hAnsiTheme="minorHAnsi"/>
                <w:b/>
                <w:szCs w:val="18"/>
              </w:rPr>
              <w:t xml:space="preserve">. </w:t>
            </w:r>
            <w:r>
              <w:rPr>
                <w:rFonts w:asciiTheme="minorHAnsi" w:hAnsiTheme="minorHAnsi"/>
                <w:b/>
                <w:szCs w:val="18"/>
              </w:rPr>
              <w:t>Address Signs</w:t>
            </w:r>
          </w:p>
          <w:p w14:paraId="6D809000" w14:textId="77777777" w:rsidR="004451E3" w:rsidRDefault="004451E3">
            <w:pPr>
              <w:rPr>
                <w:ins w:id="1121" w:author="Alhabibi, Haider@Energy" w:date="2022-03-02T16:59:00Z"/>
                <w:rFonts w:asciiTheme="minorHAnsi" w:hAnsiTheme="minorHAnsi"/>
                <w:sz w:val="18"/>
                <w:szCs w:val="18"/>
              </w:rPr>
            </w:pPr>
            <w:r w:rsidRPr="00273993">
              <w:rPr>
                <w:rFonts w:asciiTheme="minorHAnsi" w:hAnsiTheme="minorHAnsi"/>
                <w:sz w:val="18"/>
                <w:szCs w:val="18"/>
              </w:rPr>
              <w:t xml:space="preserve">&lt;&lt;if </w:t>
            </w:r>
            <w:proofErr w:type="gramStart"/>
            <w:r w:rsidR="002913B5" w:rsidRPr="00EA36ED">
              <w:rPr>
                <w:rStyle w:val="Heading1Char"/>
                <w:rFonts w:asciiTheme="minorHAnsi" w:hAnsiTheme="minorHAnsi"/>
                <w:b w:val="0"/>
                <w:bCs/>
                <w:i/>
                <w:sz w:val="18"/>
                <w:szCs w:val="18"/>
              </w:rPr>
              <w:t>Internally</w:t>
            </w:r>
            <w:proofErr w:type="gramEnd"/>
            <w:r w:rsidR="002913B5" w:rsidRPr="00EA36ED">
              <w:rPr>
                <w:rStyle w:val="Heading1Char"/>
                <w:rFonts w:asciiTheme="minorHAnsi" w:hAnsiTheme="minorHAnsi"/>
                <w:b w:val="0"/>
                <w:bCs/>
                <w:i/>
                <w:sz w:val="18"/>
                <w:szCs w:val="18"/>
              </w:rPr>
              <w:t xml:space="preserve"> illuminated address signs</w:t>
            </w:r>
            <w:r w:rsidR="002913B5" w:rsidRPr="00527CE2" w:rsidDel="002913B5">
              <w:rPr>
                <w:rFonts w:asciiTheme="minorHAnsi" w:hAnsiTheme="minorHAnsi"/>
                <w:sz w:val="18"/>
                <w:szCs w:val="18"/>
              </w:rPr>
              <w:t xml:space="preserve"> </w:t>
            </w:r>
            <w:r w:rsidR="00A27588">
              <w:rPr>
                <w:rFonts w:asciiTheme="minorHAnsi" w:hAnsiTheme="minorHAnsi"/>
                <w:sz w:val="18"/>
                <w:szCs w:val="18"/>
              </w:rPr>
              <w:t xml:space="preserve">from Table A </w:t>
            </w:r>
            <w:r w:rsidRPr="00273993">
              <w:rPr>
                <w:rFonts w:asciiTheme="minorHAnsi" w:hAnsiTheme="minorHAnsi"/>
                <w:sz w:val="18"/>
                <w:szCs w:val="18"/>
              </w:rPr>
              <w:t>= ‘Y’ then display this section; else display standard “This Section Does Not Apply” message&gt;&gt;</w:t>
            </w:r>
          </w:p>
          <w:p w14:paraId="19DE9343" w14:textId="04A91E56" w:rsidR="003E4DB4" w:rsidRPr="003E4DB4" w:rsidRDefault="003E4DB4">
            <w:pPr>
              <w:rPr>
                <w:rFonts w:asciiTheme="minorHAnsi" w:hAnsiTheme="minorHAnsi"/>
                <w:sz w:val="18"/>
                <w:szCs w:val="18"/>
                <w:rPrChange w:id="1122" w:author="Alhabibi, Haider@Energy" w:date="2022-03-02T16:59:00Z">
                  <w:rPr>
                    <w:rFonts w:asciiTheme="minorHAnsi" w:hAnsiTheme="minorHAnsi"/>
                    <w:szCs w:val="18"/>
                  </w:rPr>
                </w:rPrChange>
              </w:rPr>
            </w:pPr>
            <w:ins w:id="1123" w:author="Alhabibi, Haider@Energy" w:date="2022-03-02T16:59:00Z">
              <w:r w:rsidRPr="003E4DB4">
                <w:rPr>
                  <w:rFonts w:asciiTheme="minorHAnsi" w:hAnsiTheme="minorHAnsi"/>
                  <w:sz w:val="18"/>
                  <w:szCs w:val="18"/>
                  <w:rPrChange w:id="1124" w:author="Alhabibi, Haider@Energy" w:date="2022-03-02T16:59:00Z">
                    <w:rPr>
                      <w:rFonts w:asciiTheme="minorHAnsi" w:hAnsiTheme="minorHAnsi"/>
                      <w:szCs w:val="18"/>
                    </w:rPr>
                  </w:rPrChange>
                </w:rPr>
                <w:t>&lt;&lt;Static Text - see the top&gt;&gt;</w:t>
              </w:r>
            </w:ins>
          </w:p>
        </w:tc>
      </w:tr>
      <w:tr w:rsidR="00C84980" w:rsidRPr="002F3D13" w:rsidDel="003E4DB4" w14:paraId="200A6588" w14:textId="6BABA7C7" w:rsidTr="00C400E0">
        <w:trPr>
          <w:del w:id="1125" w:author="Alhabibi, Haider@Energy" w:date="2022-03-02T16:59:00Z"/>
        </w:trPr>
        <w:tc>
          <w:tcPr>
            <w:tcW w:w="468" w:type="dxa"/>
            <w:vAlign w:val="center"/>
          </w:tcPr>
          <w:p w14:paraId="25D8A8A7" w14:textId="3AE967BA" w:rsidR="00C84980" w:rsidRPr="002F3D13" w:rsidDel="003E4DB4" w:rsidRDefault="00C84980" w:rsidP="00C400E0">
            <w:pPr>
              <w:jc w:val="center"/>
              <w:rPr>
                <w:del w:id="1126" w:author="Alhabibi, Haider@Energy" w:date="2022-03-02T16:59:00Z"/>
                <w:rFonts w:asciiTheme="minorHAnsi" w:hAnsiTheme="minorHAnsi"/>
                <w:sz w:val="18"/>
                <w:szCs w:val="18"/>
              </w:rPr>
            </w:pPr>
            <w:del w:id="1127" w:author="Alhabibi, Haider@Energy" w:date="2022-03-02T16:59:00Z">
              <w:r w:rsidRPr="002F3D13" w:rsidDel="003E4DB4">
                <w:rPr>
                  <w:rFonts w:asciiTheme="minorHAnsi" w:hAnsiTheme="minorHAnsi"/>
                  <w:sz w:val="18"/>
                  <w:szCs w:val="18"/>
                </w:rPr>
                <w:delText>01</w:delText>
              </w:r>
            </w:del>
          </w:p>
        </w:tc>
        <w:tc>
          <w:tcPr>
            <w:tcW w:w="10350" w:type="dxa"/>
          </w:tcPr>
          <w:p w14:paraId="03CAE849" w14:textId="7E08A724" w:rsidR="00C84980" w:rsidDel="003E4DB4" w:rsidRDefault="00C84980" w:rsidP="00C400E0">
            <w:pPr>
              <w:rPr>
                <w:del w:id="1128" w:author="Alhabibi, Haider@Energy" w:date="2022-03-02T16:59:00Z"/>
                <w:rFonts w:asciiTheme="minorHAnsi" w:hAnsiTheme="minorHAnsi"/>
                <w:sz w:val="18"/>
                <w:szCs w:val="18"/>
              </w:rPr>
            </w:pPr>
            <w:del w:id="1129" w:author="Alhabibi, Haider@Energy" w:date="2022-03-02T16:59:00Z">
              <w:r w:rsidRPr="002F3D13" w:rsidDel="003E4DB4">
                <w:rPr>
                  <w:rFonts w:asciiTheme="minorHAnsi" w:hAnsiTheme="minorHAnsi"/>
                  <w:sz w:val="18"/>
                  <w:szCs w:val="18"/>
                </w:rPr>
                <w:delText xml:space="preserve">150.0(k)4: </w:delText>
              </w:r>
              <w:r w:rsidDel="003E4DB4">
                <w:rPr>
                  <w:rFonts w:asciiTheme="minorHAnsi" w:hAnsiTheme="minorHAnsi"/>
                  <w:sz w:val="18"/>
                  <w:szCs w:val="18"/>
                </w:rPr>
                <w:delText>Internally illuminated address signs. Internally illuminated address signs shall either:</w:delText>
              </w:r>
            </w:del>
          </w:p>
          <w:p w14:paraId="1A3DF54A" w14:textId="10370E27" w:rsidR="00C84980" w:rsidDel="003E4DB4" w:rsidRDefault="00C84980" w:rsidP="00EA36ED">
            <w:pPr>
              <w:pStyle w:val="ListParagraph"/>
              <w:numPr>
                <w:ilvl w:val="0"/>
                <w:numId w:val="46"/>
              </w:numPr>
              <w:rPr>
                <w:del w:id="1130" w:author="Alhabibi, Haider@Energy" w:date="2022-03-02T16:59:00Z"/>
                <w:rFonts w:asciiTheme="minorHAnsi" w:hAnsiTheme="minorHAnsi"/>
                <w:sz w:val="18"/>
                <w:szCs w:val="18"/>
              </w:rPr>
            </w:pPr>
            <w:del w:id="1131" w:author="Alhabibi, Haider@Energy" w:date="2022-03-02T16:59:00Z">
              <w:r w:rsidDel="003E4DB4">
                <w:rPr>
                  <w:rFonts w:asciiTheme="minorHAnsi" w:hAnsiTheme="minorHAnsi"/>
                  <w:sz w:val="18"/>
                  <w:szCs w:val="18"/>
                </w:rPr>
                <w:delText>Comply with Section 140.8. Applicable nonresidential sign lighting compliance forms shall also be submitted; or</w:delText>
              </w:r>
            </w:del>
          </w:p>
          <w:p w14:paraId="55F7D745" w14:textId="070526BC" w:rsidR="00C84980" w:rsidRPr="002A75A5" w:rsidDel="003E4DB4" w:rsidRDefault="00C84980" w:rsidP="00EA36ED">
            <w:pPr>
              <w:pStyle w:val="ListParagraph"/>
              <w:numPr>
                <w:ilvl w:val="0"/>
                <w:numId w:val="46"/>
              </w:numPr>
              <w:rPr>
                <w:del w:id="1132" w:author="Alhabibi, Haider@Energy" w:date="2022-03-02T16:59:00Z"/>
                <w:rFonts w:asciiTheme="minorHAnsi" w:hAnsiTheme="minorHAnsi"/>
                <w:sz w:val="18"/>
                <w:szCs w:val="18"/>
              </w:rPr>
            </w:pPr>
            <w:del w:id="1133" w:author="Alhabibi, Haider@Energy" w:date="2022-03-02T16:59:00Z">
              <w:r w:rsidDel="003E4DB4">
                <w:rPr>
                  <w:rFonts w:asciiTheme="minorHAnsi" w:hAnsiTheme="minorHAnsi"/>
                  <w:sz w:val="18"/>
                  <w:szCs w:val="18"/>
                </w:rPr>
                <w:delText>Consume no more than 5 Watts of power.</w:delText>
              </w:r>
            </w:del>
          </w:p>
        </w:tc>
      </w:tr>
      <w:tr w:rsidR="00C84980" w:rsidRPr="00B30E86" w14:paraId="141DE4A4" w14:textId="77777777" w:rsidTr="00C400E0">
        <w:tc>
          <w:tcPr>
            <w:tcW w:w="10818" w:type="dxa"/>
            <w:gridSpan w:val="2"/>
          </w:tcPr>
          <w:p w14:paraId="49E5E8B9" w14:textId="77777777" w:rsidR="00C84980" w:rsidRPr="00B30E86" w:rsidRDefault="00C84980" w:rsidP="00C400E0">
            <w:pPr>
              <w:rPr>
                <w:rFonts w:asciiTheme="minorHAnsi" w:hAnsiTheme="minorHAnsi"/>
                <w:b/>
                <w:sz w:val="18"/>
                <w:szCs w:val="18"/>
              </w:rPr>
            </w:pPr>
            <w:r w:rsidRPr="00B30E86">
              <w:rPr>
                <w:rFonts w:asciiTheme="minorHAnsi" w:hAnsiTheme="minorHAnsi"/>
                <w:b/>
                <w:sz w:val="18"/>
                <w:szCs w:val="18"/>
              </w:rPr>
              <w:t>The responsible person’s signature on this compliance document affirms that all applicable requirements in this table have been met.</w:t>
            </w:r>
          </w:p>
        </w:tc>
      </w:tr>
    </w:tbl>
    <w:p w14:paraId="59D91C7A" w14:textId="77777777" w:rsidR="00C84980" w:rsidRPr="00C81000" w:rsidRDefault="00C84980" w:rsidP="00C84980">
      <w:pPr>
        <w:tabs>
          <w:tab w:val="left" w:pos="7920"/>
          <w:tab w:val="right" w:pos="10080"/>
        </w:tabs>
        <w:rPr>
          <w:rFonts w:asciiTheme="minorHAnsi" w:hAnsiTheme="minorHAnsi"/>
          <w:szCs w:val="1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
        <w:gridCol w:w="10350"/>
      </w:tblGrid>
      <w:tr w:rsidR="00C84980" w:rsidRPr="00C81000" w14:paraId="4EEFFCCA" w14:textId="77777777" w:rsidTr="00C400E0">
        <w:tc>
          <w:tcPr>
            <w:tcW w:w="10818" w:type="dxa"/>
            <w:gridSpan w:val="2"/>
          </w:tcPr>
          <w:p w14:paraId="043DD037" w14:textId="7E98D51F" w:rsidR="00C84980" w:rsidRDefault="00C84980" w:rsidP="00C400E0">
            <w:pPr>
              <w:rPr>
                <w:rStyle w:val="Heading1Char"/>
                <w:rFonts w:asciiTheme="minorHAnsi" w:hAnsiTheme="minorHAnsi"/>
                <w:bCs/>
                <w:sz w:val="20"/>
                <w:szCs w:val="18"/>
              </w:rPr>
            </w:pPr>
            <w:del w:id="1134" w:author="Alhabibi, Haider@Energy" w:date="2022-02-28T19:18:00Z">
              <w:r w:rsidRPr="00C81000" w:rsidDel="0084753D">
                <w:rPr>
                  <w:rStyle w:val="Heading1Char"/>
                  <w:rFonts w:asciiTheme="minorHAnsi" w:hAnsiTheme="minorHAnsi"/>
                  <w:bCs/>
                  <w:sz w:val="20"/>
                  <w:szCs w:val="18"/>
                </w:rPr>
                <w:delText>H</w:delText>
              </w:r>
            </w:del>
            <w:ins w:id="1135" w:author="Alhabibi, Haider@Energy" w:date="2022-02-28T19:18:00Z">
              <w:r w:rsidR="0084753D">
                <w:rPr>
                  <w:rStyle w:val="Heading1Char"/>
                  <w:rFonts w:asciiTheme="minorHAnsi" w:hAnsiTheme="minorHAnsi"/>
                  <w:bCs/>
                  <w:sz w:val="20"/>
                  <w:szCs w:val="18"/>
                </w:rPr>
                <w:t>I</w:t>
              </w:r>
            </w:ins>
            <w:r w:rsidRPr="00C81000">
              <w:rPr>
                <w:rStyle w:val="Heading1Char"/>
                <w:rFonts w:asciiTheme="minorHAnsi" w:hAnsiTheme="minorHAnsi"/>
                <w:bCs/>
                <w:sz w:val="20"/>
                <w:szCs w:val="18"/>
              </w:rPr>
              <w:t xml:space="preserve">. </w:t>
            </w:r>
            <w:del w:id="1136" w:author="Alhabibi, Haider@Energy" w:date="2021-11-29T18:55:00Z">
              <w:r w:rsidDel="00E34C28">
                <w:rPr>
                  <w:rStyle w:val="Heading1Char"/>
                  <w:rFonts w:asciiTheme="minorHAnsi" w:hAnsiTheme="minorHAnsi"/>
                  <w:bCs/>
                  <w:sz w:val="20"/>
                  <w:szCs w:val="18"/>
                </w:rPr>
                <w:delText xml:space="preserve">Single Family </w:delText>
              </w:r>
            </w:del>
            <w:r>
              <w:rPr>
                <w:rStyle w:val="Heading1Char"/>
                <w:rFonts w:asciiTheme="minorHAnsi" w:hAnsiTheme="minorHAnsi"/>
                <w:bCs/>
                <w:sz w:val="20"/>
                <w:szCs w:val="18"/>
              </w:rPr>
              <w:t>Outdoor Lighting</w:t>
            </w:r>
            <w:ins w:id="1137" w:author="Alhabibi, Haider@Energy" w:date="2021-11-29T18:56:00Z">
              <w:r w:rsidR="00A2334A">
                <w:rPr>
                  <w:rStyle w:val="Heading1Char"/>
                  <w:rFonts w:asciiTheme="minorHAnsi" w:hAnsiTheme="minorHAnsi"/>
                  <w:bCs/>
                  <w:sz w:val="20"/>
                  <w:szCs w:val="18"/>
                </w:rPr>
                <w:t xml:space="preserve"> and Controls</w:t>
              </w:r>
            </w:ins>
          </w:p>
          <w:p w14:paraId="42EF0EC8" w14:textId="77777777" w:rsidR="004451E3" w:rsidRDefault="00C347EB">
            <w:pPr>
              <w:rPr>
                <w:ins w:id="1138" w:author="Alhabibi, Haider@Energy" w:date="2022-03-02T17:00:00Z"/>
                <w:rStyle w:val="Heading1Char"/>
                <w:rFonts w:asciiTheme="minorHAnsi" w:hAnsiTheme="minorHAnsi"/>
                <w:b w:val="0"/>
                <w:sz w:val="18"/>
                <w:szCs w:val="18"/>
              </w:rPr>
            </w:pPr>
            <w:r w:rsidRPr="00273993">
              <w:rPr>
                <w:rStyle w:val="Heading1Char"/>
                <w:rFonts w:asciiTheme="minorHAnsi" w:hAnsiTheme="minorHAnsi"/>
                <w:b w:val="0"/>
                <w:sz w:val="18"/>
                <w:szCs w:val="18"/>
              </w:rPr>
              <w:t xml:space="preserve">&lt;&lt;if </w:t>
            </w:r>
            <w:r w:rsidR="00A27588" w:rsidRPr="00EA36ED">
              <w:rPr>
                <w:rStyle w:val="Heading1Char"/>
                <w:rFonts w:asciiTheme="minorHAnsi" w:hAnsiTheme="minorHAnsi"/>
                <w:b w:val="0"/>
                <w:bCs/>
                <w:i/>
                <w:sz w:val="18"/>
                <w:szCs w:val="18"/>
              </w:rPr>
              <w:t>Outdoor lighting and controls</w:t>
            </w:r>
            <w:r w:rsidR="00A27588" w:rsidRPr="00527CE2" w:rsidDel="00A27588">
              <w:rPr>
                <w:rStyle w:val="Heading1Char"/>
                <w:rFonts w:asciiTheme="minorHAnsi" w:hAnsiTheme="minorHAnsi"/>
                <w:b w:val="0"/>
                <w:sz w:val="18"/>
                <w:szCs w:val="18"/>
              </w:rPr>
              <w:t xml:space="preserve"> </w:t>
            </w:r>
            <w:r w:rsidR="00A27588">
              <w:rPr>
                <w:rStyle w:val="Heading1Char"/>
                <w:rFonts w:asciiTheme="minorHAnsi" w:hAnsiTheme="minorHAnsi"/>
                <w:b w:val="0"/>
                <w:sz w:val="18"/>
                <w:szCs w:val="18"/>
              </w:rPr>
              <w:t>from Table A</w:t>
            </w:r>
            <w:r w:rsidRPr="00273993">
              <w:rPr>
                <w:rStyle w:val="Heading1Char"/>
                <w:rFonts w:asciiTheme="minorHAnsi" w:hAnsiTheme="minorHAnsi"/>
                <w:b w:val="0"/>
                <w:sz w:val="18"/>
                <w:szCs w:val="18"/>
              </w:rPr>
              <w:t xml:space="preserve"> = ‘Y’ then display this section; else display standard “This Section Does Not Apply” message&gt;&gt;</w:t>
            </w:r>
          </w:p>
          <w:p w14:paraId="7926574C" w14:textId="548C284D" w:rsidR="00453A00" w:rsidRPr="00273993" w:rsidRDefault="00453A00">
            <w:pPr>
              <w:rPr>
                <w:rFonts w:asciiTheme="minorHAnsi" w:hAnsiTheme="minorHAnsi"/>
                <w:bCs/>
                <w:sz w:val="18"/>
                <w:szCs w:val="18"/>
              </w:rPr>
            </w:pPr>
            <w:ins w:id="1139" w:author="Alhabibi, Haider@Energy" w:date="2022-03-02T17:00:00Z">
              <w:r w:rsidRPr="00453A00">
                <w:rPr>
                  <w:rFonts w:asciiTheme="minorHAnsi" w:hAnsiTheme="minorHAnsi"/>
                  <w:bCs/>
                  <w:sz w:val="18"/>
                  <w:szCs w:val="18"/>
                </w:rPr>
                <w:t>&lt;&lt;Static Text - see the top&gt;&gt;</w:t>
              </w:r>
            </w:ins>
          </w:p>
        </w:tc>
      </w:tr>
      <w:tr w:rsidR="00C84980" w:rsidRPr="002F3D13" w:rsidDel="00453A00" w14:paraId="4C534030" w14:textId="0A21A489" w:rsidTr="00C400E0">
        <w:trPr>
          <w:del w:id="1140" w:author="Alhabibi, Haider@Energy" w:date="2022-03-02T17:00:00Z"/>
        </w:trPr>
        <w:tc>
          <w:tcPr>
            <w:tcW w:w="468" w:type="dxa"/>
            <w:vAlign w:val="center"/>
          </w:tcPr>
          <w:p w14:paraId="67C1A6B9" w14:textId="3F8A8EEA" w:rsidR="00C84980" w:rsidRPr="002F3D13" w:rsidDel="00453A00" w:rsidRDefault="00C84980" w:rsidP="00C400E0">
            <w:pPr>
              <w:jc w:val="center"/>
              <w:rPr>
                <w:del w:id="1141" w:author="Alhabibi, Haider@Energy" w:date="2022-03-02T17:00:00Z"/>
                <w:rFonts w:asciiTheme="minorHAnsi" w:hAnsiTheme="minorHAnsi"/>
                <w:sz w:val="18"/>
                <w:szCs w:val="18"/>
              </w:rPr>
            </w:pPr>
            <w:del w:id="1142" w:author="Alhabibi, Haider@Energy" w:date="2022-03-02T17:00:00Z">
              <w:r w:rsidRPr="002F3D13" w:rsidDel="00453A00">
                <w:rPr>
                  <w:rFonts w:asciiTheme="minorHAnsi" w:hAnsiTheme="minorHAnsi"/>
                  <w:sz w:val="18"/>
                  <w:szCs w:val="18"/>
                </w:rPr>
                <w:delText>01</w:delText>
              </w:r>
            </w:del>
          </w:p>
        </w:tc>
        <w:tc>
          <w:tcPr>
            <w:tcW w:w="10350" w:type="dxa"/>
          </w:tcPr>
          <w:p w14:paraId="0B260324" w14:textId="731F12D0" w:rsidR="00C84980" w:rsidRPr="002F3D13" w:rsidDel="00453A00" w:rsidRDefault="00C84980" w:rsidP="00EE03D2">
            <w:pPr>
              <w:rPr>
                <w:del w:id="1143" w:author="Alhabibi, Haider@Energy" w:date="2022-03-02T17:00:00Z"/>
                <w:rFonts w:asciiTheme="minorHAnsi" w:hAnsiTheme="minorHAnsi"/>
                <w:sz w:val="18"/>
                <w:szCs w:val="18"/>
              </w:rPr>
            </w:pPr>
            <w:del w:id="1144" w:author="Alhabibi, Haider@Energy" w:date="2022-03-02T17:00:00Z">
              <w:r w:rsidRPr="002F3D13" w:rsidDel="00453A00">
                <w:rPr>
                  <w:rFonts w:asciiTheme="minorHAnsi" w:hAnsiTheme="minorHAnsi"/>
                  <w:sz w:val="18"/>
                  <w:szCs w:val="18"/>
                </w:rPr>
                <w:delText>150.0(k)</w:delText>
              </w:r>
              <w:r w:rsidDel="00453A00">
                <w:rPr>
                  <w:rFonts w:asciiTheme="minorHAnsi" w:hAnsiTheme="minorHAnsi"/>
                  <w:sz w:val="18"/>
                  <w:szCs w:val="18"/>
                </w:rPr>
                <w:delText>1A</w:delText>
              </w:r>
              <w:r w:rsidR="00EE03D2" w:rsidDel="00453A00">
                <w:rPr>
                  <w:rFonts w:asciiTheme="minorHAnsi" w:hAnsiTheme="minorHAnsi"/>
                  <w:sz w:val="18"/>
                  <w:szCs w:val="18"/>
                </w:rPr>
                <w:delText xml:space="preserve"> and Table 150.0-A</w:delText>
              </w:r>
              <w:r w:rsidDel="00453A00">
                <w:rPr>
                  <w:rFonts w:asciiTheme="minorHAnsi" w:hAnsiTheme="minorHAnsi"/>
                  <w:sz w:val="18"/>
                  <w:szCs w:val="18"/>
                </w:rPr>
                <w:delText>: High efficacy outdoor lighting</w:delText>
              </w:r>
              <w:r w:rsidR="00EE03D2" w:rsidDel="00453A00">
                <w:rPr>
                  <w:rFonts w:asciiTheme="minorHAnsi" w:hAnsiTheme="minorHAnsi"/>
                  <w:sz w:val="18"/>
                  <w:szCs w:val="18"/>
                </w:rPr>
                <w:delText xml:space="preserve"> or LED light sources</w:delText>
              </w:r>
              <w:r w:rsidDel="00453A00">
                <w:rPr>
                  <w:rFonts w:asciiTheme="minorHAnsi" w:hAnsiTheme="minorHAnsi"/>
                  <w:sz w:val="18"/>
                  <w:szCs w:val="18"/>
                </w:rPr>
                <w:delText xml:space="preserve"> </w:delText>
              </w:r>
              <w:r w:rsidR="00EE03D2" w:rsidDel="00453A00">
                <w:rPr>
                  <w:rFonts w:asciiTheme="minorHAnsi" w:hAnsiTheme="minorHAnsi"/>
                  <w:sz w:val="18"/>
                  <w:szCs w:val="18"/>
                </w:rPr>
                <w:delText>are</w:delText>
              </w:r>
              <w:r w:rsidDel="00453A00">
                <w:rPr>
                  <w:rFonts w:asciiTheme="minorHAnsi" w:hAnsiTheme="minorHAnsi"/>
                  <w:sz w:val="18"/>
                  <w:szCs w:val="18"/>
                </w:rPr>
                <w:delText xml:space="preserve"> installed.</w:delText>
              </w:r>
            </w:del>
          </w:p>
        </w:tc>
      </w:tr>
      <w:tr w:rsidR="00C84980" w:rsidRPr="002F3D13" w:rsidDel="00453A00" w14:paraId="6507DAFB" w14:textId="22FA65F7" w:rsidTr="00C400E0">
        <w:trPr>
          <w:del w:id="1145" w:author="Alhabibi, Haider@Energy" w:date="2022-03-02T17:00:00Z"/>
        </w:trPr>
        <w:tc>
          <w:tcPr>
            <w:tcW w:w="468" w:type="dxa"/>
            <w:vAlign w:val="center"/>
          </w:tcPr>
          <w:p w14:paraId="30D24F8C" w14:textId="0B79B4C9" w:rsidR="00C84980" w:rsidRPr="002F3D13" w:rsidDel="00453A00" w:rsidRDefault="00C84980" w:rsidP="00C400E0">
            <w:pPr>
              <w:jc w:val="center"/>
              <w:rPr>
                <w:del w:id="1146" w:author="Alhabibi, Haider@Energy" w:date="2022-03-02T17:00:00Z"/>
                <w:rFonts w:asciiTheme="minorHAnsi" w:hAnsiTheme="minorHAnsi"/>
                <w:sz w:val="18"/>
                <w:szCs w:val="18"/>
              </w:rPr>
            </w:pPr>
            <w:del w:id="1147" w:author="Alhabibi, Haider@Energy" w:date="2022-03-02T17:00:00Z">
              <w:r w:rsidRPr="002F3D13" w:rsidDel="00453A00">
                <w:rPr>
                  <w:rFonts w:asciiTheme="minorHAnsi" w:hAnsiTheme="minorHAnsi"/>
                  <w:sz w:val="18"/>
                  <w:szCs w:val="18"/>
                </w:rPr>
                <w:delText>02</w:delText>
              </w:r>
            </w:del>
          </w:p>
        </w:tc>
        <w:tc>
          <w:tcPr>
            <w:tcW w:w="10350" w:type="dxa"/>
          </w:tcPr>
          <w:p w14:paraId="0F428D19" w14:textId="4F1BF609" w:rsidR="00C84980" w:rsidDel="00453A00" w:rsidRDefault="00C84980" w:rsidP="00C400E0">
            <w:pPr>
              <w:rPr>
                <w:del w:id="1148" w:author="Alhabibi, Haider@Energy" w:date="2022-03-02T17:00:00Z"/>
                <w:rFonts w:asciiTheme="minorHAnsi" w:hAnsiTheme="minorHAnsi"/>
                <w:sz w:val="18"/>
                <w:szCs w:val="18"/>
              </w:rPr>
            </w:pPr>
            <w:del w:id="1149" w:author="Alhabibi, Haider@Energy" w:date="2022-03-02T17:00:00Z">
              <w:r w:rsidRPr="002F3D13" w:rsidDel="00453A00">
                <w:rPr>
                  <w:rFonts w:asciiTheme="minorHAnsi" w:hAnsiTheme="minorHAnsi"/>
                  <w:sz w:val="18"/>
                  <w:szCs w:val="18"/>
                </w:rPr>
                <w:delText>150.0(k)</w:delText>
              </w:r>
              <w:r w:rsidDel="00453A00">
                <w:rPr>
                  <w:rFonts w:asciiTheme="minorHAnsi" w:hAnsiTheme="minorHAnsi"/>
                  <w:sz w:val="18"/>
                  <w:szCs w:val="18"/>
                </w:rPr>
                <w:delText xml:space="preserve">3A: Outdoor lighting is controlled by a manual ON and OFF switch </w:delText>
              </w:r>
              <w:r w:rsidR="00EE03D2" w:rsidDel="00453A00">
                <w:rPr>
                  <w:rFonts w:asciiTheme="minorHAnsi" w:hAnsiTheme="minorHAnsi"/>
                  <w:sz w:val="18"/>
                  <w:szCs w:val="18"/>
                </w:rPr>
                <w:delText xml:space="preserve">that permits </w:delText>
              </w:r>
              <w:r w:rsidDel="00453A00">
                <w:rPr>
                  <w:rFonts w:asciiTheme="minorHAnsi" w:hAnsiTheme="minorHAnsi"/>
                  <w:sz w:val="18"/>
                  <w:szCs w:val="18"/>
                </w:rPr>
                <w:delText xml:space="preserve">one of the following automatic </w:delText>
              </w:r>
              <w:r w:rsidR="00EE03D2" w:rsidDel="00453A00">
                <w:rPr>
                  <w:rFonts w:asciiTheme="minorHAnsi" w:hAnsiTheme="minorHAnsi"/>
                  <w:sz w:val="18"/>
                  <w:szCs w:val="18"/>
                </w:rPr>
                <w:delText>actions</w:delText>
              </w:r>
              <w:r w:rsidDel="00453A00">
                <w:rPr>
                  <w:rFonts w:asciiTheme="minorHAnsi" w:hAnsiTheme="minorHAnsi"/>
                  <w:sz w:val="18"/>
                  <w:szCs w:val="18"/>
                </w:rPr>
                <w:delText>:</w:delText>
              </w:r>
            </w:del>
          </w:p>
          <w:p w14:paraId="072BA664" w14:textId="7174C5B3" w:rsidR="00C84980" w:rsidDel="00453A00" w:rsidRDefault="00EE03D2" w:rsidP="00C400E0">
            <w:pPr>
              <w:pStyle w:val="ListParagraph"/>
              <w:numPr>
                <w:ilvl w:val="0"/>
                <w:numId w:val="42"/>
              </w:numPr>
              <w:rPr>
                <w:del w:id="1150" w:author="Alhabibi, Haider@Energy" w:date="2022-03-02T17:00:00Z"/>
                <w:rFonts w:asciiTheme="minorHAnsi" w:hAnsiTheme="minorHAnsi"/>
                <w:sz w:val="18"/>
                <w:szCs w:val="18"/>
              </w:rPr>
            </w:pPr>
            <w:del w:id="1151" w:author="Alhabibi, Haider@Energy" w:date="2022-03-02T17:00:00Z">
              <w:r w:rsidDel="00453A00">
                <w:rPr>
                  <w:rFonts w:asciiTheme="minorHAnsi" w:hAnsiTheme="minorHAnsi"/>
                  <w:sz w:val="18"/>
                  <w:szCs w:val="18"/>
                </w:rPr>
                <w:delText xml:space="preserve">Controlled by a photocell </w:delText>
              </w:r>
              <w:r w:rsidR="00C84980" w:rsidDel="00453A00">
                <w:rPr>
                  <w:rFonts w:asciiTheme="minorHAnsi" w:hAnsiTheme="minorHAnsi"/>
                  <w:sz w:val="18"/>
                  <w:szCs w:val="18"/>
                </w:rPr>
                <w:delText xml:space="preserve">and </w:delText>
              </w:r>
              <w:r w:rsidDel="00453A00">
                <w:rPr>
                  <w:rFonts w:asciiTheme="minorHAnsi" w:hAnsiTheme="minorHAnsi"/>
                  <w:sz w:val="18"/>
                  <w:szCs w:val="18"/>
                </w:rPr>
                <w:delText xml:space="preserve">either a </w:delText>
              </w:r>
              <w:r w:rsidR="00C84980" w:rsidDel="00453A00">
                <w:rPr>
                  <w:rFonts w:asciiTheme="minorHAnsi" w:hAnsiTheme="minorHAnsi"/>
                  <w:sz w:val="18"/>
                  <w:szCs w:val="18"/>
                </w:rPr>
                <w:delText>motion sensor</w:delText>
              </w:r>
              <w:r w:rsidDel="00453A00">
                <w:rPr>
                  <w:rFonts w:asciiTheme="minorHAnsi" w:hAnsiTheme="minorHAnsi"/>
                  <w:sz w:val="18"/>
                  <w:szCs w:val="18"/>
                </w:rPr>
                <w:delText xml:space="preserve"> or an automatic time switch control</w:delText>
              </w:r>
              <w:r w:rsidR="00C84980" w:rsidDel="00453A00">
                <w:rPr>
                  <w:rFonts w:asciiTheme="minorHAnsi" w:hAnsiTheme="minorHAnsi"/>
                  <w:sz w:val="18"/>
                  <w:szCs w:val="18"/>
                </w:rPr>
                <w:delText>;</w:delText>
              </w:r>
              <w:r w:rsidDel="00453A00">
                <w:rPr>
                  <w:rFonts w:asciiTheme="minorHAnsi" w:hAnsiTheme="minorHAnsi"/>
                  <w:sz w:val="18"/>
                  <w:szCs w:val="18"/>
                </w:rPr>
                <w:delText xml:space="preserve"> or</w:delText>
              </w:r>
            </w:del>
          </w:p>
          <w:p w14:paraId="467D48B2" w14:textId="4A7D2799" w:rsidR="00C84980" w:rsidDel="00453A00" w:rsidRDefault="00EE03D2" w:rsidP="00EE03D2">
            <w:pPr>
              <w:pStyle w:val="ListParagraph"/>
              <w:numPr>
                <w:ilvl w:val="0"/>
                <w:numId w:val="42"/>
              </w:numPr>
              <w:rPr>
                <w:del w:id="1152" w:author="Alhabibi, Haider@Energy" w:date="2022-03-02T17:00:00Z"/>
                <w:rFonts w:asciiTheme="minorHAnsi" w:hAnsiTheme="minorHAnsi"/>
                <w:sz w:val="18"/>
                <w:szCs w:val="18"/>
              </w:rPr>
            </w:pPr>
            <w:del w:id="1153" w:author="Alhabibi, Haider@Energy" w:date="2022-03-02T17:00:00Z">
              <w:r w:rsidDel="00453A00">
                <w:rPr>
                  <w:rFonts w:asciiTheme="minorHAnsi" w:hAnsiTheme="minorHAnsi"/>
                  <w:sz w:val="18"/>
                  <w:szCs w:val="18"/>
                </w:rPr>
                <w:delText>Controlled by an a</w:delText>
              </w:r>
              <w:r w:rsidR="00C84980" w:rsidRPr="00EE03D2" w:rsidDel="00453A00">
                <w:rPr>
                  <w:rFonts w:asciiTheme="minorHAnsi" w:hAnsiTheme="minorHAnsi"/>
                  <w:sz w:val="18"/>
                  <w:szCs w:val="18"/>
                </w:rPr>
                <w:delText xml:space="preserve">stronomical time clock </w:delText>
              </w:r>
              <w:r w:rsidDel="00453A00">
                <w:rPr>
                  <w:rFonts w:asciiTheme="minorHAnsi" w:hAnsiTheme="minorHAnsi"/>
                  <w:sz w:val="18"/>
                  <w:szCs w:val="18"/>
                </w:rPr>
                <w:delText>control.</w:delText>
              </w:r>
            </w:del>
          </w:p>
          <w:p w14:paraId="7E36895D" w14:textId="3E64EB3A" w:rsidR="00EE03D2" w:rsidDel="00453A00" w:rsidRDefault="00EE03D2" w:rsidP="00EE03D2">
            <w:pPr>
              <w:rPr>
                <w:del w:id="1154" w:author="Alhabibi, Haider@Energy" w:date="2022-03-02T17:00:00Z"/>
                <w:rFonts w:asciiTheme="minorHAnsi" w:hAnsiTheme="minorHAnsi"/>
                <w:sz w:val="18"/>
                <w:szCs w:val="18"/>
              </w:rPr>
            </w:pPr>
          </w:p>
          <w:p w14:paraId="7F66076B" w14:textId="7A3CEA2A" w:rsidR="00EE03D2" w:rsidRPr="00EE03D2" w:rsidDel="00453A00" w:rsidRDefault="00EE03D2" w:rsidP="00EE03D2">
            <w:pPr>
              <w:rPr>
                <w:del w:id="1155" w:author="Alhabibi, Haider@Energy" w:date="2022-03-02T17:00:00Z"/>
                <w:rFonts w:asciiTheme="minorHAnsi" w:hAnsiTheme="minorHAnsi"/>
                <w:sz w:val="18"/>
                <w:szCs w:val="18"/>
              </w:rPr>
            </w:pPr>
            <w:del w:id="1156" w:author="Alhabibi, Haider@Energy" w:date="2022-03-02T17:00:00Z">
              <w:r w:rsidDel="00453A00">
                <w:rPr>
                  <w:rFonts w:asciiTheme="minorHAnsi" w:hAnsiTheme="minorHAnsi"/>
                  <w:sz w:val="18"/>
                  <w:szCs w:val="18"/>
                </w:rPr>
                <w:delText>Control that override to ON shall not be allowed unless the override automatically returns the automatic control to its normal operation within 6 hours.</w:delText>
              </w:r>
            </w:del>
          </w:p>
          <w:p w14:paraId="4F5AAF67" w14:textId="4DE69BF8" w:rsidR="00C84980" w:rsidRPr="00EA36ED" w:rsidDel="00453A00" w:rsidRDefault="00EE03D2" w:rsidP="00EA36ED">
            <w:pPr>
              <w:rPr>
                <w:del w:id="1157" w:author="Alhabibi, Haider@Energy" w:date="2022-03-02T17:00:00Z"/>
                <w:rFonts w:asciiTheme="minorHAnsi" w:hAnsiTheme="minorHAnsi"/>
                <w:sz w:val="18"/>
                <w:szCs w:val="18"/>
              </w:rPr>
            </w:pPr>
            <w:del w:id="1158" w:author="Alhabibi, Haider@Energy" w:date="2022-03-02T17:00:00Z">
              <w:r w:rsidRPr="00EA36ED" w:rsidDel="00453A00">
                <w:rPr>
                  <w:rFonts w:asciiTheme="minorHAnsi" w:hAnsiTheme="minorHAnsi"/>
                  <w:sz w:val="18"/>
                  <w:szCs w:val="18"/>
                </w:rPr>
                <w:delText xml:space="preserve">An energy management control that provides the specified lighting control functionality and complies with all requirements applicable to the specified controls may be used to meet the above requirements.  </w:delText>
              </w:r>
            </w:del>
          </w:p>
        </w:tc>
      </w:tr>
      <w:tr w:rsidR="00C84980" w:rsidRPr="00B30E86" w14:paraId="432E2E8E" w14:textId="77777777" w:rsidTr="00C400E0">
        <w:tc>
          <w:tcPr>
            <w:tcW w:w="10818" w:type="dxa"/>
            <w:gridSpan w:val="2"/>
          </w:tcPr>
          <w:p w14:paraId="7968C3D8" w14:textId="77777777" w:rsidR="00C84980" w:rsidRPr="00B30E86" w:rsidRDefault="00C84980" w:rsidP="00C400E0">
            <w:pPr>
              <w:rPr>
                <w:rFonts w:asciiTheme="minorHAnsi" w:hAnsiTheme="minorHAnsi"/>
                <w:b/>
                <w:sz w:val="18"/>
                <w:szCs w:val="18"/>
              </w:rPr>
            </w:pPr>
            <w:r w:rsidRPr="00B30E86">
              <w:rPr>
                <w:rFonts w:asciiTheme="minorHAnsi" w:hAnsiTheme="minorHAnsi"/>
                <w:b/>
                <w:sz w:val="18"/>
                <w:szCs w:val="18"/>
              </w:rPr>
              <w:t>The responsible person’s signature on this compliance document affirms that all applicable requirements in this table have been met.</w:t>
            </w:r>
          </w:p>
        </w:tc>
      </w:tr>
    </w:tbl>
    <w:p w14:paraId="05C6C1AB" w14:textId="417A9427" w:rsidR="00A02252" w:rsidRDefault="00A02252" w:rsidP="005A1542">
      <w:pPr>
        <w:rPr>
          <w:ins w:id="1159" w:author="Alhabibi, Haider@Energy" w:date="2021-11-29T18:56:00Z"/>
          <w:rFonts w:asciiTheme="minorHAnsi" w:hAnsiTheme="minorHAnsi"/>
          <w:bCs/>
          <w:sz w:val="18"/>
          <w:szCs w:val="1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818"/>
      </w:tblGrid>
      <w:tr w:rsidR="00B222E0" w:rsidRPr="00B222E0" w14:paraId="398329B3" w14:textId="77777777" w:rsidTr="00BE6438">
        <w:trPr>
          <w:ins w:id="1160" w:author="Alhabibi, Haider@Energy" w:date="2021-11-29T18:57:00Z"/>
        </w:trPr>
        <w:tc>
          <w:tcPr>
            <w:tcW w:w="10818" w:type="dxa"/>
          </w:tcPr>
          <w:p w14:paraId="3A24C426" w14:textId="7C40F684" w:rsidR="00B222E0" w:rsidRPr="00B222E0" w:rsidRDefault="0084753D" w:rsidP="00B222E0">
            <w:pPr>
              <w:rPr>
                <w:ins w:id="1161" w:author="Alhabibi, Haider@Energy" w:date="2021-11-29T18:57:00Z"/>
                <w:rFonts w:asciiTheme="minorHAnsi" w:hAnsiTheme="minorHAnsi"/>
                <w:b/>
                <w:bCs/>
                <w:szCs w:val="18"/>
              </w:rPr>
            </w:pPr>
            <w:ins w:id="1162" w:author="Alhabibi, Haider@Energy" w:date="2022-02-28T19:18:00Z">
              <w:r>
                <w:rPr>
                  <w:rFonts w:asciiTheme="minorHAnsi" w:hAnsiTheme="minorHAnsi"/>
                  <w:b/>
                  <w:bCs/>
                  <w:szCs w:val="18"/>
                </w:rPr>
                <w:t>J</w:t>
              </w:r>
            </w:ins>
            <w:ins w:id="1163" w:author="Alhabibi, Haider@Energy" w:date="2021-11-29T18:57:00Z">
              <w:r w:rsidR="00B222E0" w:rsidRPr="00B222E0">
                <w:rPr>
                  <w:rFonts w:asciiTheme="minorHAnsi" w:hAnsiTheme="minorHAnsi"/>
                  <w:b/>
                  <w:bCs/>
                  <w:szCs w:val="18"/>
                </w:rPr>
                <w:t xml:space="preserve">. </w:t>
              </w:r>
              <w:r w:rsidR="00B222E0">
                <w:rPr>
                  <w:rFonts w:asciiTheme="minorHAnsi" w:hAnsiTheme="minorHAnsi"/>
                  <w:b/>
                  <w:sz w:val="18"/>
                  <w:szCs w:val="18"/>
                </w:rPr>
                <w:t xml:space="preserve">Lighting for </w:t>
              </w:r>
              <w:r w:rsidR="00B222E0" w:rsidRPr="000F7634">
                <w:rPr>
                  <w:rStyle w:val="Heading1Char"/>
                  <w:rFonts w:asciiTheme="minorHAnsi" w:hAnsiTheme="minorHAnsi"/>
                  <w:bCs/>
                  <w:sz w:val="18"/>
                  <w:szCs w:val="18"/>
                </w:rPr>
                <w:t xml:space="preserve">Residential Garages </w:t>
              </w:r>
              <w:r w:rsidR="00B222E0">
                <w:rPr>
                  <w:rStyle w:val="Heading1Char"/>
                  <w:rFonts w:asciiTheme="minorHAnsi" w:hAnsiTheme="minorHAnsi"/>
                  <w:bCs/>
                  <w:sz w:val="18"/>
                  <w:szCs w:val="18"/>
                </w:rPr>
                <w:t xml:space="preserve">for </w:t>
              </w:r>
              <w:r w:rsidR="00B222E0" w:rsidRPr="000F7634">
                <w:rPr>
                  <w:rStyle w:val="Heading1Char"/>
                  <w:rFonts w:asciiTheme="minorHAnsi" w:hAnsiTheme="minorHAnsi"/>
                  <w:bCs/>
                  <w:sz w:val="18"/>
                  <w:szCs w:val="18"/>
                </w:rPr>
                <w:t>Eight or More Vehicles</w:t>
              </w:r>
            </w:ins>
          </w:p>
          <w:p w14:paraId="25B57A6E" w14:textId="77777777" w:rsidR="00B222E0" w:rsidRDefault="00B222E0" w:rsidP="00B222E0">
            <w:pPr>
              <w:rPr>
                <w:ins w:id="1164" w:author="Alhabibi, Haider@Energy" w:date="2022-03-02T17:00:00Z"/>
                <w:rFonts w:asciiTheme="minorHAnsi" w:hAnsiTheme="minorHAnsi"/>
                <w:sz w:val="18"/>
                <w:szCs w:val="18"/>
              </w:rPr>
            </w:pPr>
            <w:ins w:id="1165" w:author="Alhabibi, Haider@Energy" w:date="2021-11-29T18:57:00Z">
              <w:r w:rsidRPr="00B222E0">
                <w:rPr>
                  <w:rFonts w:asciiTheme="minorHAnsi" w:hAnsiTheme="minorHAnsi"/>
                  <w:sz w:val="18"/>
                  <w:szCs w:val="18"/>
                </w:rPr>
                <w:t xml:space="preserve">&lt;&lt;if </w:t>
              </w:r>
            </w:ins>
            <w:ins w:id="1166" w:author="Alhabibi, Haider@Energy" w:date="2021-11-29T18:59:00Z">
              <w:r w:rsidR="003A50CF" w:rsidRPr="003A50CF">
                <w:rPr>
                  <w:rFonts w:asciiTheme="minorHAnsi" w:hAnsiTheme="minorHAnsi"/>
                  <w:bCs/>
                  <w:i/>
                  <w:sz w:val="18"/>
                  <w:szCs w:val="18"/>
                </w:rPr>
                <w:t xml:space="preserve">Lighting for Residential Garages for Eight or More Vehicles </w:t>
              </w:r>
            </w:ins>
            <w:ins w:id="1167" w:author="Alhabibi, Haider@Energy" w:date="2021-11-29T18:57:00Z">
              <w:r w:rsidRPr="00B222E0">
                <w:rPr>
                  <w:rFonts w:asciiTheme="minorHAnsi" w:hAnsiTheme="minorHAnsi"/>
                  <w:sz w:val="18"/>
                  <w:szCs w:val="18"/>
                </w:rPr>
                <w:t>from Table A = ‘Y’ then display this section; else display standard “This Section Does Not Apply” message&gt;&gt;</w:t>
              </w:r>
            </w:ins>
          </w:p>
          <w:p w14:paraId="2F85C27E" w14:textId="628AB3F8" w:rsidR="00D755E5" w:rsidRPr="00B222E0" w:rsidRDefault="00D755E5" w:rsidP="00B222E0">
            <w:pPr>
              <w:rPr>
                <w:ins w:id="1168" w:author="Alhabibi, Haider@Energy" w:date="2021-11-29T18:57:00Z"/>
                <w:rFonts w:asciiTheme="minorHAnsi" w:hAnsiTheme="minorHAnsi"/>
                <w:bCs/>
                <w:sz w:val="18"/>
                <w:szCs w:val="18"/>
              </w:rPr>
            </w:pPr>
            <w:ins w:id="1169" w:author="Alhabibi, Haider@Energy" w:date="2022-03-02T17:00:00Z">
              <w:r w:rsidRPr="00D755E5">
                <w:rPr>
                  <w:rFonts w:asciiTheme="minorHAnsi" w:hAnsiTheme="minorHAnsi"/>
                  <w:bCs/>
                  <w:sz w:val="18"/>
                  <w:szCs w:val="18"/>
                </w:rPr>
                <w:t>&lt;&lt;Static Text - see the top&gt;&gt;</w:t>
              </w:r>
            </w:ins>
          </w:p>
        </w:tc>
      </w:tr>
      <w:tr w:rsidR="00B222E0" w:rsidRPr="00B222E0" w14:paraId="6FFF3A31" w14:textId="77777777" w:rsidTr="00BE6438">
        <w:trPr>
          <w:ins w:id="1170" w:author="Alhabibi, Haider@Energy" w:date="2021-11-29T18:57:00Z"/>
        </w:trPr>
        <w:tc>
          <w:tcPr>
            <w:tcW w:w="10818" w:type="dxa"/>
          </w:tcPr>
          <w:p w14:paraId="1B1E2F09" w14:textId="77777777" w:rsidR="00B222E0" w:rsidRPr="00B222E0" w:rsidRDefault="00B222E0" w:rsidP="00B222E0">
            <w:pPr>
              <w:rPr>
                <w:ins w:id="1171" w:author="Alhabibi, Haider@Energy" w:date="2021-11-29T18:57:00Z"/>
                <w:rFonts w:asciiTheme="minorHAnsi" w:hAnsiTheme="minorHAnsi"/>
                <w:b/>
                <w:sz w:val="18"/>
                <w:szCs w:val="18"/>
              </w:rPr>
            </w:pPr>
            <w:ins w:id="1172" w:author="Alhabibi, Haider@Energy" w:date="2021-11-29T18:57:00Z">
              <w:r w:rsidRPr="00B222E0">
                <w:rPr>
                  <w:rFonts w:asciiTheme="minorHAnsi" w:hAnsiTheme="minorHAnsi"/>
                  <w:b/>
                  <w:sz w:val="18"/>
                  <w:szCs w:val="18"/>
                </w:rPr>
                <w:t>The responsible person’s signature on this compliance document affirms that all applicable requirements in this table have been met.</w:t>
              </w:r>
            </w:ins>
          </w:p>
        </w:tc>
      </w:tr>
    </w:tbl>
    <w:p w14:paraId="1033319F" w14:textId="77777777" w:rsidR="00847D07" w:rsidRDefault="00847D07" w:rsidP="005A1542">
      <w:pPr>
        <w:rPr>
          <w:ins w:id="1173" w:author="Alhabibi, Haider@Energy" w:date="2021-12-06T13:54:00Z"/>
          <w:rFonts w:asciiTheme="minorHAnsi" w:hAnsiTheme="minorHAnsi"/>
          <w:bCs/>
          <w:sz w:val="18"/>
          <w:szCs w:val="18"/>
        </w:rPr>
      </w:pPr>
    </w:p>
    <w:p w14:paraId="073EB1E3" w14:textId="77777777" w:rsidR="00847D07" w:rsidRDefault="00847D07" w:rsidP="005A1542">
      <w:pPr>
        <w:rPr>
          <w:ins w:id="1174" w:author="Alhabibi, Haider@Energy" w:date="2021-12-06T13:55:00Z"/>
          <w:rFonts w:asciiTheme="minorHAnsi" w:hAnsiTheme="minorHAnsi"/>
          <w:bCs/>
          <w:sz w:val="18"/>
          <w:szCs w:val="1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829"/>
      </w:tblGrid>
      <w:tr w:rsidR="00847D07" w:rsidRPr="00273993" w14:paraId="00BAE304" w14:textId="77777777" w:rsidTr="00BD5474">
        <w:trPr>
          <w:ins w:id="1175" w:author="Alhabibi, Haider@Energy" w:date="2021-12-06T13:55:00Z"/>
        </w:trPr>
        <w:tc>
          <w:tcPr>
            <w:tcW w:w="10829" w:type="dxa"/>
          </w:tcPr>
          <w:p w14:paraId="25539102" w14:textId="77777777" w:rsidR="00847D07" w:rsidRDefault="0084753D" w:rsidP="00BD5474">
            <w:pPr>
              <w:tabs>
                <w:tab w:val="left" w:pos="3640"/>
              </w:tabs>
              <w:rPr>
                <w:ins w:id="1176" w:author="Alhabibi, Haider@Energy" w:date="2022-03-02T17:00:00Z"/>
                <w:rFonts w:asciiTheme="minorHAnsi" w:hAnsiTheme="minorHAnsi"/>
                <w:i/>
                <w:iCs/>
                <w:sz w:val="18"/>
                <w:szCs w:val="18"/>
              </w:rPr>
            </w:pPr>
            <w:ins w:id="1177" w:author="Alhabibi, Haider@Energy" w:date="2022-02-28T19:18:00Z">
              <w:r>
                <w:rPr>
                  <w:rFonts w:asciiTheme="minorHAnsi" w:hAnsiTheme="minorHAnsi"/>
                  <w:b/>
                  <w:szCs w:val="18"/>
                </w:rPr>
                <w:t>K</w:t>
              </w:r>
            </w:ins>
            <w:ins w:id="1178" w:author="Alhabibi, Haider@Energy" w:date="2021-12-06T13:55:00Z">
              <w:r w:rsidR="00847D07" w:rsidRPr="00C81000">
                <w:rPr>
                  <w:rFonts w:asciiTheme="minorHAnsi" w:hAnsiTheme="minorHAnsi"/>
                  <w:b/>
                  <w:szCs w:val="18"/>
                </w:rPr>
                <w:t xml:space="preserve">. </w:t>
              </w:r>
              <w:r w:rsidR="00847D07" w:rsidRPr="00847D07">
                <w:rPr>
                  <w:rFonts w:asciiTheme="minorHAnsi" w:hAnsiTheme="minorHAnsi"/>
                  <w:b/>
                  <w:szCs w:val="18"/>
                </w:rPr>
                <w:t>Blank Electrical Boxes</w:t>
              </w:r>
              <w:r w:rsidR="00847D07" w:rsidRPr="00273993">
                <w:rPr>
                  <w:rFonts w:asciiTheme="minorHAnsi" w:hAnsiTheme="minorHAnsi"/>
                  <w:sz w:val="18"/>
                  <w:szCs w:val="18"/>
                </w:rPr>
                <w:t>&lt;&lt;</w:t>
              </w:r>
              <w:r w:rsidR="00847D07" w:rsidRPr="00560B42">
                <w:rPr>
                  <w:rFonts w:asciiTheme="minorHAnsi" w:hAnsiTheme="minorHAnsi"/>
                  <w:i/>
                  <w:iCs/>
                  <w:sz w:val="18"/>
                  <w:szCs w:val="18"/>
                  <w:rPrChange w:id="1179" w:author="Alhabibi, Haider@Energy" w:date="2021-12-06T14:07:00Z">
                    <w:rPr>
                      <w:rFonts w:asciiTheme="minorHAnsi" w:hAnsiTheme="minorHAnsi"/>
                      <w:sz w:val="18"/>
                      <w:szCs w:val="18"/>
                    </w:rPr>
                  </w:rPrChange>
                </w:rPr>
                <w:t xml:space="preserve">if </w:t>
              </w:r>
            </w:ins>
            <w:ins w:id="1180" w:author="Alhabibi, Haider@Energy" w:date="2021-12-06T13:57:00Z">
              <w:r w:rsidR="005B7E9A" w:rsidRPr="00560B42">
                <w:rPr>
                  <w:rFonts w:asciiTheme="minorHAnsi" w:hAnsiTheme="minorHAnsi"/>
                  <w:i/>
                  <w:iCs/>
                  <w:sz w:val="18"/>
                  <w:szCs w:val="18"/>
                  <w:rPrChange w:id="1181" w:author="Alhabibi, Haider@Energy" w:date="2021-12-06T14:07:00Z">
                    <w:rPr>
                      <w:rFonts w:asciiTheme="minorHAnsi" w:hAnsiTheme="minorHAnsi"/>
                      <w:sz w:val="18"/>
                      <w:szCs w:val="18"/>
                    </w:rPr>
                  </w:rPrChange>
                </w:rPr>
                <w:t xml:space="preserve">Blank </w:t>
              </w:r>
              <w:r w:rsidR="00275560" w:rsidRPr="00560B42">
                <w:rPr>
                  <w:rStyle w:val="Heading1Char"/>
                  <w:rFonts w:asciiTheme="minorHAnsi" w:hAnsiTheme="minorHAnsi"/>
                  <w:b w:val="0"/>
                  <w:bCs/>
                  <w:i/>
                  <w:iCs/>
                  <w:sz w:val="18"/>
                  <w:szCs w:val="18"/>
                </w:rPr>
                <w:t xml:space="preserve">electrical boxes </w:t>
              </w:r>
              <w:r w:rsidR="005B7E9A" w:rsidRPr="00560B42">
                <w:rPr>
                  <w:rStyle w:val="Heading1Char"/>
                  <w:rFonts w:asciiTheme="minorHAnsi" w:hAnsiTheme="minorHAnsi"/>
                  <w:b w:val="0"/>
                  <w:bCs/>
                  <w:i/>
                  <w:iCs/>
                  <w:sz w:val="18"/>
                  <w:szCs w:val="18"/>
                </w:rPr>
                <w:t>i</w:t>
              </w:r>
              <w:r w:rsidR="005B7E9A" w:rsidRPr="00560B42">
                <w:rPr>
                  <w:rStyle w:val="Heading1Char"/>
                  <w:b w:val="0"/>
                  <w:bCs/>
                  <w:i/>
                  <w:iCs/>
                  <w:sz w:val="18"/>
                </w:rPr>
                <w:t>n</w:t>
              </w:r>
              <w:r w:rsidR="005B7E9A" w:rsidRPr="00AB4715">
                <w:rPr>
                  <w:rStyle w:val="Heading1Char"/>
                  <w:b w:val="0"/>
                  <w:bCs/>
                  <w:i/>
                  <w:iCs/>
                  <w:sz w:val="18"/>
                </w:rPr>
                <w:t xml:space="preserve">stalled </w:t>
              </w:r>
              <w:r w:rsidR="00275560" w:rsidRPr="00AB4715">
                <w:rPr>
                  <w:rStyle w:val="Heading1Char"/>
                  <w:rFonts w:asciiTheme="minorHAnsi" w:hAnsiTheme="minorHAnsi"/>
                  <w:b w:val="0"/>
                  <w:bCs/>
                  <w:i/>
                  <w:iCs/>
                  <w:sz w:val="18"/>
                  <w:szCs w:val="18"/>
                </w:rPr>
                <w:t xml:space="preserve">more than 5 feet </w:t>
              </w:r>
            </w:ins>
            <w:ins w:id="1182" w:author="Alhabibi, Haider@Energy" w:date="2021-12-06T13:58:00Z">
              <w:r w:rsidR="00743217" w:rsidRPr="00AB4715">
                <w:rPr>
                  <w:rStyle w:val="Heading1Char"/>
                  <w:rFonts w:asciiTheme="minorHAnsi" w:hAnsiTheme="minorHAnsi"/>
                  <w:b w:val="0"/>
                  <w:bCs/>
                  <w:i/>
                  <w:iCs/>
                  <w:sz w:val="18"/>
                  <w:szCs w:val="18"/>
                </w:rPr>
                <w:t>f</w:t>
              </w:r>
              <w:r w:rsidR="00743217" w:rsidRPr="00E1316D">
                <w:rPr>
                  <w:rStyle w:val="Heading1Char"/>
                  <w:b w:val="0"/>
                  <w:bCs/>
                  <w:i/>
                  <w:iCs/>
                  <w:sz w:val="18"/>
                </w:rPr>
                <w:t xml:space="preserve">rom </w:t>
              </w:r>
              <w:proofErr w:type="gramStart"/>
              <w:r w:rsidR="00743217" w:rsidRPr="00E1316D">
                <w:rPr>
                  <w:rStyle w:val="Heading1Char"/>
                  <w:b w:val="0"/>
                  <w:bCs/>
                  <w:i/>
                  <w:iCs/>
                  <w:sz w:val="18"/>
                </w:rPr>
                <w:t xml:space="preserve">the </w:t>
              </w:r>
            </w:ins>
            <w:ins w:id="1183" w:author="Alhabibi, Haider@Energy" w:date="2021-12-06T13:57:00Z">
              <w:r w:rsidR="00275560" w:rsidRPr="00E1316D">
                <w:rPr>
                  <w:rStyle w:val="Heading1Char"/>
                  <w:rFonts w:asciiTheme="minorHAnsi" w:hAnsiTheme="minorHAnsi"/>
                  <w:b w:val="0"/>
                  <w:bCs/>
                  <w:i/>
                  <w:iCs/>
                  <w:sz w:val="18"/>
                  <w:szCs w:val="18"/>
                </w:rPr>
                <w:t xml:space="preserve"> finished</w:t>
              </w:r>
              <w:proofErr w:type="gramEnd"/>
              <w:r w:rsidR="00275560" w:rsidRPr="00E1316D">
                <w:rPr>
                  <w:rStyle w:val="Heading1Char"/>
                  <w:rFonts w:asciiTheme="minorHAnsi" w:hAnsiTheme="minorHAnsi"/>
                  <w:b w:val="0"/>
                  <w:bCs/>
                  <w:i/>
                  <w:iCs/>
                  <w:sz w:val="18"/>
                  <w:szCs w:val="18"/>
                </w:rPr>
                <w:t xml:space="preserve"> floor </w:t>
              </w:r>
            </w:ins>
            <w:ins w:id="1184" w:author="Alhabibi, Haider@Energy" w:date="2021-12-06T13:55:00Z">
              <w:r w:rsidR="00847D07" w:rsidRPr="00560B42">
                <w:rPr>
                  <w:rFonts w:asciiTheme="minorHAnsi" w:hAnsiTheme="minorHAnsi"/>
                  <w:i/>
                  <w:iCs/>
                  <w:sz w:val="18"/>
                  <w:szCs w:val="18"/>
                  <w:rPrChange w:id="1185" w:author="Alhabibi, Haider@Energy" w:date="2021-12-06T14:07:00Z">
                    <w:rPr>
                      <w:rFonts w:asciiTheme="minorHAnsi" w:hAnsiTheme="minorHAnsi"/>
                      <w:sz w:val="18"/>
                      <w:szCs w:val="18"/>
                    </w:rPr>
                  </w:rPrChange>
                </w:rPr>
                <w:t>from Table A = ‘Y’ then display this section; else display standard “This Section Does Not Apply” message&gt;&gt;</w:t>
              </w:r>
            </w:ins>
          </w:p>
          <w:p w14:paraId="4AD24C03" w14:textId="2DAFCF1A" w:rsidR="00D755E5" w:rsidRPr="00D755E5" w:rsidRDefault="00D755E5" w:rsidP="00BD5474">
            <w:pPr>
              <w:tabs>
                <w:tab w:val="left" w:pos="3640"/>
              </w:tabs>
              <w:rPr>
                <w:ins w:id="1186" w:author="Alhabibi, Haider@Energy" w:date="2021-12-06T13:55:00Z"/>
                <w:rFonts w:asciiTheme="minorHAnsi" w:hAnsiTheme="minorHAnsi"/>
                <w:sz w:val="18"/>
                <w:szCs w:val="18"/>
                <w:rPrChange w:id="1187" w:author="Alhabibi, Haider@Energy" w:date="2022-03-02T17:01:00Z">
                  <w:rPr>
                    <w:ins w:id="1188" w:author="Alhabibi, Haider@Energy" w:date="2021-12-06T13:55:00Z"/>
                    <w:rFonts w:asciiTheme="minorHAnsi" w:hAnsiTheme="minorHAnsi"/>
                    <w:szCs w:val="18"/>
                  </w:rPr>
                </w:rPrChange>
              </w:rPr>
            </w:pPr>
            <w:ins w:id="1189" w:author="Alhabibi, Haider@Energy" w:date="2022-03-02T17:01:00Z">
              <w:r w:rsidRPr="00D755E5">
                <w:rPr>
                  <w:rFonts w:asciiTheme="minorHAnsi" w:hAnsiTheme="minorHAnsi"/>
                  <w:sz w:val="18"/>
                  <w:szCs w:val="18"/>
                  <w:rPrChange w:id="1190" w:author="Alhabibi, Haider@Energy" w:date="2022-03-02T17:01:00Z">
                    <w:rPr>
                      <w:rFonts w:asciiTheme="minorHAnsi" w:hAnsiTheme="minorHAnsi"/>
                      <w:szCs w:val="18"/>
                    </w:rPr>
                  </w:rPrChange>
                </w:rPr>
                <w:lastRenderedPageBreak/>
                <w:t>&lt;&lt;Static Text - see the top&gt;&gt;</w:t>
              </w:r>
            </w:ins>
          </w:p>
        </w:tc>
      </w:tr>
      <w:tr w:rsidR="00847D07" w:rsidRPr="002F3D13" w14:paraId="54E3A9E2" w14:textId="77777777" w:rsidTr="00BD5474">
        <w:trPr>
          <w:ins w:id="1191" w:author="Alhabibi, Haider@Energy" w:date="2021-12-06T13:55:00Z"/>
        </w:trPr>
        <w:tc>
          <w:tcPr>
            <w:tcW w:w="10829" w:type="dxa"/>
          </w:tcPr>
          <w:p w14:paraId="477B010A" w14:textId="77777777" w:rsidR="00847D07" w:rsidRPr="002F3D13" w:rsidRDefault="00847D07" w:rsidP="00BD5474">
            <w:pPr>
              <w:rPr>
                <w:ins w:id="1192" w:author="Alhabibi, Haider@Energy" w:date="2021-12-06T13:55:00Z"/>
                <w:rFonts w:asciiTheme="minorHAnsi" w:hAnsiTheme="minorHAnsi"/>
                <w:sz w:val="18"/>
                <w:szCs w:val="18"/>
              </w:rPr>
            </w:pPr>
            <w:ins w:id="1193" w:author="Alhabibi, Haider@Energy" w:date="2021-12-06T13:55:00Z">
              <w:r w:rsidRPr="00916A10">
                <w:rPr>
                  <w:rFonts w:ascii="Calibri" w:eastAsia="Calibri" w:hAnsi="Calibri"/>
                  <w:b/>
                  <w:sz w:val="18"/>
                  <w:szCs w:val="18"/>
                </w:rPr>
                <w:lastRenderedPageBreak/>
                <w:t>The responsible person’s signature on this compliance document affirms that all applicable requirements in this table have been met.</w:t>
              </w:r>
            </w:ins>
          </w:p>
        </w:tc>
      </w:tr>
    </w:tbl>
    <w:p w14:paraId="7F472056" w14:textId="77777777" w:rsidR="00847D07" w:rsidRPr="002F3D13" w:rsidRDefault="00847D07" w:rsidP="005A1542">
      <w:pPr>
        <w:rPr>
          <w:rFonts w:asciiTheme="minorHAnsi" w:hAnsiTheme="minorHAnsi"/>
          <w:bCs/>
          <w:sz w:val="18"/>
          <w:szCs w:val="18"/>
        </w:rPr>
      </w:pPr>
    </w:p>
    <w:sectPr w:rsidR="00847D07" w:rsidRPr="002F3D13" w:rsidSect="008E4BD9">
      <w:headerReference w:type="even" r:id="rId22"/>
      <w:headerReference w:type="default" r:id="rId23"/>
      <w:headerReference w:type="first" r:id="rId24"/>
      <w:pgSz w:w="12240" w:h="15840"/>
      <w:pgMar w:top="619" w:right="619" w:bottom="1080" w:left="432" w:header="432" w:footer="576" w:gutter="576"/>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10BE2F" w14:textId="77777777" w:rsidR="007C637E" w:rsidRDefault="007C637E" w:rsidP="000C31FB">
      <w:r>
        <w:separator/>
      </w:r>
    </w:p>
  </w:endnote>
  <w:endnote w:type="continuationSeparator" w:id="0">
    <w:p w14:paraId="6245C05B" w14:textId="77777777" w:rsidR="007C637E" w:rsidRDefault="007C637E" w:rsidP="000C31FB">
      <w:r>
        <w:continuationSeparator/>
      </w:r>
    </w:p>
  </w:endnote>
  <w:endnote w:type="continuationNotice" w:id="1">
    <w:p w14:paraId="4997A23E" w14:textId="77777777" w:rsidR="007C637E" w:rsidRDefault="007C637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FFD139" w14:textId="77777777" w:rsidR="00080856" w:rsidRDefault="0008085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6C1C7" w14:textId="77777777" w:rsidR="0056582E" w:rsidRPr="007B1AC9" w:rsidRDefault="0056582E" w:rsidP="004752F9">
    <w:pPr>
      <w:pStyle w:val="Footer"/>
      <w:pBdr>
        <w:top w:val="single" w:sz="4" w:space="1" w:color="auto"/>
      </w:pBdr>
      <w:tabs>
        <w:tab w:val="clear" w:pos="4320"/>
        <w:tab w:val="clear" w:pos="8640"/>
        <w:tab w:val="center" w:pos="5040"/>
        <w:tab w:val="right" w:pos="10620"/>
      </w:tabs>
      <w:rPr>
        <w:rFonts w:ascii="Calibri" w:hAnsi="Calibri"/>
      </w:rPr>
    </w:pPr>
    <w:r w:rsidRPr="007B1AC9">
      <w:rPr>
        <w:rFonts w:ascii="Calibri" w:hAnsi="Calibri"/>
      </w:rPr>
      <w:t xml:space="preserve">Registration Number:                                                          Registration Date/Time:                                         HERS Provider:                       </w:t>
    </w:r>
  </w:p>
  <w:p w14:paraId="05C6C1C8" w14:textId="299BA775" w:rsidR="0056582E" w:rsidRPr="007B1AC9" w:rsidRDefault="0056582E" w:rsidP="004752F9">
    <w:pPr>
      <w:pStyle w:val="Footer"/>
      <w:pBdr>
        <w:top w:val="single" w:sz="4" w:space="1" w:color="auto"/>
      </w:pBdr>
      <w:tabs>
        <w:tab w:val="clear" w:pos="8640"/>
        <w:tab w:val="right" w:pos="10620"/>
      </w:tabs>
      <w:rPr>
        <w:rFonts w:ascii="Calibri" w:hAnsi="Calibri"/>
      </w:rPr>
    </w:pPr>
    <w:r w:rsidRPr="007B1AC9">
      <w:rPr>
        <w:rFonts w:ascii="Calibri" w:hAnsi="Calibri"/>
      </w:rPr>
      <w:t>CA Building Energy Efficiency Standards - 20</w:t>
    </w:r>
    <w:ins w:id="618" w:author="Alhabibi, Haider@Energy" w:date="2021-08-23T16:04:00Z">
      <w:r w:rsidR="00697E8D">
        <w:rPr>
          <w:rFonts w:ascii="Calibri" w:hAnsi="Calibri"/>
        </w:rPr>
        <w:t>22</w:t>
      </w:r>
    </w:ins>
    <w:del w:id="619" w:author="Alhabibi, Haider@Energy" w:date="2021-08-23T16:05:00Z">
      <w:r w:rsidRPr="007B1AC9" w:rsidDel="00697E8D">
        <w:rPr>
          <w:rFonts w:ascii="Calibri" w:hAnsi="Calibri"/>
        </w:rPr>
        <w:delText>1</w:delText>
      </w:r>
      <w:r w:rsidDel="00697E8D">
        <w:rPr>
          <w:rFonts w:ascii="Calibri" w:hAnsi="Calibri"/>
        </w:rPr>
        <w:delText>9</w:delText>
      </w:r>
    </w:del>
    <w:r w:rsidRPr="007B1AC9">
      <w:rPr>
        <w:rFonts w:ascii="Calibri" w:hAnsi="Calibri"/>
      </w:rPr>
      <w:t xml:space="preserve"> Residential Compliance</w:t>
    </w:r>
    <w:r w:rsidRPr="007B1AC9">
      <w:rPr>
        <w:rFonts w:ascii="Calibri" w:hAnsi="Calibri"/>
      </w:rPr>
      <w:tab/>
    </w:r>
    <w:r>
      <w:rPr>
        <w:rFonts w:ascii="Calibri" w:hAnsi="Calibri"/>
      </w:rPr>
      <w:t>January 20</w:t>
    </w:r>
    <w:ins w:id="620" w:author="Alhabibi, Haider@Energy" w:date="2021-08-23T16:05:00Z">
      <w:r w:rsidR="00697E8D">
        <w:rPr>
          <w:rFonts w:ascii="Calibri" w:hAnsi="Calibri"/>
        </w:rPr>
        <w:t>22</w:t>
      </w:r>
    </w:ins>
    <w:del w:id="621" w:author="Alhabibi, Haider@Energy" w:date="2021-08-23T16:05:00Z">
      <w:r w:rsidDel="00697E8D">
        <w:rPr>
          <w:rFonts w:ascii="Calibri" w:hAnsi="Calibri"/>
        </w:rPr>
        <w:delText>20</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B324D8" w14:textId="77777777" w:rsidR="00080856" w:rsidRDefault="0008085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6C1D2" w14:textId="6E4C6B0B" w:rsidR="0056582E" w:rsidRPr="007B1AC9" w:rsidRDefault="0056582E" w:rsidP="004752F9">
    <w:pPr>
      <w:pStyle w:val="Footer"/>
      <w:pBdr>
        <w:top w:val="single" w:sz="4" w:space="1" w:color="auto"/>
      </w:pBdr>
      <w:tabs>
        <w:tab w:val="clear" w:pos="8640"/>
        <w:tab w:val="right" w:pos="10620"/>
      </w:tabs>
      <w:rPr>
        <w:rFonts w:ascii="Calibri" w:hAnsi="Calibri"/>
      </w:rPr>
    </w:pPr>
    <w:r w:rsidRPr="007B1AC9">
      <w:rPr>
        <w:rFonts w:ascii="Calibri" w:hAnsi="Calibri"/>
      </w:rPr>
      <w:t>CA Building Energy Efficiency Standards - 20</w:t>
    </w:r>
    <w:ins w:id="675" w:author="Alhabibi, Haider@Energy" w:date="2021-08-23T16:05:00Z">
      <w:r w:rsidR="00697E8D">
        <w:rPr>
          <w:rFonts w:ascii="Calibri" w:hAnsi="Calibri"/>
        </w:rPr>
        <w:t>22</w:t>
      </w:r>
    </w:ins>
    <w:del w:id="676" w:author="Alhabibi, Haider@Energy" w:date="2021-08-23T16:05:00Z">
      <w:r w:rsidRPr="007B1AC9" w:rsidDel="00697E8D">
        <w:rPr>
          <w:rFonts w:ascii="Calibri" w:hAnsi="Calibri"/>
        </w:rPr>
        <w:delText>1</w:delText>
      </w:r>
      <w:r w:rsidDel="00697E8D">
        <w:rPr>
          <w:rFonts w:ascii="Calibri" w:hAnsi="Calibri"/>
        </w:rPr>
        <w:delText>9</w:delText>
      </w:r>
    </w:del>
    <w:r w:rsidRPr="007B1AC9">
      <w:rPr>
        <w:rFonts w:ascii="Calibri" w:hAnsi="Calibri"/>
      </w:rPr>
      <w:t xml:space="preserve"> Residential Compliance</w:t>
    </w:r>
    <w:r w:rsidRPr="007B1AC9">
      <w:rPr>
        <w:rFonts w:ascii="Calibri" w:hAnsi="Calibri"/>
      </w:rPr>
      <w:tab/>
    </w:r>
    <w:r>
      <w:rPr>
        <w:rFonts w:ascii="Calibri" w:hAnsi="Calibri"/>
      </w:rPr>
      <w:t>January 20</w:t>
    </w:r>
    <w:ins w:id="677" w:author="Alhabibi, Haider@Energy" w:date="2021-08-23T16:05:00Z">
      <w:r w:rsidR="00697E8D">
        <w:rPr>
          <w:rFonts w:ascii="Calibri" w:hAnsi="Calibri"/>
        </w:rPr>
        <w:t>22</w:t>
      </w:r>
    </w:ins>
    <w:del w:id="678" w:author="Alhabibi, Haider@Energy" w:date="2021-08-23T16:05:00Z">
      <w:r w:rsidDel="00697E8D">
        <w:rPr>
          <w:rFonts w:ascii="Calibri" w:hAnsi="Calibri"/>
        </w:rPr>
        <w:delText>20</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4D1C05" w14:textId="77777777" w:rsidR="007C637E" w:rsidRDefault="007C637E" w:rsidP="000C31FB">
      <w:r>
        <w:separator/>
      </w:r>
    </w:p>
  </w:footnote>
  <w:footnote w:type="continuationSeparator" w:id="0">
    <w:p w14:paraId="79BC60F9" w14:textId="77777777" w:rsidR="007C637E" w:rsidRDefault="007C637E" w:rsidP="000C31FB">
      <w:r>
        <w:continuationSeparator/>
      </w:r>
    </w:p>
  </w:footnote>
  <w:footnote w:type="continuationNotice" w:id="1">
    <w:p w14:paraId="3B98FAA1" w14:textId="77777777" w:rsidR="007C637E" w:rsidRDefault="007C637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6C1B4" w14:textId="497C74CB" w:rsidR="0056582E" w:rsidRDefault="0056582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6C1B5" w14:textId="291D9310" w:rsidR="0056582E" w:rsidRPr="00DE667D" w:rsidRDefault="00080856" w:rsidP="00DE667D">
    <w:pPr>
      <w:ind w:left="-90"/>
      <w:rPr>
        <w:rFonts w:ascii="Arial" w:hAnsi="Arial" w:cs="Arial"/>
        <w:sz w:val="14"/>
        <w:szCs w:val="14"/>
      </w:rPr>
    </w:pPr>
    <w:customXmlInsRangeStart w:id="613" w:author="Geiser, Che@Energy" w:date="2022-04-08T12:27:00Z"/>
    <w:sdt>
      <w:sdtPr>
        <w:rPr>
          <w:rFonts w:ascii="Arial" w:hAnsi="Arial" w:cs="Arial"/>
          <w:sz w:val="14"/>
          <w:szCs w:val="14"/>
        </w:rPr>
        <w:id w:val="-583076847"/>
        <w:docPartObj>
          <w:docPartGallery w:val="Watermarks"/>
          <w:docPartUnique/>
        </w:docPartObj>
      </w:sdtPr>
      <w:sdtContent>
        <w:customXmlInsRangeEnd w:id="613"/>
        <w:ins w:id="614" w:author="Geiser, Che@Energy" w:date="2022-04-08T12:27:00Z">
          <w:r w:rsidRPr="00080856">
            <w:rPr>
              <w:rFonts w:ascii="Arial" w:hAnsi="Arial" w:cs="Arial"/>
              <w:noProof/>
              <w:sz w:val="14"/>
              <w:szCs w:val="14"/>
            </w:rPr>
            <w:pict w14:anchorId="723FBE8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58" type="#_x0000_t136" style="position:absolute;left:0;text-align:left;margin-left:0;margin-top:0;width:412.4pt;height:247.45pt;rotation:315;z-index:-251656183;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ins>
        <w:customXmlInsRangeStart w:id="615" w:author="Geiser, Che@Energy" w:date="2022-04-08T12:27:00Z"/>
      </w:sdtContent>
    </w:sdt>
    <w:customXmlInsRangeEnd w:id="615"/>
    <w:r w:rsidR="0056582E" w:rsidRPr="00C81000">
      <w:rPr>
        <w:rFonts w:ascii="Arial" w:hAnsi="Arial" w:cs="Arial"/>
        <w:noProof/>
      </w:rPr>
      <w:drawing>
        <wp:anchor distT="0" distB="0" distL="114300" distR="114300" simplePos="0" relativeHeight="251658249" behindDoc="0" locked="0" layoutInCell="1" allowOverlap="1" wp14:anchorId="05C6C1DF" wp14:editId="3A5CE715">
          <wp:simplePos x="0" y="0"/>
          <wp:positionH relativeFrom="margin">
            <wp:posOffset>6424295</wp:posOffset>
          </wp:positionH>
          <wp:positionV relativeFrom="margin">
            <wp:posOffset>-1273175</wp:posOffset>
          </wp:positionV>
          <wp:extent cx="360045" cy="315595"/>
          <wp:effectExtent l="0" t="0" r="1905" b="825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EC_Seal-75x7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60045" cy="315595"/>
                  </a:xfrm>
                  <a:prstGeom prst="rect">
                    <a:avLst/>
                  </a:prstGeom>
                  <a:noFill/>
                </pic:spPr>
              </pic:pic>
            </a:graphicData>
          </a:graphic>
          <wp14:sizeRelV relativeFrom="margin">
            <wp14:pctHeight>0</wp14:pctHeight>
          </wp14:sizeRelV>
        </wp:anchor>
      </w:drawing>
    </w:r>
    <w:r w:rsidR="0056582E" w:rsidRPr="00DE667D">
      <w:rPr>
        <w:rFonts w:ascii="Arial" w:hAnsi="Arial" w:cs="Arial"/>
        <w:sz w:val="14"/>
        <w:szCs w:val="14"/>
      </w:rPr>
      <w:t>STATE OF CALIFORNIA</w:t>
    </w:r>
  </w:p>
  <w:p w14:paraId="05C6C1B6" w14:textId="77777777" w:rsidR="0056582E" w:rsidRPr="00B26964" w:rsidRDefault="0056582E" w:rsidP="00DE667D">
    <w:pPr>
      <w:ind w:left="-90"/>
      <w:rPr>
        <w:rFonts w:ascii="Arial" w:hAnsi="Arial" w:cs="Arial"/>
        <w:b/>
        <w:sz w:val="24"/>
        <w:szCs w:val="24"/>
      </w:rPr>
    </w:pPr>
    <w:r w:rsidRPr="00B26964">
      <w:rPr>
        <w:rFonts w:ascii="Arial" w:hAnsi="Arial" w:cs="Arial"/>
        <w:b/>
        <w:sz w:val="24"/>
        <w:szCs w:val="24"/>
      </w:rPr>
      <w:t>Lighting – Single Family Dwellings</w:t>
    </w:r>
  </w:p>
  <w:p w14:paraId="05C6C1B7" w14:textId="0719AE2D" w:rsidR="0056582E" w:rsidRPr="00DE667D" w:rsidRDefault="0056582E" w:rsidP="00DE667D">
    <w:pPr>
      <w:ind w:left="-90"/>
      <w:rPr>
        <w:rFonts w:ascii="Arial" w:hAnsi="Arial" w:cs="Arial"/>
        <w:sz w:val="14"/>
        <w:szCs w:val="14"/>
      </w:rPr>
    </w:pPr>
    <w:r w:rsidRPr="00DE667D">
      <w:rPr>
        <w:rFonts w:ascii="Arial" w:hAnsi="Arial" w:cs="Arial"/>
        <w:sz w:val="14"/>
        <w:szCs w:val="14"/>
      </w:rPr>
      <w:t>CEC-</w:t>
    </w:r>
    <w:r>
      <w:rPr>
        <w:rFonts w:ascii="Arial" w:hAnsi="Arial" w:cs="Arial"/>
        <w:sz w:val="14"/>
        <w:szCs w:val="14"/>
      </w:rPr>
      <w:t>CF2R-LTG-01-E</w:t>
    </w:r>
    <w:r w:rsidRPr="00DE667D">
      <w:rPr>
        <w:rFonts w:ascii="Arial" w:hAnsi="Arial" w:cs="Arial"/>
        <w:sz w:val="14"/>
        <w:szCs w:val="14"/>
      </w:rPr>
      <w:t xml:space="preserve"> (Revised </w:t>
    </w:r>
    <w:r>
      <w:rPr>
        <w:rFonts w:ascii="Arial" w:hAnsi="Arial" w:cs="Arial"/>
        <w:sz w:val="14"/>
        <w:szCs w:val="14"/>
      </w:rPr>
      <w:t>01/</w:t>
    </w:r>
    <w:ins w:id="616" w:author="Alhabibi, Haider@Energy" w:date="2021-08-23T16:04:00Z">
      <w:r w:rsidR="00697E8D">
        <w:rPr>
          <w:rFonts w:ascii="Arial" w:hAnsi="Arial" w:cs="Arial"/>
          <w:sz w:val="14"/>
          <w:szCs w:val="14"/>
        </w:rPr>
        <w:t>22</w:t>
      </w:r>
    </w:ins>
    <w:del w:id="617" w:author="Alhabibi, Haider@Energy" w:date="2021-08-23T16:04:00Z">
      <w:r w:rsidDel="00697E8D">
        <w:rPr>
          <w:rFonts w:ascii="Arial" w:hAnsi="Arial" w:cs="Arial"/>
          <w:sz w:val="14"/>
          <w:szCs w:val="14"/>
        </w:rPr>
        <w:delText>20</w:delText>
      </w:r>
    </w:del>
    <w:r w:rsidRPr="00DE667D">
      <w:rPr>
        <w:rFonts w:ascii="Arial" w:hAnsi="Arial" w:cs="Arial"/>
        <w:sz w:val="14"/>
        <w:szCs w:val="14"/>
      </w:rPr>
      <w:t xml:space="preserve">)                                                                                                    </w:t>
    </w:r>
    <w:r>
      <w:rPr>
        <w:rFonts w:ascii="Arial" w:hAnsi="Arial" w:cs="Arial"/>
        <w:sz w:val="14"/>
        <w:szCs w:val="14"/>
      </w:rPr>
      <w:t xml:space="preserve">                            </w:t>
    </w:r>
    <w:r w:rsidRPr="00DE667D">
      <w:rPr>
        <w:rFonts w:ascii="Arial" w:hAnsi="Arial" w:cs="Arial"/>
        <w:sz w:val="14"/>
        <w:szCs w:val="14"/>
      </w:rPr>
      <w:t xml:space="preserve">        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26"/>
      <w:gridCol w:w="2687"/>
      <w:gridCol w:w="2739"/>
    </w:tblGrid>
    <w:tr w:rsidR="0056582E" w:rsidRPr="00F85124" w14:paraId="05C6C1BA" w14:textId="77777777" w:rsidTr="004752F9">
      <w:trPr>
        <w:cantSplit/>
        <w:trHeight w:val="288"/>
      </w:trPr>
      <w:tc>
        <w:tcPr>
          <w:tcW w:w="3738" w:type="pct"/>
          <w:gridSpan w:val="2"/>
          <w:tcBorders>
            <w:bottom w:val="single" w:sz="4" w:space="0" w:color="auto"/>
            <w:right w:val="nil"/>
          </w:tcBorders>
          <w:vAlign w:val="center"/>
        </w:tcPr>
        <w:p w14:paraId="05C6C1B8" w14:textId="77777777" w:rsidR="0056582E" w:rsidRPr="00F85124" w:rsidRDefault="0056582E" w:rsidP="00182697">
          <w:pPr>
            <w:pStyle w:val="Style77"/>
            <w:rPr>
              <w:b/>
            </w:rPr>
          </w:pPr>
          <w:r>
            <w:t>CERTIFICATE OF INSTALLATION</w:t>
          </w:r>
        </w:p>
      </w:tc>
      <w:tc>
        <w:tcPr>
          <w:tcW w:w="1262" w:type="pct"/>
          <w:tcBorders>
            <w:left w:val="nil"/>
            <w:bottom w:val="single" w:sz="4" w:space="0" w:color="auto"/>
          </w:tcBorders>
          <w:tcMar>
            <w:left w:w="115" w:type="dxa"/>
            <w:right w:w="115" w:type="dxa"/>
          </w:tcMar>
          <w:vAlign w:val="center"/>
        </w:tcPr>
        <w:p w14:paraId="05C6C1B9" w14:textId="77777777" w:rsidR="0056582E" w:rsidRPr="00F85124" w:rsidRDefault="0056582E" w:rsidP="004752F9">
          <w:pPr>
            <w:pStyle w:val="Style78"/>
            <w:rPr>
              <w:b/>
            </w:rPr>
          </w:pPr>
          <w:r>
            <w:t>CF2R-LTG-01-E</w:t>
          </w:r>
        </w:p>
      </w:tc>
    </w:tr>
    <w:tr w:rsidR="0056582E" w:rsidRPr="00F85124" w14:paraId="05C6C1BD" w14:textId="77777777" w:rsidTr="00182697">
      <w:trPr>
        <w:cantSplit/>
        <w:trHeight w:val="288"/>
      </w:trPr>
      <w:tc>
        <w:tcPr>
          <w:tcW w:w="2500" w:type="pct"/>
          <w:tcBorders>
            <w:right w:val="nil"/>
          </w:tcBorders>
        </w:tcPr>
        <w:p w14:paraId="05C6C1BB" w14:textId="77777777" w:rsidR="0056582E" w:rsidRPr="00F85124" w:rsidRDefault="0056582E" w:rsidP="004752F9">
          <w:pPr>
            <w:pStyle w:val="Style75"/>
            <w:rPr>
              <w:sz w:val="12"/>
              <w:szCs w:val="12"/>
            </w:rPr>
          </w:pPr>
          <w:r>
            <w:t>Lighting – Single Family Dwellings</w:t>
          </w:r>
        </w:p>
      </w:tc>
      <w:tc>
        <w:tcPr>
          <w:tcW w:w="2500" w:type="pct"/>
          <w:gridSpan w:val="2"/>
          <w:tcBorders>
            <w:left w:val="nil"/>
          </w:tcBorders>
        </w:tcPr>
        <w:p w14:paraId="05C6C1BC" w14:textId="2F2A1BDB" w:rsidR="0056582E" w:rsidRPr="00DE65CF" w:rsidRDefault="0056582E" w:rsidP="00182697">
          <w:pPr>
            <w:pStyle w:val="Style78"/>
          </w:pPr>
          <w:r>
            <w:tab/>
          </w:r>
          <w:r w:rsidRPr="00F85124">
            <w:t xml:space="preserve">(Page </w:t>
          </w:r>
          <w:r>
            <w:fldChar w:fldCharType="begin"/>
          </w:r>
          <w:r>
            <w:instrText xml:space="preserve"> PAGE   \* MERGEFORMAT </w:instrText>
          </w:r>
          <w:r>
            <w:fldChar w:fldCharType="separate"/>
          </w:r>
          <w:r w:rsidR="00986371">
            <w:rPr>
              <w:noProof/>
            </w:rPr>
            <w:t>1</w:t>
          </w:r>
          <w:r>
            <w:rPr>
              <w:noProof/>
            </w:rPr>
            <w:fldChar w:fldCharType="end"/>
          </w:r>
          <w:r w:rsidRPr="00F85124">
            <w:t xml:space="preserve"> of </w:t>
          </w:r>
          <w:r>
            <w:rPr>
              <w:noProof/>
            </w:rPr>
            <w:fldChar w:fldCharType="begin"/>
          </w:r>
          <w:r>
            <w:rPr>
              <w:noProof/>
            </w:rPr>
            <w:instrText xml:space="preserve"> SECTIONPAGES   \* MERGEFORMAT </w:instrText>
          </w:r>
          <w:r>
            <w:rPr>
              <w:noProof/>
            </w:rPr>
            <w:fldChar w:fldCharType="separate"/>
          </w:r>
          <w:r w:rsidR="00080856">
            <w:rPr>
              <w:noProof/>
            </w:rPr>
            <w:t>5</w:t>
          </w:r>
          <w:r>
            <w:rPr>
              <w:noProof/>
            </w:rPr>
            <w:fldChar w:fldCharType="end"/>
          </w:r>
          <w:r w:rsidRPr="00F85124">
            <w:t>)</w:t>
          </w:r>
        </w:p>
      </w:tc>
    </w:tr>
    <w:tr w:rsidR="0056582E" w:rsidRPr="00F85124" w14:paraId="05C6C1C1" w14:textId="77777777" w:rsidTr="004752F9">
      <w:trPr>
        <w:cantSplit/>
        <w:trHeight w:val="288"/>
      </w:trPr>
      <w:tc>
        <w:tcPr>
          <w:tcW w:w="0" w:type="auto"/>
        </w:tcPr>
        <w:p w14:paraId="05C6C1BE" w14:textId="77777777" w:rsidR="0056582E" w:rsidRPr="00F85124" w:rsidRDefault="0056582E" w:rsidP="00182697">
          <w:pPr>
            <w:pStyle w:val="Style20"/>
          </w:pPr>
          <w:r w:rsidRPr="00F85124">
            <w:t>Project Name:</w:t>
          </w:r>
        </w:p>
      </w:tc>
      <w:tc>
        <w:tcPr>
          <w:tcW w:w="1238" w:type="pct"/>
        </w:tcPr>
        <w:p w14:paraId="05C6C1BF" w14:textId="77777777" w:rsidR="0056582E" w:rsidRPr="00F85124" w:rsidRDefault="0056582E" w:rsidP="00182697">
          <w:pPr>
            <w:pStyle w:val="Style20"/>
          </w:pPr>
          <w:r w:rsidRPr="00F85124">
            <w:t>Enforcement Agency:</w:t>
          </w:r>
        </w:p>
      </w:tc>
      <w:tc>
        <w:tcPr>
          <w:tcW w:w="1262" w:type="pct"/>
        </w:tcPr>
        <w:p w14:paraId="05C6C1C0" w14:textId="77777777" w:rsidR="0056582E" w:rsidRPr="00F85124" w:rsidRDefault="0056582E" w:rsidP="00182697">
          <w:pPr>
            <w:pStyle w:val="Style20"/>
          </w:pPr>
          <w:r w:rsidRPr="00F85124">
            <w:t>Permit Number:</w:t>
          </w:r>
        </w:p>
      </w:tc>
    </w:tr>
    <w:tr w:rsidR="0056582E" w:rsidRPr="00F85124" w14:paraId="05C6C1C5" w14:textId="77777777" w:rsidTr="004752F9">
      <w:trPr>
        <w:cantSplit/>
        <w:trHeight w:val="288"/>
      </w:trPr>
      <w:tc>
        <w:tcPr>
          <w:tcW w:w="0" w:type="auto"/>
        </w:tcPr>
        <w:p w14:paraId="05C6C1C2" w14:textId="77777777" w:rsidR="0056582E" w:rsidRPr="00F85124" w:rsidRDefault="0056582E" w:rsidP="00182697">
          <w:pPr>
            <w:pStyle w:val="Style20"/>
            <w:rPr>
              <w:vertAlign w:val="superscript"/>
            </w:rPr>
          </w:pPr>
          <w:r w:rsidRPr="00F85124">
            <w:t>Dwelling Address:</w:t>
          </w:r>
        </w:p>
      </w:tc>
      <w:tc>
        <w:tcPr>
          <w:tcW w:w="1238" w:type="pct"/>
        </w:tcPr>
        <w:p w14:paraId="05C6C1C3" w14:textId="5229C907" w:rsidR="0056582E" w:rsidRPr="00F85124" w:rsidRDefault="0056582E" w:rsidP="00182697">
          <w:pPr>
            <w:pStyle w:val="Style20"/>
            <w:rPr>
              <w:vertAlign w:val="superscript"/>
            </w:rPr>
          </w:pPr>
          <w:r w:rsidRPr="00F85124">
            <w:t>City</w:t>
          </w:r>
          <w:r>
            <w:t>:</w:t>
          </w:r>
        </w:p>
      </w:tc>
      <w:tc>
        <w:tcPr>
          <w:tcW w:w="1262" w:type="pct"/>
        </w:tcPr>
        <w:p w14:paraId="05C6C1C4" w14:textId="2811FC78" w:rsidR="0056582E" w:rsidRPr="00F85124" w:rsidRDefault="0056582E" w:rsidP="00182697">
          <w:pPr>
            <w:pStyle w:val="Style20"/>
            <w:rPr>
              <w:vertAlign w:val="superscript"/>
            </w:rPr>
          </w:pPr>
          <w:r w:rsidRPr="00F85124">
            <w:t>Zip Code</w:t>
          </w:r>
          <w:r>
            <w:t>:</w:t>
          </w:r>
        </w:p>
      </w:tc>
    </w:tr>
  </w:tbl>
  <w:p w14:paraId="05C6C1C6" w14:textId="77777777" w:rsidR="0056582E" w:rsidRPr="00C81000" w:rsidRDefault="0056582E" w:rsidP="004752F9">
    <w:pPr>
      <w:pStyle w:val="Style20"/>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6C1C9" w14:textId="4323A4F7" w:rsidR="0056582E" w:rsidRDefault="0056582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6C1CA" w14:textId="7F7CFC2B" w:rsidR="0056582E" w:rsidRDefault="0056582E">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26"/>
      <w:gridCol w:w="2687"/>
      <w:gridCol w:w="2739"/>
    </w:tblGrid>
    <w:tr w:rsidR="0056582E" w:rsidRPr="00F85124" w14:paraId="05C6C1CD" w14:textId="77777777" w:rsidTr="004752F9">
      <w:trPr>
        <w:cantSplit/>
        <w:trHeight w:val="288"/>
      </w:trPr>
      <w:tc>
        <w:tcPr>
          <w:tcW w:w="3738" w:type="pct"/>
          <w:gridSpan w:val="2"/>
          <w:tcBorders>
            <w:bottom w:val="single" w:sz="4" w:space="0" w:color="auto"/>
            <w:right w:val="nil"/>
          </w:tcBorders>
          <w:vAlign w:val="center"/>
        </w:tcPr>
        <w:p w14:paraId="05C6C1CB" w14:textId="77777777" w:rsidR="0056582E" w:rsidRPr="00F85124" w:rsidRDefault="0056582E" w:rsidP="007B1AC9">
          <w:pPr>
            <w:pStyle w:val="Style77"/>
            <w:rPr>
              <w:b/>
            </w:rPr>
          </w:pPr>
          <w:r>
            <w:t xml:space="preserve">CERTIFICATE OF INSTALLATION – </w:t>
          </w:r>
          <w:r>
            <w:rPr>
              <w:rFonts w:asciiTheme="minorHAnsi" w:hAnsiTheme="minorHAnsi"/>
            </w:rPr>
            <w:t>USER INSTRUCTIONS</w:t>
          </w:r>
        </w:p>
      </w:tc>
      <w:tc>
        <w:tcPr>
          <w:tcW w:w="1262" w:type="pct"/>
          <w:tcBorders>
            <w:left w:val="nil"/>
            <w:bottom w:val="single" w:sz="4" w:space="0" w:color="auto"/>
          </w:tcBorders>
          <w:tcMar>
            <w:left w:w="115" w:type="dxa"/>
            <w:right w:w="115" w:type="dxa"/>
          </w:tcMar>
          <w:vAlign w:val="center"/>
        </w:tcPr>
        <w:p w14:paraId="05C6C1CC" w14:textId="77777777" w:rsidR="0056582E" w:rsidRPr="00F85124" w:rsidRDefault="0056582E" w:rsidP="004752F9">
          <w:pPr>
            <w:pStyle w:val="Style78"/>
            <w:rPr>
              <w:b/>
            </w:rPr>
          </w:pPr>
          <w:r>
            <w:t>CF2R-LTG-01-E</w:t>
          </w:r>
        </w:p>
      </w:tc>
    </w:tr>
    <w:tr w:rsidR="0056582E" w:rsidRPr="00F85124" w14:paraId="05C6C1D0" w14:textId="77777777" w:rsidTr="00182697">
      <w:trPr>
        <w:cantSplit/>
        <w:trHeight w:val="288"/>
      </w:trPr>
      <w:tc>
        <w:tcPr>
          <w:tcW w:w="2500" w:type="pct"/>
          <w:tcBorders>
            <w:right w:val="nil"/>
          </w:tcBorders>
        </w:tcPr>
        <w:p w14:paraId="05C6C1CE" w14:textId="77777777" w:rsidR="0056582E" w:rsidRPr="00F85124" w:rsidRDefault="0056582E" w:rsidP="004752F9">
          <w:pPr>
            <w:pStyle w:val="Style75"/>
            <w:rPr>
              <w:sz w:val="12"/>
              <w:szCs w:val="12"/>
            </w:rPr>
          </w:pPr>
          <w:r>
            <w:t>Lighting – Single Family – LTG-01</w:t>
          </w:r>
        </w:p>
      </w:tc>
      <w:tc>
        <w:tcPr>
          <w:tcW w:w="2500" w:type="pct"/>
          <w:gridSpan w:val="2"/>
          <w:tcBorders>
            <w:left w:val="nil"/>
          </w:tcBorders>
        </w:tcPr>
        <w:p w14:paraId="05C6C1CF" w14:textId="05041FD5" w:rsidR="0056582E" w:rsidRPr="00DE65CF" w:rsidRDefault="0056582E" w:rsidP="00182697">
          <w:pPr>
            <w:pStyle w:val="Style78"/>
          </w:pPr>
          <w:r>
            <w:tab/>
          </w:r>
          <w:r w:rsidRPr="00F85124">
            <w:t xml:space="preserve">(Page </w:t>
          </w:r>
          <w:r>
            <w:fldChar w:fldCharType="begin"/>
          </w:r>
          <w:r>
            <w:instrText xml:space="preserve"> PAGE   \* MERGEFORMAT </w:instrText>
          </w:r>
          <w:r>
            <w:fldChar w:fldCharType="separate"/>
          </w:r>
          <w:r>
            <w:rPr>
              <w:noProof/>
            </w:rPr>
            <w:t>1</w:t>
          </w:r>
          <w:r>
            <w:rPr>
              <w:noProof/>
            </w:rPr>
            <w:fldChar w:fldCharType="end"/>
          </w:r>
          <w:r w:rsidRPr="00F85124">
            <w:t xml:space="preserve"> of </w:t>
          </w:r>
          <w:r>
            <w:rPr>
              <w:noProof/>
            </w:rPr>
            <w:fldChar w:fldCharType="begin"/>
          </w:r>
          <w:r>
            <w:rPr>
              <w:noProof/>
            </w:rPr>
            <w:instrText xml:space="preserve"> SECTIONPAGES   \* MERGEFORMAT </w:instrText>
          </w:r>
          <w:r>
            <w:rPr>
              <w:noProof/>
            </w:rPr>
            <w:fldChar w:fldCharType="separate"/>
          </w:r>
          <w:r w:rsidR="00080856">
            <w:rPr>
              <w:noProof/>
            </w:rPr>
            <w:t>1</w:t>
          </w:r>
          <w:r>
            <w:rPr>
              <w:noProof/>
            </w:rPr>
            <w:fldChar w:fldCharType="end"/>
          </w:r>
          <w:r w:rsidRPr="00F85124">
            <w:t>)</w:t>
          </w:r>
        </w:p>
      </w:tc>
    </w:tr>
  </w:tbl>
  <w:p w14:paraId="05C6C1D1" w14:textId="78E2F1C2" w:rsidR="0056582E" w:rsidRPr="00C81000" w:rsidRDefault="0056582E" w:rsidP="004752F9">
    <w:pPr>
      <w:pStyle w:val="Style20"/>
      <w:rPr>
        <w:sz w:val="2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6C1D3" w14:textId="04244BCF" w:rsidR="0056582E" w:rsidRDefault="0056582E">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6C1D4" w14:textId="7A9CC5F5" w:rsidR="0056582E" w:rsidRDefault="0056582E">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26"/>
      <w:gridCol w:w="2687"/>
      <w:gridCol w:w="2739"/>
    </w:tblGrid>
    <w:tr w:rsidR="0056582E" w:rsidRPr="00F85124" w14:paraId="05C6C1D7" w14:textId="77777777" w:rsidTr="004752F9">
      <w:trPr>
        <w:cantSplit/>
        <w:trHeight w:val="288"/>
      </w:trPr>
      <w:tc>
        <w:tcPr>
          <w:tcW w:w="3738" w:type="pct"/>
          <w:gridSpan w:val="2"/>
          <w:tcBorders>
            <w:bottom w:val="single" w:sz="4" w:space="0" w:color="auto"/>
            <w:right w:val="nil"/>
          </w:tcBorders>
          <w:vAlign w:val="center"/>
        </w:tcPr>
        <w:p w14:paraId="05C6C1D5" w14:textId="77777777" w:rsidR="0056582E" w:rsidRPr="00F85124" w:rsidRDefault="0056582E" w:rsidP="007B1AC9">
          <w:pPr>
            <w:pStyle w:val="Style77"/>
            <w:rPr>
              <w:b/>
            </w:rPr>
          </w:pPr>
          <w:r>
            <w:t xml:space="preserve">CERTIFICATE OF INSTALLATION – </w:t>
          </w:r>
          <w:r w:rsidRPr="00B40F13">
            <w:rPr>
              <w:rFonts w:asciiTheme="minorHAnsi" w:hAnsiTheme="minorHAnsi"/>
            </w:rPr>
            <w:t>DATA FIELD DEFINITIONS AND CALCULATIONS</w:t>
          </w:r>
        </w:p>
      </w:tc>
      <w:tc>
        <w:tcPr>
          <w:tcW w:w="1262" w:type="pct"/>
          <w:tcBorders>
            <w:left w:val="nil"/>
            <w:bottom w:val="single" w:sz="4" w:space="0" w:color="auto"/>
          </w:tcBorders>
          <w:tcMar>
            <w:left w:w="115" w:type="dxa"/>
            <w:right w:w="115" w:type="dxa"/>
          </w:tcMar>
          <w:vAlign w:val="center"/>
        </w:tcPr>
        <w:p w14:paraId="05C6C1D6" w14:textId="77777777" w:rsidR="0056582E" w:rsidRPr="00F85124" w:rsidRDefault="0056582E" w:rsidP="004752F9">
          <w:pPr>
            <w:pStyle w:val="Style78"/>
            <w:rPr>
              <w:b/>
            </w:rPr>
          </w:pPr>
          <w:r>
            <w:t>CF2R-LTG-01-E</w:t>
          </w:r>
        </w:p>
      </w:tc>
    </w:tr>
    <w:tr w:rsidR="0056582E" w:rsidRPr="00F85124" w14:paraId="05C6C1DA" w14:textId="77777777" w:rsidTr="00182697">
      <w:trPr>
        <w:cantSplit/>
        <w:trHeight w:val="288"/>
      </w:trPr>
      <w:tc>
        <w:tcPr>
          <w:tcW w:w="2500" w:type="pct"/>
          <w:tcBorders>
            <w:right w:val="nil"/>
          </w:tcBorders>
        </w:tcPr>
        <w:p w14:paraId="05C6C1D8" w14:textId="77777777" w:rsidR="0056582E" w:rsidRPr="00F85124" w:rsidRDefault="0056582E" w:rsidP="004752F9">
          <w:pPr>
            <w:pStyle w:val="Style75"/>
            <w:rPr>
              <w:sz w:val="12"/>
              <w:szCs w:val="12"/>
            </w:rPr>
          </w:pPr>
          <w:r>
            <w:t>Lighting – Single Family – LTG-01</w:t>
          </w:r>
        </w:p>
      </w:tc>
      <w:tc>
        <w:tcPr>
          <w:tcW w:w="2500" w:type="pct"/>
          <w:gridSpan w:val="2"/>
          <w:tcBorders>
            <w:left w:val="nil"/>
          </w:tcBorders>
        </w:tcPr>
        <w:p w14:paraId="05C6C1D9" w14:textId="04C36F16" w:rsidR="0056582E" w:rsidRPr="00DE65CF" w:rsidRDefault="0056582E" w:rsidP="00182697">
          <w:pPr>
            <w:pStyle w:val="Style78"/>
          </w:pPr>
          <w:r>
            <w:tab/>
          </w:r>
          <w:r w:rsidRPr="00F85124">
            <w:t xml:space="preserve">(Page </w:t>
          </w:r>
          <w:r>
            <w:fldChar w:fldCharType="begin"/>
          </w:r>
          <w:r>
            <w:instrText xml:space="preserve"> PAGE   \* MERGEFORMAT </w:instrText>
          </w:r>
          <w:r>
            <w:fldChar w:fldCharType="separate"/>
          </w:r>
          <w:r>
            <w:rPr>
              <w:noProof/>
            </w:rPr>
            <w:t>3</w:t>
          </w:r>
          <w:r>
            <w:rPr>
              <w:noProof/>
            </w:rPr>
            <w:fldChar w:fldCharType="end"/>
          </w:r>
          <w:r w:rsidRPr="00F85124">
            <w:t xml:space="preserve"> of </w:t>
          </w:r>
          <w:r>
            <w:rPr>
              <w:noProof/>
            </w:rPr>
            <w:fldChar w:fldCharType="begin"/>
          </w:r>
          <w:r>
            <w:rPr>
              <w:noProof/>
            </w:rPr>
            <w:instrText xml:space="preserve"> SECTIONPAGES   \* MERGEFORMAT </w:instrText>
          </w:r>
          <w:r>
            <w:rPr>
              <w:noProof/>
            </w:rPr>
            <w:fldChar w:fldCharType="separate"/>
          </w:r>
          <w:r w:rsidR="00080856">
            <w:rPr>
              <w:noProof/>
            </w:rPr>
            <w:t>4</w:t>
          </w:r>
          <w:r>
            <w:rPr>
              <w:noProof/>
            </w:rPr>
            <w:fldChar w:fldCharType="end"/>
          </w:r>
          <w:r w:rsidRPr="00F85124">
            <w:t>)</w:t>
          </w:r>
        </w:p>
      </w:tc>
    </w:tr>
  </w:tbl>
  <w:p w14:paraId="05C6C1DB" w14:textId="6B634BBA" w:rsidR="0056582E" w:rsidRPr="00C81000" w:rsidRDefault="0056582E" w:rsidP="004752F9">
    <w:pPr>
      <w:pStyle w:val="Style20"/>
      <w:rPr>
        <w:sz w:val="20"/>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6C1DC" w14:textId="35618E4C" w:rsidR="0056582E" w:rsidRDefault="0056582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A64BB"/>
    <w:multiLevelType w:val="hybridMultilevel"/>
    <w:tmpl w:val="541C46F0"/>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46F4C1C"/>
    <w:multiLevelType w:val="hybridMultilevel"/>
    <w:tmpl w:val="77BE407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070751"/>
    <w:multiLevelType w:val="hybridMultilevel"/>
    <w:tmpl w:val="3FE81740"/>
    <w:lvl w:ilvl="0" w:tplc="00E00266">
      <w:numFmt w:val="bullet"/>
      <w:lvlText w:val=""/>
      <w:lvlJc w:val="left"/>
      <w:pPr>
        <w:tabs>
          <w:tab w:val="num" w:pos="720"/>
        </w:tabs>
        <w:ind w:left="720" w:hanging="360"/>
      </w:pPr>
      <w:rPr>
        <w:rFonts w:ascii="Wingdings" w:eastAsia="Times New Roman" w:hAnsi="Wingdings" w:hint="default"/>
        <w:sz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A297426"/>
    <w:multiLevelType w:val="hybridMultilevel"/>
    <w:tmpl w:val="6322A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5" w15:restartNumberingAfterBreak="0">
    <w:nsid w:val="0B0451AC"/>
    <w:multiLevelType w:val="hybridMultilevel"/>
    <w:tmpl w:val="9CDE58AA"/>
    <w:lvl w:ilvl="0" w:tplc="08ACE87C">
      <w:start w:val="1"/>
      <w:numFmt w:val="decimal"/>
      <w:lvlText w:val="%1."/>
      <w:lvlJc w:val="left"/>
      <w:pPr>
        <w:ind w:left="360" w:hanging="360"/>
      </w:pPr>
      <w:rPr>
        <w:rFonts w:asciiTheme="minorHAnsi" w:hAnsiTheme="minorHAnsi" w:hint="default"/>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C750D74"/>
    <w:multiLevelType w:val="hybridMultilevel"/>
    <w:tmpl w:val="105E2C24"/>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15:restartNumberingAfterBreak="0">
    <w:nsid w:val="0EF03B36"/>
    <w:multiLevelType w:val="hybridMultilevel"/>
    <w:tmpl w:val="7A56ACBE"/>
    <w:lvl w:ilvl="0" w:tplc="75B4E0B0">
      <w:start w:val="1"/>
      <w:numFmt w:val="decimal"/>
      <w:lvlText w:val="%1."/>
      <w:lvlJc w:val="left"/>
      <w:pPr>
        <w:ind w:left="360" w:hanging="360"/>
      </w:pPr>
      <w:rPr>
        <w:rFonts w:hint="default"/>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9656139"/>
    <w:multiLevelType w:val="hybridMultilevel"/>
    <w:tmpl w:val="F574EEAA"/>
    <w:lvl w:ilvl="0" w:tplc="0409000F">
      <w:start w:val="1"/>
      <w:numFmt w:val="decimal"/>
      <w:lvlText w:val="%1."/>
      <w:lvlJc w:val="left"/>
      <w:pPr>
        <w:tabs>
          <w:tab w:val="num" w:pos="720"/>
        </w:tabs>
        <w:ind w:left="720" w:hanging="360"/>
      </w:pPr>
      <w:rPr>
        <w:rFonts w:cs="Times New Roman"/>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9" w15:restartNumberingAfterBreak="0">
    <w:nsid w:val="1B165A3A"/>
    <w:multiLevelType w:val="hybridMultilevel"/>
    <w:tmpl w:val="46CEDC6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C800227"/>
    <w:multiLevelType w:val="hybridMultilevel"/>
    <w:tmpl w:val="A7806190"/>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284BAF"/>
    <w:multiLevelType w:val="hybridMultilevel"/>
    <w:tmpl w:val="AB50B5A0"/>
    <w:lvl w:ilvl="0" w:tplc="0516744A">
      <w:start w:val="1"/>
      <w:numFmt w:val="lowerRoman"/>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15:restartNumberingAfterBreak="0">
    <w:nsid w:val="21D76C92"/>
    <w:multiLevelType w:val="hybridMultilevel"/>
    <w:tmpl w:val="9B520F5C"/>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B17744"/>
    <w:multiLevelType w:val="hybridMultilevel"/>
    <w:tmpl w:val="718EF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D72DE3"/>
    <w:multiLevelType w:val="hybridMultilevel"/>
    <w:tmpl w:val="4A7CF136"/>
    <w:lvl w:ilvl="0" w:tplc="419EDAC8">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pStyle w:val="Heading2"/>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16" w15:restartNumberingAfterBreak="0">
    <w:nsid w:val="27AD4FAA"/>
    <w:multiLevelType w:val="hybridMultilevel"/>
    <w:tmpl w:val="B42EF31C"/>
    <w:lvl w:ilvl="0" w:tplc="0CD8278C">
      <w:start w:val="1"/>
      <w:numFmt w:val="decimal"/>
      <w:lvlText w:val="%1."/>
      <w:lvlJc w:val="left"/>
      <w:pPr>
        <w:ind w:left="360" w:hanging="360"/>
      </w:pPr>
      <w:rPr>
        <w:rFonts w:asciiTheme="minorHAnsi" w:hAnsiTheme="minorHAnsi" w:hint="default"/>
        <w:color w:val="auto"/>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7F9477E"/>
    <w:multiLevelType w:val="hybridMultilevel"/>
    <w:tmpl w:val="E4A42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9E328DA"/>
    <w:multiLevelType w:val="hybridMultilevel"/>
    <w:tmpl w:val="9AC88848"/>
    <w:lvl w:ilvl="0" w:tplc="BA34E598">
      <w:start w:val="1"/>
      <w:numFmt w:val="lowerLetter"/>
      <w:lvlText w:val="%1."/>
      <w:lvlJc w:val="left"/>
      <w:pPr>
        <w:ind w:left="2520" w:hanging="360"/>
      </w:pPr>
      <w:rPr>
        <w:rFonts w:cs="Times New Roman" w:hint="default"/>
      </w:rPr>
    </w:lvl>
    <w:lvl w:ilvl="1" w:tplc="04090019" w:tentative="1">
      <w:start w:val="1"/>
      <w:numFmt w:val="lowerLetter"/>
      <w:lvlText w:val="%2."/>
      <w:lvlJc w:val="left"/>
      <w:pPr>
        <w:ind w:left="3240" w:hanging="360"/>
      </w:pPr>
      <w:rPr>
        <w:rFonts w:cs="Times New Roman"/>
      </w:rPr>
    </w:lvl>
    <w:lvl w:ilvl="2" w:tplc="0409001B" w:tentative="1">
      <w:start w:val="1"/>
      <w:numFmt w:val="lowerRoman"/>
      <w:lvlText w:val="%3."/>
      <w:lvlJc w:val="right"/>
      <w:pPr>
        <w:ind w:left="3960" w:hanging="180"/>
      </w:pPr>
      <w:rPr>
        <w:rFonts w:cs="Times New Roman"/>
      </w:rPr>
    </w:lvl>
    <w:lvl w:ilvl="3" w:tplc="0409000F" w:tentative="1">
      <w:start w:val="1"/>
      <w:numFmt w:val="decimal"/>
      <w:lvlText w:val="%4."/>
      <w:lvlJc w:val="left"/>
      <w:pPr>
        <w:ind w:left="4680" w:hanging="360"/>
      </w:pPr>
      <w:rPr>
        <w:rFonts w:cs="Times New Roman"/>
      </w:rPr>
    </w:lvl>
    <w:lvl w:ilvl="4" w:tplc="04090019" w:tentative="1">
      <w:start w:val="1"/>
      <w:numFmt w:val="lowerLetter"/>
      <w:lvlText w:val="%5."/>
      <w:lvlJc w:val="left"/>
      <w:pPr>
        <w:ind w:left="5400" w:hanging="360"/>
      </w:pPr>
      <w:rPr>
        <w:rFonts w:cs="Times New Roman"/>
      </w:rPr>
    </w:lvl>
    <w:lvl w:ilvl="5" w:tplc="0409001B" w:tentative="1">
      <w:start w:val="1"/>
      <w:numFmt w:val="lowerRoman"/>
      <w:lvlText w:val="%6."/>
      <w:lvlJc w:val="right"/>
      <w:pPr>
        <w:ind w:left="6120" w:hanging="180"/>
      </w:pPr>
      <w:rPr>
        <w:rFonts w:cs="Times New Roman"/>
      </w:rPr>
    </w:lvl>
    <w:lvl w:ilvl="6" w:tplc="0409000F" w:tentative="1">
      <w:start w:val="1"/>
      <w:numFmt w:val="decimal"/>
      <w:lvlText w:val="%7."/>
      <w:lvlJc w:val="left"/>
      <w:pPr>
        <w:ind w:left="6840" w:hanging="360"/>
      </w:pPr>
      <w:rPr>
        <w:rFonts w:cs="Times New Roman"/>
      </w:rPr>
    </w:lvl>
    <w:lvl w:ilvl="7" w:tplc="04090019" w:tentative="1">
      <w:start w:val="1"/>
      <w:numFmt w:val="lowerLetter"/>
      <w:lvlText w:val="%8."/>
      <w:lvlJc w:val="left"/>
      <w:pPr>
        <w:ind w:left="7560" w:hanging="360"/>
      </w:pPr>
      <w:rPr>
        <w:rFonts w:cs="Times New Roman"/>
      </w:rPr>
    </w:lvl>
    <w:lvl w:ilvl="8" w:tplc="0409001B" w:tentative="1">
      <w:start w:val="1"/>
      <w:numFmt w:val="lowerRoman"/>
      <w:lvlText w:val="%9."/>
      <w:lvlJc w:val="right"/>
      <w:pPr>
        <w:ind w:left="8280" w:hanging="180"/>
      </w:pPr>
      <w:rPr>
        <w:rFonts w:cs="Times New Roman"/>
      </w:rPr>
    </w:lvl>
  </w:abstractNum>
  <w:abstractNum w:abstractNumId="19" w15:restartNumberingAfterBreak="0">
    <w:nsid w:val="2BF46B38"/>
    <w:multiLevelType w:val="hybridMultilevel"/>
    <w:tmpl w:val="8252F0FA"/>
    <w:lvl w:ilvl="0" w:tplc="4A6ED000">
      <w:start w:val="1"/>
      <w:numFmt w:val="decimal"/>
      <w:lvlText w:val="%1."/>
      <w:lvlJc w:val="left"/>
      <w:pPr>
        <w:ind w:left="360" w:hanging="360"/>
      </w:pPr>
      <w:rPr>
        <w:rFonts w:hint="default"/>
        <w:sz w:val="18"/>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2F4A5BA8"/>
    <w:multiLevelType w:val="hybridMultilevel"/>
    <w:tmpl w:val="567084C0"/>
    <w:lvl w:ilvl="0" w:tplc="447CAA92">
      <w:start w:val="1"/>
      <w:numFmt w:val="decimal"/>
      <w:lvlText w:val="%1."/>
      <w:lvlJc w:val="left"/>
      <w:pPr>
        <w:ind w:left="360" w:hanging="360"/>
      </w:pPr>
      <w:rPr>
        <w:rFonts w:hint="default"/>
        <w:sz w:val="18"/>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1D1690C"/>
    <w:multiLevelType w:val="hybridMultilevel"/>
    <w:tmpl w:val="8E4C7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2AC3003"/>
    <w:multiLevelType w:val="hybridMultilevel"/>
    <w:tmpl w:val="288E2430"/>
    <w:lvl w:ilvl="0" w:tplc="02303008">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333F2BF3"/>
    <w:multiLevelType w:val="hybridMultilevel"/>
    <w:tmpl w:val="AE0224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53C7A84"/>
    <w:multiLevelType w:val="hybridMultilevel"/>
    <w:tmpl w:val="DB6E8C6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BAA1BAF"/>
    <w:multiLevelType w:val="hybridMultilevel"/>
    <w:tmpl w:val="089A45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F707036"/>
    <w:multiLevelType w:val="hybridMultilevel"/>
    <w:tmpl w:val="2E2EEC9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0483AA1"/>
    <w:multiLevelType w:val="hybridMultilevel"/>
    <w:tmpl w:val="A3FEEE98"/>
    <w:lvl w:ilvl="0" w:tplc="C76E700C">
      <w:start w:val="1"/>
      <w:numFmt w:val="bullet"/>
      <w:lvlText w:val=""/>
      <w:legacy w:legacy="1" w:legacySpace="120" w:legacyIndent="360"/>
      <w:lvlJc w:val="left"/>
      <w:pPr>
        <w:ind w:left="1440" w:hanging="360"/>
      </w:pPr>
      <w:rPr>
        <w:rFonts w:ascii="Symbol" w:hAnsi="Symbol" w:hint="default"/>
      </w:rPr>
    </w:lvl>
    <w:lvl w:ilvl="1" w:tplc="10027426">
      <w:start w:val="1"/>
      <w:numFmt w:val="bullet"/>
      <w:lvlText w:val="o"/>
      <w:lvlJc w:val="left"/>
      <w:pPr>
        <w:tabs>
          <w:tab w:val="num" w:pos="2520"/>
        </w:tabs>
        <w:ind w:left="2520" w:hanging="360"/>
      </w:pPr>
      <w:rPr>
        <w:rFonts w:ascii="Courier New" w:hAnsi="Courier New" w:hint="default"/>
      </w:rPr>
    </w:lvl>
    <w:lvl w:ilvl="2" w:tplc="5C189F9E" w:tentative="1">
      <w:start w:val="1"/>
      <w:numFmt w:val="bullet"/>
      <w:lvlText w:val=""/>
      <w:lvlJc w:val="left"/>
      <w:pPr>
        <w:tabs>
          <w:tab w:val="num" w:pos="3240"/>
        </w:tabs>
        <w:ind w:left="3240" w:hanging="360"/>
      </w:pPr>
      <w:rPr>
        <w:rFonts w:ascii="Wingdings" w:hAnsi="Wingdings" w:hint="default"/>
      </w:rPr>
    </w:lvl>
    <w:lvl w:ilvl="3" w:tplc="DE749958" w:tentative="1">
      <w:start w:val="1"/>
      <w:numFmt w:val="bullet"/>
      <w:lvlText w:val=""/>
      <w:lvlJc w:val="left"/>
      <w:pPr>
        <w:tabs>
          <w:tab w:val="num" w:pos="3960"/>
        </w:tabs>
        <w:ind w:left="3960" w:hanging="360"/>
      </w:pPr>
      <w:rPr>
        <w:rFonts w:ascii="Symbol" w:hAnsi="Symbol" w:hint="default"/>
      </w:rPr>
    </w:lvl>
    <w:lvl w:ilvl="4" w:tplc="3374635E" w:tentative="1">
      <w:start w:val="1"/>
      <w:numFmt w:val="bullet"/>
      <w:lvlText w:val="o"/>
      <w:lvlJc w:val="left"/>
      <w:pPr>
        <w:tabs>
          <w:tab w:val="num" w:pos="4680"/>
        </w:tabs>
        <w:ind w:left="4680" w:hanging="360"/>
      </w:pPr>
      <w:rPr>
        <w:rFonts w:ascii="Courier New" w:hAnsi="Courier New" w:hint="default"/>
      </w:rPr>
    </w:lvl>
    <w:lvl w:ilvl="5" w:tplc="957E9596" w:tentative="1">
      <w:start w:val="1"/>
      <w:numFmt w:val="bullet"/>
      <w:lvlText w:val=""/>
      <w:lvlJc w:val="left"/>
      <w:pPr>
        <w:tabs>
          <w:tab w:val="num" w:pos="5400"/>
        </w:tabs>
        <w:ind w:left="5400" w:hanging="360"/>
      </w:pPr>
      <w:rPr>
        <w:rFonts w:ascii="Wingdings" w:hAnsi="Wingdings" w:hint="default"/>
      </w:rPr>
    </w:lvl>
    <w:lvl w:ilvl="6" w:tplc="2F88F650" w:tentative="1">
      <w:start w:val="1"/>
      <w:numFmt w:val="bullet"/>
      <w:lvlText w:val=""/>
      <w:lvlJc w:val="left"/>
      <w:pPr>
        <w:tabs>
          <w:tab w:val="num" w:pos="6120"/>
        </w:tabs>
        <w:ind w:left="6120" w:hanging="360"/>
      </w:pPr>
      <w:rPr>
        <w:rFonts w:ascii="Symbol" w:hAnsi="Symbol" w:hint="default"/>
      </w:rPr>
    </w:lvl>
    <w:lvl w:ilvl="7" w:tplc="074C37B8" w:tentative="1">
      <w:start w:val="1"/>
      <w:numFmt w:val="bullet"/>
      <w:lvlText w:val="o"/>
      <w:lvlJc w:val="left"/>
      <w:pPr>
        <w:tabs>
          <w:tab w:val="num" w:pos="6840"/>
        </w:tabs>
        <w:ind w:left="6840" w:hanging="360"/>
      </w:pPr>
      <w:rPr>
        <w:rFonts w:ascii="Courier New" w:hAnsi="Courier New" w:hint="default"/>
      </w:rPr>
    </w:lvl>
    <w:lvl w:ilvl="8" w:tplc="1CF666E2" w:tentative="1">
      <w:start w:val="1"/>
      <w:numFmt w:val="bullet"/>
      <w:lvlText w:val=""/>
      <w:lvlJc w:val="left"/>
      <w:pPr>
        <w:tabs>
          <w:tab w:val="num" w:pos="7560"/>
        </w:tabs>
        <w:ind w:left="7560" w:hanging="360"/>
      </w:pPr>
      <w:rPr>
        <w:rFonts w:ascii="Wingdings" w:hAnsi="Wingdings" w:hint="default"/>
      </w:rPr>
    </w:lvl>
  </w:abstractNum>
  <w:abstractNum w:abstractNumId="28" w15:restartNumberingAfterBreak="0">
    <w:nsid w:val="48146042"/>
    <w:multiLevelType w:val="hybridMultilevel"/>
    <w:tmpl w:val="154A0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BB94E18"/>
    <w:multiLevelType w:val="hybridMultilevel"/>
    <w:tmpl w:val="126040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EA96F50"/>
    <w:multiLevelType w:val="hybridMultilevel"/>
    <w:tmpl w:val="3FB0BF72"/>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1" w15:restartNumberingAfterBreak="0">
    <w:nsid w:val="4FFA6C35"/>
    <w:multiLevelType w:val="hybridMultilevel"/>
    <w:tmpl w:val="D5F804B8"/>
    <w:lvl w:ilvl="0" w:tplc="D2CA112A">
      <w:start w:val="1"/>
      <w:numFmt w:val="lowerLetter"/>
      <w:lvlText w:val="%1."/>
      <w:lvlJc w:val="left"/>
      <w:pPr>
        <w:ind w:left="2520" w:hanging="360"/>
      </w:pPr>
      <w:rPr>
        <w:rFonts w:cs="Times New Roman" w:hint="default"/>
      </w:rPr>
    </w:lvl>
    <w:lvl w:ilvl="1" w:tplc="04090019" w:tentative="1">
      <w:start w:val="1"/>
      <w:numFmt w:val="lowerLetter"/>
      <w:lvlText w:val="%2."/>
      <w:lvlJc w:val="left"/>
      <w:pPr>
        <w:ind w:left="3240" w:hanging="360"/>
      </w:pPr>
      <w:rPr>
        <w:rFonts w:cs="Times New Roman"/>
      </w:rPr>
    </w:lvl>
    <w:lvl w:ilvl="2" w:tplc="0409001B" w:tentative="1">
      <w:start w:val="1"/>
      <w:numFmt w:val="lowerRoman"/>
      <w:lvlText w:val="%3."/>
      <w:lvlJc w:val="right"/>
      <w:pPr>
        <w:ind w:left="3960" w:hanging="180"/>
      </w:pPr>
      <w:rPr>
        <w:rFonts w:cs="Times New Roman"/>
      </w:rPr>
    </w:lvl>
    <w:lvl w:ilvl="3" w:tplc="0409000F" w:tentative="1">
      <w:start w:val="1"/>
      <w:numFmt w:val="decimal"/>
      <w:lvlText w:val="%4."/>
      <w:lvlJc w:val="left"/>
      <w:pPr>
        <w:ind w:left="4680" w:hanging="360"/>
      </w:pPr>
      <w:rPr>
        <w:rFonts w:cs="Times New Roman"/>
      </w:rPr>
    </w:lvl>
    <w:lvl w:ilvl="4" w:tplc="04090019" w:tentative="1">
      <w:start w:val="1"/>
      <w:numFmt w:val="lowerLetter"/>
      <w:lvlText w:val="%5."/>
      <w:lvlJc w:val="left"/>
      <w:pPr>
        <w:ind w:left="5400" w:hanging="360"/>
      </w:pPr>
      <w:rPr>
        <w:rFonts w:cs="Times New Roman"/>
      </w:rPr>
    </w:lvl>
    <w:lvl w:ilvl="5" w:tplc="0409001B" w:tentative="1">
      <w:start w:val="1"/>
      <w:numFmt w:val="lowerRoman"/>
      <w:lvlText w:val="%6."/>
      <w:lvlJc w:val="right"/>
      <w:pPr>
        <w:ind w:left="6120" w:hanging="180"/>
      </w:pPr>
      <w:rPr>
        <w:rFonts w:cs="Times New Roman"/>
      </w:rPr>
    </w:lvl>
    <w:lvl w:ilvl="6" w:tplc="0409000F" w:tentative="1">
      <w:start w:val="1"/>
      <w:numFmt w:val="decimal"/>
      <w:lvlText w:val="%7."/>
      <w:lvlJc w:val="left"/>
      <w:pPr>
        <w:ind w:left="6840" w:hanging="360"/>
      </w:pPr>
      <w:rPr>
        <w:rFonts w:cs="Times New Roman"/>
      </w:rPr>
    </w:lvl>
    <w:lvl w:ilvl="7" w:tplc="04090019" w:tentative="1">
      <w:start w:val="1"/>
      <w:numFmt w:val="lowerLetter"/>
      <w:lvlText w:val="%8."/>
      <w:lvlJc w:val="left"/>
      <w:pPr>
        <w:ind w:left="7560" w:hanging="360"/>
      </w:pPr>
      <w:rPr>
        <w:rFonts w:cs="Times New Roman"/>
      </w:rPr>
    </w:lvl>
    <w:lvl w:ilvl="8" w:tplc="0409001B" w:tentative="1">
      <w:start w:val="1"/>
      <w:numFmt w:val="lowerRoman"/>
      <w:lvlText w:val="%9."/>
      <w:lvlJc w:val="right"/>
      <w:pPr>
        <w:ind w:left="8280" w:hanging="180"/>
      </w:pPr>
      <w:rPr>
        <w:rFonts w:cs="Times New Roman"/>
      </w:rPr>
    </w:lvl>
  </w:abstractNum>
  <w:abstractNum w:abstractNumId="32"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1B3090A"/>
    <w:multiLevelType w:val="hybridMultilevel"/>
    <w:tmpl w:val="854649EC"/>
    <w:lvl w:ilvl="0" w:tplc="0409000F">
      <w:start w:val="1"/>
      <w:numFmt w:val="decimal"/>
      <w:lvlText w:val="%1."/>
      <w:lvlJc w:val="left"/>
      <w:pPr>
        <w:ind w:left="630" w:hanging="360"/>
      </w:pPr>
      <w:rPr>
        <w:rFonts w:hint="default"/>
        <w:sz w:val="20"/>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4" w15:restartNumberingAfterBreak="0">
    <w:nsid w:val="524323B4"/>
    <w:multiLevelType w:val="hybridMultilevel"/>
    <w:tmpl w:val="1F58BA6A"/>
    <w:lvl w:ilvl="0" w:tplc="04090019">
      <w:start w:val="1"/>
      <w:numFmt w:val="lowerLetter"/>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5" w15:restartNumberingAfterBreak="0">
    <w:nsid w:val="57801839"/>
    <w:multiLevelType w:val="hybridMultilevel"/>
    <w:tmpl w:val="E19E29C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B953FC3"/>
    <w:multiLevelType w:val="hybridMultilevel"/>
    <w:tmpl w:val="33EE81DC"/>
    <w:lvl w:ilvl="0" w:tplc="BBEA95B8">
      <w:start w:val="1"/>
      <w:numFmt w:val="lowerLetter"/>
      <w:lvlText w:val="%1."/>
      <w:lvlJc w:val="left"/>
      <w:pPr>
        <w:ind w:left="720" w:hanging="360"/>
      </w:pPr>
      <w:rPr>
        <w:rFonts w:cs="Times New Roman" w:hint="default"/>
        <w:sz w:val="28"/>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7" w15:restartNumberingAfterBreak="0">
    <w:nsid w:val="5FF223DA"/>
    <w:multiLevelType w:val="hybridMultilevel"/>
    <w:tmpl w:val="45E492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57F0773"/>
    <w:multiLevelType w:val="hybridMultilevel"/>
    <w:tmpl w:val="149E487E"/>
    <w:lvl w:ilvl="0" w:tplc="04090001">
      <w:start w:val="1"/>
      <w:numFmt w:val="bullet"/>
      <w:lvlText w:val=""/>
      <w:lvlJc w:val="left"/>
      <w:pPr>
        <w:ind w:left="761" w:hanging="360"/>
      </w:pPr>
      <w:rPr>
        <w:rFonts w:ascii="Symbol" w:hAnsi="Symbol" w:hint="default"/>
      </w:rPr>
    </w:lvl>
    <w:lvl w:ilvl="1" w:tplc="04090003" w:tentative="1">
      <w:start w:val="1"/>
      <w:numFmt w:val="bullet"/>
      <w:lvlText w:val="o"/>
      <w:lvlJc w:val="left"/>
      <w:pPr>
        <w:ind w:left="1481" w:hanging="360"/>
      </w:pPr>
      <w:rPr>
        <w:rFonts w:ascii="Courier New" w:hAnsi="Courier New" w:cs="Courier New" w:hint="default"/>
      </w:rPr>
    </w:lvl>
    <w:lvl w:ilvl="2" w:tplc="04090005" w:tentative="1">
      <w:start w:val="1"/>
      <w:numFmt w:val="bullet"/>
      <w:lvlText w:val=""/>
      <w:lvlJc w:val="left"/>
      <w:pPr>
        <w:ind w:left="2201" w:hanging="360"/>
      </w:pPr>
      <w:rPr>
        <w:rFonts w:ascii="Wingdings" w:hAnsi="Wingdings" w:hint="default"/>
      </w:rPr>
    </w:lvl>
    <w:lvl w:ilvl="3" w:tplc="04090001" w:tentative="1">
      <w:start w:val="1"/>
      <w:numFmt w:val="bullet"/>
      <w:lvlText w:val=""/>
      <w:lvlJc w:val="left"/>
      <w:pPr>
        <w:ind w:left="2921" w:hanging="360"/>
      </w:pPr>
      <w:rPr>
        <w:rFonts w:ascii="Symbol" w:hAnsi="Symbol" w:hint="default"/>
      </w:rPr>
    </w:lvl>
    <w:lvl w:ilvl="4" w:tplc="04090003" w:tentative="1">
      <w:start w:val="1"/>
      <w:numFmt w:val="bullet"/>
      <w:lvlText w:val="o"/>
      <w:lvlJc w:val="left"/>
      <w:pPr>
        <w:ind w:left="3641" w:hanging="360"/>
      </w:pPr>
      <w:rPr>
        <w:rFonts w:ascii="Courier New" w:hAnsi="Courier New" w:cs="Courier New" w:hint="default"/>
      </w:rPr>
    </w:lvl>
    <w:lvl w:ilvl="5" w:tplc="04090005" w:tentative="1">
      <w:start w:val="1"/>
      <w:numFmt w:val="bullet"/>
      <w:lvlText w:val=""/>
      <w:lvlJc w:val="left"/>
      <w:pPr>
        <w:ind w:left="4361" w:hanging="360"/>
      </w:pPr>
      <w:rPr>
        <w:rFonts w:ascii="Wingdings" w:hAnsi="Wingdings" w:hint="default"/>
      </w:rPr>
    </w:lvl>
    <w:lvl w:ilvl="6" w:tplc="04090001" w:tentative="1">
      <w:start w:val="1"/>
      <w:numFmt w:val="bullet"/>
      <w:lvlText w:val=""/>
      <w:lvlJc w:val="left"/>
      <w:pPr>
        <w:ind w:left="5081" w:hanging="360"/>
      </w:pPr>
      <w:rPr>
        <w:rFonts w:ascii="Symbol" w:hAnsi="Symbol" w:hint="default"/>
      </w:rPr>
    </w:lvl>
    <w:lvl w:ilvl="7" w:tplc="04090003" w:tentative="1">
      <w:start w:val="1"/>
      <w:numFmt w:val="bullet"/>
      <w:lvlText w:val="o"/>
      <w:lvlJc w:val="left"/>
      <w:pPr>
        <w:ind w:left="5801" w:hanging="360"/>
      </w:pPr>
      <w:rPr>
        <w:rFonts w:ascii="Courier New" w:hAnsi="Courier New" w:cs="Courier New" w:hint="default"/>
      </w:rPr>
    </w:lvl>
    <w:lvl w:ilvl="8" w:tplc="04090005" w:tentative="1">
      <w:start w:val="1"/>
      <w:numFmt w:val="bullet"/>
      <w:lvlText w:val=""/>
      <w:lvlJc w:val="left"/>
      <w:pPr>
        <w:ind w:left="6521" w:hanging="360"/>
      </w:pPr>
      <w:rPr>
        <w:rFonts w:ascii="Wingdings" w:hAnsi="Wingdings" w:hint="default"/>
      </w:rPr>
    </w:lvl>
  </w:abstractNum>
  <w:abstractNum w:abstractNumId="39" w15:restartNumberingAfterBreak="0">
    <w:nsid w:val="6BB55A97"/>
    <w:multiLevelType w:val="hybridMultilevel"/>
    <w:tmpl w:val="8252F0FA"/>
    <w:lvl w:ilvl="0" w:tplc="4A6ED000">
      <w:start w:val="1"/>
      <w:numFmt w:val="decimal"/>
      <w:lvlText w:val="%1."/>
      <w:lvlJc w:val="left"/>
      <w:pPr>
        <w:ind w:left="360" w:hanging="360"/>
      </w:pPr>
      <w:rPr>
        <w:rFonts w:hint="default"/>
        <w:sz w:val="18"/>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75B502C7"/>
    <w:multiLevelType w:val="hybridMultilevel"/>
    <w:tmpl w:val="7D2A3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D5B7226"/>
    <w:multiLevelType w:val="hybridMultilevel"/>
    <w:tmpl w:val="0B5643BC"/>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2" w15:restartNumberingAfterBreak="0">
    <w:nsid w:val="7F2C20E1"/>
    <w:multiLevelType w:val="hybridMultilevel"/>
    <w:tmpl w:val="28186D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4"/>
  </w:num>
  <w:num w:numId="2">
    <w:abstractNumId w:val="15"/>
  </w:num>
  <w:num w:numId="3">
    <w:abstractNumId w:val="15"/>
  </w:num>
  <w:num w:numId="4">
    <w:abstractNumId w:val="15"/>
  </w:num>
  <w:num w:numId="5">
    <w:abstractNumId w:val="4"/>
  </w:num>
  <w:num w:numId="6">
    <w:abstractNumId w:val="4"/>
  </w:num>
  <w:num w:numId="7">
    <w:abstractNumId w:val="4"/>
  </w:num>
  <w:num w:numId="8">
    <w:abstractNumId w:val="27"/>
  </w:num>
  <w:num w:numId="9">
    <w:abstractNumId w:val="32"/>
  </w:num>
  <w:num w:numId="10">
    <w:abstractNumId w:val="32"/>
  </w:num>
  <w:num w:numId="11">
    <w:abstractNumId w:val="27"/>
  </w:num>
  <w:num w:numId="12">
    <w:abstractNumId w:val="27"/>
  </w:num>
  <w:num w:numId="13">
    <w:abstractNumId w:val="8"/>
  </w:num>
  <w:num w:numId="14">
    <w:abstractNumId w:val="30"/>
  </w:num>
  <w:num w:numId="15">
    <w:abstractNumId w:val="2"/>
  </w:num>
  <w:num w:numId="16">
    <w:abstractNumId w:val="11"/>
  </w:num>
  <w:num w:numId="17">
    <w:abstractNumId w:val="34"/>
  </w:num>
  <w:num w:numId="18">
    <w:abstractNumId w:val="6"/>
  </w:num>
  <w:num w:numId="19">
    <w:abstractNumId w:val="36"/>
  </w:num>
  <w:num w:numId="20">
    <w:abstractNumId w:val="41"/>
  </w:num>
  <w:num w:numId="21">
    <w:abstractNumId w:val="31"/>
  </w:num>
  <w:num w:numId="22">
    <w:abstractNumId w:val="18"/>
  </w:num>
  <w:num w:numId="23">
    <w:abstractNumId w:val="25"/>
  </w:num>
  <w:num w:numId="24">
    <w:abstractNumId w:val="19"/>
  </w:num>
  <w:num w:numId="25">
    <w:abstractNumId w:val="0"/>
  </w:num>
  <w:num w:numId="26">
    <w:abstractNumId w:val="1"/>
  </w:num>
  <w:num w:numId="27">
    <w:abstractNumId w:val="16"/>
  </w:num>
  <w:num w:numId="28">
    <w:abstractNumId w:val="3"/>
  </w:num>
  <w:num w:numId="29">
    <w:abstractNumId w:val="13"/>
  </w:num>
  <w:num w:numId="30">
    <w:abstractNumId w:val="35"/>
  </w:num>
  <w:num w:numId="31">
    <w:abstractNumId w:val="14"/>
  </w:num>
  <w:num w:numId="32">
    <w:abstractNumId w:val="33"/>
  </w:num>
  <w:num w:numId="33">
    <w:abstractNumId w:val="12"/>
  </w:num>
  <w:num w:numId="34">
    <w:abstractNumId w:val="20"/>
  </w:num>
  <w:num w:numId="35">
    <w:abstractNumId w:val="5"/>
  </w:num>
  <w:num w:numId="36">
    <w:abstractNumId w:val="10"/>
  </w:num>
  <w:num w:numId="37">
    <w:abstractNumId w:val="22"/>
  </w:num>
  <w:num w:numId="38">
    <w:abstractNumId w:val="42"/>
  </w:num>
  <w:num w:numId="39">
    <w:abstractNumId w:val="40"/>
  </w:num>
  <w:num w:numId="40">
    <w:abstractNumId w:val="28"/>
  </w:num>
  <w:num w:numId="41">
    <w:abstractNumId w:val="24"/>
  </w:num>
  <w:num w:numId="42">
    <w:abstractNumId w:val="38"/>
  </w:num>
  <w:num w:numId="43">
    <w:abstractNumId w:val="39"/>
  </w:num>
  <w:num w:numId="44">
    <w:abstractNumId w:val="7"/>
  </w:num>
  <w:num w:numId="45">
    <w:abstractNumId w:val="16"/>
  </w:num>
  <w:num w:numId="46">
    <w:abstractNumId w:val="26"/>
  </w:num>
  <w:num w:numId="47">
    <w:abstractNumId w:val="9"/>
  </w:num>
  <w:num w:numId="48">
    <w:abstractNumId w:val="17"/>
  </w:num>
  <w:num w:numId="49">
    <w:abstractNumId w:val="23"/>
  </w:num>
  <w:num w:numId="50">
    <w:abstractNumId w:val="29"/>
  </w:num>
  <w:num w:numId="51">
    <w:abstractNumId w:val="21"/>
  </w:num>
  <w:num w:numId="52">
    <w:abstractNumId w:val="37"/>
  </w:num>
  <w:numIdMacAtCleanup w:val="5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rson w15:author="Lee, Simon@Energy">
    <w15:presenceInfo w15:providerId="AD" w15:userId="S::simon.lee@energy.ca.gov::903c83c1-35a3-41a9-a5a0-99075410629f"/>
  </w15:person>
  <w15:person w15:author="Geiser, Che@Energy">
    <w15:presenceInfo w15:providerId="AD" w15:userId="S::Che.Geiser@energy.ca.gov::f4cf4352-3862-420c-aa54-a6394c0570e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cumentProtection w:edit="trackedChanges" w:enforcement="1" w:cryptProviderType="rsaAES" w:cryptAlgorithmClass="hash" w:cryptAlgorithmType="typeAny" w:cryptAlgorithmSid="14" w:cryptSpinCount="100000" w:hash="eReOWUcXAkNdO7anwIFNkxXhpeZ6g8Fm//G5fxohO+tA+kq2Al3c7CwOwrw/QRhUl+UdJpfApwt9CGW96aO1CQ==" w:salt="QCu6W8wQa7EsaWy9G5l1ug=="/>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9"/>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77489"/>
    <w:rsid w:val="000011BF"/>
    <w:rsid w:val="00001777"/>
    <w:rsid w:val="00001B1F"/>
    <w:rsid w:val="000020A4"/>
    <w:rsid w:val="00002585"/>
    <w:rsid w:val="00005600"/>
    <w:rsid w:val="00005749"/>
    <w:rsid w:val="00007530"/>
    <w:rsid w:val="00010660"/>
    <w:rsid w:val="00011F75"/>
    <w:rsid w:val="00015DA5"/>
    <w:rsid w:val="00017758"/>
    <w:rsid w:val="00017A92"/>
    <w:rsid w:val="00017EEB"/>
    <w:rsid w:val="00020077"/>
    <w:rsid w:val="000210EB"/>
    <w:rsid w:val="00022906"/>
    <w:rsid w:val="00025123"/>
    <w:rsid w:val="00027CE3"/>
    <w:rsid w:val="0004181E"/>
    <w:rsid w:val="00043D7A"/>
    <w:rsid w:val="00044B40"/>
    <w:rsid w:val="00045BE8"/>
    <w:rsid w:val="00046303"/>
    <w:rsid w:val="00047CB4"/>
    <w:rsid w:val="000518DC"/>
    <w:rsid w:val="00051AFC"/>
    <w:rsid w:val="00054E87"/>
    <w:rsid w:val="00056427"/>
    <w:rsid w:val="00056ADE"/>
    <w:rsid w:val="000603A4"/>
    <w:rsid w:val="000647A8"/>
    <w:rsid w:val="000658D6"/>
    <w:rsid w:val="000660B9"/>
    <w:rsid w:val="00073376"/>
    <w:rsid w:val="00076797"/>
    <w:rsid w:val="0008044B"/>
    <w:rsid w:val="00080856"/>
    <w:rsid w:val="00080B69"/>
    <w:rsid w:val="0008240E"/>
    <w:rsid w:val="00082CD4"/>
    <w:rsid w:val="00083233"/>
    <w:rsid w:val="0008479E"/>
    <w:rsid w:val="000851A3"/>
    <w:rsid w:val="00085B76"/>
    <w:rsid w:val="00086F6D"/>
    <w:rsid w:val="0008721F"/>
    <w:rsid w:val="00087478"/>
    <w:rsid w:val="00090A6C"/>
    <w:rsid w:val="000A0616"/>
    <w:rsid w:val="000A1E1C"/>
    <w:rsid w:val="000A1EBA"/>
    <w:rsid w:val="000A1F02"/>
    <w:rsid w:val="000A20CF"/>
    <w:rsid w:val="000A2C3C"/>
    <w:rsid w:val="000A4321"/>
    <w:rsid w:val="000A53F5"/>
    <w:rsid w:val="000B1454"/>
    <w:rsid w:val="000B2B4C"/>
    <w:rsid w:val="000B3644"/>
    <w:rsid w:val="000C17C5"/>
    <w:rsid w:val="000C2889"/>
    <w:rsid w:val="000C2ED6"/>
    <w:rsid w:val="000C31FB"/>
    <w:rsid w:val="000C4E3C"/>
    <w:rsid w:val="000C525D"/>
    <w:rsid w:val="000C543A"/>
    <w:rsid w:val="000C582C"/>
    <w:rsid w:val="000D2D98"/>
    <w:rsid w:val="000D4C7D"/>
    <w:rsid w:val="000D5B75"/>
    <w:rsid w:val="000D7563"/>
    <w:rsid w:val="000E0130"/>
    <w:rsid w:val="000E1FF3"/>
    <w:rsid w:val="000E644D"/>
    <w:rsid w:val="000F09A1"/>
    <w:rsid w:val="00101C5B"/>
    <w:rsid w:val="00104456"/>
    <w:rsid w:val="00105788"/>
    <w:rsid w:val="00106B82"/>
    <w:rsid w:val="00106CE7"/>
    <w:rsid w:val="00107AA6"/>
    <w:rsid w:val="00107F54"/>
    <w:rsid w:val="00112594"/>
    <w:rsid w:val="00114137"/>
    <w:rsid w:val="00116AE9"/>
    <w:rsid w:val="001172AB"/>
    <w:rsid w:val="00121FFE"/>
    <w:rsid w:val="00122F25"/>
    <w:rsid w:val="00123C66"/>
    <w:rsid w:val="00124C55"/>
    <w:rsid w:val="00124D79"/>
    <w:rsid w:val="00130F94"/>
    <w:rsid w:val="001311B3"/>
    <w:rsid w:val="001323B0"/>
    <w:rsid w:val="00133665"/>
    <w:rsid w:val="0013785C"/>
    <w:rsid w:val="00137D8D"/>
    <w:rsid w:val="001419FB"/>
    <w:rsid w:val="0014243A"/>
    <w:rsid w:val="00143D59"/>
    <w:rsid w:val="00144A7F"/>
    <w:rsid w:val="00147D4E"/>
    <w:rsid w:val="00151154"/>
    <w:rsid w:val="00155156"/>
    <w:rsid w:val="00157CCD"/>
    <w:rsid w:val="00160125"/>
    <w:rsid w:val="00160206"/>
    <w:rsid w:val="00161AF4"/>
    <w:rsid w:val="0016385A"/>
    <w:rsid w:val="00166029"/>
    <w:rsid w:val="0016647E"/>
    <w:rsid w:val="001664FE"/>
    <w:rsid w:val="00182697"/>
    <w:rsid w:val="00182E08"/>
    <w:rsid w:val="00185354"/>
    <w:rsid w:val="00186BEE"/>
    <w:rsid w:val="00193B33"/>
    <w:rsid w:val="00194338"/>
    <w:rsid w:val="00197CB2"/>
    <w:rsid w:val="001A0A38"/>
    <w:rsid w:val="001A3D1C"/>
    <w:rsid w:val="001A3E05"/>
    <w:rsid w:val="001A63DD"/>
    <w:rsid w:val="001A7331"/>
    <w:rsid w:val="001B5197"/>
    <w:rsid w:val="001B5FC5"/>
    <w:rsid w:val="001C4819"/>
    <w:rsid w:val="001C58F1"/>
    <w:rsid w:val="001D0249"/>
    <w:rsid w:val="001D0CAC"/>
    <w:rsid w:val="001D0FD7"/>
    <w:rsid w:val="001D16D3"/>
    <w:rsid w:val="001D2311"/>
    <w:rsid w:val="001D665F"/>
    <w:rsid w:val="001D785A"/>
    <w:rsid w:val="001E49B0"/>
    <w:rsid w:val="001E4B6D"/>
    <w:rsid w:val="001E6B61"/>
    <w:rsid w:val="001F42A0"/>
    <w:rsid w:val="001F7A14"/>
    <w:rsid w:val="00203D00"/>
    <w:rsid w:val="002047DE"/>
    <w:rsid w:val="00204FAD"/>
    <w:rsid w:val="00206A7F"/>
    <w:rsid w:val="00210F47"/>
    <w:rsid w:val="00210FF7"/>
    <w:rsid w:val="0021340F"/>
    <w:rsid w:val="002151A2"/>
    <w:rsid w:val="00215B8C"/>
    <w:rsid w:val="002164AB"/>
    <w:rsid w:val="00216C96"/>
    <w:rsid w:val="00222455"/>
    <w:rsid w:val="0022273E"/>
    <w:rsid w:val="00226FB1"/>
    <w:rsid w:val="00230DAC"/>
    <w:rsid w:val="00232458"/>
    <w:rsid w:val="002324A0"/>
    <w:rsid w:val="0023440C"/>
    <w:rsid w:val="0023449E"/>
    <w:rsid w:val="002403C6"/>
    <w:rsid w:val="00240DFA"/>
    <w:rsid w:val="00240E5F"/>
    <w:rsid w:val="002420A3"/>
    <w:rsid w:val="0024459F"/>
    <w:rsid w:val="00244ED1"/>
    <w:rsid w:val="00245478"/>
    <w:rsid w:val="00246D57"/>
    <w:rsid w:val="00250B8D"/>
    <w:rsid w:val="002516D4"/>
    <w:rsid w:val="0025223F"/>
    <w:rsid w:val="00256199"/>
    <w:rsid w:val="0025764E"/>
    <w:rsid w:val="002620DC"/>
    <w:rsid w:val="002624C1"/>
    <w:rsid w:val="00263562"/>
    <w:rsid w:val="00263DB3"/>
    <w:rsid w:val="00270D40"/>
    <w:rsid w:val="00271DD1"/>
    <w:rsid w:val="00273993"/>
    <w:rsid w:val="002740AA"/>
    <w:rsid w:val="0027441E"/>
    <w:rsid w:val="00275184"/>
    <w:rsid w:val="00275560"/>
    <w:rsid w:val="00277489"/>
    <w:rsid w:val="00282367"/>
    <w:rsid w:val="00287619"/>
    <w:rsid w:val="002913B5"/>
    <w:rsid w:val="00292106"/>
    <w:rsid w:val="002966EA"/>
    <w:rsid w:val="00297B09"/>
    <w:rsid w:val="002A0D6B"/>
    <w:rsid w:val="002A2481"/>
    <w:rsid w:val="002A5EFD"/>
    <w:rsid w:val="002A6405"/>
    <w:rsid w:val="002A69E2"/>
    <w:rsid w:val="002A7108"/>
    <w:rsid w:val="002A7AB6"/>
    <w:rsid w:val="002B2370"/>
    <w:rsid w:val="002B51C7"/>
    <w:rsid w:val="002B5A03"/>
    <w:rsid w:val="002B6F63"/>
    <w:rsid w:val="002C1A45"/>
    <w:rsid w:val="002C2257"/>
    <w:rsid w:val="002C2C4D"/>
    <w:rsid w:val="002C39FE"/>
    <w:rsid w:val="002C3C9B"/>
    <w:rsid w:val="002C493E"/>
    <w:rsid w:val="002C59B5"/>
    <w:rsid w:val="002C6B64"/>
    <w:rsid w:val="002C7248"/>
    <w:rsid w:val="002C7A89"/>
    <w:rsid w:val="002D1125"/>
    <w:rsid w:val="002D4D6D"/>
    <w:rsid w:val="002D587D"/>
    <w:rsid w:val="002D6FDE"/>
    <w:rsid w:val="002E5892"/>
    <w:rsid w:val="002F1E70"/>
    <w:rsid w:val="002F3D12"/>
    <w:rsid w:val="002F3D13"/>
    <w:rsid w:val="002F629C"/>
    <w:rsid w:val="00304FCE"/>
    <w:rsid w:val="00305BA3"/>
    <w:rsid w:val="003078CB"/>
    <w:rsid w:val="00314507"/>
    <w:rsid w:val="00314A91"/>
    <w:rsid w:val="0031566A"/>
    <w:rsid w:val="00316503"/>
    <w:rsid w:val="00317AF4"/>
    <w:rsid w:val="0032242F"/>
    <w:rsid w:val="00330276"/>
    <w:rsid w:val="00330E27"/>
    <w:rsid w:val="0033369D"/>
    <w:rsid w:val="00333C03"/>
    <w:rsid w:val="00334E79"/>
    <w:rsid w:val="00335FFA"/>
    <w:rsid w:val="00336C5F"/>
    <w:rsid w:val="0034058F"/>
    <w:rsid w:val="0034140F"/>
    <w:rsid w:val="00341AF1"/>
    <w:rsid w:val="003423CF"/>
    <w:rsid w:val="00344398"/>
    <w:rsid w:val="00346055"/>
    <w:rsid w:val="00346375"/>
    <w:rsid w:val="0034743B"/>
    <w:rsid w:val="003477EE"/>
    <w:rsid w:val="00355DEE"/>
    <w:rsid w:val="0035696C"/>
    <w:rsid w:val="0035772A"/>
    <w:rsid w:val="003608BC"/>
    <w:rsid w:val="00362063"/>
    <w:rsid w:val="00364FB0"/>
    <w:rsid w:val="003656BA"/>
    <w:rsid w:val="00366009"/>
    <w:rsid w:val="0036737D"/>
    <w:rsid w:val="00371BE4"/>
    <w:rsid w:val="0037210F"/>
    <w:rsid w:val="00375E55"/>
    <w:rsid w:val="003811B8"/>
    <w:rsid w:val="003965B7"/>
    <w:rsid w:val="00397462"/>
    <w:rsid w:val="003A0B48"/>
    <w:rsid w:val="003A30A7"/>
    <w:rsid w:val="003A3681"/>
    <w:rsid w:val="003A3AB8"/>
    <w:rsid w:val="003A50CF"/>
    <w:rsid w:val="003A60EF"/>
    <w:rsid w:val="003B65C4"/>
    <w:rsid w:val="003B6CFC"/>
    <w:rsid w:val="003B7356"/>
    <w:rsid w:val="003C1521"/>
    <w:rsid w:val="003C1E6B"/>
    <w:rsid w:val="003C2625"/>
    <w:rsid w:val="003C40B4"/>
    <w:rsid w:val="003C78BA"/>
    <w:rsid w:val="003D0189"/>
    <w:rsid w:val="003D3F02"/>
    <w:rsid w:val="003D7158"/>
    <w:rsid w:val="003E0A63"/>
    <w:rsid w:val="003E42E0"/>
    <w:rsid w:val="003E48BB"/>
    <w:rsid w:val="003E4DB4"/>
    <w:rsid w:val="003E64C7"/>
    <w:rsid w:val="003E6928"/>
    <w:rsid w:val="003E6B3C"/>
    <w:rsid w:val="003E7ED8"/>
    <w:rsid w:val="003F0713"/>
    <w:rsid w:val="003F3423"/>
    <w:rsid w:val="003F442E"/>
    <w:rsid w:val="003F4A53"/>
    <w:rsid w:val="003F54B0"/>
    <w:rsid w:val="003F630B"/>
    <w:rsid w:val="00401C57"/>
    <w:rsid w:val="00402AD3"/>
    <w:rsid w:val="00402F60"/>
    <w:rsid w:val="00405CF4"/>
    <w:rsid w:val="0040628A"/>
    <w:rsid w:val="00410C5D"/>
    <w:rsid w:val="00410D01"/>
    <w:rsid w:val="00410EC6"/>
    <w:rsid w:val="00413BC4"/>
    <w:rsid w:val="004153C0"/>
    <w:rsid w:val="00416AC9"/>
    <w:rsid w:val="00416CA1"/>
    <w:rsid w:val="00423DB3"/>
    <w:rsid w:val="00423E92"/>
    <w:rsid w:val="00430CCD"/>
    <w:rsid w:val="00431F55"/>
    <w:rsid w:val="00431FC3"/>
    <w:rsid w:val="00442233"/>
    <w:rsid w:val="00443B07"/>
    <w:rsid w:val="00443F4E"/>
    <w:rsid w:val="004451E3"/>
    <w:rsid w:val="004508A1"/>
    <w:rsid w:val="004535ED"/>
    <w:rsid w:val="00453A00"/>
    <w:rsid w:val="00457163"/>
    <w:rsid w:val="00457778"/>
    <w:rsid w:val="0046319D"/>
    <w:rsid w:val="00470D22"/>
    <w:rsid w:val="00472A57"/>
    <w:rsid w:val="004752F9"/>
    <w:rsid w:val="0047702C"/>
    <w:rsid w:val="00480164"/>
    <w:rsid w:val="00480C5A"/>
    <w:rsid w:val="00481127"/>
    <w:rsid w:val="00481802"/>
    <w:rsid w:val="00482709"/>
    <w:rsid w:val="00483721"/>
    <w:rsid w:val="0048461B"/>
    <w:rsid w:val="00485589"/>
    <w:rsid w:val="0049150D"/>
    <w:rsid w:val="004916AA"/>
    <w:rsid w:val="0049202A"/>
    <w:rsid w:val="004936E0"/>
    <w:rsid w:val="00497DDD"/>
    <w:rsid w:val="004A1FA5"/>
    <w:rsid w:val="004A3785"/>
    <w:rsid w:val="004B11B5"/>
    <w:rsid w:val="004B6211"/>
    <w:rsid w:val="004C183F"/>
    <w:rsid w:val="004C4EA8"/>
    <w:rsid w:val="004D0BEF"/>
    <w:rsid w:val="004D21E6"/>
    <w:rsid w:val="004D2B9F"/>
    <w:rsid w:val="004D32E6"/>
    <w:rsid w:val="004D3A16"/>
    <w:rsid w:val="004D3A5B"/>
    <w:rsid w:val="004D6FAE"/>
    <w:rsid w:val="004E2FF2"/>
    <w:rsid w:val="004F1933"/>
    <w:rsid w:val="004F278F"/>
    <w:rsid w:val="004F46E8"/>
    <w:rsid w:val="004F6751"/>
    <w:rsid w:val="004F7EE7"/>
    <w:rsid w:val="005021B3"/>
    <w:rsid w:val="00502887"/>
    <w:rsid w:val="00503025"/>
    <w:rsid w:val="00507935"/>
    <w:rsid w:val="005122DB"/>
    <w:rsid w:val="005123F2"/>
    <w:rsid w:val="005145D4"/>
    <w:rsid w:val="00515994"/>
    <w:rsid w:val="0051672C"/>
    <w:rsid w:val="00516B2A"/>
    <w:rsid w:val="00517543"/>
    <w:rsid w:val="00523F7D"/>
    <w:rsid w:val="005244FE"/>
    <w:rsid w:val="005245F7"/>
    <w:rsid w:val="005266EA"/>
    <w:rsid w:val="00527CE2"/>
    <w:rsid w:val="005352EA"/>
    <w:rsid w:val="00537140"/>
    <w:rsid w:val="00545380"/>
    <w:rsid w:val="005506C3"/>
    <w:rsid w:val="0055197A"/>
    <w:rsid w:val="00554E7E"/>
    <w:rsid w:val="00557A82"/>
    <w:rsid w:val="00560B42"/>
    <w:rsid w:val="0056582E"/>
    <w:rsid w:val="005660C7"/>
    <w:rsid w:val="005666ED"/>
    <w:rsid w:val="00571E4C"/>
    <w:rsid w:val="00573AE4"/>
    <w:rsid w:val="00574B59"/>
    <w:rsid w:val="00583135"/>
    <w:rsid w:val="00583225"/>
    <w:rsid w:val="00585607"/>
    <w:rsid w:val="0059416C"/>
    <w:rsid w:val="00594750"/>
    <w:rsid w:val="005951BD"/>
    <w:rsid w:val="0059541B"/>
    <w:rsid w:val="00595C4E"/>
    <w:rsid w:val="00595C71"/>
    <w:rsid w:val="005961D6"/>
    <w:rsid w:val="00596728"/>
    <w:rsid w:val="00596CBB"/>
    <w:rsid w:val="005A1542"/>
    <w:rsid w:val="005A2F3B"/>
    <w:rsid w:val="005A4975"/>
    <w:rsid w:val="005A506E"/>
    <w:rsid w:val="005B0F01"/>
    <w:rsid w:val="005B3070"/>
    <w:rsid w:val="005B7E9A"/>
    <w:rsid w:val="005C0A27"/>
    <w:rsid w:val="005C2064"/>
    <w:rsid w:val="005C238A"/>
    <w:rsid w:val="005C2501"/>
    <w:rsid w:val="005C527F"/>
    <w:rsid w:val="005C5EBA"/>
    <w:rsid w:val="005C6E83"/>
    <w:rsid w:val="005D49A9"/>
    <w:rsid w:val="005D7800"/>
    <w:rsid w:val="005E0F5A"/>
    <w:rsid w:val="005E116A"/>
    <w:rsid w:val="005E16D2"/>
    <w:rsid w:val="005E3279"/>
    <w:rsid w:val="005E3CAF"/>
    <w:rsid w:val="005E3F40"/>
    <w:rsid w:val="005E49B8"/>
    <w:rsid w:val="005E7BBB"/>
    <w:rsid w:val="005F0137"/>
    <w:rsid w:val="005F0BFD"/>
    <w:rsid w:val="005F1502"/>
    <w:rsid w:val="005F1592"/>
    <w:rsid w:val="005F1B3B"/>
    <w:rsid w:val="005F27D8"/>
    <w:rsid w:val="005F2BD4"/>
    <w:rsid w:val="005F6762"/>
    <w:rsid w:val="005F6B95"/>
    <w:rsid w:val="005F6FB2"/>
    <w:rsid w:val="005F7A9E"/>
    <w:rsid w:val="005F7F14"/>
    <w:rsid w:val="00604394"/>
    <w:rsid w:val="00604657"/>
    <w:rsid w:val="006107F2"/>
    <w:rsid w:val="00610DF9"/>
    <w:rsid w:val="006117F6"/>
    <w:rsid w:val="00614CBF"/>
    <w:rsid w:val="00615E74"/>
    <w:rsid w:val="006238F4"/>
    <w:rsid w:val="00633186"/>
    <w:rsid w:val="0064153E"/>
    <w:rsid w:val="00647374"/>
    <w:rsid w:val="00652020"/>
    <w:rsid w:val="0065304F"/>
    <w:rsid w:val="006531C2"/>
    <w:rsid w:val="0065353D"/>
    <w:rsid w:val="006540F5"/>
    <w:rsid w:val="006542E7"/>
    <w:rsid w:val="00655223"/>
    <w:rsid w:val="006561DD"/>
    <w:rsid w:val="00660172"/>
    <w:rsid w:val="006605B2"/>
    <w:rsid w:val="006634D8"/>
    <w:rsid w:val="00671D2E"/>
    <w:rsid w:val="00673052"/>
    <w:rsid w:val="00673863"/>
    <w:rsid w:val="00675820"/>
    <w:rsid w:val="00675F1C"/>
    <w:rsid w:val="00676F0F"/>
    <w:rsid w:val="00680BC7"/>
    <w:rsid w:val="006813CC"/>
    <w:rsid w:val="0068404A"/>
    <w:rsid w:val="006860FE"/>
    <w:rsid w:val="00697E8D"/>
    <w:rsid w:val="006A0E50"/>
    <w:rsid w:val="006A1E10"/>
    <w:rsid w:val="006A277C"/>
    <w:rsid w:val="006A477E"/>
    <w:rsid w:val="006A5402"/>
    <w:rsid w:val="006B1267"/>
    <w:rsid w:val="006B13D7"/>
    <w:rsid w:val="006B2DFD"/>
    <w:rsid w:val="006B4640"/>
    <w:rsid w:val="006B4D68"/>
    <w:rsid w:val="006B79B4"/>
    <w:rsid w:val="006C0E24"/>
    <w:rsid w:val="006C4819"/>
    <w:rsid w:val="006C58C8"/>
    <w:rsid w:val="006C67AF"/>
    <w:rsid w:val="006D4D36"/>
    <w:rsid w:val="006D53B2"/>
    <w:rsid w:val="006D7394"/>
    <w:rsid w:val="006D73A5"/>
    <w:rsid w:val="006D76B6"/>
    <w:rsid w:val="006E1779"/>
    <w:rsid w:val="006E26DA"/>
    <w:rsid w:val="006E54DA"/>
    <w:rsid w:val="006E6A7F"/>
    <w:rsid w:val="006E7BBA"/>
    <w:rsid w:val="006F083D"/>
    <w:rsid w:val="006F1090"/>
    <w:rsid w:val="006F4C7F"/>
    <w:rsid w:val="006F6A6E"/>
    <w:rsid w:val="006F6B46"/>
    <w:rsid w:val="00707370"/>
    <w:rsid w:val="007073D7"/>
    <w:rsid w:val="00713C41"/>
    <w:rsid w:val="00715AB4"/>
    <w:rsid w:val="007172EE"/>
    <w:rsid w:val="0072246E"/>
    <w:rsid w:val="00731C34"/>
    <w:rsid w:val="00732580"/>
    <w:rsid w:val="00732691"/>
    <w:rsid w:val="00734729"/>
    <w:rsid w:val="00743217"/>
    <w:rsid w:val="00747605"/>
    <w:rsid w:val="007515EA"/>
    <w:rsid w:val="00752BE5"/>
    <w:rsid w:val="007532FE"/>
    <w:rsid w:val="00753A3C"/>
    <w:rsid w:val="00754631"/>
    <w:rsid w:val="00756D6F"/>
    <w:rsid w:val="00757A75"/>
    <w:rsid w:val="007612AC"/>
    <w:rsid w:val="007679C3"/>
    <w:rsid w:val="00770903"/>
    <w:rsid w:val="0077241D"/>
    <w:rsid w:val="0077716F"/>
    <w:rsid w:val="00777CA3"/>
    <w:rsid w:val="00780E14"/>
    <w:rsid w:val="007828A8"/>
    <w:rsid w:val="00787566"/>
    <w:rsid w:val="007876C3"/>
    <w:rsid w:val="0078775A"/>
    <w:rsid w:val="0079009E"/>
    <w:rsid w:val="007918BC"/>
    <w:rsid w:val="0079480D"/>
    <w:rsid w:val="007952D2"/>
    <w:rsid w:val="0079654F"/>
    <w:rsid w:val="00796F74"/>
    <w:rsid w:val="007A01B3"/>
    <w:rsid w:val="007A04AD"/>
    <w:rsid w:val="007A165B"/>
    <w:rsid w:val="007A23EB"/>
    <w:rsid w:val="007A7980"/>
    <w:rsid w:val="007B1AC9"/>
    <w:rsid w:val="007B2D1E"/>
    <w:rsid w:val="007B75D8"/>
    <w:rsid w:val="007C026D"/>
    <w:rsid w:val="007C5CB5"/>
    <w:rsid w:val="007C6069"/>
    <w:rsid w:val="007C637E"/>
    <w:rsid w:val="007C725E"/>
    <w:rsid w:val="007D0CB3"/>
    <w:rsid w:val="007D307C"/>
    <w:rsid w:val="007D4161"/>
    <w:rsid w:val="007D5860"/>
    <w:rsid w:val="007D5C10"/>
    <w:rsid w:val="007E268D"/>
    <w:rsid w:val="007E26E9"/>
    <w:rsid w:val="007E7FA3"/>
    <w:rsid w:val="007F11A6"/>
    <w:rsid w:val="007F371A"/>
    <w:rsid w:val="007F46C4"/>
    <w:rsid w:val="007F5050"/>
    <w:rsid w:val="008031DD"/>
    <w:rsid w:val="008041C4"/>
    <w:rsid w:val="008122F2"/>
    <w:rsid w:val="00812430"/>
    <w:rsid w:val="00813BDF"/>
    <w:rsid w:val="008140EF"/>
    <w:rsid w:val="00815959"/>
    <w:rsid w:val="008160F3"/>
    <w:rsid w:val="0082563E"/>
    <w:rsid w:val="00826111"/>
    <w:rsid w:val="0082775B"/>
    <w:rsid w:val="00830849"/>
    <w:rsid w:val="00830B41"/>
    <w:rsid w:val="00830CF4"/>
    <w:rsid w:val="00831EE5"/>
    <w:rsid w:val="00832C63"/>
    <w:rsid w:val="00835C5C"/>
    <w:rsid w:val="00845353"/>
    <w:rsid w:val="0084753D"/>
    <w:rsid w:val="00847687"/>
    <w:rsid w:val="00847D07"/>
    <w:rsid w:val="00853700"/>
    <w:rsid w:val="00854805"/>
    <w:rsid w:val="00854821"/>
    <w:rsid w:val="0085484B"/>
    <w:rsid w:val="00856010"/>
    <w:rsid w:val="008564FB"/>
    <w:rsid w:val="0086017D"/>
    <w:rsid w:val="008614BB"/>
    <w:rsid w:val="00864789"/>
    <w:rsid w:val="00864C81"/>
    <w:rsid w:val="00867144"/>
    <w:rsid w:val="00873261"/>
    <w:rsid w:val="00873C4D"/>
    <w:rsid w:val="00876EEE"/>
    <w:rsid w:val="008819F1"/>
    <w:rsid w:val="008826F3"/>
    <w:rsid w:val="00883C1D"/>
    <w:rsid w:val="008851BC"/>
    <w:rsid w:val="00890D22"/>
    <w:rsid w:val="00892D01"/>
    <w:rsid w:val="008A1639"/>
    <w:rsid w:val="008A1FE7"/>
    <w:rsid w:val="008A43D5"/>
    <w:rsid w:val="008A5940"/>
    <w:rsid w:val="008B053C"/>
    <w:rsid w:val="008B146E"/>
    <w:rsid w:val="008B27B7"/>
    <w:rsid w:val="008C0E16"/>
    <w:rsid w:val="008C2978"/>
    <w:rsid w:val="008C3C7F"/>
    <w:rsid w:val="008C3C8F"/>
    <w:rsid w:val="008C4B29"/>
    <w:rsid w:val="008C5C29"/>
    <w:rsid w:val="008C66E3"/>
    <w:rsid w:val="008C6703"/>
    <w:rsid w:val="008C69E3"/>
    <w:rsid w:val="008D4638"/>
    <w:rsid w:val="008E1579"/>
    <w:rsid w:val="008E4BD9"/>
    <w:rsid w:val="008E5A9F"/>
    <w:rsid w:val="008F0E00"/>
    <w:rsid w:val="008F17A2"/>
    <w:rsid w:val="008F572C"/>
    <w:rsid w:val="00905634"/>
    <w:rsid w:val="00906FCA"/>
    <w:rsid w:val="00907271"/>
    <w:rsid w:val="00907677"/>
    <w:rsid w:val="00911EA3"/>
    <w:rsid w:val="00914F29"/>
    <w:rsid w:val="0091539C"/>
    <w:rsid w:val="00916A10"/>
    <w:rsid w:val="0092189C"/>
    <w:rsid w:val="00921A22"/>
    <w:rsid w:val="0092389C"/>
    <w:rsid w:val="00925102"/>
    <w:rsid w:val="00925933"/>
    <w:rsid w:val="009276C2"/>
    <w:rsid w:val="009305B8"/>
    <w:rsid w:val="00931A26"/>
    <w:rsid w:val="009321B2"/>
    <w:rsid w:val="00933331"/>
    <w:rsid w:val="00936B00"/>
    <w:rsid w:val="00936C3A"/>
    <w:rsid w:val="00940469"/>
    <w:rsid w:val="0094250C"/>
    <w:rsid w:val="00947674"/>
    <w:rsid w:val="00950246"/>
    <w:rsid w:val="00950C5F"/>
    <w:rsid w:val="00951537"/>
    <w:rsid w:val="00954C58"/>
    <w:rsid w:val="00954E5A"/>
    <w:rsid w:val="00955933"/>
    <w:rsid w:val="00957758"/>
    <w:rsid w:val="0096269A"/>
    <w:rsid w:val="0096343C"/>
    <w:rsid w:val="00965A73"/>
    <w:rsid w:val="009667E1"/>
    <w:rsid w:val="00967063"/>
    <w:rsid w:val="00970937"/>
    <w:rsid w:val="00970FF4"/>
    <w:rsid w:val="009710FA"/>
    <w:rsid w:val="00971FB4"/>
    <w:rsid w:val="00973690"/>
    <w:rsid w:val="00974215"/>
    <w:rsid w:val="00975440"/>
    <w:rsid w:val="0097616E"/>
    <w:rsid w:val="009767B9"/>
    <w:rsid w:val="009812A6"/>
    <w:rsid w:val="009824BF"/>
    <w:rsid w:val="009859D9"/>
    <w:rsid w:val="00985F83"/>
    <w:rsid w:val="00986371"/>
    <w:rsid w:val="009913BF"/>
    <w:rsid w:val="00991630"/>
    <w:rsid w:val="009922B9"/>
    <w:rsid w:val="00992FD4"/>
    <w:rsid w:val="009936A6"/>
    <w:rsid w:val="00993EE2"/>
    <w:rsid w:val="00996937"/>
    <w:rsid w:val="00997D46"/>
    <w:rsid w:val="009A5747"/>
    <w:rsid w:val="009A588F"/>
    <w:rsid w:val="009A5967"/>
    <w:rsid w:val="009A7BDA"/>
    <w:rsid w:val="009B1375"/>
    <w:rsid w:val="009B3F53"/>
    <w:rsid w:val="009B460A"/>
    <w:rsid w:val="009B58E0"/>
    <w:rsid w:val="009C11F6"/>
    <w:rsid w:val="009C59A4"/>
    <w:rsid w:val="009C5B11"/>
    <w:rsid w:val="009C5C18"/>
    <w:rsid w:val="009C5E12"/>
    <w:rsid w:val="009C6F94"/>
    <w:rsid w:val="009D182B"/>
    <w:rsid w:val="009D1D59"/>
    <w:rsid w:val="009D2628"/>
    <w:rsid w:val="009D37F7"/>
    <w:rsid w:val="009D5D19"/>
    <w:rsid w:val="009E1DC9"/>
    <w:rsid w:val="009E3D7F"/>
    <w:rsid w:val="009E401B"/>
    <w:rsid w:val="009E48BF"/>
    <w:rsid w:val="009E6737"/>
    <w:rsid w:val="009F2C2C"/>
    <w:rsid w:val="009F54FE"/>
    <w:rsid w:val="009F7582"/>
    <w:rsid w:val="009F7890"/>
    <w:rsid w:val="00A0000C"/>
    <w:rsid w:val="00A02252"/>
    <w:rsid w:val="00A02CD4"/>
    <w:rsid w:val="00A0324D"/>
    <w:rsid w:val="00A0465B"/>
    <w:rsid w:val="00A067A6"/>
    <w:rsid w:val="00A10A53"/>
    <w:rsid w:val="00A11BF2"/>
    <w:rsid w:val="00A12348"/>
    <w:rsid w:val="00A125A9"/>
    <w:rsid w:val="00A1292B"/>
    <w:rsid w:val="00A12C08"/>
    <w:rsid w:val="00A13646"/>
    <w:rsid w:val="00A15059"/>
    <w:rsid w:val="00A15EEA"/>
    <w:rsid w:val="00A212A3"/>
    <w:rsid w:val="00A21D6E"/>
    <w:rsid w:val="00A2334A"/>
    <w:rsid w:val="00A24160"/>
    <w:rsid w:val="00A2487C"/>
    <w:rsid w:val="00A24922"/>
    <w:rsid w:val="00A24A2A"/>
    <w:rsid w:val="00A272CF"/>
    <w:rsid w:val="00A27588"/>
    <w:rsid w:val="00A27823"/>
    <w:rsid w:val="00A278CB"/>
    <w:rsid w:val="00A27BFE"/>
    <w:rsid w:val="00A3467F"/>
    <w:rsid w:val="00A34DBC"/>
    <w:rsid w:val="00A4048B"/>
    <w:rsid w:val="00A4066E"/>
    <w:rsid w:val="00A40800"/>
    <w:rsid w:val="00A43FE3"/>
    <w:rsid w:val="00A47C10"/>
    <w:rsid w:val="00A513E9"/>
    <w:rsid w:val="00A51BF1"/>
    <w:rsid w:val="00A532F4"/>
    <w:rsid w:val="00A5710A"/>
    <w:rsid w:val="00A57C44"/>
    <w:rsid w:val="00A61649"/>
    <w:rsid w:val="00A6313B"/>
    <w:rsid w:val="00A63291"/>
    <w:rsid w:val="00A652AC"/>
    <w:rsid w:val="00A664F2"/>
    <w:rsid w:val="00A705FE"/>
    <w:rsid w:val="00A70C4D"/>
    <w:rsid w:val="00A75071"/>
    <w:rsid w:val="00A76619"/>
    <w:rsid w:val="00A77A1C"/>
    <w:rsid w:val="00A80704"/>
    <w:rsid w:val="00A8084F"/>
    <w:rsid w:val="00A812DE"/>
    <w:rsid w:val="00A8170C"/>
    <w:rsid w:val="00A849BD"/>
    <w:rsid w:val="00A87C27"/>
    <w:rsid w:val="00A90139"/>
    <w:rsid w:val="00A91371"/>
    <w:rsid w:val="00A92541"/>
    <w:rsid w:val="00A95C4B"/>
    <w:rsid w:val="00A96E0B"/>
    <w:rsid w:val="00AA3C9B"/>
    <w:rsid w:val="00AA6268"/>
    <w:rsid w:val="00AA7225"/>
    <w:rsid w:val="00AA7752"/>
    <w:rsid w:val="00AB18B7"/>
    <w:rsid w:val="00AB4715"/>
    <w:rsid w:val="00AB506A"/>
    <w:rsid w:val="00AB6490"/>
    <w:rsid w:val="00AB6F5C"/>
    <w:rsid w:val="00AB7B00"/>
    <w:rsid w:val="00AC192B"/>
    <w:rsid w:val="00AC4B1B"/>
    <w:rsid w:val="00AC4C48"/>
    <w:rsid w:val="00AD5593"/>
    <w:rsid w:val="00AD683C"/>
    <w:rsid w:val="00AE0387"/>
    <w:rsid w:val="00AE0E47"/>
    <w:rsid w:val="00AE3100"/>
    <w:rsid w:val="00AE71FC"/>
    <w:rsid w:val="00AF1207"/>
    <w:rsid w:val="00AF336F"/>
    <w:rsid w:val="00AF36F1"/>
    <w:rsid w:val="00AF5572"/>
    <w:rsid w:val="00AF710F"/>
    <w:rsid w:val="00AF72BC"/>
    <w:rsid w:val="00B00C57"/>
    <w:rsid w:val="00B020B1"/>
    <w:rsid w:val="00B044F0"/>
    <w:rsid w:val="00B10FA7"/>
    <w:rsid w:val="00B116E9"/>
    <w:rsid w:val="00B12FEE"/>
    <w:rsid w:val="00B1321B"/>
    <w:rsid w:val="00B13816"/>
    <w:rsid w:val="00B17C4E"/>
    <w:rsid w:val="00B222E0"/>
    <w:rsid w:val="00B22903"/>
    <w:rsid w:val="00B23428"/>
    <w:rsid w:val="00B265DB"/>
    <w:rsid w:val="00B26964"/>
    <w:rsid w:val="00B30E86"/>
    <w:rsid w:val="00B34FAD"/>
    <w:rsid w:val="00B364B7"/>
    <w:rsid w:val="00B371A7"/>
    <w:rsid w:val="00B37AB2"/>
    <w:rsid w:val="00B410DB"/>
    <w:rsid w:val="00B41D66"/>
    <w:rsid w:val="00B44541"/>
    <w:rsid w:val="00B449D3"/>
    <w:rsid w:val="00B44B26"/>
    <w:rsid w:val="00B45E40"/>
    <w:rsid w:val="00B46664"/>
    <w:rsid w:val="00B47D99"/>
    <w:rsid w:val="00B51241"/>
    <w:rsid w:val="00B54CD9"/>
    <w:rsid w:val="00B60C2C"/>
    <w:rsid w:val="00B63D33"/>
    <w:rsid w:val="00B6499D"/>
    <w:rsid w:val="00B6532C"/>
    <w:rsid w:val="00B72345"/>
    <w:rsid w:val="00B7399E"/>
    <w:rsid w:val="00B73D5F"/>
    <w:rsid w:val="00B7489E"/>
    <w:rsid w:val="00B75590"/>
    <w:rsid w:val="00B75901"/>
    <w:rsid w:val="00B77E35"/>
    <w:rsid w:val="00B8197B"/>
    <w:rsid w:val="00B8292C"/>
    <w:rsid w:val="00B830B9"/>
    <w:rsid w:val="00B8551E"/>
    <w:rsid w:val="00B86741"/>
    <w:rsid w:val="00B869AD"/>
    <w:rsid w:val="00B86E2F"/>
    <w:rsid w:val="00B86E9C"/>
    <w:rsid w:val="00B91BAB"/>
    <w:rsid w:val="00B9293F"/>
    <w:rsid w:val="00B93494"/>
    <w:rsid w:val="00B941EA"/>
    <w:rsid w:val="00B97186"/>
    <w:rsid w:val="00B97258"/>
    <w:rsid w:val="00BA0C7D"/>
    <w:rsid w:val="00BA3B0E"/>
    <w:rsid w:val="00BA422F"/>
    <w:rsid w:val="00BA5766"/>
    <w:rsid w:val="00BA6D1F"/>
    <w:rsid w:val="00BB097F"/>
    <w:rsid w:val="00BB1308"/>
    <w:rsid w:val="00BB3525"/>
    <w:rsid w:val="00BB3FE0"/>
    <w:rsid w:val="00BB7360"/>
    <w:rsid w:val="00BC1094"/>
    <w:rsid w:val="00BC1205"/>
    <w:rsid w:val="00BC1E7A"/>
    <w:rsid w:val="00BC29D7"/>
    <w:rsid w:val="00BC4D57"/>
    <w:rsid w:val="00BC508D"/>
    <w:rsid w:val="00BC5EF0"/>
    <w:rsid w:val="00BC6344"/>
    <w:rsid w:val="00BC68A5"/>
    <w:rsid w:val="00BC7A88"/>
    <w:rsid w:val="00BD0DC7"/>
    <w:rsid w:val="00BD1F89"/>
    <w:rsid w:val="00BD3B9F"/>
    <w:rsid w:val="00BD5474"/>
    <w:rsid w:val="00BD7ED2"/>
    <w:rsid w:val="00BE129F"/>
    <w:rsid w:val="00BE1E2C"/>
    <w:rsid w:val="00BE26FD"/>
    <w:rsid w:val="00BE450A"/>
    <w:rsid w:val="00BE592D"/>
    <w:rsid w:val="00BE5B7E"/>
    <w:rsid w:val="00BE6438"/>
    <w:rsid w:val="00BE73EE"/>
    <w:rsid w:val="00BE771C"/>
    <w:rsid w:val="00BE785F"/>
    <w:rsid w:val="00BF10E6"/>
    <w:rsid w:val="00BF11E5"/>
    <w:rsid w:val="00BF3A31"/>
    <w:rsid w:val="00BF7617"/>
    <w:rsid w:val="00BF7F7C"/>
    <w:rsid w:val="00C00234"/>
    <w:rsid w:val="00C045FE"/>
    <w:rsid w:val="00C04B8B"/>
    <w:rsid w:val="00C05919"/>
    <w:rsid w:val="00C05CE7"/>
    <w:rsid w:val="00C106FE"/>
    <w:rsid w:val="00C1095F"/>
    <w:rsid w:val="00C11710"/>
    <w:rsid w:val="00C12216"/>
    <w:rsid w:val="00C141F8"/>
    <w:rsid w:val="00C165FC"/>
    <w:rsid w:val="00C178E5"/>
    <w:rsid w:val="00C23ACA"/>
    <w:rsid w:val="00C23B3D"/>
    <w:rsid w:val="00C24F70"/>
    <w:rsid w:val="00C26D86"/>
    <w:rsid w:val="00C3139E"/>
    <w:rsid w:val="00C3205D"/>
    <w:rsid w:val="00C3211D"/>
    <w:rsid w:val="00C347EB"/>
    <w:rsid w:val="00C35FFB"/>
    <w:rsid w:val="00C400E0"/>
    <w:rsid w:val="00C41F89"/>
    <w:rsid w:val="00C46168"/>
    <w:rsid w:val="00C47B6B"/>
    <w:rsid w:val="00C51085"/>
    <w:rsid w:val="00C51977"/>
    <w:rsid w:val="00C51A1B"/>
    <w:rsid w:val="00C51E3F"/>
    <w:rsid w:val="00C52B5F"/>
    <w:rsid w:val="00C55C8A"/>
    <w:rsid w:val="00C56322"/>
    <w:rsid w:val="00C56721"/>
    <w:rsid w:val="00C57EEF"/>
    <w:rsid w:val="00C6232B"/>
    <w:rsid w:val="00C627CE"/>
    <w:rsid w:val="00C65521"/>
    <w:rsid w:val="00C659A9"/>
    <w:rsid w:val="00C675C1"/>
    <w:rsid w:val="00C7176C"/>
    <w:rsid w:val="00C71821"/>
    <w:rsid w:val="00C71A51"/>
    <w:rsid w:val="00C72E7E"/>
    <w:rsid w:val="00C73C9C"/>
    <w:rsid w:val="00C743AA"/>
    <w:rsid w:val="00C80140"/>
    <w:rsid w:val="00C81000"/>
    <w:rsid w:val="00C81442"/>
    <w:rsid w:val="00C81CE4"/>
    <w:rsid w:val="00C820EF"/>
    <w:rsid w:val="00C84980"/>
    <w:rsid w:val="00C84A43"/>
    <w:rsid w:val="00C91294"/>
    <w:rsid w:val="00C9134E"/>
    <w:rsid w:val="00C92347"/>
    <w:rsid w:val="00C93C23"/>
    <w:rsid w:val="00C9664F"/>
    <w:rsid w:val="00CA0781"/>
    <w:rsid w:val="00CA1C00"/>
    <w:rsid w:val="00CA3184"/>
    <w:rsid w:val="00CA373A"/>
    <w:rsid w:val="00CA3D84"/>
    <w:rsid w:val="00CA45D2"/>
    <w:rsid w:val="00CA5024"/>
    <w:rsid w:val="00CA6B7A"/>
    <w:rsid w:val="00CA7925"/>
    <w:rsid w:val="00CB3EF8"/>
    <w:rsid w:val="00CB452B"/>
    <w:rsid w:val="00CB6E1B"/>
    <w:rsid w:val="00CB700C"/>
    <w:rsid w:val="00CC0689"/>
    <w:rsid w:val="00CC0CC1"/>
    <w:rsid w:val="00CC3B3C"/>
    <w:rsid w:val="00CC3D0A"/>
    <w:rsid w:val="00CC3EBE"/>
    <w:rsid w:val="00CC42E7"/>
    <w:rsid w:val="00CC6B2C"/>
    <w:rsid w:val="00CD02C6"/>
    <w:rsid w:val="00CD1418"/>
    <w:rsid w:val="00CD4783"/>
    <w:rsid w:val="00CD501B"/>
    <w:rsid w:val="00CD7993"/>
    <w:rsid w:val="00CE5112"/>
    <w:rsid w:val="00CF2101"/>
    <w:rsid w:val="00CF3C3A"/>
    <w:rsid w:val="00CF6C70"/>
    <w:rsid w:val="00CF6EB2"/>
    <w:rsid w:val="00CF7EE5"/>
    <w:rsid w:val="00D04A34"/>
    <w:rsid w:val="00D0513E"/>
    <w:rsid w:val="00D10A18"/>
    <w:rsid w:val="00D10A32"/>
    <w:rsid w:val="00D12FFE"/>
    <w:rsid w:val="00D13506"/>
    <w:rsid w:val="00D16401"/>
    <w:rsid w:val="00D167B4"/>
    <w:rsid w:val="00D168C8"/>
    <w:rsid w:val="00D20172"/>
    <w:rsid w:val="00D2099D"/>
    <w:rsid w:val="00D2551D"/>
    <w:rsid w:val="00D261BB"/>
    <w:rsid w:val="00D26F6D"/>
    <w:rsid w:val="00D27591"/>
    <w:rsid w:val="00D3096B"/>
    <w:rsid w:val="00D3180E"/>
    <w:rsid w:val="00D34946"/>
    <w:rsid w:val="00D35565"/>
    <w:rsid w:val="00D459B9"/>
    <w:rsid w:val="00D45AD0"/>
    <w:rsid w:val="00D46D0F"/>
    <w:rsid w:val="00D472C6"/>
    <w:rsid w:val="00D51A4A"/>
    <w:rsid w:val="00D53D47"/>
    <w:rsid w:val="00D54588"/>
    <w:rsid w:val="00D5469D"/>
    <w:rsid w:val="00D551D8"/>
    <w:rsid w:val="00D555AD"/>
    <w:rsid w:val="00D56E78"/>
    <w:rsid w:val="00D6148F"/>
    <w:rsid w:val="00D619D4"/>
    <w:rsid w:val="00D61B41"/>
    <w:rsid w:val="00D63DB9"/>
    <w:rsid w:val="00D661A3"/>
    <w:rsid w:val="00D67AA5"/>
    <w:rsid w:val="00D7154C"/>
    <w:rsid w:val="00D72D0F"/>
    <w:rsid w:val="00D755E5"/>
    <w:rsid w:val="00D75CD1"/>
    <w:rsid w:val="00D7697A"/>
    <w:rsid w:val="00D774EE"/>
    <w:rsid w:val="00D807FF"/>
    <w:rsid w:val="00D83816"/>
    <w:rsid w:val="00D839AC"/>
    <w:rsid w:val="00D85F0C"/>
    <w:rsid w:val="00D91276"/>
    <w:rsid w:val="00D95A39"/>
    <w:rsid w:val="00D96884"/>
    <w:rsid w:val="00DA28C3"/>
    <w:rsid w:val="00DB1964"/>
    <w:rsid w:val="00DC008B"/>
    <w:rsid w:val="00DC0FAA"/>
    <w:rsid w:val="00DC3A80"/>
    <w:rsid w:val="00DC4B9D"/>
    <w:rsid w:val="00DD0336"/>
    <w:rsid w:val="00DD1444"/>
    <w:rsid w:val="00DD16A4"/>
    <w:rsid w:val="00DD5735"/>
    <w:rsid w:val="00DD62E9"/>
    <w:rsid w:val="00DD748A"/>
    <w:rsid w:val="00DE1321"/>
    <w:rsid w:val="00DE34F9"/>
    <w:rsid w:val="00DE5DB0"/>
    <w:rsid w:val="00DE5F1A"/>
    <w:rsid w:val="00DE630D"/>
    <w:rsid w:val="00DE667D"/>
    <w:rsid w:val="00DE7A0B"/>
    <w:rsid w:val="00DF1AC9"/>
    <w:rsid w:val="00DF2CCF"/>
    <w:rsid w:val="00DF34C2"/>
    <w:rsid w:val="00DF3CA6"/>
    <w:rsid w:val="00DF7BB2"/>
    <w:rsid w:val="00E0132C"/>
    <w:rsid w:val="00E0516C"/>
    <w:rsid w:val="00E078FF"/>
    <w:rsid w:val="00E1316D"/>
    <w:rsid w:val="00E14A71"/>
    <w:rsid w:val="00E16AC3"/>
    <w:rsid w:val="00E17F4C"/>
    <w:rsid w:val="00E20C2A"/>
    <w:rsid w:val="00E216EB"/>
    <w:rsid w:val="00E21EFB"/>
    <w:rsid w:val="00E22D53"/>
    <w:rsid w:val="00E23625"/>
    <w:rsid w:val="00E2407A"/>
    <w:rsid w:val="00E25199"/>
    <w:rsid w:val="00E25545"/>
    <w:rsid w:val="00E25B0F"/>
    <w:rsid w:val="00E327B3"/>
    <w:rsid w:val="00E34C28"/>
    <w:rsid w:val="00E361F1"/>
    <w:rsid w:val="00E37C6D"/>
    <w:rsid w:val="00E37EAF"/>
    <w:rsid w:val="00E4048B"/>
    <w:rsid w:val="00E43C2B"/>
    <w:rsid w:val="00E51580"/>
    <w:rsid w:val="00E52CF9"/>
    <w:rsid w:val="00E54471"/>
    <w:rsid w:val="00E54BEA"/>
    <w:rsid w:val="00E54DA7"/>
    <w:rsid w:val="00E579A4"/>
    <w:rsid w:val="00E60066"/>
    <w:rsid w:val="00E61334"/>
    <w:rsid w:val="00E65D0D"/>
    <w:rsid w:val="00E80E1B"/>
    <w:rsid w:val="00E81C86"/>
    <w:rsid w:val="00E87DAF"/>
    <w:rsid w:val="00E90AC9"/>
    <w:rsid w:val="00E91183"/>
    <w:rsid w:val="00E9213B"/>
    <w:rsid w:val="00EA007E"/>
    <w:rsid w:val="00EA1C15"/>
    <w:rsid w:val="00EA21B0"/>
    <w:rsid w:val="00EA3306"/>
    <w:rsid w:val="00EA36ED"/>
    <w:rsid w:val="00EA3C8D"/>
    <w:rsid w:val="00EA4D19"/>
    <w:rsid w:val="00EA54BA"/>
    <w:rsid w:val="00EB1224"/>
    <w:rsid w:val="00EB1458"/>
    <w:rsid w:val="00EB1496"/>
    <w:rsid w:val="00EB321B"/>
    <w:rsid w:val="00EB3287"/>
    <w:rsid w:val="00EB703D"/>
    <w:rsid w:val="00EB7166"/>
    <w:rsid w:val="00EC3E92"/>
    <w:rsid w:val="00EC700C"/>
    <w:rsid w:val="00EC7CE6"/>
    <w:rsid w:val="00ED1D2F"/>
    <w:rsid w:val="00ED23E6"/>
    <w:rsid w:val="00EE03D2"/>
    <w:rsid w:val="00EE38BE"/>
    <w:rsid w:val="00EE510C"/>
    <w:rsid w:val="00EE7486"/>
    <w:rsid w:val="00EF317A"/>
    <w:rsid w:val="00EF35D5"/>
    <w:rsid w:val="00F02203"/>
    <w:rsid w:val="00F0251B"/>
    <w:rsid w:val="00F05338"/>
    <w:rsid w:val="00F061D0"/>
    <w:rsid w:val="00F06C3E"/>
    <w:rsid w:val="00F101B9"/>
    <w:rsid w:val="00F138F4"/>
    <w:rsid w:val="00F14EEA"/>
    <w:rsid w:val="00F15CB9"/>
    <w:rsid w:val="00F16D8D"/>
    <w:rsid w:val="00F220BA"/>
    <w:rsid w:val="00F22401"/>
    <w:rsid w:val="00F24646"/>
    <w:rsid w:val="00F26C01"/>
    <w:rsid w:val="00F27954"/>
    <w:rsid w:val="00F31279"/>
    <w:rsid w:val="00F31E57"/>
    <w:rsid w:val="00F35C70"/>
    <w:rsid w:val="00F362AF"/>
    <w:rsid w:val="00F41C24"/>
    <w:rsid w:val="00F43A25"/>
    <w:rsid w:val="00F450F4"/>
    <w:rsid w:val="00F47B1F"/>
    <w:rsid w:val="00F505AD"/>
    <w:rsid w:val="00F536B3"/>
    <w:rsid w:val="00F5390D"/>
    <w:rsid w:val="00F57030"/>
    <w:rsid w:val="00F616BD"/>
    <w:rsid w:val="00F61E8A"/>
    <w:rsid w:val="00F67429"/>
    <w:rsid w:val="00F71D73"/>
    <w:rsid w:val="00F7367F"/>
    <w:rsid w:val="00F7551F"/>
    <w:rsid w:val="00F763B9"/>
    <w:rsid w:val="00F82B6A"/>
    <w:rsid w:val="00F846EE"/>
    <w:rsid w:val="00F85554"/>
    <w:rsid w:val="00F86DB3"/>
    <w:rsid w:val="00F92D47"/>
    <w:rsid w:val="00F93DE4"/>
    <w:rsid w:val="00F94494"/>
    <w:rsid w:val="00F96B63"/>
    <w:rsid w:val="00F96ED5"/>
    <w:rsid w:val="00F97C41"/>
    <w:rsid w:val="00FA32A7"/>
    <w:rsid w:val="00FA5357"/>
    <w:rsid w:val="00FA71CC"/>
    <w:rsid w:val="00FA734E"/>
    <w:rsid w:val="00FB036E"/>
    <w:rsid w:val="00FB10CC"/>
    <w:rsid w:val="00FB2E11"/>
    <w:rsid w:val="00FB32B1"/>
    <w:rsid w:val="00FC20D3"/>
    <w:rsid w:val="00FC39E7"/>
    <w:rsid w:val="00FC49C5"/>
    <w:rsid w:val="00FC6432"/>
    <w:rsid w:val="00FC6D1B"/>
    <w:rsid w:val="00FD001C"/>
    <w:rsid w:val="00FD2CCB"/>
    <w:rsid w:val="00FD6E7E"/>
    <w:rsid w:val="00FD78BD"/>
    <w:rsid w:val="00FE323E"/>
    <w:rsid w:val="00FF1A75"/>
    <w:rsid w:val="00FF531B"/>
    <w:rsid w:val="00FF565D"/>
    <w:rsid w:val="00FF5839"/>
    <w:rsid w:val="00FF597C"/>
    <w:rsid w:val="00FF6458"/>
    <w:rsid w:val="00FF7802"/>
    <w:rsid w:val="043C5498"/>
    <w:rsid w:val="085713F3"/>
    <w:rsid w:val="0CBE6A3C"/>
    <w:rsid w:val="0CEEFF6B"/>
    <w:rsid w:val="0E3C5BE1"/>
    <w:rsid w:val="13B7780A"/>
    <w:rsid w:val="1AEB5D69"/>
    <w:rsid w:val="1C07EFF9"/>
    <w:rsid w:val="1D3FDF92"/>
    <w:rsid w:val="1EF23EE4"/>
    <w:rsid w:val="2172985A"/>
    <w:rsid w:val="2343B86A"/>
    <w:rsid w:val="2416FCF2"/>
    <w:rsid w:val="261087F8"/>
    <w:rsid w:val="26E3CC80"/>
    <w:rsid w:val="2BD194F0"/>
    <w:rsid w:val="2C7FC01E"/>
    <w:rsid w:val="2DA1DDEB"/>
    <w:rsid w:val="2F821A8F"/>
    <w:rsid w:val="307DFAAA"/>
    <w:rsid w:val="317FCE7D"/>
    <w:rsid w:val="32198491"/>
    <w:rsid w:val="33525450"/>
    <w:rsid w:val="338693CD"/>
    <w:rsid w:val="33D8E4ED"/>
    <w:rsid w:val="36B203C6"/>
    <w:rsid w:val="371511DE"/>
    <w:rsid w:val="37ECF4F7"/>
    <w:rsid w:val="3C9D71BC"/>
    <w:rsid w:val="3E92DBE8"/>
    <w:rsid w:val="41D29C06"/>
    <w:rsid w:val="43C2FDCA"/>
    <w:rsid w:val="4695CE71"/>
    <w:rsid w:val="4A7AD976"/>
    <w:rsid w:val="4AC88739"/>
    <w:rsid w:val="50332F9A"/>
    <w:rsid w:val="50C7D34C"/>
    <w:rsid w:val="55911772"/>
    <w:rsid w:val="57152FD8"/>
    <w:rsid w:val="5855D645"/>
    <w:rsid w:val="58A77C37"/>
    <w:rsid w:val="5C2AAE36"/>
    <w:rsid w:val="5D10835E"/>
    <w:rsid w:val="6167E261"/>
    <w:rsid w:val="625E6E44"/>
    <w:rsid w:val="63ECC274"/>
    <w:rsid w:val="66B669D9"/>
    <w:rsid w:val="69B5DD7F"/>
    <w:rsid w:val="6ADADD22"/>
    <w:rsid w:val="6B288AE5"/>
    <w:rsid w:val="6BACBF38"/>
    <w:rsid w:val="6CC8B527"/>
    <w:rsid w:val="6FE393F6"/>
    <w:rsid w:val="72B20119"/>
    <w:rsid w:val="7606EB51"/>
    <w:rsid w:val="77545072"/>
    <w:rsid w:val="77EEAFD9"/>
    <w:rsid w:val="79891E79"/>
    <w:rsid w:val="7A6745DF"/>
    <w:rsid w:val="7EDE7B93"/>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9"/>
    <o:shapelayout v:ext="edit">
      <o:idmap v:ext="edit" data="1"/>
    </o:shapelayout>
  </w:shapeDefaults>
  <w:decimalSymbol w:val="."/>
  <w:listSeparator w:val=","/>
  <w14:docId w14:val="05C6BF09"/>
  <w15:docId w15:val="{2B55F4D6-BF7C-4BD3-8587-4E67DDB0B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uiPriority="9"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iPriority="9"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73376"/>
  </w:style>
  <w:style w:type="paragraph" w:styleId="Heading1">
    <w:name w:val="heading 1"/>
    <w:basedOn w:val="Normal"/>
    <w:next w:val="Normal"/>
    <w:link w:val="Heading1Char"/>
    <w:qFormat/>
    <w:rsid w:val="00277489"/>
    <w:pPr>
      <w:keepNext/>
      <w:outlineLvl w:val="0"/>
    </w:pPr>
    <w:rPr>
      <w:b/>
      <w:sz w:val="30"/>
    </w:rPr>
  </w:style>
  <w:style w:type="paragraph" w:styleId="Heading2">
    <w:name w:val="heading 2"/>
    <w:aliases w:val="h2,h21,h22"/>
    <w:basedOn w:val="Normal"/>
    <w:next w:val="Normal"/>
    <w:link w:val="Heading2Char"/>
    <w:uiPriority w:val="9"/>
    <w:qFormat/>
    <w:rsid w:val="002A2481"/>
    <w:pPr>
      <w:keepNext/>
      <w:numPr>
        <w:ilvl w:val="1"/>
        <w:numId w:val="4"/>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2A2481"/>
    <w:pPr>
      <w:keepNext/>
      <w:numPr>
        <w:ilvl w:val="2"/>
        <w:numId w:val="7"/>
      </w:numPr>
      <w:tabs>
        <w:tab w:val="left" w:pos="-2600"/>
      </w:tabs>
      <w:spacing w:before="480"/>
      <w:outlineLvl w:val="2"/>
    </w:pPr>
    <w:rPr>
      <w:rFonts w:ascii="Arial Black" w:hAnsi="Arial Black"/>
      <w:sz w:val="22"/>
    </w:rPr>
  </w:style>
  <w:style w:type="paragraph" w:styleId="Heading8">
    <w:name w:val="heading 8"/>
    <w:basedOn w:val="Normal"/>
    <w:next w:val="Normal"/>
    <w:link w:val="Heading8Char"/>
    <w:uiPriority w:val="9"/>
    <w:qFormat/>
    <w:rsid w:val="005E3CAF"/>
    <w:pPr>
      <w:spacing w:before="240" w:after="60"/>
      <w:outlineLvl w:val="7"/>
    </w:pPr>
    <w:rPr>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locked/>
    <w:rsid w:val="005E3CAF"/>
    <w:rPr>
      <w:rFonts w:cs="Times New Roman"/>
      <w:b/>
      <w:sz w:val="30"/>
      <w:lang w:val="en-US" w:eastAsia="en-US" w:bidi="ar-SA"/>
    </w:rPr>
  </w:style>
  <w:style w:type="character" w:customStyle="1" w:styleId="Heading2Char">
    <w:name w:val="Heading 2 Char"/>
    <w:aliases w:val="h2 Char,h21 Char,h22 Char"/>
    <w:basedOn w:val="DefaultParagraphFont"/>
    <w:link w:val="Heading2"/>
    <w:uiPriority w:val="9"/>
    <w:semiHidden/>
    <w:rsid w:val="00F3742A"/>
    <w:rPr>
      <w:rFonts w:ascii="Cambria" w:eastAsia="Times New Roman" w:hAnsi="Cambria" w:cs="Times New Roman"/>
      <w:b/>
      <w:bCs/>
      <w:i/>
      <w:iCs/>
      <w:sz w:val="28"/>
      <w:szCs w:val="28"/>
    </w:rPr>
  </w:style>
  <w:style w:type="character" w:customStyle="1" w:styleId="Heading3Char">
    <w:name w:val="Heading 3 Char"/>
    <w:aliases w:val="h3 Char,h31 Char,h32 Char"/>
    <w:basedOn w:val="DefaultParagraphFont"/>
    <w:link w:val="Heading3"/>
    <w:locked/>
    <w:rsid w:val="00166029"/>
    <w:rPr>
      <w:rFonts w:ascii="Arial Black" w:hAnsi="Arial Black" w:cs="Times New Roman"/>
      <w:sz w:val="22"/>
    </w:rPr>
  </w:style>
  <w:style w:type="character" w:customStyle="1" w:styleId="Heading8Char">
    <w:name w:val="Heading 8 Char"/>
    <w:basedOn w:val="DefaultParagraphFont"/>
    <w:link w:val="Heading8"/>
    <w:uiPriority w:val="9"/>
    <w:semiHidden/>
    <w:rsid w:val="00F3742A"/>
    <w:rPr>
      <w:rFonts w:ascii="Calibri" w:eastAsia="Times New Roman" w:hAnsi="Calibri" w:cs="Times New Roman"/>
      <w:i/>
      <w:iCs/>
      <w:sz w:val="24"/>
      <w:szCs w:val="24"/>
    </w:rPr>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10"/>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Header">
    <w:name w:val="header"/>
    <w:basedOn w:val="Normal"/>
    <w:link w:val="HeaderChar"/>
    <w:rsid w:val="00277489"/>
    <w:pPr>
      <w:tabs>
        <w:tab w:val="center" w:pos="4320"/>
        <w:tab w:val="right" w:pos="8640"/>
      </w:tabs>
    </w:pPr>
  </w:style>
  <w:style w:type="character" w:customStyle="1" w:styleId="HeaderChar">
    <w:name w:val="Header Char"/>
    <w:basedOn w:val="DefaultParagraphFont"/>
    <w:link w:val="Header"/>
    <w:locked/>
    <w:rsid w:val="00F7367F"/>
    <w:rPr>
      <w:rFonts w:cs="Times New Roman"/>
    </w:rPr>
  </w:style>
  <w:style w:type="paragraph" w:styleId="Footer">
    <w:name w:val="footer"/>
    <w:basedOn w:val="Normal"/>
    <w:link w:val="FooterChar"/>
    <w:uiPriority w:val="99"/>
    <w:rsid w:val="00277489"/>
    <w:pPr>
      <w:tabs>
        <w:tab w:val="center" w:pos="4320"/>
        <w:tab w:val="right" w:pos="8640"/>
      </w:tabs>
    </w:pPr>
  </w:style>
  <w:style w:type="character" w:customStyle="1" w:styleId="FooterChar">
    <w:name w:val="Footer Char"/>
    <w:basedOn w:val="DefaultParagraphFont"/>
    <w:link w:val="Footer"/>
    <w:uiPriority w:val="99"/>
    <w:rsid w:val="00F3742A"/>
  </w:style>
  <w:style w:type="character" w:styleId="CommentReference">
    <w:name w:val="annotation reference"/>
    <w:basedOn w:val="DefaultParagraphFont"/>
    <w:uiPriority w:val="99"/>
    <w:semiHidden/>
    <w:rsid w:val="005E3CAF"/>
    <w:rPr>
      <w:rFonts w:cs="Times New Roman"/>
      <w:sz w:val="16"/>
    </w:rPr>
  </w:style>
  <w:style w:type="paragraph" w:styleId="CommentText">
    <w:name w:val="annotation text"/>
    <w:basedOn w:val="Normal"/>
    <w:link w:val="CommentTextChar"/>
    <w:uiPriority w:val="99"/>
    <w:semiHidden/>
    <w:rsid w:val="001D665F"/>
  </w:style>
  <w:style w:type="character" w:customStyle="1" w:styleId="CommentTextChar">
    <w:name w:val="Comment Text Char"/>
    <w:basedOn w:val="DefaultParagraphFont"/>
    <w:link w:val="CommentText"/>
    <w:uiPriority w:val="99"/>
    <w:semiHidden/>
    <w:locked/>
    <w:rsid w:val="00954C58"/>
    <w:rPr>
      <w:rFonts w:cs="Times New Roman"/>
    </w:rPr>
  </w:style>
  <w:style w:type="paragraph" w:styleId="CommentSubject">
    <w:name w:val="annotation subject"/>
    <w:basedOn w:val="CommentText"/>
    <w:next w:val="CommentText"/>
    <w:link w:val="CommentSubjectChar"/>
    <w:uiPriority w:val="99"/>
    <w:semiHidden/>
    <w:rsid w:val="001D665F"/>
    <w:rPr>
      <w:b/>
      <w:bCs/>
    </w:rPr>
  </w:style>
  <w:style w:type="character" w:customStyle="1" w:styleId="CommentSubjectChar">
    <w:name w:val="Comment Subject Char"/>
    <w:basedOn w:val="CommentTextChar"/>
    <w:link w:val="CommentSubject"/>
    <w:uiPriority w:val="99"/>
    <w:semiHidden/>
    <w:rsid w:val="00F3742A"/>
    <w:rPr>
      <w:rFonts w:cs="Times New Roman"/>
      <w:b/>
      <w:bCs/>
    </w:rPr>
  </w:style>
  <w:style w:type="paragraph" w:styleId="BalloonText">
    <w:name w:val="Balloon Text"/>
    <w:basedOn w:val="Normal"/>
    <w:link w:val="BalloonTextChar"/>
    <w:uiPriority w:val="99"/>
    <w:semiHidden/>
    <w:rsid w:val="001D665F"/>
    <w:rPr>
      <w:rFonts w:ascii="Tahoma" w:hAnsi="Tahoma" w:cs="Tahoma"/>
      <w:sz w:val="16"/>
      <w:szCs w:val="16"/>
    </w:rPr>
  </w:style>
  <w:style w:type="character" w:customStyle="1" w:styleId="BalloonTextChar">
    <w:name w:val="Balloon Text Char"/>
    <w:basedOn w:val="DefaultParagraphFont"/>
    <w:link w:val="BalloonText"/>
    <w:uiPriority w:val="99"/>
    <w:semiHidden/>
    <w:rsid w:val="00F3742A"/>
    <w:rPr>
      <w:sz w:val="0"/>
      <w:szCs w:val="0"/>
    </w:rPr>
  </w:style>
  <w:style w:type="table" w:styleId="TableGrid">
    <w:name w:val="Table Grid"/>
    <w:basedOn w:val="TableNormal"/>
    <w:uiPriority w:val="59"/>
    <w:rsid w:val="00C9134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p2">
    <w:name w:val="p2"/>
    <w:basedOn w:val="Normal"/>
    <w:rsid w:val="00166029"/>
    <w:pPr>
      <w:widowControl w:val="0"/>
      <w:tabs>
        <w:tab w:val="left" w:pos="357"/>
      </w:tabs>
      <w:spacing w:line="255" w:lineRule="atLeast"/>
      <w:ind w:left="1083" w:hanging="357"/>
    </w:pPr>
    <w:rPr>
      <w:sz w:val="24"/>
    </w:rPr>
  </w:style>
  <w:style w:type="paragraph" w:styleId="ListParagraph">
    <w:name w:val="List Paragraph"/>
    <w:basedOn w:val="Normal"/>
    <w:uiPriority w:val="34"/>
    <w:qFormat/>
    <w:rsid w:val="00166029"/>
    <w:pPr>
      <w:ind w:left="720"/>
      <w:contextualSpacing/>
    </w:pPr>
  </w:style>
  <w:style w:type="paragraph" w:customStyle="1" w:styleId="Style20">
    <w:name w:val="Style20"/>
    <w:basedOn w:val="Normal"/>
    <w:link w:val="Style20Char"/>
    <w:qFormat/>
    <w:rsid w:val="004752F9"/>
    <w:rPr>
      <w:rFonts w:ascii="Calibri" w:hAnsi="Calibri"/>
      <w:sz w:val="12"/>
      <w:szCs w:val="12"/>
    </w:rPr>
  </w:style>
  <w:style w:type="character" w:customStyle="1" w:styleId="Style20Char">
    <w:name w:val="Style20 Char"/>
    <w:link w:val="Style20"/>
    <w:rsid w:val="004752F9"/>
    <w:rPr>
      <w:rFonts w:ascii="Calibri" w:hAnsi="Calibri"/>
      <w:sz w:val="12"/>
      <w:szCs w:val="12"/>
    </w:rPr>
  </w:style>
  <w:style w:type="paragraph" w:customStyle="1" w:styleId="Style75">
    <w:name w:val="Style75"/>
    <w:basedOn w:val="Normal"/>
    <w:link w:val="Style75Char"/>
    <w:qFormat/>
    <w:rsid w:val="004752F9"/>
    <w:pPr>
      <w:tabs>
        <w:tab w:val="right" w:pos="10543"/>
      </w:tabs>
    </w:pPr>
    <w:rPr>
      <w:rFonts w:ascii="Calibri" w:hAnsi="Calibri"/>
      <w:bCs/>
    </w:rPr>
  </w:style>
  <w:style w:type="paragraph" w:customStyle="1" w:styleId="Style77">
    <w:name w:val="Style77"/>
    <w:basedOn w:val="Normal"/>
    <w:link w:val="Style77Char"/>
    <w:qFormat/>
    <w:rsid w:val="004752F9"/>
    <w:pPr>
      <w:keepNext/>
      <w:outlineLvl w:val="0"/>
    </w:pPr>
    <w:rPr>
      <w:rFonts w:ascii="Calibri" w:hAnsi="Calibri"/>
      <w:bCs/>
    </w:rPr>
  </w:style>
  <w:style w:type="character" w:customStyle="1" w:styleId="Style75Char">
    <w:name w:val="Style75 Char"/>
    <w:link w:val="Style75"/>
    <w:rsid w:val="004752F9"/>
    <w:rPr>
      <w:rFonts w:ascii="Calibri" w:hAnsi="Calibri"/>
      <w:bCs/>
    </w:rPr>
  </w:style>
  <w:style w:type="paragraph" w:customStyle="1" w:styleId="Style78">
    <w:name w:val="Style78"/>
    <w:basedOn w:val="Normal"/>
    <w:link w:val="Style78Char"/>
    <w:qFormat/>
    <w:rsid w:val="004752F9"/>
    <w:pPr>
      <w:keepNext/>
      <w:jc w:val="right"/>
      <w:outlineLvl w:val="0"/>
    </w:pPr>
    <w:rPr>
      <w:rFonts w:ascii="Calibri" w:hAnsi="Calibri"/>
      <w:bCs/>
    </w:rPr>
  </w:style>
  <w:style w:type="character" w:customStyle="1" w:styleId="Style77Char">
    <w:name w:val="Style77 Char"/>
    <w:link w:val="Style77"/>
    <w:rsid w:val="004752F9"/>
    <w:rPr>
      <w:rFonts w:ascii="Calibri" w:hAnsi="Calibri"/>
      <w:bCs/>
    </w:rPr>
  </w:style>
  <w:style w:type="character" w:customStyle="1" w:styleId="Style78Char">
    <w:name w:val="Style78 Char"/>
    <w:link w:val="Style78"/>
    <w:rsid w:val="004752F9"/>
    <w:rPr>
      <w:rFonts w:ascii="Calibri" w:hAnsi="Calibri"/>
      <w:bCs/>
    </w:rPr>
  </w:style>
  <w:style w:type="paragraph" w:customStyle="1" w:styleId="Style7">
    <w:name w:val="Style7"/>
    <w:basedOn w:val="Footer"/>
    <w:link w:val="Style7Char"/>
    <w:qFormat/>
    <w:rsid w:val="007B1AC9"/>
    <w:pPr>
      <w:pBdr>
        <w:top w:val="single" w:sz="4" w:space="1" w:color="auto"/>
      </w:pBdr>
      <w:tabs>
        <w:tab w:val="clear" w:pos="8640"/>
        <w:tab w:val="right" w:pos="10800"/>
      </w:tabs>
    </w:pPr>
    <w:rPr>
      <w:rFonts w:asciiTheme="minorHAnsi" w:hAnsiTheme="minorHAnsi"/>
    </w:rPr>
  </w:style>
  <w:style w:type="character" w:customStyle="1" w:styleId="Style7Char">
    <w:name w:val="Style7 Char"/>
    <w:basedOn w:val="FooterChar"/>
    <w:link w:val="Style7"/>
    <w:rsid w:val="007B1AC9"/>
    <w:rPr>
      <w:rFonts w:asciiTheme="minorHAnsi" w:hAnsiTheme="minorHAnsi"/>
    </w:rPr>
  </w:style>
  <w:style w:type="paragraph" w:styleId="Revision">
    <w:name w:val="Revision"/>
    <w:hidden/>
    <w:uiPriority w:val="99"/>
    <w:semiHidden/>
    <w:rsid w:val="00C81000"/>
  </w:style>
  <w:style w:type="character" w:styleId="UnresolvedMention">
    <w:name w:val="Unresolved Mention"/>
    <w:basedOn w:val="DefaultParagraphFont"/>
    <w:uiPriority w:val="99"/>
    <w:unhideWhenUsed/>
    <w:rsid w:val="0065304F"/>
    <w:rPr>
      <w:color w:val="605E5C"/>
      <w:shd w:val="clear" w:color="auto" w:fill="E1DFDD"/>
    </w:rPr>
  </w:style>
  <w:style w:type="character" w:styleId="Mention">
    <w:name w:val="Mention"/>
    <w:basedOn w:val="DefaultParagraphFont"/>
    <w:uiPriority w:val="99"/>
    <w:unhideWhenUsed/>
    <w:rsid w:val="0065304F"/>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0296978">
      <w:bodyDiv w:val="1"/>
      <w:marLeft w:val="0"/>
      <w:marRight w:val="0"/>
      <w:marTop w:val="0"/>
      <w:marBottom w:val="0"/>
      <w:divBdr>
        <w:top w:val="none" w:sz="0" w:space="0" w:color="auto"/>
        <w:left w:val="none" w:sz="0" w:space="0" w:color="auto"/>
        <w:bottom w:val="none" w:sz="0" w:space="0" w:color="auto"/>
        <w:right w:val="none" w:sz="0" w:space="0" w:color="auto"/>
      </w:divBdr>
    </w:div>
    <w:div w:id="1423454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9.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header" Target="header8.xml"/><Relationship Id="rId10" Type="http://schemas.openxmlformats.org/officeDocument/2006/relationships/footnotes" Target="foot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7.xml"/><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CF481B-AC96-48CD-BF77-DD104EC1A101}">
  <ds:schemaRefs>
    <ds:schemaRef ds:uri="http://schemas.microsoft.com/sharepoint/v3/contenttype/forms"/>
  </ds:schemaRefs>
</ds:datastoreItem>
</file>

<file path=customXml/itemProps2.xml><?xml version="1.0" encoding="utf-8"?>
<ds:datastoreItem xmlns:ds="http://schemas.openxmlformats.org/officeDocument/2006/customXml" ds:itemID="{5A64B14E-2742-48AF-9A59-A559A77F2B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058DA52-6A1A-4039-85E3-C8070F42F909}">
  <ds:schemaRefs>
    <ds:schemaRef ds:uri="http://schemas.microsoft.com/office/2006/metadata/properties"/>
    <ds:schemaRef ds:uri="http://schemas.microsoft.com/office/infopath/2007/PartnerControls"/>
    <ds:schemaRef ds:uri="785685f2-c2e1-4352-89aa-3faca8eaba52"/>
  </ds:schemaRefs>
</ds:datastoreItem>
</file>

<file path=customXml/itemProps4.xml><?xml version="1.0" encoding="utf-8"?>
<ds:datastoreItem xmlns:ds="http://schemas.openxmlformats.org/officeDocument/2006/customXml" ds:itemID="{CAD18DF2-DB57-4132-94A8-17B4BE505DE4}">
  <ds:schemaRefs>
    <ds:schemaRef ds:uri="http://schemas.openxmlformats.org/officeDocument/2006/bibliography"/>
  </ds:schemaRefs>
</ds:datastoreItem>
</file>

<file path=customXml/itemProps5.xml><?xml version="1.0" encoding="utf-8"?>
<ds:datastoreItem xmlns:ds="http://schemas.openxmlformats.org/officeDocument/2006/customXml" ds:itemID="{5816F5F2-5D13-4093-8D45-87AC3AECC0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228</TotalTime>
  <Pages>10</Pages>
  <Words>4708</Words>
  <Characters>26842</Characters>
  <Application>Microsoft Office Word</Application>
  <DocSecurity>0</DocSecurity>
  <Lines>223</Lines>
  <Paragraphs>62</Paragraphs>
  <ScaleCrop>false</ScaleCrop>
  <Company>California Energy Commission</Company>
  <LinksUpToDate>false</LinksUpToDate>
  <CharactersWithSpaces>31488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Shewmaker, Michael@Energy</dc:creator>
  <cp:keywords/>
  <cp:lastModifiedBy>Geiser, Che@Energy</cp:lastModifiedBy>
  <cp:revision>519</cp:revision>
  <cp:lastPrinted>2014-08-07T16:13:00Z</cp:lastPrinted>
  <dcterms:created xsi:type="dcterms:W3CDTF">2015-06-09T21:36:00Z</dcterms:created>
  <dcterms:modified xsi:type="dcterms:W3CDTF">2022-04-08T19:27:00Z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