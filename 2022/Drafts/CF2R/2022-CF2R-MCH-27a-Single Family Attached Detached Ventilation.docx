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10790"/>
      </w:tblGrid>
      <w:tr w:rsidR="007056D7" w14:paraId="0435B139" w14:textId="77777777" w:rsidTr="42CCE20F">
        <w:tc>
          <w:tcPr>
            <w:tcW w:w="11016" w:type="dxa"/>
          </w:tcPr>
          <w:p w14:paraId="0435B138" w14:textId="417B54CC" w:rsidR="007056D7" w:rsidRDefault="007056D7" w:rsidP="003952E1">
            <w:pPr>
              <w:rPr>
                <w:rFonts w:asciiTheme="minorHAnsi" w:hAnsiTheme="minorHAnsi"/>
                <w:sz w:val="18"/>
                <w:szCs w:val="18"/>
              </w:rPr>
            </w:pPr>
            <w:r w:rsidRPr="00CB00C9">
              <w:rPr>
                <w:rFonts w:asciiTheme="minorHAnsi" w:hAnsiTheme="minorHAnsi" w:cs="font78"/>
                <w:sz w:val="18"/>
                <w:szCs w:val="18"/>
              </w:rPr>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sidR="00A71969">
              <w:rPr>
                <w:rFonts w:asciiTheme="minorHAnsi" w:hAnsiTheme="minorHAnsi" w:cs="font78"/>
                <w:sz w:val="18"/>
                <w:szCs w:val="18"/>
              </w:rPr>
              <w:t xml:space="preserve"> </w:t>
            </w:r>
            <w:r w:rsidRPr="00CB00C9">
              <w:rPr>
                <w:rFonts w:asciiTheme="minorHAnsi" w:hAnsiTheme="minorHAnsi" w:cs="font78"/>
                <w:sz w:val="18"/>
                <w:szCs w:val="18"/>
              </w:rPr>
              <w:t>62.2</w:t>
            </w:r>
            <w:r>
              <w:rPr>
                <w:rFonts w:asciiTheme="minorHAnsi" w:hAnsiTheme="minorHAnsi" w:cs="font78"/>
                <w:sz w:val="18"/>
                <w:szCs w:val="18"/>
              </w:rPr>
              <w:t>-</w:t>
            </w:r>
            <w:del w:id="0" w:author="Tsan, Bach@Energy" w:date="2021-11-04T15:33:00Z">
              <w:r w:rsidDel="000411FC">
                <w:rPr>
                  <w:rFonts w:asciiTheme="minorHAnsi" w:hAnsiTheme="minorHAnsi" w:cs="font78"/>
                  <w:sz w:val="18"/>
                  <w:szCs w:val="18"/>
                </w:rPr>
                <w:delText>2016</w:delText>
              </w:r>
              <w:r w:rsidRPr="00CB00C9" w:rsidDel="000411FC">
                <w:rPr>
                  <w:rFonts w:asciiTheme="minorHAnsi" w:hAnsiTheme="minorHAnsi" w:cs="font78"/>
                  <w:sz w:val="18"/>
                  <w:szCs w:val="18"/>
                </w:rPr>
                <w:delText xml:space="preserve"> </w:delText>
              </w:r>
            </w:del>
            <w:ins w:id="1" w:author="Tsan, Bach@Energy" w:date="2021-11-04T15:33:00Z">
              <w:r w:rsidR="000411FC">
                <w:rPr>
                  <w:rFonts w:asciiTheme="minorHAnsi" w:hAnsiTheme="minorHAnsi" w:cs="font78"/>
                  <w:sz w:val="18"/>
                  <w:szCs w:val="18"/>
                </w:rPr>
                <w:t>2019</w:t>
              </w:r>
              <w:r w:rsidR="000411FC" w:rsidRPr="00CB00C9">
                <w:rPr>
                  <w:rFonts w:asciiTheme="minorHAnsi" w:hAnsiTheme="minorHAnsi" w:cs="font78"/>
                  <w:sz w:val="18"/>
                  <w:szCs w:val="18"/>
                </w:rPr>
                <w:t xml:space="preserve"> </w:t>
              </w:r>
            </w:ins>
            <w:r w:rsidRPr="00CB00C9">
              <w:rPr>
                <w:rFonts w:asciiTheme="minorHAnsi" w:hAnsiTheme="minorHAnsi" w:cs="font78"/>
                <w:sz w:val="18"/>
                <w:szCs w:val="18"/>
              </w:rPr>
              <w:t>Ventilation and Acceptable Indoor Air Quality in Low-Rise Residential Buildings</w:t>
            </w:r>
            <w:r>
              <w:rPr>
                <w:rFonts w:asciiTheme="minorHAnsi" w:hAnsiTheme="minorHAnsi" w:cs="font78"/>
                <w:sz w:val="18"/>
                <w:szCs w:val="18"/>
              </w:rPr>
              <w:t xml:space="preserve"> subject to the amendments specified by Title 24, Part 6, Section 150.0(o)1 </w:t>
            </w:r>
          </w:p>
        </w:tc>
      </w:tr>
    </w:tbl>
    <w:p w14:paraId="679DECBB" w14:textId="7A978A01" w:rsidR="42CCE20F" w:rsidRDefault="42CCE20F"/>
    <w:p w14:paraId="0435B13A" w14:textId="77777777" w:rsidR="007056D7" w:rsidRPr="009D3D1C" w:rsidRDefault="007056D7" w:rsidP="007056D7">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604"/>
        <w:gridCol w:w="5548"/>
      </w:tblGrid>
      <w:tr w:rsidR="007056D7" w:rsidRPr="00D2491C" w14:paraId="0435B13C" w14:textId="77777777" w:rsidTr="42CCE20F">
        <w:tc>
          <w:tcPr>
            <w:tcW w:w="10790" w:type="dxa"/>
            <w:gridSpan w:val="3"/>
          </w:tcPr>
          <w:p w14:paraId="0435B13B" w14:textId="5D66A1B0" w:rsidR="007056D7" w:rsidRPr="00F5715E" w:rsidRDefault="007056D7" w:rsidP="003952E1">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2" w:author="Moua, Cheng@Energy" w:date="2021-11-12T13:32:00Z">
              <w:r w:rsidR="00500F31">
                <w:rPr>
                  <w:rFonts w:asciiTheme="minorHAnsi" w:hAnsiTheme="minorHAnsi"/>
                  <w:b/>
                  <w:szCs w:val="18"/>
                </w:rPr>
                <w:t>Whole-</w:t>
              </w:r>
            </w:ins>
            <w:r w:rsidRPr="00500C2C">
              <w:rPr>
                <w:rFonts w:asciiTheme="minorHAnsi" w:hAnsiTheme="minorHAnsi"/>
                <w:b/>
                <w:szCs w:val="18"/>
              </w:rPr>
              <w:t>Dwelling Mechanical Ventilation - General Information</w:t>
            </w:r>
          </w:p>
        </w:tc>
      </w:tr>
      <w:tr w:rsidR="007056D7" w:rsidRPr="00D2491C" w14:paraId="0435B140" w14:textId="77777777" w:rsidTr="42CCE20F">
        <w:trPr>
          <w:trHeight w:val="158"/>
        </w:trPr>
        <w:tc>
          <w:tcPr>
            <w:tcW w:w="638" w:type="dxa"/>
            <w:vAlign w:val="center"/>
          </w:tcPr>
          <w:p w14:paraId="0435B13D" w14:textId="77777777" w:rsidR="007056D7" w:rsidRPr="00F5715E" w:rsidRDefault="007056D7" w:rsidP="003952E1">
            <w:pPr>
              <w:jc w:val="center"/>
              <w:rPr>
                <w:rFonts w:asciiTheme="minorHAnsi" w:hAnsiTheme="minorHAnsi"/>
                <w:sz w:val="18"/>
                <w:szCs w:val="18"/>
              </w:rPr>
            </w:pPr>
            <w:r>
              <w:rPr>
                <w:rFonts w:asciiTheme="minorHAnsi" w:hAnsiTheme="minorHAnsi"/>
                <w:sz w:val="18"/>
                <w:szCs w:val="18"/>
              </w:rPr>
              <w:t>01</w:t>
            </w:r>
          </w:p>
        </w:tc>
        <w:tc>
          <w:tcPr>
            <w:tcW w:w="4604" w:type="dxa"/>
            <w:vAlign w:val="center"/>
          </w:tcPr>
          <w:p w14:paraId="0435B13E" w14:textId="77777777" w:rsidR="007056D7" w:rsidRPr="00F5715E" w:rsidRDefault="007056D7" w:rsidP="003952E1">
            <w:pPr>
              <w:rPr>
                <w:rFonts w:asciiTheme="minorHAnsi" w:hAnsiTheme="minorHAnsi"/>
                <w:sz w:val="18"/>
                <w:szCs w:val="18"/>
              </w:rPr>
            </w:pPr>
            <w:r>
              <w:rPr>
                <w:rFonts w:asciiTheme="minorHAnsi" w:hAnsiTheme="minorHAnsi"/>
                <w:sz w:val="18"/>
                <w:szCs w:val="18"/>
              </w:rPr>
              <w:t>Dwelling Unit Name</w:t>
            </w:r>
          </w:p>
        </w:tc>
        <w:tc>
          <w:tcPr>
            <w:tcW w:w="5548" w:type="dxa"/>
          </w:tcPr>
          <w:p w14:paraId="0435B13F" w14:textId="77777777" w:rsidR="007056D7" w:rsidRPr="00F5715E" w:rsidRDefault="007056D7" w:rsidP="003952E1">
            <w:pPr>
              <w:rPr>
                <w:rFonts w:asciiTheme="minorHAnsi" w:hAnsiTheme="minorHAnsi"/>
                <w:sz w:val="18"/>
                <w:szCs w:val="18"/>
              </w:rPr>
            </w:pPr>
          </w:p>
        </w:tc>
      </w:tr>
      <w:tr w:rsidR="007056D7" w:rsidRPr="00D2491C" w14:paraId="0435B144" w14:textId="77777777" w:rsidTr="42CCE20F">
        <w:trPr>
          <w:trHeight w:val="158"/>
        </w:trPr>
        <w:tc>
          <w:tcPr>
            <w:tcW w:w="638" w:type="dxa"/>
            <w:vAlign w:val="center"/>
          </w:tcPr>
          <w:p w14:paraId="0435B141"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604" w:type="dxa"/>
            <w:vAlign w:val="center"/>
          </w:tcPr>
          <w:p w14:paraId="0435B142"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Building Type</w:t>
            </w:r>
          </w:p>
        </w:tc>
        <w:tc>
          <w:tcPr>
            <w:tcW w:w="5548" w:type="dxa"/>
          </w:tcPr>
          <w:p w14:paraId="0435B143" w14:textId="77777777" w:rsidR="007056D7" w:rsidRPr="00F5715E" w:rsidRDefault="007056D7" w:rsidP="003952E1">
            <w:pPr>
              <w:rPr>
                <w:rFonts w:asciiTheme="minorHAnsi" w:hAnsiTheme="minorHAnsi"/>
                <w:sz w:val="18"/>
                <w:szCs w:val="18"/>
              </w:rPr>
            </w:pPr>
          </w:p>
        </w:tc>
      </w:tr>
      <w:tr w:rsidR="007056D7" w:rsidRPr="00D2491C" w14:paraId="0435B148" w14:textId="77777777" w:rsidTr="42CCE20F">
        <w:trPr>
          <w:trHeight w:val="158"/>
        </w:trPr>
        <w:tc>
          <w:tcPr>
            <w:tcW w:w="638" w:type="dxa"/>
            <w:vAlign w:val="center"/>
          </w:tcPr>
          <w:p w14:paraId="0435B145"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604" w:type="dxa"/>
            <w:vAlign w:val="center"/>
          </w:tcPr>
          <w:p w14:paraId="0435B146" w14:textId="77777777" w:rsidR="007056D7" w:rsidRPr="00F5715E" w:rsidRDefault="007056D7" w:rsidP="003952E1">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548" w:type="dxa"/>
          </w:tcPr>
          <w:p w14:paraId="0435B147" w14:textId="77777777" w:rsidR="007056D7" w:rsidRPr="00F5715E" w:rsidRDefault="007056D7" w:rsidP="003952E1">
            <w:pPr>
              <w:rPr>
                <w:rFonts w:asciiTheme="minorHAnsi" w:hAnsiTheme="minorHAnsi"/>
                <w:sz w:val="18"/>
                <w:szCs w:val="18"/>
              </w:rPr>
            </w:pPr>
          </w:p>
        </w:tc>
      </w:tr>
      <w:tr w:rsidR="007056D7" w:rsidRPr="00D2491C" w14:paraId="0435B14D" w14:textId="77777777" w:rsidTr="42CCE20F">
        <w:trPr>
          <w:trHeight w:val="158"/>
        </w:trPr>
        <w:tc>
          <w:tcPr>
            <w:tcW w:w="638" w:type="dxa"/>
            <w:vAlign w:val="center"/>
          </w:tcPr>
          <w:p w14:paraId="0435B149"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04</w:t>
            </w:r>
          </w:p>
        </w:tc>
        <w:tc>
          <w:tcPr>
            <w:tcW w:w="4604" w:type="dxa"/>
            <w:vAlign w:val="center"/>
          </w:tcPr>
          <w:p w14:paraId="0435B14A" w14:textId="77777777" w:rsidR="007056D7" w:rsidRDefault="007056D7" w:rsidP="003952E1">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14B"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548" w:type="dxa"/>
          </w:tcPr>
          <w:p w14:paraId="0435B14C" w14:textId="77777777" w:rsidR="007056D7" w:rsidRPr="00F5715E" w:rsidRDefault="007056D7" w:rsidP="003952E1">
            <w:pPr>
              <w:rPr>
                <w:rFonts w:asciiTheme="minorHAnsi" w:hAnsiTheme="minorHAnsi"/>
                <w:sz w:val="18"/>
                <w:szCs w:val="18"/>
              </w:rPr>
            </w:pPr>
          </w:p>
        </w:tc>
      </w:tr>
      <w:tr w:rsidR="007056D7" w:rsidRPr="00D2491C" w14:paraId="0435B152" w14:textId="77777777" w:rsidTr="42CCE20F">
        <w:trPr>
          <w:trHeight w:val="158"/>
        </w:trPr>
        <w:tc>
          <w:tcPr>
            <w:tcW w:w="638" w:type="dxa"/>
            <w:vAlign w:val="center"/>
          </w:tcPr>
          <w:p w14:paraId="0435B14E" w14:textId="77777777" w:rsidR="007056D7" w:rsidRPr="00F5715E" w:rsidRDefault="007056D7" w:rsidP="003952E1">
            <w:pPr>
              <w:jc w:val="center"/>
              <w:rPr>
                <w:rFonts w:asciiTheme="minorHAnsi" w:hAnsiTheme="minorHAnsi"/>
                <w:sz w:val="18"/>
                <w:szCs w:val="18"/>
              </w:rPr>
            </w:pPr>
            <w:r w:rsidRPr="00F5715E">
              <w:rPr>
                <w:rFonts w:asciiTheme="minorHAnsi" w:hAnsiTheme="minorHAnsi"/>
                <w:sz w:val="18"/>
                <w:szCs w:val="18"/>
              </w:rPr>
              <w:t>05</w:t>
            </w:r>
          </w:p>
        </w:tc>
        <w:tc>
          <w:tcPr>
            <w:tcW w:w="4604" w:type="dxa"/>
            <w:vAlign w:val="center"/>
          </w:tcPr>
          <w:p w14:paraId="0435B14F" w14:textId="77777777" w:rsidR="007056D7" w:rsidRDefault="007056D7" w:rsidP="003952E1">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150" w14:textId="77777777" w:rsidR="007056D7" w:rsidRPr="00F5715E" w:rsidRDefault="007056D7" w:rsidP="003952E1">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548" w:type="dxa"/>
          </w:tcPr>
          <w:p w14:paraId="0435B151" w14:textId="77777777" w:rsidR="007056D7" w:rsidRPr="00F5715E" w:rsidRDefault="007056D7" w:rsidP="003952E1">
            <w:pPr>
              <w:rPr>
                <w:rFonts w:asciiTheme="minorHAnsi" w:hAnsiTheme="minorHAnsi"/>
                <w:sz w:val="18"/>
                <w:szCs w:val="18"/>
              </w:rPr>
            </w:pPr>
          </w:p>
        </w:tc>
      </w:tr>
      <w:tr w:rsidR="007056D7" w:rsidRPr="00D2491C" w14:paraId="0435B173" w14:textId="77777777" w:rsidTr="42CCE20F">
        <w:trPr>
          <w:trHeight w:val="158"/>
        </w:trPr>
        <w:tc>
          <w:tcPr>
            <w:tcW w:w="638" w:type="dxa"/>
            <w:vAlign w:val="center"/>
          </w:tcPr>
          <w:p w14:paraId="0435B170" w14:textId="4A8E93AE" w:rsidR="007056D7" w:rsidRPr="00F5715E" w:rsidRDefault="00380356" w:rsidP="003952E1">
            <w:pPr>
              <w:jc w:val="center"/>
              <w:rPr>
                <w:rFonts w:asciiTheme="minorHAnsi" w:hAnsiTheme="minorHAnsi"/>
                <w:sz w:val="18"/>
                <w:szCs w:val="18"/>
              </w:rPr>
            </w:pPr>
            <w:r>
              <w:rPr>
                <w:rFonts w:asciiTheme="minorHAnsi" w:hAnsiTheme="minorHAnsi" w:cstheme="minorHAnsi"/>
                <w:sz w:val="18"/>
                <w:szCs w:val="18"/>
              </w:rPr>
              <w:t>06</w:t>
            </w:r>
          </w:p>
        </w:tc>
        <w:tc>
          <w:tcPr>
            <w:tcW w:w="4604" w:type="dxa"/>
            <w:vAlign w:val="center"/>
          </w:tcPr>
          <w:p w14:paraId="0435B171"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System Type</w:t>
            </w:r>
          </w:p>
        </w:tc>
        <w:tc>
          <w:tcPr>
            <w:tcW w:w="5548" w:type="dxa"/>
          </w:tcPr>
          <w:p w14:paraId="0435B172" w14:textId="77777777" w:rsidR="007056D7" w:rsidRDefault="007056D7" w:rsidP="003952E1">
            <w:pPr>
              <w:rPr>
                <w:rFonts w:asciiTheme="minorHAnsi" w:hAnsiTheme="minorHAnsi"/>
                <w:sz w:val="18"/>
                <w:szCs w:val="18"/>
              </w:rPr>
            </w:pPr>
          </w:p>
        </w:tc>
      </w:tr>
      <w:tr w:rsidR="007056D7" w:rsidRPr="00D2491C" w14:paraId="0435B177" w14:textId="77777777" w:rsidTr="42CCE20F">
        <w:trPr>
          <w:trHeight w:val="158"/>
        </w:trPr>
        <w:tc>
          <w:tcPr>
            <w:tcW w:w="638" w:type="dxa"/>
            <w:vAlign w:val="center"/>
          </w:tcPr>
          <w:p w14:paraId="0435B174" w14:textId="5AE31D2A" w:rsidR="007056D7" w:rsidRPr="00F5715E" w:rsidRDefault="00380356" w:rsidP="003952E1">
            <w:pPr>
              <w:jc w:val="center"/>
              <w:rPr>
                <w:rFonts w:asciiTheme="minorHAnsi" w:hAnsiTheme="minorHAnsi"/>
                <w:sz w:val="18"/>
                <w:szCs w:val="18"/>
              </w:rPr>
            </w:pPr>
            <w:r>
              <w:rPr>
                <w:rFonts w:asciiTheme="minorHAnsi" w:hAnsiTheme="minorHAnsi" w:cstheme="minorHAnsi"/>
                <w:sz w:val="18"/>
                <w:szCs w:val="18"/>
              </w:rPr>
              <w:t>07</w:t>
            </w:r>
          </w:p>
        </w:tc>
        <w:tc>
          <w:tcPr>
            <w:tcW w:w="4604" w:type="dxa"/>
            <w:vAlign w:val="center"/>
          </w:tcPr>
          <w:p w14:paraId="0435B175" w14:textId="77777777" w:rsidR="007056D7" w:rsidRDefault="007056D7" w:rsidP="003952E1">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548" w:type="dxa"/>
          </w:tcPr>
          <w:p w14:paraId="0435B176" w14:textId="77777777" w:rsidR="007056D7" w:rsidRDefault="007056D7" w:rsidP="003952E1">
            <w:pPr>
              <w:rPr>
                <w:rFonts w:asciiTheme="minorHAnsi" w:hAnsiTheme="minorHAnsi"/>
                <w:sz w:val="18"/>
                <w:szCs w:val="18"/>
              </w:rPr>
            </w:pPr>
          </w:p>
        </w:tc>
      </w:tr>
      <w:tr w:rsidR="007056D7" w:rsidRPr="00D2491C" w14:paraId="0435B190" w14:textId="77777777" w:rsidTr="42CCE20F">
        <w:trPr>
          <w:trHeight w:val="158"/>
        </w:trPr>
        <w:tc>
          <w:tcPr>
            <w:tcW w:w="10790" w:type="dxa"/>
            <w:gridSpan w:val="3"/>
            <w:vAlign w:val="center"/>
          </w:tcPr>
          <w:p w14:paraId="0435B18E" w14:textId="77777777" w:rsidR="007056D7" w:rsidRDefault="007056D7" w:rsidP="003952E1">
            <w:pPr>
              <w:rPr>
                <w:rFonts w:asciiTheme="minorHAnsi" w:hAnsiTheme="minorHAnsi"/>
                <w:sz w:val="18"/>
                <w:szCs w:val="18"/>
              </w:rPr>
            </w:pPr>
            <w:r>
              <w:rPr>
                <w:rFonts w:asciiTheme="minorHAnsi" w:hAnsiTheme="minorHAnsi"/>
                <w:sz w:val="18"/>
                <w:szCs w:val="18"/>
              </w:rPr>
              <w:t xml:space="preserve">Note: </w:t>
            </w:r>
          </w:p>
          <w:p w14:paraId="0435B18F" w14:textId="77777777" w:rsidR="007056D7" w:rsidRDefault="007056D7" w:rsidP="003952E1">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521141CD" w14:textId="2636510B" w:rsidR="00361E9D" w:rsidDel="00895E32" w:rsidRDefault="00361E9D">
      <w:pPr>
        <w:rPr>
          <w:del w:id="3" w:author="Alhabibi, Haider@Energy" w:date="2022-01-27T13:17:00Z"/>
        </w:rPr>
      </w:pPr>
    </w:p>
    <w:p w14:paraId="0435B191" w14:textId="6E125188" w:rsidR="007056D7" w:rsidRPr="009D3D1C" w:rsidDel="00895E32" w:rsidRDefault="007056D7" w:rsidP="007056D7">
      <w:pPr>
        <w:rPr>
          <w:del w:id="4" w:author="Alhabibi, Haider@Energy" w:date="2022-01-27T13:17:00Z"/>
          <w:rFonts w:asciiTheme="minorHAnsi" w:hAnsiTheme="minorHAnsi"/>
          <w:sz w:val="18"/>
          <w:szCs w:val="18"/>
        </w:rPr>
      </w:pPr>
    </w:p>
    <w:tbl>
      <w:tblPr>
        <w:tblStyle w:val="TableGrid"/>
        <w:tblW w:w="0" w:type="auto"/>
        <w:tblLook w:val="04A0" w:firstRow="1" w:lastRow="0" w:firstColumn="1" w:lastColumn="0" w:noHBand="0" w:noVBand="1"/>
      </w:tblPr>
      <w:tblGrid>
        <w:gridCol w:w="10790"/>
      </w:tblGrid>
      <w:tr w:rsidR="007056D7" w14:paraId="0435B193" w14:textId="77777777" w:rsidTr="003952E1">
        <w:tc>
          <w:tcPr>
            <w:tcW w:w="11016" w:type="dxa"/>
          </w:tcPr>
          <w:p w14:paraId="0435B192" w14:textId="7F6E32EE" w:rsidR="007056D7" w:rsidRDefault="007056D7" w:rsidP="003952E1">
            <w:pPr>
              <w:rPr>
                <w:rFonts w:asciiTheme="minorHAnsi" w:hAnsiTheme="minorHAnsi"/>
                <w:sz w:val="18"/>
                <w:szCs w:val="18"/>
              </w:rPr>
            </w:pPr>
            <w:r>
              <w:rPr>
                <w:rFonts w:asciiTheme="minorHAnsi" w:hAnsiTheme="minorHAnsi"/>
                <w:b/>
                <w:szCs w:val="18"/>
              </w:rPr>
              <w:t>MCH-</w:t>
            </w:r>
            <w:r w:rsidRPr="0029047D">
              <w:rPr>
                <w:rFonts w:asciiTheme="minorHAnsi" w:hAnsiTheme="minorHAnsi"/>
                <w:b/>
                <w:szCs w:val="18"/>
              </w:rPr>
              <w:t>27</w:t>
            </w:r>
            <w:r>
              <w:rPr>
                <w:rFonts w:asciiTheme="minorHAnsi" w:hAnsiTheme="minorHAnsi"/>
                <w:b/>
                <w:szCs w:val="18"/>
              </w:rPr>
              <w:t>a – Single Family</w:t>
            </w:r>
            <w:r w:rsidR="00C43729">
              <w:t xml:space="preserve"> </w:t>
            </w:r>
            <w:r w:rsidR="00C43729" w:rsidRPr="00C43729">
              <w:rPr>
                <w:rFonts w:asciiTheme="minorHAnsi" w:hAnsiTheme="minorHAnsi"/>
                <w:b/>
                <w:szCs w:val="18"/>
              </w:rPr>
              <w:t>Attached/Detached Ventilation</w:t>
            </w:r>
          </w:p>
        </w:tc>
      </w:tr>
    </w:tbl>
    <w:p w14:paraId="0435B194" w14:textId="77777777" w:rsidR="007056D7" w:rsidRPr="009D3D1C" w:rsidRDefault="007056D7" w:rsidP="007056D7">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595"/>
        <w:gridCol w:w="5561"/>
      </w:tblGrid>
      <w:tr w:rsidR="00380356" w14:paraId="21610071" w14:textId="77777777" w:rsidTr="00454307">
        <w:trPr>
          <w:trHeight w:val="158"/>
        </w:trPr>
        <w:tc>
          <w:tcPr>
            <w:tcW w:w="10790" w:type="dxa"/>
            <w:gridSpan w:val="3"/>
            <w:vAlign w:val="center"/>
          </w:tcPr>
          <w:p w14:paraId="2330C778" w14:textId="77777777" w:rsidR="00380356" w:rsidRPr="006E08B4" w:rsidRDefault="00380356" w:rsidP="00454307">
            <w:pPr>
              <w:keepNext/>
              <w:rPr>
                <w:rFonts w:asciiTheme="minorHAnsi" w:hAnsiTheme="minorHAnsi"/>
                <w:b/>
                <w:szCs w:val="18"/>
              </w:rPr>
            </w:pPr>
            <w:r w:rsidRPr="0029047D">
              <w:rPr>
                <w:rFonts w:asciiTheme="minorHAnsi" w:hAnsiTheme="minorHAnsi"/>
                <w:b/>
                <w:szCs w:val="18"/>
              </w:rPr>
              <w:t xml:space="preserve">B. </w:t>
            </w:r>
            <w:r>
              <w:rPr>
                <w:rFonts w:asciiTheme="minorHAnsi" w:hAnsiTheme="minorHAnsi"/>
                <w:b/>
                <w:szCs w:val="18"/>
              </w:rPr>
              <w:t>Single Family Attached/Detached General Information</w:t>
            </w:r>
          </w:p>
        </w:tc>
      </w:tr>
      <w:tr w:rsidR="00380356" w14:paraId="5AB7E122" w14:textId="77777777" w:rsidTr="00454307">
        <w:trPr>
          <w:trHeight w:val="158"/>
        </w:trPr>
        <w:tc>
          <w:tcPr>
            <w:tcW w:w="634" w:type="dxa"/>
            <w:vAlign w:val="center"/>
          </w:tcPr>
          <w:p w14:paraId="215AAB38"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1</w:t>
            </w:r>
          </w:p>
        </w:tc>
        <w:tc>
          <w:tcPr>
            <w:tcW w:w="4595" w:type="dxa"/>
            <w:vAlign w:val="center"/>
          </w:tcPr>
          <w:p w14:paraId="2E6757B7" w14:textId="77777777" w:rsidR="00380356" w:rsidRDefault="00380356" w:rsidP="00454307">
            <w:pPr>
              <w:rPr>
                <w:rFonts w:asciiTheme="minorHAnsi" w:hAnsiTheme="minorHAnsi"/>
                <w:sz w:val="18"/>
                <w:szCs w:val="18"/>
              </w:rPr>
            </w:pPr>
            <w:r w:rsidRPr="007A5D38">
              <w:rPr>
                <w:rFonts w:asciiTheme="minorHAnsi" w:hAnsiTheme="minorHAnsi" w:cstheme="minorHAnsi"/>
                <w:sz w:val="18"/>
                <w:szCs w:val="18"/>
              </w:rPr>
              <w:t>Average Ceiling Height</w:t>
            </w:r>
          </w:p>
        </w:tc>
        <w:tc>
          <w:tcPr>
            <w:tcW w:w="5561" w:type="dxa"/>
          </w:tcPr>
          <w:p w14:paraId="0FF8E6B8" w14:textId="62ABB7BA" w:rsidR="00380356" w:rsidRDefault="00380356" w:rsidP="00454307">
            <w:pPr>
              <w:rPr>
                <w:rFonts w:asciiTheme="minorHAnsi" w:hAnsiTheme="minorHAnsi"/>
                <w:sz w:val="18"/>
                <w:szCs w:val="18"/>
              </w:rPr>
            </w:pPr>
          </w:p>
        </w:tc>
      </w:tr>
      <w:tr w:rsidR="00380356" w14:paraId="57854DCA" w14:textId="77777777" w:rsidTr="00454307">
        <w:trPr>
          <w:trHeight w:val="158"/>
        </w:trPr>
        <w:tc>
          <w:tcPr>
            <w:tcW w:w="634" w:type="dxa"/>
            <w:vAlign w:val="center"/>
          </w:tcPr>
          <w:p w14:paraId="5B44A958"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2</w:t>
            </w:r>
          </w:p>
        </w:tc>
        <w:tc>
          <w:tcPr>
            <w:tcW w:w="4595" w:type="dxa"/>
            <w:vAlign w:val="center"/>
          </w:tcPr>
          <w:p w14:paraId="7421868F" w14:textId="77777777" w:rsidR="00380356" w:rsidRDefault="00380356" w:rsidP="00454307">
            <w:pPr>
              <w:rPr>
                <w:rFonts w:asciiTheme="minorHAnsi" w:hAnsiTheme="minorHAnsi"/>
                <w:sz w:val="18"/>
                <w:szCs w:val="18"/>
              </w:rPr>
            </w:pPr>
            <w:r w:rsidRPr="007A5D38">
              <w:rPr>
                <w:rFonts w:asciiTheme="minorHAnsi" w:hAnsiTheme="minorHAnsi" w:cstheme="minorHAnsi"/>
                <w:sz w:val="18"/>
                <w:szCs w:val="18"/>
              </w:rPr>
              <w:t>Total Conditioned Volume</w:t>
            </w:r>
          </w:p>
        </w:tc>
        <w:tc>
          <w:tcPr>
            <w:tcW w:w="5561" w:type="dxa"/>
          </w:tcPr>
          <w:p w14:paraId="77857FD0" w14:textId="5240FFC6" w:rsidR="00380356" w:rsidRDefault="00380356" w:rsidP="00454307">
            <w:pPr>
              <w:rPr>
                <w:rFonts w:asciiTheme="minorHAnsi" w:hAnsiTheme="minorHAnsi"/>
                <w:sz w:val="18"/>
                <w:szCs w:val="18"/>
              </w:rPr>
            </w:pPr>
          </w:p>
        </w:tc>
      </w:tr>
      <w:tr w:rsidR="00380356" w14:paraId="62B306F4" w14:textId="77777777" w:rsidTr="00454307">
        <w:trPr>
          <w:trHeight w:val="158"/>
        </w:trPr>
        <w:tc>
          <w:tcPr>
            <w:tcW w:w="634" w:type="dxa"/>
            <w:vAlign w:val="center"/>
          </w:tcPr>
          <w:p w14:paraId="300628B5"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595" w:type="dxa"/>
            <w:vAlign w:val="center"/>
          </w:tcPr>
          <w:p w14:paraId="775477ED" w14:textId="06B74560" w:rsidR="00380356" w:rsidRDefault="001615DD" w:rsidP="00454307">
            <w:pPr>
              <w:rPr>
                <w:rFonts w:asciiTheme="minorHAnsi" w:hAnsiTheme="minorHAnsi"/>
                <w:sz w:val="18"/>
                <w:szCs w:val="18"/>
              </w:rPr>
            </w:pPr>
            <w:r w:rsidRPr="001615DD">
              <w:rPr>
                <w:rFonts w:asciiTheme="minorHAnsi" w:hAnsiTheme="minorHAnsi" w:cstheme="minorHAnsi"/>
                <w:sz w:val="18"/>
                <w:szCs w:val="18"/>
              </w:rPr>
              <w:t>Vertical distance between the lowest and highest above-grade points within the pressure boundary in feet</w:t>
            </w:r>
          </w:p>
        </w:tc>
        <w:tc>
          <w:tcPr>
            <w:tcW w:w="5561" w:type="dxa"/>
          </w:tcPr>
          <w:p w14:paraId="76E8F95B" w14:textId="22A12B05" w:rsidR="00380356" w:rsidRDefault="00380356" w:rsidP="00454307">
            <w:pPr>
              <w:rPr>
                <w:rFonts w:asciiTheme="minorHAnsi" w:hAnsiTheme="minorHAnsi"/>
                <w:sz w:val="18"/>
                <w:szCs w:val="18"/>
              </w:rPr>
            </w:pPr>
          </w:p>
        </w:tc>
      </w:tr>
      <w:tr w:rsidR="00380356" w14:paraId="4B6B5C2F" w14:textId="77777777" w:rsidTr="00454307">
        <w:trPr>
          <w:trHeight w:val="158"/>
        </w:trPr>
        <w:tc>
          <w:tcPr>
            <w:tcW w:w="634" w:type="dxa"/>
            <w:vAlign w:val="center"/>
          </w:tcPr>
          <w:p w14:paraId="091EA8F8" w14:textId="77777777" w:rsidR="00380356" w:rsidRPr="00F5715E" w:rsidRDefault="00380356" w:rsidP="00454307">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595" w:type="dxa"/>
            <w:vAlign w:val="center"/>
          </w:tcPr>
          <w:p w14:paraId="7844DBE7" w14:textId="77777777" w:rsidR="00380356" w:rsidRDefault="00380356" w:rsidP="00454307">
            <w:pPr>
              <w:rPr>
                <w:rFonts w:asciiTheme="minorHAnsi" w:hAnsiTheme="minorHAnsi"/>
                <w:sz w:val="18"/>
                <w:szCs w:val="18"/>
              </w:rPr>
            </w:pPr>
            <w:r w:rsidRPr="007A5D38">
              <w:rPr>
                <w:rFonts w:asciiTheme="minorHAnsi" w:hAnsiTheme="minorHAnsi" w:cstheme="minorHAnsi"/>
                <w:sz w:val="18"/>
                <w:szCs w:val="18"/>
              </w:rPr>
              <w:t>Air Changes Per Hour at 50 Pa</w:t>
            </w:r>
          </w:p>
        </w:tc>
        <w:tc>
          <w:tcPr>
            <w:tcW w:w="5561" w:type="dxa"/>
          </w:tcPr>
          <w:p w14:paraId="68C43D2A" w14:textId="1BFC1B5C" w:rsidR="00380356" w:rsidRDefault="00380356" w:rsidP="00454307">
            <w:pPr>
              <w:rPr>
                <w:rFonts w:asciiTheme="minorHAnsi" w:hAnsiTheme="minorHAnsi"/>
                <w:sz w:val="18"/>
                <w:szCs w:val="18"/>
              </w:rPr>
            </w:pPr>
          </w:p>
        </w:tc>
      </w:tr>
      <w:tr w:rsidR="00380356" w14:paraId="21BADE3A" w14:textId="77777777" w:rsidTr="00454307">
        <w:trPr>
          <w:trHeight w:val="158"/>
        </w:trPr>
        <w:tc>
          <w:tcPr>
            <w:tcW w:w="634" w:type="dxa"/>
            <w:vAlign w:val="center"/>
          </w:tcPr>
          <w:p w14:paraId="70BC4E70" w14:textId="77777777" w:rsidR="00380356" w:rsidRPr="00F5715E" w:rsidRDefault="00380356" w:rsidP="00454307">
            <w:pPr>
              <w:jc w:val="center"/>
              <w:rPr>
                <w:rFonts w:asciiTheme="minorHAnsi" w:hAnsiTheme="minorHAnsi"/>
                <w:sz w:val="18"/>
                <w:szCs w:val="18"/>
              </w:rPr>
            </w:pPr>
            <w:r>
              <w:rPr>
                <w:rFonts w:asciiTheme="minorHAnsi" w:hAnsiTheme="minorHAnsi" w:cstheme="minorHAnsi"/>
                <w:sz w:val="18"/>
                <w:szCs w:val="18"/>
              </w:rPr>
              <w:t>05</w:t>
            </w:r>
          </w:p>
        </w:tc>
        <w:tc>
          <w:tcPr>
            <w:tcW w:w="4595" w:type="dxa"/>
            <w:vAlign w:val="center"/>
          </w:tcPr>
          <w:p w14:paraId="031A16F4" w14:textId="1E693FDB" w:rsidR="00380356" w:rsidRDefault="00380356" w:rsidP="00454307">
            <w:pPr>
              <w:rPr>
                <w:rFonts w:asciiTheme="minorHAnsi" w:hAnsiTheme="minorHAnsi"/>
                <w:sz w:val="18"/>
                <w:szCs w:val="18"/>
              </w:rPr>
            </w:pPr>
            <w:r w:rsidRPr="007A5D38">
              <w:rPr>
                <w:rFonts w:asciiTheme="minorHAnsi" w:hAnsiTheme="minorHAnsi" w:cstheme="minorHAnsi"/>
                <w:sz w:val="18"/>
                <w:szCs w:val="18"/>
              </w:rPr>
              <w:t>Name of ANSI/ASHRAE Standard 62.2-201</w:t>
            </w:r>
            <w:del w:id="5" w:author="Tsan, Bach@Energy" w:date="2021-11-04T16:34:00Z">
              <w:r w:rsidRPr="007A5D38" w:rsidDel="00C26E84">
                <w:rPr>
                  <w:rFonts w:asciiTheme="minorHAnsi" w:hAnsiTheme="minorHAnsi" w:cstheme="minorHAnsi"/>
                  <w:sz w:val="18"/>
                  <w:szCs w:val="18"/>
                </w:rPr>
                <w:delText>6</w:delText>
              </w:r>
            </w:del>
            <w:ins w:id="6" w:author="Tsan, Bach@Energy" w:date="2021-11-04T16:34:00Z">
              <w:r w:rsidR="00C26E84">
                <w:rPr>
                  <w:rFonts w:asciiTheme="minorHAnsi" w:hAnsiTheme="minorHAnsi" w:cstheme="minorHAnsi"/>
                  <w:sz w:val="18"/>
                  <w:szCs w:val="18"/>
                </w:rPr>
                <w:t>9</w:t>
              </w:r>
            </w:ins>
            <w:r w:rsidRPr="007A5D38">
              <w:rPr>
                <w:rFonts w:asciiTheme="minorHAnsi" w:hAnsiTheme="minorHAnsi" w:cstheme="minorHAnsi"/>
                <w:sz w:val="18"/>
                <w:szCs w:val="18"/>
              </w:rPr>
              <w:t xml:space="preserve"> weather station </w:t>
            </w:r>
            <w:r>
              <w:rPr>
                <w:rFonts w:asciiTheme="minorHAnsi" w:hAnsiTheme="minorHAnsi" w:cstheme="minorHAnsi"/>
                <w:sz w:val="18"/>
                <w:szCs w:val="18"/>
              </w:rPr>
              <w:t>for climate zone</w:t>
            </w:r>
          </w:p>
        </w:tc>
        <w:tc>
          <w:tcPr>
            <w:tcW w:w="5561" w:type="dxa"/>
          </w:tcPr>
          <w:p w14:paraId="046B4175" w14:textId="31B26945" w:rsidR="00380356" w:rsidRDefault="00380356" w:rsidP="00454307">
            <w:pPr>
              <w:rPr>
                <w:rFonts w:asciiTheme="minorHAnsi" w:hAnsiTheme="minorHAnsi"/>
                <w:sz w:val="18"/>
                <w:szCs w:val="18"/>
              </w:rPr>
            </w:pPr>
          </w:p>
        </w:tc>
      </w:tr>
      <w:tr w:rsidR="00380356" w14:paraId="6C492180" w14:textId="77777777" w:rsidTr="00454307">
        <w:trPr>
          <w:trHeight w:val="158"/>
        </w:trPr>
        <w:tc>
          <w:tcPr>
            <w:tcW w:w="634" w:type="dxa"/>
            <w:vAlign w:val="center"/>
          </w:tcPr>
          <w:p w14:paraId="18EC1DCE" w14:textId="77777777" w:rsidR="00380356" w:rsidRPr="00F5715E" w:rsidRDefault="00380356" w:rsidP="00454307">
            <w:pPr>
              <w:jc w:val="center"/>
              <w:rPr>
                <w:rFonts w:asciiTheme="minorHAnsi" w:hAnsiTheme="minorHAnsi"/>
                <w:sz w:val="18"/>
                <w:szCs w:val="18"/>
              </w:rPr>
            </w:pPr>
            <w:r>
              <w:rPr>
                <w:rFonts w:asciiTheme="minorHAnsi" w:hAnsiTheme="minorHAnsi" w:cstheme="minorHAnsi"/>
                <w:sz w:val="18"/>
                <w:szCs w:val="18"/>
              </w:rPr>
              <w:t>06</w:t>
            </w:r>
          </w:p>
        </w:tc>
        <w:tc>
          <w:tcPr>
            <w:tcW w:w="4595" w:type="dxa"/>
            <w:vAlign w:val="center"/>
          </w:tcPr>
          <w:p w14:paraId="35402D4C" w14:textId="77777777" w:rsidR="00380356" w:rsidRDefault="00380356" w:rsidP="00454307">
            <w:pPr>
              <w:rPr>
                <w:rFonts w:asciiTheme="minorHAnsi" w:hAnsiTheme="minorHAnsi" w:cstheme="minorHAnsi"/>
                <w:sz w:val="18"/>
                <w:szCs w:val="18"/>
              </w:rPr>
            </w:pP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p>
          <w:p w14:paraId="7A167EB1" w14:textId="77777777" w:rsidR="00380356" w:rsidRDefault="00380356" w:rsidP="00454307">
            <w:pPr>
              <w:rPr>
                <w:rFonts w:asciiTheme="minorHAnsi" w:hAnsiTheme="minorHAnsi"/>
                <w:sz w:val="18"/>
                <w:szCs w:val="18"/>
              </w:rPr>
            </w:pPr>
            <w:r>
              <w:rPr>
                <w:rFonts w:asciiTheme="minorHAnsi" w:hAnsiTheme="minorHAnsi" w:cstheme="minorHAnsi"/>
                <w:sz w:val="18"/>
                <w:szCs w:val="18"/>
              </w:rPr>
              <w:t xml:space="preserve">(Based on the </w:t>
            </w:r>
            <w:r w:rsidRPr="007A5D38">
              <w:rPr>
                <w:rFonts w:asciiTheme="minorHAnsi" w:hAnsiTheme="minorHAnsi" w:cstheme="minorHAnsi"/>
                <w:sz w:val="18"/>
                <w:szCs w:val="18"/>
              </w:rPr>
              <w:t>city identified above</w:t>
            </w:r>
            <w:r>
              <w:rPr>
                <w:rFonts w:asciiTheme="minorHAnsi" w:hAnsiTheme="minorHAnsi" w:cstheme="minorHAnsi"/>
                <w:sz w:val="18"/>
                <w:szCs w:val="18"/>
              </w:rPr>
              <w:t>)</w:t>
            </w:r>
          </w:p>
        </w:tc>
        <w:tc>
          <w:tcPr>
            <w:tcW w:w="5561" w:type="dxa"/>
          </w:tcPr>
          <w:p w14:paraId="2D749371" w14:textId="247D5588" w:rsidR="00380356" w:rsidRDefault="00380356" w:rsidP="00454307">
            <w:pPr>
              <w:rPr>
                <w:rFonts w:asciiTheme="minorHAnsi" w:hAnsiTheme="minorHAnsi"/>
                <w:sz w:val="18"/>
                <w:szCs w:val="18"/>
              </w:rPr>
            </w:pPr>
          </w:p>
        </w:tc>
      </w:tr>
    </w:tbl>
    <w:p w14:paraId="6B788CCC" w14:textId="6FB65E61" w:rsidR="00380356" w:rsidRPr="009D3D1C" w:rsidRDefault="00380356">
      <w:pPr>
        <w:rPr>
          <w:rFonts w:asciiTheme="minorHAnsi" w:hAnsiTheme="minorHAnsi" w:cstheme="minorHAnsi"/>
          <w:sz w:val="18"/>
          <w:szCs w:val="18"/>
        </w:rPr>
      </w:pPr>
    </w:p>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1"/>
        <w:gridCol w:w="4627"/>
        <w:gridCol w:w="5582"/>
      </w:tblGrid>
      <w:tr w:rsidR="007056D7" w:rsidRPr="00CB00C9" w14:paraId="0435B1A2" w14:textId="77777777" w:rsidTr="009D3D1C">
        <w:tc>
          <w:tcPr>
            <w:tcW w:w="10790" w:type="dxa"/>
            <w:gridSpan w:val="3"/>
          </w:tcPr>
          <w:p w14:paraId="0435B1A0" w14:textId="2D4C92BC" w:rsidR="007056D7" w:rsidRPr="0029047D" w:rsidRDefault="00380356" w:rsidP="003952E1">
            <w:pPr>
              <w:keepNext/>
              <w:rPr>
                <w:rFonts w:asciiTheme="minorHAnsi" w:hAnsiTheme="minorHAnsi"/>
                <w:b/>
                <w:szCs w:val="18"/>
              </w:rPr>
            </w:pPr>
            <w:r>
              <w:rPr>
                <w:rFonts w:asciiTheme="minorHAnsi" w:hAnsiTheme="minorHAnsi"/>
                <w:b/>
                <w:szCs w:val="18"/>
              </w:rPr>
              <w:t>C</w:t>
            </w:r>
            <w:r w:rsidR="007056D7" w:rsidRPr="0029047D">
              <w:rPr>
                <w:rFonts w:asciiTheme="minorHAnsi" w:hAnsiTheme="minorHAnsi"/>
                <w:b/>
                <w:szCs w:val="18"/>
              </w:rPr>
              <w:t>. Ventilation - Total Ventilation Rate</w:t>
            </w:r>
          </w:p>
          <w:p w14:paraId="0435B1A1" w14:textId="71C64012" w:rsidR="007056D7" w:rsidRPr="00CB00C9" w:rsidRDefault="007056D7" w:rsidP="003952E1">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del w:id="7" w:author="Tsan, Bach@Energy" w:date="2021-11-08T14:26:00Z">
              <w:r w:rsidRPr="00CB00C9" w:rsidDel="00A842F0">
                <w:rPr>
                  <w:rFonts w:asciiTheme="minorHAnsi" w:hAnsiTheme="minorHAnsi"/>
                  <w:sz w:val="18"/>
                  <w:szCs w:val="18"/>
                </w:rPr>
                <w:delText>building</w:delText>
              </w:r>
            </w:del>
            <w:ins w:id="8" w:author="Tsan, Bach@Energy" w:date="2021-11-08T14:26:00Z">
              <w:r w:rsidR="00A842F0">
                <w:rPr>
                  <w:rFonts w:asciiTheme="minorHAnsi" w:hAnsiTheme="minorHAnsi"/>
                  <w:sz w:val="18"/>
                  <w:szCs w:val="18"/>
                </w:rPr>
                <w:t>dwelling</w:t>
              </w:r>
            </w:ins>
            <w:r w:rsidRPr="00CB00C9">
              <w:rPr>
                <w:rFonts w:asciiTheme="minorHAnsi" w:hAnsiTheme="minorHAnsi"/>
                <w:sz w:val="18"/>
                <w:szCs w:val="18"/>
              </w:rPr>
              <w:t xml:space="preserve"> ventilation with outdoor air each hour at no less than the rate in </w:t>
            </w:r>
            <w:r>
              <w:rPr>
                <w:rFonts w:asciiTheme="minorHAnsi" w:hAnsiTheme="minorHAnsi"/>
                <w:sz w:val="18"/>
                <w:szCs w:val="18"/>
              </w:rPr>
              <w:t>150.0(o)1Ci</w:t>
            </w:r>
          </w:p>
        </w:tc>
      </w:tr>
      <w:tr w:rsidR="007056D7" w:rsidRPr="00CB00C9" w14:paraId="0435B1A6" w14:textId="77777777" w:rsidTr="009D3D1C">
        <w:tc>
          <w:tcPr>
            <w:tcW w:w="581" w:type="dxa"/>
            <w:vAlign w:val="center"/>
          </w:tcPr>
          <w:p w14:paraId="0435B1A3" w14:textId="77777777" w:rsidR="007056D7" w:rsidRPr="00CB00C9" w:rsidRDefault="007056D7" w:rsidP="003952E1">
            <w:pPr>
              <w:keepNext/>
              <w:jc w:val="center"/>
              <w:rPr>
                <w:rFonts w:asciiTheme="minorHAnsi" w:hAnsiTheme="minorHAnsi"/>
                <w:sz w:val="18"/>
                <w:szCs w:val="18"/>
              </w:rPr>
            </w:pPr>
            <w:r>
              <w:rPr>
                <w:rFonts w:asciiTheme="minorHAnsi" w:hAnsiTheme="minorHAnsi"/>
                <w:sz w:val="18"/>
                <w:szCs w:val="18"/>
              </w:rPr>
              <w:t>01</w:t>
            </w:r>
          </w:p>
        </w:tc>
        <w:tc>
          <w:tcPr>
            <w:tcW w:w="4627" w:type="dxa"/>
            <w:vAlign w:val="center"/>
          </w:tcPr>
          <w:p w14:paraId="0435B1A4" w14:textId="77777777" w:rsidR="007056D7" w:rsidRPr="00CB00C9" w:rsidRDefault="007056D7" w:rsidP="003952E1">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w:t>
            </w:r>
            <w:proofErr w:type="spellStart"/>
            <w:r w:rsidRPr="00CB00C9">
              <w:rPr>
                <w:rFonts w:asciiTheme="minorHAnsi" w:hAnsiTheme="minorHAnsi"/>
                <w:sz w:val="18"/>
                <w:szCs w:val="18"/>
              </w:rPr>
              <w:t>Q</w:t>
            </w:r>
            <w:r w:rsidRPr="001D331F">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582" w:type="dxa"/>
          </w:tcPr>
          <w:p w14:paraId="0435B1A5" w14:textId="77777777" w:rsidR="007056D7" w:rsidRPr="007F6151" w:rsidRDefault="007056D7" w:rsidP="003952E1">
            <w:pPr>
              <w:keepNext/>
              <w:rPr>
                <w:rFonts w:asciiTheme="minorHAnsi" w:hAnsiTheme="minorHAnsi"/>
                <w:sz w:val="18"/>
                <w:szCs w:val="18"/>
              </w:rPr>
            </w:pPr>
          </w:p>
        </w:tc>
      </w:tr>
      <w:tr w:rsidR="007056D7" w:rsidRPr="00CB00C9" w14:paraId="0435B1AA" w14:textId="77777777" w:rsidTr="009D3D1C">
        <w:tc>
          <w:tcPr>
            <w:tcW w:w="581" w:type="dxa"/>
            <w:vAlign w:val="center"/>
          </w:tcPr>
          <w:p w14:paraId="0435B1A7" w14:textId="77777777" w:rsidR="007056D7" w:rsidRDefault="007056D7" w:rsidP="003952E1">
            <w:pPr>
              <w:keepNext/>
              <w:jc w:val="center"/>
              <w:rPr>
                <w:rFonts w:asciiTheme="minorHAnsi" w:hAnsiTheme="minorHAnsi"/>
                <w:sz w:val="18"/>
                <w:szCs w:val="18"/>
              </w:rPr>
            </w:pPr>
            <w:r>
              <w:rPr>
                <w:rFonts w:asciiTheme="minorHAnsi" w:hAnsiTheme="minorHAnsi"/>
                <w:sz w:val="18"/>
                <w:szCs w:val="18"/>
              </w:rPr>
              <w:t>02</w:t>
            </w:r>
          </w:p>
        </w:tc>
        <w:tc>
          <w:tcPr>
            <w:tcW w:w="4627" w:type="dxa"/>
            <w:vAlign w:val="center"/>
          </w:tcPr>
          <w:p w14:paraId="0435B1A8" w14:textId="77777777" w:rsidR="007056D7" w:rsidRPr="00CB00C9" w:rsidRDefault="007056D7" w:rsidP="003952E1">
            <w:pPr>
              <w:keepNext/>
              <w:rPr>
                <w:rFonts w:asciiTheme="minorHAnsi" w:hAnsiTheme="minorHAnsi"/>
                <w:sz w:val="18"/>
                <w:szCs w:val="18"/>
              </w:rPr>
            </w:pPr>
            <w:r>
              <w:rPr>
                <w:rFonts w:asciiTheme="minorHAnsi" w:hAnsiTheme="minorHAnsi"/>
                <w:sz w:val="18"/>
                <w:szCs w:val="18"/>
              </w:rPr>
              <w:t>Enclosure Leakage Rate (Q</w:t>
            </w:r>
            <w:r w:rsidRPr="001947AA">
              <w:rPr>
                <w:rFonts w:asciiTheme="minorHAnsi" w:hAnsiTheme="minorHAnsi"/>
                <w:sz w:val="18"/>
                <w:szCs w:val="18"/>
                <w:vertAlign w:val="subscript"/>
              </w:rPr>
              <w:t>50</w:t>
            </w:r>
            <w:r>
              <w:rPr>
                <w:rFonts w:asciiTheme="minorHAnsi" w:hAnsiTheme="minorHAnsi"/>
                <w:sz w:val="18"/>
                <w:szCs w:val="18"/>
              </w:rPr>
              <w:t>)</w:t>
            </w:r>
          </w:p>
        </w:tc>
        <w:tc>
          <w:tcPr>
            <w:tcW w:w="5582" w:type="dxa"/>
          </w:tcPr>
          <w:p w14:paraId="0435B1A9" w14:textId="77777777" w:rsidR="007056D7" w:rsidRDefault="007056D7" w:rsidP="003952E1">
            <w:pPr>
              <w:keepNext/>
              <w:rPr>
                <w:rFonts w:asciiTheme="minorHAnsi" w:hAnsiTheme="minorHAnsi"/>
                <w:sz w:val="18"/>
                <w:szCs w:val="18"/>
              </w:rPr>
            </w:pPr>
          </w:p>
        </w:tc>
      </w:tr>
      <w:tr w:rsidR="007056D7" w:rsidRPr="00CB00C9" w:rsidDel="00A377D9" w14:paraId="0435B1AE" w14:textId="77777777" w:rsidTr="009D3D1C">
        <w:tc>
          <w:tcPr>
            <w:tcW w:w="581" w:type="dxa"/>
            <w:vAlign w:val="center"/>
          </w:tcPr>
          <w:p w14:paraId="0435B1AB" w14:textId="77777777" w:rsidR="007056D7" w:rsidRDefault="007056D7" w:rsidP="003952E1">
            <w:pPr>
              <w:keepNext/>
              <w:jc w:val="center"/>
              <w:rPr>
                <w:rFonts w:asciiTheme="minorHAnsi" w:hAnsiTheme="minorHAnsi"/>
                <w:sz w:val="18"/>
                <w:szCs w:val="18"/>
              </w:rPr>
            </w:pPr>
            <w:r>
              <w:rPr>
                <w:rFonts w:asciiTheme="minorHAnsi" w:hAnsiTheme="minorHAnsi"/>
                <w:sz w:val="18"/>
                <w:szCs w:val="18"/>
              </w:rPr>
              <w:t>03</w:t>
            </w:r>
          </w:p>
        </w:tc>
        <w:tc>
          <w:tcPr>
            <w:tcW w:w="4627" w:type="dxa"/>
            <w:vAlign w:val="center"/>
          </w:tcPr>
          <w:p w14:paraId="0435B1AC" w14:textId="77777777" w:rsidR="007056D7" w:rsidRDefault="007056D7" w:rsidP="003952E1">
            <w:pPr>
              <w:keepNext/>
              <w:rPr>
                <w:rFonts w:asciiTheme="minorHAnsi" w:hAnsiTheme="minorHAnsi"/>
                <w:sz w:val="18"/>
                <w:szCs w:val="18"/>
              </w:rPr>
            </w:pPr>
            <w:r>
              <w:rPr>
                <w:rFonts w:asciiTheme="minorHAnsi" w:hAnsiTheme="minorHAnsi"/>
                <w:sz w:val="18"/>
                <w:szCs w:val="18"/>
              </w:rPr>
              <w:t>Effective Annual Average Infiltration Rate (</w:t>
            </w:r>
            <w:proofErr w:type="spellStart"/>
            <w:r>
              <w:rPr>
                <w:rFonts w:asciiTheme="minorHAnsi" w:hAnsiTheme="minorHAnsi"/>
                <w:sz w:val="18"/>
                <w:szCs w:val="18"/>
              </w:rPr>
              <w:t>Q</w:t>
            </w:r>
            <w:r w:rsidRPr="001947AA">
              <w:rPr>
                <w:rFonts w:asciiTheme="minorHAnsi" w:hAnsiTheme="minorHAnsi"/>
                <w:sz w:val="18"/>
                <w:szCs w:val="18"/>
                <w:vertAlign w:val="subscript"/>
              </w:rPr>
              <w:t>inf</w:t>
            </w:r>
            <w:proofErr w:type="spellEnd"/>
            <w:r>
              <w:rPr>
                <w:rFonts w:asciiTheme="minorHAnsi" w:hAnsiTheme="minorHAnsi"/>
                <w:sz w:val="18"/>
                <w:szCs w:val="18"/>
              </w:rPr>
              <w:t>)</w:t>
            </w:r>
          </w:p>
        </w:tc>
        <w:tc>
          <w:tcPr>
            <w:tcW w:w="5582" w:type="dxa"/>
          </w:tcPr>
          <w:p w14:paraId="0435B1AD" w14:textId="77777777" w:rsidR="007056D7" w:rsidRDefault="007056D7" w:rsidP="003952E1">
            <w:pPr>
              <w:keepNext/>
              <w:rPr>
                <w:rFonts w:asciiTheme="minorHAnsi" w:hAnsiTheme="minorHAnsi"/>
                <w:sz w:val="18"/>
                <w:szCs w:val="18"/>
              </w:rPr>
            </w:pPr>
          </w:p>
        </w:tc>
      </w:tr>
      <w:tr w:rsidR="007056D7" w:rsidRPr="00CB00C9" w:rsidDel="00A377D9" w14:paraId="0435B1B2" w14:textId="77777777" w:rsidTr="009D3D1C">
        <w:tc>
          <w:tcPr>
            <w:tcW w:w="581" w:type="dxa"/>
            <w:vAlign w:val="center"/>
          </w:tcPr>
          <w:p w14:paraId="0435B1AF" w14:textId="77777777" w:rsidR="007056D7" w:rsidDel="00A377D9" w:rsidRDefault="007056D7" w:rsidP="003952E1">
            <w:pPr>
              <w:keepNext/>
              <w:jc w:val="center"/>
              <w:rPr>
                <w:rFonts w:asciiTheme="minorHAnsi" w:hAnsiTheme="minorHAnsi"/>
                <w:sz w:val="18"/>
                <w:szCs w:val="18"/>
              </w:rPr>
            </w:pPr>
            <w:r>
              <w:rPr>
                <w:rFonts w:asciiTheme="minorHAnsi" w:hAnsiTheme="minorHAnsi"/>
                <w:sz w:val="18"/>
                <w:szCs w:val="18"/>
              </w:rPr>
              <w:t>04</w:t>
            </w:r>
          </w:p>
        </w:tc>
        <w:tc>
          <w:tcPr>
            <w:tcW w:w="4627" w:type="dxa"/>
            <w:vAlign w:val="center"/>
          </w:tcPr>
          <w:p w14:paraId="0435B1B0" w14:textId="77777777" w:rsidR="007056D7" w:rsidDel="00A377D9" w:rsidRDefault="007056D7" w:rsidP="003952E1">
            <w:pPr>
              <w:keepNext/>
              <w:rPr>
                <w:rFonts w:asciiTheme="minorHAnsi" w:hAnsiTheme="minorHAnsi"/>
                <w:sz w:val="18"/>
                <w:szCs w:val="18"/>
              </w:rPr>
            </w:pPr>
            <w:r>
              <w:rPr>
                <w:rFonts w:asciiTheme="minorHAnsi" w:hAnsiTheme="minorHAnsi"/>
                <w:sz w:val="18"/>
                <w:szCs w:val="18"/>
              </w:rPr>
              <w:t xml:space="preserve">Total Exterior Envelope Surface Area </w:t>
            </w:r>
          </w:p>
        </w:tc>
        <w:tc>
          <w:tcPr>
            <w:tcW w:w="5582" w:type="dxa"/>
          </w:tcPr>
          <w:p w14:paraId="0435B1B1" w14:textId="77777777" w:rsidR="007056D7" w:rsidRPr="00467A82" w:rsidDel="00A377D9" w:rsidRDefault="007056D7" w:rsidP="003952E1">
            <w:pPr>
              <w:keepNext/>
              <w:rPr>
                <w:rFonts w:ascii="Calibri" w:hAnsi="Calibri"/>
                <w:sz w:val="18"/>
                <w:szCs w:val="18"/>
              </w:rPr>
            </w:pPr>
          </w:p>
        </w:tc>
      </w:tr>
      <w:tr w:rsidR="007056D7" w:rsidRPr="00CB00C9" w:rsidDel="00A377D9" w14:paraId="0435B1B7" w14:textId="77777777" w:rsidTr="009D3D1C">
        <w:tc>
          <w:tcPr>
            <w:tcW w:w="581" w:type="dxa"/>
            <w:vAlign w:val="center"/>
          </w:tcPr>
          <w:p w14:paraId="0435B1B3" w14:textId="77777777" w:rsidR="007056D7" w:rsidDel="00A377D9" w:rsidRDefault="007056D7" w:rsidP="003952E1">
            <w:pPr>
              <w:keepNext/>
              <w:jc w:val="center"/>
              <w:rPr>
                <w:rFonts w:asciiTheme="minorHAnsi" w:hAnsiTheme="minorHAnsi"/>
                <w:sz w:val="18"/>
                <w:szCs w:val="18"/>
              </w:rPr>
            </w:pPr>
            <w:r>
              <w:rPr>
                <w:rFonts w:asciiTheme="minorHAnsi" w:hAnsiTheme="minorHAnsi"/>
                <w:sz w:val="18"/>
                <w:szCs w:val="18"/>
              </w:rPr>
              <w:t>05</w:t>
            </w:r>
          </w:p>
        </w:tc>
        <w:tc>
          <w:tcPr>
            <w:tcW w:w="4627" w:type="dxa"/>
            <w:vAlign w:val="center"/>
          </w:tcPr>
          <w:p w14:paraId="0435B1B4" w14:textId="77777777" w:rsidR="007056D7" w:rsidRDefault="007056D7" w:rsidP="003952E1">
            <w:pPr>
              <w:keepNext/>
              <w:rPr>
                <w:rFonts w:asciiTheme="minorHAnsi" w:hAnsiTheme="minorHAnsi"/>
                <w:sz w:val="18"/>
                <w:szCs w:val="18"/>
              </w:rPr>
            </w:pPr>
            <w:r>
              <w:rPr>
                <w:rFonts w:asciiTheme="minorHAnsi" w:hAnsiTheme="minorHAnsi"/>
                <w:sz w:val="18"/>
                <w:szCs w:val="18"/>
              </w:rPr>
              <w:t>Unshared Exterior Envelope Surface Area</w:t>
            </w:r>
          </w:p>
          <w:p w14:paraId="0435B1B5" w14:textId="77777777" w:rsidR="007056D7" w:rsidDel="00A377D9" w:rsidRDefault="007056D7" w:rsidP="003952E1">
            <w:pPr>
              <w:keepNext/>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exclude</w:t>
            </w:r>
            <w:proofErr w:type="gramEnd"/>
            <w:r>
              <w:rPr>
                <w:rFonts w:asciiTheme="minorHAnsi" w:hAnsiTheme="minorHAnsi"/>
                <w:sz w:val="18"/>
                <w:szCs w:val="18"/>
              </w:rPr>
              <w:t xml:space="preserve"> surface areas attached to garages or other dwelling units)</w:t>
            </w:r>
          </w:p>
        </w:tc>
        <w:tc>
          <w:tcPr>
            <w:tcW w:w="5582" w:type="dxa"/>
          </w:tcPr>
          <w:p w14:paraId="0435B1B6" w14:textId="77777777" w:rsidR="007056D7" w:rsidRPr="00467A82" w:rsidDel="00A377D9" w:rsidRDefault="007056D7" w:rsidP="003952E1">
            <w:pPr>
              <w:keepNext/>
              <w:rPr>
                <w:rFonts w:ascii="Calibri" w:hAnsi="Calibri"/>
                <w:sz w:val="18"/>
                <w:szCs w:val="18"/>
              </w:rPr>
            </w:pPr>
          </w:p>
        </w:tc>
      </w:tr>
      <w:tr w:rsidR="007056D7" w:rsidRPr="00CB00C9" w14:paraId="0435B1BB" w14:textId="77777777" w:rsidTr="009D3D1C">
        <w:tc>
          <w:tcPr>
            <w:tcW w:w="581" w:type="dxa"/>
            <w:vAlign w:val="center"/>
          </w:tcPr>
          <w:p w14:paraId="0435B1B8" w14:textId="77777777" w:rsidR="007056D7" w:rsidRPr="00CB00C9" w:rsidRDefault="007056D7" w:rsidP="003952E1">
            <w:pPr>
              <w:keepNext/>
              <w:jc w:val="center"/>
              <w:rPr>
                <w:rFonts w:asciiTheme="minorHAnsi" w:hAnsiTheme="minorHAnsi"/>
                <w:sz w:val="18"/>
                <w:szCs w:val="18"/>
              </w:rPr>
            </w:pPr>
            <w:r>
              <w:rPr>
                <w:rFonts w:asciiTheme="minorHAnsi" w:hAnsiTheme="minorHAnsi"/>
                <w:sz w:val="18"/>
                <w:szCs w:val="18"/>
              </w:rPr>
              <w:t>06</w:t>
            </w:r>
          </w:p>
        </w:tc>
        <w:tc>
          <w:tcPr>
            <w:tcW w:w="4627" w:type="dxa"/>
            <w:vAlign w:val="center"/>
          </w:tcPr>
          <w:p w14:paraId="0435B1B9" w14:textId="77777777" w:rsidR="007056D7" w:rsidRPr="00CB00C9" w:rsidRDefault="007056D7" w:rsidP="003952E1">
            <w:pPr>
              <w:keepNext/>
              <w:rPr>
                <w:rFonts w:asciiTheme="minorHAnsi" w:hAnsiTheme="minorHAnsi"/>
                <w:sz w:val="18"/>
                <w:szCs w:val="18"/>
              </w:rPr>
            </w:pPr>
            <w:r>
              <w:rPr>
                <w:rFonts w:asciiTheme="minorHAnsi" w:hAnsiTheme="minorHAnsi"/>
                <w:sz w:val="18"/>
                <w:szCs w:val="18"/>
              </w:rPr>
              <w:t>Required Mechanical</w:t>
            </w:r>
            <w:r w:rsidRPr="00CB00C9">
              <w:rPr>
                <w:rFonts w:asciiTheme="minorHAnsi" w:hAnsiTheme="minorHAnsi"/>
                <w:sz w:val="18"/>
                <w:szCs w:val="18"/>
              </w:rPr>
              <w:t xml:space="preserve">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582" w:type="dxa"/>
          </w:tcPr>
          <w:p w14:paraId="0435B1BA" w14:textId="77777777" w:rsidR="007056D7" w:rsidRPr="007F6151" w:rsidRDefault="007056D7" w:rsidP="003952E1">
            <w:pPr>
              <w:keepNext/>
              <w:rPr>
                <w:rFonts w:asciiTheme="minorHAnsi" w:hAnsiTheme="minorHAnsi"/>
                <w:sz w:val="18"/>
                <w:szCs w:val="18"/>
              </w:rPr>
            </w:pPr>
          </w:p>
        </w:tc>
      </w:tr>
    </w:tbl>
    <w:p w14:paraId="7845CCF8" w14:textId="77777777" w:rsidR="009D3D1C" w:rsidRDefault="009D3D1C">
      <w:pPr>
        <w:rPr>
          <w:rFonts w:asciiTheme="minorHAnsi" w:hAnsiTheme="minorHAnsi" w:cstheme="minorHAnsi"/>
          <w:sz w:val="18"/>
          <w:szCs w:val="18"/>
        </w:rPr>
      </w:pPr>
      <w:r>
        <w:rPr>
          <w:rFonts w:asciiTheme="minorHAnsi" w:hAnsiTheme="minorHAnsi" w:cstheme="minorHAnsi"/>
          <w:sz w:val="18"/>
          <w:szCs w:val="18"/>
        </w:rPr>
        <w:br w:type="page"/>
      </w:r>
    </w:p>
    <w:tbl>
      <w:tblPr>
        <w:tblStyle w:val="TableGrid"/>
        <w:tblW w:w="10795" w:type="dxa"/>
        <w:tblLook w:val="04A0" w:firstRow="1" w:lastRow="0" w:firstColumn="1" w:lastColumn="0" w:noHBand="0" w:noVBand="1"/>
      </w:tblPr>
      <w:tblGrid>
        <w:gridCol w:w="2145"/>
        <w:gridCol w:w="2146"/>
        <w:gridCol w:w="2146"/>
        <w:gridCol w:w="2146"/>
        <w:gridCol w:w="2212"/>
      </w:tblGrid>
      <w:tr w:rsidR="007056D7" w14:paraId="0435B1C0" w14:textId="77777777" w:rsidTr="00454307">
        <w:tc>
          <w:tcPr>
            <w:tcW w:w="10795" w:type="dxa"/>
            <w:gridSpan w:val="5"/>
          </w:tcPr>
          <w:p w14:paraId="0435B1BE" w14:textId="1F37020B" w:rsidR="007056D7" w:rsidRPr="0029047D" w:rsidRDefault="00380356" w:rsidP="003952E1">
            <w:pPr>
              <w:keepNext/>
              <w:rPr>
                <w:rFonts w:asciiTheme="minorHAnsi" w:hAnsiTheme="minorHAnsi"/>
                <w:b/>
                <w:szCs w:val="18"/>
              </w:rPr>
            </w:pPr>
            <w:r>
              <w:rPr>
                <w:rFonts w:asciiTheme="minorHAnsi" w:hAnsiTheme="minorHAnsi"/>
                <w:b/>
                <w:szCs w:val="18"/>
              </w:rPr>
              <w:lastRenderedPageBreak/>
              <w:t>D</w:t>
            </w:r>
            <w:r w:rsidR="007056D7" w:rsidRPr="0029047D">
              <w:rPr>
                <w:rFonts w:asciiTheme="minorHAnsi" w:hAnsiTheme="minorHAnsi"/>
                <w:b/>
                <w:szCs w:val="18"/>
              </w:rPr>
              <w:t xml:space="preserve">. </w:t>
            </w:r>
            <w:r w:rsidR="007056D7">
              <w:rPr>
                <w:rFonts w:asciiTheme="minorHAnsi" w:hAnsiTheme="minorHAnsi"/>
                <w:b/>
                <w:szCs w:val="18"/>
              </w:rPr>
              <w:t xml:space="preserve">Installed </w:t>
            </w:r>
            <w:r w:rsidR="007056D7" w:rsidRPr="0029047D">
              <w:rPr>
                <w:rFonts w:asciiTheme="minorHAnsi" w:hAnsiTheme="minorHAnsi"/>
                <w:b/>
                <w:szCs w:val="18"/>
              </w:rPr>
              <w:t>Ventilation - Total Ventilation Rate</w:t>
            </w:r>
          </w:p>
          <w:p w14:paraId="0435B1BF" w14:textId="2E19FF0B" w:rsidR="007056D7" w:rsidRDefault="007056D7" w:rsidP="003952E1">
            <w:pPr>
              <w:keepNext/>
              <w:rPr>
                <w:rFonts w:asciiTheme="minorHAnsi" w:hAnsiTheme="minorHAnsi"/>
                <w:szCs w:val="18"/>
              </w:rPr>
            </w:pPr>
            <w:r w:rsidRPr="00CB00C9">
              <w:rPr>
                <w:rFonts w:asciiTheme="minorHAnsi" w:hAnsiTheme="minorHAnsi"/>
                <w:sz w:val="18"/>
                <w:szCs w:val="18"/>
              </w:rPr>
              <w:t>A mechanical supply system, exhaust system, or combination thereof shall provide whole-</w:t>
            </w:r>
            <w:del w:id="9" w:author="Tsan, Bach@Energy" w:date="2021-11-08T14:26:00Z">
              <w:r w:rsidRPr="00CB00C9" w:rsidDel="00A842F0">
                <w:rPr>
                  <w:rFonts w:asciiTheme="minorHAnsi" w:hAnsiTheme="minorHAnsi"/>
                  <w:sz w:val="18"/>
                  <w:szCs w:val="18"/>
                </w:rPr>
                <w:delText>building</w:delText>
              </w:r>
            </w:del>
            <w:ins w:id="10" w:author="Tsan, Bach@Energy" w:date="2021-11-08T14:26:00Z">
              <w:r w:rsidR="00A842F0">
                <w:rPr>
                  <w:rFonts w:asciiTheme="minorHAnsi" w:hAnsiTheme="minorHAnsi"/>
                  <w:sz w:val="18"/>
                  <w:szCs w:val="18"/>
                </w:rPr>
                <w:t>dwelling</w:t>
              </w:r>
            </w:ins>
            <w:r w:rsidRPr="00CB00C9">
              <w:rPr>
                <w:rFonts w:asciiTheme="minorHAnsi" w:hAnsiTheme="minorHAnsi"/>
                <w:sz w:val="18"/>
                <w:szCs w:val="18"/>
              </w:rPr>
              <w:t xml:space="preserve"> ventilation with outdoor air each hour at no less than the rate in </w:t>
            </w:r>
            <w:r>
              <w:rPr>
                <w:rFonts w:asciiTheme="minorHAnsi" w:hAnsiTheme="minorHAnsi"/>
                <w:sz w:val="18"/>
                <w:szCs w:val="18"/>
              </w:rPr>
              <w:t>150.0(o)1Ci</w:t>
            </w:r>
          </w:p>
        </w:tc>
      </w:tr>
      <w:tr w:rsidR="007056D7" w14:paraId="0435B1C6" w14:textId="77777777" w:rsidTr="00454307">
        <w:tc>
          <w:tcPr>
            <w:tcW w:w="2145" w:type="dxa"/>
            <w:vAlign w:val="center"/>
          </w:tcPr>
          <w:p w14:paraId="0435B1C1"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01</w:t>
            </w:r>
          </w:p>
        </w:tc>
        <w:tc>
          <w:tcPr>
            <w:tcW w:w="2146" w:type="dxa"/>
            <w:vAlign w:val="center"/>
          </w:tcPr>
          <w:p w14:paraId="0435B1C2"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02</w:t>
            </w:r>
          </w:p>
        </w:tc>
        <w:tc>
          <w:tcPr>
            <w:tcW w:w="2146" w:type="dxa"/>
            <w:vAlign w:val="center"/>
          </w:tcPr>
          <w:p w14:paraId="0435B1C3"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03</w:t>
            </w:r>
          </w:p>
        </w:tc>
        <w:tc>
          <w:tcPr>
            <w:tcW w:w="2146" w:type="dxa"/>
            <w:vAlign w:val="center"/>
          </w:tcPr>
          <w:p w14:paraId="0435B1C4" w14:textId="77777777" w:rsidR="007056D7" w:rsidRPr="00607053" w:rsidRDefault="007056D7" w:rsidP="003952E1">
            <w:pPr>
              <w:jc w:val="center"/>
              <w:rPr>
                <w:rFonts w:asciiTheme="minorHAnsi" w:hAnsiTheme="minorHAnsi"/>
                <w:sz w:val="18"/>
                <w:szCs w:val="18"/>
              </w:rPr>
            </w:pPr>
            <w:r w:rsidRPr="00607053">
              <w:rPr>
                <w:rFonts w:asciiTheme="minorHAnsi" w:hAnsiTheme="minorHAnsi"/>
                <w:sz w:val="18"/>
                <w:szCs w:val="18"/>
              </w:rPr>
              <w:t>04</w:t>
            </w:r>
          </w:p>
        </w:tc>
        <w:tc>
          <w:tcPr>
            <w:tcW w:w="2212" w:type="dxa"/>
            <w:vAlign w:val="center"/>
          </w:tcPr>
          <w:p w14:paraId="0435B1C5" w14:textId="77777777" w:rsidR="007056D7" w:rsidRPr="00741660" w:rsidRDefault="007056D7" w:rsidP="003952E1">
            <w:pPr>
              <w:jc w:val="center"/>
              <w:rPr>
                <w:rFonts w:asciiTheme="minorHAnsi" w:hAnsiTheme="minorHAnsi"/>
                <w:sz w:val="18"/>
                <w:szCs w:val="18"/>
              </w:rPr>
            </w:pPr>
            <w:r w:rsidRPr="00741660">
              <w:rPr>
                <w:rFonts w:asciiTheme="minorHAnsi" w:hAnsiTheme="minorHAnsi"/>
                <w:sz w:val="18"/>
                <w:szCs w:val="18"/>
              </w:rPr>
              <w:t>05</w:t>
            </w:r>
          </w:p>
        </w:tc>
      </w:tr>
      <w:tr w:rsidR="007056D7" w14:paraId="0435B1CC" w14:textId="77777777" w:rsidTr="00454307">
        <w:tc>
          <w:tcPr>
            <w:tcW w:w="2145" w:type="dxa"/>
            <w:vAlign w:val="bottom"/>
          </w:tcPr>
          <w:p w14:paraId="0435B1C7"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Name</w:t>
            </w:r>
          </w:p>
        </w:tc>
        <w:tc>
          <w:tcPr>
            <w:tcW w:w="2146" w:type="dxa"/>
            <w:vAlign w:val="bottom"/>
          </w:tcPr>
          <w:p w14:paraId="0435B1C8"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Fan Location</w:t>
            </w:r>
          </w:p>
        </w:tc>
        <w:tc>
          <w:tcPr>
            <w:tcW w:w="2146" w:type="dxa"/>
            <w:vAlign w:val="bottom"/>
          </w:tcPr>
          <w:p w14:paraId="0435B1C9"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p>
        </w:tc>
        <w:tc>
          <w:tcPr>
            <w:tcW w:w="2146" w:type="dxa"/>
            <w:vAlign w:val="bottom"/>
          </w:tcPr>
          <w:p w14:paraId="0435B1CA" w14:textId="77777777" w:rsidR="007056D7" w:rsidRPr="00BF496A" w:rsidRDefault="007056D7" w:rsidP="003952E1">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212" w:type="dxa"/>
            <w:vAlign w:val="bottom"/>
          </w:tcPr>
          <w:p w14:paraId="0435B1CB"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7056D7" w14:paraId="0435B1D2" w14:textId="77777777" w:rsidTr="00454307">
        <w:tc>
          <w:tcPr>
            <w:tcW w:w="2145" w:type="dxa"/>
            <w:vAlign w:val="bottom"/>
          </w:tcPr>
          <w:p w14:paraId="0435B1CD" w14:textId="77777777" w:rsidR="007056D7" w:rsidRPr="00BF496A" w:rsidRDefault="007056D7" w:rsidP="003952E1">
            <w:pPr>
              <w:jc w:val="center"/>
              <w:rPr>
                <w:rFonts w:asciiTheme="minorHAnsi" w:hAnsiTheme="minorHAnsi"/>
                <w:sz w:val="18"/>
                <w:szCs w:val="18"/>
              </w:rPr>
            </w:pPr>
          </w:p>
        </w:tc>
        <w:tc>
          <w:tcPr>
            <w:tcW w:w="2146" w:type="dxa"/>
            <w:vAlign w:val="bottom"/>
          </w:tcPr>
          <w:p w14:paraId="0435B1CE" w14:textId="77777777" w:rsidR="007056D7" w:rsidRPr="00BF496A" w:rsidRDefault="007056D7" w:rsidP="003952E1">
            <w:pPr>
              <w:jc w:val="center"/>
              <w:rPr>
                <w:rFonts w:asciiTheme="minorHAnsi" w:hAnsiTheme="minorHAnsi"/>
                <w:sz w:val="18"/>
                <w:szCs w:val="18"/>
              </w:rPr>
            </w:pPr>
          </w:p>
        </w:tc>
        <w:tc>
          <w:tcPr>
            <w:tcW w:w="2146" w:type="dxa"/>
            <w:vAlign w:val="bottom"/>
          </w:tcPr>
          <w:p w14:paraId="0435B1CF" w14:textId="77777777" w:rsidR="007056D7" w:rsidRPr="00BF496A" w:rsidRDefault="007056D7" w:rsidP="003952E1">
            <w:pPr>
              <w:jc w:val="center"/>
              <w:rPr>
                <w:rFonts w:asciiTheme="minorHAnsi" w:hAnsiTheme="minorHAnsi"/>
                <w:sz w:val="18"/>
                <w:szCs w:val="18"/>
              </w:rPr>
            </w:pPr>
          </w:p>
        </w:tc>
        <w:tc>
          <w:tcPr>
            <w:tcW w:w="2146" w:type="dxa"/>
            <w:vAlign w:val="bottom"/>
          </w:tcPr>
          <w:p w14:paraId="0435B1D0" w14:textId="77777777" w:rsidR="007056D7" w:rsidRPr="00BF496A" w:rsidRDefault="007056D7" w:rsidP="003952E1">
            <w:pPr>
              <w:jc w:val="center"/>
              <w:rPr>
                <w:rFonts w:asciiTheme="minorHAnsi" w:hAnsiTheme="minorHAnsi"/>
                <w:sz w:val="18"/>
                <w:szCs w:val="18"/>
              </w:rPr>
            </w:pPr>
          </w:p>
        </w:tc>
        <w:tc>
          <w:tcPr>
            <w:tcW w:w="2212" w:type="dxa"/>
            <w:vAlign w:val="bottom"/>
          </w:tcPr>
          <w:p w14:paraId="0435B1D1" w14:textId="77777777" w:rsidR="007056D7" w:rsidRPr="00BF496A" w:rsidRDefault="007056D7" w:rsidP="003952E1">
            <w:pPr>
              <w:jc w:val="center"/>
              <w:rPr>
                <w:rFonts w:asciiTheme="minorHAnsi" w:hAnsiTheme="minorHAnsi"/>
                <w:sz w:val="18"/>
                <w:szCs w:val="18"/>
              </w:rPr>
            </w:pPr>
          </w:p>
        </w:tc>
      </w:tr>
      <w:tr w:rsidR="007056D7" w14:paraId="0435B1D8" w14:textId="77777777" w:rsidTr="00454307">
        <w:tc>
          <w:tcPr>
            <w:tcW w:w="2145" w:type="dxa"/>
          </w:tcPr>
          <w:p w14:paraId="0435B1D3" w14:textId="77777777" w:rsidR="007056D7" w:rsidRPr="00BF496A" w:rsidRDefault="007056D7" w:rsidP="003952E1">
            <w:pPr>
              <w:rPr>
                <w:rFonts w:asciiTheme="minorHAnsi" w:hAnsiTheme="minorHAnsi"/>
                <w:sz w:val="18"/>
                <w:szCs w:val="18"/>
              </w:rPr>
            </w:pPr>
          </w:p>
        </w:tc>
        <w:tc>
          <w:tcPr>
            <w:tcW w:w="2146" w:type="dxa"/>
          </w:tcPr>
          <w:p w14:paraId="0435B1D4" w14:textId="77777777" w:rsidR="007056D7" w:rsidRPr="00BF496A" w:rsidRDefault="007056D7" w:rsidP="003952E1">
            <w:pPr>
              <w:rPr>
                <w:rFonts w:asciiTheme="minorHAnsi" w:hAnsiTheme="minorHAnsi"/>
                <w:sz w:val="18"/>
                <w:szCs w:val="18"/>
              </w:rPr>
            </w:pPr>
          </w:p>
        </w:tc>
        <w:tc>
          <w:tcPr>
            <w:tcW w:w="2146" w:type="dxa"/>
          </w:tcPr>
          <w:p w14:paraId="0435B1D5" w14:textId="77777777" w:rsidR="007056D7" w:rsidRPr="00BF496A" w:rsidRDefault="007056D7" w:rsidP="003952E1">
            <w:pPr>
              <w:rPr>
                <w:rFonts w:asciiTheme="minorHAnsi" w:hAnsiTheme="minorHAnsi"/>
                <w:sz w:val="18"/>
                <w:szCs w:val="18"/>
              </w:rPr>
            </w:pPr>
          </w:p>
        </w:tc>
        <w:tc>
          <w:tcPr>
            <w:tcW w:w="2146" w:type="dxa"/>
          </w:tcPr>
          <w:p w14:paraId="0435B1D6" w14:textId="77777777" w:rsidR="007056D7" w:rsidRPr="00BF496A" w:rsidRDefault="007056D7" w:rsidP="003952E1">
            <w:pPr>
              <w:rPr>
                <w:rFonts w:asciiTheme="minorHAnsi" w:hAnsiTheme="minorHAnsi"/>
                <w:sz w:val="18"/>
                <w:szCs w:val="18"/>
              </w:rPr>
            </w:pPr>
          </w:p>
        </w:tc>
        <w:tc>
          <w:tcPr>
            <w:tcW w:w="2212" w:type="dxa"/>
          </w:tcPr>
          <w:p w14:paraId="0435B1D7" w14:textId="77777777" w:rsidR="007056D7" w:rsidRPr="00BF496A" w:rsidRDefault="007056D7" w:rsidP="003952E1">
            <w:pPr>
              <w:rPr>
                <w:rFonts w:asciiTheme="minorHAnsi" w:hAnsiTheme="minorHAnsi"/>
                <w:sz w:val="18"/>
                <w:szCs w:val="18"/>
              </w:rPr>
            </w:pPr>
          </w:p>
        </w:tc>
      </w:tr>
      <w:tr w:rsidR="007056D7" w14:paraId="0435B1DE" w14:textId="77777777" w:rsidTr="00454307">
        <w:tc>
          <w:tcPr>
            <w:tcW w:w="2145" w:type="dxa"/>
          </w:tcPr>
          <w:p w14:paraId="0435B1D9" w14:textId="77777777" w:rsidR="007056D7" w:rsidRPr="00BF496A" w:rsidRDefault="007056D7" w:rsidP="003952E1">
            <w:pPr>
              <w:rPr>
                <w:rFonts w:asciiTheme="minorHAnsi" w:hAnsiTheme="minorHAnsi"/>
                <w:sz w:val="18"/>
                <w:szCs w:val="18"/>
              </w:rPr>
            </w:pPr>
          </w:p>
        </w:tc>
        <w:tc>
          <w:tcPr>
            <w:tcW w:w="2146" w:type="dxa"/>
          </w:tcPr>
          <w:p w14:paraId="0435B1DA" w14:textId="77777777" w:rsidR="007056D7" w:rsidRPr="00BF496A" w:rsidRDefault="007056D7" w:rsidP="003952E1">
            <w:pPr>
              <w:rPr>
                <w:rFonts w:asciiTheme="minorHAnsi" w:hAnsiTheme="minorHAnsi"/>
                <w:sz w:val="18"/>
                <w:szCs w:val="18"/>
              </w:rPr>
            </w:pPr>
          </w:p>
        </w:tc>
        <w:tc>
          <w:tcPr>
            <w:tcW w:w="2146" w:type="dxa"/>
          </w:tcPr>
          <w:p w14:paraId="0435B1DB" w14:textId="77777777" w:rsidR="007056D7" w:rsidRPr="00BF496A" w:rsidRDefault="007056D7" w:rsidP="003952E1">
            <w:pPr>
              <w:rPr>
                <w:rFonts w:asciiTheme="minorHAnsi" w:hAnsiTheme="minorHAnsi"/>
                <w:sz w:val="18"/>
                <w:szCs w:val="18"/>
              </w:rPr>
            </w:pPr>
          </w:p>
        </w:tc>
        <w:tc>
          <w:tcPr>
            <w:tcW w:w="2146" w:type="dxa"/>
          </w:tcPr>
          <w:p w14:paraId="0435B1DC" w14:textId="77777777" w:rsidR="007056D7" w:rsidRPr="00BF496A" w:rsidRDefault="007056D7" w:rsidP="003952E1">
            <w:pPr>
              <w:rPr>
                <w:rFonts w:asciiTheme="minorHAnsi" w:hAnsiTheme="minorHAnsi"/>
                <w:sz w:val="18"/>
                <w:szCs w:val="18"/>
              </w:rPr>
            </w:pPr>
          </w:p>
        </w:tc>
        <w:tc>
          <w:tcPr>
            <w:tcW w:w="2212" w:type="dxa"/>
          </w:tcPr>
          <w:p w14:paraId="0435B1DD" w14:textId="77777777" w:rsidR="007056D7" w:rsidRPr="00BF496A" w:rsidRDefault="007056D7" w:rsidP="003952E1">
            <w:pPr>
              <w:rPr>
                <w:rFonts w:asciiTheme="minorHAnsi" w:hAnsiTheme="minorHAnsi"/>
                <w:sz w:val="18"/>
                <w:szCs w:val="18"/>
              </w:rPr>
            </w:pPr>
          </w:p>
        </w:tc>
      </w:tr>
      <w:tr w:rsidR="007056D7" w14:paraId="0435B1E2" w14:textId="77777777" w:rsidTr="00454307">
        <w:tc>
          <w:tcPr>
            <w:tcW w:w="2145" w:type="dxa"/>
            <w:vAlign w:val="bottom"/>
          </w:tcPr>
          <w:p w14:paraId="0435B1DF" w14:textId="77777777" w:rsidR="007056D7" w:rsidRPr="00BF496A" w:rsidRDefault="007056D7" w:rsidP="003952E1">
            <w:pPr>
              <w:jc w:val="center"/>
              <w:rPr>
                <w:rFonts w:asciiTheme="minorHAnsi" w:hAnsiTheme="minorHAnsi"/>
                <w:sz w:val="18"/>
                <w:szCs w:val="18"/>
              </w:rPr>
            </w:pPr>
            <w:r w:rsidRPr="00BF496A">
              <w:rPr>
                <w:rFonts w:asciiTheme="minorHAnsi" w:hAnsiTheme="minorHAnsi"/>
                <w:sz w:val="18"/>
                <w:szCs w:val="18"/>
              </w:rPr>
              <w:t>06</w:t>
            </w:r>
          </w:p>
        </w:tc>
        <w:tc>
          <w:tcPr>
            <w:tcW w:w="6438" w:type="dxa"/>
            <w:gridSpan w:val="3"/>
            <w:vAlign w:val="bottom"/>
          </w:tcPr>
          <w:p w14:paraId="0435B1E0" w14:textId="35C7660C" w:rsidR="007056D7" w:rsidRPr="00BF496A" w:rsidRDefault="007056D7" w:rsidP="00CF49BD">
            <w:pPr>
              <w:rPr>
                <w:rFonts w:asciiTheme="minorHAnsi" w:hAnsiTheme="minorHAnsi"/>
                <w:sz w:val="18"/>
                <w:szCs w:val="18"/>
              </w:rPr>
            </w:pPr>
            <w:r w:rsidRPr="00BF496A">
              <w:rPr>
                <w:rFonts w:asciiTheme="minorHAnsi" w:hAnsiTheme="minorHAnsi"/>
                <w:sz w:val="18"/>
                <w:szCs w:val="18"/>
              </w:rPr>
              <w:t xml:space="preserve">Total </w:t>
            </w:r>
            <w:r w:rsidR="00CF49BD">
              <w:rPr>
                <w:rFonts w:asciiTheme="minorHAnsi" w:hAnsiTheme="minorHAnsi"/>
                <w:sz w:val="18"/>
                <w:szCs w:val="18"/>
              </w:rPr>
              <w:t>I</w:t>
            </w:r>
            <w:r w:rsidRPr="00BF496A">
              <w:rPr>
                <w:rFonts w:asciiTheme="minorHAnsi" w:hAnsiTheme="minorHAnsi"/>
                <w:sz w:val="18"/>
                <w:szCs w:val="18"/>
              </w:rPr>
              <w:t xml:space="preserve">nstalled </w:t>
            </w:r>
            <w:r w:rsidR="00CF49BD">
              <w:rPr>
                <w:rFonts w:asciiTheme="minorHAnsi" w:hAnsiTheme="minorHAnsi"/>
                <w:sz w:val="18"/>
                <w:szCs w:val="18"/>
              </w:rPr>
              <w:t xml:space="preserve">Equivalent </w:t>
            </w:r>
            <w:r w:rsidRPr="00BF496A">
              <w:rPr>
                <w:rFonts w:asciiTheme="minorHAnsi" w:hAnsiTheme="minorHAnsi"/>
                <w:sz w:val="18"/>
                <w:szCs w:val="18"/>
              </w:rPr>
              <w:t xml:space="preserve">Continuous Ventilation (CFM) </w:t>
            </w:r>
          </w:p>
        </w:tc>
        <w:tc>
          <w:tcPr>
            <w:tcW w:w="2212" w:type="dxa"/>
          </w:tcPr>
          <w:p w14:paraId="0435B1E1" w14:textId="77777777" w:rsidR="007056D7" w:rsidRPr="00BF496A" w:rsidRDefault="007056D7" w:rsidP="003952E1">
            <w:pPr>
              <w:rPr>
                <w:rFonts w:asciiTheme="minorHAnsi" w:hAnsiTheme="minorHAnsi"/>
                <w:sz w:val="18"/>
                <w:szCs w:val="18"/>
              </w:rPr>
            </w:pPr>
          </w:p>
        </w:tc>
      </w:tr>
    </w:tbl>
    <w:p w14:paraId="0435B1E3" w14:textId="035388EF" w:rsidR="007056D7" w:rsidRDefault="007056D7" w:rsidP="007056D7">
      <w:pPr>
        <w:rPr>
          <w:ins w:id="11" w:author="Alhabibi, Haider@Energy" w:date="2022-01-27T13:17:00Z"/>
          <w:rFonts w:asciiTheme="minorHAnsi" w:hAnsiTheme="minorHAnsi" w:cstheme="minorHAnsi"/>
          <w:sz w:val="18"/>
          <w:szCs w:val="18"/>
        </w:rPr>
      </w:pPr>
    </w:p>
    <w:tbl>
      <w:tblPr>
        <w:tblStyle w:val="TableGrid"/>
        <w:tblW w:w="10795" w:type="dxa"/>
        <w:tblLook w:val="04A0" w:firstRow="1" w:lastRow="0" w:firstColumn="1" w:lastColumn="0" w:noHBand="0" w:noVBand="1"/>
        <w:tblPrChange w:id="12" w:author="Bucaneg, Haile@Energy" w:date="2022-02-09T10:45:00Z">
          <w:tblPr>
            <w:tblStyle w:val="TableGrid"/>
            <w:tblW w:w="0" w:type="auto"/>
            <w:tblLook w:val="04A0" w:firstRow="1" w:lastRow="0" w:firstColumn="1" w:lastColumn="0" w:noHBand="0" w:noVBand="1"/>
          </w:tblPr>
        </w:tblPrChange>
      </w:tblPr>
      <w:tblGrid>
        <w:gridCol w:w="3055"/>
        <w:gridCol w:w="3420"/>
        <w:gridCol w:w="4320"/>
        <w:tblGridChange w:id="13">
          <w:tblGrid>
            <w:gridCol w:w="1705"/>
            <w:gridCol w:w="2430"/>
            <w:gridCol w:w="6655"/>
          </w:tblGrid>
        </w:tblGridChange>
      </w:tblGrid>
      <w:tr w:rsidR="00895E32" w14:paraId="02AC376F" w14:textId="77777777" w:rsidTr="00BA3DBE">
        <w:trPr>
          <w:ins w:id="14" w:author="Alhabibi, Haider@Energy" w:date="2022-01-27T13:17:00Z"/>
        </w:trPr>
        <w:tc>
          <w:tcPr>
            <w:tcW w:w="10795" w:type="dxa"/>
            <w:gridSpan w:val="3"/>
            <w:tcPrChange w:id="15" w:author="Bucaneg, Haile@Energy" w:date="2022-02-09T10:45:00Z">
              <w:tcPr>
                <w:tcW w:w="10790" w:type="dxa"/>
                <w:gridSpan w:val="3"/>
              </w:tcPr>
            </w:tcPrChange>
          </w:tcPr>
          <w:p w14:paraId="5E15CC59" w14:textId="0851FE96" w:rsidR="00895E32" w:rsidRDefault="00895E32" w:rsidP="00030737">
            <w:pPr>
              <w:rPr>
                <w:ins w:id="16" w:author="Alhabibi, Haider@Energy" w:date="2022-01-27T13:17:00Z"/>
                <w:rFonts w:asciiTheme="minorHAnsi" w:hAnsiTheme="minorHAnsi" w:cstheme="minorHAnsi"/>
                <w:b/>
                <w:bCs/>
                <w:sz w:val="18"/>
                <w:szCs w:val="18"/>
              </w:rPr>
            </w:pPr>
            <w:ins w:id="17" w:author="Alhabibi, Haider@Energy" w:date="2022-01-27T13:17:00Z">
              <w:r>
                <w:rPr>
                  <w:rFonts w:asciiTheme="minorHAnsi" w:hAnsiTheme="minorHAnsi" w:cstheme="minorHAnsi"/>
                  <w:b/>
                  <w:bCs/>
                  <w:sz w:val="18"/>
                  <w:szCs w:val="18"/>
                </w:rPr>
                <w:t xml:space="preserve">D2.  </w:t>
              </w:r>
              <w:r w:rsidRPr="0041218C">
                <w:rPr>
                  <w:rFonts w:asciiTheme="minorHAnsi" w:hAnsiTheme="minorHAnsi" w:cstheme="minorHAnsi"/>
                  <w:b/>
                  <w:bCs/>
                  <w:sz w:val="18"/>
                  <w:szCs w:val="18"/>
                </w:rPr>
                <w:t>HRV or ERV</w:t>
              </w:r>
              <w:r>
                <w:rPr>
                  <w:rFonts w:asciiTheme="minorHAnsi" w:hAnsiTheme="minorHAnsi" w:cstheme="minorHAnsi"/>
                  <w:b/>
                  <w:bCs/>
                  <w:sz w:val="18"/>
                  <w:szCs w:val="18"/>
                </w:rPr>
                <w:t xml:space="preserve"> Information</w:t>
              </w:r>
            </w:ins>
          </w:p>
          <w:p w14:paraId="054D546B" w14:textId="77777777" w:rsidR="00895E32" w:rsidRPr="00367C46" w:rsidRDefault="00895E32" w:rsidP="00030737">
            <w:pPr>
              <w:rPr>
                <w:ins w:id="18" w:author="Alhabibi, Haider@Energy" w:date="2022-01-27T13:17:00Z"/>
                <w:rFonts w:asciiTheme="minorHAnsi" w:hAnsiTheme="minorHAnsi" w:cstheme="minorHAnsi"/>
                <w:sz w:val="18"/>
                <w:szCs w:val="18"/>
              </w:rPr>
            </w:pPr>
            <w:ins w:id="19" w:author="Alhabibi, Haider@Energy" w:date="2022-01-27T13:17:00Z">
              <w:r>
                <w:rPr>
                  <w:rFonts w:asciiTheme="minorHAnsi" w:hAnsiTheme="minorHAnsi" w:cstheme="minorHAnsi"/>
                  <w:sz w:val="18"/>
                  <w:szCs w:val="18"/>
                </w:rPr>
                <w:t>Balanced ventilation systems shall comply with appropriate requirements in 150.0(o)2C.</w:t>
              </w:r>
            </w:ins>
          </w:p>
        </w:tc>
      </w:tr>
      <w:tr w:rsidR="00895E32" w14:paraId="427AC5F7" w14:textId="77777777" w:rsidTr="00BA3DBE">
        <w:trPr>
          <w:ins w:id="20" w:author="Alhabibi, Haider@Energy" w:date="2022-01-27T13:17:00Z"/>
        </w:trPr>
        <w:tc>
          <w:tcPr>
            <w:tcW w:w="3055" w:type="dxa"/>
            <w:tcPrChange w:id="21" w:author="Bucaneg, Haile@Energy" w:date="2022-02-09T10:45:00Z">
              <w:tcPr>
                <w:tcW w:w="1705" w:type="dxa"/>
              </w:tcPr>
            </w:tcPrChange>
          </w:tcPr>
          <w:p w14:paraId="23D75765" w14:textId="77777777" w:rsidR="00895E32" w:rsidRDefault="00895E32" w:rsidP="00030737">
            <w:pPr>
              <w:rPr>
                <w:ins w:id="22" w:author="Alhabibi, Haider@Energy" w:date="2022-01-27T13:17:00Z"/>
                <w:rFonts w:asciiTheme="minorHAnsi" w:hAnsiTheme="minorHAnsi" w:cstheme="minorHAnsi"/>
                <w:sz w:val="18"/>
                <w:szCs w:val="18"/>
              </w:rPr>
            </w:pPr>
            <w:ins w:id="23" w:author="Alhabibi, Haider@Energy" w:date="2022-01-27T13:17:00Z">
              <w:r>
                <w:rPr>
                  <w:rFonts w:asciiTheme="minorHAnsi" w:hAnsiTheme="minorHAnsi" w:cstheme="minorHAnsi"/>
                  <w:sz w:val="18"/>
                  <w:szCs w:val="18"/>
                </w:rPr>
                <w:t>01</w:t>
              </w:r>
            </w:ins>
          </w:p>
        </w:tc>
        <w:tc>
          <w:tcPr>
            <w:tcW w:w="3420" w:type="dxa"/>
            <w:tcPrChange w:id="24" w:author="Bucaneg, Haile@Energy" w:date="2022-02-09T10:45:00Z">
              <w:tcPr>
                <w:tcW w:w="2430" w:type="dxa"/>
              </w:tcPr>
            </w:tcPrChange>
          </w:tcPr>
          <w:p w14:paraId="17408EC5" w14:textId="77777777" w:rsidR="00895E32" w:rsidRDefault="00895E32" w:rsidP="00030737">
            <w:pPr>
              <w:rPr>
                <w:ins w:id="25" w:author="Alhabibi, Haider@Energy" w:date="2022-01-27T13:17:00Z"/>
                <w:rFonts w:asciiTheme="minorHAnsi" w:hAnsiTheme="minorHAnsi" w:cstheme="minorHAnsi"/>
                <w:sz w:val="18"/>
                <w:szCs w:val="18"/>
              </w:rPr>
            </w:pPr>
            <w:ins w:id="26" w:author="Alhabibi, Haider@Energy" w:date="2022-01-27T13:17:00Z">
              <w:r>
                <w:rPr>
                  <w:rFonts w:asciiTheme="minorHAnsi" w:hAnsiTheme="minorHAnsi" w:cstheme="minorHAnsi"/>
                  <w:sz w:val="18"/>
                  <w:szCs w:val="18"/>
                </w:rPr>
                <w:t>02</w:t>
              </w:r>
            </w:ins>
          </w:p>
        </w:tc>
        <w:tc>
          <w:tcPr>
            <w:tcW w:w="4320" w:type="dxa"/>
            <w:tcPrChange w:id="27" w:author="Bucaneg, Haile@Energy" w:date="2022-02-09T10:45:00Z">
              <w:tcPr>
                <w:tcW w:w="6655" w:type="dxa"/>
              </w:tcPr>
            </w:tcPrChange>
          </w:tcPr>
          <w:p w14:paraId="22B1D437" w14:textId="77777777" w:rsidR="00895E32" w:rsidRDefault="00895E32" w:rsidP="00030737">
            <w:pPr>
              <w:rPr>
                <w:ins w:id="28" w:author="Alhabibi, Haider@Energy" w:date="2022-01-27T13:17:00Z"/>
                <w:rFonts w:asciiTheme="minorHAnsi" w:hAnsiTheme="minorHAnsi" w:cstheme="minorHAnsi"/>
                <w:sz w:val="18"/>
                <w:szCs w:val="18"/>
              </w:rPr>
            </w:pPr>
            <w:ins w:id="29" w:author="Alhabibi, Haider@Energy" w:date="2022-01-27T13:17:00Z">
              <w:r>
                <w:rPr>
                  <w:rFonts w:asciiTheme="minorHAnsi" w:hAnsiTheme="minorHAnsi" w:cstheme="minorHAnsi"/>
                  <w:sz w:val="18"/>
                  <w:szCs w:val="18"/>
                </w:rPr>
                <w:t>03</w:t>
              </w:r>
            </w:ins>
          </w:p>
        </w:tc>
      </w:tr>
      <w:tr w:rsidR="00895E32" w14:paraId="15242A01" w14:textId="77777777" w:rsidTr="00BA3DBE">
        <w:trPr>
          <w:ins w:id="30" w:author="Alhabibi, Haider@Energy" w:date="2022-01-27T13:17:00Z"/>
        </w:trPr>
        <w:tc>
          <w:tcPr>
            <w:tcW w:w="3055" w:type="dxa"/>
            <w:tcPrChange w:id="31" w:author="Bucaneg, Haile@Energy" w:date="2022-02-09T10:45:00Z">
              <w:tcPr>
                <w:tcW w:w="1705" w:type="dxa"/>
              </w:tcPr>
            </w:tcPrChange>
          </w:tcPr>
          <w:p w14:paraId="7B097CCD" w14:textId="77777777" w:rsidR="00895E32" w:rsidRDefault="00895E32" w:rsidP="00030737">
            <w:pPr>
              <w:rPr>
                <w:ins w:id="32" w:author="Alhabibi, Haider@Energy" w:date="2022-01-27T13:17:00Z"/>
                <w:rFonts w:asciiTheme="minorHAnsi" w:hAnsiTheme="minorHAnsi" w:cstheme="minorHAnsi"/>
                <w:sz w:val="18"/>
                <w:szCs w:val="18"/>
              </w:rPr>
            </w:pPr>
            <w:ins w:id="33" w:author="Alhabibi, Haider@Energy" w:date="2022-01-27T13:17:00Z">
              <w:r>
                <w:rPr>
                  <w:rFonts w:asciiTheme="minorHAnsi" w:hAnsiTheme="minorHAnsi" w:cstheme="minorHAnsi"/>
                  <w:sz w:val="18"/>
                  <w:szCs w:val="18"/>
                </w:rPr>
                <w:t>Manufacturer Make</w:t>
              </w:r>
            </w:ins>
          </w:p>
        </w:tc>
        <w:tc>
          <w:tcPr>
            <w:tcW w:w="3420" w:type="dxa"/>
            <w:tcPrChange w:id="34" w:author="Bucaneg, Haile@Energy" w:date="2022-02-09T10:45:00Z">
              <w:tcPr>
                <w:tcW w:w="2430" w:type="dxa"/>
              </w:tcPr>
            </w:tcPrChange>
          </w:tcPr>
          <w:p w14:paraId="3605D024" w14:textId="77777777" w:rsidR="00895E32" w:rsidRDefault="00895E32" w:rsidP="00030737">
            <w:pPr>
              <w:rPr>
                <w:ins w:id="35" w:author="Alhabibi, Haider@Energy" w:date="2022-01-27T13:17:00Z"/>
                <w:rFonts w:asciiTheme="minorHAnsi" w:hAnsiTheme="minorHAnsi" w:cstheme="minorHAnsi"/>
                <w:sz w:val="18"/>
                <w:szCs w:val="18"/>
              </w:rPr>
            </w:pPr>
            <w:ins w:id="36" w:author="Alhabibi, Haider@Energy" w:date="2022-01-27T13:17:00Z">
              <w:r>
                <w:rPr>
                  <w:rFonts w:asciiTheme="minorHAnsi" w:hAnsiTheme="minorHAnsi" w:cstheme="minorHAnsi"/>
                  <w:sz w:val="18"/>
                  <w:szCs w:val="18"/>
                </w:rPr>
                <w:t>Manufacturer Model Number</w:t>
              </w:r>
            </w:ins>
          </w:p>
        </w:tc>
        <w:tc>
          <w:tcPr>
            <w:tcW w:w="4320" w:type="dxa"/>
            <w:tcPrChange w:id="37" w:author="Bucaneg, Haile@Energy" w:date="2022-02-09T10:45:00Z">
              <w:tcPr>
                <w:tcW w:w="6655" w:type="dxa"/>
              </w:tcPr>
            </w:tcPrChange>
          </w:tcPr>
          <w:p w14:paraId="180EBEBC" w14:textId="77777777" w:rsidR="00895E32" w:rsidRDefault="00895E32" w:rsidP="00030737">
            <w:pPr>
              <w:rPr>
                <w:ins w:id="38" w:author="Alhabibi, Haider@Energy" w:date="2022-01-27T13:17:00Z"/>
                <w:rFonts w:asciiTheme="minorHAnsi" w:hAnsiTheme="minorHAnsi" w:cstheme="minorHAnsi"/>
                <w:sz w:val="18"/>
                <w:szCs w:val="18"/>
              </w:rPr>
            </w:pPr>
            <w:ins w:id="39" w:author="Alhabibi, Haider@Energy" w:date="2022-01-27T13:17:00Z">
              <w:r>
                <w:rPr>
                  <w:rFonts w:asciiTheme="minorHAnsi" w:hAnsiTheme="minorHAnsi" w:cstheme="minorHAnsi"/>
                  <w:sz w:val="18"/>
                  <w:szCs w:val="18"/>
                </w:rPr>
                <w:t>Fan Efficacy Performance Rating (W/CFM)</w:t>
              </w:r>
            </w:ins>
          </w:p>
        </w:tc>
      </w:tr>
      <w:tr w:rsidR="00895E32" w14:paraId="284D8409" w14:textId="77777777" w:rsidTr="00BA3DBE">
        <w:trPr>
          <w:ins w:id="40" w:author="Alhabibi, Haider@Energy" w:date="2022-01-27T13:17:00Z"/>
        </w:trPr>
        <w:tc>
          <w:tcPr>
            <w:tcW w:w="3055" w:type="dxa"/>
            <w:tcPrChange w:id="41" w:author="Bucaneg, Haile@Energy" w:date="2022-02-09T10:45:00Z">
              <w:tcPr>
                <w:tcW w:w="1705" w:type="dxa"/>
              </w:tcPr>
            </w:tcPrChange>
          </w:tcPr>
          <w:p w14:paraId="276C3265" w14:textId="77777777" w:rsidR="00895E32" w:rsidRDefault="00895E32" w:rsidP="00030737">
            <w:pPr>
              <w:rPr>
                <w:ins w:id="42" w:author="Alhabibi, Haider@Energy" w:date="2022-01-27T13:17:00Z"/>
                <w:rFonts w:asciiTheme="minorHAnsi" w:hAnsiTheme="minorHAnsi" w:cstheme="minorHAnsi"/>
                <w:sz w:val="18"/>
                <w:szCs w:val="18"/>
              </w:rPr>
            </w:pPr>
          </w:p>
        </w:tc>
        <w:tc>
          <w:tcPr>
            <w:tcW w:w="3420" w:type="dxa"/>
            <w:tcPrChange w:id="43" w:author="Bucaneg, Haile@Energy" w:date="2022-02-09T10:45:00Z">
              <w:tcPr>
                <w:tcW w:w="2430" w:type="dxa"/>
              </w:tcPr>
            </w:tcPrChange>
          </w:tcPr>
          <w:p w14:paraId="7CD611D9" w14:textId="77777777" w:rsidR="00895E32" w:rsidRDefault="00895E32" w:rsidP="00030737">
            <w:pPr>
              <w:rPr>
                <w:ins w:id="44" w:author="Alhabibi, Haider@Energy" w:date="2022-01-27T13:17:00Z"/>
                <w:rFonts w:asciiTheme="minorHAnsi" w:hAnsiTheme="minorHAnsi" w:cstheme="minorHAnsi"/>
                <w:sz w:val="18"/>
                <w:szCs w:val="18"/>
              </w:rPr>
            </w:pPr>
          </w:p>
        </w:tc>
        <w:tc>
          <w:tcPr>
            <w:tcW w:w="4320" w:type="dxa"/>
            <w:tcPrChange w:id="45" w:author="Bucaneg, Haile@Energy" w:date="2022-02-09T10:45:00Z">
              <w:tcPr>
                <w:tcW w:w="6655" w:type="dxa"/>
              </w:tcPr>
            </w:tcPrChange>
          </w:tcPr>
          <w:p w14:paraId="3B77A4C6" w14:textId="77777777" w:rsidR="00895E32" w:rsidRDefault="00895E32" w:rsidP="00030737">
            <w:pPr>
              <w:rPr>
                <w:ins w:id="46" w:author="Alhabibi, Haider@Energy" w:date="2022-01-27T13:17:00Z"/>
                <w:rFonts w:asciiTheme="minorHAnsi" w:hAnsiTheme="minorHAnsi" w:cstheme="minorHAnsi"/>
                <w:sz w:val="18"/>
                <w:szCs w:val="18"/>
              </w:rPr>
            </w:pPr>
          </w:p>
        </w:tc>
      </w:tr>
      <w:tr w:rsidR="00895E32" w14:paraId="3DC72ECD" w14:textId="77777777" w:rsidTr="00BA3DBE">
        <w:trPr>
          <w:ins w:id="47" w:author="Alhabibi, Haider@Energy" w:date="2022-01-27T13:17:00Z"/>
        </w:trPr>
        <w:tc>
          <w:tcPr>
            <w:tcW w:w="3055" w:type="dxa"/>
            <w:tcPrChange w:id="48" w:author="Bucaneg, Haile@Energy" w:date="2022-02-09T10:45:00Z">
              <w:tcPr>
                <w:tcW w:w="1705" w:type="dxa"/>
              </w:tcPr>
            </w:tcPrChange>
          </w:tcPr>
          <w:p w14:paraId="40CF1DD1" w14:textId="77777777" w:rsidR="00895E32" w:rsidRDefault="00895E32" w:rsidP="00030737">
            <w:pPr>
              <w:rPr>
                <w:ins w:id="49" w:author="Alhabibi, Haider@Energy" w:date="2022-01-27T13:17:00Z"/>
                <w:rFonts w:asciiTheme="minorHAnsi" w:hAnsiTheme="minorHAnsi" w:cstheme="minorHAnsi"/>
                <w:sz w:val="18"/>
                <w:szCs w:val="18"/>
              </w:rPr>
            </w:pPr>
          </w:p>
        </w:tc>
        <w:tc>
          <w:tcPr>
            <w:tcW w:w="3420" w:type="dxa"/>
            <w:tcPrChange w:id="50" w:author="Bucaneg, Haile@Energy" w:date="2022-02-09T10:45:00Z">
              <w:tcPr>
                <w:tcW w:w="2430" w:type="dxa"/>
              </w:tcPr>
            </w:tcPrChange>
          </w:tcPr>
          <w:p w14:paraId="64B7BEE1" w14:textId="77777777" w:rsidR="00895E32" w:rsidRDefault="00895E32" w:rsidP="00030737">
            <w:pPr>
              <w:rPr>
                <w:ins w:id="51" w:author="Alhabibi, Haider@Energy" w:date="2022-01-27T13:17:00Z"/>
                <w:rFonts w:asciiTheme="minorHAnsi" w:hAnsiTheme="minorHAnsi" w:cstheme="minorHAnsi"/>
                <w:sz w:val="18"/>
                <w:szCs w:val="18"/>
              </w:rPr>
            </w:pPr>
          </w:p>
        </w:tc>
        <w:tc>
          <w:tcPr>
            <w:tcW w:w="4320" w:type="dxa"/>
            <w:tcPrChange w:id="52" w:author="Bucaneg, Haile@Energy" w:date="2022-02-09T10:45:00Z">
              <w:tcPr>
                <w:tcW w:w="6655" w:type="dxa"/>
              </w:tcPr>
            </w:tcPrChange>
          </w:tcPr>
          <w:p w14:paraId="7822A36A" w14:textId="77777777" w:rsidR="00895E32" w:rsidRDefault="00895E32" w:rsidP="00030737">
            <w:pPr>
              <w:rPr>
                <w:ins w:id="53" w:author="Alhabibi, Haider@Energy" w:date="2022-01-27T13:17:00Z"/>
                <w:rFonts w:asciiTheme="minorHAnsi" w:hAnsiTheme="minorHAnsi" w:cstheme="minorHAnsi"/>
                <w:sz w:val="18"/>
                <w:szCs w:val="18"/>
              </w:rPr>
            </w:pPr>
          </w:p>
        </w:tc>
      </w:tr>
      <w:tr w:rsidR="00895E32" w14:paraId="333A0266" w14:textId="77777777" w:rsidTr="00BA3DBE">
        <w:trPr>
          <w:ins w:id="54" w:author="Alhabibi, Haider@Energy" w:date="2022-01-27T13:17:00Z"/>
        </w:trPr>
        <w:tc>
          <w:tcPr>
            <w:tcW w:w="3055" w:type="dxa"/>
            <w:tcPrChange w:id="55" w:author="Bucaneg, Haile@Energy" w:date="2022-02-09T10:45:00Z">
              <w:tcPr>
                <w:tcW w:w="1705" w:type="dxa"/>
              </w:tcPr>
            </w:tcPrChange>
          </w:tcPr>
          <w:p w14:paraId="1D5B5188" w14:textId="77777777" w:rsidR="00895E32" w:rsidRDefault="00895E32" w:rsidP="00030737">
            <w:pPr>
              <w:rPr>
                <w:ins w:id="56" w:author="Alhabibi, Haider@Energy" w:date="2022-01-27T13:17:00Z"/>
                <w:rFonts w:asciiTheme="minorHAnsi" w:hAnsiTheme="minorHAnsi" w:cstheme="minorHAnsi"/>
                <w:sz w:val="18"/>
                <w:szCs w:val="18"/>
              </w:rPr>
            </w:pPr>
          </w:p>
        </w:tc>
        <w:tc>
          <w:tcPr>
            <w:tcW w:w="3420" w:type="dxa"/>
            <w:tcPrChange w:id="57" w:author="Bucaneg, Haile@Energy" w:date="2022-02-09T10:45:00Z">
              <w:tcPr>
                <w:tcW w:w="2430" w:type="dxa"/>
              </w:tcPr>
            </w:tcPrChange>
          </w:tcPr>
          <w:p w14:paraId="535386D4" w14:textId="77777777" w:rsidR="00895E32" w:rsidRDefault="00895E32" w:rsidP="00030737">
            <w:pPr>
              <w:rPr>
                <w:ins w:id="58" w:author="Alhabibi, Haider@Energy" w:date="2022-01-27T13:17:00Z"/>
                <w:rFonts w:asciiTheme="minorHAnsi" w:hAnsiTheme="minorHAnsi" w:cstheme="minorHAnsi"/>
                <w:sz w:val="18"/>
                <w:szCs w:val="18"/>
              </w:rPr>
            </w:pPr>
          </w:p>
        </w:tc>
        <w:tc>
          <w:tcPr>
            <w:tcW w:w="4320" w:type="dxa"/>
            <w:tcPrChange w:id="59" w:author="Bucaneg, Haile@Energy" w:date="2022-02-09T10:45:00Z">
              <w:tcPr>
                <w:tcW w:w="6655" w:type="dxa"/>
              </w:tcPr>
            </w:tcPrChange>
          </w:tcPr>
          <w:p w14:paraId="4668443D" w14:textId="77777777" w:rsidR="00895E32" w:rsidRDefault="00895E32" w:rsidP="00030737">
            <w:pPr>
              <w:rPr>
                <w:ins w:id="60" w:author="Alhabibi, Haider@Energy" w:date="2022-01-27T13:17:00Z"/>
                <w:rFonts w:asciiTheme="minorHAnsi" w:hAnsiTheme="minorHAnsi" w:cstheme="minorHAnsi"/>
                <w:sz w:val="18"/>
                <w:szCs w:val="18"/>
              </w:rPr>
            </w:pPr>
          </w:p>
        </w:tc>
      </w:tr>
    </w:tbl>
    <w:p w14:paraId="36B8E8C7" w14:textId="3B306663" w:rsidR="00895E32" w:rsidRDefault="00895E32" w:rsidP="007056D7">
      <w:pPr>
        <w:rPr>
          <w:ins w:id="61" w:author="Alhabibi, Haider@Energy" w:date="2022-01-27T13:17:00Z"/>
          <w:rFonts w:asciiTheme="minorHAnsi" w:hAnsiTheme="minorHAnsi" w:cstheme="minorHAnsi"/>
          <w:sz w:val="18"/>
          <w:szCs w:val="18"/>
        </w:rPr>
      </w:pPr>
    </w:p>
    <w:p w14:paraId="4AD4C2C0" w14:textId="0A22C6BD" w:rsidR="00895E32" w:rsidDel="00895E32" w:rsidRDefault="00895E32" w:rsidP="007056D7">
      <w:pPr>
        <w:rPr>
          <w:ins w:id="62" w:author="Bucaneg, Haile@Energy" w:date="2022-01-03T08:18:00Z"/>
          <w:del w:id="63" w:author="Alhabibi, Haider@Energy" w:date="2022-01-27T13:17:00Z"/>
          <w:rFonts w:asciiTheme="minorHAnsi" w:hAnsiTheme="minorHAnsi" w:cstheme="minorHAnsi"/>
          <w:sz w:val="18"/>
          <w:szCs w:val="18"/>
        </w:rPr>
      </w:pPr>
    </w:p>
    <w:tbl>
      <w:tblPr>
        <w:tblStyle w:val="TableGrid"/>
        <w:tblW w:w="0" w:type="auto"/>
        <w:tblLook w:val="04A0" w:firstRow="1" w:lastRow="0" w:firstColumn="1" w:lastColumn="0" w:noHBand="0" w:noVBand="1"/>
      </w:tblPr>
      <w:tblGrid>
        <w:gridCol w:w="1705"/>
        <w:gridCol w:w="2430"/>
        <w:gridCol w:w="3957"/>
        <w:gridCol w:w="2698"/>
        <w:tblGridChange w:id="64">
          <w:tblGrid>
            <w:gridCol w:w="2697"/>
            <w:gridCol w:w="2697"/>
            <w:gridCol w:w="2698"/>
            <w:gridCol w:w="2698"/>
          </w:tblGrid>
        </w:tblGridChange>
      </w:tblGrid>
      <w:tr w:rsidR="00ED7091" w:rsidDel="00D61077" w14:paraId="6C3A0761" w14:textId="06832B48" w:rsidTr="00373578">
        <w:trPr>
          <w:ins w:id="65" w:author="Bucaneg, Haile@Energy" w:date="2022-01-03T08:18:00Z"/>
          <w:del w:id="66" w:author="Alhabibi, Haider@Energy" w:date="2022-01-26T09:45:00Z"/>
        </w:trPr>
        <w:tc>
          <w:tcPr>
            <w:tcW w:w="10790" w:type="dxa"/>
            <w:gridSpan w:val="4"/>
          </w:tcPr>
          <w:p w14:paraId="2E77721D" w14:textId="564C702F" w:rsidR="00ED7091" w:rsidDel="00D61077" w:rsidRDefault="008E64D2" w:rsidP="007056D7">
            <w:pPr>
              <w:rPr>
                <w:ins w:id="67" w:author="Bucaneg, Haile@Energy" w:date="2022-01-03T08:34:00Z"/>
                <w:del w:id="68" w:author="Alhabibi, Haider@Energy" w:date="2022-01-26T09:45:00Z"/>
                <w:rFonts w:asciiTheme="minorHAnsi" w:hAnsiTheme="minorHAnsi" w:cstheme="minorHAnsi"/>
                <w:b/>
                <w:bCs/>
                <w:sz w:val="18"/>
                <w:szCs w:val="18"/>
              </w:rPr>
            </w:pPr>
            <w:ins w:id="69" w:author="Bucaneg, Haile@Energy" w:date="2022-01-06T07:35:00Z">
              <w:del w:id="70" w:author="Alhabibi, Haider@Energy" w:date="2022-01-26T09:45:00Z">
                <w:r w:rsidDel="00D61077">
                  <w:rPr>
                    <w:rFonts w:asciiTheme="minorHAnsi" w:hAnsiTheme="minorHAnsi" w:cstheme="minorHAnsi"/>
                    <w:b/>
                    <w:bCs/>
                    <w:sz w:val="18"/>
                    <w:szCs w:val="18"/>
                  </w:rPr>
                  <w:delText xml:space="preserve">E. </w:delText>
                </w:r>
              </w:del>
            </w:ins>
            <w:ins w:id="71" w:author="Bucaneg, Haile@Energy" w:date="2022-01-03T08:20:00Z">
              <w:del w:id="72" w:author="Alhabibi, Haider@Energy" w:date="2022-01-26T09:45:00Z">
                <w:r w:rsidR="003E1564" w:rsidRPr="003E1564" w:rsidDel="00D61077">
                  <w:rPr>
                    <w:rFonts w:asciiTheme="minorHAnsi" w:hAnsiTheme="minorHAnsi" w:cstheme="minorHAnsi"/>
                    <w:b/>
                    <w:bCs/>
                    <w:sz w:val="18"/>
                    <w:szCs w:val="18"/>
                    <w:rPrChange w:id="73" w:author="Bucaneg, Haile@Energy" w:date="2022-01-03T08:20:00Z">
                      <w:rPr>
                        <w:rFonts w:asciiTheme="minorHAnsi" w:hAnsiTheme="minorHAnsi" w:cstheme="minorHAnsi"/>
                        <w:sz w:val="18"/>
                        <w:szCs w:val="18"/>
                      </w:rPr>
                    </w:rPrChange>
                  </w:rPr>
                  <w:delText>HRV or ERV</w:delText>
                </w:r>
              </w:del>
            </w:ins>
          </w:p>
          <w:p w14:paraId="7FDD6A0A" w14:textId="24DB2766" w:rsidR="00367C46" w:rsidRPr="00367C46" w:rsidDel="00D61077" w:rsidRDefault="00515E8F" w:rsidP="007056D7">
            <w:pPr>
              <w:rPr>
                <w:ins w:id="74" w:author="Bucaneg, Haile@Energy" w:date="2022-01-03T08:18:00Z"/>
                <w:del w:id="75" w:author="Alhabibi, Haider@Energy" w:date="2022-01-26T09:45:00Z"/>
                <w:rFonts w:asciiTheme="minorHAnsi" w:hAnsiTheme="minorHAnsi" w:cstheme="minorHAnsi"/>
                <w:sz w:val="18"/>
                <w:szCs w:val="18"/>
              </w:rPr>
            </w:pPr>
            <w:ins w:id="76" w:author="Bucaneg, Haile@Energy" w:date="2022-01-03T08:35:00Z">
              <w:del w:id="77" w:author="Alhabibi, Haider@Energy" w:date="2022-01-26T09:45:00Z">
                <w:r w:rsidDel="00D61077">
                  <w:rPr>
                    <w:rFonts w:asciiTheme="minorHAnsi" w:hAnsiTheme="minorHAnsi" w:cstheme="minorHAnsi"/>
                    <w:sz w:val="18"/>
                    <w:szCs w:val="18"/>
                  </w:rPr>
                  <w:delText xml:space="preserve">Balanced ventilation systems </w:delText>
                </w:r>
              </w:del>
            </w:ins>
            <w:ins w:id="78" w:author="Bucaneg, Haile@Energy" w:date="2022-01-03T08:39:00Z">
              <w:del w:id="79" w:author="Alhabibi, Haider@Energy" w:date="2022-01-26T09:45:00Z">
                <w:r w:rsidR="00BF249E" w:rsidDel="00D61077">
                  <w:rPr>
                    <w:rFonts w:asciiTheme="minorHAnsi" w:hAnsiTheme="minorHAnsi" w:cstheme="minorHAnsi"/>
                    <w:sz w:val="18"/>
                    <w:szCs w:val="18"/>
                  </w:rPr>
                  <w:delText xml:space="preserve">shall comply with </w:delText>
                </w:r>
                <w:r w:rsidR="00510398" w:rsidDel="00D61077">
                  <w:rPr>
                    <w:rFonts w:asciiTheme="minorHAnsi" w:hAnsiTheme="minorHAnsi" w:cstheme="minorHAnsi"/>
                    <w:sz w:val="18"/>
                    <w:szCs w:val="18"/>
                  </w:rPr>
                  <w:delText xml:space="preserve">appropriate requirements in </w:delText>
                </w:r>
              </w:del>
            </w:ins>
            <w:ins w:id="80" w:author="Bucaneg, Haile@Energy" w:date="2022-01-03T08:41:00Z">
              <w:del w:id="81" w:author="Alhabibi, Haider@Energy" w:date="2022-01-26T09:45:00Z">
                <w:r w:rsidR="00305C56" w:rsidDel="00D61077">
                  <w:rPr>
                    <w:rFonts w:asciiTheme="minorHAnsi" w:hAnsiTheme="minorHAnsi" w:cstheme="minorHAnsi"/>
                    <w:sz w:val="18"/>
                    <w:szCs w:val="18"/>
                  </w:rPr>
                  <w:delText>1</w:delText>
                </w:r>
              </w:del>
            </w:ins>
            <w:ins w:id="82" w:author="Bucaneg, Haile@Energy" w:date="2022-01-03T08:42:00Z">
              <w:del w:id="83" w:author="Alhabibi, Haider@Energy" w:date="2022-01-26T09:45:00Z">
                <w:r w:rsidR="00305C56" w:rsidDel="00D61077">
                  <w:rPr>
                    <w:rFonts w:asciiTheme="minorHAnsi" w:hAnsiTheme="minorHAnsi" w:cstheme="minorHAnsi"/>
                    <w:sz w:val="18"/>
                    <w:szCs w:val="18"/>
                  </w:rPr>
                  <w:delText>50.0(</w:delText>
                </w:r>
                <w:r w:rsidR="00EC5679" w:rsidDel="00D61077">
                  <w:rPr>
                    <w:rFonts w:asciiTheme="minorHAnsi" w:hAnsiTheme="minorHAnsi" w:cstheme="minorHAnsi"/>
                    <w:sz w:val="18"/>
                    <w:szCs w:val="18"/>
                  </w:rPr>
                  <w:delText>o)2C</w:delText>
                </w:r>
              </w:del>
            </w:ins>
            <w:ins w:id="84" w:author="Bucaneg, Haile@Energy" w:date="2022-01-03T08:36:00Z">
              <w:del w:id="85" w:author="Alhabibi, Haider@Energy" w:date="2022-01-26T09:45:00Z">
                <w:r w:rsidR="0032218C" w:rsidDel="00D61077">
                  <w:rPr>
                    <w:rFonts w:asciiTheme="minorHAnsi" w:hAnsiTheme="minorHAnsi" w:cstheme="minorHAnsi"/>
                    <w:sz w:val="18"/>
                    <w:szCs w:val="18"/>
                  </w:rPr>
                  <w:delText>.</w:delText>
                </w:r>
              </w:del>
            </w:ins>
          </w:p>
        </w:tc>
      </w:tr>
      <w:tr w:rsidR="00ED7091" w:rsidDel="00D61077" w14:paraId="35594EC5" w14:textId="277AF552" w:rsidTr="008B7E40">
        <w:tblPrEx>
          <w:tblW w:w="0" w:type="auto"/>
          <w:tblPrExChange w:id="86" w:author="Bucaneg, Haile@Energy" w:date="2022-01-03T08:24:00Z">
            <w:tblPrEx>
              <w:tblW w:w="0" w:type="auto"/>
            </w:tblPrEx>
          </w:tblPrExChange>
        </w:tblPrEx>
        <w:trPr>
          <w:ins w:id="87" w:author="Bucaneg, Haile@Energy" w:date="2022-01-03T08:18:00Z"/>
          <w:del w:id="88" w:author="Alhabibi, Haider@Energy" w:date="2022-01-26T09:45:00Z"/>
        </w:trPr>
        <w:tc>
          <w:tcPr>
            <w:tcW w:w="1705" w:type="dxa"/>
            <w:tcPrChange w:id="89" w:author="Bucaneg, Haile@Energy" w:date="2022-01-03T08:24:00Z">
              <w:tcPr>
                <w:tcW w:w="2697" w:type="dxa"/>
              </w:tcPr>
            </w:tcPrChange>
          </w:tcPr>
          <w:p w14:paraId="0939F6EC" w14:textId="7736AD2F" w:rsidR="00ED7091" w:rsidDel="00D61077" w:rsidRDefault="00053EDA" w:rsidP="007056D7">
            <w:pPr>
              <w:rPr>
                <w:ins w:id="90" w:author="Bucaneg, Haile@Energy" w:date="2022-01-03T08:18:00Z"/>
                <w:del w:id="91" w:author="Alhabibi, Haider@Energy" w:date="2022-01-26T09:45:00Z"/>
                <w:rFonts w:asciiTheme="minorHAnsi" w:hAnsiTheme="minorHAnsi" w:cstheme="minorHAnsi"/>
                <w:sz w:val="18"/>
                <w:szCs w:val="18"/>
              </w:rPr>
            </w:pPr>
            <w:ins w:id="92" w:author="Bucaneg, Haile@Energy" w:date="2022-01-03T08:22:00Z">
              <w:del w:id="93" w:author="Alhabibi, Haider@Energy" w:date="2022-01-26T09:45:00Z">
                <w:r w:rsidDel="00D61077">
                  <w:rPr>
                    <w:rFonts w:asciiTheme="minorHAnsi" w:hAnsiTheme="minorHAnsi" w:cstheme="minorHAnsi"/>
                    <w:sz w:val="18"/>
                    <w:szCs w:val="18"/>
                  </w:rPr>
                  <w:delText>01</w:delText>
                </w:r>
              </w:del>
            </w:ins>
          </w:p>
        </w:tc>
        <w:tc>
          <w:tcPr>
            <w:tcW w:w="2430" w:type="dxa"/>
            <w:tcPrChange w:id="94" w:author="Bucaneg, Haile@Energy" w:date="2022-01-03T08:24:00Z">
              <w:tcPr>
                <w:tcW w:w="2697" w:type="dxa"/>
              </w:tcPr>
            </w:tcPrChange>
          </w:tcPr>
          <w:p w14:paraId="0FC277C1" w14:textId="76BC3D1F" w:rsidR="00ED7091" w:rsidDel="00D61077" w:rsidRDefault="008B7E40" w:rsidP="007056D7">
            <w:pPr>
              <w:rPr>
                <w:ins w:id="95" w:author="Bucaneg, Haile@Energy" w:date="2022-01-03T08:18:00Z"/>
                <w:del w:id="96" w:author="Alhabibi, Haider@Energy" w:date="2022-01-26T09:45:00Z"/>
                <w:rFonts w:asciiTheme="minorHAnsi" w:hAnsiTheme="minorHAnsi" w:cstheme="minorHAnsi"/>
                <w:sz w:val="18"/>
                <w:szCs w:val="18"/>
              </w:rPr>
            </w:pPr>
            <w:ins w:id="97" w:author="Bucaneg, Haile@Energy" w:date="2022-01-03T08:24:00Z">
              <w:del w:id="98" w:author="Alhabibi, Haider@Energy" w:date="2022-01-26T09:45:00Z">
                <w:r w:rsidDel="00D61077">
                  <w:rPr>
                    <w:rFonts w:asciiTheme="minorHAnsi" w:hAnsiTheme="minorHAnsi" w:cstheme="minorHAnsi"/>
                    <w:sz w:val="18"/>
                    <w:szCs w:val="18"/>
                  </w:rPr>
                  <w:delText>02</w:delText>
                </w:r>
              </w:del>
            </w:ins>
          </w:p>
        </w:tc>
        <w:tc>
          <w:tcPr>
            <w:tcW w:w="3957" w:type="dxa"/>
            <w:tcPrChange w:id="99" w:author="Bucaneg, Haile@Energy" w:date="2022-01-03T08:24:00Z">
              <w:tcPr>
                <w:tcW w:w="2698" w:type="dxa"/>
              </w:tcPr>
            </w:tcPrChange>
          </w:tcPr>
          <w:p w14:paraId="3278ED8C" w14:textId="4408A67E" w:rsidR="00ED7091" w:rsidDel="00D61077" w:rsidRDefault="002476A0" w:rsidP="007056D7">
            <w:pPr>
              <w:rPr>
                <w:ins w:id="100" w:author="Bucaneg, Haile@Energy" w:date="2022-01-03T08:18:00Z"/>
                <w:del w:id="101" w:author="Alhabibi, Haider@Energy" w:date="2022-01-26T09:45:00Z"/>
                <w:rFonts w:asciiTheme="minorHAnsi" w:hAnsiTheme="minorHAnsi" w:cstheme="minorHAnsi"/>
                <w:sz w:val="18"/>
                <w:szCs w:val="18"/>
              </w:rPr>
            </w:pPr>
            <w:ins w:id="102" w:author="Bucaneg, Haile@Energy" w:date="2022-01-03T08:24:00Z">
              <w:del w:id="103" w:author="Alhabibi, Haider@Energy" w:date="2022-01-26T09:45:00Z">
                <w:r w:rsidDel="00D61077">
                  <w:rPr>
                    <w:rFonts w:asciiTheme="minorHAnsi" w:hAnsiTheme="minorHAnsi" w:cstheme="minorHAnsi"/>
                    <w:sz w:val="18"/>
                    <w:szCs w:val="18"/>
                  </w:rPr>
                  <w:delText>03</w:delText>
                </w:r>
              </w:del>
            </w:ins>
          </w:p>
        </w:tc>
        <w:tc>
          <w:tcPr>
            <w:tcW w:w="2698" w:type="dxa"/>
            <w:tcPrChange w:id="104" w:author="Bucaneg, Haile@Energy" w:date="2022-01-03T08:24:00Z">
              <w:tcPr>
                <w:tcW w:w="2698" w:type="dxa"/>
              </w:tcPr>
            </w:tcPrChange>
          </w:tcPr>
          <w:p w14:paraId="643DE3CE" w14:textId="53E230E7" w:rsidR="00ED7091" w:rsidDel="00D61077" w:rsidRDefault="00D80F84" w:rsidP="007056D7">
            <w:pPr>
              <w:rPr>
                <w:ins w:id="105" w:author="Bucaneg, Haile@Energy" w:date="2022-01-03T08:18:00Z"/>
                <w:del w:id="106" w:author="Alhabibi, Haider@Energy" w:date="2022-01-26T09:45:00Z"/>
                <w:rFonts w:asciiTheme="minorHAnsi" w:hAnsiTheme="minorHAnsi" w:cstheme="minorHAnsi"/>
                <w:sz w:val="18"/>
                <w:szCs w:val="18"/>
              </w:rPr>
            </w:pPr>
            <w:ins w:id="107" w:author="Bucaneg, Haile@Energy" w:date="2022-01-03T08:26:00Z">
              <w:del w:id="108" w:author="Alhabibi, Haider@Energy" w:date="2022-01-26T09:45:00Z">
                <w:r w:rsidDel="00D61077">
                  <w:rPr>
                    <w:rFonts w:asciiTheme="minorHAnsi" w:hAnsiTheme="minorHAnsi" w:cstheme="minorHAnsi"/>
                    <w:sz w:val="18"/>
                    <w:szCs w:val="18"/>
                  </w:rPr>
                  <w:delText>04</w:delText>
                </w:r>
              </w:del>
            </w:ins>
          </w:p>
        </w:tc>
      </w:tr>
      <w:tr w:rsidR="00ED7091" w:rsidDel="00D61077" w14:paraId="724C9A56" w14:textId="41FA4074" w:rsidTr="008B7E40">
        <w:tblPrEx>
          <w:tblW w:w="0" w:type="auto"/>
          <w:tblPrExChange w:id="109" w:author="Bucaneg, Haile@Energy" w:date="2022-01-03T08:24:00Z">
            <w:tblPrEx>
              <w:tblW w:w="0" w:type="auto"/>
            </w:tblPrEx>
          </w:tblPrExChange>
        </w:tblPrEx>
        <w:trPr>
          <w:ins w:id="110" w:author="Bucaneg, Haile@Energy" w:date="2022-01-03T08:18:00Z"/>
          <w:del w:id="111" w:author="Alhabibi, Haider@Energy" w:date="2022-01-26T09:45:00Z"/>
        </w:trPr>
        <w:tc>
          <w:tcPr>
            <w:tcW w:w="1705" w:type="dxa"/>
            <w:tcPrChange w:id="112" w:author="Bucaneg, Haile@Energy" w:date="2022-01-03T08:24:00Z">
              <w:tcPr>
                <w:tcW w:w="2697" w:type="dxa"/>
              </w:tcPr>
            </w:tcPrChange>
          </w:tcPr>
          <w:p w14:paraId="3E2FBBDA" w14:textId="3DF59C68" w:rsidR="00ED7091" w:rsidDel="00D61077" w:rsidRDefault="008B7E40" w:rsidP="007056D7">
            <w:pPr>
              <w:rPr>
                <w:ins w:id="113" w:author="Bucaneg, Haile@Energy" w:date="2022-01-03T08:18:00Z"/>
                <w:del w:id="114" w:author="Alhabibi, Haider@Energy" w:date="2022-01-26T09:45:00Z"/>
                <w:rFonts w:asciiTheme="minorHAnsi" w:hAnsiTheme="minorHAnsi" w:cstheme="minorHAnsi"/>
                <w:sz w:val="18"/>
                <w:szCs w:val="18"/>
              </w:rPr>
            </w:pPr>
            <w:ins w:id="115" w:author="Bucaneg, Haile@Energy" w:date="2022-01-03T08:24:00Z">
              <w:del w:id="116" w:author="Alhabibi, Haider@Energy" w:date="2022-01-26T09:45:00Z">
                <w:r w:rsidDel="00D61077">
                  <w:rPr>
                    <w:rFonts w:asciiTheme="minorHAnsi" w:hAnsiTheme="minorHAnsi" w:cstheme="minorHAnsi"/>
                    <w:sz w:val="18"/>
                    <w:szCs w:val="18"/>
                  </w:rPr>
                  <w:delText>Manufacturer Make</w:delText>
                </w:r>
              </w:del>
            </w:ins>
          </w:p>
        </w:tc>
        <w:tc>
          <w:tcPr>
            <w:tcW w:w="2430" w:type="dxa"/>
            <w:tcPrChange w:id="117" w:author="Bucaneg, Haile@Energy" w:date="2022-01-03T08:24:00Z">
              <w:tcPr>
                <w:tcW w:w="2697" w:type="dxa"/>
              </w:tcPr>
            </w:tcPrChange>
          </w:tcPr>
          <w:p w14:paraId="48465D55" w14:textId="07E2D7DF" w:rsidR="00ED7091" w:rsidDel="00D61077" w:rsidRDefault="00053EDA" w:rsidP="007056D7">
            <w:pPr>
              <w:rPr>
                <w:ins w:id="118" w:author="Bucaneg, Haile@Energy" w:date="2022-01-03T08:18:00Z"/>
                <w:del w:id="119" w:author="Alhabibi, Haider@Energy" w:date="2022-01-26T09:45:00Z"/>
                <w:rFonts w:asciiTheme="minorHAnsi" w:hAnsiTheme="minorHAnsi" w:cstheme="minorHAnsi"/>
                <w:sz w:val="18"/>
                <w:szCs w:val="18"/>
              </w:rPr>
            </w:pPr>
            <w:ins w:id="120" w:author="Bucaneg, Haile@Energy" w:date="2022-01-03T08:22:00Z">
              <w:del w:id="121" w:author="Alhabibi, Haider@Energy" w:date="2022-01-26T09:45:00Z">
                <w:r w:rsidDel="00D61077">
                  <w:rPr>
                    <w:rFonts w:asciiTheme="minorHAnsi" w:hAnsiTheme="minorHAnsi" w:cstheme="minorHAnsi"/>
                    <w:sz w:val="18"/>
                    <w:szCs w:val="18"/>
                  </w:rPr>
                  <w:delText>Manufacturer Model Number</w:delText>
                </w:r>
              </w:del>
            </w:ins>
          </w:p>
        </w:tc>
        <w:tc>
          <w:tcPr>
            <w:tcW w:w="3957" w:type="dxa"/>
            <w:tcPrChange w:id="122" w:author="Bucaneg, Haile@Energy" w:date="2022-01-03T08:24:00Z">
              <w:tcPr>
                <w:tcW w:w="2698" w:type="dxa"/>
              </w:tcPr>
            </w:tcPrChange>
          </w:tcPr>
          <w:p w14:paraId="4E775620" w14:textId="68972625" w:rsidR="00ED7091" w:rsidDel="00D61077" w:rsidRDefault="002476A0" w:rsidP="007056D7">
            <w:pPr>
              <w:rPr>
                <w:ins w:id="123" w:author="Bucaneg, Haile@Energy" w:date="2022-01-03T08:18:00Z"/>
                <w:del w:id="124" w:author="Alhabibi, Haider@Energy" w:date="2022-01-26T09:45:00Z"/>
                <w:rFonts w:asciiTheme="minorHAnsi" w:hAnsiTheme="minorHAnsi" w:cstheme="minorHAnsi"/>
                <w:sz w:val="18"/>
                <w:szCs w:val="18"/>
              </w:rPr>
            </w:pPr>
            <w:ins w:id="125" w:author="Bucaneg, Haile@Energy" w:date="2022-01-03T08:24:00Z">
              <w:del w:id="126" w:author="Alhabibi, Haider@Energy" w:date="2022-01-26T09:45:00Z">
                <w:r w:rsidDel="00D61077">
                  <w:rPr>
                    <w:rFonts w:asciiTheme="minorHAnsi" w:hAnsiTheme="minorHAnsi" w:cstheme="minorHAnsi"/>
                    <w:sz w:val="18"/>
                    <w:szCs w:val="18"/>
                  </w:rPr>
                  <w:delText>Fan Efficacy Performance Rating (W/CFM)</w:delText>
                </w:r>
              </w:del>
            </w:ins>
          </w:p>
        </w:tc>
        <w:tc>
          <w:tcPr>
            <w:tcW w:w="2698" w:type="dxa"/>
            <w:tcPrChange w:id="127" w:author="Bucaneg, Haile@Energy" w:date="2022-01-03T08:24:00Z">
              <w:tcPr>
                <w:tcW w:w="2698" w:type="dxa"/>
              </w:tcPr>
            </w:tcPrChange>
          </w:tcPr>
          <w:p w14:paraId="532FF812" w14:textId="4002AED7" w:rsidR="00ED7091" w:rsidDel="00D61077" w:rsidRDefault="00D81792" w:rsidP="007056D7">
            <w:pPr>
              <w:rPr>
                <w:ins w:id="128" w:author="Bucaneg, Haile@Energy" w:date="2022-01-03T08:18:00Z"/>
                <w:del w:id="129" w:author="Alhabibi, Haider@Energy" w:date="2022-01-26T09:45:00Z"/>
                <w:rFonts w:asciiTheme="minorHAnsi" w:hAnsiTheme="minorHAnsi" w:cstheme="minorHAnsi"/>
                <w:sz w:val="18"/>
                <w:szCs w:val="18"/>
              </w:rPr>
            </w:pPr>
            <w:ins w:id="130" w:author="Bucaneg, Haile@Energy" w:date="2022-01-03T08:26:00Z">
              <w:del w:id="131" w:author="Alhabibi, Haider@Energy" w:date="2022-01-26T09:45:00Z">
                <w:r w:rsidDel="00D61077">
                  <w:rPr>
                    <w:rFonts w:asciiTheme="minorHAnsi" w:hAnsiTheme="minorHAnsi" w:cstheme="minorHAnsi"/>
                    <w:sz w:val="18"/>
                    <w:szCs w:val="18"/>
                  </w:rPr>
                  <w:delText>Sensible Recovery Efficiency (%)</w:delText>
                </w:r>
              </w:del>
            </w:ins>
          </w:p>
        </w:tc>
      </w:tr>
      <w:tr w:rsidR="00ED7091" w:rsidDel="00D61077" w14:paraId="5AB7A31A" w14:textId="4F702567" w:rsidTr="008B7E40">
        <w:tblPrEx>
          <w:tblW w:w="0" w:type="auto"/>
          <w:tblPrExChange w:id="132" w:author="Bucaneg, Haile@Energy" w:date="2022-01-03T08:24:00Z">
            <w:tblPrEx>
              <w:tblW w:w="0" w:type="auto"/>
            </w:tblPrEx>
          </w:tblPrExChange>
        </w:tblPrEx>
        <w:trPr>
          <w:ins w:id="133" w:author="Bucaneg, Haile@Energy" w:date="2022-01-03T08:18:00Z"/>
          <w:del w:id="134" w:author="Alhabibi, Haider@Energy" w:date="2022-01-26T09:45:00Z"/>
        </w:trPr>
        <w:tc>
          <w:tcPr>
            <w:tcW w:w="1705" w:type="dxa"/>
            <w:tcPrChange w:id="135" w:author="Bucaneg, Haile@Energy" w:date="2022-01-03T08:24:00Z">
              <w:tcPr>
                <w:tcW w:w="2697" w:type="dxa"/>
              </w:tcPr>
            </w:tcPrChange>
          </w:tcPr>
          <w:p w14:paraId="7FC9C03C" w14:textId="38876D85" w:rsidR="00ED7091" w:rsidDel="00D61077" w:rsidRDefault="00ED7091" w:rsidP="007056D7">
            <w:pPr>
              <w:rPr>
                <w:ins w:id="136" w:author="Bucaneg, Haile@Energy" w:date="2022-01-03T08:18:00Z"/>
                <w:del w:id="137" w:author="Alhabibi, Haider@Energy" w:date="2022-01-26T09:45:00Z"/>
                <w:rFonts w:asciiTheme="minorHAnsi" w:hAnsiTheme="minorHAnsi" w:cstheme="minorHAnsi"/>
                <w:sz w:val="18"/>
                <w:szCs w:val="18"/>
              </w:rPr>
            </w:pPr>
          </w:p>
        </w:tc>
        <w:tc>
          <w:tcPr>
            <w:tcW w:w="2430" w:type="dxa"/>
            <w:tcPrChange w:id="138" w:author="Bucaneg, Haile@Energy" w:date="2022-01-03T08:24:00Z">
              <w:tcPr>
                <w:tcW w:w="2697" w:type="dxa"/>
              </w:tcPr>
            </w:tcPrChange>
          </w:tcPr>
          <w:p w14:paraId="79E0CCAF" w14:textId="3E8156D1" w:rsidR="00ED7091" w:rsidDel="00D61077" w:rsidRDefault="00ED7091" w:rsidP="007056D7">
            <w:pPr>
              <w:rPr>
                <w:ins w:id="139" w:author="Bucaneg, Haile@Energy" w:date="2022-01-03T08:18:00Z"/>
                <w:del w:id="140" w:author="Alhabibi, Haider@Energy" w:date="2022-01-26T09:45:00Z"/>
                <w:rFonts w:asciiTheme="minorHAnsi" w:hAnsiTheme="minorHAnsi" w:cstheme="minorHAnsi"/>
                <w:sz w:val="18"/>
                <w:szCs w:val="18"/>
              </w:rPr>
            </w:pPr>
          </w:p>
        </w:tc>
        <w:tc>
          <w:tcPr>
            <w:tcW w:w="3957" w:type="dxa"/>
            <w:tcPrChange w:id="141" w:author="Bucaneg, Haile@Energy" w:date="2022-01-03T08:24:00Z">
              <w:tcPr>
                <w:tcW w:w="2698" w:type="dxa"/>
              </w:tcPr>
            </w:tcPrChange>
          </w:tcPr>
          <w:p w14:paraId="40193E66" w14:textId="02EC5F0E" w:rsidR="00ED7091" w:rsidDel="00D61077" w:rsidRDefault="00ED7091" w:rsidP="007056D7">
            <w:pPr>
              <w:rPr>
                <w:ins w:id="142" w:author="Bucaneg, Haile@Energy" w:date="2022-01-03T08:18:00Z"/>
                <w:del w:id="143" w:author="Alhabibi, Haider@Energy" w:date="2022-01-26T09:45:00Z"/>
                <w:rFonts w:asciiTheme="minorHAnsi" w:hAnsiTheme="minorHAnsi" w:cstheme="minorHAnsi"/>
                <w:sz w:val="18"/>
                <w:szCs w:val="18"/>
              </w:rPr>
            </w:pPr>
          </w:p>
        </w:tc>
        <w:tc>
          <w:tcPr>
            <w:tcW w:w="2698" w:type="dxa"/>
            <w:tcPrChange w:id="144" w:author="Bucaneg, Haile@Energy" w:date="2022-01-03T08:24:00Z">
              <w:tcPr>
                <w:tcW w:w="2698" w:type="dxa"/>
              </w:tcPr>
            </w:tcPrChange>
          </w:tcPr>
          <w:p w14:paraId="237BAD64" w14:textId="4107485E" w:rsidR="00ED7091" w:rsidDel="00D61077" w:rsidRDefault="00ED7091" w:rsidP="007056D7">
            <w:pPr>
              <w:rPr>
                <w:ins w:id="145" w:author="Bucaneg, Haile@Energy" w:date="2022-01-03T08:18:00Z"/>
                <w:del w:id="146" w:author="Alhabibi, Haider@Energy" w:date="2022-01-26T09:45:00Z"/>
                <w:rFonts w:asciiTheme="minorHAnsi" w:hAnsiTheme="minorHAnsi" w:cstheme="minorHAnsi"/>
                <w:sz w:val="18"/>
                <w:szCs w:val="18"/>
              </w:rPr>
            </w:pPr>
          </w:p>
        </w:tc>
      </w:tr>
      <w:tr w:rsidR="00ED7091" w:rsidDel="00D61077" w14:paraId="2FF6A007" w14:textId="571EC481" w:rsidTr="008B7E40">
        <w:tblPrEx>
          <w:tblW w:w="0" w:type="auto"/>
          <w:tblPrExChange w:id="147" w:author="Bucaneg, Haile@Energy" w:date="2022-01-03T08:24:00Z">
            <w:tblPrEx>
              <w:tblW w:w="0" w:type="auto"/>
            </w:tblPrEx>
          </w:tblPrExChange>
        </w:tblPrEx>
        <w:trPr>
          <w:ins w:id="148" w:author="Bucaneg, Haile@Energy" w:date="2022-01-03T08:18:00Z"/>
          <w:del w:id="149" w:author="Alhabibi, Haider@Energy" w:date="2022-01-26T09:45:00Z"/>
        </w:trPr>
        <w:tc>
          <w:tcPr>
            <w:tcW w:w="1705" w:type="dxa"/>
            <w:tcPrChange w:id="150" w:author="Bucaneg, Haile@Energy" w:date="2022-01-03T08:24:00Z">
              <w:tcPr>
                <w:tcW w:w="2697" w:type="dxa"/>
              </w:tcPr>
            </w:tcPrChange>
          </w:tcPr>
          <w:p w14:paraId="51F90B1D" w14:textId="1C57B670" w:rsidR="00ED7091" w:rsidDel="00D61077" w:rsidRDefault="00ED7091" w:rsidP="007056D7">
            <w:pPr>
              <w:rPr>
                <w:ins w:id="151" w:author="Bucaneg, Haile@Energy" w:date="2022-01-03T08:18:00Z"/>
                <w:del w:id="152" w:author="Alhabibi, Haider@Energy" w:date="2022-01-26T09:45:00Z"/>
                <w:rFonts w:asciiTheme="minorHAnsi" w:hAnsiTheme="minorHAnsi" w:cstheme="minorHAnsi"/>
                <w:sz w:val="18"/>
                <w:szCs w:val="18"/>
              </w:rPr>
            </w:pPr>
          </w:p>
        </w:tc>
        <w:tc>
          <w:tcPr>
            <w:tcW w:w="2430" w:type="dxa"/>
            <w:tcPrChange w:id="153" w:author="Bucaneg, Haile@Energy" w:date="2022-01-03T08:24:00Z">
              <w:tcPr>
                <w:tcW w:w="2697" w:type="dxa"/>
              </w:tcPr>
            </w:tcPrChange>
          </w:tcPr>
          <w:p w14:paraId="5A2C3C3D" w14:textId="6BFEAE3E" w:rsidR="00ED7091" w:rsidDel="00D61077" w:rsidRDefault="00ED7091" w:rsidP="007056D7">
            <w:pPr>
              <w:rPr>
                <w:ins w:id="154" w:author="Bucaneg, Haile@Energy" w:date="2022-01-03T08:18:00Z"/>
                <w:del w:id="155" w:author="Alhabibi, Haider@Energy" w:date="2022-01-26T09:45:00Z"/>
                <w:rFonts w:asciiTheme="minorHAnsi" w:hAnsiTheme="minorHAnsi" w:cstheme="minorHAnsi"/>
                <w:sz w:val="18"/>
                <w:szCs w:val="18"/>
              </w:rPr>
            </w:pPr>
          </w:p>
        </w:tc>
        <w:tc>
          <w:tcPr>
            <w:tcW w:w="3957" w:type="dxa"/>
            <w:tcPrChange w:id="156" w:author="Bucaneg, Haile@Energy" w:date="2022-01-03T08:24:00Z">
              <w:tcPr>
                <w:tcW w:w="2698" w:type="dxa"/>
              </w:tcPr>
            </w:tcPrChange>
          </w:tcPr>
          <w:p w14:paraId="6E0FCECB" w14:textId="246F6C46" w:rsidR="00ED7091" w:rsidDel="00D61077" w:rsidRDefault="00ED7091" w:rsidP="007056D7">
            <w:pPr>
              <w:rPr>
                <w:ins w:id="157" w:author="Bucaneg, Haile@Energy" w:date="2022-01-03T08:18:00Z"/>
                <w:del w:id="158" w:author="Alhabibi, Haider@Energy" w:date="2022-01-26T09:45:00Z"/>
                <w:rFonts w:asciiTheme="minorHAnsi" w:hAnsiTheme="minorHAnsi" w:cstheme="minorHAnsi"/>
                <w:sz w:val="18"/>
                <w:szCs w:val="18"/>
              </w:rPr>
            </w:pPr>
          </w:p>
        </w:tc>
        <w:tc>
          <w:tcPr>
            <w:tcW w:w="2698" w:type="dxa"/>
            <w:tcPrChange w:id="159" w:author="Bucaneg, Haile@Energy" w:date="2022-01-03T08:24:00Z">
              <w:tcPr>
                <w:tcW w:w="2698" w:type="dxa"/>
              </w:tcPr>
            </w:tcPrChange>
          </w:tcPr>
          <w:p w14:paraId="6F7D2B64" w14:textId="619974B2" w:rsidR="00ED7091" w:rsidDel="00D61077" w:rsidRDefault="00ED7091" w:rsidP="007056D7">
            <w:pPr>
              <w:rPr>
                <w:ins w:id="160" w:author="Bucaneg, Haile@Energy" w:date="2022-01-03T08:18:00Z"/>
                <w:del w:id="161" w:author="Alhabibi, Haider@Energy" w:date="2022-01-26T09:45:00Z"/>
                <w:rFonts w:asciiTheme="minorHAnsi" w:hAnsiTheme="minorHAnsi" w:cstheme="minorHAnsi"/>
                <w:sz w:val="18"/>
                <w:szCs w:val="18"/>
              </w:rPr>
            </w:pPr>
          </w:p>
        </w:tc>
      </w:tr>
      <w:tr w:rsidR="00ED7091" w:rsidDel="00D61077" w14:paraId="1BEA57AB" w14:textId="51413AF7" w:rsidTr="008B7E40">
        <w:tblPrEx>
          <w:tblW w:w="0" w:type="auto"/>
          <w:tblPrExChange w:id="162" w:author="Bucaneg, Haile@Energy" w:date="2022-01-03T08:24:00Z">
            <w:tblPrEx>
              <w:tblW w:w="0" w:type="auto"/>
            </w:tblPrEx>
          </w:tblPrExChange>
        </w:tblPrEx>
        <w:trPr>
          <w:ins w:id="163" w:author="Bucaneg, Haile@Energy" w:date="2022-01-03T08:18:00Z"/>
          <w:del w:id="164" w:author="Alhabibi, Haider@Energy" w:date="2022-01-26T09:45:00Z"/>
        </w:trPr>
        <w:tc>
          <w:tcPr>
            <w:tcW w:w="1705" w:type="dxa"/>
            <w:tcPrChange w:id="165" w:author="Bucaneg, Haile@Energy" w:date="2022-01-03T08:24:00Z">
              <w:tcPr>
                <w:tcW w:w="2697" w:type="dxa"/>
              </w:tcPr>
            </w:tcPrChange>
          </w:tcPr>
          <w:p w14:paraId="2365FA65" w14:textId="52655BA9" w:rsidR="00ED7091" w:rsidDel="00D61077" w:rsidRDefault="00ED7091" w:rsidP="007056D7">
            <w:pPr>
              <w:rPr>
                <w:ins w:id="166" w:author="Bucaneg, Haile@Energy" w:date="2022-01-03T08:18:00Z"/>
                <w:del w:id="167" w:author="Alhabibi, Haider@Energy" w:date="2022-01-26T09:45:00Z"/>
                <w:rFonts w:asciiTheme="minorHAnsi" w:hAnsiTheme="minorHAnsi" w:cstheme="minorHAnsi"/>
                <w:sz w:val="18"/>
                <w:szCs w:val="18"/>
              </w:rPr>
            </w:pPr>
          </w:p>
        </w:tc>
        <w:tc>
          <w:tcPr>
            <w:tcW w:w="2430" w:type="dxa"/>
            <w:tcPrChange w:id="168" w:author="Bucaneg, Haile@Energy" w:date="2022-01-03T08:24:00Z">
              <w:tcPr>
                <w:tcW w:w="2697" w:type="dxa"/>
              </w:tcPr>
            </w:tcPrChange>
          </w:tcPr>
          <w:p w14:paraId="1A43C3F8" w14:textId="157A3139" w:rsidR="00ED7091" w:rsidDel="00D61077" w:rsidRDefault="00ED7091" w:rsidP="007056D7">
            <w:pPr>
              <w:rPr>
                <w:ins w:id="169" w:author="Bucaneg, Haile@Energy" w:date="2022-01-03T08:18:00Z"/>
                <w:del w:id="170" w:author="Alhabibi, Haider@Energy" w:date="2022-01-26T09:45:00Z"/>
                <w:rFonts w:asciiTheme="minorHAnsi" w:hAnsiTheme="minorHAnsi" w:cstheme="minorHAnsi"/>
                <w:sz w:val="18"/>
                <w:szCs w:val="18"/>
              </w:rPr>
            </w:pPr>
          </w:p>
        </w:tc>
        <w:tc>
          <w:tcPr>
            <w:tcW w:w="3957" w:type="dxa"/>
            <w:tcPrChange w:id="171" w:author="Bucaneg, Haile@Energy" w:date="2022-01-03T08:24:00Z">
              <w:tcPr>
                <w:tcW w:w="2698" w:type="dxa"/>
              </w:tcPr>
            </w:tcPrChange>
          </w:tcPr>
          <w:p w14:paraId="34C1BB50" w14:textId="0BBF0E7C" w:rsidR="00ED7091" w:rsidDel="00D61077" w:rsidRDefault="00ED7091" w:rsidP="007056D7">
            <w:pPr>
              <w:rPr>
                <w:ins w:id="172" w:author="Bucaneg, Haile@Energy" w:date="2022-01-03T08:18:00Z"/>
                <w:del w:id="173" w:author="Alhabibi, Haider@Energy" w:date="2022-01-26T09:45:00Z"/>
                <w:rFonts w:asciiTheme="minorHAnsi" w:hAnsiTheme="minorHAnsi" w:cstheme="minorHAnsi"/>
                <w:sz w:val="18"/>
                <w:szCs w:val="18"/>
              </w:rPr>
            </w:pPr>
          </w:p>
        </w:tc>
        <w:tc>
          <w:tcPr>
            <w:tcW w:w="2698" w:type="dxa"/>
            <w:tcPrChange w:id="174" w:author="Bucaneg, Haile@Energy" w:date="2022-01-03T08:24:00Z">
              <w:tcPr>
                <w:tcW w:w="2698" w:type="dxa"/>
              </w:tcPr>
            </w:tcPrChange>
          </w:tcPr>
          <w:p w14:paraId="073BCB13" w14:textId="3B9B560E" w:rsidR="00ED7091" w:rsidDel="00D61077" w:rsidRDefault="00ED7091" w:rsidP="007056D7">
            <w:pPr>
              <w:rPr>
                <w:ins w:id="175" w:author="Bucaneg, Haile@Energy" w:date="2022-01-03T08:18:00Z"/>
                <w:del w:id="176" w:author="Alhabibi, Haider@Energy" w:date="2022-01-26T09:45:00Z"/>
                <w:rFonts w:asciiTheme="minorHAnsi" w:hAnsiTheme="minorHAnsi" w:cstheme="minorHAnsi"/>
                <w:sz w:val="18"/>
                <w:szCs w:val="18"/>
              </w:rPr>
            </w:pPr>
          </w:p>
        </w:tc>
      </w:tr>
    </w:tbl>
    <w:p w14:paraId="47796D69" w14:textId="77777777" w:rsidR="00ED7091" w:rsidRPr="009D3D1C" w:rsidRDefault="00ED7091" w:rsidP="007056D7">
      <w:pPr>
        <w:rPr>
          <w:rFonts w:asciiTheme="minorHAnsi" w:hAnsiTheme="minorHAnsi" w:cstheme="minorHAnsi"/>
          <w:sz w:val="18"/>
          <w:szCs w:val="18"/>
        </w:rPr>
      </w:pPr>
    </w:p>
    <w:tbl>
      <w:tblPr>
        <w:tblW w:w="4998"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41"/>
        <w:gridCol w:w="10145"/>
      </w:tblGrid>
      <w:tr w:rsidR="007056D7" w:rsidRPr="00500C2C" w14:paraId="0435B1E5" w14:textId="77777777" w:rsidTr="00454307">
        <w:tc>
          <w:tcPr>
            <w:tcW w:w="10786" w:type="dxa"/>
            <w:gridSpan w:val="2"/>
          </w:tcPr>
          <w:p w14:paraId="0435B1E4" w14:textId="080F48B9" w:rsidR="007056D7" w:rsidRPr="00500C2C" w:rsidRDefault="00380356" w:rsidP="003952E1">
            <w:pPr>
              <w:keepNext/>
              <w:rPr>
                <w:rFonts w:asciiTheme="minorHAnsi" w:hAnsiTheme="minorHAnsi"/>
                <w:szCs w:val="18"/>
              </w:rPr>
            </w:pPr>
            <w:r>
              <w:rPr>
                <w:rFonts w:asciiTheme="minorHAnsi" w:hAnsiTheme="minorHAnsi"/>
                <w:b/>
                <w:szCs w:val="18"/>
              </w:rPr>
              <w:t>E</w:t>
            </w:r>
            <w:r w:rsidR="007056D7" w:rsidRPr="00500C2C">
              <w:rPr>
                <w:rFonts w:asciiTheme="minorHAnsi" w:hAnsiTheme="minorHAnsi"/>
                <w:b/>
                <w:szCs w:val="18"/>
              </w:rPr>
              <w:t>. Compliance Statement</w:t>
            </w:r>
            <w:r w:rsidR="007056D7" w:rsidRPr="00500C2C">
              <w:rPr>
                <w:rFonts w:asciiTheme="minorHAnsi" w:hAnsiTheme="minorHAnsi"/>
                <w:szCs w:val="18"/>
              </w:rPr>
              <w:t xml:space="preserve"> </w:t>
            </w:r>
          </w:p>
        </w:tc>
      </w:tr>
      <w:tr w:rsidR="007056D7" w:rsidRPr="00D2491C" w14:paraId="0435B1E8" w14:textId="77777777" w:rsidTr="00454307">
        <w:trPr>
          <w:trHeight w:val="158"/>
        </w:trPr>
        <w:tc>
          <w:tcPr>
            <w:tcW w:w="641" w:type="dxa"/>
            <w:vAlign w:val="center"/>
          </w:tcPr>
          <w:p w14:paraId="0435B1E6" w14:textId="77777777" w:rsidR="007056D7" w:rsidRPr="00D2491C" w:rsidRDefault="007056D7" w:rsidP="003952E1">
            <w:pPr>
              <w:keepNext/>
              <w:jc w:val="center"/>
              <w:rPr>
                <w:rFonts w:asciiTheme="minorHAnsi" w:hAnsiTheme="minorHAnsi"/>
                <w:sz w:val="18"/>
                <w:szCs w:val="18"/>
              </w:rPr>
            </w:pPr>
            <w:r w:rsidRPr="00D2491C">
              <w:rPr>
                <w:rFonts w:asciiTheme="minorHAnsi" w:hAnsiTheme="minorHAnsi"/>
                <w:sz w:val="18"/>
                <w:szCs w:val="18"/>
              </w:rPr>
              <w:t>01</w:t>
            </w:r>
          </w:p>
        </w:tc>
        <w:tc>
          <w:tcPr>
            <w:tcW w:w="10145" w:type="dxa"/>
            <w:vAlign w:val="center"/>
          </w:tcPr>
          <w:p w14:paraId="0435B1E7" w14:textId="77777777" w:rsidR="00AE10C0" w:rsidRDefault="00AE10C0" w:rsidP="00D9307B">
            <w:pPr>
              <w:keepNext/>
              <w:rPr>
                <w:rFonts w:asciiTheme="minorHAnsi" w:hAnsiTheme="minorHAnsi"/>
                <w:sz w:val="18"/>
                <w:szCs w:val="18"/>
              </w:rPr>
            </w:pPr>
          </w:p>
        </w:tc>
      </w:tr>
    </w:tbl>
    <w:p w14:paraId="4FF10844" w14:textId="77777777" w:rsidR="005952AD" w:rsidRDefault="005952AD">
      <w:pPr>
        <w:rPr>
          <w:rFonts w:asciiTheme="minorHAnsi" w:hAnsiTheme="minorHAnsi"/>
          <w:sz w:val="18"/>
          <w:szCs w:val="18"/>
        </w:rPr>
      </w:pPr>
      <w:r>
        <w:rPr>
          <w:rFonts w:asciiTheme="minorHAnsi" w:hAnsiTheme="minorHAnsi"/>
          <w:sz w:val="18"/>
          <w:szCs w:val="18"/>
        </w:rP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4A0" w:firstRow="1" w:lastRow="0" w:firstColumn="1" w:lastColumn="0" w:noHBand="0" w:noVBand="1"/>
      </w:tblPr>
      <w:tblGrid>
        <w:gridCol w:w="712"/>
        <w:gridCol w:w="10078"/>
      </w:tblGrid>
      <w:tr w:rsidR="00A75DC5" w14:paraId="0435B25D" w14:textId="77777777" w:rsidTr="005952AD">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0435B25C" w14:textId="333A5689" w:rsidR="00A75DC5" w:rsidRPr="00A75DC5" w:rsidRDefault="00380356" w:rsidP="003723C0">
            <w:pPr>
              <w:keepNext/>
              <w:rPr>
                <w:rFonts w:asciiTheme="minorHAnsi" w:hAnsiTheme="minorHAnsi"/>
                <w:b/>
                <w:bCs/>
                <w:szCs w:val="18"/>
              </w:rPr>
            </w:pPr>
            <w:r>
              <w:rPr>
                <w:rFonts w:asciiTheme="minorHAnsi" w:hAnsiTheme="minorHAnsi"/>
                <w:b/>
                <w:bCs/>
                <w:szCs w:val="18"/>
              </w:rPr>
              <w:lastRenderedPageBreak/>
              <w:t>F</w:t>
            </w:r>
            <w:r w:rsidR="00A75DC5" w:rsidRPr="0029047D">
              <w:rPr>
                <w:rFonts w:asciiTheme="minorHAnsi" w:hAnsiTheme="minorHAnsi"/>
                <w:b/>
                <w:bCs/>
                <w:szCs w:val="18"/>
              </w:rPr>
              <w:t>. Other Requirements</w:t>
            </w:r>
          </w:p>
        </w:tc>
      </w:tr>
      <w:tr w:rsidR="00A75DC5" w14:paraId="0435B25F" w14:textId="77777777" w:rsidTr="005952AD">
        <w:trPr>
          <w:cantSplit/>
          <w:trHeight w:val="288"/>
        </w:trPr>
        <w:tc>
          <w:tcPr>
            <w:tcW w:w="10790" w:type="dxa"/>
            <w:gridSpan w:val="2"/>
            <w:tcBorders>
              <w:top w:val="single" w:sz="4" w:space="0" w:color="auto"/>
              <w:left w:val="single" w:sz="4" w:space="0" w:color="auto"/>
              <w:bottom w:val="single" w:sz="4" w:space="0" w:color="auto"/>
              <w:right w:val="single" w:sz="4" w:space="0" w:color="auto"/>
            </w:tcBorders>
            <w:vAlign w:val="center"/>
            <w:hideMark/>
          </w:tcPr>
          <w:p w14:paraId="0435B25E" w14:textId="0C0620D7" w:rsidR="00A75DC5" w:rsidRPr="00A75DC5" w:rsidRDefault="00A75DC5" w:rsidP="00A75DC5">
            <w:pPr>
              <w:keepNext/>
              <w:rPr>
                <w:rFonts w:asciiTheme="minorHAnsi" w:hAnsiTheme="minorHAnsi"/>
                <w:b/>
                <w:bCs/>
                <w:szCs w:val="18"/>
              </w:rPr>
            </w:pPr>
            <w:r w:rsidRPr="00A75DC5">
              <w:rPr>
                <w:rFonts w:asciiTheme="minorHAnsi" w:hAnsiTheme="minorHAnsi"/>
                <w:b/>
                <w:bCs/>
                <w:szCs w:val="18"/>
              </w:rPr>
              <w:t>The items listed below (6.1 through 6.</w:t>
            </w:r>
            <w:r w:rsidR="005952AD">
              <w:rPr>
                <w:rFonts w:asciiTheme="minorHAnsi" w:hAnsiTheme="minorHAnsi"/>
                <w:b/>
                <w:bCs/>
                <w:szCs w:val="18"/>
              </w:rPr>
              <w:t xml:space="preserve">6 and </w:t>
            </w:r>
            <w:r w:rsidR="005952AD" w:rsidRPr="00A75DC5">
              <w:rPr>
                <w:rFonts w:asciiTheme="minorHAnsi" w:hAnsiTheme="minorHAnsi"/>
                <w:b/>
                <w:bCs/>
                <w:szCs w:val="18"/>
              </w:rPr>
              <w:t>6.</w:t>
            </w:r>
            <w:r w:rsidR="005952AD">
              <w:rPr>
                <w:rFonts w:asciiTheme="minorHAnsi" w:hAnsiTheme="minorHAnsi"/>
                <w:b/>
                <w:bCs/>
                <w:szCs w:val="18"/>
              </w:rPr>
              <w:t>8</w:t>
            </w:r>
            <w:r w:rsidR="005952AD" w:rsidRPr="00A75DC5">
              <w:rPr>
                <w:rFonts w:asciiTheme="minorHAnsi" w:hAnsiTheme="minorHAnsi"/>
                <w:b/>
                <w:bCs/>
                <w:szCs w:val="18"/>
              </w:rPr>
              <w:t xml:space="preserve"> through 6.9</w:t>
            </w:r>
            <w:r w:rsidRPr="00A75DC5">
              <w:rPr>
                <w:rFonts w:asciiTheme="minorHAnsi" w:hAnsiTheme="minorHAnsi"/>
                <w:b/>
                <w:bCs/>
                <w:szCs w:val="18"/>
              </w:rPr>
              <w:t xml:space="preserve">) correspond to the information given in ASHRAE 62.2 Section 6 "Other Requirements".  Refer also to Chapter 4.6 of the Residential Compliance Manual (Section 4.6.8) for information describing these "Other Requirements".  The signature of the Responsible Person in the declaration statement below certifies that the </w:t>
            </w:r>
            <w:del w:id="177" w:author="Tsan, Bach@Energy" w:date="2021-11-08T14:26:00Z">
              <w:r w:rsidRPr="00A75DC5" w:rsidDel="00A842F0">
                <w:rPr>
                  <w:rFonts w:asciiTheme="minorHAnsi" w:hAnsiTheme="minorHAnsi"/>
                  <w:b/>
                  <w:bCs/>
                  <w:szCs w:val="18"/>
                </w:rPr>
                <w:delText>building</w:delText>
              </w:r>
            </w:del>
            <w:ins w:id="178" w:author="Tsan, Bach@Energy" w:date="2021-11-08T14:26:00Z">
              <w:r w:rsidR="00A842F0">
                <w:rPr>
                  <w:rFonts w:asciiTheme="minorHAnsi" w:hAnsiTheme="minorHAnsi"/>
                  <w:b/>
                  <w:bCs/>
                  <w:szCs w:val="18"/>
                </w:rPr>
                <w:t>dwelling</w:t>
              </w:r>
            </w:ins>
            <w:r w:rsidRPr="00A75DC5">
              <w:rPr>
                <w:rFonts w:asciiTheme="minorHAnsi" w:hAnsiTheme="minorHAnsi"/>
                <w:b/>
                <w:bCs/>
                <w:szCs w:val="18"/>
              </w:rPr>
              <w:t xml:space="preserve"> complies with these requirements specified in ASHRAE 62.2 Section 6.1 through 6.9 if applicable.</w:t>
            </w:r>
          </w:p>
        </w:tc>
      </w:tr>
      <w:tr w:rsidR="00A75DC5" w14:paraId="0435B263"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0"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t>01</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1" w14:textId="2CC8322C" w:rsidR="00A75DC5" w:rsidRDefault="00A75DC5" w:rsidP="00C23628">
            <w:pPr>
              <w:pStyle w:val="ListParagraph"/>
              <w:keepNext/>
              <w:numPr>
                <w:ilvl w:val="1"/>
                <w:numId w:val="3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4" w:hanging="274"/>
              <w:rPr>
                <w:rStyle w:val="margin0020notechar"/>
                <w:rFonts w:asciiTheme="minorHAnsi" w:hAnsiTheme="minorHAnsi"/>
                <w:sz w:val="18"/>
                <w:szCs w:val="18"/>
              </w:rPr>
            </w:pPr>
            <w:r w:rsidRPr="00215D5D">
              <w:rPr>
                <w:rFonts w:asciiTheme="minorHAnsi" w:hAnsiTheme="minorHAnsi"/>
                <w:b/>
                <w:sz w:val="18"/>
                <w:szCs w:val="18"/>
              </w:rPr>
              <w:t>Adjacent Spaces and Transfer Air.</w:t>
            </w:r>
            <w:r w:rsidRPr="00215D5D">
              <w:rPr>
                <w:rFonts w:asciiTheme="minorHAnsi" w:hAnsiTheme="minorHAnsi"/>
                <w:sz w:val="18"/>
                <w:szCs w:val="18"/>
              </w:rPr>
              <w:t xml:space="preserve"> </w:t>
            </w:r>
            <w:r>
              <w:rPr>
                <w:rStyle w:val="margin0020notechar"/>
                <w:rFonts w:asciiTheme="minorHAnsi" w:hAnsiTheme="minorHAnsi"/>
                <w:sz w:val="18"/>
                <w:szCs w:val="18"/>
              </w:rPr>
              <w:t>Measures shall be taken to minimize air movement across envelope components to dwelling units from adjacent spaces such as garages, unconditioned crawlspaces, unconditioned attics, and other dwelling.</w:t>
            </w:r>
            <w:r w:rsidR="001905DC">
              <w:rPr>
                <w:rStyle w:val="margin0020notechar"/>
                <w:rFonts w:asciiTheme="minorHAnsi" w:hAnsiTheme="minorHAnsi"/>
                <w:sz w:val="18"/>
                <w:szCs w:val="18"/>
              </w:rPr>
              <w:t xml:space="preserve"> </w:t>
            </w:r>
            <w:r w:rsidR="001905DC" w:rsidRPr="00423FB2">
              <w:rPr>
                <w:rStyle w:val="margin0020notechar"/>
                <w:rFonts w:asciiTheme="minorHAnsi" w:hAnsiTheme="minorHAnsi"/>
                <w:sz w:val="18"/>
                <w:szCs w:val="18"/>
              </w:rPr>
              <w:t>Supply and balanced ventilation systems shall be designed and constructed to provide ventilation air directly from the outdoors.</w:t>
            </w:r>
          </w:p>
          <w:p w14:paraId="0435B262" w14:textId="77777777" w:rsidR="00A75DC5" w:rsidRDefault="00A75DC5" w:rsidP="00C23628">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63" w:hanging="403"/>
              <w:rP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1.1 </w:t>
            </w:r>
            <w:r w:rsidRPr="00215D5D">
              <w:rPr>
                <w:rFonts w:asciiTheme="minorHAnsi" w:hAnsiTheme="minorHAnsi"/>
                <w:b/>
                <w:sz w:val="18"/>
                <w:szCs w:val="18"/>
              </w:rPr>
              <w:t>Compliance for Attached Dwelling Units</w:t>
            </w:r>
            <w:r w:rsidRPr="00792A45">
              <w:rPr>
                <w:rFonts w:asciiTheme="minorHAnsi" w:hAnsiTheme="minorHAnsi"/>
                <w:sz w:val="18"/>
                <w:szCs w:val="18"/>
              </w:rPr>
              <w:t>. One</w:t>
            </w:r>
            <w:r>
              <w:rPr>
                <w:rFonts w:asciiTheme="minorHAnsi" w:hAnsiTheme="minorHAnsi"/>
                <w:sz w:val="18"/>
                <w:szCs w:val="18"/>
              </w:rPr>
              <w:t xml:space="preserve"> </w:t>
            </w:r>
            <w:r w:rsidRPr="00792A45">
              <w:rPr>
                <w:rFonts w:asciiTheme="minorHAnsi" w:hAnsiTheme="minorHAnsi"/>
                <w:sz w:val="18"/>
                <w:szCs w:val="18"/>
              </w:rPr>
              <w:t>method of demonstrating compliance with Section 6.1 shall be</w:t>
            </w:r>
            <w:r>
              <w:rPr>
                <w:rFonts w:asciiTheme="minorHAnsi" w:hAnsiTheme="minorHAnsi"/>
                <w:sz w:val="18"/>
                <w:szCs w:val="18"/>
              </w:rPr>
              <w:t xml:space="preserve"> </w:t>
            </w:r>
            <w:r w:rsidRPr="00792A45">
              <w:rPr>
                <w:rFonts w:asciiTheme="minorHAnsi" w:hAnsiTheme="minorHAnsi"/>
                <w:sz w:val="18"/>
                <w:szCs w:val="18"/>
              </w:rPr>
              <w:t>to verify a leakage rate below a maximum of 0.3 cfm per ft</w:t>
            </w:r>
            <w:r w:rsidRPr="00215D5D">
              <w:rPr>
                <w:rFonts w:asciiTheme="minorHAnsi" w:hAnsiTheme="minorHAnsi"/>
                <w:sz w:val="18"/>
                <w:szCs w:val="18"/>
                <w:vertAlign w:val="superscript"/>
              </w:rPr>
              <w:t>2</w:t>
            </w:r>
            <w:r>
              <w:rPr>
                <w:rFonts w:asciiTheme="minorHAnsi" w:hAnsiTheme="minorHAnsi"/>
                <w:sz w:val="18"/>
                <w:szCs w:val="18"/>
              </w:rPr>
              <w:t xml:space="preserve"> </w:t>
            </w:r>
            <w:r w:rsidRPr="00E00577">
              <w:rPr>
                <w:rFonts w:asciiTheme="minorHAnsi" w:hAnsiTheme="minorHAnsi"/>
                <w:sz w:val="18"/>
                <w:szCs w:val="18"/>
              </w:rPr>
              <w:t>(150 L/s per 100 m2)</w:t>
            </w:r>
            <w:r>
              <w:rPr>
                <w:rFonts w:asciiTheme="minorHAnsi" w:hAnsiTheme="minorHAnsi"/>
                <w:sz w:val="18"/>
                <w:szCs w:val="18"/>
              </w:rPr>
              <w:t xml:space="preserve"> </w:t>
            </w:r>
            <w:r w:rsidRPr="00792A45">
              <w:rPr>
                <w:rFonts w:asciiTheme="minorHAnsi" w:hAnsiTheme="minorHAnsi"/>
                <w:sz w:val="18"/>
                <w:szCs w:val="18"/>
              </w:rPr>
              <w:t>of the dwelling unit envelope area (i.e.,</w:t>
            </w:r>
            <w:r>
              <w:rPr>
                <w:rFonts w:asciiTheme="minorHAnsi" w:hAnsiTheme="minorHAnsi"/>
                <w:sz w:val="18"/>
                <w:szCs w:val="18"/>
              </w:rPr>
              <w:t xml:space="preserve"> </w:t>
            </w:r>
            <w:r w:rsidRPr="00792A45">
              <w:rPr>
                <w:rFonts w:asciiTheme="minorHAnsi" w:hAnsiTheme="minorHAnsi"/>
                <w:sz w:val="18"/>
                <w:szCs w:val="18"/>
              </w:rPr>
              <w:t>the sum of the area of walls between dwelling units, exterior</w:t>
            </w:r>
            <w:r>
              <w:rPr>
                <w:rFonts w:asciiTheme="minorHAnsi" w:hAnsiTheme="minorHAnsi"/>
                <w:sz w:val="18"/>
                <w:szCs w:val="18"/>
              </w:rPr>
              <w:t xml:space="preserve"> </w:t>
            </w:r>
            <w:r w:rsidRPr="00792A45">
              <w:rPr>
                <w:rFonts w:asciiTheme="minorHAnsi" w:hAnsiTheme="minorHAnsi"/>
                <w:sz w:val="18"/>
                <w:szCs w:val="18"/>
              </w:rPr>
              <w:t>walls, ceiling, and floor) at a test pressure of 50 Pa by a blower</w:t>
            </w:r>
            <w:r>
              <w:rPr>
                <w:rFonts w:asciiTheme="minorHAnsi" w:hAnsiTheme="minorHAnsi"/>
                <w:sz w:val="18"/>
                <w:szCs w:val="18"/>
              </w:rPr>
              <w:t xml:space="preserve"> </w:t>
            </w:r>
            <w:r w:rsidRPr="00792A45">
              <w:rPr>
                <w:rFonts w:asciiTheme="minorHAnsi" w:hAnsiTheme="minorHAnsi"/>
                <w:sz w:val="18"/>
                <w:szCs w:val="18"/>
              </w:rPr>
              <w:t>door test conducted in accordance with either ANSI/ASTME779 or ANSI/ASTM-E1827. The test shall be conducted</w:t>
            </w:r>
            <w:r>
              <w:rPr>
                <w:rFonts w:asciiTheme="minorHAnsi" w:hAnsiTheme="minorHAnsi"/>
                <w:sz w:val="18"/>
                <w:szCs w:val="18"/>
              </w:rPr>
              <w:t xml:space="preserve"> </w:t>
            </w:r>
            <w:r w:rsidRPr="00792A45">
              <w:rPr>
                <w:rFonts w:asciiTheme="minorHAnsi" w:hAnsiTheme="minorHAnsi"/>
                <w:sz w:val="18"/>
                <w:szCs w:val="18"/>
              </w:rPr>
              <w:t>with the dwelling unit as if it were exposed to outdoor air on</w:t>
            </w:r>
            <w:r>
              <w:rPr>
                <w:rFonts w:asciiTheme="minorHAnsi" w:hAnsiTheme="minorHAnsi"/>
                <w:sz w:val="18"/>
                <w:szCs w:val="18"/>
              </w:rPr>
              <w:t xml:space="preserve"> </w:t>
            </w:r>
            <w:r w:rsidRPr="00792A45">
              <w:rPr>
                <w:rFonts w:asciiTheme="minorHAnsi" w:hAnsiTheme="minorHAnsi"/>
                <w:sz w:val="18"/>
                <w:szCs w:val="18"/>
              </w:rPr>
              <w:t>all sides, top, and bottom by opening doors and windows of</w:t>
            </w:r>
            <w:r>
              <w:rPr>
                <w:rFonts w:asciiTheme="minorHAnsi" w:hAnsiTheme="minorHAnsi"/>
                <w:sz w:val="18"/>
                <w:szCs w:val="18"/>
              </w:rPr>
              <w:t xml:space="preserve"> </w:t>
            </w:r>
            <w:r w:rsidRPr="00792A45">
              <w:rPr>
                <w:rFonts w:asciiTheme="minorHAnsi" w:hAnsiTheme="minorHAnsi"/>
                <w:sz w:val="18"/>
                <w:szCs w:val="18"/>
              </w:rPr>
              <w:t>adjacent dwelling units.</w:t>
            </w:r>
          </w:p>
        </w:tc>
      </w:tr>
      <w:tr w:rsidR="00A75DC5" w14:paraId="0435B266"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4"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t>02</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5" w14:textId="77777777" w:rsidR="00A75DC5" w:rsidRDefault="00A75DC5" w:rsidP="00C23628">
            <w:pPr>
              <w:keepNext/>
              <w:ind w:left="274" w:hanging="274"/>
            </w:pPr>
            <w:r>
              <w:rPr>
                <w:rFonts w:asciiTheme="minorHAnsi" w:hAnsiTheme="minorHAnsi"/>
                <w:b/>
                <w:sz w:val="18"/>
                <w:szCs w:val="18"/>
              </w:rPr>
              <w:t>6.2 Instructions and Labeling.</w:t>
            </w:r>
            <w:r>
              <w:rPr>
                <w:rFonts w:asciiTheme="minorHAnsi" w:hAnsiTheme="minorHAnsi"/>
                <w:sz w:val="18"/>
                <w:szCs w:val="18"/>
              </w:rPr>
              <w:t xml:space="preserve"> </w:t>
            </w:r>
            <w:r w:rsidRPr="00256541">
              <w:rPr>
                <w:rStyle w:val="margin0020notechar"/>
                <w:rFonts w:asciiTheme="minorHAnsi" w:hAnsiTheme="minorHAnsi"/>
                <w:sz w:val="18"/>
                <w:szCs w:val="18"/>
              </w:rPr>
              <w:t>Information on the ventilation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design and/or ventilation systems installed, 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on their proper operation to meet the requirements of this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standard, and instructions detailing any required maintenance</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w:t>
            </w:r>
            <w:proofErr w:type="gramStart"/>
            <w:r w:rsidRPr="00256541">
              <w:rPr>
                <w:rStyle w:val="margin0020notechar"/>
                <w:rFonts w:asciiTheme="minorHAnsi" w:hAnsiTheme="minorHAnsi"/>
                <w:sz w:val="18"/>
                <w:szCs w:val="18"/>
              </w:rPr>
              <w:t>similar to</w:t>
            </w:r>
            <w:proofErr w:type="gramEnd"/>
            <w:r w:rsidRPr="00256541">
              <w:rPr>
                <w:rStyle w:val="margin0020notechar"/>
                <w:rFonts w:asciiTheme="minorHAnsi" w:hAnsiTheme="minorHAnsi"/>
                <w:sz w:val="18"/>
                <w:szCs w:val="18"/>
              </w:rPr>
              <w:t xml:space="preserve"> that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for HVAC systems) shall be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to the owner and the occupant of the dwelling unit. Controls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shall be labeled as to their function (unless that function 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obvious, such as toilet exhaust fan switches). See Section 13</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of ASHRAE Guideline 24</w:t>
            </w:r>
            <w:r>
              <w:rPr>
                <w:rStyle w:val="margin0020notechar"/>
                <w:rFonts w:asciiTheme="minorHAnsi" w:hAnsiTheme="minorHAnsi"/>
                <w:sz w:val="18"/>
                <w:szCs w:val="18"/>
              </w:rPr>
              <w:t xml:space="preserve"> </w:t>
            </w:r>
            <w:r w:rsidRPr="00215D5D">
              <w:rPr>
                <w:rStyle w:val="margin0020notechar"/>
                <w:rFonts w:asciiTheme="minorHAnsi" w:hAnsiTheme="minorHAnsi"/>
                <w:sz w:val="18"/>
                <w:szCs w:val="18"/>
                <w:vertAlign w:val="superscript"/>
              </w:rPr>
              <w:t>5</w:t>
            </w:r>
            <w:r w:rsidRPr="00256541">
              <w:rPr>
                <w:rStyle w:val="margin0020notechar"/>
                <w:rFonts w:asciiTheme="minorHAnsi" w:hAnsiTheme="minorHAnsi"/>
                <w:sz w:val="18"/>
                <w:szCs w:val="18"/>
              </w:rPr>
              <w:t xml:space="preserve"> for information 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and labeling</w:t>
            </w:r>
            <w:r>
              <w:rPr>
                <w:rStyle w:val="margin0020notechar"/>
                <w:rFonts w:asciiTheme="minorHAnsi" w:hAnsiTheme="minorHAnsi"/>
                <w:sz w:val="18"/>
                <w:szCs w:val="18"/>
              </w:rPr>
              <w:t>.</w:t>
            </w:r>
          </w:p>
        </w:tc>
      </w:tr>
      <w:tr w:rsidR="00A75DC5" w14:paraId="0435B26A"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7"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t>03</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8" w14:textId="77777777" w:rsidR="00A75DC5" w:rsidRDefault="00A75DC5" w:rsidP="00C23628">
            <w:pPr>
              <w:keepNext/>
              <w:rPr>
                <w:rStyle w:val="margin0020notechar"/>
                <w:rFonts w:asciiTheme="minorHAnsi" w:hAnsiTheme="minorHAnsi"/>
                <w:sz w:val="18"/>
                <w:szCs w:val="18"/>
              </w:rPr>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p>
          <w:p w14:paraId="0435B269" w14:textId="77777777" w:rsidR="00A75DC5" w:rsidRDefault="00A75DC5" w:rsidP="00C23628">
            <w:pPr>
              <w:ind w:left="274"/>
              <w:rPr>
                <w:sz w:val="22"/>
              </w:rPr>
            </w:pPr>
            <w:r w:rsidRPr="00215D5D">
              <w:rPr>
                <w:rFonts w:asciiTheme="minorHAnsi" w:hAnsiTheme="minorHAnsi" w:cstheme="minorHAnsi"/>
                <w:sz w:val="18"/>
                <w:szCs w:val="18"/>
              </w:rPr>
              <w:t>Exception: Condensing dryers plumbed to a drain.</w:t>
            </w:r>
          </w:p>
        </w:tc>
      </w:tr>
      <w:tr w:rsidR="00A75DC5" w14:paraId="0435B26D"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B"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t>04</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46837394" w14:textId="23CDC252" w:rsidR="001905DC" w:rsidRDefault="00A75DC5" w:rsidP="00C23628">
            <w:pPr>
              <w:pStyle w:val="margin0020note"/>
              <w:keepNext/>
              <w:spacing w:before="0" w:beforeAutospacing="0" w:after="0" w:afterAutospacing="0"/>
              <w:ind w:left="274" w:hanging="274"/>
              <w:rPr>
                <w:rFonts w:asciiTheme="minorHAnsi" w:hAnsiTheme="minorHAnsi"/>
                <w:b/>
                <w:sz w:val="18"/>
                <w:szCs w:val="18"/>
              </w:rPr>
            </w:pPr>
            <w:r>
              <w:rPr>
                <w:rFonts w:asciiTheme="minorHAnsi" w:hAnsiTheme="minorHAnsi"/>
                <w:b/>
                <w:sz w:val="18"/>
                <w:szCs w:val="18"/>
              </w:rPr>
              <w:t>6.4 Combustion and Solid-Fuel Burning Appliances.</w:t>
            </w:r>
          </w:p>
          <w:p w14:paraId="7352AE8E" w14:textId="74385A45" w:rsidR="001905DC" w:rsidRDefault="001905DC" w:rsidP="00C23628">
            <w:pPr>
              <w:pStyle w:val="margin0020note"/>
              <w:keepNext/>
              <w:spacing w:before="0" w:beforeAutospacing="0" w:after="0" w:afterAutospacing="0"/>
              <w:ind w:left="763" w:hanging="403"/>
              <w:rPr>
                <w:rStyle w:val="margin0020notecha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4.1 </w:t>
            </w:r>
            <w:r w:rsidR="00A75DC5" w:rsidRPr="00E00577">
              <w:rPr>
                <w:rStyle w:val="margin0020notechar"/>
                <w:rFonts w:asciiTheme="minorHAnsi" w:hAnsiTheme="minorHAnsi"/>
                <w:sz w:val="18"/>
                <w:szCs w:val="18"/>
              </w:rPr>
              <w:t>Combustion and solid-fuel-burning appliances must be provided</w:t>
            </w:r>
            <w:r w:rsidR="00A75DC5">
              <w:rPr>
                <w:rStyle w:val="margin0020notechar"/>
                <w:rFonts w:asciiTheme="minorHAnsi" w:hAnsiTheme="minorHAnsi"/>
                <w:sz w:val="18"/>
                <w:szCs w:val="18"/>
              </w:rPr>
              <w:t xml:space="preserve"> </w:t>
            </w:r>
            <w:r w:rsidR="00A75DC5" w:rsidRPr="00E00577">
              <w:rPr>
                <w:rStyle w:val="margin0020notechar"/>
                <w:rFonts w:asciiTheme="minorHAnsi" w:hAnsiTheme="minorHAnsi"/>
                <w:sz w:val="18"/>
                <w:szCs w:val="18"/>
              </w:rPr>
              <w:t xml:space="preserve">with adequate </w:t>
            </w:r>
            <w:r w:rsidR="00A75DC5">
              <w:rPr>
                <w:rStyle w:val="margin0020notechar"/>
                <w:rFonts w:asciiTheme="minorHAnsi" w:hAnsiTheme="minorHAnsi"/>
                <w:sz w:val="18"/>
                <w:szCs w:val="18"/>
              </w:rPr>
              <w:t>c</w:t>
            </w:r>
            <w:r w:rsidR="00A75DC5" w:rsidRPr="00E00577">
              <w:rPr>
                <w:rStyle w:val="margin0020notechar"/>
                <w:rFonts w:asciiTheme="minorHAnsi" w:hAnsiTheme="minorHAnsi"/>
                <w:sz w:val="18"/>
                <w:szCs w:val="18"/>
              </w:rPr>
              <w:t>ombustion and ventilation air and</w:t>
            </w:r>
            <w:r w:rsidR="00A75DC5">
              <w:rPr>
                <w:rStyle w:val="margin0020notechar"/>
                <w:rFonts w:asciiTheme="minorHAnsi" w:hAnsiTheme="minorHAnsi"/>
                <w:sz w:val="18"/>
                <w:szCs w:val="18"/>
              </w:rPr>
              <w:t xml:space="preserve"> </w:t>
            </w:r>
            <w:r w:rsidR="00A75DC5" w:rsidRPr="00E00577">
              <w:rPr>
                <w:rStyle w:val="margin0020notechar"/>
                <w:rFonts w:asciiTheme="minorHAnsi" w:hAnsiTheme="minorHAnsi"/>
                <w:sz w:val="18"/>
                <w:szCs w:val="18"/>
              </w:rPr>
              <w:t>installed in accordance with manufacturers’ installation</w:t>
            </w:r>
            <w:r w:rsidR="00A75DC5">
              <w:rPr>
                <w:rStyle w:val="margin0020notechar"/>
                <w:rFonts w:asciiTheme="minorHAnsi" w:hAnsiTheme="minorHAnsi"/>
                <w:sz w:val="18"/>
                <w:szCs w:val="18"/>
              </w:rPr>
              <w:t xml:space="preserve"> </w:t>
            </w:r>
            <w:r w:rsidR="00A75DC5" w:rsidRPr="00E00577">
              <w:rPr>
                <w:rStyle w:val="margin0020notechar"/>
                <w:rFonts w:asciiTheme="minorHAnsi" w:hAnsiTheme="minorHAnsi"/>
                <w:sz w:val="18"/>
                <w:szCs w:val="18"/>
              </w:rPr>
              <w:t>instructions</w:t>
            </w:r>
            <w:ins w:id="179" w:author="Moua, Cheng@Energy" w:date="2021-11-12T13:54:00Z">
              <w:r w:rsidR="00502D14">
                <w:rPr>
                  <w:rStyle w:val="margin0020notechar"/>
                  <w:rFonts w:asciiTheme="minorHAnsi" w:hAnsiTheme="minorHAnsi"/>
                  <w:sz w:val="18"/>
                  <w:szCs w:val="18"/>
                </w:rPr>
                <w:t>,</w:t>
              </w:r>
            </w:ins>
            <w:del w:id="180" w:author="Moua, Cheng@Energy" w:date="2021-11-12T13:54:00Z">
              <w:r w:rsidR="00A75DC5" w:rsidRPr="00E00577" w:rsidDel="00502D14">
                <w:rPr>
                  <w:rStyle w:val="margin0020notechar"/>
                  <w:rFonts w:asciiTheme="minorHAnsi" w:hAnsiTheme="minorHAnsi"/>
                  <w:sz w:val="18"/>
                  <w:szCs w:val="18"/>
                </w:rPr>
                <w:delText>;</w:delText>
              </w:r>
            </w:del>
            <w:r w:rsidR="00A75DC5" w:rsidRPr="00E00577">
              <w:rPr>
                <w:rStyle w:val="margin0020notechar"/>
                <w:rFonts w:asciiTheme="minorHAnsi" w:hAnsiTheme="minorHAnsi"/>
                <w:sz w:val="18"/>
                <w:szCs w:val="18"/>
              </w:rPr>
              <w:t xml:space="preserve"> </w:t>
            </w:r>
            <w:ins w:id="181" w:author="Moua, Cheng@Energy" w:date="2021-11-12T13:54:00Z">
              <w:r w:rsidR="003F4844">
                <w:rPr>
                  <w:rStyle w:val="margin0020notechar"/>
                  <w:rFonts w:asciiTheme="minorHAnsi" w:hAnsiTheme="minorHAnsi"/>
                  <w:sz w:val="18"/>
                  <w:szCs w:val="18"/>
                </w:rPr>
                <w:t>NFPA</w:t>
              </w:r>
              <w:r w:rsidR="00502D14">
                <w:rPr>
                  <w:rStyle w:val="margin0020notechar"/>
                  <w:rFonts w:asciiTheme="minorHAnsi" w:hAnsiTheme="minorHAnsi"/>
                  <w:sz w:val="18"/>
                  <w:szCs w:val="18"/>
                </w:rPr>
                <w:t xml:space="preserve"> 31</w:t>
              </w:r>
            </w:ins>
            <w:ins w:id="182" w:author="Moua, Cheng@Energy" w:date="2021-11-12T13:55:00Z">
              <w:r w:rsidR="00E70870">
                <w:rPr>
                  <w:rStyle w:val="margin0020notechar"/>
                  <w:rFonts w:asciiTheme="minorHAnsi" w:hAnsiTheme="minorHAnsi"/>
                  <w:sz w:val="18"/>
                  <w:szCs w:val="18"/>
                </w:rPr>
                <w:t xml:space="preserve">, </w:t>
              </w:r>
            </w:ins>
            <w:r w:rsidR="00A75DC5" w:rsidRPr="00E00577">
              <w:rPr>
                <w:rStyle w:val="margin0020notechar"/>
                <w:rFonts w:asciiTheme="minorHAnsi" w:hAnsiTheme="minorHAnsi"/>
                <w:sz w:val="18"/>
                <w:szCs w:val="18"/>
              </w:rPr>
              <w:t xml:space="preserve">NFPA 54/ANSI Z223.1, </w:t>
            </w:r>
            <w:del w:id="183" w:author="Moua, Cheng@Energy" w:date="2021-11-12T13:55:00Z">
              <w:r w:rsidR="00A75DC5" w:rsidRPr="00215D5D" w:rsidDel="006D7D02">
                <w:rPr>
                  <w:rStyle w:val="margin0020notechar"/>
                  <w:rFonts w:asciiTheme="minorHAnsi" w:hAnsiTheme="minorHAnsi"/>
                  <w:i/>
                  <w:sz w:val="18"/>
                  <w:szCs w:val="18"/>
                </w:rPr>
                <w:delText>National Fuel Gas Code</w:delText>
              </w:r>
              <w:r w:rsidR="00A75DC5" w:rsidRPr="00E00577" w:rsidDel="006D7D02">
                <w:rPr>
                  <w:rStyle w:val="margin0020notechar"/>
                  <w:rFonts w:asciiTheme="minorHAnsi" w:hAnsiTheme="minorHAnsi"/>
                  <w:sz w:val="18"/>
                  <w:szCs w:val="18"/>
                </w:rPr>
                <w:delText>; NFPA</w:delText>
              </w:r>
              <w:r w:rsidR="00A75DC5" w:rsidRPr="00E00577" w:rsidDel="00E70870">
                <w:rPr>
                  <w:rStyle w:val="margin0020notechar"/>
                  <w:rFonts w:asciiTheme="minorHAnsi" w:hAnsiTheme="minorHAnsi"/>
                  <w:sz w:val="18"/>
                  <w:szCs w:val="18"/>
                </w:rPr>
                <w:delText xml:space="preserve"> 31, </w:delText>
              </w:r>
              <w:r w:rsidR="00A75DC5" w:rsidRPr="00215D5D" w:rsidDel="00E70870">
                <w:rPr>
                  <w:rStyle w:val="margin0020notechar"/>
                  <w:rFonts w:asciiTheme="minorHAnsi" w:hAnsiTheme="minorHAnsi"/>
                  <w:i/>
                  <w:sz w:val="18"/>
                  <w:szCs w:val="18"/>
                </w:rPr>
                <w:delText>Standard for the Installation of Oil-Burning Equipment</w:delText>
              </w:r>
              <w:r w:rsidR="00A75DC5" w:rsidRPr="00E00577" w:rsidDel="00E70870">
                <w:rPr>
                  <w:rStyle w:val="margin0020notechar"/>
                  <w:rFonts w:asciiTheme="minorHAnsi" w:hAnsiTheme="minorHAnsi"/>
                  <w:sz w:val="18"/>
                  <w:szCs w:val="18"/>
                </w:rPr>
                <w:delText>;</w:delText>
              </w:r>
            </w:del>
            <w:r w:rsidR="00A75DC5" w:rsidRPr="00E00577">
              <w:rPr>
                <w:rStyle w:val="margin0020notechar"/>
                <w:rFonts w:asciiTheme="minorHAnsi" w:hAnsiTheme="minorHAnsi"/>
                <w:sz w:val="18"/>
                <w:szCs w:val="18"/>
              </w:rPr>
              <w:t xml:space="preserve"> </w:t>
            </w:r>
            <w:del w:id="184" w:author="Moua, Cheng@Energy" w:date="2021-11-12T13:56:00Z">
              <w:r w:rsidR="00A75DC5" w:rsidRPr="00E00577" w:rsidDel="006D7D02">
                <w:rPr>
                  <w:rStyle w:val="margin0020notechar"/>
                  <w:rFonts w:asciiTheme="minorHAnsi" w:hAnsiTheme="minorHAnsi"/>
                  <w:sz w:val="18"/>
                  <w:szCs w:val="18"/>
                </w:rPr>
                <w:delText>or</w:delText>
              </w:r>
            </w:del>
            <w:r w:rsidR="00A75DC5" w:rsidRPr="00E00577">
              <w:rPr>
                <w:rStyle w:val="margin0020notechar"/>
                <w:rFonts w:asciiTheme="minorHAnsi" w:hAnsiTheme="minorHAnsi"/>
                <w:sz w:val="18"/>
                <w:szCs w:val="18"/>
              </w:rPr>
              <w:t xml:space="preserve"> NFPA 211, </w:t>
            </w:r>
            <w:del w:id="185" w:author="Moua, Cheng@Energy" w:date="2021-11-12T13:56:00Z">
              <w:r w:rsidR="00A75DC5" w:rsidRPr="00215D5D" w:rsidDel="006D7D02">
                <w:rPr>
                  <w:rStyle w:val="margin0020notechar"/>
                  <w:rFonts w:asciiTheme="minorHAnsi" w:hAnsiTheme="minorHAnsi"/>
                  <w:i/>
                  <w:sz w:val="18"/>
                  <w:szCs w:val="18"/>
                </w:rPr>
                <w:delText>Standard for Chimneys, Fireplaces, Vents, and Solid-Fuel Burning Appliances</w:delText>
              </w:r>
              <w:r w:rsidR="00A75DC5" w:rsidRPr="00E00577" w:rsidDel="006D7D02">
                <w:rPr>
                  <w:rStyle w:val="margin0020notechar"/>
                  <w:rFonts w:asciiTheme="minorHAnsi" w:hAnsiTheme="minorHAnsi"/>
                  <w:sz w:val="18"/>
                  <w:szCs w:val="18"/>
                </w:rPr>
                <w:delText>,</w:delText>
              </w:r>
            </w:del>
            <w:r w:rsidR="00A75DC5" w:rsidRPr="00E00577">
              <w:rPr>
                <w:rStyle w:val="margin0020notechar"/>
                <w:rFonts w:asciiTheme="minorHAnsi" w:hAnsiTheme="minorHAnsi"/>
                <w:sz w:val="18"/>
                <w:szCs w:val="18"/>
              </w:rPr>
              <w:t xml:space="preserve"> or other</w:t>
            </w:r>
            <w:r w:rsidR="00A75DC5">
              <w:rPr>
                <w:rStyle w:val="margin0020notechar"/>
                <w:rFonts w:asciiTheme="minorHAnsi" w:hAnsiTheme="minorHAnsi"/>
                <w:sz w:val="18"/>
                <w:szCs w:val="18"/>
              </w:rPr>
              <w:t xml:space="preserve"> </w:t>
            </w:r>
            <w:r w:rsidR="00A75DC5" w:rsidRPr="00E00577">
              <w:rPr>
                <w:rStyle w:val="margin0020notechar"/>
                <w:rFonts w:asciiTheme="minorHAnsi" w:hAnsiTheme="minorHAnsi"/>
                <w:sz w:val="18"/>
                <w:szCs w:val="18"/>
              </w:rPr>
              <w:t>equivalent code acceptable to the building official.</w:t>
            </w:r>
          </w:p>
          <w:p w14:paraId="0435B26C" w14:textId="76886E29" w:rsidR="00A75DC5" w:rsidRDefault="00A75DC5" w:rsidP="00C23628">
            <w:pPr>
              <w:pStyle w:val="margin0020note"/>
              <w:keepNext/>
              <w:spacing w:before="0" w:beforeAutospacing="0" w:after="0" w:afterAutospacing="0"/>
              <w:ind w:left="763" w:hanging="403"/>
            </w:pPr>
            <w:r w:rsidRPr="00E00577">
              <w:rPr>
                <w:rStyle w:val="margin0020notechar"/>
                <w:rFonts w:asciiTheme="minorHAnsi" w:hAnsiTheme="minorHAnsi"/>
                <w:sz w:val="18"/>
                <w:szCs w:val="18"/>
              </w:rPr>
              <w:t xml:space="preserve"> </w:t>
            </w:r>
            <w:r w:rsidR="001905DC" w:rsidRPr="00215D5D">
              <w:rPr>
                <w:rFonts w:asciiTheme="minorHAnsi" w:hAnsiTheme="minorHAnsi"/>
                <w:sz w:val="18"/>
                <w:szCs w:val="18"/>
              </w:rPr>
              <w:t>6.</w:t>
            </w:r>
            <w:r w:rsidR="001905DC">
              <w:rPr>
                <w:rFonts w:asciiTheme="minorHAnsi" w:hAnsiTheme="minorHAnsi"/>
                <w:sz w:val="18"/>
                <w:szCs w:val="18"/>
              </w:rPr>
              <w:t xml:space="preserve">4.2 </w:t>
            </w:r>
            <w:r w:rsidRPr="00E00577">
              <w:rPr>
                <w:rStyle w:val="margin0020notechar"/>
                <w:rFonts w:asciiTheme="minorHAnsi" w:hAnsiTheme="minorHAnsi"/>
                <w:sz w:val="18"/>
                <w:szCs w:val="18"/>
              </w:rPr>
              <w:t>Where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atmospherically vented combustion appliances or </w:t>
            </w:r>
            <w:proofErr w:type="gramStart"/>
            <w:r w:rsidRPr="00E00577">
              <w:rPr>
                <w:rStyle w:val="margin0020notechar"/>
                <w:rFonts w:asciiTheme="minorHAnsi" w:hAnsiTheme="minorHAnsi"/>
                <w:sz w:val="18"/>
                <w:szCs w:val="18"/>
              </w:rPr>
              <w:t>solid-fuel</w:t>
            </w:r>
            <w:proofErr w:type="gramEnd"/>
            <w:ins w:id="186" w:author="Tsan, Bach@Energy" w:date="2021-11-08T14:27:00Z">
              <w:r w:rsidR="00A842F0">
                <w:rPr>
                  <w:rStyle w:val="margin0020notechar"/>
                  <w:rFonts w:asciiTheme="minorHAnsi" w:hAnsiTheme="minorHAnsi"/>
                  <w:sz w:val="18"/>
                  <w:szCs w:val="18"/>
                </w:rPr>
                <w:t xml:space="preserve"> </w:t>
              </w:r>
            </w:ins>
            <w:r w:rsidRPr="00E00577">
              <w:rPr>
                <w:rStyle w:val="margin0020notechar"/>
                <w:rFonts w:asciiTheme="minorHAnsi" w:hAnsiTheme="minorHAnsi"/>
                <w:sz w:val="18"/>
                <w:szCs w:val="18"/>
              </w:rPr>
              <w:t>burning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are located inside the pressure boundary,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the total net exhaust flow of the two largest exhaust fans (not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including a summer cooling fan intended to be operated only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when windows or</w:t>
            </w:r>
            <w:r>
              <w:rPr>
                <w:rStyle w:val="margin0020notechar"/>
                <w:rFonts w:asciiTheme="minorHAnsi" w:hAnsiTheme="minorHAnsi"/>
                <w:sz w:val="18"/>
                <w:szCs w:val="18"/>
              </w:rPr>
              <w:t xml:space="preserve"> o</w:t>
            </w:r>
            <w:r w:rsidRPr="00E00577">
              <w:rPr>
                <w:rStyle w:val="margin0020notechar"/>
                <w:rFonts w:asciiTheme="minorHAnsi" w:hAnsiTheme="minorHAnsi"/>
                <w:sz w:val="18"/>
                <w:szCs w:val="18"/>
              </w:rPr>
              <w:t>ther air inlets are open) shall not exceed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15 cfm per 100 ft2 (75 L/s per 100 m2) of occupiable space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when in operation at full </w:t>
            </w:r>
            <w:r>
              <w:rPr>
                <w:rStyle w:val="margin0020notechar"/>
                <w:rFonts w:asciiTheme="minorHAnsi" w:hAnsiTheme="minorHAnsi"/>
                <w:sz w:val="18"/>
                <w:szCs w:val="18"/>
              </w:rPr>
              <w:t>c</w:t>
            </w:r>
            <w:r w:rsidRPr="00E00577">
              <w:rPr>
                <w:rStyle w:val="margin0020notechar"/>
                <w:rFonts w:asciiTheme="minorHAnsi" w:hAnsiTheme="minorHAnsi"/>
                <w:sz w:val="18"/>
                <w:szCs w:val="18"/>
              </w:rPr>
              <w:t>apacity. If the designed total net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flow exceeds this limit, the net exhaust flow must be reduced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by reducing the exhaust flow or </w:t>
            </w:r>
            <w:r>
              <w:rPr>
                <w:rStyle w:val="margin0020notechar"/>
                <w:rFonts w:asciiTheme="minorHAnsi" w:hAnsiTheme="minorHAnsi"/>
                <w:sz w:val="18"/>
                <w:szCs w:val="18"/>
              </w:rPr>
              <w:t>p</w:t>
            </w:r>
            <w:r w:rsidRPr="00E00577">
              <w:rPr>
                <w:rStyle w:val="margin0020notechar"/>
                <w:rFonts w:asciiTheme="minorHAnsi" w:hAnsiTheme="minorHAnsi"/>
                <w:sz w:val="18"/>
                <w:szCs w:val="18"/>
              </w:rPr>
              <w:t>roviding compensating outdoor</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air. Gravity or barometric dampers in nonpowered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exhaust makeup air systems shall not be used to provide compensating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outdoor air. Atmospherically vented combustion</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do not include direct-vent appliances</w:t>
            </w:r>
            <w:r>
              <w:rPr>
                <w:rStyle w:val="margin0020notechar"/>
                <w:rFonts w:asciiTheme="minorHAnsi" w:hAnsiTheme="minorHAnsi"/>
                <w:sz w:val="18"/>
                <w:szCs w:val="18"/>
              </w:rPr>
              <w:t>.</w:t>
            </w:r>
            <w:r w:rsidR="001905DC">
              <w:rPr>
                <w:rStyle w:val="margin0020notechar"/>
                <w:rFonts w:asciiTheme="minorHAnsi" w:hAnsiTheme="minorHAnsi"/>
                <w:sz w:val="18"/>
                <w:szCs w:val="18"/>
              </w:rPr>
              <w:t xml:space="preserve"> </w:t>
            </w:r>
            <w:r w:rsidR="001905DC" w:rsidRPr="00423FB2">
              <w:rPr>
                <w:rStyle w:val="margin0020notechar"/>
                <w:rFonts w:asciiTheme="minorHAnsi" w:hAnsiTheme="minorHAnsi"/>
                <w:sz w:val="18"/>
                <w:szCs w:val="18"/>
              </w:rPr>
              <w:t>Combustion appliances that pass safety testing performed according to ANSI/BPI-1200</w:t>
            </w:r>
            <w:del w:id="187" w:author="Moua, Cheng@Energy" w:date="2021-11-12T13:57:00Z">
              <w:r w:rsidR="001905DC" w:rsidRPr="00423FB2" w:rsidDel="00BD35E0">
                <w:rPr>
                  <w:rStyle w:val="margin0020notechar"/>
                  <w:rFonts w:asciiTheme="minorHAnsi" w:hAnsiTheme="minorHAnsi"/>
                  <w:sz w:val="18"/>
                  <w:szCs w:val="18"/>
                </w:rPr>
                <w:delText>, Stan</w:delText>
              </w:r>
            </w:del>
            <w:del w:id="188" w:author="Moua, Cheng@Energy" w:date="2021-11-12T13:56:00Z">
              <w:r w:rsidR="001905DC" w:rsidRPr="00423FB2" w:rsidDel="00A11ADD">
                <w:rPr>
                  <w:rStyle w:val="margin0020notechar"/>
                  <w:rFonts w:asciiTheme="minorHAnsi" w:hAnsiTheme="minorHAnsi"/>
                  <w:sz w:val="18"/>
                  <w:szCs w:val="18"/>
                </w:rPr>
                <w:delText>dard Practice for Basic Analysis of Buildings,21</w:delText>
              </w:r>
            </w:del>
            <w:r w:rsidR="001905DC" w:rsidRPr="00423FB2">
              <w:rPr>
                <w:rStyle w:val="margin0020notechar"/>
                <w:rFonts w:asciiTheme="minorHAnsi" w:hAnsiTheme="minorHAnsi"/>
                <w:sz w:val="18"/>
                <w:szCs w:val="18"/>
              </w:rPr>
              <w:t xml:space="preserve"> shall be deemed as complying with Section 6.4.2.</w:t>
            </w:r>
          </w:p>
        </w:tc>
      </w:tr>
      <w:tr w:rsidR="00A75DC5" w14:paraId="0435B271"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E"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t>05</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6F" w14:textId="77777777" w:rsidR="00A75DC5" w:rsidRDefault="00A75DC5" w:rsidP="00C23628">
            <w:pPr>
              <w:keepNext/>
              <w:ind w:left="273" w:hanging="273"/>
              <w:rPr>
                <w:rFonts w:asciiTheme="minorHAnsi" w:hAnsiTheme="minorHAnsi"/>
                <w:b/>
                <w:sz w:val="18"/>
                <w:szCs w:val="18"/>
              </w:rPr>
            </w:pPr>
            <w:r>
              <w:rPr>
                <w:rFonts w:asciiTheme="minorHAnsi" w:hAnsiTheme="minorHAnsi"/>
                <w:b/>
                <w:sz w:val="18"/>
                <w:szCs w:val="18"/>
              </w:rPr>
              <w:t>6.5 Air tightness Requirements</w:t>
            </w:r>
          </w:p>
          <w:p w14:paraId="0435B270" w14:textId="77777777" w:rsidR="00A75DC5" w:rsidRDefault="00A75DC5" w:rsidP="00C23628">
            <w:pPr>
              <w:keepNext/>
              <w:ind w:left="763" w:hanging="403"/>
            </w:pPr>
            <w:r w:rsidRPr="00215D5D">
              <w:rPr>
                <w:rFonts w:asciiTheme="minorHAnsi" w:hAnsiTheme="minorHAnsi"/>
                <w:sz w:val="18"/>
                <w:szCs w:val="18"/>
              </w:rPr>
              <w:t>6.5.1</w:t>
            </w:r>
            <w:r>
              <w:rPr>
                <w:rFonts w:asciiTheme="minorHAnsi" w:hAnsiTheme="minorHAnsi"/>
                <w:b/>
                <w:sz w:val="18"/>
                <w:szCs w:val="18"/>
              </w:rPr>
              <w:t xml:space="preserve"> Garages.</w:t>
            </w:r>
            <w:r>
              <w:t xml:space="preserve"> </w:t>
            </w:r>
            <w:r w:rsidRPr="00215D5D">
              <w:rPr>
                <w:rFonts w:asciiTheme="minorHAnsi" w:hAnsiTheme="minorHAnsi"/>
                <w:sz w:val="18"/>
                <w:szCs w:val="18"/>
              </w:rPr>
              <w:t>When an occupiable space adjoins a</w:t>
            </w:r>
            <w:r>
              <w:rPr>
                <w:rFonts w:asciiTheme="minorHAnsi" w:hAnsiTheme="minorHAnsi"/>
                <w:sz w:val="18"/>
                <w:szCs w:val="18"/>
              </w:rPr>
              <w:t xml:space="preserve"> </w:t>
            </w:r>
            <w:r w:rsidRPr="00215D5D">
              <w:rPr>
                <w:rFonts w:asciiTheme="minorHAnsi" w:hAnsiTheme="minorHAnsi"/>
                <w:sz w:val="18"/>
                <w:szCs w:val="18"/>
              </w:rPr>
              <w:t>garage, the design must prevent migration of contaminants to</w:t>
            </w:r>
            <w:r>
              <w:rPr>
                <w:rFonts w:asciiTheme="minorHAnsi" w:hAnsiTheme="minorHAnsi"/>
                <w:sz w:val="18"/>
                <w:szCs w:val="18"/>
              </w:rPr>
              <w:t xml:space="preserve"> </w:t>
            </w:r>
            <w:r w:rsidRPr="00215D5D">
              <w:rPr>
                <w:rFonts w:asciiTheme="minorHAnsi" w:hAnsiTheme="minorHAnsi"/>
                <w:sz w:val="18"/>
                <w:szCs w:val="18"/>
              </w:rPr>
              <w:t>the adjoining occupiable space. Air seal the walls, ceilings,</w:t>
            </w:r>
            <w:r>
              <w:rPr>
                <w:rFonts w:asciiTheme="minorHAnsi" w:hAnsiTheme="minorHAnsi"/>
                <w:sz w:val="18"/>
                <w:szCs w:val="18"/>
              </w:rPr>
              <w:t xml:space="preserve"> </w:t>
            </w:r>
            <w:r w:rsidRPr="00215D5D">
              <w:rPr>
                <w:rFonts w:asciiTheme="minorHAnsi" w:hAnsiTheme="minorHAnsi"/>
                <w:sz w:val="18"/>
                <w:szCs w:val="18"/>
              </w:rPr>
              <w:t>and floors that separate garages from occupiable space. To be</w:t>
            </w:r>
            <w:r>
              <w:rPr>
                <w:rFonts w:asciiTheme="minorHAnsi" w:hAnsiTheme="minorHAnsi"/>
                <w:sz w:val="18"/>
                <w:szCs w:val="18"/>
              </w:rPr>
              <w:t xml:space="preserve"> </w:t>
            </w:r>
            <w:r w:rsidRPr="00215D5D">
              <w:rPr>
                <w:rFonts w:asciiTheme="minorHAnsi" w:hAnsiTheme="minorHAnsi"/>
                <w:sz w:val="18"/>
                <w:szCs w:val="18"/>
              </w:rPr>
              <w:t>considered air-sealed, all joints, seams, penetrations, openings</w:t>
            </w:r>
            <w:r>
              <w:rPr>
                <w:rFonts w:asciiTheme="minorHAnsi" w:hAnsiTheme="minorHAnsi"/>
                <w:sz w:val="18"/>
                <w:szCs w:val="18"/>
              </w:rPr>
              <w:t xml:space="preserve"> </w:t>
            </w:r>
            <w:r w:rsidRPr="00215D5D">
              <w:rPr>
                <w:rFonts w:asciiTheme="minorHAnsi" w:hAnsiTheme="minorHAnsi"/>
                <w:sz w:val="18"/>
                <w:szCs w:val="18"/>
              </w:rPr>
              <w:t>between door assemblies and their respective jambs and</w:t>
            </w:r>
            <w:r>
              <w:rPr>
                <w:rFonts w:asciiTheme="minorHAnsi" w:hAnsiTheme="minorHAnsi"/>
                <w:sz w:val="18"/>
                <w:szCs w:val="18"/>
              </w:rPr>
              <w:t xml:space="preserve"> </w:t>
            </w:r>
            <w:r w:rsidRPr="00215D5D">
              <w:rPr>
                <w:rFonts w:asciiTheme="minorHAnsi" w:hAnsiTheme="minorHAnsi"/>
                <w:sz w:val="18"/>
                <w:szCs w:val="18"/>
              </w:rPr>
              <w:t>framing, and other sources of air leakage through wall and</w:t>
            </w:r>
            <w:r>
              <w:rPr>
                <w:rFonts w:asciiTheme="minorHAnsi" w:hAnsiTheme="minorHAnsi"/>
                <w:sz w:val="18"/>
                <w:szCs w:val="18"/>
              </w:rPr>
              <w:t xml:space="preserve"> </w:t>
            </w:r>
            <w:r w:rsidRPr="00215D5D">
              <w:rPr>
                <w:rFonts w:asciiTheme="minorHAnsi" w:hAnsiTheme="minorHAnsi"/>
                <w:sz w:val="18"/>
                <w:szCs w:val="18"/>
              </w:rPr>
              <w:t>ceiling assemblies separating the garage from the residence</w:t>
            </w:r>
            <w:r>
              <w:rPr>
                <w:rFonts w:asciiTheme="minorHAnsi" w:hAnsiTheme="minorHAnsi"/>
                <w:sz w:val="18"/>
                <w:szCs w:val="18"/>
              </w:rPr>
              <w:t xml:space="preserve"> </w:t>
            </w:r>
            <w:r w:rsidRPr="00215D5D">
              <w:rPr>
                <w:rFonts w:asciiTheme="minorHAnsi" w:hAnsiTheme="minorHAnsi"/>
                <w:sz w:val="18"/>
                <w:szCs w:val="18"/>
              </w:rPr>
              <w:t>and its attic area shall be caulked, gasketed, weather stripped,</w:t>
            </w:r>
            <w:r>
              <w:rPr>
                <w:rFonts w:asciiTheme="minorHAnsi" w:hAnsiTheme="minorHAnsi"/>
                <w:sz w:val="18"/>
                <w:szCs w:val="18"/>
              </w:rPr>
              <w:t xml:space="preserve"> </w:t>
            </w:r>
            <w:r w:rsidRPr="00215D5D">
              <w:rPr>
                <w:rFonts w:asciiTheme="minorHAnsi" w:hAnsiTheme="minorHAnsi"/>
                <w:sz w:val="18"/>
                <w:szCs w:val="18"/>
              </w:rPr>
              <w:t>wrapped, or otherwise sealed to limit air movement. Doors</w:t>
            </w:r>
            <w:r>
              <w:rPr>
                <w:rFonts w:asciiTheme="minorHAnsi" w:hAnsiTheme="minorHAnsi"/>
                <w:sz w:val="18"/>
                <w:szCs w:val="18"/>
              </w:rPr>
              <w:t xml:space="preserve"> </w:t>
            </w:r>
            <w:r w:rsidRPr="00215D5D">
              <w:rPr>
                <w:rFonts w:asciiTheme="minorHAnsi" w:hAnsiTheme="minorHAnsi"/>
                <w:sz w:val="18"/>
                <w:szCs w:val="18"/>
              </w:rPr>
              <w:t>between garages and occupiable spaces shall be gasketed or</w:t>
            </w:r>
            <w:r>
              <w:rPr>
                <w:rFonts w:asciiTheme="minorHAnsi" w:hAnsiTheme="minorHAnsi"/>
                <w:sz w:val="18"/>
                <w:szCs w:val="18"/>
              </w:rPr>
              <w:t xml:space="preserve"> </w:t>
            </w:r>
            <w:r w:rsidRPr="00215D5D">
              <w:rPr>
                <w:rFonts w:asciiTheme="minorHAnsi" w:hAnsiTheme="minorHAnsi"/>
                <w:sz w:val="18"/>
                <w:szCs w:val="18"/>
              </w:rPr>
              <w:t>made substantially airtight with weather stripping.</w:t>
            </w:r>
          </w:p>
        </w:tc>
      </w:tr>
      <w:tr w:rsidR="00A75DC5" w14:paraId="0435B279"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72"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t>06</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73" w14:textId="79263D7D" w:rsidR="00A75DC5" w:rsidRDefault="00A75DC5" w:rsidP="00C23628">
            <w:pPr>
              <w:keepNext/>
              <w:ind w:left="273" w:hanging="273"/>
              <w:rPr>
                <w:rStyle w:val="margin0020notechar"/>
                <w:rFonts w:asciiTheme="minorHAnsi" w:hAnsiTheme="minorHAnsi"/>
                <w:sz w:val="18"/>
                <w:szCs w:val="18"/>
              </w:rPr>
            </w:pPr>
            <w:r>
              <w:rPr>
                <w:rFonts w:asciiTheme="minorHAnsi" w:hAnsiTheme="minorHAnsi"/>
                <w:b/>
                <w:sz w:val="18"/>
                <w:szCs w:val="18"/>
              </w:rPr>
              <w:t>6.6 Ventilation Opening Area.</w:t>
            </w:r>
            <w:r>
              <w:rPr>
                <w:rFonts w:asciiTheme="minorHAnsi" w:hAnsiTheme="minorHAnsi"/>
                <w:sz w:val="18"/>
                <w:szCs w:val="18"/>
              </w:rPr>
              <w:t xml:space="preserve"> </w:t>
            </w:r>
            <w:r w:rsidR="001905DC">
              <w:rPr>
                <w:rStyle w:val="margin0020notechar"/>
                <w:rFonts w:asciiTheme="minorHAnsi" w:hAnsiTheme="minorHAnsi"/>
                <w:sz w:val="18"/>
                <w:szCs w:val="18"/>
              </w:rPr>
              <w:t xml:space="preserve">Spaces shall have ventilation openings as listed below. Such openings shall meet the requirements of Section 6.8. </w:t>
            </w:r>
            <w:r w:rsidR="001905DC" w:rsidRPr="00423FB2">
              <w:rPr>
                <w:rStyle w:val="margin0020notechar"/>
                <w:rFonts w:asciiTheme="minorHAnsi" w:hAnsiTheme="minorHAnsi"/>
                <w:sz w:val="18"/>
                <w:szCs w:val="18"/>
              </w:rPr>
              <w:t>Exception: Attached dwelling units and spaces that meet the local ventilation requirements set for bathrooms in Section 5</w:t>
            </w:r>
            <w:r w:rsidR="001905DC">
              <w:rPr>
                <w:rStyle w:val="margin0020notechar"/>
                <w:rFonts w:asciiTheme="minorHAnsi" w:hAnsiTheme="minorHAnsi"/>
                <w:sz w:val="18"/>
                <w:szCs w:val="18"/>
              </w:rPr>
              <w:t xml:space="preserve"> [of ASHRAE 62.2]</w:t>
            </w:r>
            <w:r w:rsidR="001905DC" w:rsidRPr="00423FB2">
              <w:rPr>
                <w:rStyle w:val="margin0020notechar"/>
                <w:rFonts w:asciiTheme="minorHAnsi" w:hAnsiTheme="minorHAnsi"/>
                <w:sz w:val="18"/>
                <w:szCs w:val="18"/>
              </w:rPr>
              <w:t>.</w:t>
            </w:r>
          </w:p>
          <w:p w14:paraId="0435B274" w14:textId="77777777" w:rsidR="00A75DC5" w:rsidRDefault="00A75DC5" w:rsidP="00C23628">
            <w:pPr>
              <w:keepNext/>
              <w:ind w:left="763" w:hanging="403"/>
              <w:rPr>
                <w:rFonts w:asciiTheme="minorHAnsi" w:hAnsiTheme="minorHAnsi"/>
                <w:sz w:val="18"/>
                <w:szCs w:val="18"/>
              </w:rPr>
            </w:pPr>
            <w:r w:rsidRPr="006C4B62">
              <w:rPr>
                <w:rFonts w:asciiTheme="minorHAnsi" w:hAnsiTheme="minorHAnsi"/>
                <w:sz w:val="18"/>
                <w:szCs w:val="18"/>
              </w:rPr>
              <w:t>6.</w:t>
            </w:r>
            <w:r>
              <w:rPr>
                <w:rFonts w:asciiTheme="minorHAnsi" w:hAnsiTheme="minorHAnsi"/>
                <w:sz w:val="18"/>
                <w:szCs w:val="18"/>
              </w:rPr>
              <w:t>6</w:t>
            </w:r>
            <w:r w:rsidRPr="006C4B62">
              <w:rPr>
                <w:rFonts w:asciiTheme="minorHAnsi" w:hAnsiTheme="minorHAnsi"/>
                <w:sz w:val="18"/>
                <w:szCs w:val="18"/>
              </w:rPr>
              <w:t>.1</w:t>
            </w:r>
            <w:r>
              <w:rPr>
                <w:rFonts w:asciiTheme="minorHAnsi" w:hAnsiTheme="minorHAnsi"/>
                <w:b/>
                <w:sz w:val="18"/>
                <w:szCs w:val="18"/>
              </w:rPr>
              <w:t xml:space="preserve"> </w:t>
            </w:r>
            <w:r w:rsidRPr="0001108C">
              <w:rPr>
                <w:rFonts w:asciiTheme="minorHAnsi" w:hAnsiTheme="minorHAnsi"/>
                <w:b/>
                <w:sz w:val="18"/>
                <w:szCs w:val="18"/>
              </w:rPr>
              <w:t>Habitable Spaces</w:t>
            </w:r>
            <w:r>
              <w:rPr>
                <w:rFonts w:asciiTheme="minorHAnsi" w:hAnsiTheme="minorHAnsi"/>
                <w:b/>
                <w:sz w:val="18"/>
                <w:szCs w:val="18"/>
              </w:rPr>
              <w:t>.</w:t>
            </w:r>
            <w:r>
              <w:t xml:space="preserve"> </w:t>
            </w:r>
            <w:r w:rsidRPr="0001108C">
              <w:rPr>
                <w:rFonts w:asciiTheme="minorHAnsi" w:hAnsiTheme="minorHAnsi"/>
                <w:sz w:val="18"/>
                <w:szCs w:val="18"/>
              </w:rPr>
              <w:t>Each habitable space shall be provided</w:t>
            </w:r>
            <w:r>
              <w:rPr>
                <w:rFonts w:asciiTheme="minorHAnsi" w:hAnsiTheme="minorHAnsi"/>
                <w:sz w:val="18"/>
                <w:szCs w:val="18"/>
              </w:rPr>
              <w:t xml:space="preserve"> </w:t>
            </w:r>
            <w:r w:rsidRPr="0001108C">
              <w:rPr>
                <w:rFonts w:asciiTheme="minorHAnsi" w:hAnsiTheme="minorHAnsi"/>
                <w:sz w:val="18"/>
                <w:szCs w:val="18"/>
              </w:rPr>
              <w:t>with ventilation openings with an openable area not</w:t>
            </w:r>
            <w:r>
              <w:rPr>
                <w:rFonts w:asciiTheme="minorHAnsi" w:hAnsiTheme="minorHAnsi"/>
                <w:sz w:val="18"/>
                <w:szCs w:val="18"/>
              </w:rPr>
              <w:t xml:space="preserve"> </w:t>
            </w:r>
            <w:r w:rsidRPr="0001108C">
              <w:rPr>
                <w:rFonts w:asciiTheme="minorHAnsi" w:hAnsiTheme="minorHAnsi"/>
                <w:sz w:val="18"/>
                <w:szCs w:val="18"/>
              </w:rPr>
              <w:t>less than 4% of the floor area or less than 5 ft2 (0.5 m2).</w:t>
            </w:r>
          </w:p>
          <w:p w14:paraId="0435B275" w14:textId="77777777" w:rsidR="00A75DC5" w:rsidRDefault="00A75DC5" w:rsidP="00C23628">
            <w:pPr>
              <w:keepNext/>
              <w:ind w:left="763" w:hanging="403"/>
              <w:rPr>
                <w:rFonts w:asciiTheme="minorHAnsi" w:hAnsiTheme="minorHAnsi"/>
                <w:sz w:val="18"/>
                <w:szCs w:val="18"/>
              </w:rPr>
            </w:pPr>
            <w:r w:rsidRPr="0001108C">
              <w:rPr>
                <w:rFonts w:asciiTheme="minorHAnsi" w:hAnsiTheme="minorHAnsi"/>
                <w:sz w:val="18"/>
                <w:szCs w:val="18"/>
              </w:rPr>
              <w:t xml:space="preserve">6.6.2 </w:t>
            </w:r>
            <w:r w:rsidRPr="00215D5D">
              <w:rPr>
                <w:rFonts w:asciiTheme="minorHAnsi" w:hAnsiTheme="minorHAnsi"/>
                <w:b/>
                <w:sz w:val="18"/>
                <w:szCs w:val="18"/>
              </w:rPr>
              <w:t>Toilets and Utility Rooms</w:t>
            </w:r>
            <w:r w:rsidRPr="0001108C">
              <w:rPr>
                <w:rFonts w:asciiTheme="minorHAnsi" w:hAnsiTheme="minorHAnsi"/>
                <w:sz w:val="18"/>
                <w:szCs w:val="18"/>
              </w:rPr>
              <w:t>. Toilets and utility rooms</w:t>
            </w:r>
            <w:r>
              <w:rPr>
                <w:rFonts w:asciiTheme="minorHAnsi" w:hAnsiTheme="minorHAnsi"/>
                <w:sz w:val="18"/>
                <w:szCs w:val="18"/>
              </w:rPr>
              <w:t xml:space="preserve"> </w:t>
            </w:r>
            <w:r w:rsidRPr="0001108C">
              <w:rPr>
                <w:rFonts w:asciiTheme="minorHAnsi" w:hAnsiTheme="minorHAnsi"/>
                <w:sz w:val="18"/>
                <w:szCs w:val="18"/>
              </w:rPr>
              <w:t>shall be provided with ventilation openings with an openable</w:t>
            </w:r>
            <w:r>
              <w:rPr>
                <w:rFonts w:asciiTheme="minorHAnsi" w:hAnsiTheme="minorHAnsi"/>
                <w:sz w:val="18"/>
                <w:szCs w:val="18"/>
              </w:rPr>
              <w:t xml:space="preserve"> </w:t>
            </w:r>
            <w:r w:rsidRPr="0001108C">
              <w:rPr>
                <w:rFonts w:asciiTheme="minorHAnsi" w:hAnsiTheme="minorHAnsi"/>
                <w:sz w:val="18"/>
                <w:szCs w:val="18"/>
              </w:rPr>
              <w:t>area not less than 4% of the room floor area or less than1.5 ft2 (0.15 m2).</w:t>
            </w:r>
          </w:p>
          <w:p w14:paraId="0435B276" w14:textId="77777777" w:rsidR="00A75DC5" w:rsidRDefault="00A75DC5" w:rsidP="00C23628">
            <w:pPr>
              <w:keepNext/>
              <w:ind w:left="763"/>
              <w:rPr>
                <w:rFonts w:asciiTheme="minorHAnsi" w:hAnsiTheme="minorHAnsi"/>
                <w:sz w:val="18"/>
                <w:szCs w:val="18"/>
              </w:rPr>
            </w:pPr>
            <w:r w:rsidRPr="0001108C">
              <w:rPr>
                <w:rFonts w:asciiTheme="minorHAnsi" w:hAnsiTheme="minorHAnsi"/>
                <w:sz w:val="18"/>
                <w:szCs w:val="18"/>
              </w:rPr>
              <w:t>Exceptions:</w:t>
            </w:r>
          </w:p>
          <w:p w14:paraId="0435B277" w14:textId="77777777" w:rsidR="00A75DC5" w:rsidRDefault="00A75DC5" w:rsidP="00C23628">
            <w:pPr>
              <w:keepNext/>
              <w:ind w:left="1397" w:hanging="274"/>
              <w:rPr>
                <w:rFonts w:asciiTheme="minorHAnsi" w:hAnsiTheme="minorHAnsi"/>
                <w:sz w:val="18"/>
                <w:szCs w:val="18"/>
              </w:rPr>
            </w:pPr>
            <w:r w:rsidRPr="0001108C">
              <w:rPr>
                <w:rFonts w:asciiTheme="minorHAnsi" w:hAnsiTheme="minorHAnsi"/>
                <w:sz w:val="18"/>
                <w:szCs w:val="18"/>
              </w:rPr>
              <w:t>1. Utility rooms with a dryer exhaust duct.</w:t>
            </w:r>
          </w:p>
          <w:p w14:paraId="0435B278" w14:textId="77777777" w:rsidR="00A75DC5" w:rsidRDefault="00A75DC5" w:rsidP="00C23628">
            <w:pPr>
              <w:keepNext/>
              <w:ind w:left="1397" w:hanging="274"/>
            </w:pPr>
            <w:r w:rsidRPr="0001108C">
              <w:rPr>
                <w:rFonts w:asciiTheme="minorHAnsi" w:hAnsiTheme="minorHAnsi"/>
                <w:sz w:val="18"/>
                <w:szCs w:val="18"/>
              </w:rPr>
              <w:t>2. Toilet compartments in bathrooms.</w:t>
            </w:r>
          </w:p>
        </w:tc>
      </w:tr>
      <w:tr w:rsidR="00A75DC5" w14:paraId="0435B281"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7A"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lastRenderedPageBreak/>
              <w:t>07</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7B" w14:textId="77777777" w:rsidR="00A75DC5" w:rsidRDefault="00A75DC5" w:rsidP="00C23628">
            <w:pPr>
              <w:keepNext/>
              <w:ind w:left="274" w:hanging="274"/>
              <w:rPr>
                <w:rStyle w:val="margin0020notechar"/>
                <w:rFonts w:asciiTheme="minorHAnsi" w:hAnsiTheme="minorHAnsi"/>
                <w:sz w:val="18"/>
                <w:szCs w:val="18"/>
              </w:rPr>
            </w:pPr>
            <w:r>
              <w:rPr>
                <w:rFonts w:asciiTheme="minorHAnsi" w:hAnsiTheme="minorHAnsi"/>
                <w:b/>
                <w:sz w:val="18"/>
                <w:szCs w:val="18"/>
              </w:rPr>
              <w:t>6.8 Air Inlets.</w:t>
            </w:r>
            <w:r>
              <w:rPr>
                <w:rFonts w:asciiTheme="minorHAnsi" w:hAnsiTheme="minorHAnsi"/>
                <w:sz w:val="18"/>
                <w:szCs w:val="18"/>
              </w:rPr>
              <w:t xml:space="preserve"> </w:t>
            </w:r>
            <w:r w:rsidRPr="00B07B81">
              <w:rPr>
                <w:rStyle w:val="margin0020notechar"/>
                <w:rFonts w:asciiTheme="minorHAnsi" w:hAnsiTheme="minorHAnsi"/>
                <w:sz w:val="18"/>
                <w:szCs w:val="18"/>
              </w:rPr>
              <w:t>Air inlets that are part of the ventilation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design shall be located a minimum of 10 ft (3 m) from known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sources of contamination such as a stack, vent, exhaust hood,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or vehicle exhaust. The intake shall be placed so that entering</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air is not obstructed by snow, plantings, or other material.</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Forced air inlets shall be provided with rodent/insect screens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(mesh not larger than 1/2 in. [13 mm]).</w:t>
            </w:r>
          </w:p>
          <w:p w14:paraId="0435B27C" w14:textId="77777777" w:rsidR="00A75DC5" w:rsidRDefault="00A75DC5" w:rsidP="00C23628">
            <w:pPr>
              <w:keepNext/>
              <w:ind w:left="548" w:hanging="274"/>
              <w:rPr>
                <w:rStyle w:val="margin0020notechar"/>
                <w:rFonts w:asciiTheme="minorHAnsi" w:hAnsiTheme="minorHAnsi"/>
                <w:sz w:val="18"/>
                <w:szCs w:val="18"/>
              </w:rPr>
            </w:pPr>
            <w:r w:rsidRPr="00B07B81">
              <w:rPr>
                <w:rStyle w:val="margin0020notechar"/>
                <w:rFonts w:asciiTheme="minorHAnsi" w:hAnsiTheme="minorHAnsi"/>
                <w:sz w:val="18"/>
                <w:szCs w:val="18"/>
              </w:rPr>
              <w:t>Exceptions:</w:t>
            </w:r>
          </w:p>
          <w:p w14:paraId="0435B27D" w14:textId="77777777" w:rsidR="00A75DC5" w:rsidRDefault="00A75DC5" w:rsidP="004B3816">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1. Ventilation openings in the wall may be as close as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stretched-string distance of 3 ft (1 m) from sources of</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contamination exiting through the roof or dryer</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exhausts.</w:t>
            </w:r>
          </w:p>
          <w:p w14:paraId="0435B27E" w14:textId="77777777" w:rsidR="00A75DC5" w:rsidRDefault="00A75DC5" w:rsidP="00C23628">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2. No minimum separation distance shall be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between windows and local exhaust outlets in kitchens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and bathrooms.</w:t>
            </w:r>
          </w:p>
          <w:p w14:paraId="0435B27F" w14:textId="77777777" w:rsidR="00A75DC5" w:rsidRDefault="00A75DC5" w:rsidP="004B3816">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3. Vent terminations covered by and meeting the requirements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of the National Fuel Gas Code (NFPA 54/ANSI</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Z223.1)7 or equivalent.</w:t>
            </w:r>
          </w:p>
          <w:p w14:paraId="0435B280" w14:textId="77777777" w:rsidR="00A75DC5" w:rsidRDefault="00A75DC5" w:rsidP="004B3816">
            <w:pPr>
              <w:keepNext/>
              <w:ind w:left="950" w:hanging="187"/>
            </w:pPr>
            <w:r w:rsidRPr="00B07B81">
              <w:rPr>
                <w:rStyle w:val="margin0020notechar"/>
                <w:rFonts w:asciiTheme="minorHAnsi" w:hAnsiTheme="minorHAnsi"/>
                <w:sz w:val="18"/>
                <w:szCs w:val="18"/>
              </w:rPr>
              <w:t>4. Where a combined exhaust/intake termination is used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to separate intake air from exhaust air originating in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living space other than kitchens, no minimum separation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distance between these two openings is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 these combined terminations, the exhaust air concentration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within the intake airflow shall not exceed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10%, as established by the manufacturer.</w:t>
            </w:r>
          </w:p>
        </w:tc>
      </w:tr>
      <w:tr w:rsidR="00A75DC5" w14:paraId="0435B284" w14:textId="77777777" w:rsidTr="004B3816">
        <w:trPr>
          <w:cantSplit/>
          <w:trHeight w:val="158"/>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82" w14:textId="77777777" w:rsidR="00A75DC5" w:rsidRDefault="00A75DC5" w:rsidP="00C23628">
            <w:pPr>
              <w:keepNext/>
              <w:jc w:val="center"/>
              <w:rPr>
                <w:rFonts w:asciiTheme="minorHAnsi" w:hAnsiTheme="minorHAnsi"/>
                <w:sz w:val="18"/>
                <w:szCs w:val="18"/>
              </w:rPr>
            </w:pPr>
            <w:r>
              <w:rPr>
                <w:rFonts w:asciiTheme="minorHAnsi" w:hAnsiTheme="minorHAnsi"/>
                <w:sz w:val="18"/>
                <w:szCs w:val="18"/>
              </w:rPr>
              <w:t>08</w:t>
            </w:r>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83" w14:textId="77777777" w:rsidR="00A75DC5" w:rsidRDefault="00A75DC5" w:rsidP="00C23628">
            <w:pPr>
              <w:autoSpaceDE w:val="0"/>
              <w:autoSpaceDN w:val="0"/>
              <w:adjustRightInd w:val="0"/>
              <w:ind w:left="273" w:hanging="273"/>
            </w:pPr>
            <w:r>
              <w:rPr>
                <w:rFonts w:asciiTheme="minorHAnsi" w:hAnsiTheme="minorHAnsi"/>
                <w:b/>
                <w:sz w:val="18"/>
                <w:szCs w:val="18"/>
              </w:rPr>
              <w:t>6.9 Carbon Monoxide Alarms.</w:t>
            </w:r>
            <w:r>
              <w:t xml:space="preserve"> </w:t>
            </w:r>
            <w:r w:rsidRPr="00A625DC">
              <w:rPr>
                <w:rFonts w:asciiTheme="minorHAnsi" w:hAnsiTheme="minorHAnsi"/>
                <w:sz w:val="18"/>
                <w:szCs w:val="18"/>
              </w:rPr>
              <w:t>A carbon monoxide alarm</w:t>
            </w:r>
            <w:r>
              <w:rPr>
                <w:rFonts w:asciiTheme="minorHAnsi" w:hAnsiTheme="minorHAnsi"/>
                <w:sz w:val="18"/>
                <w:szCs w:val="18"/>
              </w:rPr>
              <w:t xml:space="preserve"> </w:t>
            </w:r>
            <w:r w:rsidRPr="00A625DC">
              <w:rPr>
                <w:rFonts w:asciiTheme="minorHAnsi" w:hAnsiTheme="minorHAnsi"/>
                <w:sz w:val="18"/>
                <w:szCs w:val="18"/>
              </w:rPr>
              <w:t>shall be installed in each dwelling unit in accordance with</w:t>
            </w:r>
            <w:r>
              <w:rPr>
                <w:rFonts w:asciiTheme="minorHAnsi" w:hAnsiTheme="minorHAnsi"/>
                <w:sz w:val="18"/>
                <w:szCs w:val="18"/>
              </w:rPr>
              <w:t xml:space="preserve"> </w:t>
            </w:r>
            <w:r w:rsidRPr="00A625DC">
              <w:rPr>
                <w:rFonts w:asciiTheme="minorHAnsi" w:hAnsiTheme="minorHAnsi"/>
                <w:sz w:val="18"/>
                <w:szCs w:val="18"/>
              </w:rPr>
              <w:t xml:space="preserve">NFPA 720, </w:t>
            </w:r>
            <w:r w:rsidRPr="00215D5D">
              <w:rPr>
                <w:rFonts w:asciiTheme="minorHAnsi" w:hAnsiTheme="minorHAnsi"/>
                <w:i/>
                <w:sz w:val="18"/>
                <w:szCs w:val="18"/>
              </w:rPr>
              <w:t>Standard for the Installation of Carbon Monoxide</w:t>
            </w:r>
            <w:r>
              <w:rPr>
                <w:rFonts w:asciiTheme="minorHAnsi" w:hAnsiTheme="minorHAnsi"/>
                <w:i/>
                <w:sz w:val="18"/>
                <w:szCs w:val="18"/>
              </w:rPr>
              <w:t xml:space="preserve"> </w:t>
            </w:r>
            <w:r w:rsidRPr="00215D5D">
              <w:rPr>
                <w:rFonts w:asciiTheme="minorHAnsi" w:hAnsiTheme="minorHAnsi"/>
                <w:i/>
                <w:sz w:val="18"/>
                <w:szCs w:val="18"/>
              </w:rPr>
              <w:t>(CO) Detection and Warning Equipment</w:t>
            </w:r>
            <w:r w:rsidRPr="00A625DC">
              <w:rPr>
                <w:rFonts w:asciiTheme="minorHAnsi" w:hAnsiTheme="minorHAnsi"/>
                <w:sz w:val="18"/>
                <w:szCs w:val="18"/>
              </w:rPr>
              <w:t>, and shall be consistent</w:t>
            </w:r>
            <w:r>
              <w:rPr>
                <w:rFonts w:asciiTheme="minorHAnsi" w:hAnsiTheme="minorHAnsi"/>
                <w:sz w:val="18"/>
                <w:szCs w:val="18"/>
              </w:rPr>
              <w:t xml:space="preserve"> </w:t>
            </w:r>
            <w:r w:rsidRPr="00A625DC">
              <w:rPr>
                <w:rFonts w:asciiTheme="minorHAnsi" w:hAnsiTheme="minorHAnsi"/>
                <w:sz w:val="18"/>
                <w:szCs w:val="18"/>
              </w:rPr>
              <w:t>with requirements of applicable laws, codes, and standards.</w:t>
            </w:r>
          </w:p>
        </w:tc>
      </w:tr>
      <w:tr w:rsidR="00502354" w14:paraId="048302A1" w14:textId="7CFB009F" w:rsidTr="004B3816">
        <w:trPr>
          <w:cantSplit/>
          <w:trHeight w:val="158"/>
          <w:ins w:id="189" w:author="Bucaneg, Haile@Energy" w:date="2022-01-05T15:52:00Z"/>
        </w:trPr>
        <w:tc>
          <w:tcPr>
            <w:tcW w:w="712"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1A2D725B" w14:textId="4A5C3F04" w:rsidR="00502354" w:rsidRDefault="00502354" w:rsidP="00C23628">
            <w:pPr>
              <w:keepNext/>
              <w:jc w:val="center"/>
              <w:rPr>
                <w:ins w:id="190" w:author="Bucaneg, Haile@Energy" w:date="2022-01-05T15:52:00Z"/>
                <w:rFonts w:asciiTheme="minorHAnsi" w:hAnsiTheme="minorHAnsi"/>
                <w:sz w:val="18"/>
                <w:szCs w:val="18"/>
              </w:rPr>
            </w:pPr>
            <w:ins w:id="191" w:author="Bucaneg, Haile@Energy" w:date="2022-01-05T15:52:00Z">
              <w:r>
                <w:rPr>
                  <w:rFonts w:asciiTheme="minorHAnsi" w:hAnsiTheme="minorHAnsi"/>
                  <w:sz w:val="18"/>
                  <w:szCs w:val="18"/>
                </w:rPr>
                <w:t>09</w:t>
              </w:r>
            </w:ins>
          </w:p>
        </w:tc>
        <w:tc>
          <w:tcPr>
            <w:tcW w:w="10078"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5C88BB37" w14:textId="63C7A467" w:rsidR="00502354" w:rsidRPr="00502354" w:rsidRDefault="00502354" w:rsidP="00C23628">
            <w:pPr>
              <w:autoSpaceDE w:val="0"/>
              <w:autoSpaceDN w:val="0"/>
              <w:adjustRightInd w:val="0"/>
              <w:ind w:left="273" w:hanging="273"/>
              <w:rPr>
                <w:ins w:id="192" w:author="Bucaneg, Haile@Energy" w:date="2022-01-05T15:52:00Z"/>
                <w:rFonts w:asciiTheme="minorHAnsi" w:hAnsiTheme="minorHAnsi"/>
                <w:bCs/>
                <w:sz w:val="18"/>
                <w:szCs w:val="18"/>
                <w:rPrChange w:id="193" w:author="Bucaneg, Haile@Energy" w:date="2022-01-05T15:52:00Z">
                  <w:rPr>
                    <w:ins w:id="194" w:author="Bucaneg, Haile@Energy" w:date="2022-01-05T15:52:00Z"/>
                    <w:rFonts w:asciiTheme="minorHAnsi" w:hAnsiTheme="minorHAnsi"/>
                    <w:b/>
                    <w:sz w:val="18"/>
                    <w:szCs w:val="18"/>
                  </w:rPr>
                </w:rPrChange>
              </w:rPr>
            </w:pPr>
            <w:ins w:id="195" w:author="Bucaneg, Haile@Energy" w:date="2022-01-05T15:52:00Z">
              <w:del w:id="196" w:author="Moua, Cheng@Energy" w:date="2022-02-09T16:27:00Z">
                <w:r w:rsidDel="00017246">
                  <w:rPr>
                    <w:rFonts w:asciiTheme="minorHAnsi" w:hAnsiTheme="minorHAnsi"/>
                    <w:b/>
                    <w:sz w:val="18"/>
                    <w:szCs w:val="18"/>
                  </w:rPr>
                  <w:delText xml:space="preserve">6.10 </w:delText>
                </w:r>
              </w:del>
              <w:r>
                <w:rPr>
                  <w:rFonts w:asciiTheme="minorHAnsi" w:hAnsiTheme="minorHAnsi"/>
                  <w:b/>
                  <w:sz w:val="18"/>
                  <w:szCs w:val="18"/>
                </w:rPr>
                <w:t xml:space="preserve">Air Filter Efficiency. </w:t>
              </w:r>
            </w:ins>
            <w:ins w:id="197" w:author="Bucaneg, Haile@Energy" w:date="2022-01-05T15:53:00Z">
              <w:r>
                <w:rPr>
                  <w:rFonts w:asciiTheme="minorHAnsi" w:hAnsiTheme="minorHAnsi"/>
                  <w:bCs/>
                  <w:sz w:val="18"/>
                  <w:szCs w:val="18"/>
                </w:rPr>
                <w:t>Supply only ventilation systems</w:t>
              </w:r>
            </w:ins>
            <w:ins w:id="198" w:author="Bucaneg, Haile@Energy" w:date="2022-01-05T15:59:00Z">
              <w:r w:rsidR="00EA7CAB">
                <w:rPr>
                  <w:rFonts w:asciiTheme="minorHAnsi" w:hAnsiTheme="minorHAnsi"/>
                  <w:bCs/>
                  <w:sz w:val="18"/>
                  <w:szCs w:val="18"/>
                </w:rPr>
                <w:t>, makeup air</w:t>
              </w:r>
            </w:ins>
            <w:ins w:id="199" w:author="Bucaneg, Haile@Energy" w:date="2022-01-05T16:00:00Z">
              <w:r w:rsidR="00951005">
                <w:rPr>
                  <w:rFonts w:asciiTheme="minorHAnsi" w:hAnsiTheme="minorHAnsi"/>
                  <w:bCs/>
                  <w:sz w:val="18"/>
                  <w:szCs w:val="18"/>
                </w:rPr>
                <w:t>-</w:t>
              </w:r>
            </w:ins>
            <w:ins w:id="200" w:author="Bucaneg, Haile@Energy" w:date="2022-01-05T15:59:00Z">
              <w:r w:rsidR="00EA7CAB">
                <w:rPr>
                  <w:rFonts w:asciiTheme="minorHAnsi" w:hAnsiTheme="minorHAnsi"/>
                  <w:bCs/>
                  <w:sz w:val="18"/>
                  <w:szCs w:val="18"/>
                </w:rPr>
                <w:t>systems,</w:t>
              </w:r>
            </w:ins>
            <w:ins w:id="201" w:author="Bucaneg, Haile@Energy" w:date="2022-01-05T15:53:00Z">
              <w:r>
                <w:rPr>
                  <w:rFonts w:asciiTheme="minorHAnsi" w:hAnsiTheme="minorHAnsi"/>
                  <w:bCs/>
                  <w:sz w:val="18"/>
                  <w:szCs w:val="18"/>
                </w:rPr>
                <w:t xml:space="preserve"> and supply side balanced systems including HRV/ERV shall be provided with air filters having a design</w:t>
              </w:r>
              <w:r w:rsidR="00022BF1">
                <w:rPr>
                  <w:rFonts w:asciiTheme="minorHAnsi" w:hAnsiTheme="minorHAnsi"/>
                  <w:bCs/>
                  <w:sz w:val="18"/>
                  <w:szCs w:val="18"/>
                </w:rPr>
                <w:t xml:space="preserve">ated efficiency equal </w:t>
              </w:r>
            </w:ins>
            <w:ins w:id="202" w:author="Bucaneg, Haile@Energy" w:date="2022-01-05T16:01:00Z">
              <w:r w:rsidR="00E553BA">
                <w:rPr>
                  <w:rFonts w:asciiTheme="minorHAnsi" w:hAnsiTheme="minorHAnsi"/>
                  <w:bCs/>
                  <w:sz w:val="18"/>
                  <w:szCs w:val="18"/>
                </w:rPr>
                <w:t>t</w:t>
              </w:r>
            </w:ins>
            <w:ins w:id="203" w:author="Bucaneg, Haile@Energy" w:date="2022-01-05T15:53:00Z">
              <w:r w:rsidR="00022BF1">
                <w:rPr>
                  <w:rFonts w:asciiTheme="minorHAnsi" w:hAnsiTheme="minorHAnsi"/>
                  <w:bCs/>
                  <w:sz w:val="18"/>
                  <w:szCs w:val="18"/>
                </w:rPr>
                <w:t>o or greater than MERV 13 when tested in accordance with ASHRAE Standard 52.2, or a particle size efficiency</w:t>
              </w:r>
            </w:ins>
            <w:ins w:id="204" w:author="Bucaneg, Haile@Energy" w:date="2022-01-05T15:54:00Z">
              <w:r w:rsidR="003F7234">
                <w:rPr>
                  <w:rFonts w:asciiTheme="minorHAnsi" w:hAnsiTheme="minorHAnsi"/>
                  <w:bCs/>
                  <w:sz w:val="18"/>
                  <w:szCs w:val="18"/>
                </w:rPr>
                <w:t xml:space="preserve"> rating equal to or greater than 50% in the 0.30-1.0 um range and equal to or greater than 85</w:t>
              </w:r>
            </w:ins>
            <w:ins w:id="205" w:author="Bucaneg, Haile@Energy" w:date="2022-01-05T15:56:00Z">
              <w:r w:rsidR="006B588E">
                <w:rPr>
                  <w:rFonts w:asciiTheme="minorHAnsi" w:hAnsiTheme="minorHAnsi"/>
                  <w:bCs/>
                  <w:sz w:val="18"/>
                  <w:szCs w:val="18"/>
                </w:rPr>
                <w:t>%</w:t>
              </w:r>
            </w:ins>
            <w:ins w:id="206" w:author="Bucaneg, Haile@Energy" w:date="2022-01-05T15:54:00Z">
              <w:r w:rsidR="003F7234">
                <w:rPr>
                  <w:rFonts w:asciiTheme="minorHAnsi" w:hAnsiTheme="minorHAnsi"/>
                  <w:bCs/>
                  <w:sz w:val="18"/>
                  <w:szCs w:val="18"/>
                </w:rPr>
                <w:t xml:space="preserve"> in the 1</w:t>
              </w:r>
            </w:ins>
            <w:ins w:id="207" w:author="Bucaneg, Haile@Energy" w:date="2022-01-05T15:56:00Z">
              <w:r w:rsidR="006B588E">
                <w:rPr>
                  <w:rFonts w:asciiTheme="minorHAnsi" w:hAnsiTheme="minorHAnsi"/>
                  <w:bCs/>
                  <w:sz w:val="18"/>
                  <w:szCs w:val="18"/>
                </w:rPr>
                <w:t>.</w:t>
              </w:r>
            </w:ins>
            <w:ins w:id="208" w:author="Bucaneg, Haile@Energy" w:date="2022-01-05T15:54:00Z">
              <w:r w:rsidR="003F7234">
                <w:rPr>
                  <w:rFonts w:asciiTheme="minorHAnsi" w:hAnsiTheme="minorHAnsi"/>
                  <w:bCs/>
                  <w:sz w:val="18"/>
                  <w:szCs w:val="18"/>
                </w:rPr>
                <w:t>0-3.0 um range when tested in accord</w:t>
              </w:r>
            </w:ins>
            <w:ins w:id="209" w:author="Bucaneg, Haile@Energy" w:date="2022-01-05T15:55:00Z">
              <w:r w:rsidR="003F7234">
                <w:rPr>
                  <w:rFonts w:asciiTheme="minorHAnsi" w:hAnsiTheme="minorHAnsi"/>
                  <w:bCs/>
                  <w:sz w:val="18"/>
                  <w:szCs w:val="18"/>
                </w:rPr>
                <w:t>ance with AHRI Standard 680.</w:t>
              </w:r>
            </w:ins>
          </w:p>
        </w:tc>
      </w:tr>
      <w:tr w:rsidR="00A75DC5" w14:paraId="0435B286" w14:textId="77777777" w:rsidTr="00C23628">
        <w:trPr>
          <w:cantSplit/>
          <w:trHeight w:val="158"/>
        </w:trPr>
        <w:tc>
          <w:tcPr>
            <w:tcW w:w="10790" w:type="dxa"/>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435B285" w14:textId="77777777" w:rsidR="00A75DC5" w:rsidRDefault="00A75DC5" w:rsidP="00C23628">
            <w:pPr>
              <w:keepNext/>
              <w:rPr>
                <w:rFonts w:asciiTheme="minorHAnsi" w:hAnsiTheme="minorHAnsi"/>
                <w:b/>
                <w:bCs/>
                <w:sz w:val="18"/>
                <w:szCs w:val="18"/>
              </w:rPr>
            </w:pPr>
            <w:r>
              <w:rPr>
                <w:rFonts w:asciiTheme="minorHAnsi" w:hAnsiTheme="minorHAnsi"/>
                <w:b/>
                <w:sz w:val="18"/>
                <w:szCs w:val="18"/>
              </w:rPr>
              <w:t xml:space="preserve">The responsible person’s signature on this compliance document affirms that all applicable requirements in this table have been met.  </w:t>
            </w:r>
          </w:p>
        </w:tc>
      </w:tr>
    </w:tbl>
    <w:p w14:paraId="60789085" w14:textId="27AFF763" w:rsidR="00C23628" w:rsidRDefault="00C23628"/>
    <w:p w14:paraId="24B264D0" w14:textId="77777777" w:rsidR="00C23628" w:rsidRDefault="00C23628">
      <w: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000" w:firstRow="0" w:lastRow="0" w:firstColumn="0" w:lastColumn="0" w:noHBand="0" w:noVBand="0"/>
      </w:tblPr>
      <w:tblGrid>
        <w:gridCol w:w="708"/>
        <w:gridCol w:w="10086"/>
      </w:tblGrid>
      <w:tr w:rsidR="0047390B" w:rsidRPr="006C4FD8" w14:paraId="0435B289" w14:textId="77777777" w:rsidTr="6AB761CC">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0435B288" w14:textId="58B463A5" w:rsidR="0047390B" w:rsidRPr="0047390B" w:rsidRDefault="00380356" w:rsidP="0047390B">
            <w:pPr>
              <w:rPr>
                <w:rFonts w:asciiTheme="minorHAnsi" w:hAnsiTheme="minorHAnsi" w:cs="Arial"/>
                <w:b/>
                <w:szCs w:val="18"/>
              </w:rPr>
            </w:pPr>
            <w:r>
              <w:rPr>
                <w:rFonts w:asciiTheme="minorHAnsi" w:hAnsiTheme="minorHAnsi" w:cs="Arial"/>
                <w:b/>
                <w:szCs w:val="18"/>
              </w:rPr>
              <w:lastRenderedPageBreak/>
              <w:t>G</w:t>
            </w:r>
            <w:r w:rsidR="0047390B" w:rsidRPr="0047390B">
              <w:rPr>
                <w:rFonts w:asciiTheme="minorHAnsi" w:hAnsiTheme="minorHAnsi" w:cs="Arial"/>
                <w:b/>
                <w:szCs w:val="18"/>
              </w:rPr>
              <w:t>. Air Moving Equipment</w:t>
            </w:r>
          </w:p>
        </w:tc>
      </w:tr>
      <w:tr w:rsidR="0047390B" w:rsidRPr="006C4FD8" w14:paraId="0435B28B" w14:textId="77777777" w:rsidTr="6AB761CC">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0435B28A" w14:textId="6A7F7267" w:rsidR="0047390B" w:rsidRPr="0047390B" w:rsidRDefault="0047390B" w:rsidP="0047390B">
            <w:pPr>
              <w:rPr>
                <w:rFonts w:asciiTheme="minorHAnsi" w:hAnsiTheme="minorHAnsi" w:cs="Arial"/>
                <w:b/>
                <w:szCs w:val="18"/>
              </w:rPr>
            </w:pPr>
            <w:r w:rsidRPr="0047390B">
              <w:rPr>
                <w:rFonts w:asciiTheme="minorHAnsi" w:hAnsiTheme="minorHAnsi" w:cs="Arial"/>
                <w:b/>
                <w:szCs w:val="18"/>
              </w:rPr>
              <w:t xml:space="preserve">The items listed below (7.1 through 7.4) correspond to the information given in ASHRAE 62.2 Section 7 "Air-Moving Equipment".  Refer also to Chapter 4.6 of the Residential Compliance Manual (Section 4.6.9) for information describing these requirements in more detail.  The signature of the Responsible Person in the declaration statement below certifies that the </w:t>
            </w:r>
            <w:del w:id="210" w:author="Tsan, Bach@Energy" w:date="2021-11-08T14:27:00Z">
              <w:r w:rsidRPr="0047390B" w:rsidDel="00A842F0">
                <w:rPr>
                  <w:rFonts w:asciiTheme="minorHAnsi" w:hAnsiTheme="minorHAnsi" w:cs="Arial"/>
                  <w:b/>
                  <w:szCs w:val="18"/>
                </w:rPr>
                <w:delText>building</w:delText>
              </w:r>
            </w:del>
            <w:ins w:id="211" w:author="Tsan, Bach@Energy" w:date="2021-11-08T14:27:00Z">
              <w:r w:rsidR="00A842F0">
                <w:rPr>
                  <w:rFonts w:asciiTheme="minorHAnsi" w:hAnsiTheme="minorHAnsi" w:cs="Arial"/>
                  <w:b/>
                  <w:szCs w:val="18"/>
                </w:rPr>
                <w:t>dwelling</w:t>
              </w:r>
            </w:ins>
            <w:r w:rsidRPr="0047390B">
              <w:rPr>
                <w:rFonts w:asciiTheme="minorHAnsi" w:hAnsiTheme="minorHAnsi" w:cs="Arial"/>
                <w:b/>
                <w:szCs w:val="18"/>
              </w:rPr>
              <w:t xml:space="preserve"> complies with these requirements specified in ASHRAE 62.2 Section 7.1 through 7.4 if applicable.</w:t>
            </w:r>
          </w:p>
        </w:tc>
      </w:tr>
      <w:tr w:rsidR="0047390B" w:rsidRPr="006C4FD8" w14:paraId="0435B28E" w14:textId="77777777" w:rsidTr="6AB761CC">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435B28C" w14:textId="2505A78B" w:rsidR="0047390B" w:rsidRPr="006C4FD8" w:rsidRDefault="00C23628" w:rsidP="00C23628">
            <w:pPr>
              <w:keepNext/>
              <w:jc w:val="center"/>
              <w:rPr>
                <w:rFonts w:asciiTheme="minorHAnsi" w:hAnsiTheme="minorHAnsi"/>
                <w:sz w:val="18"/>
                <w:szCs w:val="18"/>
              </w:rPr>
            </w:pPr>
            <w:r>
              <w:rPr>
                <w:rFonts w:asciiTheme="minorHAnsi" w:hAnsiTheme="minorHAnsi"/>
                <w:sz w:val="18"/>
                <w:szCs w:val="18"/>
              </w:rPr>
              <w:t>0</w:t>
            </w:r>
            <w:r w:rsidR="0047390B" w:rsidRPr="006C4FD8">
              <w:rPr>
                <w:rFonts w:asciiTheme="minorHAnsi" w:hAnsiTheme="minorHAnsi"/>
                <w:sz w:val="18"/>
                <w:szCs w:val="18"/>
              </w:rPr>
              <w:t>1</w:t>
            </w:r>
          </w:p>
        </w:tc>
        <w:tc>
          <w:tcPr>
            <w:tcW w:w="10086" w:type="dxa"/>
            <w:tcBorders>
              <w:top w:val="single" w:sz="4" w:space="0" w:color="auto"/>
              <w:left w:val="single" w:sz="4" w:space="0" w:color="auto"/>
              <w:bottom w:val="single" w:sz="4" w:space="0" w:color="auto"/>
              <w:right w:val="single" w:sz="4" w:space="0" w:color="auto"/>
            </w:tcBorders>
            <w:vAlign w:val="center"/>
          </w:tcPr>
          <w:p w14:paraId="0435B28D" w14:textId="6DCDE41A" w:rsidR="0047390B" w:rsidRPr="00DA6319" w:rsidRDefault="0047390B" w:rsidP="00C23628">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2" w:hanging="252"/>
              <w:rPr>
                <w:rFonts w:asciiTheme="minorHAnsi" w:hAnsiTheme="minorHAnsi"/>
                <w:sz w:val="18"/>
                <w:szCs w:val="18"/>
              </w:rPr>
            </w:pPr>
            <w:r w:rsidRPr="00C47060">
              <w:rPr>
                <w:rFonts w:asciiTheme="minorHAnsi" w:hAnsiTheme="minorHAnsi"/>
                <w:b/>
                <w:sz w:val="18"/>
                <w:szCs w:val="18"/>
              </w:rPr>
              <w:t xml:space="preserve">7.1 </w:t>
            </w:r>
            <w:r w:rsidRPr="00C47060">
              <w:rPr>
                <w:rFonts w:asciiTheme="minorHAnsi" w:hAnsiTheme="minorHAnsi"/>
                <w:b/>
                <w:bCs/>
                <w:sz w:val="18"/>
                <w:szCs w:val="18"/>
              </w:rPr>
              <w:t>Selection and Installation</w:t>
            </w:r>
            <w:r w:rsidRPr="00CB00C9">
              <w:rPr>
                <w:rFonts w:asciiTheme="minorHAnsi" w:hAnsiTheme="minorHAnsi"/>
                <w:b/>
                <w:bCs/>
                <w:sz w:val="18"/>
                <w:szCs w:val="18"/>
              </w:rPr>
              <w:t xml:space="preserve">. </w:t>
            </w:r>
            <w:r w:rsidR="003723C0" w:rsidRPr="004B3816">
              <w:rPr>
                <w:rFonts w:asciiTheme="minorHAnsi" w:hAnsiTheme="minorHAnsi"/>
                <w:bCs/>
                <w:sz w:val="18"/>
                <w:szCs w:val="18"/>
              </w:rPr>
              <w:t>Ventilation devices and</w:t>
            </w:r>
            <w:r w:rsidR="003723C0">
              <w:rPr>
                <w:rFonts w:asciiTheme="minorHAnsi" w:hAnsiTheme="minorHAnsi"/>
                <w:bCs/>
                <w:sz w:val="18"/>
                <w:szCs w:val="18"/>
              </w:rPr>
              <w:t xml:space="preserve"> </w:t>
            </w:r>
            <w:r w:rsidR="003723C0" w:rsidRPr="004B3816">
              <w:rPr>
                <w:rFonts w:asciiTheme="minorHAnsi" w:hAnsiTheme="minorHAnsi"/>
                <w:bCs/>
                <w:sz w:val="18"/>
                <w:szCs w:val="18"/>
              </w:rPr>
              <w:t>equipment serving individual dwelling units shall be tested in</w:t>
            </w:r>
            <w:r w:rsidR="003723C0">
              <w:rPr>
                <w:rFonts w:asciiTheme="minorHAnsi" w:hAnsiTheme="minorHAnsi"/>
                <w:bCs/>
                <w:sz w:val="18"/>
                <w:szCs w:val="18"/>
              </w:rPr>
              <w:t xml:space="preserve"> </w:t>
            </w:r>
            <w:r w:rsidR="003723C0" w:rsidRPr="004B3816">
              <w:rPr>
                <w:rFonts w:asciiTheme="minorHAnsi" w:hAnsiTheme="minorHAnsi"/>
                <w:bCs/>
                <w:sz w:val="18"/>
                <w:szCs w:val="18"/>
              </w:rPr>
              <w:t>accordance with ANSI/ASHRAE Standard 51/AMCA 210</w:t>
            </w:r>
            <w:del w:id="212" w:author="Moua, Cheng@Energy" w:date="2021-11-12T13:59:00Z">
              <w:r w:rsidR="003723C0" w:rsidRPr="004B3816" w:rsidDel="00167B5E">
                <w:rPr>
                  <w:rFonts w:asciiTheme="minorHAnsi" w:hAnsiTheme="minorHAnsi"/>
                  <w:bCs/>
                  <w:sz w:val="18"/>
                  <w:szCs w:val="18"/>
                </w:rPr>
                <w:delText>,</w:delText>
              </w:r>
              <w:r w:rsidR="003723C0" w:rsidDel="00167B5E">
                <w:rPr>
                  <w:rFonts w:asciiTheme="minorHAnsi" w:hAnsiTheme="minorHAnsi"/>
                  <w:bCs/>
                  <w:sz w:val="18"/>
                  <w:szCs w:val="18"/>
                </w:rPr>
                <w:delText xml:space="preserve"> </w:delText>
              </w:r>
              <w:r w:rsidR="003723C0" w:rsidRPr="004B3816" w:rsidDel="00167B5E">
                <w:rPr>
                  <w:rFonts w:asciiTheme="minorHAnsi" w:hAnsiTheme="minorHAnsi"/>
                  <w:bCs/>
                  <w:i/>
                  <w:sz w:val="18"/>
                  <w:szCs w:val="18"/>
                </w:rPr>
                <w:delText>Laboratory Methods of Testing Fans for Aerodynamic Performance Rating</w:delText>
              </w:r>
            </w:del>
            <w:r w:rsidR="003723C0" w:rsidRPr="004B3816">
              <w:rPr>
                <w:rFonts w:asciiTheme="minorHAnsi" w:hAnsiTheme="minorHAnsi"/>
                <w:bCs/>
                <w:sz w:val="18"/>
                <w:szCs w:val="18"/>
              </w:rPr>
              <w:t xml:space="preserve">, and ANSI/AMCA Standard 300, </w:t>
            </w:r>
            <w:del w:id="213" w:author="Moua, Cheng@Energy" w:date="2021-11-12T13:59:00Z">
              <w:r w:rsidR="003723C0" w:rsidRPr="004B3816" w:rsidDel="00D232DF">
                <w:rPr>
                  <w:rFonts w:asciiTheme="minorHAnsi" w:hAnsiTheme="minorHAnsi"/>
                  <w:bCs/>
                  <w:i/>
                  <w:sz w:val="18"/>
                  <w:szCs w:val="18"/>
                </w:rPr>
                <w:delText>Reverberant Room Method for Sound Testing of Fans</w:delText>
              </w:r>
              <w:r w:rsidR="003723C0" w:rsidRPr="004B3816" w:rsidDel="00D232DF">
                <w:rPr>
                  <w:rFonts w:asciiTheme="minorHAnsi" w:hAnsiTheme="minorHAnsi"/>
                  <w:bCs/>
                  <w:sz w:val="18"/>
                  <w:szCs w:val="18"/>
                </w:rPr>
                <w:delText>,</w:delText>
              </w:r>
            </w:del>
            <w:r w:rsidR="003723C0" w:rsidRPr="004B3816">
              <w:rPr>
                <w:rFonts w:asciiTheme="minorHAnsi" w:hAnsiTheme="minorHAnsi"/>
                <w:bCs/>
                <w:sz w:val="18"/>
                <w:szCs w:val="18"/>
              </w:rPr>
              <w:t xml:space="preserve"> and rated in</w:t>
            </w:r>
            <w:r w:rsidR="003723C0">
              <w:rPr>
                <w:rFonts w:asciiTheme="minorHAnsi" w:hAnsiTheme="minorHAnsi"/>
                <w:bCs/>
                <w:sz w:val="18"/>
                <w:szCs w:val="18"/>
              </w:rPr>
              <w:t xml:space="preserve"> </w:t>
            </w:r>
            <w:r w:rsidR="003723C0" w:rsidRPr="004B3816">
              <w:rPr>
                <w:rFonts w:asciiTheme="minorHAnsi" w:hAnsiTheme="minorHAnsi"/>
                <w:bCs/>
                <w:sz w:val="18"/>
                <w:szCs w:val="18"/>
              </w:rPr>
              <w:t>accordance with the airflow and sound rating procedures of</w:t>
            </w:r>
            <w:r w:rsidR="003723C0">
              <w:rPr>
                <w:rFonts w:asciiTheme="minorHAnsi" w:hAnsiTheme="minorHAnsi"/>
                <w:bCs/>
                <w:sz w:val="18"/>
                <w:szCs w:val="18"/>
              </w:rPr>
              <w:t xml:space="preserve"> </w:t>
            </w:r>
            <w:r w:rsidR="003723C0" w:rsidRPr="004B3816">
              <w:rPr>
                <w:rFonts w:asciiTheme="minorHAnsi" w:hAnsiTheme="minorHAnsi"/>
                <w:bCs/>
                <w:sz w:val="18"/>
                <w:szCs w:val="18"/>
              </w:rPr>
              <w:t>the Home Ventilating Institute (HVI</w:t>
            </w:r>
            <w:ins w:id="214" w:author="Moua, Cheng@Energy" w:date="2021-11-12T14:00:00Z">
              <w:r w:rsidR="00055A5B">
                <w:rPr>
                  <w:rFonts w:asciiTheme="minorHAnsi" w:hAnsiTheme="minorHAnsi"/>
                  <w:bCs/>
                  <w:sz w:val="18"/>
                  <w:szCs w:val="18"/>
                </w:rPr>
                <w:t xml:space="preserve"> 915, 916, 920)</w:t>
              </w:r>
            </w:ins>
            <w:del w:id="215" w:author="Moua, Cheng@Energy" w:date="2021-11-12T14:00:00Z">
              <w:r w:rsidR="003723C0" w:rsidRPr="004B3816" w:rsidDel="00D232DF">
                <w:rPr>
                  <w:rFonts w:asciiTheme="minorHAnsi" w:hAnsiTheme="minorHAnsi"/>
                  <w:bCs/>
                  <w:sz w:val="18"/>
                  <w:szCs w:val="18"/>
                </w:rPr>
                <w:delText xml:space="preserve">) (HVI 915, </w:delText>
              </w:r>
              <w:r w:rsidR="003723C0" w:rsidRPr="004B3816" w:rsidDel="00D232DF">
                <w:rPr>
                  <w:rFonts w:asciiTheme="minorHAnsi" w:hAnsiTheme="minorHAnsi"/>
                  <w:bCs/>
                  <w:i/>
                  <w:sz w:val="18"/>
                  <w:szCs w:val="18"/>
                </w:rPr>
                <w:delText>Loudness Testing and Rating Procedure</w:delText>
              </w:r>
              <w:r w:rsidR="003723C0" w:rsidRPr="004B3816" w:rsidDel="00D232DF">
                <w:rPr>
                  <w:rFonts w:asciiTheme="minorHAnsi" w:hAnsiTheme="minorHAnsi"/>
                  <w:bCs/>
                  <w:sz w:val="18"/>
                  <w:szCs w:val="18"/>
                </w:rPr>
                <w:delText xml:space="preserve">; HVI 916, </w:delText>
              </w:r>
              <w:r w:rsidR="003723C0" w:rsidRPr="004B3816" w:rsidDel="00D232DF">
                <w:rPr>
                  <w:rFonts w:asciiTheme="minorHAnsi" w:hAnsiTheme="minorHAnsi"/>
                  <w:bCs/>
                  <w:i/>
                  <w:sz w:val="18"/>
                  <w:szCs w:val="18"/>
                </w:rPr>
                <w:delText>Air Flow Test Procedure</w:delText>
              </w:r>
              <w:r w:rsidR="003723C0" w:rsidRPr="004B3816" w:rsidDel="00D232DF">
                <w:rPr>
                  <w:rFonts w:asciiTheme="minorHAnsi" w:hAnsiTheme="minorHAnsi"/>
                  <w:bCs/>
                  <w:sz w:val="18"/>
                  <w:szCs w:val="18"/>
                </w:rPr>
                <w:delText xml:space="preserve"> ; and HVI 920, </w:delText>
              </w:r>
              <w:r w:rsidR="003723C0" w:rsidRPr="004B3816" w:rsidDel="00D232DF">
                <w:rPr>
                  <w:rFonts w:asciiTheme="minorHAnsi" w:hAnsiTheme="minorHAnsi"/>
                  <w:bCs/>
                  <w:i/>
                  <w:sz w:val="18"/>
                  <w:szCs w:val="18"/>
                </w:rPr>
                <w:delText>Product Performance Certification Procedure Including Verification and Challenge</w:delText>
              </w:r>
              <w:r w:rsidR="003723C0" w:rsidRPr="004B3816" w:rsidDel="00D232DF">
                <w:rPr>
                  <w:rFonts w:asciiTheme="minorHAnsi" w:hAnsiTheme="minorHAnsi"/>
                  <w:bCs/>
                  <w:sz w:val="18"/>
                  <w:szCs w:val="18"/>
                </w:rPr>
                <w:delText>).</w:delText>
              </w:r>
              <w:r w:rsidR="003723C0" w:rsidDel="00D232DF">
                <w:rPr>
                  <w:rFonts w:asciiTheme="minorHAnsi" w:hAnsiTheme="minorHAnsi"/>
                  <w:bCs/>
                  <w:sz w:val="18"/>
                  <w:szCs w:val="18"/>
                </w:rPr>
                <w:delText xml:space="preserve"> </w:delText>
              </w:r>
            </w:del>
            <w:ins w:id="216" w:author="Moua, Cheng@Energy" w:date="2021-11-12T14:00:00Z">
              <w:r w:rsidR="00055A5B">
                <w:rPr>
                  <w:rFonts w:asciiTheme="minorHAnsi" w:hAnsiTheme="minorHAnsi"/>
                  <w:bCs/>
                  <w:sz w:val="18"/>
                  <w:szCs w:val="18"/>
                </w:rPr>
                <w:t xml:space="preserve"> </w:t>
              </w:r>
            </w:ins>
            <w:r w:rsidR="003723C0" w:rsidRPr="004B3816">
              <w:rPr>
                <w:rFonts w:asciiTheme="minorHAnsi" w:hAnsiTheme="minorHAnsi"/>
                <w:bCs/>
                <w:sz w:val="18"/>
                <w:szCs w:val="18"/>
              </w:rPr>
              <w:t>Installations of systems or equipment shall be carried out in</w:t>
            </w:r>
            <w:r w:rsidR="003723C0">
              <w:rPr>
                <w:rFonts w:asciiTheme="minorHAnsi" w:hAnsiTheme="minorHAnsi"/>
                <w:bCs/>
                <w:sz w:val="18"/>
                <w:szCs w:val="18"/>
              </w:rPr>
              <w:t xml:space="preserve"> </w:t>
            </w:r>
            <w:r w:rsidR="003723C0" w:rsidRPr="004B3816">
              <w:rPr>
                <w:rFonts w:asciiTheme="minorHAnsi" w:hAnsiTheme="minorHAnsi"/>
                <w:bCs/>
                <w:sz w:val="18"/>
                <w:szCs w:val="18"/>
              </w:rPr>
              <w:t>accordance with manufacturers’ design requirements and</w:t>
            </w:r>
            <w:r w:rsidR="003723C0">
              <w:rPr>
                <w:rFonts w:asciiTheme="minorHAnsi" w:hAnsiTheme="minorHAnsi"/>
                <w:bCs/>
                <w:sz w:val="18"/>
                <w:szCs w:val="18"/>
              </w:rPr>
              <w:t xml:space="preserve"> </w:t>
            </w:r>
            <w:r w:rsidR="003723C0" w:rsidRPr="004B3816">
              <w:rPr>
                <w:rFonts w:asciiTheme="minorHAnsi" w:hAnsiTheme="minorHAnsi"/>
                <w:bCs/>
                <w:sz w:val="18"/>
                <w:szCs w:val="18"/>
              </w:rPr>
              <w:t>installation instructions.</w:t>
            </w:r>
          </w:p>
        </w:tc>
      </w:tr>
      <w:tr w:rsidR="0047390B" w:rsidRPr="006C4FD8" w14:paraId="0435B293" w14:textId="77777777" w:rsidTr="6AB761CC">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435B28F" w14:textId="77777777" w:rsidR="0047390B" w:rsidRPr="006C4FD8" w:rsidRDefault="0047390B" w:rsidP="00C23628">
            <w:pPr>
              <w:keepNext/>
              <w:jc w:val="center"/>
              <w:rPr>
                <w:rFonts w:asciiTheme="minorHAnsi" w:hAnsiTheme="minorHAnsi"/>
                <w:sz w:val="18"/>
                <w:szCs w:val="18"/>
              </w:rPr>
            </w:pPr>
            <w:r w:rsidRPr="006C4FD8">
              <w:rPr>
                <w:rFonts w:asciiTheme="minorHAnsi" w:hAnsiTheme="minorHAnsi"/>
                <w:sz w:val="18"/>
                <w:szCs w:val="18"/>
              </w:rPr>
              <w:t>02</w:t>
            </w:r>
          </w:p>
        </w:tc>
        <w:tc>
          <w:tcPr>
            <w:tcW w:w="10086" w:type="dxa"/>
            <w:tcBorders>
              <w:top w:val="single" w:sz="4" w:space="0" w:color="auto"/>
              <w:left w:val="single" w:sz="4" w:space="0" w:color="auto"/>
              <w:bottom w:val="single" w:sz="4" w:space="0" w:color="auto"/>
              <w:right w:val="single" w:sz="4" w:space="0" w:color="auto"/>
            </w:tcBorders>
            <w:vAlign w:val="center"/>
          </w:tcPr>
          <w:p w14:paraId="5B355950" w14:textId="77777777" w:rsidR="001905DC" w:rsidRDefault="0047390B" w:rsidP="00C23628">
            <w:pPr>
              <w:keepNext/>
              <w:autoSpaceDE w:val="0"/>
              <w:autoSpaceDN w:val="0"/>
              <w:adjustRightInd w:val="0"/>
              <w:ind w:left="274" w:hanging="274"/>
              <w:jc w:val="both"/>
              <w:rPr>
                <w:rFonts w:asciiTheme="minorHAnsi" w:hAnsiTheme="minorHAnsi"/>
                <w:bCs/>
                <w:sz w:val="18"/>
                <w:szCs w:val="18"/>
              </w:rPr>
            </w:pPr>
            <w:r w:rsidRPr="00C47060">
              <w:rPr>
                <w:rFonts w:asciiTheme="minorHAnsi" w:hAnsiTheme="minorHAnsi"/>
                <w:b/>
                <w:sz w:val="18"/>
                <w:szCs w:val="18"/>
              </w:rPr>
              <w:t xml:space="preserve">7.2 </w:t>
            </w:r>
            <w:r w:rsidRPr="00C47060">
              <w:rPr>
                <w:rFonts w:asciiTheme="minorHAnsi" w:hAnsiTheme="minorHAnsi"/>
                <w:b/>
                <w:bCs/>
                <w:sz w:val="18"/>
                <w:szCs w:val="18"/>
              </w:rPr>
              <w:t>Sound Ratings for Fans</w:t>
            </w:r>
            <w:r w:rsidRPr="00CB00C9">
              <w:rPr>
                <w:rFonts w:asciiTheme="minorHAnsi" w:hAnsiTheme="minorHAnsi"/>
                <w:b/>
                <w:bCs/>
                <w:sz w:val="18"/>
                <w:szCs w:val="18"/>
              </w:rPr>
              <w:t>.</w:t>
            </w:r>
            <w:r w:rsidRPr="004B3816">
              <w:rPr>
                <w:rFonts w:asciiTheme="minorHAnsi" w:hAnsiTheme="minorHAnsi"/>
                <w:bCs/>
                <w:sz w:val="18"/>
                <w:szCs w:val="18"/>
              </w:rPr>
              <w:t xml:space="preserve"> </w:t>
            </w:r>
            <w:r w:rsidR="00306C27" w:rsidRPr="004B3816">
              <w:rPr>
                <w:rFonts w:asciiTheme="minorHAnsi" w:hAnsiTheme="minorHAnsi"/>
                <w:bCs/>
                <w:sz w:val="18"/>
                <w:szCs w:val="18"/>
              </w:rPr>
              <w:t>Ventilation fans shall be rated</w:t>
            </w:r>
            <w:r w:rsidR="00306C27">
              <w:rPr>
                <w:rFonts w:asciiTheme="minorHAnsi" w:hAnsiTheme="minorHAnsi"/>
                <w:bCs/>
                <w:sz w:val="18"/>
                <w:szCs w:val="18"/>
              </w:rPr>
              <w:t xml:space="preserve"> </w:t>
            </w:r>
            <w:r w:rsidR="00306C27" w:rsidRPr="004B3816">
              <w:rPr>
                <w:rFonts w:asciiTheme="minorHAnsi" w:hAnsiTheme="minorHAnsi"/>
                <w:bCs/>
                <w:sz w:val="18"/>
                <w:szCs w:val="18"/>
              </w:rPr>
              <w:t>for sound at no less than the minimum airflow rate required</w:t>
            </w:r>
            <w:r w:rsidR="00306C27">
              <w:rPr>
                <w:rFonts w:asciiTheme="minorHAnsi" w:hAnsiTheme="minorHAnsi"/>
                <w:bCs/>
                <w:sz w:val="18"/>
                <w:szCs w:val="18"/>
              </w:rPr>
              <w:t xml:space="preserve"> </w:t>
            </w:r>
            <w:r w:rsidR="00306C27" w:rsidRPr="004B3816">
              <w:rPr>
                <w:rFonts w:asciiTheme="minorHAnsi" w:hAnsiTheme="minorHAnsi"/>
                <w:bCs/>
                <w:sz w:val="18"/>
                <w:szCs w:val="18"/>
              </w:rPr>
              <w:t>by this standard as noted below. These sound ratings shall be</w:t>
            </w:r>
            <w:r w:rsidR="00306C27">
              <w:rPr>
                <w:rFonts w:asciiTheme="minorHAnsi" w:hAnsiTheme="minorHAnsi"/>
                <w:bCs/>
                <w:sz w:val="18"/>
                <w:szCs w:val="18"/>
              </w:rPr>
              <w:t xml:space="preserve"> </w:t>
            </w:r>
            <w:r w:rsidR="00306C27" w:rsidRPr="004B3816">
              <w:rPr>
                <w:rFonts w:asciiTheme="minorHAnsi" w:hAnsiTheme="minorHAnsi"/>
                <w:bCs/>
                <w:sz w:val="18"/>
                <w:szCs w:val="18"/>
              </w:rPr>
              <w:t>at a minimum of 0.1 in. of water (25 Pa) static pressure in</w:t>
            </w:r>
            <w:r w:rsidR="00306C27">
              <w:rPr>
                <w:rFonts w:asciiTheme="minorHAnsi" w:hAnsiTheme="minorHAnsi"/>
                <w:bCs/>
                <w:sz w:val="18"/>
                <w:szCs w:val="18"/>
              </w:rPr>
              <w:t xml:space="preserve"> </w:t>
            </w:r>
            <w:r w:rsidR="00306C27" w:rsidRPr="004B3816">
              <w:rPr>
                <w:rFonts w:asciiTheme="minorHAnsi" w:hAnsiTheme="minorHAnsi"/>
                <w:bCs/>
                <w:sz w:val="18"/>
                <w:szCs w:val="18"/>
              </w:rPr>
              <w:t>accordance with the HVI procedures referenced in Section</w:t>
            </w:r>
            <w:r w:rsidR="00306C27">
              <w:rPr>
                <w:rFonts w:asciiTheme="minorHAnsi" w:hAnsiTheme="minorHAnsi"/>
                <w:bCs/>
                <w:sz w:val="18"/>
                <w:szCs w:val="18"/>
              </w:rPr>
              <w:t xml:space="preserve"> </w:t>
            </w:r>
            <w:r w:rsidR="00306C27" w:rsidRPr="004B3816">
              <w:rPr>
                <w:rFonts w:asciiTheme="minorHAnsi" w:hAnsiTheme="minorHAnsi"/>
                <w:bCs/>
                <w:sz w:val="18"/>
                <w:szCs w:val="18"/>
              </w:rPr>
              <w:t>7.1.</w:t>
            </w:r>
          </w:p>
          <w:p w14:paraId="7180BB0E" w14:textId="77777777" w:rsidR="001905DC" w:rsidRDefault="001905DC" w:rsidP="00C23628">
            <w:pPr>
              <w:keepNext/>
              <w:autoSpaceDE w:val="0"/>
              <w:autoSpaceDN w:val="0"/>
              <w:adjustRightInd w:val="0"/>
              <w:ind w:left="292"/>
              <w:jc w:val="both"/>
              <w:rPr>
                <w:rFonts w:asciiTheme="minorHAnsi" w:hAnsiTheme="minorHAnsi"/>
                <w:sz w:val="18"/>
                <w:szCs w:val="18"/>
              </w:rPr>
            </w:pPr>
            <w:r w:rsidRPr="009F1501">
              <w:rPr>
                <w:rFonts w:asciiTheme="minorHAnsi" w:hAnsiTheme="minorHAnsi"/>
                <w:bCs/>
                <w:sz w:val="18"/>
                <w:szCs w:val="18"/>
              </w:rPr>
              <w:t>Exception: HVAC air handlers and remote mounted fans need not meet sound requirements. To be considered for this exception, a remote mounted fan must be mounted outside the habitable spaces, bathrooms, toilets, and hallways, and there must be at least 4 ft (1 m) of ductwork between the fan and the intake grille.</w:t>
            </w:r>
          </w:p>
          <w:p w14:paraId="0EF0B0C8" w14:textId="77777777" w:rsidR="00306C27" w:rsidRDefault="0047390B" w:rsidP="004B3816">
            <w:pPr>
              <w:keepNext/>
              <w:autoSpaceDE w:val="0"/>
              <w:autoSpaceDN w:val="0"/>
              <w:adjustRightInd w:val="0"/>
              <w:ind w:left="763" w:hanging="403"/>
              <w:jc w:val="both"/>
              <w:rPr>
                <w:rFonts w:asciiTheme="minorHAnsi" w:hAnsiTheme="minorHAnsi"/>
                <w:bCs/>
                <w:sz w:val="18"/>
                <w:szCs w:val="18"/>
              </w:rPr>
            </w:pPr>
            <w:r w:rsidRPr="00DA6319">
              <w:rPr>
                <w:rFonts w:asciiTheme="minorHAnsi" w:hAnsiTheme="minorHAnsi"/>
                <w:bCs/>
                <w:sz w:val="18"/>
                <w:szCs w:val="18"/>
              </w:rPr>
              <w:t>7.2.1</w:t>
            </w:r>
            <w:r w:rsidRPr="003C1C51">
              <w:rPr>
                <w:rFonts w:asciiTheme="minorHAnsi" w:hAnsiTheme="minorHAnsi"/>
                <w:b/>
                <w:bCs/>
                <w:sz w:val="18"/>
                <w:szCs w:val="18"/>
              </w:rPr>
              <w:t xml:space="preserve"> </w:t>
            </w:r>
            <w:r w:rsidR="00306C27" w:rsidRPr="00306C27">
              <w:rPr>
                <w:rFonts w:asciiTheme="minorHAnsi" w:hAnsiTheme="minorHAnsi"/>
                <w:b/>
                <w:bCs/>
                <w:sz w:val="18"/>
                <w:szCs w:val="18"/>
              </w:rPr>
              <w:t>Dwelling-Unit Ventilation or Continuous Local</w:t>
            </w:r>
            <w:r w:rsidR="00306C27">
              <w:rPr>
                <w:rFonts w:asciiTheme="minorHAnsi" w:hAnsiTheme="minorHAnsi"/>
                <w:b/>
                <w:bCs/>
                <w:sz w:val="18"/>
                <w:szCs w:val="18"/>
              </w:rPr>
              <w:t xml:space="preserve"> </w:t>
            </w:r>
            <w:r w:rsidR="00306C27" w:rsidRPr="00306C27">
              <w:rPr>
                <w:rFonts w:asciiTheme="minorHAnsi" w:hAnsiTheme="minorHAnsi"/>
                <w:b/>
                <w:bCs/>
                <w:sz w:val="18"/>
                <w:szCs w:val="18"/>
              </w:rPr>
              <w:t>Exhaust Fans.</w:t>
            </w:r>
            <w:r w:rsidR="00306C27" w:rsidRPr="004B3816">
              <w:rPr>
                <w:rFonts w:asciiTheme="minorHAnsi" w:hAnsiTheme="minorHAnsi"/>
                <w:bCs/>
                <w:sz w:val="18"/>
                <w:szCs w:val="18"/>
              </w:rPr>
              <w:t xml:space="preserve"> These fans shall be rated for sound at a maximum</w:t>
            </w:r>
            <w:r w:rsidR="00306C27">
              <w:rPr>
                <w:rFonts w:asciiTheme="minorHAnsi" w:hAnsiTheme="minorHAnsi"/>
                <w:bCs/>
                <w:sz w:val="18"/>
                <w:szCs w:val="18"/>
              </w:rPr>
              <w:t xml:space="preserve"> </w:t>
            </w:r>
            <w:r w:rsidR="00306C27" w:rsidRPr="004B3816">
              <w:rPr>
                <w:rFonts w:asciiTheme="minorHAnsi" w:hAnsiTheme="minorHAnsi"/>
                <w:bCs/>
                <w:sz w:val="18"/>
                <w:szCs w:val="18"/>
              </w:rPr>
              <w:t>of 1.0 sone.</w:t>
            </w:r>
          </w:p>
          <w:p w14:paraId="7666011C" w14:textId="77777777" w:rsidR="00D54E7C" w:rsidRDefault="0047390B" w:rsidP="00C23628">
            <w:pPr>
              <w:keepNext/>
              <w:ind w:left="763" w:hanging="403"/>
              <w:rPr>
                <w:rFonts w:asciiTheme="minorHAnsi" w:hAnsiTheme="minorHAnsi" w:cstheme="minorHAnsi"/>
                <w:sz w:val="18"/>
                <w:szCs w:val="18"/>
              </w:rPr>
            </w:pPr>
            <w:r w:rsidRPr="00DA6319">
              <w:rPr>
                <w:rFonts w:asciiTheme="minorHAnsi" w:hAnsiTheme="minorHAnsi"/>
                <w:bCs/>
                <w:sz w:val="18"/>
                <w:szCs w:val="18"/>
              </w:rPr>
              <w:t>7.2.2</w:t>
            </w:r>
            <w:r w:rsidRPr="003C1C51">
              <w:rPr>
                <w:rFonts w:asciiTheme="minorHAnsi" w:hAnsiTheme="minorHAnsi"/>
                <w:b/>
                <w:bCs/>
                <w:sz w:val="18"/>
                <w:szCs w:val="18"/>
              </w:rPr>
              <w:t xml:space="preserve"> </w:t>
            </w:r>
            <w:r>
              <w:rPr>
                <w:rFonts w:asciiTheme="minorHAnsi" w:hAnsiTheme="minorHAnsi"/>
                <w:b/>
                <w:bCs/>
                <w:sz w:val="18"/>
                <w:szCs w:val="18"/>
              </w:rPr>
              <w:t>Demand-Controlled Local</w:t>
            </w:r>
            <w:r w:rsidRPr="003C1C51">
              <w:rPr>
                <w:rFonts w:asciiTheme="minorHAnsi" w:hAnsiTheme="minorHAnsi"/>
                <w:b/>
                <w:bCs/>
                <w:sz w:val="18"/>
                <w:szCs w:val="18"/>
              </w:rPr>
              <w:t xml:space="preserve"> Exhaust Fans. </w:t>
            </w:r>
            <w:r w:rsidR="00D54E7C" w:rsidRPr="009920A1">
              <w:rPr>
                <w:rFonts w:asciiTheme="minorHAnsi" w:hAnsiTheme="minorHAnsi" w:cstheme="minorHAnsi"/>
                <w:sz w:val="18"/>
                <w:szCs w:val="18"/>
              </w:rPr>
              <w:t>Bathroom</w:t>
            </w:r>
            <w:r w:rsidR="00D54E7C">
              <w:rPr>
                <w:rFonts w:asciiTheme="minorHAnsi" w:hAnsiTheme="minorHAnsi" w:cstheme="minorHAnsi"/>
                <w:sz w:val="18"/>
                <w:szCs w:val="18"/>
              </w:rPr>
              <w:t xml:space="preserve"> </w:t>
            </w:r>
            <w:r w:rsidR="00D54E7C" w:rsidRPr="009920A1">
              <w:rPr>
                <w:rFonts w:asciiTheme="minorHAnsi" w:hAnsiTheme="minorHAnsi" w:cstheme="minorHAnsi"/>
                <w:sz w:val="18"/>
                <w:szCs w:val="18"/>
              </w:rPr>
              <w:t>exhaust fans used to comply with Section 5.2 shall be</w:t>
            </w:r>
            <w:r w:rsidR="00D54E7C">
              <w:rPr>
                <w:rFonts w:asciiTheme="minorHAnsi" w:hAnsiTheme="minorHAnsi" w:cstheme="minorHAnsi"/>
                <w:sz w:val="18"/>
                <w:szCs w:val="18"/>
              </w:rPr>
              <w:t xml:space="preserve"> </w:t>
            </w:r>
            <w:r w:rsidR="00D54E7C" w:rsidRPr="009920A1">
              <w:rPr>
                <w:rFonts w:asciiTheme="minorHAnsi" w:hAnsiTheme="minorHAnsi" w:cstheme="minorHAnsi"/>
                <w:sz w:val="18"/>
                <w:szCs w:val="18"/>
              </w:rPr>
              <w:t>rated for sound at a maximum of 3 sone. Kitchen exhaust fans</w:t>
            </w:r>
            <w:r w:rsidR="00D54E7C">
              <w:rPr>
                <w:rFonts w:asciiTheme="minorHAnsi" w:hAnsiTheme="minorHAnsi" w:cstheme="minorHAnsi"/>
                <w:sz w:val="18"/>
                <w:szCs w:val="18"/>
              </w:rPr>
              <w:t xml:space="preserve"> </w:t>
            </w:r>
            <w:r w:rsidR="00D54E7C" w:rsidRPr="009920A1">
              <w:rPr>
                <w:rFonts w:asciiTheme="minorHAnsi" w:hAnsiTheme="minorHAnsi" w:cstheme="minorHAnsi"/>
                <w:sz w:val="18"/>
                <w:szCs w:val="18"/>
              </w:rPr>
              <w:t>used to comply with Section 5.2 shall be rated for sound at a</w:t>
            </w:r>
            <w:r w:rsidR="00D54E7C">
              <w:rPr>
                <w:rFonts w:asciiTheme="minorHAnsi" w:hAnsiTheme="minorHAnsi" w:cstheme="minorHAnsi"/>
                <w:sz w:val="18"/>
                <w:szCs w:val="18"/>
              </w:rPr>
              <w:t xml:space="preserve"> </w:t>
            </w:r>
            <w:r w:rsidR="00D54E7C" w:rsidRPr="009920A1">
              <w:rPr>
                <w:rFonts w:asciiTheme="minorHAnsi" w:hAnsiTheme="minorHAnsi" w:cstheme="minorHAnsi"/>
                <w:sz w:val="18"/>
                <w:szCs w:val="18"/>
              </w:rPr>
              <w:t>maximum of 3 sones at one or more airflow settings greater</w:t>
            </w:r>
            <w:r w:rsidR="00D54E7C">
              <w:rPr>
                <w:rFonts w:asciiTheme="minorHAnsi" w:hAnsiTheme="minorHAnsi" w:cstheme="minorHAnsi"/>
                <w:sz w:val="18"/>
                <w:szCs w:val="18"/>
              </w:rPr>
              <w:t xml:space="preserve"> </w:t>
            </w:r>
            <w:r w:rsidR="00D54E7C" w:rsidRPr="009920A1">
              <w:rPr>
                <w:rFonts w:asciiTheme="minorHAnsi" w:hAnsiTheme="minorHAnsi" w:cstheme="minorHAnsi"/>
                <w:sz w:val="18"/>
                <w:szCs w:val="18"/>
              </w:rPr>
              <w:t>than or equal to 100 cfm (47 L/s).</w:t>
            </w:r>
          </w:p>
          <w:p w14:paraId="42457466" w14:textId="77777777" w:rsidR="00D54E7C" w:rsidRDefault="00D54E7C" w:rsidP="00C23628">
            <w:pPr>
              <w:keepNext/>
              <w:ind w:left="763"/>
              <w:rPr>
                <w:rFonts w:asciiTheme="minorHAnsi" w:hAnsiTheme="minorHAnsi"/>
                <w:sz w:val="18"/>
                <w:szCs w:val="18"/>
              </w:rPr>
            </w:pPr>
            <w:r w:rsidRPr="0001108C">
              <w:rPr>
                <w:rFonts w:asciiTheme="minorHAnsi" w:hAnsiTheme="minorHAnsi"/>
                <w:sz w:val="18"/>
                <w:szCs w:val="18"/>
              </w:rPr>
              <w:t>Exceptions:</w:t>
            </w:r>
          </w:p>
          <w:p w14:paraId="7D8F562D" w14:textId="77777777" w:rsidR="00D54E7C" w:rsidRDefault="00D54E7C" w:rsidP="00C23628">
            <w:pPr>
              <w:keepNext/>
              <w:ind w:left="763"/>
              <w:rPr>
                <w:rFonts w:asciiTheme="minorHAnsi" w:hAnsiTheme="minorHAnsi"/>
                <w:sz w:val="18"/>
                <w:szCs w:val="18"/>
              </w:rPr>
            </w:pPr>
            <w:r w:rsidRPr="0001108C">
              <w:rPr>
                <w:rFonts w:asciiTheme="minorHAnsi" w:hAnsiTheme="minorHAnsi"/>
                <w:sz w:val="18"/>
                <w:szCs w:val="18"/>
              </w:rPr>
              <w:t xml:space="preserve">1. </w:t>
            </w:r>
            <w:r w:rsidRPr="001706A4">
              <w:rPr>
                <w:rFonts w:asciiTheme="minorHAnsi" w:hAnsiTheme="minorHAnsi"/>
                <w:sz w:val="18"/>
                <w:szCs w:val="18"/>
              </w:rPr>
              <w:t>Fans with a minimum airflow setting exceeding</w:t>
            </w:r>
            <w:r>
              <w:rPr>
                <w:rFonts w:asciiTheme="minorHAnsi" w:hAnsiTheme="minorHAnsi"/>
                <w:sz w:val="18"/>
                <w:szCs w:val="18"/>
              </w:rPr>
              <w:t xml:space="preserve"> </w:t>
            </w:r>
            <w:r w:rsidRPr="001706A4">
              <w:rPr>
                <w:rFonts w:asciiTheme="minorHAnsi" w:hAnsiTheme="minorHAnsi"/>
                <w:sz w:val="18"/>
                <w:szCs w:val="18"/>
              </w:rPr>
              <w:t>400 cfm (189 L/s) need not comply.</w:t>
            </w:r>
          </w:p>
          <w:p w14:paraId="0435B292" w14:textId="1E35E7A6" w:rsidR="0047390B" w:rsidRDefault="00D54E7C" w:rsidP="004B3816">
            <w:pPr>
              <w:keepNext/>
              <w:autoSpaceDE w:val="0"/>
              <w:autoSpaceDN w:val="0"/>
              <w:adjustRightInd w:val="0"/>
              <w:ind w:left="763"/>
              <w:jc w:val="both"/>
            </w:pPr>
            <w:r w:rsidRPr="0001108C">
              <w:rPr>
                <w:rFonts w:asciiTheme="minorHAnsi" w:hAnsiTheme="minorHAnsi"/>
                <w:sz w:val="18"/>
                <w:szCs w:val="18"/>
              </w:rPr>
              <w:t xml:space="preserve">2. </w:t>
            </w:r>
            <w:r>
              <w:rPr>
                <w:rFonts w:asciiTheme="minorHAnsi" w:hAnsiTheme="minorHAnsi"/>
                <w:sz w:val="18"/>
                <w:szCs w:val="18"/>
              </w:rPr>
              <w:t>Kitchen Range hoods may be rated for sound at the static pressure determined at working speed as specified in HVI 916 section 7</w:t>
            </w:r>
            <w:r w:rsidRPr="0001108C">
              <w:rPr>
                <w:rFonts w:asciiTheme="minorHAnsi" w:hAnsiTheme="minorHAnsi"/>
                <w:sz w:val="18"/>
                <w:szCs w:val="18"/>
              </w:rPr>
              <w:t>.</w:t>
            </w:r>
          </w:p>
        </w:tc>
      </w:tr>
      <w:tr w:rsidR="0047390B" w:rsidRPr="006C4FD8" w14:paraId="0435B298" w14:textId="77777777" w:rsidTr="6AB761CC">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435B294" w14:textId="77777777" w:rsidR="0047390B" w:rsidRPr="006C4FD8" w:rsidRDefault="0047390B" w:rsidP="00C23628">
            <w:pPr>
              <w:keepNext/>
              <w:jc w:val="center"/>
              <w:rPr>
                <w:rFonts w:asciiTheme="minorHAnsi" w:hAnsiTheme="minorHAnsi"/>
                <w:sz w:val="18"/>
                <w:szCs w:val="18"/>
              </w:rPr>
            </w:pPr>
            <w:r w:rsidRPr="006C4FD8">
              <w:rPr>
                <w:rFonts w:asciiTheme="minorHAnsi" w:hAnsiTheme="minorHAnsi"/>
                <w:sz w:val="18"/>
                <w:szCs w:val="18"/>
              </w:rPr>
              <w:t>03</w:t>
            </w:r>
          </w:p>
        </w:tc>
        <w:tc>
          <w:tcPr>
            <w:tcW w:w="10086" w:type="dxa"/>
            <w:tcBorders>
              <w:top w:val="single" w:sz="4" w:space="0" w:color="auto"/>
              <w:left w:val="single" w:sz="4" w:space="0" w:color="auto"/>
              <w:bottom w:val="single" w:sz="4" w:space="0" w:color="auto"/>
              <w:right w:val="single" w:sz="4" w:space="0" w:color="auto"/>
            </w:tcBorders>
            <w:vAlign w:val="center"/>
          </w:tcPr>
          <w:p w14:paraId="0435B295" w14:textId="77777777" w:rsidR="0047390B" w:rsidRDefault="0047390B" w:rsidP="00C23628">
            <w:pPr>
              <w:keepNext/>
              <w:rPr>
                <w:rFonts w:asciiTheme="minorHAnsi" w:hAnsiTheme="minorHAnsi"/>
                <w:b/>
                <w:bCs/>
                <w:sz w:val="18"/>
                <w:szCs w:val="18"/>
              </w:rPr>
            </w:pPr>
            <w:r>
              <w:rPr>
                <w:rFonts w:asciiTheme="minorHAnsi" w:hAnsiTheme="minorHAnsi"/>
                <w:b/>
                <w:sz w:val="18"/>
                <w:szCs w:val="18"/>
              </w:rPr>
              <w:t xml:space="preserve">7.3 </w:t>
            </w:r>
            <w:r w:rsidRPr="00215D5D">
              <w:rPr>
                <w:rFonts w:asciiTheme="minorHAnsi" w:hAnsiTheme="minorHAnsi"/>
                <w:b/>
                <w:sz w:val="18"/>
                <w:szCs w:val="18"/>
              </w:rPr>
              <w:t>Exhaust Ducts</w:t>
            </w:r>
            <w:r w:rsidRPr="00215D5D">
              <w:rPr>
                <w:rFonts w:asciiTheme="minorHAnsi" w:hAnsiTheme="minorHAnsi"/>
                <w:b/>
                <w:bCs/>
                <w:sz w:val="18"/>
                <w:szCs w:val="18"/>
              </w:rPr>
              <w:t>.</w:t>
            </w:r>
          </w:p>
          <w:p w14:paraId="0435B296" w14:textId="6A29FD30" w:rsidR="0047390B" w:rsidRDefault="0047390B" w:rsidP="00C23628">
            <w:pPr>
              <w:keepNext/>
              <w:ind w:left="1123" w:hanging="403"/>
              <w:rPr>
                <w:rFonts w:asciiTheme="minorHAnsi" w:hAnsiTheme="minorHAnsi"/>
                <w:sz w:val="18"/>
                <w:szCs w:val="18"/>
              </w:rPr>
            </w:pPr>
            <w:r w:rsidRPr="00215D5D">
              <w:rPr>
                <w:rFonts w:asciiTheme="minorHAnsi" w:hAnsiTheme="minorHAnsi"/>
                <w:bCs/>
                <w:sz w:val="18"/>
                <w:szCs w:val="18"/>
              </w:rPr>
              <w:t>7.3.1</w:t>
            </w:r>
            <w:r>
              <w:rPr>
                <w:rFonts w:asciiTheme="minorHAnsi" w:hAnsiTheme="minorHAnsi"/>
                <w:b/>
                <w:bCs/>
                <w:sz w:val="18"/>
                <w:szCs w:val="18"/>
              </w:rPr>
              <w:t xml:space="preserve"> </w:t>
            </w:r>
            <w:r w:rsidRPr="00215D5D">
              <w:rPr>
                <w:rFonts w:asciiTheme="minorHAnsi" w:hAnsiTheme="minorHAnsi"/>
                <w:b/>
                <w:bCs/>
                <w:sz w:val="18"/>
                <w:szCs w:val="18"/>
              </w:rPr>
              <w:t xml:space="preserve">Multiple Exhaust Fans Using One Duct. </w:t>
            </w:r>
            <w:r w:rsidR="00F47345" w:rsidRPr="004B3816">
              <w:rPr>
                <w:rFonts w:asciiTheme="minorHAnsi" w:hAnsiTheme="minorHAnsi"/>
                <w:bCs/>
                <w:sz w:val="18"/>
                <w:szCs w:val="18"/>
              </w:rPr>
              <w:t>Exhaust</w:t>
            </w:r>
            <w:r w:rsidR="00F47345">
              <w:rPr>
                <w:rFonts w:asciiTheme="minorHAnsi" w:hAnsiTheme="minorHAnsi"/>
                <w:bCs/>
                <w:sz w:val="18"/>
                <w:szCs w:val="18"/>
              </w:rPr>
              <w:t xml:space="preserve"> </w:t>
            </w:r>
            <w:r w:rsidR="00F47345" w:rsidRPr="004B3816">
              <w:rPr>
                <w:rFonts w:asciiTheme="minorHAnsi" w:hAnsiTheme="minorHAnsi"/>
                <w:bCs/>
                <w:sz w:val="18"/>
                <w:szCs w:val="18"/>
              </w:rPr>
              <w:t>fans in separate dwelling units shall not share a common</w:t>
            </w:r>
            <w:r w:rsidR="00F47345">
              <w:rPr>
                <w:rFonts w:asciiTheme="minorHAnsi" w:hAnsiTheme="minorHAnsi"/>
                <w:bCs/>
                <w:sz w:val="18"/>
                <w:szCs w:val="18"/>
              </w:rPr>
              <w:t xml:space="preserve"> </w:t>
            </w:r>
            <w:r w:rsidR="00F47345" w:rsidRPr="004B3816">
              <w:rPr>
                <w:rFonts w:asciiTheme="minorHAnsi" w:hAnsiTheme="minorHAnsi"/>
                <w:bCs/>
                <w:sz w:val="18"/>
                <w:szCs w:val="18"/>
              </w:rPr>
              <w:t>exhaust duct. If more than one of the exhaust fans in a single</w:t>
            </w:r>
            <w:r w:rsidR="00F47345">
              <w:rPr>
                <w:rFonts w:asciiTheme="minorHAnsi" w:hAnsiTheme="minorHAnsi"/>
                <w:bCs/>
                <w:sz w:val="18"/>
                <w:szCs w:val="18"/>
              </w:rPr>
              <w:t xml:space="preserve"> </w:t>
            </w:r>
            <w:r w:rsidR="00F47345" w:rsidRPr="004B3816">
              <w:rPr>
                <w:rFonts w:asciiTheme="minorHAnsi" w:hAnsiTheme="minorHAnsi"/>
                <w:bCs/>
                <w:sz w:val="18"/>
                <w:szCs w:val="18"/>
              </w:rPr>
              <w:t>dwelling unit shares a common exhaust duct, each fan shall</w:t>
            </w:r>
            <w:r w:rsidR="00F47345">
              <w:rPr>
                <w:rFonts w:asciiTheme="minorHAnsi" w:hAnsiTheme="minorHAnsi"/>
                <w:bCs/>
                <w:sz w:val="18"/>
                <w:szCs w:val="18"/>
              </w:rPr>
              <w:t xml:space="preserve"> </w:t>
            </w:r>
            <w:r w:rsidR="00F47345" w:rsidRPr="004B3816">
              <w:rPr>
                <w:rFonts w:asciiTheme="minorHAnsi" w:hAnsiTheme="minorHAnsi"/>
                <w:bCs/>
                <w:sz w:val="18"/>
                <w:szCs w:val="18"/>
              </w:rPr>
              <w:t>be equipped with a backdraft damper to prevent the recirculation</w:t>
            </w:r>
            <w:r w:rsidR="00F47345">
              <w:rPr>
                <w:rFonts w:asciiTheme="minorHAnsi" w:hAnsiTheme="minorHAnsi"/>
                <w:bCs/>
                <w:sz w:val="18"/>
                <w:szCs w:val="18"/>
              </w:rPr>
              <w:t xml:space="preserve"> </w:t>
            </w:r>
            <w:r w:rsidR="00F47345" w:rsidRPr="004B3816">
              <w:rPr>
                <w:rFonts w:asciiTheme="minorHAnsi" w:hAnsiTheme="minorHAnsi"/>
                <w:bCs/>
                <w:sz w:val="18"/>
                <w:szCs w:val="18"/>
              </w:rPr>
              <w:t>of exhaust air from one room to another through the</w:t>
            </w:r>
            <w:r w:rsidR="00F47345">
              <w:rPr>
                <w:rFonts w:asciiTheme="minorHAnsi" w:hAnsiTheme="minorHAnsi"/>
                <w:bCs/>
                <w:sz w:val="18"/>
                <w:szCs w:val="18"/>
              </w:rPr>
              <w:t xml:space="preserve"> </w:t>
            </w:r>
            <w:r w:rsidR="00F47345" w:rsidRPr="004B3816">
              <w:rPr>
                <w:rFonts w:asciiTheme="minorHAnsi" w:hAnsiTheme="minorHAnsi"/>
                <w:bCs/>
                <w:sz w:val="18"/>
                <w:szCs w:val="18"/>
              </w:rPr>
              <w:t>exhaust ducting system</w:t>
            </w:r>
            <w:r w:rsidR="00F47345" w:rsidRPr="00F47345">
              <w:rPr>
                <w:rFonts w:asciiTheme="minorHAnsi" w:hAnsiTheme="minorHAnsi"/>
                <w:b/>
                <w:bCs/>
                <w:sz w:val="18"/>
                <w:szCs w:val="18"/>
              </w:rPr>
              <w:t>.</w:t>
            </w:r>
          </w:p>
          <w:p w14:paraId="0435B297" w14:textId="462D00A3" w:rsidR="0047390B" w:rsidRPr="004B3816" w:rsidRDefault="0047390B" w:rsidP="00C23628">
            <w:pPr>
              <w:keepNext/>
              <w:ind w:left="1123" w:hanging="403"/>
              <w:rPr>
                <w:rFonts w:asciiTheme="minorHAnsi" w:hAnsiTheme="minorHAnsi" w:cstheme="minorHAnsi"/>
                <w:sz w:val="18"/>
                <w:szCs w:val="18"/>
              </w:rPr>
            </w:pPr>
            <w:r w:rsidRPr="00215D5D">
              <w:rPr>
                <w:rFonts w:asciiTheme="minorHAnsi" w:hAnsiTheme="minorHAnsi" w:cstheme="minorHAnsi"/>
                <w:sz w:val="18"/>
                <w:szCs w:val="18"/>
              </w:rPr>
              <w:t>7.3.2</w:t>
            </w:r>
            <w:r>
              <w:rPr>
                <w:rFonts w:asciiTheme="minorHAnsi" w:hAnsiTheme="minorHAnsi" w:cstheme="minorHAnsi"/>
                <w:b/>
                <w:sz w:val="18"/>
                <w:szCs w:val="18"/>
              </w:rPr>
              <w:t xml:space="preserve"> </w:t>
            </w:r>
            <w:r w:rsidR="00F47345" w:rsidRPr="00F47345">
              <w:rPr>
                <w:rFonts w:asciiTheme="minorHAnsi" w:hAnsiTheme="minorHAnsi" w:cstheme="minorHAnsi"/>
                <w:b/>
                <w:sz w:val="18"/>
                <w:szCs w:val="18"/>
              </w:rPr>
              <w:t>Single Exhaust Fan Ducted to Multiple Inlets.</w:t>
            </w:r>
            <w:r w:rsidR="00F47345">
              <w:rPr>
                <w:rFonts w:asciiTheme="minorHAnsi" w:hAnsiTheme="minorHAnsi" w:cstheme="minorHAnsi"/>
                <w:b/>
                <w:sz w:val="18"/>
                <w:szCs w:val="18"/>
              </w:rPr>
              <w:t xml:space="preserve"> </w:t>
            </w:r>
            <w:r w:rsidR="00F47345" w:rsidRPr="004B3816">
              <w:rPr>
                <w:rFonts w:asciiTheme="minorHAnsi" w:hAnsiTheme="minorHAnsi" w:cstheme="minorHAnsi"/>
                <w:sz w:val="18"/>
                <w:szCs w:val="18"/>
              </w:rPr>
              <w:t>Where exhaust inlets are commonly ducted across multiple</w:t>
            </w:r>
            <w:r w:rsidR="00F47345">
              <w:rPr>
                <w:rFonts w:asciiTheme="minorHAnsi" w:hAnsiTheme="minorHAnsi" w:cstheme="minorHAnsi"/>
                <w:sz w:val="18"/>
                <w:szCs w:val="18"/>
              </w:rPr>
              <w:t xml:space="preserve"> </w:t>
            </w:r>
            <w:r w:rsidR="00F47345" w:rsidRPr="004B3816">
              <w:rPr>
                <w:rFonts w:asciiTheme="minorHAnsi" w:hAnsiTheme="minorHAnsi" w:cstheme="minorHAnsi"/>
                <w:sz w:val="18"/>
                <w:szCs w:val="18"/>
              </w:rPr>
              <w:t>dwelling units, one or more exhaust fans located downstream</w:t>
            </w:r>
            <w:r w:rsidR="00F47345">
              <w:rPr>
                <w:rFonts w:asciiTheme="minorHAnsi" w:hAnsiTheme="minorHAnsi" w:cstheme="minorHAnsi"/>
                <w:sz w:val="18"/>
                <w:szCs w:val="18"/>
              </w:rPr>
              <w:t xml:space="preserve"> </w:t>
            </w:r>
            <w:r w:rsidR="00F47345" w:rsidRPr="004B3816">
              <w:rPr>
                <w:rFonts w:asciiTheme="minorHAnsi" w:hAnsiTheme="minorHAnsi" w:cstheme="minorHAnsi"/>
                <w:sz w:val="18"/>
                <w:szCs w:val="18"/>
              </w:rPr>
              <w:t>of the exhaust inlets shall be designed and intended to run</w:t>
            </w:r>
            <w:r w:rsidR="00F47345">
              <w:rPr>
                <w:rFonts w:asciiTheme="minorHAnsi" w:hAnsiTheme="minorHAnsi" w:cstheme="minorHAnsi"/>
                <w:sz w:val="18"/>
                <w:szCs w:val="18"/>
              </w:rPr>
              <w:t xml:space="preserve"> </w:t>
            </w:r>
            <w:r w:rsidR="00F47345" w:rsidRPr="004B3816">
              <w:rPr>
                <w:rFonts w:asciiTheme="minorHAnsi" w:hAnsiTheme="minorHAnsi" w:cstheme="minorHAnsi"/>
                <w:sz w:val="18"/>
                <w:szCs w:val="18"/>
              </w:rPr>
              <w:t>continuously, or a system of one or more backdraft dampers</w:t>
            </w:r>
            <w:r w:rsidR="00F47345">
              <w:rPr>
                <w:rFonts w:asciiTheme="minorHAnsi" w:hAnsiTheme="minorHAnsi" w:cstheme="minorHAnsi"/>
                <w:sz w:val="18"/>
                <w:szCs w:val="18"/>
              </w:rPr>
              <w:t xml:space="preserve"> </w:t>
            </w:r>
            <w:r w:rsidR="00F47345" w:rsidRPr="004B3816">
              <w:rPr>
                <w:rFonts w:asciiTheme="minorHAnsi" w:hAnsiTheme="minorHAnsi" w:cstheme="minorHAnsi"/>
                <w:sz w:val="18"/>
                <w:szCs w:val="18"/>
              </w:rPr>
              <w:t>shall be installed to isolate each dwelling unit from the common</w:t>
            </w:r>
            <w:r w:rsidR="00F47345">
              <w:rPr>
                <w:rFonts w:asciiTheme="minorHAnsi" w:hAnsiTheme="minorHAnsi" w:cstheme="minorHAnsi"/>
                <w:sz w:val="18"/>
                <w:szCs w:val="18"/>
              </w:rPr>
              <w:t xml:space="preserve"> </w:t>
            </w:r>
            <w:r w:rsidR="00F47345" w:rsidRPr="004B3816">
              <w:rPr>
                <w:rFonts w:asciiTheme="minorHAnsi" w:hAnsiTheme="minorHAnsi" w:cstheme="minorHAnsi"/>
                <w:sz w:val="18"/>
                <w:szCs w:val="18"/>
              </w:rPr>
              <w:t>duct when the fan is not running</w:t>
            </w:r>
            <w:r w:rsidR="00F47345">
              <w:rPr>
                <w:rFonts w:asciiTheme="minorHAnsi" w:hAnsiTheme="minorHAnsi" w:cstheme="minorHAnsi"/>
                <w:sz w:val="18"/>
                <w:szCs w:val="18"/>
              </w:rPr>
              <w:t>.</w:t>
            </w:r>
            <w:r w:rsidRPr="004B3816">
              <w:rPr>
                <w:rFonts w:asciiTheme="minorHAnsi" w:hAnsiTheme="minorHAnsi" w:cstheme="minorHAnsi"/>
                <w:sz w:val="18"/>
                <w:szCs w:val="18"/>
              </w:rPr>
              <w:t xml:space="preserve"> </w:t>
            </w:r>
          </w:p>
        </w:tc>
      </w:tr>
      <w:tr w:rsidR="0047390B" w:rsidRPr="006C4FD8" w14:paraId="0435B29B" w14:textId="77777777" w:rsidTr="6AB761CC">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0435B299" w14:textId="77777777" w:rsidR="0047390B" w:rsidRPr="006C4FD8" w:rsidRDefault="0047390B" w:rsidP="00C23628">
            <w:pPr>
              <w:keepNext/>
              <w:jc w:val="center"/>
              <w:rPr>
                <w:rFonts w:asciiTheme="minorHAnsi" w:hAnsiTheme="minorHAnsi"/>
                <w:sz w:val="18"/>
                <w:szCs w:val="18"/>
              </w:rPr>
            </w:pPr>
            <w:r>
              <w:rPr>
                <w:rFonts w:asciiTheme="minorHAnsi" w:hAnsiTheme="minorHAnsi"/>
                <w:sz w:val="18"/>
                <w:szCs w:val="18"/>
              </w:rPr>
              <w:t>04</w:t>
            </w:r>
          </w:p>
        </w:tc>
        <w:tc>
          <w:tcPr>
            <w:tcW w:w="10086" w:type="dxa"/>
            <w:tcBorders>
              <w:top w:val="single" w:sz="4" w:space="0" w:color="auto"/>
              <w:left w:val="single" w:sz="4" w:space="0" w:color="auto"/>
              <w:bottom w:val="single" w:sz="4" w:space="0" w:color="auto"/>
              <w:right w:val="single" w:sz="4" w:space="0" w:color="auto"/>
            </w:tcBorders>
            <w:vAlign w:val="center"/>
          </w:tcPr>
          <w:p w14:paraId="0435B29A" w14:textId="77777777" w:rsidR="0047390B" w:rsidRDefault="0047390B" w:rsidP="00C23628">
            <w:pPr>
              <w:keepNext/>
              <w:ind w:left="274" w:hanging="274"/>
              <w:rPr>
                <w:rFonts w:asciiTheme="minorHAnsi" w:hAnsiTheme="minorHAnsi"/>
                <w:b/>
                <w:sz w:val="18"/>
                <w:szCs w:val="18"/>
              </w:rPr>
            </w:pPr>
            <w:r>
              <w:rPr>
                <w:rFonts w:asciiTheme="minorHAnsi" w:hAnsiTheme="minorHAnsi"/>
                <w:b/>
                <w:sz w:val="18"/>
                <w:szCs w:val="18"/>
              </w:rPr>
              <w:t xml:space="preserve">7.4 </w:t>
            </w:r>
            <w:r w:rsidRPr="00215D5D">
              <w:rPr>
                <w:rFonts w:asciiTheme="minorHAnsi" w:hAnsiTheme="minorHAnsi"/>
                <w:b/>
                <w:sz w:val="18"/>
                <w:szCs w:val="18"/>
              </w:rPr>
              <w:t>Supply Ducts</w:t>
            </w:r>
            <w:r w:rsidRPr="00215D5D">
              <w:rPr>
                <w:rFonts w:asciiTheme="minorHAnsi" w:hAnsiTheme="minorHAnsi"/>
                <w:b/>
                <w:bCs/>
                <w:sz w:val="18"/>
                <w:szCs w:val="18"/>
              </w:rPr>
              <w:t xml:space="preserve">. </w:t>
            </w:r>
            <w:r w:rsidRPr="00215D5D">
              <w:rPr>
                <w:rFonts w:asciiTheme="minorHAnsi" w:hAnsiTheme="minorHAnsi" w:cstheme="minorHAnsi"/>
                <w:sz w:val="18"/>
                <w:szCs w:val="18"/>
              </w:rPr>
              <w:t>Where supply outlets are commonly ducted across multiple dwelling units, one or more supply fans located upstream of all the supply outlets shall be designed and intended to run continuously, or a system of one or more backdraft dampers shall be installed to isolate each dwelling unit from the common duct when the fan is not running.</w:t>
            </w:r>
            <w:r w:rsidRPr="00215D5D">
              <w:rPr>
                <w:rFonts w:asciiTheme="minorHAnsi" w:hAnsiTheme="minorHAnsi" w:cstheme="minorHAnsi"/>
                <w:b/>
                <w:sz w:val="18"/>
                <w:szCs w:val="18"/>
              </w:rPr>
              <w:t xml:space="preserve"> </w:t>
            </w:r>
          </w:p>
        </w:tc>
      </w:tr>
      <w:tr w:rsidR="0047390B" w:rsidRPr="006C4FD8" w14:paraId="0435B29D" w14:textId="77777777" w:rsidTr="6AB761CC">
        <w:trPr>
          <w:cantSplit/>
          <w:trHeight w:val="158"/>
        </w:trPr>
        <w:tc>
          <w:tcPr>
            <w:tcW w:w="10794" w:type="dxa"/>
            <w:gridSpan w:val="2"/>
            <w:tcBorders>
              <w:top w:val="single" w:sz="4" w:space="0" w:color="auto"/>
              <w:left w:val="single" w:sz="4" w:space="0" w:color="auto"/>
              <w:bottom w:val="single" w:sz="4" w:space="0" w:color="auto"/>
              <w:right w:val="single" w:sz="4" w:space="0" w:color="auto"/>
            </w:tcBorders>
            <w:vAlign w:val="center"/>
          </w:tcPr>
          <w:p w14:paraId="0435B29C" w14:textId="77777777" w:rsidR="0047390B" w:rsidRPr="006C4FD8" w:rsidRDefault="0047390B" w:rsidP="00C23628">
            <w:pPr>
              <w:keepNext/>
              <w:rPr>
                <w:rFonts w:asciiTheme="minorHAnsi" w:hAnsiTheme="minorHAnsi"/>
                <w:b/>
                <w:bCs/>
                <w:sz w:val="18"/>
                <w:szCs w:val="18"/>
              </w:rPr>
            </w:pPr>
            <w:r w:rsidRPr="0064067F">
              <w:rPr>
                <w:rFonts w:asciiTheme="minorHAnsi" w:hAnsiTheme="minorHAnsi"/>
                <w:b/>
                <w:sz w:val="18"/>
                <w:szCs w:val="18"/>
              </w:rPr>
              <w:t xml:space="preserve">The responsible person’s signature on this compliance document affirms that all applicable requirements in this table have been met.  </w:t>
            </w:r>
          </w:p>
        </w:tc>
      </w:tr>
    </w:tbl>
    <w:p w14:paraId="5C004160" w14:textId="2F8E9B0B" w:rsidR="6AB761CC" w:rsidRDefault="6AB761CC"/>
    <w:p w14:paraId="0435B2AB" w14:textId="77777777" w:rsidR="0079128F" w:rsidRDefault="0079128F">
      <w:pPr>
        <w:rPr>
          <w:rFonts w:asciiTheme="minorHAnsi" w:hAnsiTheme="minorHAnsi"/>
          <w:sz w:val="16"/>
          <w:szCs w:val="16"/>
        </w:rPr>
      </w:pPr>
      <w:r>
        <w:rPr>
          <w:rFonts w:asciiTheme="minorHAnsi" w:hAnsiTheme="minorHAnsi"/>
          <w:sz w:val="16"/>
          <w:szCs w:val="16"/>
        </w:rPr>
        <w:br w:type="page"/>
      </w:r>
    </w:p>
    <w:tbl>
      <w:tblPr>
        <w:tblW w:w="499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214"/>
        <w:gridCol w:w="266"/>
        <w:gridCol w:w="2508"/>
        <w:gridCol w:w="2780"/>
      </w:tblGrid>
      <w:tr w:rsidR="00352336" w:rsidRPr="009E2C1C" w14:paraId="0435B2AD" w14:textId="77777777" w:rsidTr="00FB7C8C">
        <w:trPr>
          <w:trHeight w:val="323"/>
        </w:trPr>
        <w:tc>
          <w:tcPr>
            <w:tcW w:w="10950" w:type="dxa"/>
            <w:gridSpan w:val="4"/>
            <w:vAlign w:val="center"/>
          </w:tcPr>
          <w:p w14:paraId="0435B2AC" w14:textId="77777777" w:rsidR="00352336" w:rsidRPr="009351D2" w:rsidRDefault="00352336" w:rsidP="00E37C1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352336" w:rsidRPr="001B14D6" w14:paraId="0435B2AF" w14:textId="77777777" w:rsidTr="00E37C19">
        <w:trPr>
          <w:trHeight w:val="206"/>
        </w:trPr>
        <w:tc>
          <w:tcPr>
            <w:tcW w:w="10950" w:type="dxa"/>
            <w:gridSpan w:val="4"/>
            <w:vAlign w:val="center"/>
          </w:tcPr>
          <w:p w14:paraId="0435B2AE" w14:textId="77777777" w:rsidR="00352336" w:rsidRPr="00E136A4" w:rsidRDefault="00352336" w:rsidP="0029047D">
            <w:pPr>
              <w:keepNext/>
              <w:numPr>
                <w:ilvl w:val="0"/>
                <w:numId w:val="7"/>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352336" w:rsidRPr="00B272DC" w14:paraId="0435B2B2" w14:textId="77777777" w:rsidTr="00E37C19">
        <w:trPr>
          <w:trHeight w:val="360"/>
        </w:trPr>
        <w:tc>
          <w:tcPr>
            <w:tcW w:w="5577" w:type="dxa"/>
            <w:gridSpan w:val="2"/>
          </w:tcPr>
          <w:p w14:paraId="0435B2B0"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373" w:type="dxa"/>
            <w:gridSpan w:val="2"/>
          </w:tcPr>
          <w:p w14:paraId="0435B2B1"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352336" w:rsidRPr="00B272DC" w14:paraId="0435B2B5" w14:textId="77777777" w:rsidTr="00E37C19">
        <w:trPr>
          <w:trHeight w:val="360"/>
        </w:trPr>
        <w:tc>
          <w:tcPr>
            <w:tcW w:w="5577" w:type="dxa"/>
            <w:gridSpan w:val="2"/>
          </w:tcPr>
          <w:p w14:paraId="0435B2B3" w14:textId="77777777" w:rsidR="00352336" w:rsidRPr="00B272DC" w:rsidRDefault="00352336" w:rsidP="00E37C19">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373" w:type="dxa"/>
            <w:gridSpan w:val="2"/>
          </w:tcPr>
          <w:p w14:paraId="0435B2B4"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352336" w:rsidRPr="00B272DC" w14:paraId="0435B2B8" w14:textId="77777777" w:rsidTr="00E37C19">
        <w:trPr>
          <w:trHeight w:val="360"/>
        </w:trPr>
        <w:tc>
          <w:tcPr>
            <w:tcW w:w="5577" w:type="dxa"/>
            <w:gridSpan w:val="2"/>
          </w:tcPr>
          <w:p w14:paraId="0435B2B6"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Address:</w:t>
            </w:r>
          </w:p>
        </w:tc>
        <w:tc>
          <w:tcPr>
            <w:tcW w:w="5373" w:type="dxa"/>
            <w:gridSpan w:val="2"/>
          </w:tcPr>
          <w:p w14:paraId="0435B2B7"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w:t>
            </w:r>
            <w:r w:rsidR="0029047D">
              <w:rPr>
                <w:rFonts w:asciiTheme="minorHAnsi" w:hAnsiTheme="minorHAnsi"/>
                <w:sz w:val="14"/>
                <w:szCs w:val="14"/>
              </w:rPr>
              <w:t>i</w:t>
            </w:r>
            <w:r w:rsidRPr="00B272DC">
              <w:rPr>
                <w:rFonts w:asciiTheme="minorHAnsi" w:hAnsiTheme="minorHAnsi"/>
                <w:sz w:val="14"/>
                <w:szCs w:val="14"/>
              </w:rPr>
              <w:t>f applicable):</w:t>
            </w:r>
          </w:p>
        </w:tc>
      </w:tr>
      <w:tr w:rsidR="00352336" w:rsidRPr="00B272DC" w14:paraId="0435B2BB" w14:textId="77777777" w:rsidTr="00E37C19">
        <w:trPr>
          <w:trHeight w:val="360"/>
        </w:trPr>
        <w:tc>
          <w:tcPr>
            <w:tcW w:w="5577" w:type="dxa"/>
            <w:gridSpan w:val="2"/>
          </w:tcPr>
          <w:p w14:paraId="0435B2B9"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City/State/Zip:</w:t>
            </w:r>
          </w:p>
        </w:tc>
        <w:tc>
          <w:tcPr>
            <w:tcW w:w="5373" w:type="dxa"/>
            <w:gridSpan w:val="2"/>
          </w:tcPr>
          <w:p w14:paraId="0435B2BA" w14:textId="77777777" w:rsidR="00352336" w:rsidRPr="00B272DC" w:rsidRDefault="00352336" w:rsidP="00E37C19">
            <w:pPr>
              <w:keepNext/>
              <w:rPr>
                <w:rFonts w:asciiTheme="minorHAnsi" w:hAnsiTheme="minorHAnsi"/>
                <w:sz w:val="14"/>
                <w:szCs w:val="14"/>
              </w:rPr>
            </w:pPr>
            <w:r w:rsidRPr="00B272DC">
              <w:rPr>
                <w:rFonts w:asciiTheme="minorHAnsi" w:hAnsiTheme="minorHAnsi"/>
                <w:sz w:val="14"/>
                <w:szCs w:val="14"/>
              </w:rPr>
              <w:t>Phone:</w:t>
            </w:r>
          </w:p>
        </w:tc>
      </w:tr>
      <w:tr w:rsidR="00352336" w:rsidRPr="008E6C57" w14:paraId="0435B2BD" w14:textId="77777777" w:rsidTr="00E37C19">
        <w:tblPrEx>
          <w:tblCellMar>
            <w:left w:w="115" w:type="dxa"/>
            <w:right w:w="115" w:type="dxa"/>
          </w:tblCellMar>
        </w:tblPrEx>
        <w:trPr>
          <w:trHeight w:val="296"/>
        </w:trPr>
        <w:tc>
          <w:tcPr>
            <w:tcW w:w="10950" w:type="dxa"/>
            <w:gridSpan w:val="4"/>
            <w:vAlign w:val="center"/>
          </w:tcPr>
          <w:p w14:paraId="0435B2BC" w14:textId="77777777" w:rsidR="00352336" w:rsidRDefault="00352336" w:rsidP="00E37C19">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352336" w:rsidRPr="008E6C57" w14:paraId="0435B2C4" w14:textId="77777777" w:rsidTr="00E37C19">
        <w:tblPrEx>
          <w:tblCellMar>
            <w:left w:w="115" w:type="dxa"/>
            <w:right w:w="115" w:type="dxa"/>
          </w:tblCellMar>
        </w:tblPrEx>
        <w:trPr>
          <w:trHeight w:val="504"/>
        </w:trPr>
        <w:tc>
          <w:tcPr>
            <w:tcW w:w="10950" w:type="dxa"/>
            <w:gridSpan w:val="4"/>
          </w:tcPr>
          <w:p w14:paraId="0435B2BE" w14:textId="77777777" w:rsidR="005D3BD0" w:rsidRPr="005D3BD0" w:rsidRDefault="005D3BD0" w:rsidP="005D3BD0">
            <w:pPr>
              <w:pStyle w:val="Heading3"/>
              <w:numPr>
                <w:ilvl w:val="0"/>
                <w:numId w:val="0"/>
              </w:numPr>
              <w:spacing w:before="60"/>
              <w:ind w:right="86"/>
              <w:rPr>
                <w:rFonts w:asciiTheme="minorHAnsi" w:hAnsiTheme="minorHAnsi"/>
                <w:caps/>
                <w:sz w:val="18"/>
                <w:szCs w:val="18"/>
              </w:rPr>
            </w:pPr>
            <w:r w:rsidRPr="005D3BD0">
              <w:rPr>
                <w:rFonts w:asciiTheme="minorHAnsi" w:hAnsiTheme="minorHAnsi"/>
                <w:sz w:val="18"/>
                <w:szCs w:val="18"/>
              </w:rPr>
              <w:t xml:space="preserve">I certify the following under penalty of perjury, under the laws of the State of California: </w:t>
            </w:r>
          </w:p>
          <w:p w14:paraId="0435B2BF" w14:textId="77777777" w:rsidR="005D3BD0" w:rsidRPr="005D3BD0" w:rsidRDefault="005D3BD0" w:rsidP="005D3BD0">
            <w:pPr>
              <w:pStyle w:val="Heading3"/>
              <w:numPr>
                <w:ilvl w:val="0"/>
                <w:numId w:val="16"/>
              </w:numPr>
              <w:spacing w:before="0"/>
              <w:ind w:right="90"/>
              <w:rPr>
                <w:rFonts w:asciiTheme="minorHAnsi" w:hAnsiTheme="minorHAnsi"/>
                <w:caps/>
                <w:sz w:val="18"/>
                <w:szCs w:val="18"/>
              </w:rPr>
            </w:pPr>
            <w:r w:rsidRPr="005D3BD0">
              <w:rPr>
                <w:rFonts w:asciiTheme="minorHAnsi" w:hAnsiTheme="minorHAnsi"/>
                <w:sz w:val="18"/>
                <w:szCs w:val="18"/>
              </w:rPr>
              <w:t xml:space="preserve">The information provided on this Certificate of Installation is true and correct. </w:t>
            </w:r>
          </w:p>
          <w:p w14:paraId="0435B2C0" w14:textId="77777777" w:rsidR="005D3BD0" w:rsidRPr="005D3BD0" w:rsidRDefault="005D3BD0" w:rsidP="005D3BD0">
            <w:pPr>
              <w:pStyle w:val="Heading3"/>
              <w:numPr>
                <w:ilvl w:val="0"/>
                <w:numId w:val="16"/>
              </w:numPr>
              <w:spacing w:before="0"/>
              <w:ind w:right="90"/>
              <w:rPr>
                <w:rFonts w:asciiTheme="minorHAnsi" w:hAnsiTheme="minorHAnsi"/>
                <w:caps/>
                <w:sz w:val="18"/>
                <w:szCs w:val="22"/>
              </w:rPr>
            </w:pPr>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p>
          <w:p w14:paraId="0435B2C1" w14:textId="77777777" w:rsidR="005D3BD0" w:rsidRPr="005D3BD0" w:rsidRDefault="005D3BD0" w:rsidP="005D3BD0">
            <w:pPr>
              <w:keepNext/>
              <w:numPr>
                <w:ilvl w:val="0"/>
                <w:numId w:val="16"/>
              </w:numPr>
              <w:autoSpaceDE w:val="0"/>
              <w:autoSpaceDN w:val="0"/>
              <w:adjustRightInd w:val="0"/>
              <w:ind w:right="90"/>
              <w:rPr>
                <w:rFonts w:asciiTheme="minorHAnsi" w:hAnsiTheme="minorHAnsi"/>
                <w:sz w:val="18"/>
                <w:szCs w:val="18"/>
              </w:rPr>
            </w:pPr>
            <w:r w:rsidRPr="005D3BD0">
              <w:rPr>
                <w:rFonts w:asciiTheme="minorHAnsi" w:hAnsiTheme="minorHAnsi"/>
                <w:sz w:val="18"/>
                <w:szCs w:val="18"/>
              </w:rPr>
              <w:t xml:space="preserve">The constructed or installed features, materials, </w:t>
            </w:r>
            <w:proofErr w:type="gramStart"/>
            <w:r w:rsidRPr="005D3BD0">
              <w:rPr>
                <w:rFonts w:asciiTheme="minorHAnsi" w:hAnsiTheme="minorHAnsi"/>
                <w:sz w:val="18"/>
                <w:szCs w:val="18"/>
              </w:rPr>
              <w:t>components</w:t>
            </w:r>
            <w:proofErr w:type="gramEnd"/>
            <w:r w:rsidRPr="005D3BD0">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p>
          <w:p w14:paraId="0435B2C2" w14:textId="77777777" w:rsidR="005D3BD0" w:rsidRPr="005D3BD0" w:rsidRDefault="005D3BD0" w:rsidP="005D3BD0">
            <w:pPr>
              <w:pStyle w:val="ListParagraph"/>
              <w:keepNext/>
              <w:numPr>
                <w:ilvl w:val="0"/>
                <w:numId w:val="16"/>
              </w:numPr>
              <w:autoSpaceDE w:val="0"/>
              <w:autoSpaceDN w:val="0"/>
              <w:adjustRightInd w:val="0"/>
              <w:rPr>
                <w:rFonts w:asciiTheme="minorHAnsi" w:hAnsiTheme="minorHAnsi"/>
                <w:sz w:val="18"/>
              </w:rPr>
            </w:pPr>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435B2C3" w14:textId="77777777" w:rsidR="00352336" w:rsidRPr="00E74533" w:rsidRDefault="005D3BD0" w:rsidP="0029047D">
            <w:pPr>
              <w:pStyle w:val="ListParagraph"/>
              <w:keepNext/>
              <w:numPr>
                <w:ilvl w:val="0"/>
                <w:numId w:val="6"/>
              </w:numPr>
              <w:autoSpaceDE w:val="0"/>
              <w:autoSpaceDN w:val="0"/>
              <w:adjustRightInd w:val="0"/>
              <w:rPr>
                <w:rFonts w:asciiTheme="minorHAnsi" w:hAnsiTheme="minorHAnsi"/>
                <w:b/>
              </w:rPr>
            </w:pPr>
            <w:r w:rsidRPr="005D3BD0">
              <w:rPr>
                <w:rFonts w:asciiTheme="minorHAnsi" w:hAnsiTheme="minorHAnsi"/>
                <w:sz w:val="18"/>
                <w:szCs w:val="18"/>
              </w:rPr>
              <w:t xml:space="preserve">I will ensure that a registered copy of this Certificate of Installation shall be </w:t>
            </w:r>
            <w:proofErr w:type="gramStart"/>
            <w:r w:rsidRPr="005D3BD0">
              <w:rPr>
                <w:rFonts w:asciiTheme="minorHAnsi" w:hAnsiTheme="minorHAnsi"/>
                <w:sz w:val="18"/>
                <w:szCs w:val="18"/>
              </w:rPr>
              <w:t>posted, or</w:t>
            </w:r>
            <w:proofErr w:type="gramEnd"/>
            <w:r w:rsidRPr="005D3BD0">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352336" w:rsidRPr="00B272DC" w14:paraId="0435B2C7" w14:textId="77777777" w:rsidTr="00E37C19">
        <w:tblPrEx>
          <w:tblCellMar>
            <w:left w:w="108" w:type="dxa"/>
            <w:right w:w="108" w:type="dxa"/>
          </w:tblCellMar>
        </w:tblPrEx>
        <w:trPr>
          <w:trHeight w:val="360"/>
        </w:trPr>
        <w:tc>
          <w:tcPr>
            <w:tcW w:w="5307" w:type="dxa"/>
          </w:tcPr>
          <w:p w14:paraId="0435B2C5" w14:textId="77777777" w:rsidR="00352336" w:rsidRPr="00B272DC" w:rsidRDefault="00352336" w:rsidP="00E37C1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643" w:type="dxa"/>
            <w:gridSpan w:val="3"/>
          </w:tcPr>
          <w:p w14:paraId="0435B2C6" w14:textId="77777777" w:rsidR="00352336" w:rsidRPr="00B272DC" w:rsidRDefault="00352336" w:rsidP="00E37C19">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352336" w:rsidRPr="00B272DC" w14:paraId="0435B2CA"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435B2C8"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643" w:type="dxa"/>
            <w:gridSpan w:val="3"/>
            <w:tcBorders>
              <w:top w:val="single" w:sz="4" w:space="0" w:color="auto"/>
              <w:left w:val="single" w:sz="4" w:space="0" w:color="auto"/>
              <w:bottom w:val="single" w:sz="4" w:space="0" w:color="auto"/>
              <w:right w:val="single" w:sz="4" w:space="0" w:color="auto"/>
            </w:tcBorders>
          </w:tcPr>
          <w:p w14:paraId="0435B2C9"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352336" w:rsidRPr="00B272DC" w14:paraId="0435B2CD"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435B2CB"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643" w:type="dxa"/>
            <w:gridSpan w:val="3"/>
            <w:tcBorders>
              <w:top w:val="single" w:sz="4" w:space="0" w:color="auto"/>
              <w:left w:val="single" w:sz="4" w:space="0" w:color="auto"/>
              <w:bottom w:val="single" w:sz="4" w:space="0" w:color="auto"/>
              <w:right w:val="single" w:sz="4" w:space="0" w:color="auto"/>
            </w:tcBorders>
          </w:tcPr>
          <w:p w14:paraId="0435B2CC"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352336" w:rsidRPr="00B272DC" w14:paraId="0435B2D1"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435B2CE"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821" w:type="dxa"/>
            <w:gridSpan w:val="2"/>
            <w:tcBorders>
              <w:top w:val="single" w:sz="4" w:space="0" w:color="auto"/>
              <w:left w:val="single" w:sz="4" w:space="0" w:color="auto"/>
              <w:bottom w:val="single" w:sz="4" w:space="0" w:color="auto"/>
              <w:right w:val="single" w:sz="4" w:space="0" w:color="auto"/>
            </w:tcBorders>
          </w:tcPr>
          <w:p w14:paraId="0435B2CF"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9047D">
              <w:rPr>
                <w:rFonts w:asciiTheme="minorHAnsi" w:hAnsiTheme="minorHAnsi"/>
                <w:sz w:val="14"/>
                <w:szCs w:val="14"/>
              </w:rPr>
              <w:t>:</w:t>
            </w:r>
          </w:p>
        </w:tc>
        <w:tc>
          <w:tcPr>
            <w:tcW w:w="2822" w:type="dxa"/>
            <w:tcBorders>
              <w:top w:val="single" w:sz="4" w:space="0" w:color="auto"/>
              <w:left w:val="single" w:sz="4" w:space="0" w:color="auto"/>
              <w:bottom w:val="single" w:sz="4" w:space="0" w:color="auto"/>
              <w:right w:val="single" w:sz="4" w:space="0" w:color="auto"/>
            </w:tcBorders>
          </w:tcPr>
          <w:p w14:paraId="0435B2D0"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352336" w:rsidRPr="00B272DC" w14:paraId="0435B2D4" w14:textId="77777777" w:rsidTr="00E37C19">
        <w:tblPrEx>
          <w:tblCellMar>
            <w:left w:w="108" w:type="dxa"/>
            <w:right w:w="108" w:type="dxa"/>
          </w:tblCellMar>
        </w:tblPrEx>
        <w:trPr>
          <w:trHeight w:val="360"/>
        </w:trPr>
        <w:tc>
          <w:tcPr>
            <w:tcW w:w="5307" w:type="dxa"/>
            <w:tcBorders>
              <w:top w:val="single" w:sz="4" w:space="0" w:color="auto"/>
              <w:left w:val="single" w:sz="4" w:space="0" w:color="auto"/>
              <w:bottom w:val="single" w:sz="4" w:space="0" w:color="auto"/>
              <w:right w:val="single" w:sz="4" w:space="0" w:color="auto"/>
            </w:tcBorders>
          </w:tcPr>
          <w:p w14:paraId="0435B2D2"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643" w:type="dxa"/>
            <w:gridSpan w:val="3"/>
            <w:tcBorders>
              <w:top w:val="single" w:sz="4" w:space="0" w:color="auto"/>
              <w:left w:val="single" w:sz="4" w:space="0" w:color="auto"/>
              <w:bottom w:val="single" w:sz="4" w:space="0" w:color="auto"/>
              <w:right w:val="single" w:sz="4" w:space="0" w:color="auto"/>
            </w:tcBorders>
          </w:tcPr>
          <w:p w14:paraId="0435B2D3" w14:textId="77777777" w:rsidR="00352336" w:rsidRPr="00B272DC" w:rsidRDefault="00352336" w:rsidP="00E37C19">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0435B2D5" w14:textId="77777777" w:rsidR="00C64DBF" w:rsidRDefault="00C64DBF" w:rsidP="00C64DBF">
      <w:pPr>
        <w:ind w:hanging="677"/>
        <w:rPr>
          <w:rFonts w:asciiTheme="minorHAnsi" w:hAnsiTheme="minorHAnsi"/>
        </w:rPr>
      </w:pPr>
    </w:p>
    <w:p w14:paraId="0435B2D6" w14:textId="77777777" w:rsidR="00B71555" w:rsidRPr="00CB00C9" w:rsidRDefault="00B71555" w:rsidP="00B71555">
      <w:pPr>
        <w:contextualSpacing/>
        <w:rPr>
          <w:rFonts w:asciiTheme="minorHAnsi" w:hAnsiTheme="minorHAnsi"/>
          <w:sz w:val="18"/>
          <w:szCs w:val="18"/>
        </w:rPr>
      </w:pPr>
    </w:p>
    <w:p w14:paraId="0435B2D7" w14:textId="77777777" w:rsidR="00D65FA1" w:rsidRDefault="00D65FA1" w:rsidP="00B71555">
      <w:pPr>
        <w:rPr>
          <w:rFonts w:asciiTheme="minorHAnsi" w:hAnsiTheme="minorHAnsi"/>
          <w:sz w:val="18"/>
          <w:szCs w:val="18"/>
        </w:rPr>
        <w:sectPr w:rsidR="00D65FA1" w:rsidSect="00FB7C8C">
          <w:headerReference w:type="even" r:id="rId11"/>
          <w:headerReference w:type="default" r:id="rId12"/>
          <w:footerReference w:type="even" r:id="rId13"/>
          <w:footerReference w:type="default" r:id="rId14"/>
          <w:headerReference w:type="first" r:id="rId15"/>
          <w:footerReference w:type="first" r:id="rId16"/>
          <w:type w:val="continuous"/>
          <w:pgSz w:w="12240" w:h="15840" w:code="1"/>
          <w:pgMar w:top="720" w:right="720" w:bottom="720" w:left="720" w:header="432" w:footer="432" w:gutter="0"/>
          <w:cols w:space="720"/>
          <w:docGrid w:linePitch="272"/>
        </w:sectPr>
      </w:pPr>
    </w:p>
    <w:p w14:paraId="0435B2D8" w14:textId="77777777" w:rsidR="00636F83" w:rsidRPr="000A6716" w:rsidRDefault="000A6716" w:rsidP="000A6716">
      <w:pPr>
        <w:jc w:val="center"/>
        <w:rPr>
          <w:rFonts w:asciiTheme="minorHAnsi" w:hAnsiTheme="minorHAnsi"/>
          <w:b/>
          <w:sz w:val="28"/>
          <w:szCs w:val="18"/>
        </w:rPr>
      </w:pPr>
      <w:r w:rsidRPr="0029047D">
        <w:rPr>
          <w:rFonts w:asciiTheme="minorHAnsi" w:hAnsiTheme="minorHAnsi"/>
          <w:b/>
          <w:szCs w:val="18"/>
        </w:rPr>
        <w:lastRenderedPageBreak/>
        <w:t>CF2R-MCH-27</w:t>
      </w:r>
      <w:r w:rsidR="00700338">
        <w:rPr>
          <w:rFonts w:asciiTheme="minorHAnsi" w:hAnsiTheme="minorHAnsi"/>
          <w:b/>
          <w:szCs w:val="18"/>
        </w:rPr>
        <w:t>a</w:t>
      </w:r>
      <w:r w:rsidRPr="0029047D">
        <w:rPr>
          <w:rFonts w:asciiTheme="minorHAnsi" w:hAnsiTheme="minorHAnsi"/>
          <w:b/>
          <w:szCs w:val="18"/>
        </w:rPr>
        <w:t>-H User Instructions</w:t>
      </w:r>
    </w:p>
    <w:p w14:paraId="0435B2D9" w14:textId="77777777" w:rsidR="00636F83" w:rsidRDefault="00636F83" w:rsidP="00636F83">
      <w:pPr>
        <w:rPr>
          <w:rFonts w:asciiTheme="minorHAnsi" w:eastAsia="Cambria" w:hAnsiTheme="minorHAnsi"/>
          <w:b/>
          <w:sz w:val="18"/>
          <w:szCs w:val="18"/>
        </w:rPr>
      </w:pPr>
    </w:p>
    <w:p w14:paraId="0435B2DA" w14:textId="77777777" w:rsidR="00636F83" w:rsidRPr="00D2491C" w:rsidRDefault="00636F83" w:rsidP="00636F83">
      <w:pPr>
        <w:rPr>
          <w:rFonts w:asciiTheme="minorHAnsi" w:eastAsia="Cambria" w:hAnsiTheme="minorHAnsi"/>
          <w:b/>
          <w:sz w:val="18"/>
          <w:szCs w:val="18"/>
        </w:rPr>
      </w:pPr>
      <w:r w:rsidRPr="00D2491C">
        <w:rPr>
          <w:rFonts w:asciiTheme="minorHAnsi" w:eastAsia="Cambria" w:hAnsiTheme="minorHAnsi"/>
          <w:b/>
          <w:sz w:val="18"/>
          <w:szCs w:val="18"/>
        </w:rPr>
        <w:t>Section A. General Information</w:t>
      </w:r>
    </w:p>
    <w:p w14:paraId="0435B2DB" w14:textId="24665895" w:rsidR="00AE10C0" w:rsidRDefault="00D000F8">
      <w:pPr>
        <w:pStyle w:val="ListParagraph"/>
        <w:numPr>
          <w:ilvl w:val="0"/>
          <w:numId w:val="8"/>
        </w:numPr>
        <w:rPr>
          <w:rFonts w:asciiTheme="minorHAnsi" w:eastAsia="Cambria" w:hAnsiTheme="minorHAnsi"/>
          <w:sz w:val="18"/>
          <w:szCs w:val="18"/>
        </w:rPr>
      </w:pPr>
      <w:r>
        <w:rPr>
          <w:rFonts w:asciiTheme="minorHAnsi" w:hAnsiTheme="minorHAnsi"/>
          <w:sz w:val="18"/>
          <w:szCs w:val="18"/>
        </w:rPr>
        <w:t>Building Unit Name</w:t>
      </w:r>
      <w:r w:rsidR="00495793" w:rsidRPr="00495793">
        <w:rPr>
          <w:rFonts w:asciiTheme="minorHAnsi" w:hAnsiTheme="minorHAnsi"/>
          <w:sz w:val="18"/>
          <w:szCs w:val="18"/>
        </w:rPr>
        <w:t>: This field is filled out automatically. It is referenced from the CF2R-MCH-01, which must be completed prior to this document.</w:t>
      </w:r>
      <w:r w:rsidR="00636F83">
        <w:rPr>
          <w:rFonts w:asciiTheme="minorHAnsi" w:hAnsiTheme="minorHAnsi"/>
          <w:sz w:val="18"/>
          <w:szCs w:val="18"/>
        </w:rPr>
        <w:t xml:space="preserve"> This is the unique identifier for this dwelling unit.</w:t>
      </w:r>
      <w:del w:id="223" w:author="Tsan, Bach@Energy" w:date="2021-11-04T17:11:00Z">
        <w:r w:rsidR="00636F83" w:rsidDel="008709C8">
          <w:rPr>
            <w:rFonts w:asciiTheme="minorHAnsi" w:hAnsiTheme="minorHAnsi"/>
            <w:sz w:val="18"/>
            <w:szCs w:val="18"/>
          </w:rPr>
          <w:delText xml:space="preserve"> Needed mostly for multifamily dwelling units.</w:delText>
        </w:r>
      </w:del>
      <w:r w:rsidR="00636F83">
        <w:rPr>
          <w:rFonts w:asciiTheme="minorHAnsi" w:hAnsiTheme="minorHAnsi"/>
          <w:sz w:val="18"/>
          <w:szCs w:val="18"/>
        </w:rPr>
        <w:t xml:space="preserve"> Ventilation is calculated and provided for each dwelling unit individually.</w:t>
      </w:r>
    </w:p>
    <w:p w14:paraId="0435B2DC" w14:textId="6FDEC39A" w:rsidR="00636F83"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Building Type</w:t>
      </w:r>
      <w:r w:rsidRPr="009C5721">
        <w:rPr>
          <w:rFonts w:asciiTheme="minorHAnsi" w:hAnsiTheme="minorHAnsi"/>
          <w:sz w:val="18"/>
          <w:szCs w:val="18"/>
        </w:rPr>
        <w:t>: This field is filled out automatically. It is referenced from the</w:t>
      </w:r>
      <w:r w:rsidR="00636F83" w:rsidRPr="00D2491C">
        <w:rPr>
          <w:rFonts w:asciiTheme="minorHAnsi" w:hAnsiTheme="minorHAnsi"/>
          <w:sz w:val="18"/>
          <w:szCs w:val="18"/>
        </w:rPr>
        <w:t xml:space="preserve"> CF1R</w:t>
      </w:r>
      <w:r w:rsidR="00636F83">
        <w:rPr>
          <w:rFonts w:asciiTheme="minorHAnsi" w:hAnsiTheme="minorHAnsi"/>
          <w:sz w:val="18"/>
          <w:szCs w:val="18"/>
        </w:rPr>
        <w:t>.</w:t>
      </w:r>
      <w:r w:rsidR="00636F83" w:rsidRPr="00D2491C">
        <w:rPr>
          <w:rFonts w:asciiTheme="minorHAnsi" w:hAnsiTheme="minorHAnsi"/>
          <w:sz w:val="18"/>
          <w:szCs w:val="18"/>
        </w:rPr>
        <w:t xml:space="preserve"> </w:t>
      </w:r>
      <w:r w:rsidR="00AF584B">
        <w:rPr>
          <w:rFonts w:asciiTheme="minorHAnsi" w:hAnsiTheme="minorHAnsi"/>
          <w:sz w:val="18"/>
          <w:szCs w:val="18"/>
        </w:rPr>
        <w:t xml:space="preserve">Values </w:t>
      </w:r>
      <w:r w:rsidR="00454307">
        <w:rPr>
          <w:rFonts w:asciiTheme="minorHAnsi" w:eastAsia="Cambria" w:hAnsiTheme="minorHAnsi"/>
          <w:sz w:val="18"/>
          <w:szCs w:val="18"/>
        </w:rPr>
        <w:t>are “S</w:t>
      </w:r>
      <w:r w:rsidR="00636F83" w:rsidRPr="00D2491C">
        <w:rPr>
          <w:rFonts w:asciiTheme="minorHAnsi" w:eastAsia="Cambria" w:hAnsiTheme="minorHAnsi"/>
          <w:sz w:val="18"/>
          <w:szCs w:val="18"/>
        </w:rPr>
        <w:t xml:space="preserve">ingle </w:t>
      </w:r>
      <w:r w:rsidR="00454307">
        <w:rPr>
          <w:rFonts w:asciiTheme="minorHAnsi" w:eastAsia="Cambria" w:hAnsiTheme="minorHAnsi"/>
          <w:sz w:val="18"/>
          <w:szCs w:val="18"/>
        </w:rPr>
        <w:t>F</w:t>
      </w:r>
      <w:r w:rsidR="00636F83" w:rsidRPr="00D2491C">
        <w:rPr>
          <w:rFonts w:asciiTheme="minorHAnsi" w:eastAsia="Cambria" w:hAnsiTheme="minorHAnsi"/>
          <w:sz w:val="18"/>
          <w:szCs w:val="18"/>
        </w:rPr>
        <w:t>amily</w:t>
      </w:r>
      <w:r w:rsidR="00AF584B">
        <w:rPr>
          <w:rFonts w:asciiTheme="minorHAnsi" w:eastAsia="Cambria" w:hAnsiTheme="minorHAnsi"/>
          <w:sz w:val="18"/>
          <w:szCs w:val="18"/>
        </w:rPr>
        <w:t xml:space="preserve"> </w:t>
      </w:r>
      <w:r w:rsidR="00454307">
        <w:rPr>
          <w:rFonts w:asciiTheme="minorHAnsi" w:eastAsia="Cambria" w:hAnsiTheme="minorHAnsi"/>
          <w:sz w:val="18"/>
          <w:szCs w:val="18"/>
        </w:rPr>
        <w:t>A</w:t>
      </w:r>
      <w:r w:rsidR="00AF584B">
        <w:rPr>
          <w:rFonts w:asciiTheme="minorHAnsi" w:eastAsia="Cambria" w:hAnsiTheme="minorHAnsi"/>
          <w:sz w:val="18"/>
          <w:szCs w:val="18"/>
        </w:rPr>
        <w:t>ttached</w:t>
      </w:r>
      <w:r w:rsidR="00636F83" w:rsidRPr="00D2491C">
        <w:rPr>
          <w:rFonts w:asciiTheme="minorHAnsi" w:eastAsia="Cambria" w:hAnsiTheme="minorHAnsi"/>
          <w:sz w:val="18"/>
          <w:szCs w:val="18"/>
        </w:rPr>
        <w:t>”</w:t>
      </w:r>
      <w:ins w:id="224" w:author="Tsan, Bach@Energy" w:date="2021-11-04T17:12:00Z">
        <w:r w:rsidR="008709C8">
          <w:rPr>
            <w:rFonts w:asciiTheme="minorHAnsi" w:eastAsia="Cambria" w:hAnsiTheme="minorHAnsi"/>
            <w:sz w:val="18"/>
            <w:szCs w:val="18"/>
          </w:rPr>
          <w:t xml:space="preserve"> and</w:t>
        </w:r>
      </w:ins>
      <w:del w:id="225" w:author="Tsan, Bach@Energy" w:date="2021-11-04T17:12:00Z">
        <w:r w:rsidR="00AF584B" w:rsidDel="008709C8">
          <w:rPr>
            <w:rFonts w:asciiTheme="minorHAnsi" w:eastAsia="Cambria" w:hAnsiTheme="minorHAnsi"/>
            <w:sz w:val="18"/>
            <w:szCs w:val="18"/>
          </w:rPr>
          <w:delText xml:space="preserve">, </w:delText>
        </w:r>
      </w:del>
      <w:ins w:id="226" w:author="Tsan, Bach@Energy" w:date="2021-11-04T17:12:00Z">
        <w:r w:rsidR="00292601">
          <w:rPr>
            <w:rFonts w:asciiTheme="minorHAnsi" w:eastAsia="Cambria" w:hAnsiTheme="minorHAnsi"/>
            <w:sz w:val="18"/>
            <w:szCs w:val="18"/>
          </w:rPr>
          <w:t xml:space="preserve"> </w:t>
        </w:r>
      </w:ins>
      <w:r w:rsidR="00AF584B" w:rsidRPr="00D2491C">
        <w:rPr>
          <w:rFonts w:asciiTheme="minorHAnsi" w:eastAsia="Cambria" w:hAnsiTheme="minorHAnsi"/>
          <w:sz w:val="18"/>
          <w:szCs w:val="18"/>
        </w:rPr>
        <w:t>“</w:t>
      </w:r>
      <w:r w:rsidR="00454307">
        <w:rPr>
          <w:rFonts w:asciiTheme="minorHAnsi" w:eastAsia="Cambria" w:hAnsiTheme="minorHAnsi"/>
          <w:sz w:val="18"/>
          <w:szCs w:val="18"/>
        </w:rPr>
        <w:t>S</w:t>
      </w:r>
      <w:r w:rsidR="00AF584B" w:rsidRPr="00D2491C">
        <w:rPr>
          <w:rFonts w:asciiTheme="minorHAnsi" w:eastAsia="Cambria" w:hAnsiTheme="minorHAnsi"/>
          <w:sz w:val="18"/>
          <w:szCs w:val="18"/>
        </w:rPr>
        <w:t xml:space="preserve">ingle </w:t>
      </w:r>
      <w:r w:rsidR="00454307">
        <w:rPr>
          <w:rFonts w:asciiTheme="minorHAnsi" w:eastAsia="Cambria" w:hAnsiTheme="minorHAnsi"/>
          <w:sz w:val="18"/>
          <w:szCs w:val="18"/>
        </w:rPr>
        <w:t>F</w:t>
      </w:r>
      <w:r w:rsidR="00AF584B" w:rsidRPr="00D2491C">
        <w:rPr>
          <w:rFonts w:asciiTheme="minorHAnsi" w:eastAsia="Cambria" w:hAnsiTheme="minorHAnsi"/>
          <w:sz w:val="18"/>
          <w:szCs w:val="18"/>
        </w:rPr>
        <w:t>amily</w:t>
      </w:r>
      <w:r w:rsidR="00AF584B">
        <w:rPr>
          <w:rFonts w:asciiTheme="minorHAnsi" w:eastAsia="Cambria" w:hAnsiTheme="minorHAnsi"/>
          <w:sz w:val="18"/>
          <w:szCs w:val="18"/>
        </w:rPr>
        <w:t xml:space="preserve"> </w:t>
      </w:r>
      <w:r w:rsidR="00454307">
        <w:rPr>
          <w:rFonts w:asciiTheme="minorHAnsi" w:eastAsia="Cambria" w:hAnsiTheme="minorHAnsi"/>
          <w:sz w:val="18"/>
          <w:szCs w:val="18"/>
        </w:rPr>
        <w:t>D</w:t>
      </w:r>
      <w:r w:rsidR="00AF584B">
        <w:rPr>
          <w:rFonts w:asciiTheme="minorHAnsi" w:eastAsia="Cambria" w:hAnsiTheme="minorHAnsi"/>
          <w:sz w:val="18"/>
          <w:szCs w:val="18"/>
        </w:rPr>
        <w:t>etached</w:t>
      </w:r>
      <w:r w:rsidR="00AF584B" w:rsidRPr="00D2491C">
        <w:rPr>
          <w:rFonts w:asciiTheme="minorHAnsi" w:eastAsia="Cambria" w:hAnsiTheme="minorHAnsi"/>
          <w:sz w:val="18"/>
          <w:szCs w:val="18"/>
        </w:rPr>
        <w:t>”</w:t>
      </w:r>
      <w:ins w:id="227" w:author="Tsan, Bach@Energy" w:date="2021-11-04T17:12:00Z">
        <w:r w:rsidR="008709C8">
          <w:rPr>
            <w:rFonts w:asciiTheme="minorHAnsi" w:eastAsia="Cambria" w:hAnsiTheme="minorHAnsi"/>
            <w:sz w:val="18"/>
            <w:szCs w:val="18"/>
          </w:rPr>
          <w:t>.</w:t>
        </w:r>
      </w:ins>
      <w:r w:rsidR="00636F83" w:rsidRPr="00D2491C">
        <w:rPr>
          <w:rFonts w:asciiTheme="minorHAnsi" w:eastAsia="Cambria" w:hAnsiTheme="minorHAnsi"/>
          <w:sz w:val="18"/>
          <w:szCs w:val="18"/>
        </w:rPr>
        <w:t xml:space="preserve"> </w:t>
      </w:r>
      <w:del w:id="228" w:author="Tsan, Bach@Energy" w:date="2021-11-04T17:12:00Z">
        <w:r w:rsidR="00636F83" w:rsidRPr="00D2491C" w:rsidDel="008709C8">
          <w:rPr>
            <w:rFonts w:asciiTheme="minorHAnsi" w:eastAsia="Cambria" w:hAnsiTheme="minorHAnsi"/>
            <w:sz w:val="18"/>
            <w:szCs w:val="18"/>
          </w:rPr>
          <w:delText>and “</w:delText>
        </w:r>
        <w:r w:rsidR="00454307" w:rsidDel="008709C8">
          <w:rPr>
            <w:rFonts w:asciiTheme="minorHAnsi" w:eastAsia="Cambria" w:hAnsiTheme="minorHAnsi"/>
            <w:sz w:val="18"/>
            <w:szCs w:val="18"/>
          </w:rPr>
          <w:delText>M</w:delText>
        </w:r>
        <w:r w:rsidR="00636F83" w:rsidRPr="00D2491C" w:rsidDel="008709C8">
          <w:rPr>
            <w:rFonts w:asciiTheme="minorHAnsi" w:eastAsia="Cambria" w:hAnsiTheme="minorHAnsi"/>
            <w:sz w:val="18"/>
            <w:szCs w:val="18"/>
          </w:rPr>
          <w:delText>ultifamily”</w:delText>
        </w:r>
        <w:r w:rsidR="00636F83" w:rsidDel="008709C8">
          <w:rPr>
            <w:rFonts w:asciiTheme="minorHAnsi" w:eastAsia="Cambria" w:hAnsiTheme="minorHAnsi"/>
            <w:sz w:val="18"/>
            <w:szCs w:val="18"/>
          </w:rPr>
          <w:delText>.</w:delText>
        </w:r>
        <w:r w:rsidR="00AF584B" w:rsidDel="008709C8">
          <w:rPr>
            <w:rFonts w:asciiTheme="minorHAnsi" w:eastAsia="Cambria" w:hAnsiTheme="minorHAnsi"/>
            <w:sz w:val="18"/>
            <w:szCs w:val="18"/>
          </w:rPr>
          <w:delText xml:space="preserve"> </w:delText>
        </w:r>
      </w:del>
      <w:r w:rsidR="00AF584B">
        <w:rPr>
          <w:rFonts w:asciiTheme="minorHAnsi" w:eastAsia="Cambria" w:hAnsiTheme="minorHAnsi"/>
          <w:sz w:val="18"/>
          <w:szCs w:val="18"/>
        </w:rPr>
        <w:t>User is allowed to overwrite imported value with “</w:t>
      </w:r>
      <w:proofErr w:type="gramStart"/>
      <w:r w:rsidR="00454307">
        <w:rPr>
          <w:rFonts w:asciiTheme="minorHAnsi" w:eastAsia="Cambria" w:hAnsiTheme="minorHAnsi"/>
          <w:sz w:val="18"/>
          <w:szCs w:val="18"/>
        </w:rPr>
        <w:t>N</w:t>
      </w:r>
      <w:r w:rsidR="00AF584B">
        <w:rPr>
          <w:rFonts w:asciiTheme="minorHAnsi" w:eastAsia="Cambria" w:hAnsiTheme="minorHAnsi"/>
          <w:sz w:val="18"/>
          <w:szCs w:val="18"/>
        </w:rPr>
        <w:t>on-dwelling</w:t>
      </w:r>
      <w:proofErr w:type="gramEnd"/>
      <w:r w:rsidR="00AF584B">
        <w:rPr>
          <w:rFonts w:asciiTheme="minorHAnsi" w:eastAsia="Cambria" w:hAnsiTheme="minorHAnsi"/>
          <w:sz w:val="18"/>
          <w:szCs w:val="18"/>
        </w:rPr>
        <w:t xml:space="preserve"> unit</w:t>
      </w:r>
      <w:r>
        <w:rPr>
          <w:rFonts w:asciiTheme="minorHAnsi" w:eastAsia="Cambria" w:hAnsiTheme="minorHAnsi"/>
          <w:sz w:val="18"/>
          <w:szCs w:val="18"/>
        </w:rPr>
        <w:t>”</w:t>
      </w:r>
      <w:r w:rsidR="00AF584B">
        <w:rPr>
          <w:rFonts w:asciiTheme="minorHAnsi" w:eastAsia="Cambria" w:hAnsiTheme="minorHAnsi"/>
          <w:sz w:val="18"/>
          <w:szCs w:val="18"/>
        </w:rPr>
        <w:t xml:space="preserve"> selection</w:t>
      </w:r>
      <w:r>
        <w:rPr>
          <w:rFonts w:asciiTheme="minorHAnsi" w:eastAsia="Cambria" w:hAnsiTheme="minorHAnsi"/>
          <w:sz w:val="18"/>
          <w:szCs w:val="18"/>
        </w:rPr>
        <w:t>.</w:t>
      </w:r>
    </w:p>
    <w:p w14:paraId="0435B2DD" w14:textId="43E5EE2A" w:rsidR="00CF3ECE" w:rsidRPr="00CF3ECE" w:rsidRDefault="00D000F8" w:rsidP="00636F83">
      <w:pPr>
        <w:numPr>
          <w:ilvl w:val="0"/>
          <w:numId w:val="8"/>
        </w:numPr>
        <w:contextualSpacing/>
        <w:rPr>
          <w:rFonts w:asciiTheme="minorHAnsi" w:eastAsia="Cambria" w:hAnsiTheme="minorHAnsi"/>
          <w:sz w:val="18"/>
          <w:szCs w:val="18"/>
        </w:rPr>
      </w:pPr>
      <w:r>
        <w:rPr>
          <w:rFonts w:asciiTheme="minorHAnsi" w:hAnsiTheme="minorHAnsi"/>
          <w:sz w:val="18"/>
          <w:szCs w:val="18"/>
        </w:rPr>
        <w:t>Project Scope</w:t>
      </w:r>
      <w:r w:rsidRPr="009C5721">
        <w:rPr>
          <w:rFonts w:asciiTheme="minorHAnsi" w:hAnsiTheme="minorHAnsi"/>
          <w:sz w:val="18"/>
          <w:szCs w:val="18"/>
        </w:rPr>
        <w:t>: This field is filled out automatically. It is referenced from the</w:t>
      </w:r>
      <w:r w:rsidRPr="00D2491C">
        <w:rPr>
          <w:rFonts w:asciiTheme="minorHAnsi" w:hAnsiTheme="minorHAnsi"/>
          <w:sz w:val="18"/>
          <w:szCs w:val="18"/>
        </w:rPr>
        <w:t xml:space="preserve"> CF1R</w:t>
      </w:r>
      <w:r>
        <w:rPr>
          <w:rFonts w:asciiTheme="minorHAnsi" w:hAnsiTheme="minorHAnsi"/>
          <w:sz w:val="18"/>
          <w:szCs w:val="18"/>
        </w:rPr>
        <w:t>.</w:t>
      </w:r>
    </w:p>
    <w:p w14:paraId="0435B2DE" w14:textId="6ABDFFE2" w:rsidR="00CF3ECE" w:rsidRPr="00CF3ECE" w:rsidRDefault="00495793" w:rsidP="00CF3ECE">
      <w:pPr>
        <w:pStyle w:val="ListParagraph"/>
        <w:numPr>
          <w:ilvl w:val="0"/>
          <w:numId w:val="21"/>
        </w:numPr>
        <w:rPr>
          <w:rFonts w:asciiTheme="minorHAnsi" w:hAnsiTheme="minorHAnsi"/>
          <w:sz w:val="18"/>
          <w:szCs w:val="18"/>
        </w:rPr>
      </w:pPr>
      <w:r w:rsidRPr="00495793">
        <w:rPr>
          <w:rFonts w:asciiTheme="minorHAnsi" w:hAnsiTheme="minorHAnsi"/>
          <w:sz w:val="18"/>
          <w:szCs w:val="18"/>
        </w:rPr>
        <w:t xml:space="preserve">If parent document is the CF1R-PRF-01, values are </w:t>
      </w:r>
      <w:r w:rsidR="00CF3ECE">
        <w:rPr>
          <w:rFonts w:asciiTheme="minorHAnsi" w:hAnsiTheme="minorHAnsi"/>
          <w:sz w:val="18"/>
          <w:szCs w:val="18"/>
        </w:rPr>
        <w:t>“</w:t>
      </w:r>
      <w:r w:rsidR="00CF3ECE" w:rsidRPr="00CF3ECE">
        <w:rPr>
          <w:rFonts w:asciiTheme="minorHAnsi" w:hAnsiTheme="minorHAnsi"/>
          <w:sz w:val="18"/>
          <w:szCs w:val="18"/>
        </w:rPr>
        <w:t>Newly Constructed</w:t>
      </w:r>
      <w:r w:rsidR="00CF3ECE">
        <w:rPr>
          <w:rFonts w:asciiTheme="minorHAnsi" w:hAnsiTheme="minorHAnsi"/>
          <w:sz w:val="18"/>
          <w:szCs w:val="18"/>
        </w:rPr>
        <w:t>”</w:t>
      </w:r>
      <w:r w:rsidR="00CF3ECE" w:rsidRPr="00CF3ECE">
        <w:rPr>
          <w:rFonts w:asciiTheme="minorHAnsi" w:hAnsiTheme="minorHAnsi"/>
          <w:sz w:val="18"/>
          <w:szCs w:val="18"/>
        </w:rPr>
        <w:t xml:space="preserve">, </w:t>
      </w:r>
      <w:r w:rsidR="00CF3ECE">
        <w:rPr>
          <w:rFonts w:asciiTheme="minorHAnsi" w:hAnsiTheme="minorHAnsi"/>
          <w:sz w:val="18"/>
          <w:szCs w:val="18"/>
        </w:rPr>
        <w:t>“</w:t>
      </w:r>
      <w:r w:rsidR="00CF3ECE" w:rsidRPr="00CF3ECE">
        <w:rPr>
          <w:rFonts w:asciiTheme="minorHAnsi" w:hAnsiTheme="minorHAnsi"/>
          <w:sz w:val="18"/>
          <w:szCs w:val="18"/>
        </w:rPr>
        <w:t>Newly Constructed (Addition Alone)</w:t>
      </w:r>
      <w:r w:rsidR="00CF3ECE">
        <w:rPr>
          <w:rFonts w:asciiTheme="minorHAnsi" w:hAnsiTheme="minorHAnsi"/>
          <w:sz w:val="18"/>
          <w:szCs w:val="18"/>
        </w:rPr>
        <w:t>”</w:t>
      </w:r>
      <w:r w:rsidR="00CF3ECE" w:rsidRPr="00CF3ECE">
        <w:rPr>
          <w:rFonts w:asciiTheme="minorHAnsi" w:hAnsiTheme="minorHAnsi"/>
          <w:sz w:val="18"/>
          <w:szCs w:val="18"/>
        </w:rPr>
        <w:t xml:space="preserve"> and</w:t>
      </w:r>
      <w:r w:rsidR="00CF3ECE">
        <w:rPr>
          <w:rFonts w:asciiTheme="minorHAnsi" w:hAnsiTheme="minorHAnsi"/>
          <w:sz w:val="18"/>
          <w:szCs w:val="18"/>
        </w:rPr>
        <w:t xml:space="preserve"> “</w:t>
      </w:r>
      <w:r w:rsidR="00CF3ECE" w:rsidRPr="00CF3ECE">
        <w:rPr>
          <w:rFonts w:asciiTheme="minorHAnsi" w:hAnsiTheme="minorHAnsi"/>
          <w:sz w:val="18"/>
          <w:szCs w:val="18"/>
        </w:rPr>
        <w:t>Addition and /or Alteration</w:t>
      </w:r>
      <w:r w:rsidR="00CF3ECE">
        <w:rPr>
          <w:rFonts w:asciiTheme="minorHAnsi" w:hAnsiTheme="minorHAnsi"/>
          <w:sz w:val="18"/>
          <w:szCs w:val="18"/>
        </w:rPr>
        <w:t>”</w:t>
      </w:r>
    </w:p>
    <w:p w14:paraId="0435B2DF" w14:textId="77777777" w:rsidR="00CF3ECE" w:rsidRPr="00CF3ECE" w:rsidRDefault="00CF3ECE" w:rsidP="00CF3ECE">
      <w:pPr>
        <w:pStyle w:val="ListParagraph"/>
        <w:numPr>
          <w:ilvl w:val="0"/>
          <w:numId w:val="21"/>
        </w:numPr>
        <w:rPr>
          <w:rFonts w:asciiTheme="minorHAnsi"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CF1R-NCB-01, </w:t>
      </w:r>
      <w:r>
        <w:rPr>
          <w:rFonts w:asciiTheme="minorHAnsi" w:hAnsiTheme="minorHAnsi"/>
          <w:sz w:val="18"/>
          <w:szCs w:val="18"/>
        </w:rPr>
        <w:t>values are “</w:t>
      </w:r>
      <w:r w:rsidRPr="00CF3ECE">
        <w:rPr>
          <w:rFonts w:asciiTheme="minorHAnsi" w:hAnsiTheme="minorHAnsi"/>
          <w:sz w:val="18"/>
          <w:szCs w:val="18"/>
        </w:rPr>
        <w:t>Newly Constructed</w:t>
      </w:r>
      <w:r>
        <w:rPr>
          <w:rFonts w:asciiTheme="minorHAnsi" w:hAnsiTheme="minorHAnsi"/>
          <w:sz w:val="18"/>
          <w:szCs w:val="18"/>
        </w:rPr>
        <w:t>”</w:t>
      </w:r>
      <w:r w:rsidRPr="00CF3ECE">
        <w:rPr>
          <w:rFonts w:asciiTheme="minorHAnsi" w:hAnsiTheme="minorHAnsi"/>
          <w:sz w:val="18"/>
          <w:szCs w:val="18"/>
        </w:rPr>
        <w:t xml:space="preserve"> and </w:t>
      </w:r>
      <w:r>
        <w:rPr>
          <w:rFonts w:asciiTheme="minorHAnsi" w:hAnsiTheme="minorHAnsi"/>
          <w:sz w:val="18"/>
          <w:szCs w:val="18"/>
        </w:rPr>
        <w:t>“</w:t>
      </w:r>
      <w:r w:rsidRPr="00CF3ECE">
        <w:rPr>
          <w:rFonts w:asciiTheme="minorHAnsi" w:hAnsiTheme="minorHAnsi"/>
          <w:sz w:val="18"/>
          <w:szCs w:val="18"/>
        </w:rPr>
        <w:t>Newly Constructed (Addition Alone)</w:t>
      </w:r>
      <w:r>
        <w:rPr>
          <w:rFonts w:asciiTheme="minorHAnsi" w:hAnsiTheme="minorHAnsi"/>
          <w:sz w:val="18"/>
          <w:szCs w:val="18"/>
        </w:rPr>
        <w:t>”</w:t>
      </w:r>
    </w:p>
    <w:p w14:paraId="0435B2E0" w14:textId="6A8725BD" w:rsidR="00AE10C0" w:rsidRDefault="00CF3ECE">
      <w:pPr>
        <w:pStyle w:val="ListParagraph"/>
        <w:numPr>
          <w:ilvl w:val="0"/>
          <w:numId w:val="21"/>
        </w:numPr>
        <w:rPr>
          <w:rFonts w:asciiTheme="minorHAnsi" w:eastAsia="Cambria" w:hAnsiTheme="minorHAnsi"/>
          <w:sz w:val="18"/>
          <w:szCs w:val="18"/>
        </w:rPr>
      </w:pPr>
      <w:r>
        <w:rPr>
          <w:rFonts w:asciiTheme="minorHAnsi" w:hAnsiTheme="minorHAnsi"/>
          <w:sz w:val="18"/>
          <w:szCs w:val="18"/>
        </w:rPr>
        <w:t>I</w:t>
      </w:r>
      <w:r w:rsidRPr="00CF3ECE">
        <w:rPr>
          <w:rFonts w:asciiTheme="minorHAnsi" w:hAnsiTheme="minorHAnsi"/>
          <w:sz w:val="18"/>
          <w:szCs w:val="18"/>
        </w:rPr>
        <w:t xml:space="preserve">f parent document is CF1R-ADD-01, </w:t>
      </w:r>
      <w:r>
        <w:rPr>
          <w:rFonts w:asciiTheme="minorHAnsi" w:hAnsiTheme="minorHAnsi"/>
          <w:sz w:val="18"/>
          <w:szCs w:val="18"/>
        </w:rPr>
        <w:t>values are “</w:t>
      </w:r>
      <w:r w:rsidRPr="00CF3ECE">
        <w:rPr>
          <w:rFonts w:asciiTheme="minorHAnsi" w:hAnsiTheme="minorHAnsi"/>
          <w:sz w:val="18"/>
          <w:szCs w:val="18"/>
        </w:rPr>
        <w:t>ADU Addition &lt; 300 ft</w:t>
      </w:r>
      <w:r w:rsidRPr="009B68D4">
        <w:rPr>
          <w:rFonts w:asciiTheme="minorHAnsi" w:hAnsiTheme="minorHAnsi"/>
          <w:sz w:val="18"/>
          <w:szCs w:val="18"/>
          <w:vertAlign w:val="superscript"/>
        </w:rPr>
        <w: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300 to &lt; 400 ft</w:t>
      </w:r>
      <w:r w:rsidR="009B68D4" w:rsidRPr="009B68D4">
        <w:rPr>
          <w:rFonts w:asciiTheme="minorHAnsi" w:hAnsiTheme="minorHAnsi"/>
          <w:sz w:val="18"/>
          <w:szCs w:val="18"/>
          <w:vertAlign w:val="superscript"/>
        </w:rPr>
        <w:t>2</w:t>
      </w:r>
      <w:r>
        <w:rPr>
          <w:rFonts w:asciiTheme="minorHAnsi" w:hAnsiTheme="minorHAnsi"/>
          <w:sz w:val="18"/>
          <w:szCs w:val="18"/>
        </w:rPr>
        <w:t>”</w:t>
      </w:r>
      <w:r w:rsidRPr="00CF3ECE">
        <w:rPr>
          <w:rFonts w:asciiTheme="minorHAnsi" w:hAnsiTheme="minorHAnsi"/>
          <w:sz w:val="18"/>
          <w:szCs w:val="18"/>
        </w:rPr>
        <w:t>,</w:t>
      </w:r>
      <w:r>
        <w:rPr>
          <w:rFonts w:asciiTheme="minorHAnsi" w:hAnsiTheme="minorHAnsi"/>
          <w:sz w:val="18"/>
          <w:szCs w:val="18"/>
        </w:rPr>
        <w:t>”</w:t>
      </w:r>
      <w:r w:rsidRPr="00CF3ECE">
        <w:rPr>
          <w:rFonts w:asciiTheme="minorHAnsi" w:hAnsiTheme="minorHAnsi"/>
          <w:sz w:val="18"/>
          <w:szCs w:val="18"/>
        </w:rPr>
        <w:t xml:space="preserve"> ADU Addition &gt; 400 to &lt; 700 ft</w:t>
      </w:r>
      <w:r w:rsidR="009B68D4" w:rsidRPr="009B68D4">
        <w:rPr>
          <w:rFonts w:asciiTheme="minorHAnsi" w:hAnsiTheme="minorHAnsi"/>
          <w:sz w:val="18"/>
          <w:szCs w:val="18"/>
          <w:vertAlign w:val="superscript"/>
        </w:rPr>
        <w:t>2</w:t>
      </w:r>
      <w:r>
        <w:rPr>
          <w:rFonts w:asciiTheme="minorHAnsi" w:hAnsiTheme="minorHAnsi"/>
          <w:sz w:val="18"/>
          <w:szCs w:val="18"/>
        </w:rPr>
        <w:t xml:space="preserve">” </w:t>
      </w:r>
      <w:r w:rsidRPr="00CF3ECE">
        <w:rPr>
          <w:rFonts w:asciiTheme="minorHAnsi" w:hAnsiTheme="minorHAnsi"/>
          <w:sz w:val="18"/>
          <w:szCs w:val="18"/>
        </w:rPr>
        <w:t xml:space="preserve">and </w:t>
      </w:r>
      <w:r>
        <w:rPr>
          <w:rFonts w:asciiTheme="minorHAnsi" w:hAnsiTheme="minorHAnsi"/>
          <w:sz w:val="18"/>
          <w:szCs w:val="18"/>
        </w:rPr>
        <w:t>“</w:t>
      </w:r>
      <w:r w:rsidRPr="00CF3ECE">
        <w:rPr>
          <w:rFonts w:asciiTheme="minorHAnsi" w:hAnsiTheme="minorHAnsi"/>
          <w:sz w:val="18"/>
          <w:szCs w:val="18"/>
        </w:rPr>
        <w:t>ADU Addition &gt; 700 to &lt; 1000 ft</w:t>
      </w:r>
      <w:r w:rsidR="009B68D4" w:rsidRPr="009B68D4">
        <w:rPr>
          <w:rFonts w:asciiTheme="minorHAnsi" w:hAnsiTheme="minorHAnsi"/>
          <w:sz w:val="18"/>
          <w:szCs w:val="18"/>
          <w:vertAlign w:val="superscript"/>
        </w:rPr>
        <w:t>2</w:t>
      </w:r>
      <w:r>
        <w:rPr>
          <w:rFonts w:asciiTheme="minorHAnsi" w:hAnsiTheme="minorHAnsi"/>
          <w:sz w:val="18"/>
          <w:szCs w:val="18"/>
        </w:rPr>
        <w:t>”</w:t>
      </w:r>
      <w:r w:rsidR="00495793" w:rsidRPr="00495793">
        <w:rPr>
          <w:rFonts w:asciiTheme="minorHAnsi" w:hAnsiTheme="minorHAnsi"/>
          <w:sz w:val="18"/>
          <w:szCs w:val="18"/>
        </w:rPr>
        <w:t>.</w:t>
      </w:r>
    </w:p>
    <w:p w14:paraId="0435B2E1" w14:textId="79DCBAD5" w:rsidR="00636F83" w:rsidRPr="00DE1FB9" w:rsidRDefault="004354D4"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Pr>
          <w:rFonts w:asciiTheme="minorHAnsi" w:hAnsiTheme="minorHAnsi"/>
          <w:sz w:val="18"/>
          <w:szCs w:val="18"/>
        </w:rPr>
        <w:t xml:space="preserve">: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r w:rsidRPr="00D2491C" w:rsidDel="00D32EB3">
        <w:rPr>
          <w:rFonts w:asciiTheme="minorHAnsi" w:hAnsiTheme="minorHAnsi"/>
          <w:sz w:val="18"/>
          <w:szCs w:val="18"/>
        </w:rPr>
        <w:t xml:space="preserve"> </w:t>
      </w:r>
    </w:p>
    <w:p w14:paraId="0435B2E2" w14:textId="1ED15AB3" w:rsidR="00636F83" w:rsidRPr="00DE1FB9" w:rsidRDefault="0069465C" w:rsidP="00636F83">
      <w:pPr>
        <w:numPr>
          <w:ilvl w:val="0"/>
          <w:numId w:val="8"/>
        </w:numPr>
        <w:contextualSpacing/>
        <w:rPr>
          <w:rFonts w:asciiTheme="minorHAnsi" w:eastAsia="Cambria" w:hAnsiTheme="minorHAnsi"/>
          <w:sz w:val="18"/>
          <w:szCs w:val="18"/>
        </w:rPr>
      </w:pPr>
      <w:r>
        <w:rPr>
          <w:rFonts w:asciiTheme="minorHAnsi" w:hAnsiTheme="minorHAnsi"/>
          <w:sz w:val="18"/>
          <w:szCs w:val="18"/>
        </w:rPr>
        <w:t xml:space="preserve">Number of Bedrooms in Dwelling Unit: </w:t>
      </w:r>
      <w:r w:rsidRPr="009C5721">
        <w:rPr>
          <w:rFonts w:asciiTheme="minorHAnsi" w:hAnsiTheme="minorHAnsi"/>
          <w:sz w:val="18"/>
          <w:szCs w:val="18"/>
        </w:rPr>
        <w:t>This field is filled out automatically. It is referenced from the CF2R-MCH-01</w:t>
      </w:r>
      <w:r>
        <w:rPr>
          <w:rFonts w:asciiTheme="minorHAnsi" w:hAnsiTheme="minorHAnsi"/>
          <w:sz w:val="18"/>
          <w:szCs w:val="18"/>
        </w:rPr>
        <w:t>.</w:t>
      </w:r>
    </w:p>
    <w:p w14:paraId="0435B2F4" w14:textId="77777777" w:rsidR="00CE3C37" w:rsidRDefault="00CE3C37"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system Type: This may be filled out automatically or be user input.</w:t>
      </w:r>
    </w:p>
    <w:p w14:paraId="0435B2F5" w14:textId="77777777" w:rsidR="00CE3C37" w:rsidRPr="00CE3C37" w:rsidRDefault="00CE3C37" w:rsidP="00CE3C37">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0435B2F6" w14:textId="581A6040" w:rsidR="00CE3C37" w:rsidRPr="003E1B97" w:rsidRDefault="00AA3550"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If </w:t>
      </w:r>
      <w:r w:rsidR="00454307">
        <w:rPr>
          <w:rFonts w:asciiTheme="minorHAnsi" w:hAnsiTheme="minorHAnsi"/>
          <w:sz w:val="18"/>
          <w:szCs w:val="18"/>
        </w:rPr>
        <w:t>b</w:t>
      </w:r>
      <w:r w:rsidR="00CE3C37">
        <w:rPr>
          <w:rFonts w:asciiTheme="minorHAnsi" w:hAnsiTheme="minorHAnsi"/>
          <w:sz w:val="18"/>
          <w:szCs w:val="18"/>
        </w:rPr>
        <w:t xml:space="preserve">uilding type is equal to </w:t>
      </w:r>
      <w:proofErr w:type="gramStart"/>
      <w:r w:rsidR="00454307">
        <w:rPr>
          <w:rFonts w:asciiTheme="minorHAnsi" w:hAnsiTheme="minorHAnsi"/>
          <w:sz w:val="18"/>
          <w:szCs w:val="18"/>
        </w:rPr>
        <w:t>N</w:t>
      </w:r>
      <w:r w:rsidR="00CE3C37">
        <w:rPr>
          <w:rFonts w:asciiTheme="minorHAnsi" w:hAnsiTheme="minorHAnsi"/>
          <w:sz w:val="18"/>
          <w:szCs w:val="18"/>
        </w:rPr>
        <w:t>on-dwelling</w:t>
      </w:r>
      <w:proofErr w:type="gramEnd"/>
      <w:r w:rsidR="00CE3C37">
        <w:rPr>
          <w:rFonts w:asciiTheme="minorHAnsi" w:hAnsiTheme="minorHAnsi"/>
          <w:sz w:val="18"/>
          <w:szCs w:val="18"/>
        </w:rPr>
        <w:t xml:space="preserve"> unit, an N/A value will be filled out automatically.</w:t>
      </w:r>
    </w:p>
    <w:p w14:paraId="0435B2F7" w14:textId="77777777" w:rsidR="00CE3C37" w:rsidRPr="00E32596" w:rsidRDefault="00CE3C37" w:rsidP="00CE3C37">
      <w:pPr>
        <w:pStyle w:val="ListParagraph"/>
        <w:numPr>
          <w:ilvl w:val="0"/>
          <w:numId w:val="23"/>
        </w:numPr>
        <w:rPr>
          <w:rFonts w:asciiTheme="minorHAnsi" w:eastAsia="Cambria" w:hAnsiTheme="minorHAnsi"/>
          <w:sz w:val="18"/>
          <w:szCs w:val="18"/>
        </w:rPr>
      </w:pPr>
      <w:r w:rsidRPr="00CE3C37">
        <w:rPr>
          <w:rFonts w:asciiTheme="minorHAnsi" w:hAnsiTheme="minorHAnsi"/>
          <w:sz w:val="18"/>
          <w:szCs w:val="18"/>
        </w:rPr>
        <w:t xml:space="preserve">If parent document is the CF1R-NCB or CF1R-ADD, user selects from list of </w:t>
      </w:r>
      <w:r w:rsidRPr="00CE3C37">
        <w:rPr>
          <w:rFonts w:asciiTheme="minorHAnsi" w:hAnsiTheme="minorHAnsi" w:cstheme="minorHAnsi"/>
          <w:sz w:val="18"/>
          <w:szCs w:val="18"/>
        </w:rPr>
        <w:t xml:space="preserve">Supply, Exhaust, </w:t>
      </w:r>
      <w:r w:rsidR="00802732" w:rsidRPr="00802732">
        <w:rPr>
          <w:rFonts w:asciiTheme="minorHAnsi" w:hAnsiTheme="minorHAnsi" w:cstheme="minorHAnsi"/>
          <w:sz w:val="18"/>
          <w:szCs w:val="18"/>
        </w:rPr>
        <w:t>Balanced, Balanced – ERV, Balanced – HRV, Central Fan Integrated (CFI), Central Ventilation System – Supply</w:t>
      </w:r>
      <w:r w:rsidR="00AA3550">
        <w:rPr>
          <w:rFonts w:asciiTheme="minorHAnsi" w:hAnsiTheme="minorHAnsi" w:cstheme="minorHAnsi"/>
          <w:sz w:val="18"/>
          <w:szCs w:val="18"/>
        </w:rPr>
        <w:t xml:space="preserve"> and </w:t>
      </w:r>
      <w:r w:rsidR="00802732" w:rsidRPr="00802732">
        <w:rPr>
          <w:rFonts w:asciiTheme="minorHAnsi" w:hAnsiTheme="minorHAnsi" w:cstheme="minorHAnsi"/>
          <w:sz w:val="18"/>
          <w:szCs w:val="18"/>
        </w:rPr>
        <w:t>Central Ventilation System – Exhaust and Central Ventilation System Balanced</w:t>
      </w:r>
      <w:r w:rsidRPr="00E32596">
        <w:rPr>
          <w:rFonts w:asciiTheme="minorHAnsi" w:hAnsiTheme="minorHAnsi"/>
          <w:sz w:val="18"/>
          <w:szCs w:val="18"/>
        </w:rPr>
        <w:t xml:space="preserve">. </w:t>
      </w:r>
    </w:p>
    <w:p w14:paraId="0435B2F8" w14:textId="77777777" w:rsidR="00CE3C37" w:rsidRPr="00E32596" w:rsidRDefault="00802732" w:rsidP="00CE3C37">
      <w:pPr>
        <w:numPr>
          <w:ilvl w:val="0"/>
          <w:numId w:val="8"/>
        </w:numPr>
        <w:contextualSpacing/>
        <w:rPr>
          <w:rFonts w:asciiTheme="minorHAnsi" w:eastAsia="Cambria" w:hAnsiTheme="minorHAnsi"/>
          <w:sz w:val="18"/>
          <w:szCs w:val="18"/>
        </w:rPr>
      </w:pPr>
      <w:r>
        <w:rPr>
          <w:rFonts w:asciiTheme="minorHAnsi" w:eastAsia="Cambria" w:hAnsiTheme="minorHAnsi"/>
          <w:sz w:val="18"/>
          <w:szCs w:val="18"/>
        </w:rPr>
        <w:t>Ventilation operation schedule: This may be filled out automatically or be user input.</w:t>
      </w:r>
    </w:p>
    <w:p w14:paraId="0435B2F9" w14:textId="61D0F215" w:rsidR="00CE3C37" w:rsidRPr="00E32596" w:rsidRDefault="00802732" w:rsidP="00CE3C37">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Building type is equal to </w:t>
      </w:r>
      <w:proofErr w:type="gramStart"/>
      <w:r w:rsidR="00454307">
        <w:rPr>
          <w:rFonts w:asciiTheme="minorHAnsi" w:hAnsiTheme="minorHAnsi"/>
          <w:sz w:val="18"/>
          <w:szCs w:val="18"/>
        </w:rPr>
        <w:t>N</w:t>
      </w:r>
      <w:r>
        <w:rPr>
          <w:rFonts w:asciiTheme="minorHAnsi" w:hAnsiTheme="minorHAnsi"/>
          <w:sz w:val="18"/>
          <w:szCs w:val="18"/>
        </w:rPr>
        <w:t>on-dwelling</w:t>
      </w:r>
      <w:proofErr w:type="gramEnd"/>
      <w:r>
        <w:rPr>
          <w:rFonts w:asciiTheme="minorHAnsi" w:hAnsiTheme="minorHAnsi"/>
          <w:sz w:val="18"/>
          <w:szCs w:val="18"/>
        </w:rPr>
        <w:t xml:space="preserve"> </w:t>
      </w:r>
      <w:r w:rsidR="00AA3550">
        <w:rPr>
          <w:rFonts w:asciiTheme="minorHAnsi" w:hAnsiTheme="minorHAnsi"/>
          <w:sz w:val="18"/>
          <w:szCs w:val="18"/>
        </w:rPr>
        <w:t>unit;</w:t>
      </w:r>
      <w:r>
        <w:rPr>
          <w:rFonts w:asciiTheme="minorHAnsi" w:hAnsiTheme="minorHAnsi"/>
          <w:sz w:val="18"/>
          <w:szCs w:val="18"/>
        </w:rPr>
        <w:t xml:space="preserve"> an N/A value will be filled out automatically.</w:t>
      </w:r>
    </w:p>
    <w:p w14:paraId="0435B2FA" w14:textId="77777777" w:rsidR="00A768FF" w:rsidRPr="00E32596" w:rsidRDefault="00802732" w:rsidP="00A768FF">
      <w:pPr>
        <w:pStyle w:val="ListParagraph"/>
        <w:numPr>
          <w:ilvl w:val="0"/>
          <w:numId w:val="23"/>
        </w:numPr>
        <w:rPr>
          <w:rFonts w:asciiTheme="minorHAnsi" w:hAnsiTheme="minorHAnsi" w:cstheme="minorHAnsi"/>
          <w:sz w:val="18"/>
          <w:szCs w:val="18"/>
        </w:rPr>
      </w:pPr>
      <w:r>
        <w:rPr>
          <w:rFonts w:asciiTheme="minorHAnsi" w:hAnsiTheme="minorHAnsi"/>
          <w:sz w:val="18"/>
          <w:szCs w:val="18"/>
        </w:rPr>
        <w:t xml:space="preserve">User selects from list of </w:t>
      </w:r>
      <w:r w:rsidRPr="00802732">
        <w:rPr>
          <w:rFonts w:asciiTheme="minorHAnsi" w:hAnsiTheme="minorHAnsi" w:cstheme="minorHAnsi"/>
          <w:sz w:val="18"/>
          <w:szCs w:val="18"/>
        </w:rPr>
        <w:t>Continuous, Short-Term Average, Scheduled and Real-time Control.</w:t>
      </w:r>
    </w:p>
    <w:p w14:paraId="0435B2FB" w14:textId="539DDB11" w:rsidR="00E32596" w:rsidRDefault="00802732" w:rsidP="00A768FF">
      <w:pPr>
        <w:pStyle w:val="ListParagraph"/>
        <w:numPr>
          <w:ilvl w:val="0"/>
          <w:numId w:val="23"/>
        </w:numPr>
        <w:rPr>
          <w:rFonts w:asciiTheme="minorHAnsi" w:hAnsiTheme="minorHAnsi" w:cstheme="minorHAnsi"/>
          <w:sz w:val="18"/>
          <w:szCs w:val="18"/>
        </w:rPr>
      </w:pPr>
      <w:r w:rsidRPr="00802732">
        <w:rPr>
          <w:rFonts w:asciiTheme="minorHAnsi" w:hAnsiTheme="minorHAnsi" w:cstheme="minorHAnsi"/>
          <w:sz w:val="18"/>
          <w:szCs w:val="18"/>
        </w:rPr>
        <w:t>Note if “Ventilation System Type” (A</w:t>
      </w:r>
      <w:r w:rsidR="006150E9">
        <w:rPr>
          <w:rFonts w:asciiTheme="minorHAnsi" w:hAnsiTheme="minorHAnsi" w:cstheme="minorHAnsi"/>
          <w:sz w:val="18"/>
          <w:szCs w:val="18"/>
        </w:rPr>
        <w:t>06</w:t>
      </w:r>
      <w:r w:rsidRPr="00802732">
        <w:rPr>
          <w:rFonts w:asciiTheme="minorHAnsi" w:hAnsiTheme="minorHAnsi" w:cstheme="minorHAnsi"/>
          <w:sz w:val="18"/>
          <w:szCs w:val="18"/>
        </w:rPr>
        <w:t>) = Central Fan Integrated &amp; “Ventilation Operation Schedule” (A</w:t>
      </w:r>
      <w:r w:rsidR="008002F8">
        <w:rPr>
          <w:rFonts w:asciiTheme="minorHAnsi" w:hAnsiTheme="minorHAnsi" w:cstheme="minorHAnsi"/>
          <w:sz w:val="18"/>
          <w:szCs w:val="18"/>
        </w:rPr>
        <w:t>0</w:t>
      </w:r>
      <w:r w:rsidR="006150E9">
        <w:rPr>
          <w:rFonts w:asciiTheme="minorHAnsi" w:hAnsiTheme="minorHAnsi" w:cstheme="minorHAnsi"/>
          <w:sz w:val="18"/>
          <w:szCs w:val="18"/>
        </w:rPr>
        <w:t>7</w:t>
      </w:r>
      <w:r w:rsidR="00AA3550" w:rsidRPr="00802732">
        <w:rPr>
          <w:rFonts w:asciiTheme="minorHAnsi" w:hAnsiTheme="minorHAnsi" w:cstheme="minorHAnsi"/>
          <w:sz w:val="18"/>
          <w:szCs w:val="18"/>
        </w:rPr>
        <w:t>) =</w:t>
      </w:r>
      <w:r w:rsidRPr="00802732">
        <w:rPr>
          <w:rFonts w:asciiTheme="minorHAnsi" w:hAnsiTheme="minorHAnsi" w:cstheme="minorHAnsi"/>
          <w:sz w:val="18"/>
          <w:szCs w:val="18"/>
        </w:rPr>
        <w:t xml:space="preserve"> Continuous; then user will not be allowed to proceed.</w:t>
      </w:r>
    </w:p>
    <w:p w14:paraId="4F925A91" w14:textId="79DC962B" w:rsidR="00CD1C6E" w:rsidRPr="00CD1C6E" w:rsidRDefault="00CD1C6E" w:rsidP="00CD1C6E">
      <w:pPr>
        <w:rPr>
          <w:rFonts w:asciiTheme="minorHAnsi" w:hAnsiTheme="minorHAnsi" w:cstheme="minorHAnsi"/>
          <w:b/>
          <w:sz w:val="18"/>
          <w:szCs w:val="18"/>
        </w:rPr>
      </w:pPr>
    </w:p>
    <w:p w14:paraId="04F2ABE9" w14:textId="4E98F015" w:rsidR="00CD1C6E" w:rsidRPr="00CD1C6E" w:rsidRDefault="00CD1C6E" w:rsidP="00CD1C6E">
      <w:pPr>
        <w:rPr>
          <w:rFonts w:asciiTheme="minorHAnsi" w:hAnsiTheme="minorHAnsi" w:cstheme="minorHAnsi"/>
          <w:b/>
          <w:sz w:val="18"/>
          <w:szCs w:val="18"/>
        </w:rPr>
      </w:pPr>
      <w:r w:rsidRPr="00CD1C6E">
        <w:rPr>
          <w:rFonts w:asciiTheme="minorHAnsi" w:hAnsiTheme="minorHAnsi" w:cstheme="minorHAnsi"/>
          <w:b/>
          <w:sz w:val="18"/>
          <w:szCs w:val="18"/>
        </w:rPr>
        <w:t>Section B. Single Family Attached/Detached General Information</w:t>
      </w:r>
    </w:p>
    <w:p w14:paraId="70CD4C0D" w14:textId="77777777" w:rsidR="00CD1C6E" w:rsidRDefault="00CD1C6E" w:rsidP="00CD1C6E">
      <w:pPr>
        <w:numPr>
          <w:ilvl w:val="0"/>
          <w:numId w:val="32"/>
        </w:numPr>
        <w:contextualSpacing/>
        <w:rPr>
          <w:rFonts w:asciiTheme="minorHAnsi" w:eastAsia="Cambria" w:hAnsiTheme="minorHAnsi"/>
          <w:sz w:val="18"/>
          <w:szCs w:val="18"/>
        </w:rPr>
      </w:pPr>
      <w:r>
        <w:rPr>
          <w:rFonts w:asciiTheme="minorHAnsi" w:eastAsia="Cambria" w:hAnsiTheme="minorHAnsi"/>
          <w:sz w:val="18"/>
          <w:szCs w:val="18"/>
        </w:rPr>
        <w:t>Average Ceiling Height: This may be filled out automatically or be user input.</w:t>
      </w:r>
    </w:p>
    <w:p w14:paraId="0EEB7CF2" w14:textId="77777777" w:rsidR="00CD1C6E"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6882679A" w14:textId="7221F540" w:rsidR="00CD1C6E"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w:t>
      </w:r>
      <w:r>
        <w:rPr>
          <w:rFonts w:asciiTheme="minorHAnsi" w:hAnsiTheme="minorHAnsi"/>
          <w:sz w:val="18"/>
          <w:szCs w:val="18"/>
        </w:rPr>
        <w:t xml:space="preserve">NCB or </w:t>
      </w:r>
      <w:r w:rsidRPr="009C5721">
        <w:rPr>
          <w:rFonts w:asciiTheme="minorHAnsi" w:hAnsiTheme="minorHAnsi"/>
          <w:sz w:val="18"/>
          <w:szCs w:val="18"/>
        </w:rPr>
        <w:t>CF1R-</w:t>
      </w:r>
      <w:r>
        <w:rPr>
          <w:rFonts w:asciiTheme="minorHAnsi" w:hAnsiTheme="minorHAnsi"/>
          <w:sz w:val="18"/>
          <w:szCs w:val="18"/>
        </w:rPr>
        <w:t>ADD, user enter value in feet.</w:t>
      </w:r>
    </w:p>
    <w:p w14:paraId="6DCD8092" w14:textId="77777777" w:rsidR="00CD1C6E" w:rsidRPr="003952E1" w:rsidRDefault="00CD1C6E" w:rsidP="00CD1C6E">
      <w:pPr>
        <w:numPr>
          <w:ilvl w:val="0"/>
          <w:numId w:val="32"/>
        </w:numPr>
        <w:contextualSpacing/>
        <w:rPr>
          <w:rFonts w:asciiTheme="minorHAnsi" w:eastAsia="Cambria" w:hAnsiTheme="minorHAnsi"/>
          <w:sz w:val="18"/>
          <w:szCs w:val="18"/>
        </w:rPr>
      </w:pPr>
      <w:r>
        <w:rPr>
          <w:rFonts w:asciiTheme="minorHAnsi" w:eastAsia="Cambria" w:hAnsiTheme="minorHAnsi"/>
          <w:sz w:val="18"/>
          <w:szCs w:val="18"/>
        </w:rPr>
        <w:t xml:space="preserve">Total Conditioned Volume: </w:t>
      </w:r>
      <w:r w:rsidRPr="009C5721">
        <w:rPr>
          <w:rFonts w:asciiTheme="minorHAnsi" w:hAnsiTheme="minorHAnsi"/>
          <w:sz w:val="18"/>
          <w:szCs w:val="18"/>
        </w:rPr>
        <w:t xml:space="preserve">This field is </w:t>
      </w:r>
      <w:r>
        <w:rPr>
          <w:rFonts w:asciiTheme="minorHAnsi" w:hAnsiTheme="minorHAnsi"/>
          <w:sz w:val="18"/>
          <w:szCs w:val="18"/>
        </w:rPr>
        <w:t xml:space="preserve">calculated and </w:t>
      </w:r>
      <w:r w:rsidRPr="009C5721">
        <w:rPr>
          <w:rFonts w:asciiTheme="minorHAnsi" w:hAnsiTheme="minorHAnsi"/>
          <w:sz w:val="18"/>
          <w:szCs w:val="18"/>
        </w:rPr>
        <w:t>filled out automatically</w:t>
      </w:r>
      <w:r>
        <w:rPr>
          <w:rFonts w:asciiTheme="minorHAnsi" w:hAnsiTheme="minorHAnsi"/>
          <w:sz w:val="18"/>
          <w:szCs w:val="18"/>
        </w:rPr>
        <w:t>.</w:t>
      </w:r>
    </w:p>
    <w:p w14:paraId="7FCA4404" w14:textId="233210B4" w:rsidR="00CD1C6E" w:rsidRPr="002E1E35" w:rsidRDefault="001615DD" w:rsidP="002E1E35">
      <w:pPr>
        <w:pStyle w:val="ListParagraph"/>
        <w:numPr>
          <w:ilvl w:val="0"/>
          <w:numId w:val="32"/>
        </w:numPr>
        <w:rPr>
          <w:rFonts w:asciiTheme="minorHAnsi" w:hAnsiTheme="minorHAnsi" w:cstheme="minorHAnsi"/>
          <w:sz w:val="18"/>
          <w:szCs w:val="18"/>
        </w:rPr>
      </w:pPr>
      <w:r w:rsidRPr="001615DD">
        <w:rPr>
          <w:rFonts w:asciiTheme="minorHAnsi" w:hAnsiTheme="minorHAnsi" w:cstheme="minorHAnsi"/>
          <w:sz w:val="18"/>
          <w:szCs w:val="18"/>
        </w:rPr>
        <w:t>Vertical distance between the lowest and highest above-grade points within the pressure boundary in feet</w:t>
      </w:r>
      <w:r w:rsidR="00CD1C6E" w:rsidRPr="002E1E35">
        <w:rPr>
          <w:rFonts w:asciiTheme="minorHAnsi" w:hAnsiTheme="minorHAnsi" w:cstheme="minorHAnsi"/>
          <w:sz w:val="18"/>
          <w:szCs w:val="18"/>
        </w:rPr>
        <w:t xml:space="preserve">: </w:t>
      </w:r>
      <w:r w:rsidR="00CD1C6E" w:rsidRPr="002E1E35">
        <w:rPr>
          <w:rFonts w:asciiTheme="minorHAnsi" w:eastAsia="Cambria" w:hAnsiTheme="minorHAnsi"/>
          <w:sz w:val="18"/>
          <w:szCs w:val="18"/>
        </w:rPr>
        <w:t>This may be filled out automatically or be user input.</w:t>
      </w:r>
    </w:p>
    <w:p w14:paraId="0DA04BB6" w14:textId="77777777" w:rsidR="00CD1C6E" w:rsidRPr="003E1B97"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59853B24" w14:textId="4708034C" w:rsidR="00CD1C6E" w:rsidRPr="00D2491C"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w:t>
      </w:r>
      <w:r>
        <w:rPr>
          <w:rFonts w:asciiTheme="minorHAnsi" w:hAnsiTheme="minorHAnsi"/>
          <w:sz w:val="18"/>
          <w:szCs w:val="18"/>
        </w:rPr>
        <w:t xml:space="preserve">NCB or </w:t>
      </w:r>
      <w:r w:rsidRPr="009C5721">
        <w:rPr>
          <w:rFonts w:asciiTheme="minorHAnsi" w:hAnsiTheme="minorHAnsi"/>
          <w:sz w:val="18"/>
          <w:szCs w:val="18"/>
        </w:rPr>
        <w:t>CF1R-</w:t>
      </w:r>
      <w:r>
        <w:rPr>
          <w:rFonts w:asciiTheme="minorHAnsi" w:hAnsiTheme="minorHAnsi"/>
          <w:sz w:val="18"/>
          <w:szCs w:val="18"/>
        </w:rPr>
        <w:t xml:space="preserve">ADD, user enters value in feet. </w:t>
      </w:r>
    </w:p>
    <w:p w14:paraId="673AAC7E" w14:textId="19735A5F" w:rsidR="00CD1C6E" w:rsidRPr="003952E1" w:rsidRDefault="00CD1C6E" w:rsidP="00CD1C6E">
      <w:pPr>
        <w:numPr>
          <w:ilvl w:val="0"/>
          <w:numId w:val="32"/>
        </w:numPr>
        <w:contextualSpacing/>
        <w:rPr>
          <w:rFonts w:asciiTheme="minorHAnsi" w:eastAsia="Cambria" w:hAnsiTheme="minorHAnsi"/>
          <w:sz w:val="18"/>
          <w:szCs w:val="18"/>
        </w:rPr>
      </w:pPr>
      <w:r w:rsidRPr="007A5D38">
        <w:rPr>
          <w:rFonts w:asciiTheme="minorHAnsi" w:hAnsiTheme="minorHAnsi" w:cstheme="minorHAnsi"/>
          <w:sz w:val="18"/>
          <w:szCs w:val="18"/>
        </w:rPr>
        <w:t>Air Changes Per Hour at 50 Pa</w:t>
      </w:r>
      <w:r>
        <w:rPr>
          <w:rFonts w:asciiTheme="minorHAnsi" w:hAnsiTheme="minorHAnsi" w:cstheme="minorHAnsi"/>
          <w:sz w:val="18"/>
          <w:szCs w:val="18"/>
        </w:rPr>
        <w:t xml:space="preserve">: </w:t>
      </w:r>
      <w:r>
        <w:rPr>
          <w:rFonts w:asciiTheme="minorHAnsi" w:eastAsia="Cambria" w:hAnsiTheme="minorHAnsi"/>
          <w:sz w:val="18"/>
          <w:szCs w:val="18"/>
        </w:rPr>
        <w:t>This may be filled out automatically or be u</w:t>
      </w:r>
      <w:r>
        <w:rPr>
          <w:rFonts w:asciiTheme="minorHAnsi" w:hAnsiTheme="minorHAnsi" w:cstheme="minorHAnsi"/>
          <w:sz w:val="18"/>
          <w:szCs w:val="18"/>
        </w:rPr>
        <w:t>ser selected</w:t>
      </w:r>
    </w:p>
    <w:p w14:paraId="50F84480" w14:textId="77777777" w:rsidR="00CD1C6E" w:rsidRDefault="00CD1C6E" w:rsidP="00CD1C6E">
      <w:pPr>
        <w:pStyle w:val="ListParagraph"/>
        <w:numPr>
          <w:ilvl w:val="0"/>
          <w:numId w:val="25"/>
        </w:numPr>
        <w:rPr>
          <w:rFonts w:asciiTheme="minorHAnsi" w:eastAsia="Cambria" w:hAnsiTheme="minorHAnsi"/>
          <w:sz w:val="18"/>
          <w:szCs w:val="18"/>
        </w:rPr>
      </w:pPr>
      <w:r w:rsidRPr="009C5721">
        <w:rPr>
          <w:rFonts w:asciiTheme="minorHAnsi" w:hAnsiTheme="minorHAnsi"/>
          <w:sz w:val="18"/>
          <w:szCs w:val="18"/>
        </w:rPr>
        <w:t xml:space="preserve">If </w:t>
      </w:r>
      <w:r>
        <w:rPr>
          <w:rFonts w:asciiTheme="minorHAnsi" w:hAnsiTheme="minorHAnsi"/>
          <w:sz w:val="18"/>
          <w:szCs w:val="18"/>
        </w:rPr>
        <w:t xml:space="preserve">Building type is equal to </w:t>
      </w:r>
      <w:proofErr w:type="gramStart"/>
      <w:r>
        <w:rPr>
          <w:rFonts w:asciiTheme="minorHAnsi" w:hAnsiTheme="minorHAnsi"/>
          <w:sz w:val="18"/>
          <w:szCs w:val="18"/>
        </w:rPr>
        <w:t>Non-dwelling</w:t>
      </w:r>
      <w:proofErr w:type="gramEnd"/>
      <w:r>
        <w:rPr>
          <w:rFonts w:asciiTheme="minorHAnsi" w:hAnsiTheme="minorHAnsi"/>
          <w:sz w:val="18"/>
          <w:szCs w:val="18"/>
        </w:rPr>
        <w:t xml:space="preserve"> unit, an N/A value will be filled out automatically.</w:t>
      </w:r>
    </w:p>
    <w:p w14:paraId="5F68BD76" w14:textId="02192A45" w:rsidR="00CD1C6E" w:rsidRDefault="00CD1C6E" w:rsidP="00CD1C6E">
      <w:pPr>
        <w:pStyle w:val="ListParagraph"/>
        <w:numPr>
          <w:ilvl w:val="0"/>
          <w:numId w:val="25"/>
        </w:numPr>
        <w:rPr>
          <w:rFonts w:asciiTheme="minorHAnsi" w:eastAsia="Cambria" w:hAnsiTheme="minorHAnsi"/>
          <w:sz w:val="18"/>
          <w:szCs w:val="18"/>
        </w:rPr>
      </w:pPr>
      <w:r>
        <w:rPr>
          <w:rFonts w:asciiTheme="minorHAnsi" w:hAnsiTheme="minorHAnsi"/>
          <w:sz w:val="18"/>
          <w:szCs w:val="18"/>
        </w:rPr>
        <w:t xml:space="preserve">If </w:t>
      </w:r>
      <w:r w:rsidR="00454307">
        <w:rPr>
          <w:rFonts w:asciiTheme="minorHAnsi" w:hAnsiTheme="minorHAnsi"/>
          <w:sz w:val="18"/>
          <w:szCs w:val="18"/>
        </w:rPr>
        <w:t>B</w:t>
      </w:r>
      <w:r>
        <w:rPr>
          <w:rFonts w:asciiTheme="minorHAnsi" w:hAnsiTheme="minorHAnsi"/>
          <w:sz w:val="18"/>
          <w:szCs w:val="18"/>
        </w:rPr>
        <w:t xml:space="preserve">uilding type does not equal </w:t>
      </w:r>
      <w:proofErr w:type="gramStart"/>
      <w:r>
        <w:rPr>
          <w:rFonts w:asciiTheme="minorHAnsi" w:hAnsiTheme="minorHAnsi"/>
          <w:sz w:val="18"/>
          <w:szCs w:val="18"/>
        </w:rPr>
        <w:t>Non-dwelling</w:t>
      </w:r>
      <w:proofErr w:type="gramEnd"/>
      <w:r>
        <w:rPr>
          <w:rFonts w:asciiTheme="minorHAnsi" w:hAnsiTheme="minorHAnsi"/>
          <w:sz w:val="18"/>
          <w:szCs w:val="18"/>
        </w:rPr>
        <w:t xml:space="preserve"> unit, then user </w:t>
      </w:r>
      <w:r w:rsidR="00454307">
        <w:rPr>
          <w:rFonts w:asciiTheme="minorHAnsi" w:hAnsiTheme="minorHAnsi"/>
          <w:sz w:val="18"/>
          <w:szCs w:val="18"/>
        </w:rPr>
        <w:t>may</w:t>
      </w:r>
      <w:r>
        <w:rPr>
          <w:rFonts w:asciiTheme="minorHAnsi" w:hAnsiTheme="minorHAnsi"/>
          <w:sz w:val="18"/>
          <w:szCs w:val="18"/>
        </w:rPr>
        <w:t xml:space="preserve"> select from Default (ACH50=2.0) or Measured (ACH50&lt;2.0)</w:t>
      </w:r>
    </w:p>
    <w:p w14:paraId="50394556" w14:textId="77777777" w:rsidR="00CD1C6E" w:rsidRPr="00AE10C0" w:rsidRDefault="00CD1C6E" w:rsidP="00CD1C6E">
      <w:pPr>
        <w:numPr>
          <w:ilvl w:val="0"/>
          <w:numId w:val="32"/>
        </w:numPr>
        <w:contextualSpacing/>
        <w:rPr>
          <w:rFonts w:asciiTheme="minorHAnsi" w:eastAsia="Cambria" w:hAnsiTheme="minorHAnsi"/>
          <w:sz w:val="18"/>
          <w:szCs w:val="18"/>
        </w:rPr>
      </w:pPr>
      <w:r w:rsidRPr="00AE10C0">
        <w:rPr>
          <w:rFonts w:asciiTheme="minorHAnsi" w:hAnsiTheme="minorHAnsi" w:cstheme="minorHAnsi"/>
          <w:sz w:val="18"/>
          <w:szCs w:val="18"/>
        </w:rPr>
        <w:t xml:space="preserve">Name of ANSI/ASHRAE Standard 62.2-2016 weather station for climate zone: </w:t>
      </w:r>
      <w:r w:rsidRPr="00AE10C0">
        <w:rPr>
          <w:rFonts w:asciiTheme="minorHAnsi" w:eastAsia="Cambria" w:hAnsiTheme="minorHAnsi"/>
          <w:sz w:val="18"/>
          <w:szCs w:val="18"/>
        </w:rPr>
        <w:t>This may be filled out automatically or be user input.</w:t>
      </w:r>
    </w:p>
    <w:p w14:paraId="4025DC8B" w14:textId="77777777" w:rsidR="00CD1C6E" w:rsidRPr="001E2BE1"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CF1R-PRF-01</w:t>
      </w:r>
      <w:r>
        <w:rPr>
          <w:rFonts w:asciiTheme="minorHAnsi" w:hAnsiTheme="minorHAnsi"/>
          <w:sz w:val="18"/>
          <w:szCs w:val="18"/>
        </w:rPr>
        <w:t>, the value will be filled out automatically.</w:t>
      </w:r>
    </w:p>
    <w:p w14:paraId="078A9458" w14:textId="77777777" w:rsidR="00CD1C6E" w:rsidRPr="003E1B97"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 xml:space="preserve">If </w:t>
      </w:r>
      <w:r>
        <w:rPr>
          <w:rFonts w:asciiTheme="minorHAnsi" w:hAnsiTheme="minorHAnsi"/>
          <w:sz w:val="18"/>
          <w:szCs w:val="18"/>
        </w:rPr>
        <w:t xml:space="preserve">Building type is equal to </w:t>
      </w:r>
      <w:proofErr w:type="gramStart"/>
      <w:r>
        <w:rPr>
          <w:rFonts w:asciiTheme="minorHAnsi" w:hAnsiTheme="minorHAnsi"/>
          <w:sz w:val="18"/>
          <w:szCs w:val="18"/>
        </w:rPr>
        <w:t>Non-dwelling</w:t>
      </w:r>
      <w:proofErr w:type="gramEnd"/>
      <w:r>
        <w:rPr>
          <w:rFonts w:asciiTheme="minorHAnsi" w:hAnsiTheme="minorHAnsi"/>
          <w:sz w:val="18"/>
          <w:szCs w:val="18"/>
        </w:rPr>
        <w:t xml:space="preserve"> unit, an N/A value will be filled out automatically.</w:t>
      </w:r>
    </w:p>
    <w:p w14:paraId="6A69B142" w14:textId="77777777" w:rsidR="00CD1C6E" w:rsidRPr="00D2491C" w:rsidRDefault="00CD1C6E" w:rsidP="00CD1C6E">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If parent document is the CF1R-</w:t>
      </w:r>
      <w:r>
        <w:rPr>
          <w:rFonts w:asciiTheme="minorHAnsi" w:hAnsiTheme="minorHAnsi"/>
          <w:sz w:val="18"/>
          <w:szCs w:val="18"/>
        </w:rPr>
        <w:t xml:space="preserve">NCB or </w:t>
      </w:r>
      <w:r w:rsidRPr="009C5721">
        <w:rPr>
          <w:rFonts w:asciiTheme="minorHAnsi" w:hAnsiTheme="minorHAnsi"/>
          <w:sz w:val="18"/>
          <w:szCs w:val="18"/>
        </w:rPr>
        <w:t>CF1R-</w:t>
      </w:r>
      <w:r>
        <w:rPr>
          <w:rFonts w:asciiTheme="minorHAnsi" w:hAnsiTheme="minorHAnsi"/>
          <w:sz w:val="18"/>
          <w:szCs w:val="18"/>
        </w:rPr>
        <w:t xml:space="preserve">ADD, user select value from </w:t>
      </w:r>
      <w:r w:rsidRPr="007A5D38">
        <w:rPr>
          <w:rFonts w:asciiTheme="minorHAnsi" w:hAnsiTheme="minorHAnsi" w:cstheme="minorHAnsi"/>
          <w:color w:val="000000"/>
          <w:sz w:val="18"/>
          <w:szCs w:val="18"/>
        </w:rPr>
        <w:t>Weather Stations from the Table X1 US Climates, Normative Appendix X</w:t>
      </w:r>
      <w:r>
        <w:rPr>
          <w:rFonts w:asciiTheme="minorHAnsi" w:hAnsiTheme="minorHAnsi" w:cstheme="minorHAnsi"/>
          <w:color w:val="000000"/>
          <w:sz w:val="18"/>
          <w:szCs w:val="18"/>
        </w:rPr>
        <w:t>.</w:t>
      </w:r>
      <w:r>
        <w:rPr>
          <w:rFonts w:asciiTheme="minorHAnsi" w:hAnsiTheme="minorHAnsi"/>
          <w:sz w:val="18"/>
          <w:szCs w:val="18"/>
        </w:rPr>
        <w:t xml:space="preserve"> </w:t>
      </w:r>
    </w:p>
    <w:p w14:paraId="73C22124" w14:textId="07B8F090" w:rsidR="00CD1C6E" w:rsidRDefault="00CD1C6E" w:rsidP="00CD1C6E">
      <w:pPr>
        <w:numPr>
          <w:ilvl w:val="0"/>
          <w:numId w:val="32"/>
        </w:numPr>
        <w:contextualSpacing/>
        <w:rPr>
          <w:rFonts w:asciiTheme="minorHAnsi" w:eastAsia="Cambria" w:hAnsiTheme="minorHAnsi"/>
          <w:sz w:val="18"/>
          <w:szCs w:val="18"/>
        </w:rPr>
      </w:pP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r>
        <w:rPr>
          <w:rFonts w:asciiTheme="minorHAnsi" w:hAnsiTheme="minorHAnsi" w:cstheme="minorHAnsi"/>
          <w:sz w:val="18"/>
          <w:szCs w:val="18"/>
        </w:rPr>
        <w:t xml:space="preserve">: </w:t>
      </w:r>
      <w:r w:rsidRPr="00AE10C0">
        <w:rPr>
          <w:rFonts w:asciiTheme="minorHAnsi" w:eastAsia="Cambria" w:hAnsiTheme="minorHAnsi"/>
          <w:sz w:val="18"/>
          <w:szCs w:val="18"/>
        </w:rPr>
        <w:t xml:space="preserve">This </w:t>
      </w:r>
      <w:r>
        <w:rPr>
          <w:rFonts w:asciiTheme="minorHAnsi" w:eastAsia="Cambria" w:hAnsiTheme="minorHAnsi"/>
          <w:sz w:val="18"/>
          <w:szCs w:val="18"/>
        </w:rPr>
        <w:t xml:space="preserve">value is </w:t>
      </w:r>
      <w:r w:rsidRPr="00AE10C0">
        <w:rPr>
          <w:rFonts w:asciiTheme="minorHAnsi" w:eastAsia="Cambria" w:hAnsiTheme="minorHAnsi"/>
          <w:sz w:val="18"/>
          <w:szCs w:val="18"/>
        </w:rPr>
        <w:t>automatically</w:t>
      </w:r>
      <w:r>
        <w:rPr>
          <w:rFonts w:asciiTheme="minorHAnsi" w:eastAsia="Cambria" w:hAnsiTheme="minorHAnsi"/>
          <w:sz w:val="18"/>
          <w:szCs w:val="18"/>
        </w:rPr>
        <w:t xml:space="preserve"> entered based on the selection in #</w:t>
      </w:r>
      <w:r w:rsidR="008464D7">
        <w:rPr>
          <w:rFonts w:asciiTheme="minorHAnsi" w:eastAsia="Cambria" w:hAnsiTheme="minorHAnsi"/>
          <w:sz w:val="18"/>
          <w:szCs w:val="18"/>
        </w:rPr>
        <w:t>6</w:t>
      </w:r>
      <w:r>
        <w:rPr>
          <w:rFonts w:asciiTheme="minorHAnsi" w:eastAsia="Cambria" w:hAnsiTheme="minorHAnsi"/>
          <w:sz w:val="18"/>
          <w:szCs w:val="18"/>
        </w:rPr>
        <w:t>.</w:t>
      </w:r>
    </w:p>
    <w:p w14:paraId="0435B306" w14:textId="77777777" w:rsidR="00670A84" w:rsidRDefault="00670A84">
      <w:pPr>
        <w:pStyle w:val="ListParagraph"/>
        <w:rPr>
          <w:rFonts w:eastAsia="Cambria"/>
          <w:b/>
        </w:rPr>
      </w:pPr>
    </w:p>
    <w:p w14:paraId="0435B307" w14:textId="12383206" w:rsidR="00636F83" w:rsidRDefault="00636F83" w:rsidP="00636F83">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sidR="00CD1C6E">
        <w:rPr>
          <w:rFonts w:asciiTheme="minorHAnsi" w:eastAsia="Cambria" w:hAnsiTheme="minorHAnsi"/>
          <w:b/>
          <w:sz w:val="18"/>
          <w:szCs w:val="18"/>
        </w:rPr>
        <w:t>C</w:t>
      </w:r>
      <w:r w:rsidRPr="00EE71C1">
        <w:rPr>
          <w:rFonts w:asciiTheme="minorHAnsi" w:eastAsia="Cambria" w:hAnsiTheme="minorHAnsi"/>
          <w:b/>
          <w:sz w:val="18"/>
          <w:szCs w:val="18"/>
        </w:rPr>
        <w:t>. Whole</w:t>
      </w:r>
      <w:del w:id="229" w:author="Tsan, Bach@Energy" w:date="2021-11-08T14:22:00Z">
        <w:r w:rsidRPr="00EE71C1" w:rsidDel="00D012B3">
          <w:rPr>
            <w:rFonts w:asciiTheme="minorHAnsi" w:eastAsia="Cambria" w:hAnsiTheme="minorHAnsi"/>
            <w:b/>
            <w:sz w:val="18"/>
            <w:szCs w:val="18"/>
          </w:rPr>
          <w:delText xml:space="preserve"> Building</w:delText>
        </w:r>
      </w:del>
      <w:ins w:id="230" w:author="Tsan, Bach@Energy" w:date="2021-11-08T14:22:00Z">
        <w:r w:rsidR="00D012B3">
          <w:rPr>
            <w:rFonts w:asciiTheme="minorHAnsi" w:eastAsia="Cambria" w:hAnsiTheme="minorHAnsi"/>
            <w:b/>
            <w:sz w:val="18"/>
            <w:szCs w:val="18"/>
          </w:rPr>
          <w:t>-</w:t>
        </w:r>
      </w:ins>
      <w:ins w:id="231" w:author="Alhabibi, Haider@Energy" w:date="2021-12-12T13:37:00Z">
        <w:r w:rsidR="00D85160">
          <w:rPr>
            <w:rFonts w:asciiTheme="minorHAnsi" w:eastAsia="Cambria" w:hAnsiTheme="minorHAnsi"/>
            <w:b/>
            <w:sz w:val="18"/>
            <w:szCs w:val="18"/>
          </w:rPr>
          <w:t>D</w:t>
        </w:r>
      </w:ins>
      <w:ins w:id="232" w:author="Tsan, Bach@Energy" w:date="2021-11-08T14:22:00Z">
        <w:r w:rsidR="00D012B3">
          <w:rPr>
            <w:rFonts w:asciiTheme="minorHAnsi" w:eastAsia="Cambria" w:hAnsiTheme="minorHAnsi"/>
            <w:b/>
            <w:sz w:val="18"/>
            <w:szCs w:val="18"/>
          </w:rPr>
          <w:t>welling</w:t>
        </w:r>
      </w:ins>
      <w:r w:rsidRPr="00EE71C1">
        <w:rPr>
          <w:rFonts w:asciiTheme="minorHAnsi" w:eastAsia="Cambria" w:hAnsiTheme="minorHAnsi"/>
          <w:b/>
          <w:sz w:val="18"/>
          <w:szCs w:val="18"/>
        </w:rPr>
        <w:t xml:space="preserve"> Continuous Ventilation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0435B30A" w14:textId="2DE88AF5" w:rsidR="00636F83" w:rsidRPr="0045459E" w:rsidRDefault="00636F83" w:rsidP="00A768FF">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sidR="00A768FF">
        <w:rPr>
          <w:rFonts w:asciiTheme="minorHAnsi" w:eastAsia="Cambria" w:hAnsiTheme="minorHAnsi"/>
          <w:sz w:val="18"/>
          <w:szCs w:val="18"/>
        </w:rPr>
        <w:t xml:space="preserve"> 150.0-B from the Energy Standards</w:t>
      </w:r>
      <w:r w:rsidRPr="00EE71C1">
        <w:rPr>
          <w:rFonts w:asciiTheme="minorHAnsi" w:eastAsia="Cambria" w:hAnsiTheme="minorHAnsi"/>
          <w:sz w:val="18"/>
          <w:szCs w:val="18"/>
        </w:rPr>
        <w:t>.</w:t>
      </w:r>
    </w:p>
    <w:p w14:paraId="0435B30B" w14:textId="77777777" w:rsidR="00326D40" w:rsidRDefault="00326D40" w:rsidP="00636F83">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automatically calculate</w:t>
      </w:r>
      <w:r w:rsidR="00E32596">
        <w:rPr>
          <w:rFonts w:asciiTheme="minorHAnsi" w:eastAsia="Cambria" w:hAnsiTheme="minorHAnsi"/>
          <w:sz w:val="18"/>
          <w:szCs w:val="18"/>
        </w:rPr>
        <w:t>s</w:t>
      </w:r>
      <w:r w:rsidRPr="00EE71C1">
        <w:rPr>
          <w:rFonts w:asciiTheme="minorHAnsi" w:eastAsia="Cambria" w:hAnsiTheme="minorHAnsi"/>
          <w:sz w:val="18"/>
          <w:szCs w:val="18"/>
        </w:rPr>
        <w:t xml:space="preserve"> using </w:t>
      </w:r>
      <w:r>
        <w:rPr>
          <w:rFonts w:asciiTheme="minorHAnsi" w:eastAsia="Cambria" w:hAnsiTheme="minorHAnsi"/>
          <w:sz w:val="18"/>
          <w:szCs w:val="18"/>
        </w:rPr>
        <w:t xml:space="preserve">either </w:t>
      </w:r>
      <w:r w:rsidRPr="00EE71C1">
        <w:rPr>
          <w:rFonts w:asciiTheme="minorHAnsi" w:eastAsia="Cambria" w:hAnsiTheme="minorHAnsi"/>
          <w:sz w:val="18"/>
          <w:szCs w:val="18"/>
        </w:rPr>
        <w:t>equation</w:t>
      </w:r>
      <w:r>
        <w:rPr>
          <w:rFonts w:asciiTheme="minorHAnsi" w:eastAsia="Cambria" w:hAnsiTheme="minorHAnsi"/>
          <w:sz w:val="18"/>
          <w:szCs w:val="18"/>
        </w:rPr>
        <w:t xml:space="preserve"> 150.0-C or 150.0-D from the Energy Standards</w:t>
      </w:r>
      <w:r w:rsidRPr="00EE71C1">
        <w:rPr>
          <w:rFonts w:asciiTheme="minorHAnsi" w:eastAsia="Cambria" w:hAnsiTheme="minorHAnsi"/>
          <w:sz w:val="18"/>
          <w:szCs w:val="18"/>
        </w:rPr>
        <w:t>.</w:t>
      </w:r>
    </w:p>
    <w:p w14:paraId="0435B30C" w14:textId="350F06EC" w:rsidR="00670A84" w:rsidRDefault="00326D40">
      <w:pPr>
        <w:pStyle w:val="ListParagraph"/>
        <w:numPr>
          <w:ilvl w:val="0"/>
          <w:numId w:val="26"/>
        </w:numPr>
        <w:rPr>
          <w:rFonts w:asciiTheme="minorHAnsi" w:eastAsia="Cambria" w:hAnsiTheme="minorHAnsi"/>
          <w:sz w:val="18"/>
          <w:szCs w:val="18"/>
        </w:rPr>
      </w:pPr>
      <w:r>
        <w:rPr>
          <w:rFonts w:asciiTheme="minorHAnsi" w:eastAsia="Cambria" w:hAnsiTheme="minorHAnsi"/>
          <w:sz w:val="18"/>
          <w:szCs w:val="18"/>
        </w:rPr>
        <w:t xml:space="preserve">If </w:t>
      </w:r>
      <w:r w:rsidR="0099732B">
        <w:rPr>
          <w:rFonts w:asciiTheme="minorHAnsi" w:eastAsia="Cambria" w:hAnsiTheme="minorHAnsi"/>
          <w:sz w:val="18"/>
          <w:szCs w:val="18"/>
        </w:rPr>
        <w:t>a</w:t>
      </w:r>
      <w:r>
        <w:rPr>
          <w:rFonts w:asciiTheme="minorHAnsi" w:eastAsia="Cambria" w:hAnsiTheme="minorHAnsi"/>
          <w:sz w:val="18"/>
          <w:szCs w:val="18"/>
        </w:rPr>
        <w:t xml:space="preserve">ir changes per hour from section </w:t>
      </w:r>
      <w:r w:rsidR="008464D7">
        <w:rPr>
          <w:rFonts w:asciiTheme="minorHAnsi" w:eastAsia="Cambria" w:hAnsiTheme="minorHAnsi"/>
          <w:sz w:val="18"/>
          <w:szCs w:val="18"/>
        </w:rPr>
        <w:t>B</w:t>
      </w:r>
      <w:r>
        <w:rPr>
          <w:rFonts w:asciiTheme="minorHAnsi" w:eastAsia="Cambria" w:hAnsiTheme="minorHAnsi"/>
          <w:sz w:val="18"/>
          <w:szCs w:val="18"/>
        </w:rPr>
        <w:t xml:space="preserve"> is equal to “Default” then </w:t>
      </w:r>
      <w:r w:rsidR="00AA3550" w:rsidRPr="00EE71C1">
        <w:rPr>
          <w:rFonts w:asciiTheme="minorHAnsi" w:eastAsia="Cambria" w:hAnsiTheme="minorHAnsi"/>
          <w:sz w:val="18"/>
          <w:szCs w:val="18"/>
        </w:rPr>
        <w:t>equation,</w:t>
      </w:r>
      <w:r>
        <w:rPr>
          <w:rFonts w:asciiTheme="minorHAnsi" w:eastAsia="Cambria" w:hAnsiTheme="minorHAnsi"/>
          <w:sz w:val="18"/>
          <w:szCs w:val="18"/>
        </w:rPr>
        <w:t xml:space="preserve"> 150.0-C will be used.</w:t>
      </w:r>
    </w:p>
    <w:p w14:paraId="0435B30D" w14:textId="673D0CE8" w:rsidR="0099732B" w:rsidRDefault="0099732B" w:rsidP="0099732B">
      <w:pPr>
        <w:pStyle w:val="ListParagraph"/>
        <w:numPr>
          <w:ilvl w:val="0"/>
          <w:numId w:val="26"/>
        </w:numPr>
        <w:rPr>
          <w:rFonts w:asciiTheme="minorHAnsi" w:eastAsia="Cambria" w:hAnsiTheme="minorHAnsi"/>
          <w:sz w:val="18"/>
          <w:szCs w:val="18"/>
        </w:rPr>
      </w:pPr>
      <w:r>
        <w:rPr>
          <w:rFonts w:asciiTheme="minorHAnsi" w:eastAsia="Cambria" w:hAnsiTheme="minorHAnsi"/>
          <w:sz w:val="18"/>
          <w:szCs w:val="18"/>
        </w:rPr>
        <w:t xml:space="preserve">If air changes per hour from section </w:t>
      </w:r>
      <w:r w:rsidR="008464D7">
        <w:rPr>
          <w:rFonts w:asciiTheme="minorHAnsi" w:eastAsia="Cambria" w:hAnsiTheme="minorHAnsi"/>
          <w:sz w:val="18"/>
          <w:szCs w:val="18"/>
        </w:rPr>
        <w:t>B</w:t>
      </w:r>
      <w:r>
        <w:rPr>
          <w:rFonts w:asciiTheme="minorHAnsi" w:eastAsia="Cambria" w:hAnsiTheme="minorHAnsi"/>
          <w:sz w:val="18"/>
          <w:szCs w:val="18"/>
        </w:rPr>
        <w:t xml:space="preserve"> is equal to “</w:t>
      </w:r>
      <w:r w:rsidR="00AA3550">
        <w:rPr>
          <w:rFonts w:asciiTheme="minorHAnsi" w:eastAsia="Cambria" w:hAnsiTheme="minorHAnsi"/>
          <w:sz w:val="18"/>
          <w:szCs w:val="18"/>
        </w:rPr>
        <w:t>Measured”</w:t>
      </w:r>
      <w:r>
        <w:rPr>
          <w:rFonts w:asciiTheme="minorHAnsi" w:eastAsia="Cambria" w:hAnsiTheme="minorHAnsi"/>
          <w:sz w:val="18"/>
          <w:szCs w:val="18"/>
        </w:rPr>
        <w:t xml:space="preserve"> and the leakage value from the CF2R-MCH-24 is </w:t>
      </w:r>
      <w:r w:rsidR="00B64414">
        <w:rPr>
          <w:rFonts w:asciiTheme="minorHAnsi" w:eastAsia="Cambria" w:hAnsiTheme="minorHAnsi" w:cstheme="minorHAnsi"/>
          <w:sz w:val="18"/>
          <w:szCs w:val="18"/>
        </w:rPr>
        <w:t>&lt;</w:t>
      </w:r>
      <w:r>
        <w:rPr>
          <w:rFonts w:asciiTheme="minorHAnsi" w:eastAsia="Cambria" w:hAnsiTheme="minorHAnsi"/>
          <w:sz w:val="18"/>
          <w:szCs w:val="18"/>
        </w:rPr>
        <w:t xml:space="preserve"> 2.0 then </w:t>
      </w:r>
      <w:r w:rsidRPr="00EE71C1">
        <w:rPr>
          <w:rFonts w:asciiTheme="minorHAnsi" w:eastAsia="Cambria" w:hAnsiTheme="minorHAnsi"/>
          <w:sz w:val="18"/>
          <w:szCs w:val="18"/>
        </w:rPr>
        <w:t>equation</w:t>
      </w:r>
      <w:r>
        <w:rPr>
          <w:rFonts w:asciiTheme="minorHAnsi" w:eastAsia="Cambria" w:hAnsiTheme="minorHAnsi"/>
          <w:sz w:val="18"/>
          <w:szCs w:val="18"/>
        </w:rPr>
        <w:t xml:space="preserve"> 150.0-D will be used. </w:t>
      </w:r>
    </w:p>
    <w:p w14:paraId="0435B30E" w14:textId="2D2521E0" w:rsidR="00670A84" w:rsidRDefault="0099732B">
      <w:pPr>
        <w:pStyle w:val="ListParagraph"/>
        <w:numPr>
          <w:ilvl w:val="0"/>
          <w:numId w:val="26"/>
        </w:numPr>
        <w:rPr>
          <w:rFonts w:asciiTheme="minorHAnsi" w:eastAsia="Cambria" w:hAnsiTheme="minorHAnsi"/>
          <w:sz w:val="18"/>
          <w:szCs w:val="18"/>
        </w:rPr>
      </w:pPr>
      <w:r>
        <w:rPr>
          <w:rFonts w:asciiTheme="minorHAnsi" w:eastAsia="Cambria" w:hAnsiTheme="minorHAnsi"/>
          <w:sz w:val="18"/>
          <w:szCs w:val="18"/>
        </w:rPr>
        <w:t xml:space="preserve">If air changes per hour from section </w:t>
      </w:r>
      <w:r w:rsidR="008464D7">
        <w:rPr>
          <w:rFonts w:asciiTheme="minorHAnsi" w:eastAsia="Cambria" w:hAnsiTheme="minorHAnsi"/>
          <w:sz w:val="18"/>
          <w:szCs w:val="18"/>
        </w:rPr>
        <w:t>B</w:t>
      </w:r>
      <w:r>
        <w:rPr>
          <w:rFonts w:asciiTheme="minorHAnsi" w:eastAsia="Cambria" w:hAnsiTheme="minorHAnsi"/>
          <w:sz w:val="18"/>
          <w:szCs w:val="18"/>
        </w:rPr>
        <w:t xml:space="preserve"> is equal to “Measured” and the leakage value from the CF2R-MCH-24 is </w:t>
      </w:r>
      <w:r w:rsidR="00B64414">
        <w:rPr>
          <w:rFonts w:asciiTheme="minorHAnsi" w:eastAsia="Cambria" w:hAnsiTheme="minorHAnsi" w:cstheme="minorHAnsi"/>
          <w:sz w:val="18"/>
          <w:szCs w:val="18"/>
        </w:rPr>
        <w:t>≥</w:t>
      </w:r>
      <w:r>
        <w:rPr>
          <w:rFonts w:asciiTheme="minorHAnsi" w:eastAsia="Cambria" w:hAnsiTheme="minorHAnsi"/>
          <w:sz w:val="18"/>
          <w:szCs w:val="18"/>
        </w:rPr>
        <w:t xml:space="preserve"> 2.0 then </w:t>
      </w:r>
      <w:r w:rsidRPr="00EE71C1">
        <w:rPr>
          <w:rFonts w:asciiTheme="minorHAnsi" w:eastAsia="Cambria" w:hAnsiTheme="minorHAnsi"/>
          <w:sz w:val="18"/>
          <w:szCs w:val="18"/>
        </w:rPr>
        <w:t>equation</w:t>
      </w:r>
      <w:r>
        <w:rPr>
          <w:rFonts w:asciiTheme="minorHAnsi" w:eastAsia="Cambria" w:hAnsiTheme="minorHAnsi"/>
          <w:sz w:val="18"/>
          <w:szCs w:val="18"/>
        </w:rPr>
        <w:t xml:space="preserve"> 150.0-C will be used.</w:t>
      </w:r>
    </w:p>
    <w:p w14:paraId="0435B30F" w14:textId="77777777" w:rsidR="0099732B" w:rsidRDefault="0099732B" w:rsidP="0099732B">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Pr>
          <w:rFonts w:asciiTheme="minorHAnsi" w:eastAsia="Cambria" w:hAnsiTheme="minorHAnsi"/>
          <w:sz w:val="18"/>
          <w:szCs w:val="18"/>
        </w:rPr>
        <w:t xml:space="preserve"> 150.0-E from the Energy Standards</w:t>
      </w:r>
      <w:r w:rsidRPr="00EE71C1">
        <w:rPr>
          <w:rFonts w:asciiTheme="minorHAnsi" w:eastAsia="Cambria" w:hAnsiTheme="minorHAnsi"/>
          <w:sz w:val="18"/>
          <w:szCs w:val="18"/>
        </w:rPr>
        <w:t>.</w:t>
      </w:r>
    </w:p>
    <w:p w14:paraId="0435B310" w14:textId="77777777" w:rsidR="0009608C" w:rsidRDefault="0009608C" w:rsidP="0009608C">
      <w:pPr>
        <w:numPr>
          <w:ilvl w:val="0"/>
          <w:numId w:val="9"/>
        </w:numPr>
        <w:contextualSpacing/>
        <w:rPr>
          <w:rFonts w:asciiTheme="minorHAnsi" w:eastAsia="Cambria" w:hAnsiTheme="minorHAnsi"/>
          <w:sz w:val="18"/>
          <w:szCs w:val="18"/>
        </w:rPr>
      </w:pPr>
      <w:r w:rsidRPr="0009608C">
        <w:rPr>
          <w:rFonts w:asciiTheme="minorHAnsi" w:eastAsia="Cambria" w:hAnsiTheme="minorHAnsi"/>
          <w:sz w:val="18"/>
          <w:szCs w:val="18"/>
        </w:rPr>
        <w:t>Total Exterior Envelope Surface Area: This value may be filled out automatically or be user input.</w:t>
      </w:r>
    </w:p>
    <w:p w14:paraId="0435B311" w14:textId="37CB6B79" w:rsidR="00670A84" w:rsidRDefault="0009608C">
      <w:pPr>
        <w:pStyle w:val="ListParagraph"/>
        <w:numPr>
          <w:ilvl w:val="0"/>
          <w:numId w:val="27"/>
        </w:numPr>
        <w:rPr>
          <w:rFonts w:asciiTheme="minorHAnsi" w:eastAsia="Cambria" w:hAnsiTheme="minorHAnsi"/>
          <w:sz w:val="18"/>
          <w:szCs w:val="18"/>
        </w:rPr>
      </w:pPr>
      <w:r w:rsidRPr="0009608C">
        <w:rPr>
          <w:rFonts w:asciiTheme="minorHAnsi" w:eastAsia="Cambria" w:hAnsiTheme="minorHAnsi"/>
          <w:sz w:val="18"/>
          <w:szCs w:val="18"/>
        </w:rPr>
        <w:t xml:space="preserve">If </w:t>
      </w:r>
      <w:del w:id="233" w:author="Alhabibi, Haider@Energy" w:date="2021-12-12T13:39:00Z">
        <w:r w:rsidRPr="0009608C" w:rsidDel="00E04355">
          <w:rPr>
            <w:rFonts w:asciiTheme="minorHAnsi" w:eastAsia="Cambria" w:hAnsiTheme="minorHAnsi"/>
            <w:sz w:val="18"/>
            <w:szCs w:val="18"/>
          </w:rPr>
          <w:delText>building</w:delText>
        </w:r>
      </w:del>
      <w:ins w:id="234" w:author="Alhabibi, Haider@Energy" w:date="2021-12-12T13:39:00Z">
        <w:r w:rsidR="00E04355">
          <w:rPr>
            <w:rFonts w:asciiTheme="minorHAnsi" w:eastAsia="Cambria" w:hAnsiTheme="minorHAnsi"/>
            <w:sz w:val="18"/>
            <w:szCs w:val="18"/>
          </w:rPr>
          <w:t>dwelling</w:t>
        </w:r>
      </w:ins>
      <w:r w:rsidRPr="0009608C">
        <w:rPr>
          <w:rFonts w:asciiTheme="minorHAnsi" w:eastAsia="Cambria" w:hAnsiTheme="minorHAnsi"/>
          <w:sz w:val="18"/>
          <w:szCs w:val="18"/>
        </w:rPr>
        <w:t xml:space="preserve"> type from section A equals “</w:t>
      </w:r>
      <w:r w:rsidR="008464D7">
        <w:rPr>
          <w:rFonts w:asciiTheme="minorHAnsi" w:eastAsia="Cambria" w:hAnsiTheme="minorHAnsi"/>
          <w:sz w:val="18"/>
          <w:szCs w:val="18"/>
        </w:rPr>
        <w:t>S</w:t>
      </w:r>
      <w:r w:rsidRPr="0009608C">
        <w:rPr>
          <w:rFonts w:asciiTheme="minorHAnsi" w:eastAsia="Cambria" w:hAnsiTheme="minorHAnsi"/>
          <w:sz w:val="18"/>
          <w:szCs w:val="18"/>
        </w:rPr>
        <w:t xml:space="preserve">ingle </w:t>
      </w:r>
      <w:r w:rsidR="008464D7">
        <w:rPr>
          <w:rFonts w:asciiTheme="minorHAnsi" w:eastAsia="Cambria" w:hAnsiTheme="minorHAnsi"/>
          <w:sz w:val="18"/>
          <w:szCs w:val="18"/>
        </w:rPr>
        <w:t>F</w:t>
      </w:r>
      <w:r w:rsidRPr="0009608C">
        <w:rPr>
          <w:rFonts w:asciiTheme="minorHAnsi" w:eastAsia="Cambria" w:hAnsiTheme="minorHAnsi"/>
          <w:sz w:val="18"/>
          <w:szCs w:val="18"/>
        </w:rPr>
        <w:t xml:space="preserve">amily </w:t>
      </w:r>
      <w:r w:rsidR="008464D7">
        <w:rPr>
          <w:rFonts w:asciiTheme="minorHAnsi" w:eastAsia="Cambria" w:hAnsiTheme="minorHAnsi"/>
          <w:sz w:val="18"/>
          <w:szCs w:val="18"/>
        </w:rPr>
        <w:t>D</w:t>
      </w:r>
      <w:r w:rsidRPr="0009608C">
        <w:rPr>
          <w:rFonts w:asciiTheme="minorHAnsi" w:eastAsia="Cambria" w:hAnsiTheme="minorHAnsi"/>
          <w:sz w:val="18"/>
          <w:szCs w:val="18"/>
        </w:rPr>
        <w:t>etached”, an N/A value will be filled out automatically.</w:t>
      </w:r>
    </w:p>
    <w:p w14:paraId="0435B312" w14:textId="23DD60AD" w:rsidR="00670A84" w:rsidRDefault="0009608C">
      <w:pPr>
        <w:pStyle w:val="ListParagraph"/>
        <w:numPr>
          <w:ilvl w:val="0"/>
          <w:numId w:val="27"/>
        </w:numPr>
        <w:rPr>
          <w:rFonts w:asciiTheme="minorHAnsi" w:eastAsia="Cambria" w:hAnsiTheme="minorHAnsi"/>
          <w:sz w:val="18"/>
          <w:szCs w:val="18"/>
        </w:rPr>
      </w:pPr>
      <w:r w:rsidRPr="0009608C">
        <w:rPr>
          <w:rFonts w:asciiTheme="minorHAnsi" w:eastAsia="Cambria" w:hAnsiTheme="minorHAnsi"/>
          <w:sz w:val="18"/>
          <w:szCs w:val="18"/>
        </w:rPr>
        <w:t xml:space="preserve">If </w:t>
      </w:r>
      <w:del w:id="235" w:author="Alhabibi, Haider@Energy" w:date="2021-12-12T13:39:00Z">
        <w:r w:rsidRPr="0009608C" w:rsidDel="00E04355">
          <w:rPr>
            <w:rFonts w:asciiTheme="minorHAnsi" w:eastAsia="Cambria" w:hAnsiTheme="minorHAnsi"/>
            <w:sz w:val="18"/>
            <w:szCs w:val="18"/>
          </w:rPr>
          <w:delText>building</w:delText>
        </w:r>
      </w:del>
      <w:ins w:id="236" w:author="Alhabibi, Haider@Energy" w:date="2021-12-12T13:39:00Z">
        <w:r w:rsidR="00E04355">
          <w:rPr>
            <w:rFonts w:asciiTheme="minorHAnsi" w:eastAsia="Cambria" w:hAnsiTheme="minorHAnsi"/>
            <w:sz w:val="18"/>
            <w:szCs w:val="18"/>
          </w:rPr>
          <w:t>dwelling</w:t>
        </w:r>
      </w:ins>
      <w:r w:rsidRPr="0009608C">
        <w:rPr>
          <w:rFonts w:asciiTheme="minorHAnsi" w:eastAsia="Cambria" w:hAnsiTheme="minorHAnsi"/>
          <w:sz w:val="18"/>
          <w:szCs w:val="18"/>
        </w:rPr>
        <w:t xml:space="preserve"> type from section A equals “</w:t>
      </w:r>
      <w:r w:rsidR="008464D7">
        <w:rPr>
          <w:rFonts w:asciiTheme="minorHAnsi" w:eastAsia="Cambria" w:hAnsiTheme="minorHAnsi"/>
          <w:sz w:val="18"/>
          <w:szCs w:val="18"/>
        </w:rPr>
        <w:t>S</w:t>
      </w:r>
      <w:r w:rsidRPr="0009608C">
        <w:rPr>
          <w:rFonts w:asciiTheme="minorHAnsi" w:eastAsia="Cambria" w:hAnsiTheme="minorHAnsi"/>
          <w:sz w:val="18"/>
          <w:szCs w:val="18"/>
        </w:rPr>
        <w:t xml:space="preserve">ingle </w:t>
      </w:r>
      <w:r w:rsidR="008464D7">
        <w:rPr>
          <w:rFonts w:asciiTheme="minorHAnsi" w:eastAsia="Cambria" w:hAnsiTheme="minorHAnsi"/>
          <w:sz w:val="18"/>
          <w:szCs w:val="18"/>
        </w:rPr>
        <w:t>F</w:t>
      </w:r>
      <w:r w:rsidRPr="0009608C">
        <w:rPr>
          <w:rFonts w:asciiTheme="minorHAnsi" w:eastAsia="Cambria" w:hAnsiTheme="minorHAnsi"/>
          <w:sz w:val="18"/>
          <w:szCs w:val="18"/>
        </w:rPr>
        <w:t xml:space="preserve">amily </w:t>
      </w:r>
      <w:r w:rsidR="008464D7">
        <w:rPr>
          <w:rFonts w:asciiTheme="minorHAnsi" w:eastAsia="Cambria" w:hAnsiTheme="minorHAnsi"/>
          <w:sz w:val="18"/>
          <w:szCs w:val="18"/>
        </w:rPr>
        <w:t>A</w:t>
      </w:r>
      <w:r w:rsidRPr="0009608C">
        <w:rPr>
          <w:rFonts w:asciiTheme="minorHAnsi" w:eastAsia="Cambria" w:hAnsiTheme="minorHAnsi"/>
          <w:sz w:val="18"/>
          <w:szCs w:val="18"/>
        </w:rPr>
        <w:t>ttached</w:t>
      </w:r>
      <w:del w:id="237" w:author="Alhabibi, Haider@Energy" w:date="2021-12-12T13:40:00Z">
        <w:r w:rsidRPr="0009608C" w:rsidDel="00E04355">
          <w:rPr>
            <w:rFonts w:asciiTheme="minorHAnsi" w:eastAsia="Cambria" w:hAnsiTheme="minorHAnsi"/>
            <w:sz w:val="18"/>
            <w:szCs w:val="18"/>
          </w:rPr>
          <w:delText xml:space="preserve"> or multi-family</w:delText>
        </w:r>
      </w:del>
      <w:r w:rsidRPr="0009608C">
        <w:rPr>
          <w:rFonts w:asciiTheme="minorHAnsi" w:eastAsia="Cambria" w:hAnsiTheme="minorHAnsi"/>
          <w:sz w:val="18"/>
          <w:szCs w:val="18"/>
        </w:rPr>
        <w:t>” and the parent document is the CF1R-PRF-01 then value will</w:t>
      </w:r>
      <w:r>
        <w:rPr>
          <w:rFonts w:asciiTheme="minorHAnsi" w:eastAsia="Cambria" w:hAnsiTheme="minorHAnsi"/>
          <w:sz w:val="18"/>
          <w:szCs w:val="18"/>
        </w:rPr>
        <w:t xml:space="preserve"> </w:t>
      </w:r>
      <w:r w:rsidRPr="0009608C">
        <w:rPr>
          <w:rFonts w:asciiTheme="minorHAnsi" w:eastAsia="Cambria" w:hAnsiTheme="minorHAnsi"/>
          <w:sz w:val="18"/>
          <w:szCs w:val="18"/>
        </w:rPr>
        <w:t>be automatically entered.</w:t>
      </w:r>
    </w:p>
    <w:p w14:paraId="0435B313" w14:textId="2F0B819E" w:rsidR="00670A84" w:rsidRDefault="0009608C">
      <w:pPr>
        <w:pStyle w:val="ListParagraph"/>
        <w:numPr>
          <w:ilvl w:val="0"/>
          <w:numId w:val="27"/>
        </w:numPr>
        <w:rPr>
          <w:rFonts w:asciiTheme="minorHAnsi" w:eastAsia="Cambria" w:hAnsiTheme="minorHAnsi"/>
          <w:sz w:val="18"/>
          <w:szCs w:val="18"/>
        </w:rPr>
      </w:pPr>
      <w:r w:rsidRPr="0009608C">
        <w:rPr>
          <w:rFonts w:asciiTheme="minorHAnsi" w:eastAsia="Cambria" w:hAnsiTheme="minorHAnsi"/>
          <w:sz w:val="18"/>
          <w:szCs w:val="18"/>
        </w:rPr>
        <w:lastRenderedPageBreak/>
        <w:t xml:space="preserve">If </w:t>
      </w:r>
      <w:del w:id="238" w:author="Tsan, Bach@Energy" w:date="2021-11-08T14:24:00Z">
        <w:r w:rsidRPr="0009608C" w:rsidDel="00A842F0">
          <w:rPr>
            <w:rFonts w:asciiTheme="minorHAnsi" w:eastAsia="Cambria" w:hAnsiTheme="minorHAnsi"/>
            <w:sz w:val="18"/>
            <w:szCs w:val="18"/>
          </w:rPr>
          <w:delText>building</w:delText>
        </w:r>
      </w:del>
      <w:ins w:id="239" w:author="Tsan, Bach@Energy" w:date="2021-11-08T14:24:00Z">
        <w:r w:rsidR="00A842F0">
          <w:rPr>
            <w:rFonts w:asciiTheme="minorHAnsi" w:eastAsia="Cambria" w:hAnsiTheme="minorHAnsi"/>
            <w:sz w:val="18"/>
            <w:szCs w:val="18"/>
          </w:rPr>
          <w:t>dwelling</w:t>
        </w:r>
      </w:ins>
      <w:r w:rsidRPr="0009608C">
        <w:rPr>
          <w:rFonts w:asciiTheme="minorHAnsi" w:eastAsia="Cambria" w:hAnsiTheme="minorHAnsi"/>
          <w:sz w:val="18"/>
          <w:szCs w:val="18"/>
        </w:rPr>
        <w:t xml:space="preserve"> type from section A equals “</w:t>
      </w:r>
      <w:r w:rsidR="008464D7">
        <w:rPr>
          <w:rFonts w:asciiTheme="minorHAnsi" w:eastAsia="Cambria" w:hAnsiTheme="minorHAnsi"/>
          <w:sz w:val="18"/>
          <w:szCs w:val="18"/>
        </w:rPr>
        <w:t>S</w:t>
      </w:r>
      <w:r w:rsidRPr="0009608C">
        <w:rPr>
          <w:rFonts w:asciiTheme="minorHAnsi" w:eastAsia="Cambria" w:hAnsiTheme="minorHAnsi"/>
          <w:sz w:val="18"/>
          <w:szCs w:val="18"/>
        </w:rPr>
        <w:t xml:space="preserve">ingle </w:t>
      </w:r>
      <w:r w:rsidR="008464D7">
        <w:rPr>
          <w:rFonts w:asciiTheme="minorHAnsi" w:eastAsia="Cambria" w:hAnsiTheme="minorHAnsi"/>
          <w:sz w:val="18"/>
          <w:szCs w:val="18"/>
        </w:rPr>
        <w:t>F</w:t>
      </w:r>
      <w:r w:rsidRPr="0009608C">
        <w:rPr>
          <w:rFonts w:asciiTheme="minorHAnsi" w:eastAsia="Cambria" w:hAnsiTheme="minorHAnsi"/>
          <w:sz w:val="18"/>
          <w:szCs w:val="18"/>
        </w:rPr>
        <w:t xml:space="preserve">amily </w:t>
      </w:r>
      <w:r w:rsidR="008464D7">
        <w:rPr>
          <w:rFonts w:asciiTheme="minorHAnsi" w:eastAsia="Cambria" w:hAnsiTheme="minorHAnsi"/>
          <w:sz w:val="18"/>
          <w:szCs w:val="18"/>
        </w:rPr>
        <w:t>A</w:t>
      </w:r>
      <w:r w:rsidRPr="0009608C">
        <w:rPr>
          <w:rFonts w:asciiTheme="minorHAnsi" w:eastAsia="Cambria" w:hAnsiTheme="minorHAnsi"/>
          <w:sz w:val="18"/>
          <w:szCs w:val="18"/>
        </w:rPr>
        <w:t>ttached</w:t>
      </w:r>
      <w:del w:id="240" w:author="Alhabibi, Haider@Energy" w:date="2021-12-12T13:40:00Z">
        <w:r w:rsidRPr="0009608C" w:rsidDel="00E43EF3">
          <w:rPr>
            <w:rFonts w:asciiTheme="minorHAnsi" w:eastAsia="Cambria" w:hAnsiTheme="minorHAnsi"/>
            <w:sz w:val="18"/>
            <w:szCs w:val="18"/>
          </w:rPr>
          <w:delText xml:space="preserve"> or </w:delText>
        </w:r>
        <w:r w:rsidR="008464D7" w:rsidDel="00E43EF3">
          <w:rPr>
            <w:rFonts w:asciiTheme="minorHAnsi" w:eastAsia="Cambria" w:hAnsiTheme="minorHAnsi"/>
            <w:sz w:val="18"/>
            <w:szCs w:val="18"/>
          </w:rPr>
          <w:delText>M</w:delText>
        </w:r>
        <w:r w:rsidRPr="0009608C" w:rsidDel="00E43EF3">
          <w:rPr>
            <w:rFonts w:asciiTheme="minorHAnsi" w:eastAsia="Cambria" w:hAnsiTheme="minorHAnsi"/>
            <w:sz w:val="18"/>
            <w:szCs w:val="18"/>
          </w:rPr>
          <w:delText>ulti-family</w:delText>
        </w:r>
      </w:del>
      <w:r w:rsidRPr="0009608C">
        <w:rPr>
          <w:rFonts w:asciiTheme="minorHAnsi" w:eastAsia="Cambria" w:hAnsiTheme="minorHAnsi"/>
          <w:sz w:val="18"/>
          <w:szCs w:val="18"/>
        </w:rPr>
        <w:t>” and the parent document is the CF1R-NCB-01 or CF1R-ADD-01 then user enter value (ft</w:t>
      </w:r>
      <w:r w:rsidRPr="008464D7">
        <w:rPr>
          <w:rFonts w:asciiTheme="minorHAnsi" w:eastAsia="Cambria" w:hAnsiTheme="minorHAnsi"/>
          <w:sz w:val="18"/>
          <w:szCs w:val="18"/>
          <w:vertAlign w:val="superscript"/>
        </w:rPr>
        <w:t>2</w:t>
      </w:r>
      <w:r w:rsidRPr="0009608C">
        <w:rPr>
          <w:rFonts w:asciiTheme="minorHAnsi" w:eastAsia="Cambria" w:hAnsiTheme="minorHAnsi"/>
          <w:sz w:val="18"/>
          <w:szCs w:val="18"/>
        </w:rPr>
        <w:t>).</w:t>
      </w:r>
    </w:p>
    <w:p w14:paraId="0435B314" w14:textId="77777777" w:rsidR="00670A84" w:rsidRDefault="00B64414">
      <w:pPr>
        <w:pStyle w:val="ListParagraph"/>
        <w:numPr>
          <w:ilvl w:val="0"/>
          <w:numId w:val="9"/>
        </w:numPr>
        <w:rPr>
          <w:rFonts w:asciiTheme="minorHAnsi" w:eastAsia="Cambria" w:hAnsiTheme="minorHAnsi"/>
          <w:sz w:val="18"/>
          <w:szCs w:val="18"/>
        </w:rPr>
      </w:pPr>
      <w:r>
        <w:rPr>
          <w:rFonts w:asciiTheme="minorHAnsi" w:eastAsia="Cambria" w:hAnsiTheme="minorHAnsi"/>
          <w:sz w:val="18"/>
          <w:szCs w:val="18"/>
        </w:rPr>
        <w:t>Unshared Exterior Surface Area</w:t>
      </w:r>
      <w:r w:rsidR="00E32596" w:rsidRPr="00E32596">
        <w:rPr>
          <w:rFonts w:asciiTheme="minorHAnsi" w:eastAsia="Cambria" w:hAnsiTheme="minorHAnsi"/>
          <w:sz w:val="18"/>
          <w:szCs w:val="18"/>
        </w:rPr>
        <w:t>: This value may be filled out automatically or be user input.</w:t>
      </w:r>
    </w:p>
    <w:p w14:paraId="0435B315" w14:textId="39A4F73C" w:rsidR="00E32596" w:rsidRPr="0009608C" w:rsidRDefault="00E32596" w:rsidP="00E32596">
      <w:pPr>
        <w:pStyle w:val="ListParagraph"/>
        <w:numPr>
          <w:ilvl w:val="0"/>
          <w:numId w:val="23"/>
        </w:numPr>
        <w:rPr>
          <w:rFonts w:asciiTheme="minorHAnsi" w:eastAsia="Cambria" w:hAnsiTheme="minorHAnsi"/>
          <w:sz w:val="18"/>
          <w:szCs w:val="18"/>
        </w:rPr>
      </w:pPr>
      <w:r w:rsidRPr="009C5721">
        <w:rPr>
          <w:rFonts w:asciiTheme="minorHAnsi" w:hAnsiTheme="minorHAnsi"/>
          <w:sz w:val="18"/>
          <w:szCs w:val="18"/>
        </w:rPr>
        <w:t xml:space="preserve">If </w:t>
      </w:r>
      <w:del w:id="241" w:author="Tsan, Bach@Energy" w:date="2021-11-08T14:24:00Z">
        <w:r w:rsidDel="00A842F0">
          <w:rPr>
            <w:rFonts w:asciiTheme="minorHAnsi" w:hAnsiTheme="minorHAnsi"/>
            <w:sz w:val="18"/>
            <w:szCs w:val="18"/>
          </w:rPr>
          <w:delText>building</w:delText>
        </w:r>
      </w:del>
      <w:ins w:id="242" w:author="Tsan, Bach@Energy" w:date="2021-11-08T14:24:00Z">
        <w:r w:rsidR="00A842F0">
          <w:rPr>
            <w:rFonts w:asciiTheme="minorHAnsi" w:hAnsiTheme="minorHAnsi"/>
            <w:sz w:val="18"/>
            <w:szCs w:val="18"/>
          </w:rPr>
          <w:t>dwelling</w:t>
        </w:r>
      </w:ins>
      <w:r>
        <w:rPr>
          <w:rFonts w:asciiTheme="minorHAnsi" w:hAnsiTheme="minorHAnsi"/>
          <w:sz w:val="18"/>
          <w:szCs w:val="18"/>
        </w:rPr>
        <w:t xml:space="preserve"> type from section A equals “single family detached”, an N/A value will be filled out automatically.</w:t>
      </w:r>
    </w:p>
    <w:p w14:paraId="0435B316" w14:textId="0B0D9DB4" w:rsidR="00E32596" w:rsidRPr="0009608C" w:rsidRDefault="00E32596" w:rsidP="00E32596">
      <w:pPr>
        <w:pStyle w:val="ListParagraph"/>
        <w:numPr>
          <w:ilvl w:val="0"/>
          <w:numId w:val="23"/>
        </w:numPr>
        <w:rPr>
          <w:rFonts w:asciiTheme="minorHAnsi" w:eastAsia="Cambria" w:hAnsiTheme="minorHAnsi"/>
          <w:sz w:val="18"/>
          <w:szCs w:val="18"/>
        </w:rPr>
      </w:pPr>
      <w:r>
        <w:rPr>
          <w:rFonts w:asciiTheme="minorHAnsi" w:hAnsiTheme="minorHAnsi"/>
          <w:sz w:val="18"/>
          <w:szCs w:val="18"/>
        </w:rPr>
        <w:t xml:space="preserve">If </w:t>
      </w:r>
      <w:del w:id="243" w:author="Tsan, Bach@Energy" w:date="2021-11-08T14:24:00Z">
        <w:r w:rsidDel="00A842F0">
          <w:rPr>
            <w:rFonts w:asciiTheme="minorHAnsi" w:hAnsiTheme="minorHAnsi"/>
            <w:sz w:val="18"/>
            <w:szCs w:val="18"/>
          </w:rPr>
          <w:delText>building</w:delText>
        </w:r>
      </w:del>
      <w:ins w:id="244" w:author="Tsan, Bach@Energy" w:date="2021-11-08T14:24:00Z">
        <w:r w:rsidR="00A842F0">
          <w:rPr>
            <w:rFonts w:asciiTheme="minorHAnsi" w:hAnsiTheme="minorHAnsi"/>
            <w:sz w:val="18"/>
            <w:szCs w:val="18"/>
          </w:rPr>
          <w:t>dwelling</w:t>
        </w:r>
      </w:ins>
      <w:r>
        <w:rPr>
          <w:rFonts w:asciiTheme="minorHAnsi" w:hAnsiTheme="minorHAnsi"/>
          <w:sz w:val="18"/>
          <w:szCs w:val="18"/>
        </w:rPr>
        <w:t xml:space="preserve"> type from section A equals “single family attached</w:t>
      </w:r>
      <w:del w:id="245" w:author="Alhabibi, Haider@Energy" w:date="2021-12-12T13:40:00Z">
        <w:r w:rsidDel="00E43EF3">
          <w:rPr>
            <w:rFonts w:asciiTheme="minorHAnsi" w:hAnsiTheme="minorHAnsi"/>
            <w:sz w:val="18"/>
            <w:szCs w:val="18"/>
          </w:rPr>
          <w:delText xml:space="preserve"> or multi-family</w:delText>
        </w:r>
      </w:del>
      <w:r>
        <w:rPr>
          <w:rFonts w:asciiTheme="minorHAnsi" w:hAnsiTheme="minorHAnsi"/>
          <w:sz w:val="18"/>
          <w:szCs w:val="18"/>
        </w:rPr>
        <w:t>” and the parent document is the CF1R-PRF-01 then value will be automatically entered.</w:t>
      </w:r>
    </w:p>
    <w:p w14:paraId="0435B317" w14:textId="39697930" w:rsidR="00670A84" w:rsidRDefault="00E32596">
      <w:pPr>
        <w:pStyle w:val="ListParagraph"/>
        <w:numPr>
          <w:ilvl w:val="0"/>
          <w:numId w:val="29"/>
        </w:numPr>
        <w:rPr>
          <w:rFonts w:asciiTheme="minorHAnsi" w:eastAsia="Cambria" w:hAnsiTheme="minorHAnsi"/>
          <w:sz w:val="18"/>
          <w:szCs w:val="18"/>
        </w:rPr>
      </w:pPr>
      <w:r>
        <w:rPr>
          <w:rFonts w:asciiTheme="minorHAnsi" w:hAnsiTheme="minorHAnsi"/>
          <w:sz w:val="18"/>
          <w:szCs w:val="18"/>
        </w:rPr>
        <w:t xml:space="preserve">If </w:t>
      </w:r>
      <w:del w:id="246" w:author="Tsan, Bach@Energy" w:date="2021-11-08T14:24:00Z">
        <w:r w:rsidDel="00A842F0">
          <w:rPr>
            <w:rFonts w:asciiTheme="minorHAnsi" w:hAnsiTheme="minorHAnsi"/>
            <w:sz w:val="18"/>
            <w:szCs w:val="18"/>
          </w:rPr>
          <w:delText>building</w:delText>
        </w:r>
      </w:del>
      <w:ins w:id="247" w:author="Tsan, Bach@Energy" w:date="2021-11-08T14:24:00Z">
        <w:r w:rsidR="00A842F0">
          <w:rPr>
            <w:rFonts w:asciiTheme="minorHAnsi" w:hAnsiTheme="minorHAnsi"/>
            <w:sz w:val="18"/>
            <w:szCs w:val="18"/>
          </w:rPr>
          <w:t>dwelling</w:t>
        </w:r>
      </w:ins>
      <w:r>
        <w:rPr>
          <w:rFonts w:asciiTheme="minorHAnsi" w:hAnsiTheme="minorHAnsi"/>
          <w:sz w:val="18"/>
          <w:szCs w:val="18"/>
        </w:rPr>
        <w:t xml:space="preserve"> type from section A equals “single family attached</w:t>
      </w:r>
      <w:del w:id="248" w:author="Alhabibi, Haider@Energy" w:date="2021-12-12T13:40:00Z">
        <w:r w:rsidDel="00E43EF3">
          <w:rPr>
            <w:rFonts w:asciiTheme="minorHAnsi" w:hAnsiTheme="minorHAnsi"/>
            <w:sz w:val="18"/>
            <w:szCs w:val="18"/>
          </w:rPr>
          <w:delText xml:space="preserve"> or multi-family</w:delText>
        </w:r>
      </w:del>
      <w:r>
        <w:rPr>
          <w:rFonts w:asciiTheme="minorHAnsi" w:hAnsiTheme="minorHAnsi"/>
          <w:sz w:val="18"/>
          <w:szCs w:val="18"/>
        </w:rPr>
        <w:t>” and the parent document is the CF1R-NCB-01 or CF1R-ADD-01 then user enter value (ft</w:t>
      </w:r>
      <w:r w:rsidRPr="008464D7">
        <w:rPr>
          <w:rFonts w:asciiTheme="minorHAnsi" w:hAnsiTheme="minorHAnsi"/>
          <w:sz w:val="18"/>
          <w:szCs w:val="18"/>
          <w:vertAlign w:val="superscript"/>
        </w:rPr>
        <w:t>2</w:t>
      </w:r>
      <w:r>
        <w:rPr>
          <w:rFonts w:asciiTheme="minorHAnsi" w:hAnsiTheme="minorHAnsi"/>
          <w:sz w:val="18"/>
          <w:szCs w:val="18"/>
        </w:rPr>
        <w:t>).</w:t>
      </w:r>
    </w:p>
    <w:p w14:paraId="0435B318" w14:textId="74E6D75C" w:rsidR="00670A84" w:rsidRDefault="00E32596">
      <w:pPr>
        <w:numPr>
          <w:ilvl w:val="0"/>
          <w:numId w:val="9"/>
        </w:numPr>
        <w:contextualSpacing/>
        <w:rPr>
          <w:rFonts w:asciiTheme="minorHAnsi" w:eastAsia="Cambria" w:hAnsiTheme="minorHAnsi"/>
          <w:sz w:val="18"/>
          <w:szCs w:val="18"/>
        </w:rPr>
      </w:pPr>
      <w:r w:rsidRPr="00EE71C1">
        <w:rPr>
          <w:rFonts w:asciiTheme="minorHAnsi" w:eastAsia="Cambria" w:hAnsiTheme="minorHAnsi"/>
          <w:sz w:val="18"/>
          <w:szCs w:val="18"/>
        </w:rPr>
        <w:t>This value is automatically calculated using equation</w:t>
      </w:r>
      <w:r>
        <w:rPr>
          <w:rFonts w:asciiTheme="minorHAnsi" w:eastAsia="Cambria" w:hAnsiTheme="minorHAnsi"/>
          <w:sz w:val="18"/>
          <w:szCs w:val="18"/>
        </w:rPr>
        <w:t xml:space="preserve"> 150.0-F from the Energy Standards</w:t>
      </w:r>
      <w:r w:rsidRPr="00EE71C1">
        <w:rPr>
          <w:rFonts w:asciiTheme="minorHAnsi" w:eastAsia="Cambria" w:hAnsiTheme="minorHAnsi"/>
          <w:sz w:val="18"/>
          <w:szCs w:val="18"/>
        </w:rPr>
        <w:t>.</w:t>
      </w:r>
    </w:p>
    <w:p w14:paraId="56E0D410" w14:textId="63D98E74" w:rsidR="008464D7" w:rsidRDefault="008464D7" w:rsidP="008464D7">
      <w:pPr>
        <w:contextualSpacing/>
        <w:rPr>
          <w:rFonts w:asciiTheme="minorHAnsi" w:eastAsia="Cambria" w:hAnsiTheme="minorHAnsi"/>
          <w:sz w:val="18"/>
          <w:szCs w:val="18"/>
        </w:rPr>
      </w:pPr>
    </w:p>
    <w:p w14:paraId="72FF52B8" w14:textId="77777777" w:rsidR="008464D7" w:rsidRDefault="008464D7" w:rsidP="008464D7">
      <w:pPr>
        <w:rPr>
          <w:rFonts w:asciiTheme="minorHAnsi" w:eastAsia="Cambria" w:hAnsiTheme="minorHAnsi"/>
          <w:b/>
          <w:sz w:val="18"/>
          <w:szCs w:val="18"/>
        </w:rPr>
      </w:pPr>
      <w:r w:rsidRPr="00EE71C1">
        <w:rPr>
          <w:rFonts w:asciiTheme="minorHAnsi" w:eastAsia="Cambria" w:hAnsiTheme="minorHAnsi"/>
          <w:b/>
          <w:sz w:val="18"/>
          <w:szCs w:val="18"/>
        </w:rPr>
        <w:t xml:space="preserve">Section </w:t>
      </w:r>
      <w:r>
        <w:rPr>
          <w:rFonts w:asciiTheme="minorHAnsi" w:eastAsia="Cambria" w:hAnsiTheme="minorHAnsi"/>
          <w:b/>
          <w:sz w:val="18"/>
          <w:szCs w:val="18"/>
        </w:rPr>
        <w:t>D</w:t>
      </w:r>
      <w:r w:rsidRPr="00EE71C1">
        <w:rPr>
          <w:rFonts w:asciiTheme="minorHAnsi" w:eastAsia="Cambria" w:hAnsiTheme="minorHAnsi"/>
          <w:b/>
          <w:sz w:val="18"/>
          <w:szCs w:val="18"/>
        </w:rPr>
        <w:t xml:space="preserve">. </w:t>
      </w:r>
      <w:r>
        <w:rPr>
          <w:rFonts w:asciiTheme="minorHAnsi" w:eastAsia="Cambria" w:hAnsiTheme="minorHAnsi"/>
          <w:b/>
          <w:sz w:val="18"/>
          <w:szCs w:val="18"/>
        </w:rPr>
        <w:t>Installed Ventilation</w:t>
      </w:r>
      <w:r w:rsidRPr="00EE71C1">
        <w:rPr>
          <w:rFonts w:asciiTheme="minorHAnsi" w:eastAsia="Cambria" w:hAnsiTheme="minorHAnsi"/>
          <w:b/>
          <w:sz w:val="18"/>
          <w:szCs w:val="18"/>
        </w:rPr>
        <w:t xml:space="preserve"> – </w:t>
      </w:r>
      <w:r>
        <w:rPr>
          <w:rFonts w:asciiTheme="minorHAnsi" w:eastAsia="Cambria" w:hAnsiTheme="minorHAnsi"/>
          <w:b/>
          <w:sz w:val="18"/>
          <w:szCs w:val="18"/>
        </w:rPr>
        <w:t xml:space="preserve">Total </w:t>
      </w:r>
      <w:r w:rsidRPr="00EE71C1">
        <w:rPr>
          <w:rFonts w:asciiTheme="minorHAnsi" w:eastAsia="Cambria" w:hAnsiTheme="minorHAnsi"/>
          <w:b/>
          <w:sz w:val="18"/>
          <w:szCs w:val="18"/>
        </w:rPr>
        <w:t>Ventilation Rate Method</w:t>
      </w:r>
    </w:p>
    <w:p w14:paraId="481541D9" w14:textId="77777777" w:rsidR="008464D7"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User input text identifying the fan name for each installed ventilation fan.</w:t>
      </w:r>
    </w:p>
    <w:p w14:paraId="728BF5F9" w14:textId="77777777" w:rsidR="008464D7"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User input text identifying the fan location for each installed ventilation fan.</w:t>
      </w:r>
    </w:p>
    <w:p w14:paraId="7E6850FB" w14:textId="77777777" w:rsidR="008464D7"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Runtime (Min/</w:t>
      </w:r>
      <w:proofErr w:type="spellStart"/>
      <w:r>
        <w:rPr>
          <w:rFonts w:asciiTheme="minorHAnsi" w:eastAsia="Cambria" w:hAnsiTheme="minorHAnsi"/>
          <w:sz w:val="18"/>
          <w:szCs w:val="18"/>
        </w:rPr>
        <w:t>Hr</w:t>
      </w:r>
      <w:proofErr w:type="spellEnd"/>
      <w:r>
        <w:rPr>
          <w:rFonts w:asciiTheme="minorHAnsi" w:eastAsia="Cambria" w:hAnsiTheme="minorHAnsi"/>
          <w:sz w:val="18"/>
          <w:szCs w:val="18"/>
        </w:rPr>
        <w:t>)</w:t>
      </w:r>
      <w:r w:rsidRPr="00F46A43">
        <w:rPr>
          <w:rFonts w:asciiTheme="minorHAnsi" w:eastAsia="Cambria" w:hAnsiTheme="minorHAnsi"/>
          <w:sz w:val="18"/>
          <w:szCs w:val="18"/>
        </w:rPr>
        <w:t>: This value may be filled out automatically or be user input.</w:t>
      </w:r>
    </w:p>
    <w:p w14:paraId="02F7B362" w14:textId="77777777" w:rsidR="008464D7" w:rsidRDefault="008464D7" w:rsidP="008464D7">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If ventilation operation schedule from section B = “continuous”, then value of 60 will be automatically entered.</w:t>
      </w:r>
    </w:p>
    <w:p w14:paraId="73A9765D" w14:textId="77777777" w:rsidR="008464D7" w:rsidRDefault="008464D7" w:rsidP="008464D7">
      <w:pPr>
        <w:pStyle w:val="ListParagraph"/>
        <w:numPr>
          <w:ilvl w:val="0"/>
          <w:numId w:val="29"/>
        </w:numPr>
        <w:rPr>
          <w:rFonts w:asciiTheme="minorHAnsi" w:eastAsia="Cambria" w:hAnsiTheme="minorHAnsi"/>
          <w:sz w:val="18"/>
          <w:szCs w:val="18"/>
        </w:rPr>
      </w:pPr>
      <w:r>
        <w:rPr>
          <w:rFonts w:asciiTheme="minorHAnsi" w:eastAsia="Cambria" w:hAnsiTheme="minorHAnsi"/>
          <w:sz w:val="18"/>
          <w:szCs w:val="18"/>
        </w:rPr>
        <w:t>If ventilation operation schedule from section B = “short term average”, then user enter value of less than or equal to 60 for each installed ventilation fan.</w:t>
      </w:r>
    </w:p>
    <w:p w14:paraId="472EBDBB" w14:textId="77777777" w:rsidR="008464D7"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User to enter CFM value from test procedures described in RA3.7.4 for each installed ventilation fan.</w:t>
      </w:r>
    </w:p>
    <w:p w14:paraId="604197E0" w14:textId="77777777" w:rsidR="000738E3" w:rsidRDefault="008464D7" w:rsidP="008464D7">
      <w:pPr>
        <w:pStyle w:val="ListParagraph"/>
        <w:numPr>
          <w:ilvl w:val="0"/>
          <w:numId w:val="33"/>
        </w:numPr>
        <w:rPr>
          <w:rFonts w:asciiTheme="minorHAnsi" w:eastAsia="Cambria" w:hAnsiTheme="minorHAnsi"/>
          <w:sz w:val="18"/>
          <w:szCs w:val="18"/>
        </w:rPr>
      </w:pPr>
      <w:r>
        <w:rPr>
          <w:rFonts w:asciiTheme="minorHAnsi" w:eastAsia="Cambria" w:hAnsiTheme="minorHAnsi"/>
          <w:sz w:val="18"/>
          <w:szCs w:val="18"/>
        </w:rPr>
        <w:t>Equivalent continuous ventilation CFM is automatically calculated for each ventilation fan.</w:t>
      </w:r>
    </w:p>
    <w:p w14:paraId="2C3AF6D9" w14:textId="312E8218" w:rsidR="008464D7" w:rsidRPr="000738E3" w:rsidRDefault="008464D7" w:rsidP="008464D7">
      <w:pPr>
        <w:pStyle w:val="ListParagraph"/>
        <w:numPr>
          <w:ilvl w:val="0"/>
          <w:numId w:val="33"/>
        </w:numPr>
        <w:rPr>
          <w:rFonts w:asciiTheme="minorHAnsi" w:eastAsia="Cambria" w:hAnsiTheme="minorHAnsi"/>
          <w:sz w:val="18"/>
          <w:szCs w:val="18"/>
        </w:rPr>
      </w:pPr>
      <w:r w:rsidRPr="000738E3">
        <w:rPr>
          <w:rFonts w:asciiTheme="minorHAnsi" w:eastAsia="Cambria" w:hAnsiTheme="minorHAnsi"/>
          <w:sz w:val="18"/>
          <w:szCs w:val="18"/>
        </w:rPr>
        <w:t>Total installed equivalent continuous ventilation CFM is automatically calculated based on the installed ventilation fans.</w:t>
      </w:r>
    </w:p>
    <w:p w14:paraId="0435B320" w14:textId="0E2314FB" w:rsidR="00636F83" w:rsidRPr="00636F83" w:rsidRDefault="00E32596" w:rsidP="00E32596">
      <w:pPr>
        <w:ind w:left="360"/>
        <w:contextualSpacing/>
        <w:rPr>
          <w:rFonts w:asciiTheme="minorHAnsi" w:eastAsia="Cambria" w:hAnsiTheme="minorHAnsi"/>
          <w:sz w:val="18"/>
          <w:szCs w:val="18"/>
        </w:rPr>
      </w:pPr>
      <w:r w:rsidRPr="00C35F15" w:rsidDel="0099732B">
        <w:rPr>
          <w:rFonts w:asciiTheme="minorHAnsi" w:hAnsiTheme="minorHAnsi"/>
          <w:sz w:val="18"/>
          <w:szCs w:val="18"/>
        </w:rPr>
        <w:t xml:space="preserve"> </w:t>
      </w:r>
    </w:p>
    <w:tbl>
      <w:tblPr>
        <w:tblW w:w="10921" w:type="dxa"/>
        <w:tblInd w:w="95" w:type="dxa"/>
        <w:tblLook w:val="04A0" w:firstRow="1" w:lastRow="0" w:firstColumn="1" w:lastColumn="0" w:noHBand="0" w:noVBand="1"/>
      </w:tblPr>
      <w:tblGrid>
        <w:gridCol w:w="984"/>
        <w:gridCol w:w="305"/>
        <w:gridCol w:w="513"/>
        <w:gridCol w:w="328"/>
        <w:gridCol w:w="4545"/>
        <w:gridCol w:w="82"/>
        <w:gridCol w:w="1262"/>
        <w:gridCol w:w="189"/>
        <w:gridCol w:w="1127"/>
        <w:gridCol w:w="293"/>
        <w:gridCol w:w="1293"/>
      </w:tblGrid>
      <w:tr w:rsidR="00636F83" w:rsidRPr="002A4574" w14:paraId="0435B322"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321" w14:textId="19E47DEE" w:rsidR="00636F83" w:rsidRPr="002A4574" w:rsidRDefault="00636F83" w:rsidP="00724D33">
            <w:pPr>
              <w:jc w:val="center"/>
              <w:rPr>
                <w:rFonts w:ascii="Calibri" w:hAnsi="Calibri"/>
                <w:color w:val="000000"/>
                <w:sz w:val="18"/>
                <w:szCs w:val="18"/>
              </w:rPr>
            </w:pPr>
            <w:r w:rsidRPr="002A4574">
              <w:rPr>
                <w:rFonts w:ascii="Calibri" w:hAnsi="Calibri"/>
                <w:color w:val="000000"/>
                <w:sz w:val="18"/>
                <w:szCs w:val="18"/>
              </w:rPr>
              <w:t xml:space="preserve">NORMATIVE APPENDIX </w:t>
            </w:r>
            <w:r w:rsidR="00724D33">
              <w:rPr>
                <w:rFonts w:ascii="Calibri" w:hAnsi="Calibri"/>
                <w:color w:val="000000"/>
                <w:sz w:val="18"/>
                <w:szCs w:val="18"/>
              </w:rPr>
              <w:t>B</w:t>
            </w:r>
            <w:r w:rsidRPr="002A4574">
              <w:rPr>
                <w:rFonts w:ascii="Calibri" w:hAnsi="Calibri"/>
                <w:color w:val="000000"/>
                <w:sz w:val="18"/>
                <w:szCs w:val="18"/>
              </w:rPr>
              <w:t>:</w:t>
            </w:r>
          </w:p>
        </w:tc>
      </w:tr>
      <w:tr w:rsidR="00636F83" w:rsidRPr="002A4574" w14:paraId="0435B324"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323"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636F83" w:rsidRPr="002A4574" w14:paraId="0435B326"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325" w14:textId="52B79C8F"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 xml:space="preserve">TABLE </w:t>
            </w:r>
            <w:r w:rsidR="00FC53A2">
              <w:rPr>
                <w:rFonts w:ascii="Calibri" w:hAnsi="Calibri"/>
                <w:color w:val="000000"/>
                <w:sz w:val="18"/>
                <w:szCs w:val="18"/>
              </w:rPr>
              <w:t>B</w:t>
            </w:r>
            <w:r w:rsidRPr="002A4574">
              <w:rPr>
                <w:rFonts w:ascii="Calibri" w:hAnsi="Calibri"/>
                <w:color w:val="000000"/>
                <w:sz w:val="18"/>
                <w:szCs w:val="18"/>
              </w:rPr>
              <w:t>1 U.S. Climates</w:t>
            </w:r>
          </w:p>
        </w:tc>
      </w:tr>
      <w:tr w:rsidR="00636F83" w:rsidRPr="002A4574" w14:paraId="0435B32D" w14:textId="77777777" w:rsidTr="001B1FE6">
        <w:trPr>
          <w:trHeight w:val="240"/>
        </w:trPr>
        <w:tc>
          <w:tcPr>
            <w:tcW w:w="1289" w:type="dxa"/>
            <w:gridSpan w:val="2"/>
            <w:tcBorders>
              <w:top w:val="nil"/>
              <w:left w:val="nil"/>
              <w:bottom w:val="single" w:sz="4" w:space="0" w:color="auto"/>
              <w:right w:val="nil"/>
            </w:tcBorders>
            <w:shd w:val="clear" w:color="auto" w:fill="auto"/>
            <w:noWrap/>
            <w:vAlign w:val="bottom"/>
            <w:hideMark/>
          </w:tcPr>
          <w:p w14:paraId="0435B32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TMY3</w:t>
            </w:r>
          </w:p>
        </w:tc>
        <w:tc>
          <w:tcPr>
            <w:tcW w:w="841" w:type="dxa"/>
            <w:gridSpan w:val="2"/>
            <w:tcBorders>
              <w:top w:val="nil"/>
              <w:left w:val="nil"/>
              <w:bottom w:val="single" w:sz="4" w:space="0" w:color="auto"/>
              <w:right w:val="nil"/>
            </w:tcBorders>
            <w:shd w:val="clear" w:color="auto" w:fill="auto"/>
            <w:noWrap/>
            <w:vAlign w:val="bottom"/>
            <w:hideMark/>
          </w:tcPr>
          <w:p w14:paraId="0435B328" w14:textId="77777777" w:rsidR="00636F83" w:rsidRPr="002A4574" w:rsidRDefault="00636F83" w:rsidP="00636F83">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545" w:type="dxa"/>
            <w:tcBorders>
              <w:top w:val="nil"/>
              <w:left w:val="nil"/>
              <w:bottom w:val="single" w:sz="4" w:space="0" w:color="auto"/>
              <w:right w:val="nil"/>
            </w:tcBorders>
            <w:shd w:val="clear" w:color="auto" w:fill="auto"/>
            <w:noWrap/>
            <w:vAlign w:val="bottom"/>
            <w:hideMark/>
          </w:tcPr>
          <w:p w14:paraId="0435B329"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Weather Station</w:t>
            </w:r>
          </w:p>
        </w:tc>
        <w:tc>
          <w:tcPr>
            <w:tcW w:w="1344" w:type="dxa"/>
            <w:gridSpan w:val="2"/>
            <w:tcBorders>
              <w:top w:val="nil"/>
              <w:left w:val="nil"/>
              <w:bottom w:val="single" w:sz="4" w:space="0" w:color="auto"/>
              <w:right w:val="nil"/>
            </w:tcBorders>
            <w:shd w:val="clear" w:color="auto" w:fill="auto"/>
            <w:noWrap/>
            <w:vAlign w:val="bottom"/>
            <w:hideMark/>
          </w:tcPr>
          <w:p w14:paraId="0435B32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Latitude</w:t>
            </w:r>
          </w:p>
        </w:tc>
        <w:tc>
          <w:tcPr>
            <w:tcW w:w="1316" w:type="dxa"/>
            <w:gridSpan w:val="2"/>
            <w:tcBorders>
              <w:top w:val="nil"/>
              <w:left w:val="nil"/>
              <w:bottom w:val="single" w:sz="4" w:space="0" w:color="auto"/>
              <w:right w:val="nil"/>
            </w:tcBorders>
            <w:shd w:val="clear" w:color="auto" w:fill="auto"/>
            <w:noWrap/>
            <w:vAlign w:val="bottom"/>
            <w:hideMark/>
          </w:tcPr>
          <w:p w14:paraId="0435B32B"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Longitude</w:t>
            </w:r>
          </w:p>
        </w:tc>
        <w:tc>
          <w:tcPr>
            <w:tcW w:w="1586" w:type="dxa"/>
            <w:gridSpan w:val="2"/>
            <w:tcBorders>
              <w:top w:val="nil"/>
              <w:left w:val="nil"/>
              <w:bottom w:val="single" w:sz="4" w:space="0" w:color="auto"/>
              <w:right w:val="nil"/>
            </w:tcBorders>
            <w:shd w:val="clear" w:color="auto" w:fill="auto"/>
            <w:noWrap/>
            <w:vAlign w:val="bottom"/>
            <w:hideMark/>
          </w:tcPr>
          <w:p w14:paraId="0435B32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State</w:t>
            </w:r>
          </w:p>
        </w:tc>
      </w:tr>
      <w:tr w:rsidR="00636F83" w:rsidRPr="002A4574" w14:paraId="0435B334"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2E" w14:textId="77777777" w:rsidR="00AA3A32" w:rsidRDefault="00636F83" w:rsidP="00AA3A32">
            <w:pPr>
              <w:rPr>
                <w:rFonts w:ascii="Calibri" w:hAnsi="Calibri"/>
                <w:color w:val="000000"/>
                <w:sz w:val="18"/>
                <w:szCs w:val="18"/>
              </w:rPr>
            </w:pPr>
            <w:r w:rsidRPr="002A4574">
              <w:rPr>
                <w:rFonts w:ascii="Calibri" w:hAnsi="Calibri"/>
                <w:color w:val="000000"/>
                <w:sz w:val="18"/>
                <w:szCs w:val="18"/>
              </w:rPr>
              <w:t>690150</w:t>
            </w:r>
          </w:p>
        </w:tc>
        <w:tc>
          <w:tcPr>
            <w:tcW w:w="841" w:type="dxa"/>
            <w:gridSpan w:val="2"/>
            <w:tcBorders>
              <w:top w:val="nil"/>
              <w:left w:val="nil"/>
              <w:bottom w:val="nil"/>
              <w:right w:val="nil"/>
            </w:tcBorders>
            <w:shd w:val="clear" w:color="auto" w:fill="auto"/>
            <w:noWrap/>
            <w:vAlign w:val="center"/>
            <w:hideMark/>
          </w:tcPr>
          <w:p w14:paraId="0435B32F" w14:textId="77684D5C" w:rsidR="00AA3A32" w:rsidRDefault="00636F83" w:rsidP="00AA3A32">
            <w:pPr>
              <w:rPr>
                <w:rFonts w:ascii="Calibri" w:hAnsi="Calibri"/>
                <w:color w:val="000000"/>
                <w:sz w:val="18"/>
                <w:szCs w:val="18"/>
              </w:rPr>
            </w:pPr>
            <w:r w:rsidRPr="002A4574">
              <w:rPr>
                <w:rFonts w:ascii="Calibri" w:hAnsi="Calibri"/>
                <w:color w:val="000000"/>
                <w:sz w:val="18"/>
                <w:szCs w:val="18"/>
              </w:rPr>
              <w:t>0.5</w:t>
            </w:r>
            <w:r w:rsidR="008B15A4">
              <w:rPr>
                <w:rFonts w:ascii="Calibri" w:hAnsi="Calibri"/>
                <w:color w:val="000000"/>
                <w:sz w:val="18"/>
                <w:szCs w:val="18"/>
              </w:rPr>
              <w:t>0</w:t>
            </w:r>
          </w:p>
        </w:tc>
        <w:tc>
          <w:tcPr>
            <w:tcW w:w="4545" w:type="dxa"/>
            <w:tcBorders>
              <w:top w:val="nil"/>
              <w:left w:val="nil"/>
              <w:bottom w:val="nil"/>
              <w:right w:val="nil"/>
            </w:tcBorders>
            <w:shd w:val="clear" w:color="auto" w:fill="auto"/>
            <w:noWrap/>
            <w:vAlign w:val="bottom"/>
            <w:hideMark/>
          </w:tcPr>
          <w:p w14:paraId="0435B330"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Twentynine Palms </w:t>
            </w:r>
          </w:p>
        </w:tc>
        <w:tc>
          <w:tcPr>
            <w:tcW w:w="1344" w:type="dxa"/>
            <w:gridSpan w:val="2"/>
            <w:tcBorders>
              <w:top w:val="nil"/>
              <w:left w:val="nil"/>
              <w:bottom w:val="nil"/>
              <w:right w:val="nil"/>
            </w:tcBorders>
            <w:shd w:val="clear" w:color="auto" w:fill="auto"/>
            <w:noWrap/>
            <w:vAlign w:val="center"/>
            <w:hideMark/>
          </w:tcPr>
          <w:p w14:paraId="0435B331" w14:textId="54261281" w:rsidR="00AA3A32" w:rsidRDefault="00636F83" w:rsidP="00AA3A32">
            <w:pPr>
              <w:rPr>
                <w:rFonts w:ascii="Calibri" w:hAnsi="Calibri"/>
                <w:color w:val="000000"/>
                <w:sz w:val="18"/>
                <w:szCs w:val="18"/>
              </w:rPr>
            </w:pPr>
            <w:r w:rsidRPr="002A4574">
              <w:rPr>
                <w:rFonts w:ascii="Calibri" w:hAnsi="Calibri"/>
                <w:color w:val="000000"/>
                <w:sz w:val="18"/>
                <w:szCs w:val="18"/>
              </w:rPr>
              <w:t>34.3</w:t>
            </w:r>
            <w:r w:rsidR="008B15A4">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3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–116.17</w:t>
            </w:r>
          </w:p>
        </w:tc>
        <w:tc>
          <w:tcPr>
            <w:tcW w:w="1586" w:type="dxa"/>
            <w:gridSpan w:val="2"/>
            <w:tcBorders>
              <w:top w:val="nil"/>
              <w:left w:val="nil"/>
              <w:bottom w:val="nil"/>
              <w:right w:val="nil"/>
            </w:tcBorders>
            <w:shd w:val="clear" w:color="auto" w:fill="auto"/>
            <w:noWrap/>
            <w:vAlign w:val="center"/>
            <w:hideMark/>
          </w:tcPr>
          <w:p w14:paraId="0435B333"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3B"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35"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722860</w:t>
            </w:r>
          </w:p>
        </w:tc>
        <w:tc>
          <w:tcPr>
            <w:tcW w:w="841" w:type="dxa"/>
            <w:gridSpan w:val="2"/>
            <w:tcBorders>
              <w:top w:val="nil"/>
              <w:left w:val="nil"/>
              <w:bottom w:val="nil"/>
              <w:right w:val="nil"/>
            </w:tcBorders>
            <w:shd w:val="clear" w:color="auto" w:fill="auto"/>
            <w:noWrap/>
            <w:vAlign w:val="center"/>
            <w:hideMark/>
          </w:tcPr>
          <w:p w14:paraId="0435B33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0.43</w:t>
            </w:r>
          </w:p>
        </w:tc>
        <w:tc>
          <w:tcPr>
            <w:tcW w:w="4545" w:type="dxa"/>
            <w:tcBorders>
              <w:top w:val="nil"/>
              <w:left w:val="nil"/>
              <w:bottom w:val="nil"/>
              <w:right w:val="nil"/>
            </w:tcBorders>
            <w:shd w:val="clear" w:color="auto" w:fill="auto"/>
            <w:noWrap/>
            <w:vAlign w:val="bottom"/>
            <w:hideMark/>
          </w:tcPr>
          <w:p w14:paraId="0435B337"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March AFB </w:t>
            </w:r>
          </w:p>
        </w:tc>
        <w:tc>
          <w:tcPr>
            <w:tcW w:w="1344" w:type="dxa"/>
            <w:gridSpan w:val="2"/>
            <w:tcBorders>
              <w:top w:val="nil"/>
              <w:left w:val="nil"/>
              <w:bottom w:val="nil"/>
              <w:right w:val="nil"/>
            </w:tcBorders>
            <w:shd w:val="clear" w:color="auto" w:fill="auto"/>
            <w:noWrap/>
            <w:vAlign w:val="center"/>
            <w:hideMark/>
          </w:tcPr>
          <w:p w14:paraId="0435B338" w14:textId="67B8B949" w:rsidR="00AA3A32" w:rsidRDefault="00636F83" w:rsidP="00AA3A32">
            <w:pPr>
              <w:rPr>
                <w:rFonts w:ascii="Calibri" w:hAnsi="Calibri"/>
                <w:color w:val="000000"/>
                <w:sz w:val="18"/>
                <w:szCs w:val="18"/>
              </w:rPr>
            </w:pPr>
            <w:r w:rsidRPr="002A4574">
              <w:rPr>
                <w:rFonts w:ascii="Calibri" w:hAnsi="Calibri"/>
                <w:color w:val="000000"/>
                <w:sz w:val="18"/>
                <w:szCs w:val="18"/>
              </w:rPr>
              <w:t>33.9</w:t>
            </w:r>
            <w:r w:rsidR="008B15A4">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39"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–117.25</w:t>
            </w:r>
          </w:p>
        </w:tc>
        <w:tc>
          <w:tcPr>
            <w:tcW w:w="1586" w:type="dxa"/>
            <w:gridSpan w:val="2"/>
            <w:tcBorders>
              <w:top w:val="nil"/>
              <w:left w:val="nil"/>
              <w:bottom w:val="nil"/>
              <w:right w:val="nil"/>
            </w:tcBorders>
            <w:shd w:val="clear" w:color="auto" w:fill="auto"/>
            <w:noWrap/>
            <w:vAlign w:val="center"/>
            <w:hideMark/>
          </w:tcPr>
          <w:p w14:paraId="0435B33A"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42"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3C"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722868</w:t>
            </w:r>
          </w:p>
        </w:tc>
        <w:tc>
          <w:tcPr>
            <w:tcW w:w="841" w:type="dxa"/>
            <w:gridSpan w:val="2"/>
            <w:tcBorders>
              <w:top w:val="nil"/>
              <w:left w:val="nil"/>
              <w:bottom w:val="nil"/>
              <w:right w:val="nil"/>
            </w:tcBorders>
            <w:shd w:val="clear" w:color="auto" w:fill="auto"/>
            <w:noWrap/>
            <w:vAlign w:val="center"/>
            <w:hideMark/>
          </w:tcPr>
          <w:p w14:paraId="0435B33D"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hideMark/>
          </w:tcPr>
          <w:p w14:paraId="0435B33E"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Palm Springs Intl </w:t>
            </w:r>
          </w:p>
        </w:tc>
        <w:tc>
          <w:tcPr>
            <w:tcW w:w="1344" w:type="dxa"/>
            <w:gridSpan w:val="2"/>
            <w:tcBorders>
              <w:top w:val="nil"/>
              <w:left w:val="nil"/>
              <w:bottom w:val="nil"/>
              <w:right w:val="nil"/>
            </w:tcBorders>
            <w:shd w:val="clear" w:color="auto" w:fill="auto"/>
            <w:noWrap/>
            <w:vAlign w:val="center"/>
            <w:hideMark/>
          </w:tcPr>
          <w:p w14:paraId="0435B33F"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33.83</w:t>
            </w:r>
          </w:p>
        </w:tc>
        <w:tc>
          <w:tcPr>
            <w:tcW w:w="1316" w:type="dxa"/>
            <w:gridSpan w:val="2"/>
            <w:tcBorders>
              <w:top w:val="nil"/>
              <w:left w:val="nil"/>
              <w:bottom w:val="nil"/>
              <w:right w:val="nil"/>
            </w:tcBorders>
            <w:shd w:val="clear" w:color="auto" w:fill="auto"/>
            <w:noWrap/>
            <w:vAlign w:val="center"/>
            <w:hideMark/>
          </w:tcPr>
          <w:p w14:paraId="0435B340"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–116.50</w:t>
            </w:r>
          </w:p>
        </w:tc>
        <w:tc>
          <w:tcPr>
            <w:tcW w:w="1586" w:type="dxa"/>
            <w:gridSpan w:val="2"/>
            <w:tcBorders>
              <w:top w:val="nil"/>
              <w:left w:val="nil"/>
              <w:bottom w:val="nil"/>
              <w:right w:val="nil"/>
            </w:tcBorders>
            <w:shd w:val="clear" w:color="auto" w:fill="auto"/>
            <w:noWrap/>
            <w:vAlign w:val="center"/>
            <w:hideMark/>
          </w:tcPr>
          <w:p w14:paraId="0435B341"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49"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43"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722869</w:t>
            </w:r>
          </w:p>
        </w:tc>
        <w:tc>
          <w:tcPr>
            <w:tcW w:w="841" w:type="dxa"/>
            <w:gridSpan w:val="2"/>
            <w:tcBorders>
              <w:top w:val="nil"/>
              <w:left w:val="nil"/>
              <w:bottom w:val="nil"/>
              <w:right w:val="nil"/>
            </w:tcBorders>
            <w:shd w:val="clear" w:color="auto" w:fill="auto"/>
            <w:noWrap/>
            <w:vAlign w:val="center"/>
            <w:hideMark/>
          </w:tcPr>
          <w:p w14:paraId="0435B344"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0.42</w:t>
            </w:r>
          </w:p>
        </w:tc>
        <w:tc>
          <w:tcPr>
            <w:tcW w:w="4545" w:type="dxa"/>
            <w:tcBorders>
              <w:top w:val="nil"/>
              <w:left w:val="nil"/>
              <w:bottom w:val="nil"/>
              <w:right w:val="nil"/>
            </w:tcBorders>
            <w:shd w:val="clear" w:color="auto" w:fill="auto"/>
            <w:noWrap/>
            <w:vAlign w:val="bottom"/>
            <w:hideMark/>
          </w:tcPr>
          <w:p w14:paraId="0435B345"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Riverside Muni </w:t>
            </w:r>
          </w:p>
        </w:tc>
        <w:tc>
          <w:tcPr>
            <w:tcW w:w="1344" w:type="dxa"/>
            <w:gridSpan w:val="2"/>
            <w:tcBorders>
              <w:top w:val="nil"/>
              <w:left w:val="nil"/>
              <w:bottom w:val="nil"/>
              <w:right w:val="nil"/>
            </w:tcBorders>
            <w:shd w:val="clear" w:color="auto" w:fill="auto"/>
            <w:noWrap/>
            <w:vAlign w:val="center"/>
            <w:hideMark/>
          </w:tcPr>
          <w:p w14:paraId="0435B34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33.95</w:t>
            </w:r>
          </w:p>
        </w:tc>
        <w:tc>
          <w:tcPr>
            <w:tcW w:w="1316" w:type="dxa"/>
            <w:gridSpan w:val="2"/>
            <w:tcBorders>
              <w:top w:val="nil"/>
              <w:left w:val="nil"/>
              <w:bottom w:val="nil"/>
              <w:right w:val="nil"/>
            </w:tcBorders>
            <w:shd w:val="clear" w:color="auto" w:fill="auto"/>
            <w:noWrap/>
            <w:vAlign w:val="center"/>
            <w:hideMark/>
          </w:tcPr>
          <w:p w14:paraId="0435B347"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–117.45</w:t>
            </w:r>
          </w:p>
        </w:tc>
        <w:tc>
          <w:tcPr>
            <w:tcW w:w="1586" w:type="dxa"/>
            <w:gridSpan w:val="2"/>
            <w:tcBorders>
              <w:top w:val="nil"/>
              <w:left w:val="nil"/>
              <w:bottom w:val="nil"/>
              <w:right w:val="nil"/>
            </w:tcBorders>
            <w:shd w:val="clear" w:color="auto" w:fill="auto"/>
            <w:noWrap/>
            <w:vAlign w:val="center"/>
            <w:hideMark/>
          </w:tcPr>
          <w:p w14:paraId="0435B348"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50"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4A"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722880</w:t>
            </w:r>
          </w:p>
        </w:tc>
        <w:tc>
          <w:tcPr>
            <w:tcW w:w="841" w:type="dxa"/>
            <w:gridSpan w:val="2"/>
            <w:tcBorders>
              <w:top w:val="nil"/>
              <w:left w:val="nil"/>
              <w:bottom w:val="nil"/>
              <w:right w:val="nil"/>
            </w:tcBorders>
            <w:shd w:val="clear" w:color="auto" w:fill="auto"/>
            <w:noWrap/>
            <w:vAlign w:val="center"/>
            <w:hideMark/>
          </w:tcPr>
          <w:p w14:paraId="0435B34B"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4C"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Burbank–Glendale–Pasadena AP </w:t>
            </w:r>
          </w:p>
        </w:tc>
        <w:tc>
          <w:tcPr>
            <w:tcW w:w="1344" w:type="dxa"/>
            <w:gridSpan w:val="2"/>
            <w:tcBorders>
              <w:top w:val="nil"/>
              <w:left w:val="nil"/>
              <w:bottom w:val="nil"/>
              <w:right w:val="nil"/>
            </w:tcBorders>
            <w:shd w:val="clear" w:color="auto" w:fill="auto"/>
            <w:noWrap/>
            <w:vAlign w:val="center"/>
            <w:hideMark/>
          </w:tcPr>
          <w:p w14:paraId="0435B34D" w14:textId="49C420A3" w:rsidR="00AA3A32" w:rsidRDefault="00636F83" w:rsidP="00AA3A32">
            <w:pPr>
              <w:rPr>
                <w:rFonts w:ascii="Calibri" w:hAnsi="Calibri"/>
                <w:color w:val="000000"/>
                <w:sz w:val="18"/>
                <w:szCs w:val="18"/>
              </w:rPr>
            </w:pPr>
            <w:r w:rsidRPr="002A4574">
              <w:rPr>
                <w:rFonts w:ascii="Calibri" w:hAnsi="Calibri"/>
                <w:color w:val="000000"/>
                <w:sz w:val="18"/>
                <w:szCs w:val="18"/>
              </w:rPr>
              <w:t>34.2</w:t>
            </w:r>
            <w:r w:rsidR="001B4172">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4E"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–118.35</w:t>
            </w:r>
          </w:p>
        </w:tc>
        <w:tc>
          <w:tcPr>
            <w:tcW w:w="1586" w:type="dxa"/>
            <w:gridSpan w:val="2"/>
            <w:tcBorders>
              <w:top w:val="nil"/>
              <w:left w:val="nil"/>
              <w:bottom w:val="nil"/>
              <w:right w:val="nil"/>
            </w:tcBorders>
            <w:shd w:val="clear" w:color="auto" w:fill="auto"/>
            <w:noWrap/>
            <w:vAlign w:val="center"/>
            <w:hideMark/>
          </w:tcPr>
          <w:p w14:paraId="0435B34F"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57"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51"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722885</w:t>
            </w:r>
          </w:p>
        </w:tc>
        <w:tc>
          <w:tcPr>
            <w:tcW w:w="841" w:type="dxa"/>
            <w:gridSpan w:val="2"/>
            <w:tcBorders>
              <w:top w:val="nil"/>
              <w:left w:val="nil"/>
              <w:bottom w:val="nil"/>
              <w:right w:val="nil"/>
            </w:tcBorders>
            <w:shd w:val="clear" w:color="auto" w:fill="auto"/>
            <w:noWrap/>
            <w:vAlign w:val="center"/>
            <w:hideMark/>
          </w:tcPr>
          <w:p w14:paraId="0435B35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53"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Santa Monica Muni </w:t>
            </w:r>
          </w:p>
        </w:tc>
        <w:tc>
          <w:tcPr>
            <w:tcW w:w="1344" w:type="dxa"/>
            <w:gridSpan w:val="2"/>
            <w:tcBorders>
              <w:top w:val="nil"/>
              <w:left w:val="nil"/>
              <w:bottom w:val="nil"/>
              <w:right w:val="nil"/>
            </w:tcBorders>
            <w:shd w:val="clear" w:color="auto" w:fill="auto"/>
            <w:noWrap/>
            <w:vAlign w:val="center"/>
            <w:hideMark/>
          </w:tcPr>
          <w:p w14:paraId="0435B354"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34.02</w:t>
            </w:r>
          </w:p>
        </w:tc>
        <w:tc>
          <w:tcPr>
            <w:tcW w:w="1316" w:type="dxa"/>
            <w:gridSpan w:val="2"/>
            <w:tcBorders>
              <w:top w:val="nil"/>
              <w:left w:val="nil"/>
              <w:bottom w:val="nil"/>
              <w:right w:val="nil"/>
            </w:tcBorders>
            <w:shd w:val="clear" w:color="auto" w:fill="auto"/>
            <w:noWrap/>
            <w:vAlign w:val="center"/>
            <w:hideMark/>
          </w:tcPr>
          <w:p w14:paraId="0435B355"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–118.45</w:t>
            </w:r>
          </w:p>
        </w:tc>
        <w:tc>
          <w:tcPr>
            <w:tcW w:w="1586" w:type="dxa"/>
            <w:gridSpan w:val="2"/>
            <w:tcBorders>
              <w:top w:val="nil"/>
              <w:left w:val="nil"/>
              <w:bottom w:val="nil"/>
              <w:right w:val="nil"/>
            </w:tcBorders>
            <w:shd w:val="clear" w:color="auto" w:fill="auto"/>
            <w:noWrap/>
            <w:vAlign w:val="center"/>
            <w:hideMark/>
          </w:tcPr>
          <w:p w14:paraId="0435B35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5E"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58"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722886</w:t>
            </w:r>
          </w:p>
        </w:tc>
        <w:tc>
          <w:tcPr>
            <w:tcW w:w="841" w:type="dxa"/>
            <w:gridSpan w:val="2"/>
            <w:tcBorders>
              <w:top w:val="nil"/>
              <w:left w:val="nil"/>
              <w:bottom w:val="nil"/>
              <w:right w:val="nil"/>
            </w:tcBorders>
            <w:shd w:val="clear" w:color="auto" w:fill="auto"/>
            <w:noWrap/>
            <w:vAlign w:val="center"/>
            <w:hideMark/>
          </w:tcPr>
          <w:p w14:paraId="0435B359"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5A"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Van Nuys Airport </w:t>
            </w:r>
          </w:p>
        </w:tc>
        <w:tc>
          <w:tcPr>
            <w:tcW w:w="1344" w:type="dxa"/>
            <w:gridSpan w:val="2"/>
            <w:tcBorders>
              <w:top w:val="nil"/>
              <w:left w:val="nil"/>
              <w:bottom w:val="nil"/>
              <w:right w:val="nil"/>
            </w:tcBorders>
            <w:shd w:val="clear" w:color="auto" w:fill="auto"/>
            <w:noWrap/>
            <w:vAlign w:val="center"/>
            <w:hideMark/>
          </w:tcPr>
          <w:p w14:paraId="0435B35B"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34.22</w:t>
            </w:r>
          </w:p>
        </w:tc>
        <w:tc>
          <w:tcPr>
            <w:tcW w:w="1316" w:type="dxa"/>
            <w:gridSpan w:val="2"/>
            <w:tcBorders>
              <w:top w:val="nil"/>
              <w:left w:val="nil"/>
              <w:bottom w:val="nil"/>
              <w:right w:val="nil"/>
            </w:tcBorders>
            <w:shd w:val="clear" w:color="auto" w:fill="auto"/>
            <w:noWrap/>
            <w:vAlign w:val="center"/>
            <w:hideMark/>
          </w:tcPr>
          <w:p w14:paraId="0435B35C"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–118.48</w:t>
            </w:r>
          </w:p>
        </w:tc>
        <w:tc>
          <w:tcPr>
            <w:tcW w:w="1586" w:type="dxa"/>
            <w:gridSpan w:val="2"/>
            <w:tcBorders>
              <w:top w:val="nil"/>
              <w:left w:val="nil"/>
              <w:bottom w:val="nil"/>
              <w:right w:val="nil"/>
            </w:tcBorders>
            <w:shd w:val="clear" w:color="auto" w:fill="auto"/>
            <w:noWrap/>
            <w:vAlign w:val="center"/>
            <w:hideMark/>
          </w:tcPr>
          <w:p w14:paraId="0435B35D"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65"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5F"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722895</w:t>
            </w:r>
          </w:p>
        </w:tc>
        <w:tc>
          <w:tcPr>
            <w:tcW w:w="841" w:type="dxa"/>
            <w:gridSpan w:val="2"/>
            <w:tcBorders>
              <w:top w:val="nil"/>
              <w:left w:val="nil"/>
              <w:bottom w:val="nil"/>
              <w:right w:val="nil"/>
            </w:tcBorders>
            <w:shd w:val="clear" w:color="auto" w:fill="auto"/>
            <w:noWrap/>
            <w:vAlign w:val="center"/>
            <w:hideMark/>
          </w:tcPr>
          <w:p w14:paraId="0435B360"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0.55</w:t>
            </w:r>
          </w:p>
        </w:tc>
        <w:tc>
          <w:tcPr>
            <w:tcW w:w="4545" w:type="dxa"/>
            <w:tcBorders>
              <w:top w:val="nil"/>
              <w:left w:val="nil"/>
              <w:bottom w:val="nil"/>
              <w:right w:val="nil"/>
            </w:tcBorders>
            <w:shd w:val="clear" w:color="auto" w:fill="auto"/>
            <w:noWrap/>
            <w:vAlign w:val="bottom"/>
            <w:hideMark/>
          </w:tcPr>
          <w:p w14:paraId="0435B361"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Lompoc (AWOS) </w:t>
            </w:r>
          </w:p>
        </w:tc>
        <w:tc>
          <w:tcPr>
            <w:tcW w:w="1344" w:type="dxa"/>
            <w:gridSpan w:val="2"/>
            <w:tcBorders>
              <w:top w:val="nil"/>
              <w:left w:val="nil"/>
              <w:bottom w:val="nil"/>
              <w:right w:val="nil"/>
            </w:tcBorders>
            <w:shd w:val="clear" w:color="auto" w:fill="auto"/>
            <w:noWrap/>
            <w:vAlign w:val="center"/>
            <w:hideMark/>
          </w:tcPr>
          <w:p w14:paraId="0435B36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34.67</w:t>
            </w:r>
          </w:p>
        </w:tc>
        <w:tc>
          <w:tcPr>
            <w:tcW w:w="1316" w:type="dxa"/>
            <w:gridSpan w:val="2"/>
            <w:tcBorders>
              <w:top w:val="nil"/>
              <w:left w:val="nil"/>
              <w:bottom w:val="nil"/>
              <w:right w:val="nil"/>
            </w:tcBorders>
            <w:shd w:val="clear" w:color="auto" w:fill="auto"/>
            <w:noWrap/>
            <w:vAlign w:val="center"/>
            <w:hideMark/>
          </w:tcPr>
          <w:p w14:paraId="0435B363"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–120.47</w:t>
            </w:r>
          </w:p>
        </w:tc>
        <w:tc>
          <w:tcPr>
            <w:tcW w:w="1586" w:type="dxa"/>
            <w:gridSpan w:val="2"/>
            <w:tcBorders>
              <w:top w:val="nil"/>
              <w:left w:val="nil"/>
              <w:bottom w:val="nil"/>
              <w:right w:val="nil"/>
            </w:tcBorders>
            <w:shd w:val="clear" w:color="auto" w:fill="auto"/>
            <w:noWrap/>
            <w:vAlign w:val="center"/>
            <w:hideMark/>
          </w:tcPr>
          <w:p w14:paraId="0435B364"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6C"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66"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722897</w:t>
            </w:r>
          </w:p>
        </w:tc>
        <w:tc>
          <w:tcPr>
            <w:tcW w:w="841" w:type="dxa"/>
            <w:gridSpan w:val="2"/>
            <w:tcBorders>
              <w:top w:val="nil"/>
              <w:left w:val="nil"/>
              <w:bottom w:val="nil"/>
              <w:right w:val="nil"/>
            </w:tcBorders>
            <w:shd w:val="clear" w:color="auto" w:fill="auto"/>
            <w:noWrap/>
            <w:vAlign w:val="center"/>
            <w:hideMark/>
          </w:tcPr>
          <w:p w14:paraId="0435B367"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0.51</w:t>
            </w:r>
          </w:p>
        </w:tc>
        <w:tc>
          <w:tcPr>
            <w:tcW w:w="4545" w:type="dxa"/>
            <w:tcBorders>
              <w:top w:val="nil"/>
              <w:left w:val="nil"/>
              <w:bottom w:val="nil"/>
              <w:right w:val="nil"/>
            </w:tcBorders>
            <w:shd w:val="clear" w:color="auto" w:fill="auto"/>
            <w:noWrap/>
            <w:vAlign w:val="bottom"/>
            <w:hideMark/>
          </w:tcPr>
          <w:p w14:paraId="0435B368"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San Luis Co </w:t>
            </w:r>
            <w:proofErr w:type="spellStart"/>
            <w:r w:rsidRPr="002A4574">
              <w:rPr>
                <w:rFonts w:ascii="Calibri" w:hAnsi="Calibri"/>
                <w:color w:val="000000"/>
                <w:sz w:val="18"/>
                <w:szCs w:val="18"/>
              </w:rPr>
              <w:t>Rgnl</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hideMark/>
          </w:tcPr>
          <w:p w14:paraId="0435B369"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35.23</w:t>
            </w:r>
          </w:p>
        </w:tc>
        <w:tc>
          <w:tcPr>
            <w:tcW w:w="1316" w:type="dxa"/>
            <w:gridSpan w:val="2"/>
            <w:tcBorders>
              <w:top w:val="nil"/>
              <w:left w:val="nil"/>
              <w:bottom w:val="nil"/>
              <w:right w:val="nil"/>
            </w:tcBorders>
            <w:shd w:val="clear" w:color="auto" w:fill="auto"/>
            <w:noWrap/>
            <w:vAlign w:val="center"/>
            <w:hideMark/>
          </w:tcPr>
          <w:p w14:paraId="0435B36A"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–120.63</w:t>
            </w:r>
          </w:p>
        </w:tc>
        <w:tc>
          <w:tcPr>
            <w:tcW w:w="1586" w:type="dxa"/>
            <w:gridSpan w:val="2"/>
            <w:tcBorders>
              <w:top w:val="nil"/>
              <w:left w:val="nil"/>
              <w:bottom w:val="nil"/>
              <w:right w:val="nil"/>
            </w:tcBorders>
            <w:shd w:val="clear" w:color="auto" w:fill="auto"/>
            <w:noWrap/>
            <w:vAlign w:val="center"/>
            <w:hideMark/>
          </w:tcPr>
          <w:p w14:paraId="0435B36B"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373"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6D" w14:textId="77777777" w:rsidR="00AA3A32" w:rsidRDefault="00636F83" w:rsidP="00AA3A32">
            <w:pPr>
              <w:rPr>
                <w:rFonts w:ascii="Calibri" w:hAnsi="Calibri"/>
                <w:color w:val="000000"/>
                <w:sz w:val="18"/>
                <w:szCs w:val="18"/>
              </w:rPr>
            </w:pPr>
            <w:r w:rsidRPr="002A4574">
              <w:rPr>
                <w:rFonts w:ascii="Calibri" w:hAnsi="Calibri"/>
                <w:color w:val="000000"/>
                <w:sz w:val="18"/>
                <w:szCs w:val="18"/>
              </w:rPr>
              <w:t>722899</w:t>
            </w:r>
          </w:p>
        </w:tc>
        <w:tc>
          <w:tcPr>
            <w:tcW w:w="841" w:type="dxa"/>
            <w:gridSpan w:val="2"/>
            <w:tcBorders>
              <w:top w:val="nil"/>
              <w:left w:val="nil"/>
              <w:bottom w:val="nil"/>
              <w:right w:val="nil"/>
            </w:tcBorders>
            <w:shd w:val="clear" w:color="auto" w:fill="auto"/>
            <w:noWrap/>
            <w:vAlign w:val="center"/>
            <w:hideMark/>
          </w:tcPr>
          <w:p w14:paraId="0435B36E" w14:textId="77777777" w:rsidR="00AA3A32" w:rsidRDefault="00636F83"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hideMark/>
          </w:tcPr>
          <w:p w14:paraId="0435B36F" w14:textId="77777777" w:rsidR="00636F83" w:rsidRPr="002A4574" w:rsidRDefault="00636F83" w:rsidP="00636F83">
            <w:pPr>
              <w:rPr>
                <w:rFonts w:ascii="Calibri" w:hAnsi="Calibri"/>
                <w:color w:val="000000"/>
                <w:sz w:val="18"/>
                <w:szCs w:val="18"/>
              </w:rPr>
            </w:pPr>
            <w:r w:rsidRPr="002A4574">
              <w:rPr>
                <w:rFonts w:ascii="Calibri" w:hAnsi="Calibri"/>
                <w:color w:val="000000"/>
                <w:sz w:val="18"/>
                <w:szCs w:val="18"/>
              </w:rPr>
              <w:t xml:space="preserve">Chino Airport </w:t>
            </w:r>
          </w:p>
        </w:tc>
        <w:tc>
          <w:tcPr>
            <w:tcW w:w="1344" w:type="dxa"/>
            <w:gridSpan w:val="2"/>
            <w:tcBorders>
              <w:top w:val="nil"/>
              <w:left w:val="nil"/>
              <w:bottom w:val="nil"/>
              <w:right w:val="nil"/>
            </w:tcBorders>
            <w:shd w:val="clear" w:color="auto" w:fill="auto"/>
            <w:noWrap/>
            <w:vAlign w:val="center"/>
            <w:hideMark/>
          </w:tcPr>
          <w:p w14:paraId="0435B370" w14:textId="77777777" w:rsidR="00AA3A32" w:rsidRDefault="00636F83" w:rsidP="00AA3A32">
            <w:pPr>
              <w:rPr>
                <w:rFonts w:ascii="Calibri" w:hAnsi="Calibri"/>
                <w:color w:val="000000"/>
                <w:sz w:val="18"/>
                <w:szCs w:val="18"/>
              </w:rPr>
            </w:pPr>
            <w:r w:rsidRPr="002A4574">
              <w:rPr>
                <w:rFonts w:ascii="Calibri" w:hAnsi="Calibri"/>
                <w:color w:val="000000"/>
                <w:sz w:val="18"/>
                <w:szCs w:val="18"/>
              </w:rPr>
              <w:t>33.97</w:t>
            </w:r>
          </w:p>
        </w:tc>
        <w:tc>
          <w:tcPr>
            <w:tcW w:w="1316" w:type="dxa"/>
            <w:gridSpan w:val="2"/>
            <w:tcBorders>
              <w:top w:val="nil"/>
              <w:left w:val="nil"/>
              <w:bottom w:val="nil"/>
              <w:right w:val="nil"/>
            </w:tcBorders>
            <w:shd w:val="clear" w:color="auto" w:fill="auto"/>
            <w:noWrap/>
            <w:vAlign w:val="center"/>
            <w:hideMark/>
          </w:tcPr>
          <w:p w14:paraId="0435B371" w14:textId="77777777" w:rsidR="00AA3A32" w:rsidRDefault="00636F83" w:rsidP="00AA3A32">
            <w:pPr>
              <w:rPr>
                <w:rFonts w:ascii="Calibri" w:hAnsi="Calibri"/>
                <w:color w:val="000000"/>
                <w:sz w:val="18"/>
                <w:szCs w:val="18"/>
              </w:rPr>
            </w:pPr>
            <w:r w:rsidRPr="002A4574">
              <w:rPr>
                <w:rFonts w:ascii="Calibri" w:hAnsi="Calibri"/>
                <w:color w:val="000000"/>
                <w:sz w:val="18"/>
                <w:szCs w:val="18"/>
              </w:rPr>
              <w:t>–117.63</w:t>
            </w:r>
          </w:p>
        </w:tc>
        <w:tc>
          <w:tcPr>
            <w:tcW w:w="1586" w:type="dxa"/>
            <w:gridSpan w:val="2"/>
            <w:tcBorders>
              <w:top w:val="nil"/>
              <w:left w:val="nil"/>
              <w:bottom w:val="nil"/>
              <w:right w:val="nil"/>
            </w:tcBorders>
            <w:shd w:val="clear" w:color="auto" w:fill="auto"/>
            <w:noWrap/>
            <w:vAlign w:val="center"/>
            <w:hideMark/>
          </w:tcPr>
          <w:p w14:paraId="0435B372" w14:textId="77777777" w:rsidR="00AA3A32" w:rsidRDefault="00636F83"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7A"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7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722900</w:t>
            </w:r>
          </w:p>
        </w:tc>
        <w:tc>
          <w:tcPr>
            <w:tcW w:w="841" w:type="dxa"/>
            <w:gridSpan w:val="2"/>
            <w:tcBorders>
              <w:top w:val="nil"/>
              <w:left w:val="nil"/>
              <w:bottom w:val="nil"/>
              <w:right w:val="nil"/>
            </w:tcBorders>
            <w:shd w:val="clear" w:color="auto" w:fill="auto"/>
            <w:noWrap/>
            <w:vAlign w:val="center"/>
            <w:hideMark/>
          </w:tcPr>
          <w:p w14:paraId="0435B37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76" w14:textId="77777777" w:rsidR="001B1FE6" w:rsidRPr="002A4574" w:rsidRDefault="001B1FE6" w:rsidP="001B1FE6">
            <w:pPr>
              <w:rPr>
                <w:rFonts w:ascii="Calibri" w:hAnsi="Calibri"/>
                <w:color w:val="000000"/>
                <w:sz w:val="18"/>
                <w:szCs w:val="18"/>
              </w:rPr>
            </w:pPr>
            <w:r w:rsidRPr="002A4574">
              <w:rPr>
                <w:rFonts w:ascii="Calibri" w:hAnsi="Calibri"/>
                <w:color w:val="000000"/>
                <w:sz w:val="18"/>
                <w:szCs w:val="18"/>
              </w:rPr>
              <w:t xml:space="preserve">San Diego Lindbergh Field </w:t>
            </w:r>
          </w:p>
        </w:tc>
        <w:tc>
          <w:tcPr>
            <w:tcW w:w="1344" w:type="dxa"/>
            <w:gridSpan w:val="2"/>
            <w:tcBorders>
              <w:top w:val="nil"/>
              <w:left w:val="nil"/>
              <w:bottom w:val="nil"/>
              <w:right w:val="nil"/>
            </w:tcBorders>
            <w:shd w:val="clear" w:color="auto" w:fill="auto"/>
            <w:noWrap/>
            <w:vAlign w:val="center"/>
            <w:hideMark/>
          </w:tcPr>
          <w:p w14:paraId="0435B37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32.73</w:t>
            </w:r>
          </w:p>
        </w:tc>
        <w:tc>
          <w:tcPr>
            <w:tcW w:w="1316" w:type="dxa"/>
            <w:gridSpan w:val="2"/>
            <w:tcBorders>
              <w:top w:val="nil"/>
              <w:left w:val="nil"/>
              <w:bottom w:val="nil"/>
              <w:right w:val="nil"/>
            </w:tcBorders>
            <w:shd w:val="clear" w:color="auto" w:fill="auto"/>
            <w:noWrap/>
            <w:vAlign w:val="center"/>
            <w:hideMark/>
          </w:tcPr>
          <w:p w14:paraId="0435B37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–117.17</w:t>
            </w:r>
          </w:p>
        </w:tc>
        <w:tc>
          <w:tcPr>
            <w:tcW w:w="1586" w:type="dxa"/>
            <w:gridSpan w:val="2"/>
            <w:tcBorders>
              <w:top w:val="nil"/>
              <w:left w:val="nil"/>
              <w:bottom w:val="nil"/>
              <w:right w:val="nil"/>
            </w:tcBorders>
            <w:shd w:val="clear" w:color="auto" w:fill="auto"/>
            <w:noWrap/>
            <w:vAlign w:val="center"/>
            <w:hideMark/>
          </w:tcPr>
          <w:p w14:paraId="0435B37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81"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7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722903</w:t>
            </w:r>
          </w:p>
        </w:tc>
        <w:tc>
          <w:tcPr>
            <w:tcW w:w="841" w:type="dxa"/>
            <w:gridSpan w:val="2"/>
            <w:tcBorders>
              <w:top w:val="nil"/>
              <w:left w:val="nil"/>
              <w:bottom w:val="nil"/>
              <w:right w:val="nil"/>
            </w:tcBorders>
            <w:shd w:val="clear" w:color="auto" w:fill="auto"/>
            <w:noWrap/>
            <w:vAlign w:val="center"/>
            <w:hideMark/>
          </w:tcPr>
          <w:p w14:paraId="0435B37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7D"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 Diego/Montgomery </w:t>
            </w:r>
          </w:p>
        </w:tc>
        <w:tc>
          <w:tcPr>
            <w:tcW w:w="1344" w:type="dxa"/>
            <w:gridSpan w:val="2"/>
            <w:tcBorders>
              <w:top w:val="nil"/>
              <w:left w:val="nil"/>
              <w:bottom w:val="nil"/>
              <w:right w:val="nil"/>
            </w:tcBorders>
            <w:shd w:val="clear" w:color="auto" w:fill="auto"/>
            <w:noWrap/>
            <w:vAlign w:val="center"/>
            <w:hideMark/>
          </w:tcPr>
          <w:p w14:paraId="0435B37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32.82</w:t>
            </w:r>
          </w:p>
        </w:tc>
        <w:tc>
          <w:tcPr>
            <w:tcW w:w="1316" w:type="dxa"/>
            <w:gridSpan w:val="2"/>
            <w:tcBorders>
              <w:top w:val="nil"/>
              <w:left w:val="nil"/>
              <w:bottom w:val="nil"/>
              <w:right w:val="nil"/>
            </w:tcBorders>
            <w:shd w:val="clear" w:color="auto" w:fill="auto"/>
            <w:noWrap/>
            <w:vAlign w:val="center"/>
            <w:hideMark/>
          </w:tcPr>
          <w:p w14:paraId="0435B37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–117.13</w:t>
            </w:r>
          </w:p>
        </w:tc>
        <w:tc>
          <w:tcPr>
            <w:tcW w:w="1586" w:type="dxa"/>
            <w:gridSpan w:val="2"/>
            <w:tcBorders>
              <w:top w:val="nil"/>
              <w:left w:val="nil"/>
              <w:bottom w:val="nil"/>
              <w:right w:val="nil"/>
            </w:tcBorders>
            <w:shd w:val="clear" w:color="auto" w:fill="auto"/>
            <w:noWrap/>
            <w:vAlign w:val="center"/>
            <w:hideMark/>
          </w:tcPr>
          <w:p w14:paraId="0435B38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88"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8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722904</w:t>
            </w:r>
          </w:p>
        </w:tc>
        <w:tc>
          <w:tcPr>
            <w:tcW w:w="841" w:type="dxa"/>
            <w:gridSpan w:val="2"/>
            <w:tcBorders>
              <w:top w:val="nil"/>
              <w:left w:val="nil"/>
              <w:bottom w:val="nil"/>
              <w:right w:val="nil"/>
            </w:tcBorders>
            <w:shd w:val="clear" w:color="auto" w:fill="auto"/>
            <w:noWrap/>
            <w:vAlign w:val="center"/>
            <w:hideMark/>
          </w:tcPr>
          <w:p w14:paraId="0435B383" w14:textId="100D8186" w:rsidR="00AA3A32" w:rsidRDefault="001B1FE6" w:rsidP="00AA3A32">
            <w:pPr>
              <w:rPr>
                <w:rFonts w:ascii="Calibri" w:hAnsi="Calibri"/>
                <w:color w:val="000000"/>
                <w:sz w:val="18"/>
                <w:szCs w:val="18"/>
              </w:rPr>
            </w:pPr>
            <w:r w:rsidRPr="002A4574">
              <w:rPr>
                <w:rFonts w:ascii="Calibri" w:hAnsi="Calibri"/>
                <w:color w:val="000000"/>
                <w:sz w:val="18"/>
                <w:szCs w:val="18"/>
              </w:rPr>
              <w:t>0.4</w:t>
            </w:r>
            <w:r w:rsidR="001B4172">
              <w:rPr>
                <w:rFonts w:ascii="Calibri" w:hAnsi="Calibri"/>
                <w:color w:val="000000"/>
                <w:sz w:val="18"/>
                <w:szCs w:val="18"/>
              </w:rPr>
              <w:t>0</w:t>
            </w:r>
          </w:p>
        </w:tc>
        <w:tc>
          <w:tcPr>
            <w:tcW w:w="4545" w:type="dxa"/>
            <w:tcBorders>
              <w:top w:val="nil"/>
              <w:left w:val="nil"/>
              <w:bottom w:val="nil"/>
              <w:right w:val="nil"/>
            </w:tcBorders>
            <w:shd w:val="clear" w:color="auto" w:fill="auto"/>
            <w:noWrap/>
            <w:vAlign w:val="bottom"/>
            <w:hideMark/>
          </w:tcPr>
          <w:p w14:paraId="0435B384"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Chula Vista Brown Field NAAS </w:t>
            </w:r>
          </w:p>
        </w:tc>
        <w:tc>
          <w:tcPr>
            <w:tcW w:w="1344" w:type="dxa"/>
            <w:gridSpan w:val="2"/>
            <w:tcBorders>
              <w:top w:val="nil"/>
              <w:left w:val="nil"/>
              <w:bottom w:val="nil"/>
              <w:right w:val="nil"/>
            </w:tcBorders>
            <w:shd w:val="clear" w:color="auto" w:fill="auto"/>
            <w:noWrap/>
            <w:vAlign w:val="center"/>
            <w:hideMark/>
          </w:tcPr>
          <w:p w14:paraId="0435B38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32.58</w:t>
            </w:r>
          </w:p>
        </w:tc>
        <w:tc>
          <w:tcPr>
            <w:tcW w:w="1316" w:type="dxa"/>
            <w:gridSpan w:val="2"/>
            <w:tcBorders>
              <w:top w:val="nil"/>
              <w:left w:val="nil"/>
              <w:bottom w:val="nil"/>
              <w:right w:val="nil"/>
            </w:tcBorders>
            <w:shd w:val="clear" w:color="auto" w:fill="auto"/>
            <w:noWrap/>
            <w:vAlign w:val="center"/>
            <w:hideMark/>
          </w:tcPr>
          <w:p w14:paraId="0435B38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–116.98</w:t>
            </w:r>
          </w:p>
        </w:tc>
        <w:tc>
          <w:tcPr>
            <w:tcW w:w="1586" w:type="dxa"/>
            <w:gridSpan w:val="2"/>
            <w:tcBorders>
              <w:top w:val="nil"/>
              <w:left w:val="nil"/>
              <w:bottom w:val="nil"/>
              <w:right w:val="nil"/>
            </w:tcBorders>
            <w:shd w:val="clear" w:color="auto" w:fill="auto"/>
            <w:noWrap/>
            <w:vAlign w:val="center"/>
            <w:hideMark/>
          </w:tcPr>
          <w:p w14:paraId="0435B38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8F"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8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722906</w:t>
            </w:r>
          </w:p>
        </w:tc>
        <w:tc>
          <w:tcPr>
            <w:tcW w:w="841" w:type="dxa"/>
            <w:gridSpan w:val="2"/>
            <w:tcBorders>
              <w:top w:val="nil"/>
              <w:left w:val="nil"/>
              <w:bottom w:val="nil"/>
              <w:right w:val="nil"/>
            </w:tcBorders>
            <w:shd w:val="clear" w:color="auto" w:fill="auto"/>
            <w:noWrap/>
            <w:vAlign w:val="center"/>
            <w:hideMark/>
          </w:tcPr>
          <w:p w14:paraId="0435B38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8B"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 Diego North Island NAS </w:t>
            </w:r>
          </w:p>
        </w:tc>
        <w:tc>
          <w:tcPr>
            <w:tcW w:w="1344" w:type="dxa"/>
            <w:gridSpan w:val="2"/>
            <w:tcBorders>
              <w:top w:val="nil"/>
              <w:left w:val="nil"/>
              <w:bottom w:val="nil"/>
              <w:right w:val="nil"/>
            </w:tcBorders>
            <w:shd w:val="clear" w:color="auto" w:fill="auto"/>
            <w:noWrap/>
            <w:vAlign w:val="center"/>
            <w:hideMark/>
          </w:tcPr>
          <w:p w14:paraId="0435B38C" w14:textId="34A58097" w:rsidR="00AA3A32" w:rsidRDefault="001B1FE6" w:rsidP="00AA3A32">
            <w:pPr>
              <w:rPr>
                <w:rFonts w:ascii="Calibri" w:hAnsi="Calibri"/>
                <w:color w:val="000000"/>
                <w:sz w:val="18"/>
                <w:szCs w:val="18"/>
              </w:rPr>
            </w:pPr>
            <w:r w:rsidRPr="002A4574">
              <w:rPr>
                <w:rFonts w:ascii="Calibri" w:hAnsi="Calibri"/>
                <w:color w:val="000000"/>
                <w:sz w:val="18"/>
                <w:szCs w:val="18"/>
              </w:rPr>
              <w:t>32.7</w:t>
            </w:r>
            <w:r w:rsidR="001B4172">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8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–117.20</w:t>
            </w:r>
          </w:p>
        </w:tc>
        <w:tc>
          <w:tcPr>
            <w:tcW w:w="1586" w:type="dxa"/>
            <w:gridSpan w:val="2"/>
            <w:tcBorders>
              <w:top w:val="nil"/>
              <w:left w:val="nil"/>
              <w:bottom w:val="nil"/>
              <w:right w:val="nil"/>
            </w:tcBorders>
            <w:shd w:val="clear" w:color="auto" w:fill="auto"/>
            <w:noWrap/>
            <w:vAlign w:val="center"/>
            <w:hideMark/>
          </w:tcPr>
          <w:p w14:paraId="0435B38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96"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9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722926</w:t>
            </w:r>
          </w:p>
        </w:tc>
        <w:tc>
          <w:tcPr>
            <w:tcW w:w="841" w:type="dxa"/>
            <w:gridSpan w:val="2"/>
            <w:tcBorders>
              <w:top w:val="nil"/>
              <w:left w:val="nil"/>
              <w:bottom w:val="nil"/>
              <w:right w:val="nil"/>
            </w:tcBorders>
            <w:shd w:val="clear" w:color="auto" w:fill="auto"/>
            <w:noWrap/>
            <w:vAlign w:val="center"/>
            <w:hideMark/>
          </w:tcPr>
          <w:p w14:paraId="0435B391" w14:textId="3F4C4A67" w:rsidR="00AA3A32" w:rsidRDefault="001B1FE6" w:rsidP="00AA3A32">
            <w:pPr>
              <w:rPr>
                <w:rFonts w:ascii="Calibri" w:hAnsi="Calibri"/>
                <w:color w:val="000000"/>
                <w:sz w:val="18"/>
                <w:szCs w:val="18"/>
              </w:rPr>
            </w:pPr>
            <w:r w:rsidRPr="002A4574">
              <w:rPr>
                <w:rFonts w:ascii="Calibri" w:hAnsi="Calibri"/>
                <w:color w:val="000000"/>
                <w:sz w:val="18"/>
                <w:szCs w:val="18"/>
              </w:rPr>
              <w:t>0.4</w:t>
            </w:r>
            <w:r w:rsidR="001B4172">
              <w:rPr>
                <w:rFonts w:ascii="Calibri" w:hAnsi="Calibri"/>
                <w:color w:val="000000"/>
                <w:sz w:val="18"/>
                <w:szCs w:val="18"/>
              </w:rPr>
              <w:t>0</w:t>
            </w:r>
          </w:p>
        </w:tc>
        <w:tc>
          <w:tcPr>
            <w:tcW w:w="4545" w:type="dxa"/>
            <w:tcBorders>
              <w:top w:val="nil"/>
              <w:left w:val="nil"/>
              <w:bottom w:val="nil"/>
              <w:right w:val="nil"/>
            </w:tcBorders>
            <w:shd w:val="clear" w:color="auto" w:fill="auto"/>
            <w:noWrap/>
            <w:vAlign w:val="bottom"/>
            <w:hideMark/>
          </w:tcPr>
          <w:p w14:paraId="0435B392"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Camp Pendleton MCAS </w:t>
            </w:r>
          </w:p>
        </w:tc>
        <w:tc>
          <w:tcPr>
            <w:tcW w:w="1344" w:type="dxa"/>
            <w:gridSpan w:val="2"/>
            <w:tcBorders>
              <w:top w:val="nil"/>
              <w:left w:val="nil"/>
              <w:bottom w:val="nil"/>
              <w:right w:val="nil"/>
            </w:tcBorders>
            <w:shd w:val="clear" w:color="auto" w:fill="auto"/>
            <w:noWrap/>
            <w:vAlign w:val="center"/>
            <w:hideMark/>
          </w:tcPr>
          <w:p w14:paraId="0435B393" w14:textId="1EEC3105" w:rsidR="00AA3A32" w:rsidRDefault="001B1FE6" w:rsidP="00AA3A32">
            <w:pPr>
              <w:rPr>
                <w:rFonts w:ascii="Calibri" w:hAnsi="Calibri"/>
                <w:color w:val="000000"/>
                <w:sz w:val="18"/>
                <w:szCs w:val="18"/>
              </w:rPr>
            </w:pPr>
            <w:r w:rsidRPr="002A4574">
              <w:rPr>
                <w:rFonts w:ascii="Calibri" w:hAnsi="Calibri"/>
                <w:color w:val="000000"/>
                <w:sz w:val="18"/>
                <w:szCs w:val="18"/>
              </w:rPr>
              <w:t>33.3</w:t>
            </w:r>
            <w:r w:rsidR="001B4172">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hideMark/>
          </w:tcPr>
          <w:p w14:paraId="0435B39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–117.35</w:t>
            </w:r>
          </w:p>
        </w:tc>
        <w:tc>
          <w:tcPr>
            <w:tcW w:w="1586" w:type="dxa"/>
            <w:gridSpan w:val="2"/>
            <w:tcBorders>
              <w:top w:val="nil"/>
              <w:left w:val="nil"/>
              <w:bottom w:val="nil"/>
              <w:right w:val="nil"/>
            </w:tcBorders>
            <w:shd w:val="clear" w:color="auto" w:fill="auto"/>
            <w:noWrap/>
            <w:vAlign w:val="center"/>
            <w:hideMark/>
          </w:tcPr>
          <w:p w14:paraId="0435B39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9D"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9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722927</w:t>
            </w:r>
          </w:p>
        </w:tc>
        <w:tc>
          <w:tcPr>
            <w:tcW w:w="841" w:type="dxa"/>
            <w:gridSpan w:val="2"/>
            <w:tcBorders>
              <w:top w:val="nil"/>
              <w:left w:val="nil"/>
              <w:bottom w:val="nil"/>
              <w:right w:val="nil"/>
            </w:tcBorders>
            <w:shd w:val="clear" w:color="auto" w:fill="auto"/>
            <w:noWrap/>
            <w:vAlign w:val="center"/>
            <w:hideMark/>
          </w:tcPr>
          <w:p w14:paraId="0435B39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99"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Carlsbad/Palomar </w:t>
            </w:r>
          </w:p>
        </w:tc>
        <w:tc>
          <w:tcPr>
            <w:tcW w:w="1344" w:type="dxa"/>
            <w:gridSpan w:val="2"/>
            <w:tcBorders>
              <w:top w:val="nil"/>
              <w:left w:val="nil"/>
              <w:bottom w:val="nil"/>
              <w:right w:val="nil"/>
            </w:tcBorders>
            <w:shd w:val="clear" w:color="auto" w:fill="auto"/>
            <w:noWrap/>
            <w:vAlign w:val="center"/>
            <w:hideMark/>
          </w:tcPr>
          <w:p w14:paraId="0435B39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33.13</w:t>
            </w:r>
          </w:p>
        </w:tc>
        <w:tc>
          <w:tcPr>
            <w:tcW w:w="1316" w:type="dxa"/>
            <w:gridSpan w:val="2"/>
            <w:tcBorders>
              <w:top w:val="nil"/>
              <w:left w:val="nil"/>
              <w:bottom w:val="nil"/>
              <w:right w:val="nil"/>
            </w:tcBorders>
            <w:shd w:val="clear" w:color="auto" w:fill="auto"/>
            <w:noWrap/>
            <w:vAlign w:val="center"/>
            <w:hideMark/>
          </w:tcPr>
          <w:p w14:paraId="0435B39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–117.28</w:t>
            </w:r>
          </w:p>
        </w:tc>
        <w:tc>
          <w:tcPr>
            <w:tcW w:w="1586" w:type="dxa"/>
            <w:gridSpan w:val="2"/>
            <w:tcBorders>
              <w:top w:val="nil"/>
              <w:left w:val="nil"/>
              <w:bottom w:val="nil"/>
              <w:right w:val="nil"/>
            </w:tcBorders>
            <w:shd w:val="clear" w:color="auto" w:fill="auto"/>
            <w:noWrap/>
            <w:vAlign w:val="center"/>
            <w:hideMark/>
          </w:tcPr>
          <w:p w14:paraId="0435B39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A4"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9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722930</w:t>
            </w:r>
          </w:p>
        </w:tc>
        <w:tc>
          <w:tcPr>
            <w:tcW w:w="841" w:type="dxa"/>
            <w:gridSpan w:val="2"/>
            <w:tcBorders>
              <w:top w:val="nil"/>
              <w:left w:val="nil"/>
              <w:bottom w:val="nil"/>
              <w:right w:val="nil"/>
            </w:tcBorders>
            <w:shd w:val="clear" w:color="auto" w:fill="auto"/>
            <w:noWrap/>
            <w:vAlign w:val="center"/>
            <w:hideMark/>
          </w:tcPr>
          <w:p w14:paraId="0435B39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0.39</w:t>
            </w:r>
          </w:p>
        </w:tc>
        <w:tc>
          <w:tcPr>
            <w:tcW w:w="4545" w:type="dxa"/>
            <w:tcBorders>
              <w:top w:val="nil"/>
              <w:left w:val="nil"/>
              <w:bottom w:val="nil"/>
              <w:right w:val="nil"/>
            </w:tcBorders>
            <w:shd w:val="clear" w:color="auto" w:fill="auto"/>
            <w:noWrap/>
            <w:vAlign w:val="bottom"/>
            <w:hideMark/>
          </w:tcPr>
          <w:p w14:paraId="0435B3A0"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 Diego Miramar NAS </w:t>
            </w:r>
          </w:p>
        </w:tc>
        <w:tc>
          <w:tcPr>
            <w:tcW w:w="1344" w:type="dxa"/>
            <w:gridSpan w:val="2"/>
            <w:tcBorders>
              <w:top w:val="nil"/>
              <w:left w:val="nil"/>
              <w:bottom w:val="nil"/>
              <w:right w:val="nil"/>
            </w:tcBorders>
            <w:shd w:val="clear" w:color="auto" w:fill="auto"/>
            <w:noWrap/>
            <w:vAlign w:val="center"/>
            <w:hideMark/>
          </w:tcPr>
          <w:p w14:paraId="0435B3A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32.87</w:t>
            </w:r>
          </w:p>
        </w:tc>
        <w:tc>
          <w:tcPr>
            <w:tcW w:w="1316" w:type="dxa"/>
            <w:gridSpan w:val="2"/>
            <w:tcBorders>
              <w:top w:val="nil"/>
              <w:left w:val="nil"/>
              <w:bottom w:val="nil"/>
              <w:right w:val="nil"/>
            </w:tcBorders>
            <w:shd w:val="clear" w:color="auto" w:fill="auto"/>
            <w:noWrap/>
            <w:vAlign w:val="center"/>
            <w:hideMark/>
          </w:tcPr>
          <w:p w14:paraId="0435B3A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–117.13</w:t>
            </w:r>
          </w:p>
        </w:tc>
        <w:tc>
          <w:tcPr>
            <w:tcW w:w="1586" w:type="dxa"/>
            <w:gridSpan w:val="2"/>
            <w:tcBorders>
              <w:top w:val="nil"/>
              <w:left w:val="nil"/>
              <w:bottom w:val="nil"/>
              <w:right w:val="nil"/>
            </w:tcBorders>
            <w:shd w:val="clear" w:color="auto" w:fill="auto"/>
            <w:noWrap/>
            <w:vAlign w:val="center"/>
            <w:hideMark/>
          </w:tcPr>
          <w:p w14:paraId="0435B3A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AB"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A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722950</w:t>
            </w:r>
          </w:p>
        </w:tc>
        <w:tc>
          <w:tcPr>
            <w:tcW w:w="841" w:type="dxa"/>
            <w:gridSpan w:val="2"/>
            <w:tcBorders>
              <w:top w:val="nil"/>
              <w:left w:val="nil"/>
              <w:bottom w:val="nil"/>
              <w:right w:val="nil"/>
            </w:tcBorders>
            <w:shd w:val="clear" w:color="auto" w:fill="auto"/>
            <w:noWrap/>
            <w:vAlign w:val="center"/>
            <w:hideMark/>
          </w:tcPr>
          <w:p w14:paraId="0435B3A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0.42</w:t>
            </w:r>
          </w:p>
        </w:tc>
        <w:tc>
          <w:tcPr>
            <w:tcW w:w="4545" w:type="dxa"/>
            <w:tcBorders>
              <w:top w:val="nil"/>
              <w:left w:val="nil"/>
              <w:bottom w:val="nil"/>
              <w:right w:val="nil"/>
            </w:tcBorders>
            <w:shd w:val="clear" w:color="auto" w:fill="auto"/>
            <w:noWrap/>
            <w:vAlign w:val="bottom"/>
            <w:hideMark/>
          </w:tcPr>
          <w:p w14:paraId="0435B3A7"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Los Angeles Intl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hideMark/>
          </w:tcPr>
          <w:p w14:paraId="0435B3A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33.93</w:t>
            </w:r>
          </w:p>
        </w:tc>
        <w:tc>
          <w:tcPr>
            <w:tcW w:w="1316" w:type="dxa"/>
            <w:gridSpan w:val="2"/>
            <w:tcBorders>
              <w:top w:val="nil"/>
              <w:left w:val="nil"/>
              <w:bottom w:val="nil"/>
              <w:right w:val="nil"/>
            </w:tcBorders>
            <w:shd w:val="clear" w:color="auto" w:fill="auto"/>
            <w:noWrap/>
            <w:vAlign w:val="center"/>
            <w:hideMark/>
          </w:tcPr>
          <w:p w14:paraId="0435B3A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–118.40</w:t>
            </w:r>
          </w:p>
        </w:tc>
        <w:tc>
          <w:tcPr>
            <w:tcW w:w="1586" w:type="dxa"/>
            <w:gridSpan w:val="2"/>
            <w:tcBorders>
              <w:top w:val="nil"/>
              <w:left w:val="nil"/>
              <w:bottom w:val="nil"/>
              <w:right w:val="nil"/>
            </w:tcBorders>
            <w:shd w:val="clear" w:color="auto" w:fill="auto"/>
            <w:noWrap/>
            <w:vAlign w:val="center"/>
            <w:hideMark/>
          </w:tcPr>
          <w:p w14:paraId="0435B3A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B2"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A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722956</w:t>
            </w:r>
          </w:p>
        </w:tc>
        <w:tc>
          <w:tcPr>
            <w:tcW w:w="841" w:type="dxa"/>
            <w:gridSpan w:val="2"/>
            <w:tcBorders>
              <w:top w:val="nil"/>
              <w:left w:val="nil"/>
              <w:bottom w:val="nil"/>
              <w:right w:val="nil"/>
            </w:tcBorders>
            <w:shd w:val="clear" w:color="auto" w:fill="auto"/>
            <w:noWrap/>
            <w:vAlign w:val="center"/>
            <w:hideMark/>
          </w:tcPr>
          <w:p w14:paraId="0435B3A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AE"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Jack Northrop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H </w:t>
            </w:r>
          </w:p>
        </w:tc>
        <w:tc>
          <w:tcPr>
            <w:tcW w:w="1344" w:type="dxa"/>
            <w:gridSpan w:val="2"/>
            <w:tcBorders>
              <w:top w:val="nil"/>
              <w:left w:val="nil"/>
              <w:bottom w:val="nil"/>
              <w:right w:val="nil"/>
            </w:tcBorders>
            <w:shd w:val="clear" w:color="auto" w:fill="auto"/>
            <w:noWrap/>
            <w:vAlign w:val="center"/>
            <w:hideMark/>
          </w:tcPr>
          <w:p w14:paraId="0435B3A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33.92</w:t>
            </w:r>
          </w:p>
        </w:tc>
        <w:tc>
          <w:tcPr>
            <w:tcW w:w="1316" w:type="dxa"/>
            <w:gridSpan w:val="2"/>
            <w:tcBorders>
              <w:top w:val="nil"/>
              <w:left w:val="nil"/>
              <w:bottom w:val="nil"/>
              <w:right w:val="nil"/>
            </w:tcBorders>
            <w:shd w:val="clear" w:color="auto" w:fill="auto"/>
            <w:noWrap/>
            <w:vAlign w:val="center"/>
            <w:hideMark/>
          </w:tcPr>
          <w:p w14:paraId="0435B3B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–118.33</w:t>
            </w:r>
          </w:p>
        </w:tc>
        <w:tc>
          <w:tcPr>
            <w:tcW w:w="1586" w:type="dxa"/>
            <w:gridSpan w:val="2"/>
            <w:tcBorders>
              <w:top w:val="nil"/>
              <w:left w:val="nil"/>
              <w:bottom w:val="nil"/>
              <w:right w:val="nil"/>
            </w:tcBorders>
            <w:shd w:val="clear" w:color="auto" w:fill="auto"/>
            <w:noWrap/>
            <w:vAlign w:val="center"/>
            <w:hideMark/>
          </w:tcPr>
          <w:p w14:paraId="0435B3B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B9"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B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722970</w:t>
            </w:r>
          </w:p>
        </w:tc>
        <w:tc>
          <w:tcPr>
            <w:tcW w:w="841" w:type="dxa"/>
            <w:gridSpan w:val="2"/>
            <w:tcBorders>
              <w:top w:val="nil"/>
              <w:left w:val="nil"/>
              <w:bottom w:val="nil"/>
              <w:right w:val="nil"/>
            </w:tcBorders>
            <w:shd w:val="clear" w:color="auto" w:fill="auto"/>
            <w:noWrap/>
            <w:vAlign w:val="center"/>
            <w:hideMark/>
          </w:tcPr>
          <w:p w14:paraId="0435B3B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0.38</w:t>
            </w:r>
          </w:p>
        </w:tc>
        <w:tc>
          <w:tcPr>
            <w:tcW w:w="4545" w:type="dxa"/>
            <w:tcBorders>
              <w:top w:val="nil"/>
              <w:left w:val="nil"/>
              <w:bottom w:val="nil"/>
              <w:right w:val="nil"/>
            </w:tcBorders>
            <w:shd w:val="clear" w:color="auto" w:fill="auto"/>
            <w:noWrap/>
            <w:vAlign w:val="bottom"/>
            <w:hideMark/>
          </w:tcPr>
          <w:p w14:paraId="0435B3B5"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Long Beach Daugherty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hideMark/>
          </w:tcPr>
          <w:p w14:paraId="0435B3B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33.83</w:t>
            </w:r>
          </w:p>
        </w:tc>
        <w:tc>
          <w:tcPr>
            <w:tcW w:w="1316" w:type="dxa"/>
            <w:gridSpan w:val="2"/>
            <w:tcBorders>
              <w:top w:val="nil"/>
              <w:left w:val="nil"/>
              <w:bottom w:val="nil"/>
              <w:right w:val="nil"/>
            </w:tcBorders>
            <w:shd w:val="clear" w:color="auto" w:fill="auto"/>
            <w:noWrap/>
            <w:vAlign w:val="center"/>
            <w:hideMark/>
          </w:tcPr>
          <w:p w14:paraId="0435B3B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–118.17</w:t>
            </w:r>
          </w:p>
        </w:tc>
        <w:tc>
          <w:tcPr>
            <w:tcW w:w="1586" w:type="dxa"/>
            <w:gridSpan w:val="2"/>
            <w:tcBorders>
              <w:top w:val="nil"/>
              <w:left w:val="nil"/>
              <w:bottom w:val="nil"/>
              <w:right w:val="nil"/>
            </w:tcBorders>
            <w:shd w:val="clear" w:color="auto" w:fill="auto"/>
            <w:noWrap/>
            <w:vAlign w:val="center"/>
            <w:hideMark/>
          </w:tcPr>
          <w:p w14:paraId="0435B3B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C0"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B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722976</w:t>
            </w:r>
          </w:p>
        </w:tc>
        <w:tc>
          <w:tcPr>
            <w:tcW w:w="841" w:type="dxa"/>
            <w:gridSpan w:val="2"/>
            <w:tcBorders>
              <w:top w:val="nil"/>
              <w:left w:val="nil"/>
              <w:bottom w:val="nil"/>
              <w:right w:val="nil"/>
            </w:tcBorders>
            <w:shd w:val="clear" w:color="auto" w:fill="auto"/>
            <w:noWrap/>
            <w:vAlign w:val="center"/>
            <w:hideMark/>
          </w:tcPr>
          <w:p w14:paraId="0435B3B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0.34</w:t>
            </w:r>
          </w:p>
        </w:tc>
        <w:tc>
          <w:tcPr>
            <w:tcW w:w="4545" w:type="dxa"/>
            <w:tcBorders>
              <w:top w:val="nil"/>
              <w:left w:val="nil"/>
              <w:bottom w:val="nil"/>
              <w:right w:val="nil"/>
            </w:tcBorders>
            <w:shd w:val="clear" w:color="auto" w:fill="auto"/>
            <w:noWrap/>
            <w:vAlign w:val="bottom"/>
            <w:hideMark/>
          </w:tcPr>
          <w:p w14:paraId="0435B3BC"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Fullerton Municipal </w:t>
            </w:r>
          </w:p>
        </w:tc>
        <w:tc>
          <w:tcPr>
            <w:tcW w:w="1344" w:type="dxa"/>
            <w:gridSpan w:val="2"/>
            <w:tcBorders>
              <w:top w:val="nil"/>
              <w:left w:val="nil"/>
              <w:bottom w:val="nil"/>
              <w:right w:val="nil"/>
            </w:tcBorders>
            <w:shd w:val="clear" w:color="auto" w:fill="auto"/>
            <w:noWrap/>
            <w:vAlign w:val="center"/>
            <w:hideMark/>
          </w:tcPr>
          <w:p w14:paraId="0435B3B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33.87</w:t>
            </w:r>
          </w:p>
        </w:tc>
        <w:tc>
          <w:tcPr>
            <w:tcW w:w="1316" w:type="dxa"/>
            <w:gridSpan w:val="2"/>
            <w:tcBorders>
              <w:top w:val="nil"/>
              <w:left w:val="nil"/>
              <w:bottom w:val="nil"/>
              <w:right w:val="nil"/>
            </w:tcBorders>
            <w:shd w:val="clear" w:color="auto" w:fill="auto"/>
            <w:noWrap/>
            <w:vAlign w:val="center"/>
            <w:hideMark/>
          </w:tcPr>
          <w:p w14:paraId="0435B3B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–117.98</w:t>
            </w:r>
          </w:p>
        </w:tc>
        <w:tc>
          <w:tcPr>
            <w:tcW w:w="1586" w:type="dxa"/>
            <w:gridSpan w:val="2"/>
            <w:tcBorders>
              <w:top w:val="nil"/>
              <w:left w:val="nil"/>
              <w:bottom w:val="nil"/>
              <w:right w:val="nil"/>
            </w:tcBorders>
            <w:shd w:val="clear" w:color="auto" w:fill="auto"/>
            <w:noWrap/>
            <w:vAlign w:val="center"/>
            <w:hideMark/>
          </w:tcPr>
          <w:p w14:paraId="0435B3B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C7" w14:textId="77777777" w:rsidTr="00BA6D7A">
        <w:trPr>
          <w:trHeight w:val="240"/>
        </w:trPr>
        <w:tc>
          <w:tcPr>
            <w:tcW w:w="1289" w:type="dxa"/>
            <w:gridSpan w:val="2"/>
            <w:tcBorders>
              <w:top w:val="nil"/>
              <w:left w:val="nil"/>
              <w:bottom w:val="nil"/>
              <w:right w:val="nil"/>
            </w:tcBorders>
            <w:shd w:val="clear" w:color="auto" w:fill="auto"/>
            <w:noWrap/>
            <w:vAlign w:val="center"/>
            <w:hideMark/>
          </w:tcPr>
          <w:p w14:paraId="0435B3C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722977</w:t>
            </w:r>
          </w:p>
        </w:tc>
        <w:tc>
          <w:tcPr>
            <w:tcW w:w="841" w:type="dxa"/>
            <w:gridSpan w:val="2"/>
            <w:tcBorders>
              <w:top w:val="nil"/>
              <w:left w:val="nil"/>
              <w:bottom w:val="nil"/>
              <w:right w:val="nil"/>
            </w:tcBorders>
            <w:shd w:val="clear" w:color="auto" w:fill="auto"/>
            <w:noWrap/>
            <w:vAlign w:val="center"/>
            <w:hideMark/>
          </w:tcPr>
          <w:p w14:paraId="0435B3C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0.36</w:t>
            </w:r>
          </w:p>
        </w:tc>
        <w:tc>
          <w:tcPr>
            <w:tcW w:w="4545" w:type="dxa"/>
            <w:tcBorders>
              <w:top w:val="nil"/>
              <w:left w:val="nil"/>
              <w:bottom w:val="nil"/>
              <w:right w:val="nil"/>
            </w:tcBorders>
            <w:shd w:val="clear" w:color="auto" w:fill="auto"/>
            <w:noWrap/>
            <w:vAlign w:val="bottom"/>
            <w:hideMark/>
          </w:tcPr>
          <w:p w14:paraId="0435B3C3"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Santa Ana John Wayne AP </w:t>
            </w:r>
          </w:p>
        </w:tc>
        <w:tc>
          <w:tcPr>
            <w:tcW w:w="1344" w:type="dxa"/>
            <w:gridSpan w:val="2"/>
            <w:tcBorders>
              <w:top w:val="nil"/>
              <w:left w:val="nil"/>
              <w:bottom w:val="nil"/>
              <w:right w:val="nil"/>
            </w:tcBorders>
            <w:shd w:val="clear" w:color="auto" w:fill="auto"/>
            <w:noWrap/>
            <w:vAlign w:val="center"/>
            <w:hideMark/>
          </w:tcPr>
          <w:p w14:paraId="0435B3C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33.68</w:t>
            </w:r>
          </w:p>
        </w:tc>
        <w:tc>
          <w:tcPr>
            <w:tcW w:w="1316" w:type="dxa"/>
            <w:gridSpan w:val="2"/>
            <w:tcBorders>
              <w:top w:val="nil"/>
              <w:left w:val="nil"/>
              <w:bottom w:val="nil"/>
              <w:right w:val="nil"/>
            </w:tcBorders>
            <w:shd w:val="clear" w:color="auto" w:fill="auto"/>
            <w:noWrap/>
            <w:vAlign w:val="center"/>
            <w:hideMark/>
          </w:tcPr>
          <w:p w14:paraId="0435B3C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–117.87</w:t>
            </w:r>
          </w:p>
        </w:tc>
        <w:tc>
          <w:tcPr>
            <w:tcW w:w="1586" w:type="dxa"/>
            <w:gridSpan w:val="2"/>
            <w:tcBorders>
              <w:top w:val="nil"/>
              <w:left w:val="nil"/>
              <w:bottom w:val="nil"/>
              <w:right w:val="nil"/>
            </w:tcBorders>
            <w:shd w:val="clear" w:color="auto" w:fill="auto"/>
            <w:noWrap/>
            <w:vAlign w:val="center"/>
            <w:hideMark/>
          </w:tcPr>
          <w:p w14:paraId="0435B3C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CE" w14:textId="77777777" w:rsidTr="00BA6D7A">
        <w:trPr>
          <w:trHeight w:val="240"/>
        </w:trPr>
        <w:tc>
          <w:tcPr>
            <w:tcW w:w="1289" w:type="dxa"/>
            <w:gridSpan w:val="2"/>
            <w:tcBorders>
              <w:top w:val="nil"/>
              <w:left w:val="nil"/>
              <w:bottom w:val="nil"/>
              <w:right w:val="nil"/>
            </w:tcBorders>
            <w:shd w:val="clear" w:color="auto" w:fill="auto"/>
            <w:noWrap/>
            <w:vAlign w:val="center"/>
          </w:tcPr>
          <w:p w14:paraId="0435B3C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723805</w:t>
            </w:r>
          </w:p>
        </w:tc>
        <w:tc>
          <w:tcPr>
            <w:tcW w:w="841" w:type="dxa"/>
            <w:gridSpan w:val="2"/>
            <w:tcBorders>
              <w:top w:val="nil"/>
              <w:left w:val="nil"/>
              <w:bottom w:val="nil"/>
              <w:right w:val="nil"/>
            </w:tcBorders>
            <w:shd w:val="clear" w:color="auto" w:fill="auto"/>
            <w:noWrap/>
            <w:vAlign w:val="center"/>
          </w:tcPr>
          <w:p w14:paraId="0435B3C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0.51</w:t>
            </w:r>
          </w:p>
        </w:tc>
        <w:tc>
          <w:tcPr>
            <w:tcW w:w="4545" w:type="dxa"/>
            <w:tcBorders>
              <w:top w:val="nil"/>
              <w:left w:val="nil"/>
              <w:bottom w:val="nil"/>
              <w:right w:val="nil"/>
            </w:tcBorders>
            <w:shd w:val="clear" w:color="auto" w:fill="auto"/>
            <w:noWrap/>
            <w:vAlign w:val="bottom"/>
          </w:tcPr>
          <w:p w14:paraId="0435B3CA"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Needles Airport </w:t>
            </w:r>
          </w:p>
        </w:tc>
        <w:tc>
          <w:tcPr>
            <w:tcW w:w="1344" w:type="dxa"/>
            <w:gridSpan w:val="2"/>
            <w:tcBorders>
              <w:top w:val="nil"/>
              <w:left w:val="nil"/>
              <w:bottom w:val="nil"/>
              <w:right w:val="nil"/>
            </w:tcBorders>
            <w:shd w:val="clear" w:color="auto" w:fill="auto"/>
            <w:noWrap/>
            <w:vAlign w:val="center"/>
          </w:tcPr>
          <w:p w14:paraId="0435B3C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34.77</w:t>
            </w:r>
          </w:p>
        </w:tc>
        <w:tc>
          <w:tcPr>
            <w:tcW w:w="1316" w:type="dxa"/>
            <w:gridSpan w:val="2"/>
            <w:tcBorders>
              <w:top w:val="nil"/>
              <w:left w:val="nil"/>
              <w:bottom w:val="nil"/>
              <w:right w:val="nil"/>
            </w:tcBorders>
            <w:shd w:val="clear" w:color="auto" w:fill="auto"/>
            <w:noWrap/>
            <w:vAlign w:val="center"/>
          </w:tcPr>
          <w:p w14:paraId="0435B3C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–114.62</w:t>
            </w:r>
          </w:p>
        </w:tc>
        <w:tc>
          <w:tcPr>
            <w:tcW w:w="1586" w:type="dxa"/>
            <w:gridSpan w:val="2"/>
            <w:tcBorders>
              <w:top w:val="nil"/>
              <w:left w:val="nil"/>
              <w:bottom w:val="nil"/>
              <w:right w:val="nil"/>
            </w:tcBorders>
            <w:shd w:val="clear" w:color="auto" w:fill="auto"/>
            <w:noWrap/>
            <w:vAlign w:val="center"/>
          </w:tcPr>
          <w:p w14:paraId="0435B3C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D5" w14:textId="77777777" w:rsidTr="00BA6D7A">
        <w:trPr>
          <w:trHeight w:val="240"/>
        </w:trPr>
        <w:tc>
          <w:tcPr>
            <w:tcW w:w="1289" w:type="dxa"/>
            <w:gridSpan w:val="2"/>
            <w:tcBorders>
              <w:top w:val="nil"/>
              <w:left w:val="nil"/>
              <w:bottom w:val="nil"/>
              <w:right w:val="nil"/>
            </w:tcBorders>
            <w:shd w:val="clear" w:color="auto" w:fill="auto"/>
            <w:noWrap/>
            <w:vAlign w:val="center"/>
          </w:tcPr>
          <w:p w14:paraId="0435B3C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723810</w:t>
            </w:r>
          </w:p>
        </w:tc>
        <w:tc>
          <w:tcPr>
            <w:tcW w:w="841" w:type="dxa"/>
            <w:gridSpan w:val="2"/>
            <w:tcBorders>
              <w:top w:val="nil"/>
              <w:left w:val="nil"/>
              <w:bottom w:val="nil"/>
              <w:right w:val="nil"/>
            </w:tcBorders>
            <w:shd w:val="clear" w:color="auto" w:fill="auto"/>
            <w:noWrap/>
            <w:vAlign w:val="center"/>
          </w:tcPr>
          <w:p w14:paraId="0435B3D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0.59</w:t>
            </w:r>
          </w:p>
        </w:tc>
        <w:tc>
          <w:tcPr>
            <w:tcW w:w="4545" w:type="dxa"/>
            <w:tcBorders>
              <w:top w:val="nil"/>
              <w:left w:val="nil"/>
              <w:bottom w:val="nil"/>
              <w:right w:val="nil"/>
            </w:tcBorders>
            <w:shd w:val="clear" w:color="auto" w:fill="auto"/>
            <w:noWrap/>
            <w:vAlign w:val="bottom"/>
          </w:tcPr>
          <w:p w14:paraId="0435B3D1"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Edwards AFB </w:t>
            </w:r>
          </w:p>
        </w:tc>
        <w:tc>
          <w:tcPr>
            <w:tcW w:w="1344" w:type="dxa"/>
            <w:gridSpan w:val="2"/>
            <w:tcBorders>
              <w:top w:val="nil"/>
              <w:left w:val="nil"/>
              <w:bottom w:val="nil"/>
              <w:right w:val="nil"/>
            </w:tcBorders>
            <w:shd w:val="clear" w:color="auto" w:fill="auto"/>
            <w:noWrap/>
            <w:vAlign w:val="center"/>
          </w:tcPr>
          <w:p w14:paraId="0435B3D2" w14:textId="1DB97B10" w:rsidR="00AA3A32" w:rsidRDefault="001B1FE6" w:rsidP="00AA3A32">
            <w:pPr>
              <w:rPr>
                <w:rFonts w:ascii="Calibri" w:hAnsi="Calibri"/>
                <w:color w:val="000000"/>
                <w:sz w:val="18"/>
                <w:szCs w:val="18"/>
              </w:rPr>
            </w:pPr>
            <w:r w:rsidRPr="002A4574">
              <w:rPr>
                <w:rFonts w:ascii="Calibri" w:hAnsi="Calibri"/>
                <w:color w:val="000000"/>
                <w:sz w:val="18"/>
                <w:szCs w:val="18"/>
              </w:rPr>
              <w:t>34.9</w:t>
            </w:r>
            <w:r w:rsidR="00C41A5D">
              <w:rPr>
                <w:rFonts w:ascii="Calibri" w:hAnsi="Calibri"/>
                <w:color w:val="000000"/>
                <w:sz w:val="18"/>
                <w:szCs w:val="18"/>
              </w:rPr>
              <w:t>0</w:t>
            </w:r>
          </w:p>
        </w:tc>
        <w:tc>
          <w:tcPr>
            <w:tcW w:w="1316" w:type="dxa"/>
            <w:gridSpan w:val="2"/>
            <w:tcBorders>
              <w:top w:val="nil"/>
              <w:left w:val="nil"/>
              <w:bottom w:val="nil"/>
              <w:right w:val="nil"/>
            </w:tcBorders>
            <w:shd w:val="clear" w:color="auto" w:fill="auto"/>
            <w:noWrap/>
            <w:vAlign w:val="center"/>
          </w:tcPr>
          <w:p w14:paraId="0435B3D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–117.87</w:t>
            </w:r>
          </w:p>
        </w:tc>
        <w:tc>
          <w:tcPr>
            <w:tcW w:w="1586" w:type="dxa"/>
            <w:gridSpan w:val="2"/>
            <w:tcBorders>
              <w:top w:val="nil"/>
              <w:left w:val="nil"/>
              <w:bottom w:val="nil"/>
              <w:right w:val="nil"/>
            </w:tcBorders>
            <w:shd w:val="clear" w:color="auto" w:fill="auto"/>
            <w:noWrap/>
            <w:vAlign w:val="center"/>
          </w:tcPr>
          <w:p w14:paraId="0435B3D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DC" w14:textId="77777777" w:rsidTr="00BA6D7A">
        <w:trPr>
          <w:trHeight w:val="240"/>
        </w:trPr>
        <w:tc>
          <w:tcPr>
            <w:tcW w:w="1289" w:type="dxa"/>
            <w:gridSpan w:val="2"/>
            <w:tcBorders>
              <w:top w:val="nil"/>
              <w:left w:val="nil"/>
              <w:bottom w:val="nil"/>
              <w:right w:val="nil"/>
            </w:tcBorders>
            <w:shd w:val="clear" w:color="auto" w:fill="auto"/>
            <w:noWrap/>
            <w:vAlign w:val="center"/>
          </w:tcPr>
          <w:p w14:paraId="0435B3D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723815</w:t>
            </w:r>
          </w:p>
        </w:tc>
        <w:tc>
          <w:tcPr>
            <w:tcW w:w="841" w:type="dxa"/>
            <w:gridSpan w:val="2"/>
            <w:tcBorders>
              <w:top w:val="nil"/>
              <w:left w:val="nil"/>
              <w:bottom w:val="nil"/>
              <w:right w:val="nil"/>
            </w:tcBorders>
            <w:shd w:val="clear" w:color="auto" w:fill="auto"/>
            <w:noWrap/>
            <w:vAlign w:val="center"/>
          </w:tcPr>
          <w:p w14:paraId="0435B3D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0.58</w:t>
            </w:r>
          </w:p>
        </w:tc>
        <w:tc>
          <w:tcPr>
            <w:tcW w:w="4545" w:type="dxa"/>
            <w:tcBorders>
              <w:top w:val="nil"/>
              <w:left w:val="nil"/>
              <w:bottom w:val="nil"/>
              <w:right w:val="nil"/>
            </w:tcBorders>
            <w:shd w:val="clear" w:color="auto" w:fill="auto"/>
            <w:noWrap/>
            <w:vAlign w:val="bottom"/>
          </w:tcPr>
          <w:p w14:paraId="0435B3D8"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Daggett Barstow–Daggett AP </w:t>
            </w:r>
          </w:p>
        </w:tc>
        <w:tc>
          <w:tcPr>
            <w:tcW w:w="1344" w:type="dxa"/>
            <w:gridSpan w:val="2"/>
            <w:tcBorders>
              <w:top w:val="nil"/>
              <w:left w:val="nil"/>
              <w:bottom w:val="nil"/>
              <w:right w:val="nil"/>
            </w:tcBorders>
            <w:shd w:val="clear" w:color="auto" w:fill="auto"/>
            <w:noWrap/>
            <w:vAlign w:val="center"/>
          </w:tcPr>
          <w:p w14:paraId="0435B3D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34.85</w:t>
            </w:r>
          </w:p>
        </w:tc>
        <w:tc>
          <w:tcPr>
            <w:tcW w:w="1316" w:type="dxa"/>
            <w:gridSpan w:val="2"/>
            <w:tcBorders>
              <w:top w:val="nil"/>
              <w:left w:val="nil"/>
              <w:bottom w:val="nil"/>
              <w:right w:val="nil"/>
            </w:tcBorders>
            <w:shd w:val="clear" w:color="auto" w:fill="auto"/>
            <w:noWrap/>
            <w:vAlign w:val="center"/>
          </w:tcPr>
          <w:p w14:paraId="0435B3D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–116.80</w:t>
            </w:r>
          </w:p>
        </w:tc>
        <w:tc>
          <w:tcPr>
            <w:tcW w:w="1586" w:type="dxa"/>
            <w:gridSpan w:val="2"/>
            <w:tcBorders>
              <w:top w:val="nil"/>
              <w:left w:val="nil"/>
              <w:bottom w:val="nil"/>
              <w:right w:val="nil"/>
            </w:tcBorders>
            <w:shd w:val="clear" w:color="auto" w:fill="auto"/>
            <w:noWrap/>
            <w:vAlign w:val="center"/>
          </w:tcPr>
          <w:p w14:paraId="0435B3D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E3" w14:textId="77777777" w:rsidTr="00BA6D7A">
        <w:trPr>
          <w:trHeight w:val="240"/>
        </w:trPr>
        <w:tc>
          <w:tcPr>
            <w:tcW w:w="1289" w:type="dxa"/>
            <w:gridSpan w:val="2"/>
            <w:tcBorders>
              <w:top w:val="nil"/>
              <w:left w:val="nil"/>
              <w:bottom w:val="nil"/>
              <w:right w:val="nil"/>
            </w:tcBorders>
            <w:shd w:val="clear" w:color="auto" w:fill="auto"/>
            <w:noWrap/>
            <w:vAlign w:val="center"/>
          </w:tcPr>
          <w:p w14:paraId="0435B3D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723816</w:t>
            </w:r>
          </w:p>
        </w:tc>
        <w:tc>
          <w:tcPr>
            <w:tcW w:w="841" w:type="dxa"/>
            <w:gridSpan w:val="2"/>
            <w:tcBorders>
              <w:top w:val="nil"/>
              <w:left w:val="nil"/>
              <w:bottom w:val="nil"/>
              <w:right w:val="nil"/>
            </w:tcBorders>
            <w:shd w:val="clear" w:color="auto" w:fill="auto"/>
            <w:noWrap/>
            <w:vAlign w:val="center"/>
          </w:tcPr>
          <w:p w14:paraId="0435B3D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0.62</w:t>
            </w:r>
          </w:p>
        </w:tc>
        <w:tc>
          <w:tcPr>
            <w:tcW w:w="4545" w:type="dxa"/>
            <w:tcBorders>
              <w:top w:val="nil"/>
              <w:left w:val="nil"/>
              <w:bottom w:val="nil"/>
              <w:right w:val="nil"/>
            </w:tcBorders>
            <w:shd w:val="clear" w:color="auto" w:fill="auto"/>
            <w:noWrap/>
            <w:vAlign w:val="bottom"/>
          </w:tcPr>
          <w:p w14:paraId="0435B3DF"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Lancaster Gen Wm Fox Field </w:t>
            </w:r>
          </w:p>
        </w:tc>
        <w:tc>
          <w:tcPr>
            <w:tcW w:w="1344" w:type="dxa"/>
            <w:gridSpan w:val="2"/>
            <w:tcBorders>
              <w:top w:val="nil"/>
              <w:left w:val="nil"/>
              <w:bottom w:val="nil"/>
              <w:right w:val="nil"/>
            </w:tcBorders>
            <w:shd w:val="clear" w:color="auto" w:fill="auto"/>
            <w:noWrap/>
            <w:vAlign w:val="center"/>
          </w:tcPr>
          <w:p w14:paraId="0435B3E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34.73</w:t>
            </w:r>
          </w:p>
        </w:tc>
        <w:tc>
          <w:tcPr>
            <w:tcW w:w="1316" w:type="dxa"/>
            <w:gridSpan w:val="2"/>
            <w:tcBorders>
              <w:top w:val="nil"/>
              <w:left w:val="nil"/>
              <w:bottom w:val="nil"/>
              <w:right w:val="nil"/>
            </w:tcBorders>
            <w:shd w:val="clear" w:color="auto" w:fill="auto"/>
            <w:noWrap/>
            <w:vAlign w:val="center"/>
          </w:tcPr>
          <w:p w14:paraId="0435B3E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–118.22</w:t>
            </w:r>
          </w:p>
        </w:tc>
        <w:tc>
          <w:tcPr>
            <w:tcW w:w="1586" w:type="dxa"/>
            <w:gridSpan w:val="2"/>
            <w:tcBorders>
              <w:top w:val="nil"/>
              <w:left w:val="nil"/>
              <w:bottom w:val="nil"/>
              <w:right w:val="nil"/>
            </w:tcBorders>
            <w:shd w:val="clear" w:color="auto" w:fill="auto"/>
            <w:noWrap/>
            <w:vAlign w:val="center"/>
          </w:tcPr>
          <w:p w14:paraId="0435B3E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EA" w14:textId="77777777" w:rsidTr="00BA6D7A">
        <w:trPr>
          <w:trHeight w:val="240"/>
        </w:trPr>
        <w:tc>
          <w:tcPr>
            <w:tcW w:w="1289" w:type="dxa"/>
            <w:gridSpan w:val="2"/>
            <w:tcBorders>
              <w:top w:val="nil"/>
              <w:left w:val="nil"/>
              <w:bottom w:val="nil"/>
              <w:right w:val="nil"/>
            </w:tcBorders>
            <w:shd w:val="clear" w:color="auto" w:fill="auto"/>
            <w:noWrap/>
            <w:vAlign w:val="center"/>
          </w:tcPr>
          <w:p w14:paraId="0435B3E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723820</w:t>
            </w:r>
          </w:p>
        </w:tc>
        <w:tc>
          <w:tcPr>
            <w:tcW w:w="841" w:type="dxa"/>
            <w:gridSpan w:val="2"/>
            <w:tcBorders>
              <w:top w:val="nil"/>
              <w:left w:val="nil"/>
              <w:bottom w:val="nil"/>
              <w:right w:val="nil"/>
            </w:tcBorders>
            <w:shd w:val="clear" w:color="auto" w:fill="auto"/>
            <w:noWrap/>
            <w:vAlign w:val="center"/>
          </w:tcPr>
          <w:p w14:paraId="0435B3E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0.57</w:t>
            </w:r>
          </w:p>
        </w:tc>
        <w:tc>
          <w:tcPr>
            <w:tcW w:w="4545" w:type="dxa"/>
            <w:tcBorders>
              <w:top w:val="nil"/>
              <w:left w:val="nil"/>
              <w:bottom w:val="nil"/>
              <w:right w:val="nil"/>
            </w:tcBorders>
            <w:shd w:val="clear" w:color="auto" w:fill="auto"/>
            <w:noWrap/>
            <w:vAlign w:val="bottom"/>
          </w:tcPr>
          <w:p w14:paraId="0435B3E6"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Palmdale Airport </w:t>
            </w:r>
          </w:p>
        </w:tc>
        <w:tc>
          <w:tcPr>
            <w:tcW w:w="1344" w:type="dxa"/>
            <w:gridSpan w:val="2"/>
            <w:tcBorders>
              <w:top w:val="nil"/>
              <w:left w:val="nil"/>
              <w:bottom w:val="nil"/>
              <w:right w:val="nil"/>
            </w:tcBorders>
            <w:shd w:val="clear" w:color="auto" w:fill="auto"/>
            <w:noWrap/>
            <w:vAlign w:val="center"/>
          </w:tcPr>
          <w:p w14:paraId="0435B3E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34.63</w:t>
            </w:r>
          </w:p>
        </w:tc>
        <w:tc>
          <w:tcPr>
            <w:tcW w:w="1316" w:type="dxa"/>
            <w:gridSpan w:val="2"/>
            <w:tcBorders>
              <w:top w:val="nil"/>
              <w:left w:val="nil"/>
              <w:bottom w:val="nil"/>
              <w:right w:val="nil"/>
            </w:tcBorders>
            <w:shd w:val="clear" w:color="auto" w:fill="auto"/>
            <w:noWrap/>
            <w:vAlign w:val="center"/>
          </w:tcPr>
          <w:p w14:paraId="0435B3E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–118.08</w:t>
            </w:r>
          </w:p>
        </w:tc>
        <w:tc>
          <w:tcPr>
            <w:tcW w:w="1586" w:type="dxa"/>
            <w:gridSpan w:val="2"/>
            <w:tcBorders>
              <w:top w:val="nil"/>
              <w:left w:val="nil"/>
              <w:bottom w:val="nil"/>
              <w:right w:val="nil"/>
            </w:tcBorders>
            <w:shd w:val="clear" w:color="auto" w:fill="auto"/>
            <w:noWrap/>
            <w:vAlign w:val="center"/>
          </w:tcPr>
          <w:p w14:paraId="0435B3E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F1" w14:textId="77777777" w:rsidTr="00BA6D7A">
        <w:trPr>
          <w:trHeight w:val="240"/>
        </w:trPr>
        <w:tc>
          <w:tcPr>
            <w:tcW w:w="1289" w:type="dxa"/>
            <w:gridSpan w:val="2"/>
            <w:tcBorders>
              <w:top w:val="nil"/>
              <w:left w:val="nil"/>
              <w:bottom w:val="nil"/>
              <w:right w:val="nil"/>
            </w:tcBorders>
            <w:shd w:val="clear" w:color="auto" w:fill="auto"/>
            <w:noWrap/>
            <w:vAlign w:val="center"/>
          </w:tcPr>
          <w:p w14:paraId="0435B3E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723830</w:t>
            </w:r>
          </w:p>
        </w:tc>
        <w:tc>
          <w:tcPr>
            <w:tcW w:w="841" w:type="dxa"/>
            <w:gridSpan w:val="2"/>
            <w:tcBorders>
              <w:top w:val="nil"/>
              <w:left w:val="nil"/>
              <w:bottom w:val="nil"/>
              <w:right w:val="nil"/>
            </w:tcBorders>
            <w:shd w:val="clear" w:color="auto" w:fill="auto"/>
            <w:noWrap/>
            <w:vAlign w:val="center"/>
          </w:tcPr>
          <w:p w14:paraId="0435B3E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0.68</w:t>
            </w:r>
          </w:p>
        </w:tc>
        <w:tc>
          <w:tcPr>
            <w:tcW w:w="4545" w:type="dxa"/>
            <w:tcBorders>
              <w:top w:val="nil"/>
              <w:left w:val="nil"/>
              <w:bottom w:val="nil"/>
              <w:right w:val="nil"/>
            </w:tcBorders>
            <w:shd w:val="clear" w:color="auto" w:fill="auto"/>
            <w:noWrap/>
            <w:vAlign w:val="bottom"/>
          </w:tcPr>
          <w:p w14:paraId="0435B3ED"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Sandberg </w:t>
            </w:r>
          </w:p>
        </w:tc>
        <w:tc>
          <w:tcPr>
            <w:tcW w:w="1344" w:type="dxa"/>
            <w:gridSpan w:val="2"/>
            <w:tcBorders>
              <w:top w:val="nil"/>
              <w:left w:val="nil"/>
              <w:bottom w:val="nil"/>
              <w:right w:val="nil"/>
            </w:tcBorders>
            <w:shd w:val="clear" w:color="auto" w:fill="auto"/>
            <w:noWrap/>
            <w:vAlign w:val="center"/>
          </w:tcPr>
          <w:p w14:paraId="0435B3E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34.75</w:t>
            </w:r>
          </w:p>
        </w:tc>
        <w:tc>
          <w:tcPr>
            <w:tcW w:w="1316" w:type="dxa"/>
            <w:gridSpan w:val="2"/>
            <w:tcBorders>
              <w:top w:val="nil"/>
              <w:left w:val="nil"/>
              <w:bottom w:val="nil"/>
              <w:right w:val="nil"/>
            </w:tcBorders>
            <w:shd w:val="clear" w:color="auto" w:fill="auto"/>
            <w:noWrap/>
            <w:vAlign w:val="center"/>
          </w:tcPr>
          <w:p w14:paraId="0435B3E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–118.72</w:t>
            </w:r>
          </w:p>
        </w:tc>
        <w:tc>
          <w:tcPr>
            <w:tcW w:w="1586" w:type="dxa"/>
            <w:gridSpan w:val="2"/>
            <w:tcBorders>
              <w:top w:val="nil"/>
              <w:left w:val="nil"/>
              <w:bottom w:val="nil"/>
              <w:right w:val="nil"/>
            </w:tcBorders>
            <w:shd w:val="clear" w:color="auto" w:fill="auto"/>
            <w:noWrap/>
            <w:vAlign w:val="center"/>
          </w:tcPr>
          <w:p w14:paraId="0435B3F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F8" w14:textId="77777777" w:rsidTr="00BA6D7A">
        <w:trPr>
          <w:trHeight w:val="240"/>
        </w:trPr>
        <w:tc>
          <w:tcPr>
            <w:tcW w:w="1289" w:type="dxa"/>
            <w:gridSpan w:val="2"/>
            <w:tcBorders>
              <w:top w:val="nil"/>
              <w:left w:val="nil"/>
              <w:bottom w:val="nil"/>
              <w:right w:val="nil"/>
            </w:tcBorders>
            <w:shd w:val="clear" w:color="auto" w:fill="auto"/>
            <w:noWrap/>
            <w:vAlign w:val="center"/>
          </w:tcPr>
          <w:p w14:paraId="0435B3F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723840</w:t>
            </w:r>
          </w:p>
        </w:tc>
        <w:tc>
          <w:tcPr>
            <w:tcW w:w="841" w:type="dxa"/>
            <w:gridSpan w:val="2"/>
            <w:tcBorders>
              <w:top w:val="nil"/>
              <w:left w:val="nil"/>
              <w:bottom w:val="nil"/>
              <w:right w:val="nil"/>
            </w:tcBorders>
            <w:shd w:val="clear" w:color="auto" w:fill="auto"/>
            <w:noWrap/>
            <w:vAlign w:val="center"/>
          </w:tcPr>
          <w:p w14:paraId="0435B3F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0.43</w:t>
            </w:r>
          </w:p>
        </w:tc>
        <w:tc>
          <w:tcPr>
            <w:tcW w:w="4545" w:type="dxa"/>
            <w:tcBorders>
              <w:top w:val="nil"/>
              <w:left w:val="nil"/>
              <w:bottom w:val="nil"/>
              <w:right w:val="nil"/>
            </w:tcBorders>
            <w:shd w:val="clear" w:color="auto" w:fill="auto"/>
            <w:noWrap/>
            <w:vAlign w:val="bottom"/>
          </w:tcPr>
          <w:p w14:paraId="0435B3F4"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Bakersfield Meadows Field </w:t>
            </w:r>
          </w:p>
        </w:tc>
        <w:tc>
          <w:tcPr>
            <w:tcW w:w="1344" w:type="dxa"/>
            <w:gridSpan w:val="2"/>
            <w:tcBorders>
              <w:top w:val="nil"/>
              <w:left w:val="nil"/>
              <w:bottom w:val="nil"/>
              <w:right w:val="nil"/>
            </w:tcBorders>
            <w:shd w:val="clear" w:color="auto" w:fill="auto"/>
            <w:noWrap/>
            <w:vAlign w:val="center"/>
          </w:tcPr>
          <w:p w14:paraId="0435B3F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35.43</w:t>
            </w:r>
          </w:p>
        </w:tc>
        <w:tc>
          <w:tcPr>
            <w:tcW w:w="1316" w:type="dxa"/>
            <w:gridSpan w:val="2"/>
            <w:tcBorders>
              <w:top w:val="nil"/>
              <w:left w:val="nil"/>
              <w:bottom w:val="nil"/>
              <w:right w:val="nil"/>
            </w:tcBorders>
            <w:shd w:val="clear" w:color="auto" w:fill="auto"/>
            <w:noWrap/>
            <w:vAlign w:val="center"/>
          </w:tcPr>
          <w:p w14:paraId="0435B3F6"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–119.05</w:t>
            </w:r>
          </w:p>
        </w:tc>
        <w:tc>
          <w:tcPr>
            <w:tcW w:w="1586" w:type="dxa"/>
            <w:gridSpan w:val="2"/>
            <w:tcBorders>
              <w:top w:val="nil"/>
              <w:left w:val="nil"/>
              <w:bottom w:val="nil"/>
              <w:right w:val="nil"/>
            </w:tcBorders>
            <w:shd w:val="clear" w:color="auto" w:fill="auto"/>
            <w:noWrap/>
            <w:vAlign w:val="center"/>
          </w:tcPr>
          <w:p w14:paraId="0435B3F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3FF" w14:textId="77777777" w:rsidTr="00BA6D7A">
        <w:trPr>
          <w:trHeight w:val="240"/>
        </w:trPr>
        <w:tc>
          <w:tcPr>
            <w:tcW w:w="1289" w:type="dxa"/>
            <w:gridSpan w:val="2"/>
            <w:tcBorders>
              <w:top w:val="nil"/>
              <w:left w:val="nil"/>
              <w:bottom w:val="nil"/>
              <w:right w:val="nil"/>
            </w:tcBorders>
            <w:shd w:val="clear" w:color="auto" w:fill="auto"/>
            <w:noWrap/>
            <w:vAlign w:val="center"/>
          </w:tcPr>
          <w:p w14:paraId="0435B3F9"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723890</w:t>
            </w:r>
          </w:p>
        </w:tc>
        <w:tc>
          <w:tcPr>
            <w:tcW w:w="841" w:type="dxa"/>
            <w:gridSpan w:val="2"/>
            <w:tcBorders>
              <w:top w:val="nil"/>
              <w:left w:val="nil"/>
              <w:bottom w:val="nil"/>
              <w:right w:val="nil"/>
            </w:tcBorders>
            <w:shd w:val="clear" w:color="auto" w:fill="auto"/>
            <w:noWrap/>
            <w:vAlign w:val="center"/>
          </w:tcPr>
          <w:p w14:paraId="0435B3F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tcPr>
          <w:p w14:paraId="0435B3FB"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Fresno Yosemite Intl AP </w:t>
            </w:r>
          </w:p>
        </w:tc>
        <w:tc>
          <w:tcPr>
            <w:tcW w:w="1344" w:type="dxa"/>
            <w:gridSpan w:val="2"/>
            <w:tcBorders>
              <w:top w:val="nil"/>
              <w:left w:val="nil"/>
              <w:bottom w:val="nil"/>
              <w:right w:val="nil"/>
            </w:tcBorders>
            <w:shd w:val="clear" w:color="auto" w:fill="auto"/>
            <w:noWrap/>
            <w:vAlign w:val="center"/>
          </w:tcPr>
          <w:p w14:paraId="0435B3F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36.78</w:t>
            </w:r>
          </w:p>
        </w:tc>
        <w:tc>
          <w:tcPr>
            <w:tcW w:w="1316" w:type="dxa"/>
            <w:gridSpan w:val="2"/>
            <w:tcBorders>
              <w:top w:val="nil"/>
              <w:left w:val="nil"/>
              <w:bottom w:val="nil"/>
              <w:right w:val="nil"/>
            </w:tcBorders>
            <w:shd w:val="clear" w:color="auto" w:fill="auto"/>
            <w:noWrap/>
            <w:vAlign w:val="center"/>
          </w:tcPr>
          <w:p w14:paraId="0435B3FD"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–119.72</w:t>
            </w:r>
          </w:p>
        </w:tc>
        <w:tc>
          <w:tcPr>
            <w:tcW w:w="1586" w:type="dxa"/>
            <w:gridSpan w:val="2"/>
            <w:tcBorders>
              <w:top w:val="nil"/>
              <w:left w:val="nil"/>
              <w:bottom w:val="nil"/>
              <w:right w:val="nil"/>
            </w:tcBorders>
            <w:shd w:val="clear" w:color="auto" w:fill="auto"/>
            <w:noWrap/>
            <w:vAlign w:val="center"/>
          </w:tcPr>
          <w:p w14:paraId="0435B3F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406" w14:textId="77777777" w:rsidTr="00BA6D7A">
        <w:trPr>
          <w:trHeight w:val="240"/>
        </w:trPr>
        <w:tc>
          <w:tcPr>
            <w:tcW w:w="1289" w:type="dxa"/>
            <w:gridSpan w:val="2"/>
            <w:tcBorders>
              <w:top w:val="nil"/>
              <w:left w:val="nil"/>
              <w:bottom w:val="nil"/>
              <w:right w:val="nil"/>
            </w:tcBorders>
            <w:shd w:val="clear" w:color="auto" w:fill="auto"/>
            <w:noWrap/>
            <w:vAlign w:val="center"/>
          </w:tcPr>
          <w:p w14:paraId="0435B400"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723895</w:t>
            </w:r>
          </w:p>
        </w:tc>
        <w:tc>
          <w:tcPr>
            <w:tcW w:w="841" w:type="dxa"/>
            <w:gridSpan w:val="2"/>
            <w:tcBorders>
              <w:top w:val="nil"/>
              <w:left w:val="nil"/>
              <w:bottom w:val="nil"/>
              <w:right w:val="nil"/>
            </w:tcBorders>
            <w:shd w:val="clear" w:color="auto" w:fill="auto"/>
            <w:noWrap/>
            <w:vAlign w:val="center"/>
          </w:tcPr>
          <w:p w14:paraId="0435B40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0.42</w:t>
            </w:r>
          </w:p>
        </w:tc>
        <w:tc>
          <w:tcPr>
            <w:tcW w:w="4545" w:type="dxa"/>
            <w:tcBorders>
              <w:top w:val="nil"/>
              <w:left w:val="nil"/>
              <w:bottom w:val="nil"/>
              <w:right w:val="nil"/>
            </w:tcBorders>
            <w:shd w:val="clear" w:color="auto" w:fill="auto"/>
            <w:noWrap/>
            <w:vAlign w:val="bottom"/>
          </w:tcPr>
          <w:p w14:paraId="0435B402"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Porterville (AWOS) </w:t>
            </w:r>
          </w:p>
        </w:tc>
        <w:tc>
          <w:tcPr>
            <w:tcW w:w="1344" w:type="dxa"/>
            <w:gridSpan w:val="2"/>
            <w:tcBorders>
              <w:top w:val="nil"/>
              <w:left w:val="nil"/>
              <w:bottom w:val="nil"/>
              <w:right w:val="nil"/>
            </w:tcBorders>
            <w:shd w:val="clear" w:color="auto" w:fill="auto"/>
            <w:noWrap/>
            <w:vAlign w:val="center"/>
          </w:tcPr>
          <w:p w14:paraId="0435B40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36.03</w:t>
            </w:r>
          </w:p>
        </w:tc>
        <w:tc>
          <w:tcPr>
            <w:tcW w:w="1316" w:type="dxa"/>
            <w:gridSpan w:val="2"/>
            <w:tcBorders>
              <w:top w:val="nil"/>
              <w:left w:val="nil"/>
              <w:bottom w:val="nil"/>
              <w:right w:val="nil"/>
            </w:tcBorders>
            <w:shd w:val="clear" w:color="auto" w:fill="auto"/>
            <w:noWrap/>
            <w:vAlign w:val="center"/>
          </w:tcPr>
          <w:p w14:paraId="0435B404"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–119.07</w:t>
            </w:r>
          </w:p>
        </w:tc>
        <w:tc>
          <w:tcPr>
            <w:tcW w:w="1586" w:type="dxa"/>
            <w:gridSpan w:val="2"/>
            <w:tcBorders>
              <w:top w:val="nil"/>
              <w:left w:val="nil"/>
              <w:bottom w:val="nil"/>
              <w:right w:val="nil"/>
            </w:tcBorders>
            <w:shd w:val="clear" w:color="auto" w:fill="auto"/>
            <w:noWrap/>
            <w:vAlign w:val="center"/>
          </w:tcPr>
          <w:p w14:paraId="0435B405"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40D" w14:textId="77777777" w:rsidTr="00BA6D7A">
        <w:trPr>
          <w:trHeight w:val="240"/>
        </w:trPr>
        <w:tc>
          <w:tcPr>
            <w:tcW w:w="1289" w:type="dxa"/>
            <w:gridSpan w:val="2"/>
            <w:tcBorders>
              <w:top w:val="nil"/>
              <w:left w:val="nil"/>
              <w:bottom w:val="nil"/>
              <w:right w:val="nil"/>
            </w:tcBorders>
            <w:shd w:val="clear" w:color="auto" w:fill="auto"/>
            <w:noWrap/>
            <w:vAlign w:val="center"/>
          </w:tcPr>
          <w:p w14:paraId="0435B407"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723896</w:t>
            </w:r>
          </w:p>
        </w:tc>
        <w:tc>
          <w:tcPr>
            <w:tcW w:w="841" w:type="dxa"/>
            <w:gridSpan w:val="2"/>
            <w:tcBorders>
              <w:top w:val="nil"/>
              <w:left w:val="nil"/>
              <w:bottom w:val="nil"/>
              <w:right w:val="nil"/>
            </w:tcBorders>
            <w:shd w:val="clear" w:color="auto" w:fill="auto"/>
            <w:noWrap/>
            <w:vAlign w:val="center"/>
          </w:tcPr>
          <w:p w14:paraId="0435B408"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0.43</w:t>
            </w:r>
          </w:p>
        </w:tc>
        <w:tc>
          <w:tcPr>
            <w:tcW w:w="4545" w:type="dxa"/>
            <w:tcBorders>
              <w:top w:val="nil"/>
              <w:left w:val="nil"/>
              <w:bottom w:val="nil"/>
              <w:right w:val="nil"/>
            </w:tcBorders>
            <w:shd w:val="clear" w:color="auto" w:fill="auto"/>
            <w:noWrap/>
            <w:vAlign w:val="bottom"/>
          </w:tcPr>
          <w:p w14:paraId="0435B409"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Visalia Muni (AWOS) </w:t>
            </w:r>
          </w:p>
        </w:tc>
        <w:tc>
          <w:tcPr>
            <w:tcW w:w="1344" w:type="dxa"/>
            <w:gridSpan w:val="2"/>
            <w:tcBorders>
              <w:top w:val="nil"/>
              <w:left w:val="nil"/>
              <w:bottom w:val="nil"/>
              <w:right w:val="nil"/>
            </w:tcBorders>
            <w:shd w:val="clear" w:color="auto" w:fill="auto"/>
            <w:noWrap/>
            <w:vAlign w:val="center"/>
          </w:tcPr>
          <w:p w14:paraId="0435B40A"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36.32</w:t>
            </w:r>
          </w:p>
        </w:tc>
        <w:tc>
          <w:tcPr>
            <w:tcW w:w="1316" w:type="dxa"/>
            <w:gridSpan w:val="2"/>
            <w:tcBorders>
              <w:top w:val="nil"/>
              <w:left w:val="nil"/>
              <w:bottom w:val="nil"/>
              <w:right w:val="nil"/>
            </w:tcBorders>
            <w:shd w:val="clear" w:color="auto" w:fill="auto"/>
            <w:noWrap/>
            <w:vAlign w:val="center"/>
          </w:tcPr>
          <w:p w14:paraId="0435B40B"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–119.40</w:t>
            </w:r>
          </w:p>
        </w:tc>
        <w:tc>
          <w:tcPr>
            <w:tcW w:w="1586" w:type="dxa"/>
            <w:gridSpan w:val="2"/>
            <w:tcBorders>
              <w:top w:val="nil"/>
              <w:left w:val="nil"/>
              <w:bottom w:val="nil"/>
              <w:right w:val="nil"/>
            </w:tcBorders>
            <w:shd w:val="clear" w:color="auto" w:fill="auto"/>
            <w:noWrap/>
            <w:vAlign w:val="center"/>
          </w:tcPr>
          <w:p w14:paraId="0435B40C"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1B1FE6" w:rsidRPr="002A4574" w14:paraId="0435B414" w14:textId="77777777" w:rsidTr="00BA6D7A">
        <w:trPr>
          <w:trHeight w:val="240"/>
        </w:trPr>
        <w:tc>
          <w:tcPr>
            <w:tcW w:w="1289" w:type="dxa"/>
            <w:gridSpan w:val="2"/>
            <w:tcBorders>
              <w:top w:val="nil"/>
              <w:left w:val="nil"/>
              <w:bottom w:val="nil"/>
              <w:right w:val="nil"/>
            </w:tcBorders>
            <w:shd w:val="clear" w:color="auto" w:fill="auto"/>
            <w:noWrap/>
            <w:vAlign w:val="center"/>
          </w:tcPr>
          <w:p w14:paraId="0435B40E" w14:textId="77777777" w:rsidR="00AA3A32" w:rsidRDefault="001B1FE6" w:rsidP="00AA3A32">
            <w:pPr>
              <w:rPr>
                <w:rFonts w:ascii="Calibri" w:hAnsi="Calibri"/>
                <w:color w:val="000000"/>
                <w:sz w:val="18"/>
                <w:szCs w:val="18"/>
              </w:rPr>
            </w:pPr>
            <w:r w:rsidRPr="002A4574">
              <w:rPr>
                <w:rFonts w:ascii="Calibri" w:hAnsi="Calibri"/>
                <w:color w:val="000000"/>
                <w:sz w:val="18"/>
                <w:szCs w:val="18"/>
              </w:rPr>
              <w:t>723910</w:t>
            </w:r>
          </w:p>
        </w:tc>
        <w:tc>
          <w:tcPr>
            <w:tcW w:w="841" w:type="dxa"/>
            <w:gridSpan w:val="2"/>
            <w:tcBorders>
              <w:top w:val="nil"/>
              <w:left w:val="nil"/>
              <w:bottom w:val="nil"/>
              <w:right w:val="nil"/>
            </w:tcBorders>
            <w:shd w:val="clear" w:color="auto" w:fill="auto"/>
            <w:noWrap/>
            <w:vAlign w:val="center"/>
          </w:tcPr>
          <w:p w14:paraId="0435B40F" w14:textId="77777777" w:rsidR="00AA3A32" w:rsidRDefault="001B1FE6" w:rsidP="00AA3A32">
            <w:pPr>
              <w:rPr>
                <w:rFonts w:ascii="Calibri" w:hAnsi="Calibri"/>
                <w:color w:val="000000"/>
                <w:sz w:val="18"/>
                <w:szCs w:val="18"/>
              </w:rPr>
            </w:pPr>
            <w:r w:rsidRPr="002A4574">
              <w:rPr>
                <w:rFonts w:ascii="Calibri" w:hAnsi="Calibri"/>
                <w:color w:val="000000"/>
                <w:sz w:val="18"/>
                <w:szCs w:val="18"/>
              </w:rPr>
              <w:t>0.45</w:t>
            </w:r>
          </w:p>
        </w:tc>
        <w:tc>
          <w:tcPr>
            <w:tcW w:w="4545" w:type="dxa"/>
            <w:tcBorders>
              <w:top w:val="nil"/>
              <w:left w:val="nil"/>
              <w:bottom w:val="nil"/>
              <w:right w:val="nil"/>
            </w:tcBorders>
            <w:shd w:val="clear" w:color="auto" w:fill="auto"/>
            <w:noWrap/>
            <w:vAlign w:val="bottom"/>
          </w:tcPr>
          <w:p w14:paraId="0435B410" w14:textId="77777777" w:rsidR="001B1FE6" w:rsidRPr="002A4574" w:rsidRDefault="001B1FE6" w:rsidP="00636F83">
            <w:pPr>
              <w:rPr>
                <w:rFonts w:ascii="Calibri" w:hAnsi="Calibri"/>
                <w:color w:val="000000"/>
                <w:sz w:val="18"/>
                <w:szCs w:val="18"/>
              </w:rPr>
            </w:pPr>
            <w:r w:rsidRPr="002A4574">
              <w:rPr>
                <w:rFonts w:ascii="Calibri" w:hAnsi="Calibri"/>
                <w:color w:val="000000"/>
                <w:sz w:val="18"/>
                <w:szCs w:val="18"/>
              </w:rPr>
              <w:t xml:space="preserve">Point Mugu </w:t>
            </w:r>
            <w:proofErr w:type="spellStart"/>
            <w:r w:rsidRPr="002A4574">
              <w:rPr>
                <w:rFonts w:ascii="Calibri" w:hAnsi="Calibri"/>
                <w:color w:val="000000"/>
                <w:sz w:val="18"/>
                <w:szCs w:val="18"/>
              </w:rPr>
              <w:t>Nf</w:t>
            </w:r>
            <w:proofErr w:type="spellEnd"/>
            <w:r w:rsidRPr="002A4574">
              <w:rPr>
                <w:rFonts w:ascii="Calibri" w:hAnsi="Calibri"/>
                <w:color w:val="000000"/>
                <w:sz w:val="18"/>
                <w:szCs w:val="18"/>
              </w:rPr>
              <w:t xml:space="preserve"> </w:t>
            </w:r>
          </w:p>
        </w:tc>
        <w:tc>
          <w:tcPr>
            <w:tcW w:w="1344" w:type="dxa"/>
            <w:gridSpan w:val="2"/>
            <w:tcBorders>
              <w:top w:val="nil"/>
              <w:left w:val="nil"/>
              <w:bottom w:val="nil"/>
              <w:right w:val="nil"/>
            </w:tcBorders>
            <w:shd w:val="clear" w:color="auto" w:fill="auto"/>
            <w:noWrap/>
            <w:vAlign w:val="center"/>
          </w:tcPr>
          <w:p w14:paraId="0435B411" w14:textId="77777777" w:rsidR="00AA3A32" w:rsidRDefault="001B1FE6" w:rsidP="00AA3A32">
            <w:pPr>
              <w:rPr>
                <w:rFonts w:ascii="Calibri" w:hAnsi="Calibri"/>
                <w:color w:val="000000"/>
                <w:sz w:val="18"/>
                <w:szCs w:val="18"/>
              </w:rPr>
            </w:pPr>
            <w:r w:rsidRPr="002A4574">
              <w:rPr>
                <w:rFonts w:ascii="Calibri" w:hAnsi="Calibri"/>
                <w:color w:val="000000"/>
                <w:sz w:val="18"/>
                <w:szCs w:val="18"/>
              </w:rPr>
              <w:t>34.12</w:t>
            </w:r>
          </w:p>
        </w:tc>
        <w:tc>
          <w:tcPr>
            <w:tcW w:w="1316" w:type="dxa"/>
            <w:gridSpan w:val="2"/>
            <w:tcBorders>
              <w:top w:val="nil"/>
              <w:left w:val="nil"/>
              <w:bottom w:val="nil"/>
              <w:right w:val="nil"/>
            </w:tcBorders>
            <w:shd w:val="clear" w:color="auto" w:fill="auto"/>
            <w:noWrap/>
            <w:vAlign w:val="center"/>
          </w:tcPr>
          <w:p w14:paraId="0435B412" w14:textId="77777777" w:rsidR="00AA3A32" w:rsidRDefault="001B1FE6" w:rsidP="00AA3A32">
            <w:pPr>
              <w:rPr>
                <w:rFonts w:ascii="Calibri" w:hAnsi="Calibri"/>
                <w:color w:val="000000"/>
                <w:sz w:val="18"/>
                <w:szCs w:val="18"/>
              </w:rPr>
            </w:pPr>
            <w:r w:rsidRPr="002A4574">
              <w:rPr>
                <w:rFonts w:ascii="Calibri" w:hAnsi="Calibri"/>
                <w:color w:val="000000"/>
                <w:sz w:val="18"/>
                <w:szCs w:val="18"/>
              </w:rPr>
              <w:t>–119.12</w:t>
            </w:r>
          </w:p>
        </w:tc>
        <w:tc>
          <w:tcPr>
            <w:tcW w:w="1586" w:type="dxa"/>
            <w:gridSpan w:val="2"/>
            <w:tcBorders>
              <w:top w:val="nil"/>
              <w:left w:val="nil"/>
              <w:bottom w:val="nil"/>
              <w:right w:val="nil"/>
            </w:tcBorders>
            <w:shd w:val="clear" w:color="auto" w:fill="auto"/>
            <w:noWrap/>
            <w:vAlign w:val="center"/>
          </w:tcPr>
          <w:p w14:paraId="0435B413" w14:textId="77777777" w:rsidR="00AA3A32" w:rsidRDefault="001B1FE6" w:rsidP="00AA3A32">
            <w:pPr>
              <w:rPr>
                <w:rFonts w:ascii="Calibri" w:hAnsi="Calibri"/>
                <w:color w:val="000000"/>
                <w:sz w:val="18"/>
                <w:szCs w:val="18"/>
              </w:rPr>
            </w:pPr>
            <w:r w:rsidRPr="002A4574">
              <w:rPr>
                <w:rFonts w:ascii="Calibri" w:hAnsi="Calibri"/>
                <w:color w:val="000000"/>
                <w:sz w:val="18"/>
                <w:szCs w:val="18"/>
              </w:rPr>
              <w:t>California</w:t>
            </w:r>
          </w:p>
        </w:tc>
      </w:tr>
      <w:tr w:rsidR="00636F83" w:rsidRPr="002A4574" w14:paraId="0435B46B"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46A" w14:textId="6DBFD53F" w:rsidR="00636F83" w:rsidRPr="002A4574" w:rsidRDefault="00636F83" w:rsidP="00724D33">
            <w:pPr>
              <w:jc w:val="center"/>
              <w:rPr>
                <w:rFonts w:ascii="Calibri" w:hAnsi="Calibri"/>
                <w:color w:val="000000"/>
                <w:sz w:val="18"/>
                <w:szCs w:val="18"/>
              </w:rPr>
            </w:pPr>
            <w:r w:rsidRPr="002A4574">
              <w:rPr>
                <w:rFonts w:ascii="Calibri" w:hAnsi="Calibri"/>
                <w:color w:val="000000"/>
                <w:sz w:val="18"/>
                <w:szCs w:val="18"/>
              </w:rPr>
              <w:lastRenderedPageBreak/>
              <w:t xml:space="preserve">NORMATIVE APPENDIX </w:t>
            </w:r>
            <w:r w:rsidR="00724D33">
              <w:rPr>
                <w:rFonts w:ascii="Calibri" w:hAnsi="Calibri"/>
                <w:color w:val="000000"/>
                <w:sz w:val="18"/>
                <w:szCs w:val="18"/>
              </w:rPr>
              <w:t>B</w:t>
            </w:r>
            <w:r w:rsidRPr="002A4574">
              <w:rPr>
                <w:rFonts w:ascii="Calibri" w:hAnsi="Calibri"/>
                <w:color w:val="000000"/>
                <w:sz w:val="18"/>
                <w:szCs w:val="18"/>
              </w:rPr>
              <w:t>:</w:t>
            </w:r>
          </w:p>
        </w:tc>
      </w:tr>
      <w:tr w:rsidR="00636F83" w:rsidRPr="002A4574" w14:paraId="0435B46D" w14:textId="77777777" w:rsidTr="00636F83">
        <w:trPr>
          <w:trHeight w:val="240"/>
        </w:trPr>
        <w:tc>
          <w:tcPr>
            <w:tcW w:w="10921" w:type="dxa"/>
            <w:gridSpan w:val="11"/>
            <w:tcBorders>
              <w:top w:val="nil"/>
              <w:left w:val="nil"/>
              <w:bottom w:val="nil"/>
              <w:right w:val="nil"/>
            </w:tcBorders>
            <w:shd w:val="clear" w:color="auto" w:fill="auto"/>
            <w:noWrap/>
            <w:vAlign w:val="bottom"/>
            <w:hideMark/>
          </w:tcPr>
          <w:p w14:paraId="0435B46C"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INFILTRATION EFFECTIVENESS WEATHER AND SHIELDING FACTORS (WSF)</w:t>
            </w:r>
          </w:p>
        </w:tc>
      </w:tr>
      <w:tr w:rsidR="00636F83" w:rsidRPr="002A4574" w14:paraId="0435B46F" w14:textId="77777777" w:rsidTr="00E84254">
        <w:trPr>
          <w:trHeight w:val="240"/>
        </w:trPr>
        <w:tc>
          <w:tcPr>
            <w:tcW w:w="10921" w:type="dxa"/>
            <w:gridSpan w:val="11"/>
            <w:tcBorders>
              <w:top w:val="nil"/>
              <w:left w:val="nil"/>
              <w:right w:val="nil"/>
            </w:tcBorders>
            <w:shd w:val="clear" w:color="auto" w:fill="auto"/>
            <w:noWrap/>
            <w:vAlign w:val="bottom"/>
            <w:hideMark/>
          </w:tcPr>
          <w:p w14:paraId="0435B46E" w14:textId="77777777" w:rsidR="00636F83" w:rsidRPr="002A4574" w:rsidRDefault="00636F83" w:rsidP="00636F83">
            <w:pPr>
              <w:jc w:val="center"/>
              <w:rPr>
                <w:rFonts w:ascii="Calibri" w:hAnsi="Calibri"/>
                <w:color w:val="000000"/>
                <w:sz w:val="18"/>
                <w:szCs w:val="18"/>
              </w:rPr>
            </w:pPr>
            <w:r w:rsidRPr="002A4574">
              <w:rPr>
                <w:rFonts w:ascii="Calibri" w:hAnsi="Calibri"/>
                <w:color w:val="000000"/>
                <w:sz w:val="18"/>
                <w:szCs w:val="18"/>
              </w:rPr>
              <w:t>TABLE X1 U.S. Climates</w:t>
            </w:r>
          </w:p>
        </w:tc>
      </w:tr>
      <w:tr w:rsidR="00636F83" w:rsidRPr="002A4574" w14:paraId="0435B476" w14:textId="77777777" w:rsidTr="00E84254">
        <w:trPr>
          <w:trHeight w:val="240"/>
        </w:trPr>
        <w:tc>
          <w:tcPr>
            <w:tcW w:w="984" w:type="dxa"/>
            <w:tcBorders>
              <w:top w:val="nil"/>
              <w:left w:val="nil"/>
              <w:bottom w:val="single" w:sz="4" w:space="0" w:color="auto"/>
              <w:right w:val="nil"/>
            </w:tcBorders>
            <w:shd w:val="clear" w:color="auto" w:fill="auto"/>
            <w:noWrap/>
            <w:vAlign w:val="bottom"/>
            <w:hideMark/>
          </w:tcPr>
          <w:p w14:paraId="0435B470"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TMY3</w:t>
            </w:r>
          </w:p>
        </w:tc>
        <w:tc>
          <w:tcPr>
            <w:tcW w:w="818" w:type="dxa"/>
            <w:gridSpan w:val="2"/>
            <w:tcBorders>
              <w:top w:val="nil"/>
              <w:left w:val="nil"/>
              <w:bottom w:val="single" w:sz="4" w:space="0" w:color="auto"/>
              <w:right w:val="nil"/>
            </w:tcBorders>
            <w:shd w:val="clear" w:color="auto" w:fill="auto"/>
            <w:noWrap/>
            <w:vAlign w:val="bottom"/>
            <w:hideMark/>
          </w:tcPr>
          <w:p w14:paraId="0435B471" w14:textId="77777777" w:rsidR="00636F83" w:rsidRPr="002A4574" w:rsidRDefault="00636F83" w:rsidP="00E84254">
            <w:pPr>
              <w:rPr>
                <w:rFonts w:ascii="Calibri" w:hAnsi="Calibri"/>
                <w:color w:val="000000"/>
                <w:sz w:val="18"/>
                <w:szCs w:val="18"/>
              </w:rPr>
            </w:pPr>
            <w:proofErr w:type="spellStart"/>
            <w:r w:rsidRPr="002A4574">
              <w:rPr>
                <w:rFonts w:ascii="Calibri" w:hAnsi="Calibri"/>
                <w:color w:val="000000"/>
                <w:sz w:val="18"/>
                <w:szCs w:val="18"/>
              </w:rPr>
              <w:t>wsf</w:t>
            </w:r>
            <w:proofErr w:type="spellEnd"/>
          </w:p>
        </w:tc>
        <w:tc>
          <w:tcPr>
            <w:tcW w:w="4955" w:type="dxa"/>
            <w:gridSpan w:val="3"/>
            <w:tcBorders>
              <w:top w:val="nil"/>
              <w:left w:val="nil"/>
              <w:bottom w:val="single" w:sz="4" w:space="0" w:color="auto"/>
              <w:right w:val="nil"/>
            </w:tcBorders>
            <w:shd w:val="clear" w:color="auto" w:fill="auto"/>
            <w:noWrap/>
            <w:vAlign w:val="bottom"/>
            <w:hideMark/>
          </w:tcPr>
          <w:p w14:paraId="0435B472"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Weather Station</w:t>
            </w:r>
          </w:p>
        </w:tc>
        <w:tc>
          <w:tcPr>
            <w:tcW w:w="1451" w:type="dxa"/>
            <w:gridSpan w:val="2"/>
            <w:tcBorders>
              <w:top w:val="nil"/>
              <w:left w:val="nil"/>
              <w:bottom w:val="single" w:sz="4" w:space="0" w:color="auto"/>
              <w:right w:val="nil"/>
            </w:tcBorders>
            <w:shd w:val="clear" w:color="auto" w:fill="auto"/>
            <w:noWrap/>
            <w:vAlign w:val="bottom"/>
            <w:hideMark/>
          </w:tcPr>
          <w:p w14:paraId="0435B473"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Latitude</w:t>
            </w:r>
          </w:p>
        </w:tc>
        <w:tc>
          <w:tcPr>
            <w:tcW w:w="1420" w:type="dxa"/>
            <w:gridSpan w:val="2"/>
            <w:tcBorders>
              <w:top w:val="nil"/>
              <w:left w:val="nil"/>
              <w:bottom w:val="single" w:sz="4" w:space="0" w:color="auto"/>
              <w:right w:val="nil"/>
            </w:tcBorders>
            <w:shd w:val="clear" w:color="auto" w:fill="auto"/>
            <w:noWrap/>
            <w:vAlign w:val="bottom"/>
            <w:hideMark/>
          </w:tcPr>
          <w:p w14:paraId="0435B474"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Longitude</w:t>
            </w:r>
          </w:p>
        </w:tc>
        <w:tc>
          <w:tcPr>
            <w:tcW w:w="1293" w:type="dxa"/>
            <w:tcBorders>
              <w:top w:val="nil"/>
              <w:left w:val="nil"/>
              <w:bottom w:val="single" w:sz="4" w:space="0" w:color="auto"/>
              <w:right w:val="nil"/>
            </w:tcBorders>
            <w:shd w:val="clear" w:color="auto" w:fill="auto"/>
            <w:noWrap/>
            <w:vAlign w:val="bottom"/>
            <w:hideMark/>
          </w:tcPr>
          <w:p w14:paraId="0435B475" w14:textId="77777777" w:rsidR="00636F83" w:rsidRPr="002A4574" w:rsidRDefault="00636F83" w:rsidP="00E84254">
            <w:pPr>
              <w:rPr>
                <w:rFonts w:ascii="Calibri" w:hAnsi="Calibri"/>
                <w:color w:val="000000"/>
                <w:sz w:val="18"/>
                <w:szCs w:val="18"/>
              </w:rPr>
            </w:pPr>
            <w:r w:rsidRPr="002A4574">
              <w:rPr>
                <w:rFonts w:ascii="Calibri" w:hAnsi="Calibri"/>
                <w:color w:val="000000"/>
                <w:sz w:val="18"/>
                <w:szCs w:val="18"/>
              </w:rPr>
              <w:t>State</w:t>
            </w:r>
          </w:p>
        </w:tc>
      </w:tr>
      <w:tr w:rsidR="009D3D1C" w:rsidRPr="002A4574" w14:paraId="5F2CC7D1" w14:textId="77777777" w:rsidTr="00BA6D7A">
        <w:trPr>
          <w:trHeight w:val="240"/>
        </w:trPr>
        <w:tc>
          <w:tcPr>
            <w:tcW w:w="984" w:type="dxa"/>
            <w:tcBorders>
              <w:top w:val="nil"/>
              <w:left w:val="nil"/>
              <w:bottom w:val="nil"/>
              <w:right w:val="nil"/>
            </w:tcBorders>
            <w:shd w:val="clear" w:color="auto" w:fill="auto"/>
            <w:noWrap/>
            <w:vAlign w:val="center"/>
          </w:tcPr>
          <w:p w14:paraId="21E2FD10" w14:textId="274DF8C4" w:rsidR="009D3D1C" w:rsidRPr="002A4574" w:rsidRDefault="009D3D1C" w:rsidP="009D3D1C">
            <w:pPr>
              <w:rPr>
                <w:rFonts w:ascii="Calibri" w:hAnsi="Calibri"/>
                <w:color w:val="000000"/>
                <w:sz w:val="18"/>
                <w:szCs w:val="18"/>
              </w:rPr>
            </w:pPr>
            <w:r w:rsidRPr="002A4574">
              <w:rPr>
                <w:rFonts w:ascii="Calibri" w:hAnsi="Calibri"/>
                <w:color w:val="000000"/>
                <w:sz w:val="18"/>
                <w:szCs w:val="18"/>
              </w:rPr>
              <w:t>723925</w:t>
            </w:r>
          </w:p>
        </w:tc>
        <w:tc>
          <w:tcPr>
            <w:tcW w:w="818" w:type="dxa"/>
            <w:gridSpan w:val="2"/>
            <w:tcBorders>
              <w:top w:val="nil"/>
              <w:left w:val="nil"/>
              <w:bottom w:val="nil"/>
              <w:right w:val="nil"/>
            </w:tcBorders>
            <w:shd w:val="clear" w:color="auto" w:fill="auto"/>
            <w:noWrap/>
            <w:vAlign w:val="center"/>
          </w:tcPr>
          <w:p w14:paraId="1C131878" w14:textId="754D3863" w:rsidR="009D3D1C" w:rsidRPr="002A4574" w:rsidRDefault="009D3D1C" w:rsidP="009D3D1C">
            <w:pPr>
              <w:rPr>
                <w:rFonts w:ascii="Calibri" w:hAnsi="Calibri"/>
                <w:color w:val="000000"/>
                <w:sz w:val="18"/>
                <w:szCs w:val="18"/>
              </w:rPr>
            </w:pPr>
            <w:r w:rsidRPr="002A4574">
              <w:rPr>
                <w:rFonts w:ascii="Calibri" w:hAnsi="Calibri"/>
                <w:color w:val="000000"/>
                <w:sz w:val="18"/>
                <w:szCs w:val="18"/>
              </w:rPr>
              <w:t>0.44</w:t>
            </w:r>
          </w:p>
        </w:tc>
        <w:tc>
          <w:tcPr>
            <w:tcW w:w="4955" w:type="dxa"/>
            <w:gridSpan w:val="3"/>
            <w:tcBorders>
              <w:top w:val="nil"/>
              <w:left w:val="nil"/>
              <w:bottom w:val="nil"/>
              <w:right w:val="nil"/>
            </w:tcBorders>
            <w:shd w:val="clear" w:color="auto" w:fill="auto"/>
            <w:noWrap/>
            <w:vAlign w:val="bottom"/>
          </w:tcPr>
          <w:p w14:paraId="239E7C47" w14:textId="2E792F38"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Santa Barbara Municipal AP </w:t>
            </w:r>
          </w:p>
        </w:tc>
        <w:tc>
          <w:tcPr>
            <w:tcW w:w="1451" w:type="dxa"/>
            <w:gridSpan w:val="2"/>
            <w:tcBorders>
              <w:top w:val="nil"/>
              <w:left w:val="nil"/>
              <w:bottom w:val="nil"/>
              <w:right w:val="nil"/>
            </w:tcBorders>
            <w:shd w:val="clear" w:color="auto" w:fill="auto"/>
            <w:noWrap/>
            <w:vAlign w:val="center"/>
          </w:tcPr>
          <w:p w14:paraId="12126A9D" w14:textId="7A15378E" w:rsidR="009D3D1C" w:rsidRPr="002A4574" w:rsidRDefault="009D3D1C" w:rsidP="009D3D1C">
            <w:pPr>
              <w:rPr>
                <w:rFonts w:ascii="Calibri" w:hAnsi="Calibri"/>
                <w:color w:val="000000"/>
                <w:sz w:val="18"/>
                <w:szCs w:val="18"/>
              </w:rPr>
            </w:pPr>
            <w:r w:rsidRPr="002A4574">
              <w:rPr>
                <w:rFonts w:ascii="Calibri" w:hAnsi="Calibri"/>
                <w:color w:val="000000"/>
                <w:sz w:val="18"/>
                <w:szCs w:val="18"/>
              </w:rPr>
              <w:t>34.43</w:t>
            </w:r>
          </w:p>
        </w:tc>
        <w:tc>
          <w:tcPr>
            <w:tcW w:w="1420" w:type="dxa"/>
            <w:gridSpan w:val="2"/>
            <w:tcBorders>
              <w:top w:val="nil"/>
              <w:left w:val="nil"/>
              <w:bottom w:val="nil"/>
              <w:right w:val="nil"/>
            </w:tcBorders>
            <w:shd w:val="clear" w:color="auto" w:fill="auto"/>
            <w:noWrap/>
            <w:vAlign w:val="center"/>
          </w:tcPr>
          <w:p w14:paraId="6790D310" w14:textId="1B0135FA" w:rsidR="009D3D1C" w:rsidRPr="002A4574" w:rsidRDefault="009D3D1C" w:rsidP="009D3D1C">
            <w:pPr>
              <w:rPr>
                <w:rFonts w:ascii="Calibri" w:hAnsi="Calibri"/>
                <w:color w:val="000000"/>
                <w:sz w:val="18"/>
                <w:szCs w:val="18"/>
              </w:rPr>
            </w:pPr>
            <w:r w:rsidRPr="002A4574">
              <w:rPr>
                <w:rFonts w:ascii="Calibri" w:hAnsi="Calibri"/>
                <w:color w:val="000000"/>
                <w:sz w:val="18"/>
                <w:szCs w:val="18"/>
              </w:rPr>
              <w:t>–119.85</w:t>
            </w:r>
          </w:p>
        </w:tc>
        <w:tc>
          <w:tcPr>
            <w:tcW w:w="1293" w:type="dxa"/>
            <w:tcBorders>
              <w:top w:val="nil"/>
              <w:left w:val="nil"/>
              <w:bottom w:val="nil"/>
              <w:right w:val="nil"/>
            </w:tcBorders>
            <w:shd w:val="clear" w:color="auto" w:fill="auto"/>
            <w:noWrap/>
            <w:vAlign w:val="center"/>
          </w:tcPr>
          <w:p w14:paraId="39FDF856" w14:textId="1880872C" w:rsidR="009D3D1C" w:rsidRPr="002A4574"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3A" w14:textId="77777777" w:rsidTr="00BA6D7A">
        <w:trPr>
          <w:trHeight w:val="240"/>
        </w:trPr>
        <w:tc>
          <w:tcPr>
            <w:tcW w:w="984" w:type="dxa"/>
            <w:tcBorders>
              <w:top w:val="nil"/>
              <w:left w:val="nil"/>
              <w:bottom w:val="nil"/>
              <w:right w:val="nil"/>
            </w:tcBorders>
            <w:shd w:val="clear" w:color="auto" w:fill="auto"/>
            <w:noWrap/>
            <w:vAlign w:val="center"/>
            <w:hideMark/>
          </w:tcPr>
          <w:p w14:paraId="0435B534" w14:textId="29E5C6E0" w:rsidR="009D3D1C" w:rsidRDefault="009D3D1C" w:rsidP="009D3D1C">
            <w:pPr>
              <w:rPr>
                <w:rFonts w:ascii="Calibri" w:hAnsi="Calibri"/>
                <w:color w:val="000000"/>
                <w:sz w:val="18"/>
                <w:szCs w:val="18"/>
              </w:rPr>
            </w:pPr>
            <w:r w:rsidRPr="002A4574">
              <w:rPr>
                <w:rFonts w:ascii="Calibri" w:hAnsi="Calibri"/>
                <w:color w:val="000000"/>
                <w:sz w:val="18"/>
                <w:szCs w:val="18"/>
              </w:rPr>
              <w:t>723926</w:t>
            </w:r>
          </w:p>
        </w:tc>
        <w:tc>
          <w:tcPr>
            <w:tcW w:w="818" w:type="dxa"/>
            <w:gridSpan w:val="2"/>
            <w:tcBorders>
              <w:top w:val="nil"/>
              <w:left w:val="nil"/>
              <w:bottom w:val="nil"/>
              <w:right w:val="nil"/>
            </w:tcBorders>
            <w:shd w:val="clear" w:color="auto" w:fill="auto"/>
            <w:noWrap/>
            <w:vAlign w:val="center"/>
            <w:hideMark/>
          </w:tcPr>
          <w:p w14:paraId="0435B535" w14:textId="1D907103" w:rsidR="009D3D1C" w:rsidRDefault="009D3D1C" w:rsidP="009D3D1C">
            <w:pPr>
              <w:rPr>
                <w:rFonts w:ascii="Calibri" w:hAnsi="Calibri"/>
                <w:color w:val="000000"/>
                <w:sz w:val="18"/>
                <w:szCs w:val="18"/>
              </w:rPr>
            </w:pPr>
            <w:r w:rsidRPr="002A4574">
              <w:rPr>
                <w:rFonts w:ascii="Calibri" w:hAnsi="Calibri"/>
                <w:color w:val="000000"/>
                <w:sz w:val="18"/>
                <w:szCs w:val="18"/>
              </w:rPr>
              <w:t>0.43</w:t>
            </w:r>
          </w:p>
        </w:tc>
        <w:tc>
          <w:tcPr>
            <w:tcW w:w="4955" w:type="dxa"/>
            <w:gridSpan w:val="3"/>
            <w:tcBorders>
              <w:top w:val="nil"/>
              <w:left w:val="nil"/>
              <w:bottom w:val="nil"/>
              <w:right w:val="nil"/>
            </w:tcBorders>
            <w:shd w:val="clear" w:color="auto" w:fill="auto"/>
            <w:noWrap/>
            <w:vAlign w:val="bottom"/>
            <w:hideMark/>
          </w:tcPr>
          <w:p w14:paraId="0435B536" w14:textId="10315C00"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Camarillo (AWOS) </w:t>
            </w:r>
          </w:p>
        </w:tc>
        <w:tc>
          <w:tcPr>
            <w:tcW w:w="1451" w:type="dxa"/>
            <w:gridSpan w:val="2"/>
            <w:tcBorders>
              <w:top w:val="nil"/>
              <w:left w:val="nil"/>
              <w:bottom w:val="nil"/>
              <w:right w:val="nil"/>
            </w:tcBorders>
            <w:shd w:val="clear" w:color="auto" w:fill="auto"/>
            <w:noWrap/>
            <w:vAlign w:val="center"/>
            <w:hideMark/>
          </w:tcPr>
          <w:p w14:paraId="0435B537" w14:textId="1D0C9C38" w:rsidR="009D3D1C" w:rsidRDefault="009D3D1C" w:rsidP="009D3D1C">
            <w:pPr>
              <w:rPr>
                <w:rFonts w:ascii="Calibri" w:hAnsi="Calibri"/>
                <w:color w:val="000000"/>
                <w:sz w:val="18"/>
                <w:szCs w:val="18"/>
              </w:rPr>
            </w:pPr>
            <w:r w:rsidRPr="002A4574">
              <w:rPr>
                <w:rFonts w:ascii="Calibri" w:hAnsi="Calibri"/>
                <w:color w:val="000000"/>
                <w:sz w:val="18"/>
                <w:szCs w:val="18"/>
              </w:rPr>
              <w:t>34.22</w:t>
            </w:r>
          </w:p>
        </w:tc>
        <w:tc>
          <w:tcPr>
            <w:tcW w:w="1420" w:type="dxa"/>
            <w:gridSpan w:val="2"/>
            <w:tcBorders>
              <w:top w:val="nil"/>
              <w:left w:val="nil"/>
              <w:bottom w:val="nil"/>
              <w:right w:val="nil"/>
            </w:tcBorders>
            <w:shd w:val="clear" w:color="auto" w:fill="auto"/>
            <w:noWrap/>
            <w:vAlign w:val="center"/>
            <w:hideMark/>
          </w:tcPr>
          <w:p w14:paraId="0435B538" w14:textId="174C0A34" w:rsidR="009D3D1C" w:rsidRDefault="009D3D1C" w:rsidP="009D3D1C">
            <w:pPr>
              <w:rPr>
                <w:rFonts w:ascii="Calibri" w:hAnsi="Calibri"/>
                <w:color w:val="000000"/>
                <w:sz w:val="18"/>
                <w:szCs w:val="18"/>
              </w:rPr>
            </w:pPr>
            <w:r w:rsidRPr="002A4574">
              <w:rPr>
                <w:rFonts w:ascii="Calibri" w:hAnsi="Calibri"/>
                <w:color w:val="000000"/>
                <w:sz w:val="18"/>
                <w:szCs w:val="18"/>
              </w:rPr>
              <w:t>–119.08</w:t>
            </w:r>
          </w:p>
        </w:tc>
        <w:tc>
          <w:tcPr>
            <w:tcW w:w="1293" w:type="dxa"/>
            <w:tcBorders>
              <w:top w:val="nil"/>
              <w:left w:val="nil"/>
              <w:bottom w:val="nil"/>
              <w:right w:val="nil"/>
            </w:tcBorders>
            <w:shd w:val="clear" w:color="auto" w:fill="auto"/>
            <w:noWrap/>
            <w:vAlign w:val="center"/>
            <w:hideMark/>
          </w:tcPr>
          <w:p w14:paraId="0435B539" w14:textId="60CF4263"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41" w14:textId="77777777" w:rsidTr="00BA6D7A">
        <w:trPr>
          <w:trHeight w:val="240"/>
        </w:trPr>
        <w:tc>
          <w:tcPr>
            <w:tcW w:w="984" w:type="dxa"/>
            <w:tcBorders>
              <w:top w:val="nil"/>
              <w:left w:val="nil"/>
              <w:bottom w:val="nil"/>
              <w:right w:val="nil"/>
            </w:tcBorders>
            <w:shd w:val="clear" w:color="auto" w:fill="auto"/>
            <w:noWrap/>
            <w:vAlign w:val="center"/>
            <w:hideMark/>
          </w:tcPr>
          <w:p w14:paraId="0435B53B" w14:textId="576675F3" w:rsidR="009D3D1C" w:rsidRDefault="009D3D1C" w:rsidP="009D3D1C">
            <w:pPr>
              <w:rPr>
                <w:rFonts w:ascii="Calibri" w:hAnsi="Calibri"/>
                <w:color w:val="000000"/>
                <w:sz w:val="18"/>
                <w:szCs w:val="18"/>
              </w:rPr>
            </w:pPr>
            <w:r w:rsidRPr="002A4574">
              <w:rPr>
                <w:rFonts w:ascii="Calibri" w:hAnsi="Calibri"/>
                <w:color w:val="000000"/>
                <w:sz w:val="18"/>
                <w:szCs w:val="18"/>
              </w:rPr>
              <w:t>723927</w:t>
            </w:r>
          </w:p>
        </w:tc>
        <w:tc>
          <w:tcPr>
            <w:tcW w:w="818" w:type="dxa"/>
            <w:gridSpan w:val="2"/>
            <w:tcBorders>
              <w:top w:val="nil"/>
              <w:left w:val="nil"/>
              <w:bottom w:val="nil"/>
              <w:right w:val="nil"/>
            </w:tcBorders>
            <w:shd w:val="clear" w:color="auto" w:fill="auto"/>
            <w:noWrap/>
            <w:vAlign w:val="center"/>
            <w:hideMark/>
          </w:tcPr>
          <w:p w14:paraId="0435B53C" w14:textId="5F59EE19" w:rsidR="009D3D1C" w:rsidRDefault="009D3D1C" w:rsidP="009D3D1C">
            <w:pPr>
              <w:rPr>
                <w:rFonts w:ascii="Calibri" w:hAnsi="Calibri"/>
                <w:color w:val="000000"/>
                <w:sz w:val="18"/>
                <w:szCs w:val="18"/>
              </w:rPr>
            </w:pPr>
            <w:r w:rsidRPr="002A4574">
              <w:rPr>
                <w:rFonts w:ascii="Calibri" w:hAnsi="Calibri"/>
                <w:color w:val="000000"/>
                <w:sz w:val="18"/>
                <w:szCs w:val="18"/>
              </w:rPr>
              <w:t>0.45</w:t>
            </w:r>
          </w:p>
        </w:tc>
        <w:tc>
          <w:tcPr>
            <w:tcW w:w="4955" w:type="dxa"/>
            <w:gridSpan w:val="3"/>
            <w:tcBorders>
              <w:top w:val="nil"/>
              <w:left w:val="nil"/>
              <w:bottom w:val="nil"/>
              <w:right w:val="nil"/>
            </w:tcBorders>
            <w:shd w:val="clear" w:color="auto" w:fill="auto"/>
            <w:noWrap/>
            <w:vAlign w:val="bottom"/>
            <w:hideMark/>
          </w:tcPr>
          <w:p w14:paraId="0435B53D" w14:textId="3C7235E3"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Oxnard Airport </w:t>
            </w:r>
          </w:p>
        </w:tc>
        <w:tc>
          <w:tcPr>
            <w:tcW w:w="1451" w:type="dxa"/>
            <w:gridSpan w:val="2"/>
            <w:tcBorders>
              <w:top w:val="nil"/>
              <w:left w:val="nil"/>
              <w:bottom w:val="nil"/>
              <w:right w:val="nil"/>
            </w:tcBorders>
            <w:shd w:val="clear" w:color="auto" w:fill="auto"/>
            <w:noWrap/>
            <w:vAlign w:val="center"/>
            <w:hideMark/>
          </w:tcPr>
          <w:p w14:paraId="0435B53E" w14:textId="443E91BA" w:rsidR="009D3D1C" w:rsidRDefault="009D3D1C" w:rsidP="009D3D1C">
            <w:pPr>
              <w:rPr>
                <w:rFonts w:ascii="Calibri" w:hAnsi="Calibri"/>
                <w:color w:val="000000"/>
                <w:sz w:val="18"/>
                <w:szCs w:val="18"/>
              </w:rPr>
            </w:pPr>
            <w:r w:rsidRPr="002A4574">
              <w:rPr>
                <w:rFonts w:ascii="Calibri" w:hAnsi="Calibri"/>
                <w:color w:val="000000"/>
                <w:sz w:val="18"/>
                <w:szCs w:val="18"/>
              </w:rPr>
              <w:t>34.2</w:t>
            </w:r>
            <w:r w:rsidR="00724D33">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3F" w14:textId="6F867242" w:rsidR="009D3D1C" w:rsidRDefault="009D3D1C" w:rsidP="009D3D1C">
            <w:pPr>
              <w:rPr>
                <w:rFonts w:ascii="Calibri" w:hAnsi="Calibri"/>
                <w:color w:val="000000"/>
                <w:sz w:val="18"/>
                <w:szCs w:val="18"/>
              </w:rPr>
            </w:pPr>
            <w:r w:rsidRPr="002A4574">
              <w:rPr>
                <w:rFonts w:ascii="Calibri" w:hAnsi="Calibri"/>
                <w:color w:val="000000"/>
                <w:sz w:val="18"/>
                <w:szCs w:val="18"/>
              </w:rPr>
              <w:t>–119.20</w:t>
            </w:r>
          </w:p>
        </w:tc>
        <w:tc>
          <w:tcPr>
            <w:tcW w:w="1293" w:type="dxa"/>
            <w:tcBorders>
              <w:top w:val="nil"/>
              <w:left w:val="nil"/>
              <w:bottom w:val="nil"/>
              <w:right w:val="nil"/>
            </w:tcBorders>
            <w:shd w:val="clear" w:color="auto" w:fill="auto"/>
            <w:noWrap/>
            <w:vAlign w:val="center"/>
            <w:hideMark/>
          </w:tcPr>
          <w:p w14:paraId="0435B540" w14:textId="3935499D"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48" w14:textId="77777777" w:rsidTr="00BA6D7A">
        <w:trPr>
          <w:trHeight w:val="240"/>
        </w:trPr>
        <w:tc>
          <w:tcPr>
            <w:tcW w:w="984" w:type="dxa"/>
            <w:tcBorders>
              <w:top w:val="nil"/>
              <w:left w:val="nil"/>
              <w:bottom w:val="nil"/>
              <w:right w:val="nil"/>
            </w:tcBorders>
            <w:shd w:val="clear" w:color="auto" w:fill="auto"/>
            <w:noWrap/>
            <w:vAlign w:val="center"/>
            <w:hideMark/>
          </w:tcPr>
          <w:p w14:paraId="0435B542" w14:textId="154400DA" w:rsidR="009D3D1C" w:rsidRDefault="009D3D1C" w:rsidP="009D3D1C">
            <w:pPr>
              <w:rPr>
                <w:rFonts w:ascii="Calibri" w:hAnsi="Calibri"/>
                <w:color w:val="000000"/>
                <w:sz w:val="18"/>
                <w:szCs w:val="18"/>
              </w:rPr>
            </w:pPr>
            <w:r w:rsidRPr="002A4574">
              <w:rPr>
                <w:rFonts w:ascii="Calibri" w:hAnsi="Calibri"/>
                <w:color w:val="000000"/>
                <w:sz w:val="18"/>
                <w:szCs w:val="18"/>
              </w:rPr>
              <w:t>723940</w:t>
            </w:r>
          </w:p>
        </w:tc>
        <w:tc>
          <w:tcPr>
            <w:tcW w:w="818" w:type="dxa"/>
            <w:gridSpan w:val="2"/>
            <w:tcBorders>
              <w:top w:val="nil"/>
              <w:left w:val="nil"/>
              <w:bottom w:val="nil"/>
              <w:right w:val="nil"/>
            </w:tcBorders>
            <w:shd w:val="clear" w:color="auto" w:fill="auto"/>
            <w:noWrap/>
            <w:vAlign w:val="center"/>
            <w:hideMark/>
          </w:tcPr>
          <w:p w14:paraId="0435B543" w14:textId="208EB4E7" w:rsidR="009D3D1C" w:rsidRDefault="009D3D1C" w:rsidP="009D3D1C">
            <w:pPr>
              <w:rPr>
                <w:rFonts w:ascii="Calibri" w:hAnsi="Calibri"/>
                <w:color w:val="000000"/>
                <w:sz w:val="18"/>
                <w:szCs w:val="18"/>
              </w:rPr>
            </w:pPr>
            <w:r w:rsidRPr="002A4574">
              <w:rPr>
                <w:rFonts w:ascii="Calibri" w:hAnsi="Calibri"/>
                <w:color w:val="000000"/>
                <w:sz w:val="18"/>
                <w:szCs w:val="18"/>
              </w:rPr>
              <w:t>0.52</w:t>
            </w:r>
          </w:p>
        </w:tc>
        <w:tc>
          <w:tcPr>
            <w:tcW w:w="4955" w:type="dxa"/>
            <w:gridSpan w:val="3"/>
            <w:tcBorders>
              <w:top w:val="nil"/>
              <w:left w:val="nil"/>
              <w:bottom w:val="nil"/>
              <w:right w:val="nil"/>
            </w:tcBorders>
            <w:shd w:val="clear" w:color="auto" w:fill="auto"/>
            <w:noWrap/>
            <w:vAlign w:val="bottom"/>
            <w:hideMark/>
          </w:tcPr>
          <w:p w14:paraId="0435B544" w14:textId="3C694583"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Santa Maria Public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45" w14:textId="6B289998" w:rsidR="009D3D1C" w:rsidRDefault="009D3D1C" w:rsidP="009D3D1C">
            <w:pPr>
              <w:rPr>
                <w:rFonts w:ascii="Calibri" w:hAnsi="Calibri"/>
                <w:color w:val="000000"/>
                <w:sz w:val="18"/>
                <w:szCs w:val="18"/>
              </w:rPr>
            </w:pPr>
            <w:r w:rsidRPr="002A4574">
              <w:rPr>
                <w:rFonts w:ascii="Calibri" w:hAnsi="Calibri"/>
                <w:color w:val="000000"/>
                <w:sz w:val="18"/>
                <w:szCs w:val="18"/>
              </w:rPr>
              <w:t>34.92</w:t>
            </w:r>
          </w:p>
        </w:tc>
        <w:tc>
          <w:tcPr>
            <w:tcW w:w="1420" w:type="dxa"/>
            <w:gridSpan w:val="2"/>
            <w:tcBorders>
              <w:top w:val="nil"/>
              <w:left w:val="nil"/>
              <w:bottom w:val="nil"/>
              <w:right w:val="nil"/>
            </w:tcBorders>
            <w:shd w:val="clear" w:color="auto" w:fill="auto"/>
            <w:noWrap/>
            <w:vAlign w:val="center"/>
            <w:hideMark/>
          </w:tcPr>
          <w:p w14:paraId="0435B546" w14:textId="0792C2F8" w:rsidR="009D3D1C" w:rsidRDefault="009D3D1C" w:rsidP="009D3D1C">
            <w:pPr>
              <w:rPr>
                <w:rFonts w:ascii="Calibri" w:hAnsi="Calibri"/>
                <w:color w:val="000000"/>
                <w:sz w:val="18"/>
                <w:szCs w:val="18"/>
              </w:rPr>
            </w:pPr>
            <w:r w:rsidRPr="002A4574">
              <w:rPr>
                <w:rFonts w:ascii="Calibri" w:hAnsi="Calibri"/>
                <w:color w:val="000000"/>
                <w:sz w:val="18"/>
                <w:szCs w:val="18"/>
              </w:rPr>
              <w:t>–120.47</w:t>
            </w:r>
          </w:p>
        </w:tc>
        <w:tc>
          <w:tcPr>
            <w:tcW w:w="1293" w:type="dxa"/>
            <w:tcBorders>
              <w:top w:val="nil"/>
              <w:left w:val="nil"/>
              <w:bottom w:val="nil"/>
              <w:right w:val="nil"/>
            </w:tcBorders>
            <w:shd w:val="clear" w:color="auto" w:fill="auto"/>
            <w:noWrap/>
            <w:vAlign w:val="center"/>
            <w:hideMark/>
          </w:tcPr>
          <w:p w14:paraId="0435B547" w14:textId="6EFD9121"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4F" w14:textId="77777777" w:rsidTr="00BA6D7A">
        <w:trPr>
          <w:trHeight w:val="240"/>
        </w:trPr>
        <w:tc>
          <w:tcPr>
            <w:tcW w:w="984" w:type="dxa"/>
            <w:tcBorders>
              <w:top w:val="nil"/>
              <w:left w:val="nil"/>
              <w:bottom w:val="nil"/>
              <w:right w:val="nil"/>
            </w:tcBorders>
            <w:shd w:val="clear" w:color="auto" w:fill="auto"/>
            <w:noWrap/>
            <w:vAlign w:val="center"/>
            <w:hideMark/>
          </w:tcPr>
          <w:p w14:paraId="0435B549" w14:textId="1E563E6A" w:rsidR="009D3D1C" w:rsidRDefault="009D3D1C" w:rsidP="009D3D1C">
            <w:pPr>
              <w:rPr>
                <w:rFonts w:ascii="Calibri" w:hAnsi="Calibri"/>
                <w:color w:val="000000"/>
                <w:sz w:val="18"/>
                <w:szCs w:val="18"/>
              </w:rPr>
            </w:pPr>
            <w:r w:rsidRPr="002A4574">
              <w:rPr>
                <w:rFonts w:ascii="Calibri" w:hAnsi="Calibri"/>
                <w:color w:val="000000"/>
                <w:sz w:val="18"/>
                <w:szCs w:val="18"/>
              </w:rPr>
              <w:t>723965</w:t>
            </w:r>
          </w:p>
        </w:tc>
        <w:tc>
          <w:tcPr>
            <w:tcW w:w="818" w:type="dxa"/>
            <w:gridSpan w:val="2"/>
            <w:tcBorders>
              <w:top w:val="nil"/>
              <w:left w:val="nil"/>
              <w:bottom w:val="nil"/>
              <w:right w:val="nil"/>
            </w:tcBorders>
            <w:shd w:val="clear" w:color="auto" w:fill="auto"/>
            <w:noWrap/>
            <w:vAlign w:val="center"/>
            <w:hideMark/>
          </w:tcPr>
          <w:p w14:paraId="0435B54A" w14:textId="7642D545" w:rsidR="009D3D1C" w:rsidRDefault="009D3D1C" w:rsidP="009D3D1C">
            <w:pPr>
              <w:rPr>
                <w:rFonts w:ascii="Calibri" w:hAnsi="Calibri"/>
                <w:color w:val="000000"/>
                <w:sz w:val="18"/>
                <w:szCs w:val="18"/>
              </w:rPr>
            </w:pPr>
            <w:r w:rsidRPr="002A4574">
              <w:rPr>
                <w:rFonts w:ascii="Calibri" w:hAnsi="Calibri"/>
                <w:color w:val="000000"/>
                <w:sz w:val="18"/>
                <w:szCs w:val="18"/>
              </w:rPr>
              <w:t>0.53</w:t>
            </w:r>
          </w:p>
        </w:tc>
        <w:tc>
          <w:tcPr>
            <w:tcW w:w="4955" w:type="dxa"/>
            <w:gridSpan w:val="3"/>
            <w:tcBorders>
              <w:top w:val="nil"/>
              <w:left w:val="nil"/>
              <w:bottom w:val="nil"/>
              <w:right w:val="nil"/>
            </w:tcBorders>
            <w:shd w:val="clear" w:color="auto" w:fill="auto"/>
            <w:noWrap/>
            <w:vAlign w:val="bottom"/>
            <w:hideMark/>
          </w:tcPr>
          <w:p w14:paraId="0435B54B" w14:textId="06304113"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Paso Robles Municipal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4C" w14:textId="3BA2664E" w:rsidR="009D3D1C" w:rsidRDefault="009D3D1C" w:rsidP="009D3D1C">
            <w:pPr>
              <w:rPr>
                <w:rFonts w:ascii="Calibri" w:hAnsi="Calibri"/>
                <w:color w:val="000000"/>
                <w:sz w:val="18"/>
                <w:szCs w:val="18"/>
              </w:rPr>
            </w:pPr>
            <w:r w:rsidRPr="002A4574">
              <w:rPr>
                <w:rFonts w:ascii="Calibri" w:hAnsi="Calibri"/>
                <w:color w:val="000000"/>
                <w:sz w:val="18"/>
                <w:szCs w:val="18"/>
              </w:rPr>
              <w:t>35.67</w:t>
            </w:r>
          </w:p>
        </w:tc>
        <w:tc>
          <w:tcPr>
            <w:tcW w:w="1420" w:type="dxa"/>
            <w:gridSpan w:val="2"/>
            <w:tcBorders>
              <w:top w:val="nil"/>
              <w:left w:val="nil"/>
              <w:bottom w:val="nil"/>
              <w:right w:val="nil"/>
            </w:tcBorders>
            <w:shd w:val="clear" w:color="auto" w:fill="auto"/>
            <w:noWrap/>
            <w:vAlign w:val="center"/>
            <w:hideMark/>
          </w:tcPr>
          <w:p w14:paraId="0435B54D" w14:textId="67ABDAA4" w:rsidR="009D3D1C" w:rsidRDefault="009D3D1C" w:rsidP="009D3D1C">
            <w:pPr>
              <w:rPr>
                <w:rFonts w:ascii="Calibri" w:hAnsi="Calibri"/>
                <w:color w:val="000000"/>
                <w:sz w:val="18"/>
                <w:szCs w:val="18"/>
              </w:rPr>
            </w:pPr>
            <w:r w:rsidRPr="002A4574">
              <w:rPr>
                <w:rFonts w:ascii="Calibri" w:hAnsi="Calibri"/>
                <w:color w:val="000000"/>
                <w:sz w:val="18"/>
                <w:szCs w:val="18"/>
              </w:rPr>
              <w:t>–120.63</w:t>
            </w:r>
          </w:p>
        </w:tc>
        <w:tc>
          <w:tcPr>
            <w:tcW w:w="1293" w:type="dxa"/>
            <w:tcBorders>
              <w:top w:val="nil"/>
              <w:left w:val="nil"/>
              <w:bottom w:val="nil"/>
              <w:right w:val="nil"/>
            </w:tcBorders>
            <w:shd w:val="clear" w:color="auto" w:fill="auto"/>
            <w:noWrap/>
            <w:vAlign w:val="center"/>
            <w:hideMark/>
          </w:tcPr>
          <w:p w14:paraId="0435B54E" w14:textId="74643F4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56" w14:textId="77777777" w:rsidTr="00BA6D7A">
        <w:trPr>
          <w:trHeight w:val="240"/>
        </w:trPr>
        <w:tc>
          <w:tcPr>
            <w:tcW w:w="984" w:type="dxa"/>
            <w:tcBorders>
              <w:top w:val="nil"/>
              <w:left w:val="nil"/>
              <w:right w:val="nil"/>
            </w:tcBorders>
            <w:shd w:val="clear" w:color="auto" w:fill="auto"/>
            <w:noWrap/>
            <w:vAlign w:val="center"/>
            <w:hideMark/>
          </w:tcPr>
          <w:p w14:paraId="0435B550" w14:textId="5A594036" w:rsidR="009D3D1C" w:rsidRDefault="009D3D1C" w:rsidP="009D3D1C">
            <w:pPr>
              <w:rPr>
                <w:rFonts w:ascii="Calibri" w:hAnsi="Calibri"/>
                <w:color w:val="000000"/>
                <w:sz w:val="18"/>
                <w:szCs w:val="18"/>
              </w:rPr>
            </w:pPr>
            <w:r w:rsidRPr="002A4574">
              <w:rPr>
                <w:rFonts w:ascii="Calibri" w:hAnsi="Calibri"/>
                <w:color w:val="000000"/>
                <w:sz w:val="18"/>
                <w:szCs w:val="18"/>
              </w:rPr>
              <w:t>724800</w:t>
            </w:r>
          </w:p>
        </w:tc>
        <w:tc>
          <w:tcPr>
            <w:tcW w:w="818" w:type="dxa"/>
            <w:gridSpan w:val="2"/>
            <w:tcBorders>
              <w:top w:val="nil"/>
              <w:left w:val="nil"/>
              <w:right w:val="nil"/>
            </w:tcBorders>
            <w:shd w:val="clear" w:color="auto" w:fill="auto"/>
            <w:noWrap/>
            <w:vAlign w:val="center"/>
            <w:hideMark/>
          </w:tcPr>
          <w:p w14:paraId="0435B551" w14:textId="23BEB110" w:rsidR="009D3D1C" w:rsidRDefault="009D3D1C" w:rsidP="009D3D1C">
            <w:pPr>
              <w:rPr>
                <w:rFonts w:ascii="Calibri" w:hAnsi="Calibri"/>
                <w:color w:val="000000"/>
                <w:sz w:val="18"/>
                <w:szCs w:val="18"/>
              </w:rPr>
            </w:pPr>
            <w:r w:rsidRPr="002A4574">
              <w:rPr>
                <w:rFonts w:ascii="Calibri" w:hAnsi="Calibri"/>
                <w:color w:val="000000"/>
                <w:sz w:val="18"/>
                <w:szCs w:val="18"/>
              </w:rPr>
              <w:t>0.55</w:t>
            </w:r>
          </w:p>
        </w:tc>
        <w:tc>
          <w:tcPr>
            <w:tcW w:w="4955" w:type="dxa"/>
            <w:gridSpan w:val="3"/>
            <w:tcBorders>
              <w:top w:val="nil"/>
              <w:left w:val="nil"/>
              <w:right w:val="nil"/>
            </w:tcBorders>
            <w:shd w:val="clear" w:color="auto" w:fill="auto"/>
            <w:noWrap/>
            <w:vAlign w:val="bottom"/>
            <w:hideMark/>
          </w:tcPr>
          <w:p w14:paraId="0435B552" w14:textId="193F2D90"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Bishop Airport </w:t>
            </w:r>
          </w:p>
        </w:tc>
        <w:tc>
          <w:tcPr>
            <w:tcW w:w="1451" w:type="dxa"/>
            <w:gridSpan w:val="2"/>
            <w:tcBorders>
              <w:top w:val="nil"/>
              <w:left w:val="nil"/>
              <w:right w:val="nil"/>
            </w:tcBorders>
            <w:shd w:val="clear" w:color="auto" w:fill="auto"/>
            <w:noWrap/>
            <w:vAlign w:val="center"/>
            <w:hideMark/>
          </w:tcPr>
          <w:p w14:paraId="0435B553" w14:textId="169D5B53" w:rsidR="009D3D1C" w:rsidRDefault="009D3D1C" w:rsidP="009D3D1C">
            <w:pPr>
              <w:rPr>
                <w:rFonts w:ascii="Calibri" w:hAnsi="Calibri"/>
                <w:color w:val="000000"/>
                <w:sz w:val="18"/>
                <w:szCs w:val="18"/>
              </w:rPr>
            </w:pPr>
            <w:r w:rsidRPr="002A4574">
              <w:rPr>
                <w:rFonts w:ascii="Calibri" w:hAnsi="Calibri"/>
                <w:color w:val="000000"/>
                <w:sz w:val="18"/>
                <w:szCs w:val="18"/>
              </w:rPr>
              <w:t>37.37</w:t>
            </w:r>
          </w:p>
        </w:tc>
        <w:tc>
          <w:tcPr>
            <w:tcW w:w="1420" w:type="dxa"/>
            <w:gridSpan w:val="2"/>
            <w:tcBorders>
              <w:top w:val="nil"/>
              <w:left w:val="nil"/>
              <w:right w:val="nil"/>
            </w:tcBorders>
            <w:shd w:val="clear" w:color="auto" w:fill="auto"/>
            <w:noWrap/>
            <w:vAlign w:val="center"/>
            <w:hideMark/>
          </w:tcPr>
          <w:p w14:paraId="0435B554" w14:textId="0444D8DC" w:rsidR="009D3D1C" w:rsidRDefault="009D3D1C" w:rsidP="009D3D1C">
            <w:pPr>
              <w:rPr>
                <w:rFonts w:ascii="Calibri" w:hAnsi="Calibri"/>
                <w:color w:val="000000"/>
                <w:sz w:val="18"/>
                <w:szCs w:val="18"/>
              </w:rPr>
            </w:pPr>
            <w:r w:rsidRPr="002A4574">
              <w:rPr>
                <w:rFonts w:ascii="Calibri" w:hAnsi="Calibri"/>
                <w:color w:val="000000"/>
                <w:sz w:val="18"/>
                <w:szCs w:val="18"/>
              </w:rPr>
              <w:t>–118.35</w:t>
            </w:r>
          </w:p>
        </w:tc>
        <w:tc>
          <w:tcPr>
            <w:tcW w:w="1293" w:type="dxa"/>
            <w:tcBorders>
              <w:top w:val="nil"/>
              <w:left w:val="nil"/>
              <w:right w:val="nil"/>
            </w:tcBorders>
            <w:shd w:val="clear" w:color="auto" w:fill="auto"/>
            <w:noWrap/>
            <w:vAlign w:val="center"/>
            <w:hideMark/>
          </w:tcPr>
          <w:p w14:paraId="0435B555" w14:textId="15A9881A"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5D" w14:textId="77777777" w:rsidTr="00BA6D7A">
        <w:trPr>
          <w:trHeight w:val="240"/>
        </w:trPr>
        <w:tc>
          <w:tcPr>
            <w:tcW w:w="984" w:type="dxa"/>
            <w:tcBorders>
              <w:top w:val="nil"/>
              <w:left w:val="nil"/>
              <w:bottom w:val="nil"/>
              <w:right w:val="nil"/>
            </w:tcBorders>
            <w:shd w:val="clear" w:color="auto" w:fill="auto"/>
            <w:noWrap/>
            <w:vAlign w:val="center"/>
            <w:hideMark/>
          </w:tcPr>
          <w:p w14:paraId="0435B557" w14:textId="0D956984" w:rsidR="009D3D1C" w:rsidRDefault="009D3D1C" w:rsidP="009D3D1C">
            <w:pPr>
              <w:rPr>
                <w:rFonts w:ascii="Calibri" w:hAnsi="Calibri"/>
                <w:color w:val="000000"/>
                <w:sz w:val="18"/>
                <w:szCs w:val="18"/>
              </w:rPr>
            </w:pPr>
            <w:r w:rsidRPr="002A4574">
              <w:rPr>
                <w:rFonts w:ascii="Calibri" w:hAnsi="Calibri"/>
                <w:color w:val="000000"/>
                <w:sz w:val="18"/>
                <w:szCs w:val="18"/>
              </w:rPr>
              <w:t>724815</w:t>
            </w:r>
          </w:p>
        </w:tc>
        <w:tc>
          <w:tcPr>
            <w:tcW w:w="818" w:type="dxa"/>
            <w:gridSpan w:val="2"/>
            <w:tcBorders>
              <w:top w:val="nil"/>
              <w:left w:val="nil"/>
              <w:bottom w:val="nil"/>
              <w:right w:val="nil"/>
            </w:tcBorders>
            <w:shd w:val="clear" w:color="auto" w:fill="auto"/>
            <w:noWrap/>
            <w:vAlign w:val="center"/>
            <w:hideMark/>
          </w:tcPr>
          <w:p w14:paraId="0435B558" w14:textId="1AF46B9F" w:rsidR="009D3D1C" w:rsidRDefault="009D3D1C" w:rsidP="009D3D1C">
            <w:pPr>
              <w:rPr>
                <w:rFonts w:ascii="Calibri" w:hAnsi="Calibri"/>
                <w:color w:val="000000"/>
                <w:sz w:val="18"/>
                <w:szCs w:val="18"/>
              </w:rPr>
            </w:pPr>
            <w:r w:rsidRPr="002A4574">
              <w:rPr>
                <w:rFonts w:ascii="Calibri" w:hAnsi="Calibri"/>
                <w:color w:val="000000"/>
                <w:sz w:val="18"/>
                <w:szCs w:val="18"/>
              </w:rPr>
              <w:t>0.46</w:t>
            </w:r>
          </w:p>
        </w:tc>
        <w:tc>
          <w:tcPr>
            <w:tcW w:w="4955" w:type="dxa"/>
            <w:gridSpan w:val="3"/>
            <w:tcBorders>
              <w:top w:val="nil"/>
              <w:left w:val="nil"/>
              <w:bottom w:val="nil"/>
              <w:right w:val="nil"/>
            </w:tcBorders>
            <w:shd w:val="clear" w:color="auto" w:fill="auto"/>
            <w:noWrap/>
            <w:vAlign w:val="bottom"/>
            <w:hideMark/>
          </w:tcPr>
          <w:p w14:paraId="0435B559" w14:textId="5987B313"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Merced/Macready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5A" w14:textId="4ECCFF3C" w:rsidR="009D3D1C" w:rsidRDefault="009D3D1C" w:rsidP="009D3D1C">
            <w:pPr>
              <w:rPr>
                <w:rFonts w:ascii="Calibri" w:hAnsi="Calibri"/>
                <w:color w:val="000000"/>
                <w:sz w:val="18"/>
                <w:szCs w:val="18"/>
              </w:rPr>
            </w:pPr>
            <w:r w:rsidRPr="002A4574">
              <w:rPr>
                <w:rFonts w:ascii="Calibri" w:hAnsi="Calibri"/>
                <w:color w:val="000000"/>
                <w:sz w:val="18"/>
                <w:szCs w:val="18"/>
              </w:rPr>
              <w:t>37.28</w:t>
            </w:r>
          </w:p>
        </w:tc>
        <w:tc>
          <w:tcPr>
            <w:tcW w:w="1420" w:type="dxa"/>
            <w:gridSpan w:val="2"/>
            <w:tcBorders>
              <w:top w:val="nil"/>
              <w:left w:val="nil"/>
              <w:bottom w:val="nil"/>
              <w:right w:val="nil"/>
            </w:tcBorders>
            <w:shd w:val="clear" w:color="auto" w:fill="auto"/>
            <w:noWrap/>
            <w:vAlign w:val="center"/>
            <w:hideMark/>
          </w:tcPr>
          <w:p w14:paraId="0435B55B" w14:textId="285AEF35" w:rsidR="009D3D1C" w:rsidRDefault="009D3D1C" w:rsidP="009D3D1C">
            <w:pPr>
              <w:rPr>
                <w:rFonts w:ascii="Calibri" w:hAnsi="Calibri"/>
                <w:color w:val="000000"/>
                <w:sz w:val="18"/>
                <w:szCs w:val="18"/>
              </w:rPr>
            </w:pPr>
            <w:r w:rsidRPr="002A4574">
              <w:rPr>
                <w:rFonts w:ascii="Calibri" w:hAnsi="Calibri"/>
                <w:color w:val="000000"/>
                <w:sz w:val="18"/>
                <w:szCs w:val="18"/>
              </w:rPr>
              <w:t>–120.52</w:t>
            </w:r>
          </w:p>
        </w:tc>
        <w:tc>
          <w:tcPr>
            <w:tcW w:w="1293" w:type="dxa"/>
            <w:tcBorders>
              <w:top w:val="nil"/>
              <w:left w:val="nil"/>
              <w:bottom w:val="nil"/>
              <w:right w:val="nil"/>
            </w:tcBorders>
            <w:shd w:val="clear" w:color="auto" w:fill="auto"/>
            <w:noWrap/>
            <w:vAlign w:val="center"/>
            <w:hideMark/>
          </w:tcPr>
          <w:p w14:paraId="0435B55C" w14:textId="28400B6C"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64" w14:textId="77777777" w:rsidTr="00BA6D7A">
        <w:trPr>
          <w:trHeight w:val="240"/>
        </w:trPr>
        <w:tc>
          <w:tcPr>
            <w:tcW w:w="984" w:type="dxa"/>
            <w:tcBorders>
              <w:left w:val="nil"/>
              <w:bottom w:val="nil"/>
              <w:right w:val="nil"/>
            </w:tcBorders>
            <w:shd w:val="clear" w:color="auto" w:fill="auto"/>
            <w:noWrap/>
            <w:vAlign w:val="center"/>
            <w:hideMark/>
          </w:tcPr>
          <w:p w14:paraId="0435B55E" w14:textId="582097B1" w:rsidR="009D3D1C" w:rsidRDefault="009D3D1C" w:rsidP="009D3D1C">
            <w:pPr>
              <w:rPr>
                <w:rFonts w:ascii="Calibri" w:hAnsi="Calibri"/>
                <w:color w:val="000000"/>
                <w:sz w:val="18"/>
                <w:szCs w:val="18"/>
              </w:rPr>
            </w:pPr>
            <w:r w:rsidRPr="002A4574">
              <w:rPr>
                <w:rFonts w:ascii="Calibri" w:hAnsi="Calibri"/>
                <w:color w:val="000000"/>
                <w:sz w:val="18"/>
                <w:szCs w:val="18"/>
              </w:rPr>
              <w:t>724830</w:t>
            </w:r>
          </w:p>
        </w:tc>
        <w:tc>
          <w:tcPr>
            <w:tcW w:w="818" w:type="dxa"/>
            <w:gridSpan w:val="2"/>
            <w:tcBorders>
              <w:left w:val="nil"/>
              <w:bottom w:val="nil"/>
              <w:right w:val="nil"/>
            </w:tcBorders>
            <w:shd w:val="clear" w:color="auto" w:fill="auto"/>
            <w:noWrap/>
            <w:vAlign w:val="center"/>
            <w:hideMark/>
          </w:tcPr>
          <w:p w14:paraId="0435B55F" w14:textId="39A651C7" w:rsidR="009D3D1C" w:rsidRDefault="009D3D1C" w:rsidP="009D3D1C">
            <w:pPr>
              <w:rPr>
                <w:rFonts w:ascii="Calibri" w:hAnsi="Calibri"/>
                <w:color w:val="000000"/>
                <w:sz w:val="18"/>
                <w:szCs w:val="18"/>
              </w:rPr>
            </w:pPr>
            <w:r w:rsidRPr="002A4574">
              <w:rPr>
                <w:rFonts w:ascii="Calibri" w:hAnsi="Calibri"/>
                <w:color w:val="000000"/>
                <w:sz w:val="18"/>
                <w:szCs w:val="18"/>
              </w:rPr>
              <w:t>0.51</w:t>
            </w:r>
          </w:p>
        </w:tc>
        <w:tc>
          <w:tcPr>
            <w:tcW w:w="4955" w:type="dxa"/>
            <w:gridSpan w:val="3"/>
            <w:tcBorders>
              <w:left w:val="nil"/>
              <w:bottom w:val="nil"/>
              <w:right w:val="nil"/>
            </w:tcBorders>
            <w:shd w:val="clear" w:color="auto" w:fill="auto"/>
            <w:noWrap/>
            <w:vAlign w:val="bottom"/>
            <w:hideMark/>
          </w:tcPr>
          <w:p w14:paraId="0435B560" w14:textId="4B604051"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Sacramento Executive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left w:val="nil"/>
              <w:bottom w:val="nil"/>
              <w:right w:val="nil"/>
            </w:tcBorders>
            <w:shd w:val="clear" w:color="auto" w:fill="auto"/>
            <w:noWrap/>
            <w:vAlign w:val="center"/>
            <w:hideMark/>
          </w:tcPr>
          <w:p w14:paraId="0435B561" w14:textId="186EA15A" w:rsidR="009D3D1C" w:rsidRDefault="009D3D1C" w:rsidP="009D3D1C">
            <w:pPr>
              <w:rPr>
                <w:rFonts w:ascii="Calibri" w:hAnsi="Calibri"/>
                <w:color w:val="000000"/>
                <w:sz w:val="18"/>
                <w:szCs w:val="18"/>
              </w:rPr>
            </w:pPr>
            <w:r w:rsidRPr="002A4574">
              <w:rPr>
                <w:rFonts w:ascii="Calibri" w:hAnsi="Calibri"/>
                <w:color w:val="000000"/>
                <w:sz w:val="18"/>
                <w:szCs w:val="18"/>
              </w:rPr>
              <w:t>38.5</w:t>
            </w:r>
            <w:r w:rsidR="00E84C3B">
              <w:rPr>
                <w:rFonts w:ascii="Calibri" w:hAnsi="Calibri"/>
                <w:color w:val="000000"/>
                <w:sz w:val="18"/>
                <w:szCs w:val="18"/>
              </w:rPr>
              <w:t>0</w:t>
            </w:r>
          </w:p>
        </w:tc>
        <w:tc>
          <w:tcPr>
            <w:tcW w:w="1420" w:type="dxa"/>
            <w:gridSpan w:val="2"/>
            <w:tcBorders>
              <w:left w:val="nil"/>
              <w:bottom w:val="nil"/>
              <w:right w:val="nil"/>
            </w:tcBorders>
            <w:shd w:val="clear" w:color="auto" w:fill="auto"/>
            <w:noWrap/>
            <w:vAlign w:val="center"/>
            <w:hideMark/>
          </w:tcPr>
          <w:p w14:paraId="0435B562" w14:textId="7F71946A" w:rsidR="009D3D1C" w:rsidRDefault="009D3D1C" w:rsidP="009D3D1C">
            <w:pPr>
              <w:rPr>
                <w:rFonts w:ascii="Calibri" w:hAnsi="Calibri"/>
                <w:color w:val="000000"/>
                <w:sz w:val="18"/>
                <w:szCs w:val="18"/>
              </w:rPr>
            </w:pPr>
            <w:r w:rsidRPr="002A4574">
              <w:rPr>
                <w:rFonts w:ascii="Calibri" w:hAnsi="Calibri"/>
                <w:color w:val="000000"/>
                <w:sz w:val="18"/>
                <w:szCs w:val="18"/>
              </w:rPr>
              <w:t>–121.50</w:t>
            </w:r>
          </w:p>
        </w:tc>
        <w:tc>
          <w:tcPr>
            <w:tcW w:w="1293" w:type="dxa"/>
            <w:tcBorders>
              <w:left w:val="nil"/>
              <w:bottom w:val="nil"/>
              <w:right w:val="nil"/>
            </w:tcBorders>
            <w:shd w:val="clear" w:color="auto" w:fill="auto"/>
            <w:noWrap/>
            <w:vAlign w:val="center"/>
            <w:hideMark/>
          </w:tcPr>
          <w:p w14:paraId="0435B563" w14:textId="12E2FA0B"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6B" w14:textId="77777777" w:rsidTr="00BA6D7A">
        <w:trPr>
          <w:trHeight w:val="240"/>
        </w:trPr>
        <w:tc>
          <w:tcPr>
            <w:tcW w:w="984" w:type="dxa"/>
            <w:tcBorders>
              <w:top w:val="nil"/>
              <w:left w:val="nil"/>
              <w:bottom w:val="nil"/>
              <w:right w:val="nil"/>
            </w:tcBorders>
            <w:shd w:val="clear" w:color="auto" w:fill="auto"/>
            <w:noWrap/>
            <w:vAlign w:val="center"/>
            <w:hideMark/>
          </w:tcPr>
          <w:p w14:paraId="0435B565" w14:textId="7CE93769" w:rsidR="009D3D1C" w:rsidRDefault="009D3D1C" w:rsidP="009D3D1C">
            <w:pPr>
              <w:rPr>
                <w:rFonts w:ascii="Calibri" w:hAnsi="Calibri"/>
                <w:color w:val="000000"/>
                <w:sz w:val="18"/>
                <w:szCs w:val="18"/>
              </w:rPr>
            </w:pPr>
            <w:r w:rsidRPr="002A4574">
              <w:rPr>
                <w:rFonts w:ascii="Calibri" w:hAnsi="Calibri"/>
                <w:color w:val="000000"/>
                <w:sz w:val="18"/>
                <w:szCs w:val="18"/>
              </w:rPr>
              <w:t>724837</w:t>
            </w:r>
          </w:p>
        </w:tc>
        <w:tc>
          <w:tcPr>
            <w:tcW w:w="818" w:type="dxa"/>
            <w:gridSpan w:val="2"/>
            <w:tcBorders>
              <w:top w:val="nil"/>
              <w:left w:val="nil"/>
              <w:bottom w:val="nil"/>
              <w:right w:val="nil"/>
            </w:tcBorders>
            <w:shd w:val="clear" w:color="auto" w:fill="auto"/>
            <w:noWrap/>
            <w:vAlign w:val="center"/>
            <w:hideMark/>
          </w:tcPr>
          <w:p w14:paraId="0435B566" w14:textId="01F30577" w:rsidR="009D3D1C" w:rsidRDefault="009D3D1C" w:rsidP="009D3D1C">
            <w:pPr>
              <w:rPr>
                <w:rFonts w:ascii="Calibri" w:hAnsi="Calibri"/>
                <w:color w:val="000000"/>
                <w:sz w:val="18"/>
                <w:szCs w:val="18"/>
              </w:rPr>
            </w:pPr>
            <w:r w:rsidRPr="002A4574">
              <w:rPr>
                <w:rFonts w:ascii="Calibri" w:hAnsi="Calibri"/>
                <w:color w:val="000000"/>
                <w:sz w:val="18"/>
                <w:szCs w:val="18"/>
              </w:rPr>
              <w:t>0.45</w:t>
            </w:r>
          </w:p>
        </w:tc>
        <w:tc>
          <w:tcPr>
            <w:tcW w:w="4955" w:type="dxa"/>
            <w:gridSpan w:val="3"/>
            <w:tcBorders>
              <w:top w:val="nil"/>
              <w:left w:val="nil"/>
              <w:bottom w:val="nil"/>
              <w:right w:val="nil"/>
            </w:tcBorders>
            <w:shd w:val="clear" w:color="auto" w:fill="auto"/>
            <w:noWrap/>
            <w:vAlign w:val="bottom"/>
            <w:hideMark/>
          </w:tcPr>
          <w:p w14:paraId="0435B567" w14:textId="2B1A647D"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Beale AFB </w:t>
            </w:r>
          </w:p>
        </w:tc>
        <w:tc>
          <w:tcPr>
            <w:tcW w:w="1451" w:type="dxa"/>
            <w:gridSpan w:val="2"/>
            <w:tcBorders>
              <w:top w:val="nil"/>
              <w:left w:val="nil"/>
              <w:bottom w:val="nil"/>
              <w:right w:val="nil"/>
            </w:tcBorders>
            <w:shd w:val="clear" w:color="auto" w:fill="auto"/>
            <w:noWrap/>
            <w:vAlign w:val="center"/>
            <w:hideMark/>
          </w:tcPr>
          <w:p w14:paraId="0435B568" w14:textId="15178F7A" w:rsidR="009D3D1C" w:rsidRDefault="009D3D1C" w:rsidP="009D3D1C">
            <w:pPr>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center"/>
            <w:hideMark/>
          </w:tcPr>
          <w:p w14:paraId="0435B569" w14:textId="3559076B" w:rsidR="009D3D1C" w:rsidRDefault="009D3D1C" w:rsidP="009D3D1C">
            <w:pPr>
              <w:rPr>
                <w:rFonts w:ascii="Calibri" w:hAnsi="Calibri"/>
                <w:color w:val="000000"/>
                <w:sz w:val="18"/>
                <w:szCs w:val="18"/>
              </w:rPr>
            </w:pPr>
            <w:r w:rsidRPr="002A4574">
              <w:rPr>
                <w:rFonts w:ascii="Calibri" w:hAnsi="Calibri"/>
                <w:color w:val="000000"/>
                <w:sz w:val="18"/>
                <w:szCs w:val="18"/>
              </w:rPr>
              <w:t>–121.43</w:t>
            </w:r>
          </w:p>
        </w:tc>
        <w:tc>
          <w:tcPr>
            <w:tcW w:w="1293" w:type="dxa"/>
            <w:tcBorders>
              <w:top w:val="nil"/>
              <w:left w:val="nil"/>
              <w:bottom w:val="nil"/>
              <w:right w:val="nil"/>
            </w:tcBorders>
            <w:shd w:val="clear" w:color="auto" w:fill="auto"/>
            <w:noWrap/>
            <w:vAlign w:val="center"/>
            <w:hideMark/>
          </w:tcPr>
          <w:p w14:paraId="0435B56A" w14:textId="12BCC261"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72" w14:textId="77777777" w:rsidTr="00BA6D7A">
        <w:trPr>
          <w:trHeight w:val="240"/>
        </w:trPr>
        <w:tc>
          <w:tcPr>
            <w:tcW w:w="984" w:type="dxa"/>
            <w:tcBorders>
              <w:top w:val="nil"/>
              <w:left w:val="nil"/>
              <w:bottom w:val="nil"/>
              <w:right w:val="nil"/>
            </w:tcBorders>
            <w:shd w:val="clear" w:color="auto" w:fill="auto"/>
            <w:noWrap/>
            <w:vAlign w:val="center"/>
            <w:hideMark/>
          </w:tcPr>
          <w:p w14:paraId="0435B56C" w14:textId="51D2F494" w:rsidR="009D3D1C" w:rsidRDefault="009D3D1C" w:rsidP="009D3D1C">
            <w:pPr>
              <w:rPr>
                <w:rFonts w:ascii="Calibri" w:hAnsi="Calibri"/>
                <w:color w:val="000000"/>
                <w:sz w:val="18"/>
                <w:szCs w:val="18"/>
              </w:rPr>
            </w:pPr>
            <w:r w:rsidRPr="002A4574">
              <w:rPr>
                <w:rFonts w:ascii="Calibri" w:hAnsi="Calibri"/>
                <w:color w:val="000000"/>
                <w:sz w:val="18"/>
                <w:szCs w:val="18"/>
              </w:rPr>
              <w:t>724838</w:t>
            </w:r>
          </w:p>
        </w:tc>
        <w:tc>
          <w:tcPr>
            <w:tcW w:w="818" w:type="dxa"/>
            <w:gridSpan w:val="2"/>
            <w:tcBorders>
              <w:top w:val="nil"/>
              <w:left w:val="nil"/>
              <w:bottom w:val="nil"/>
              <w:right w:val="nil"/>
            </w:tcBorders>
            <w:shd w:val="clear" w:color="auto" w:fill="auto"/>
            <w:noWrap/>
            <w:vAlign w:val="center"/>
            <w:hideMark/>
          </w:tcPr>
          <w:p w14:paraId="0435B56D" w14:textId="3D765101" w:rsidR="009D3D1C" w:rsidRDefault="009D3D1C" w:rsidP="009D3D1C">
            <w:pPr>
              <w:rPr>
                <w:rFonts w:ascii="Calibri" w:hAnsi="Calibri"/>
                <w:color w:val="000000"/>
                <w:sz w:val="18"/>
                <w:szCs w:val="18"/>
              </w:rPr>
            </w:pPr>
            <w:r w:rsidRPr="002A4574">
              <w:rPr>
                <w:rFonts w:ascii="Calibri" w:hAnsi="Calibri"/>
                <w:color w:val="000000"/>
                <w:sz w:val="18"/>
                <w:szCs w:val="18"/>
              </w:rPr>
              <w:t>0.5</w:t>
            </w:r>
            <w:r w:rsidR="00E84C3B">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6E" w14:textId="37D679CB"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Yuba Co </w:t>
            </w:r>
          </w:p>
        </w:tc>
        <w:tc>
          <w:tcPr>
            <w:tcW w:w="1451" w:type="dxa"/>
            <w:gridSpan w:val="2"/>
            <w:tcBorders>
              <w:top w:val="nil"/>
              <w:left w:val="nil"/>
              <w:bottom w:val="nil"/>
              <w:right w:val="nil"/>
            </w:tcBorders>
            <w:shd w:val="clear" w:color="auto" w:fill="auto"/>
            <w:noWrap/>
            <w:vAlign w:val="center"/>
            <w:hideMark/>
          </w:tcPr>
          <w:p w14:paraId="0435B56F" w14:textId="000AC310" w:rsidR="009D3D1C" w:rsidRDefault="009D3D1C" w:rsidP="009D3D1C">
            <w:pPr>
              <w:rPr>
                <w:rFonts w:ascii="Calibri" w:hAnsi="Calibri"/>
                <w:color w:val="000000"/>
                <w:sz w:val="18"/>
                <w:szCs w:val="18"/>
              </w:rPr>
            </w:pPr>
            <w:r w:rsidRPr="002A4574">
              <w:rPr>
                <w:rFonts w:ascii="Calibri" w:hAnsi="Calibri"/>
                <w:color w:val="000000"/>
                <w:sz w:val="18"/>
                <w:szCs w:val="18"/>
              </w:rPr>
              <w:t>39.1</w:t>
            </w:r>
            <w:r w:rsidR="00E84C3B">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70" w14:textId="62E09D81" w:rsidR="009D3D1C" w:rsidRDefault="009D3D1C" w:rsidP="009D3D1C">
            <w:pPr>
              <w:rPr>
                <w:rFonts w:ascii="Calibri" w:hAnsi="Calibri"/>
                <w:color w:val="000000"/>
                <w:sz w:val="18"/>
                <w:szCs w:val="18"/>
              </w:rPr>
            </w:pPr>
            <w:r w:rsidRPr="002A4574">
              <w:rPr>
                <w:rFonts w:ascii="Calibri" w:hAnsi="Calibri"/>
                <w:color w:val="000000"/>
                <w:sz w:val="18"/>
                <w:szCs w:val="18"/>
              </w:rPr>
              <w:t>–121.57</w:t>
            </w:r>
          </w:p>
        </w:tc>
        <w:tc>
          <w:tcPr>
            <w:tcW w:w="1293" w:type="dxa"/>
            <w:tcBorders>
              <w:top w:val="nil"/>
              <w:left w:val="nil"/>
              <w:bottom w:val="nil"/>
              <w:right w:val="nil"/>
            </w:tcBorders>
            <w:shd w:val="clear" w:color="auto" w:fill="auto"/>
            <w:noWrap/>
            <w:vAlign w:val="center"/>
            <w:hideMark/>
          </w:tcPr>
          <w:p w14:paraId="0435B571" w14:textId="5A4C13E2"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79" w14:textId="77777777" w:rsidTr="00BA6D7A">
        <w:trPr>
          <w:trHeight w:val="240"/>
        </w:trPr>
        <w:tc>
          <w:tcPr>
            <w:tcW w:w="984" w:type="dxa"/>
            <w:tcBorders>
              <w:top w:val="nil"/>
              <w:left w:val="nil"/>
              <w:bottom w:val="nil"/>
              <w:right w:val="nil"/>
            </w:tcBorders>
            <w:shd w:val="clear" w:color="auto" w:fill="auto"/>
            <w:noWrap/>
            <w:vAlign w:val="center"/>
            <w:hideMark/>
          </w:tcPr>
          <w:p w14:paraId="0435B573" w14:textId="28DB80CA" w:rsidR="009D3D1C" w:rsidRDefault="009D3D1C" w:rsidP="009D3D1C">
            <w:pPr>
              <w:rPr>
                <w:rFonts w:ascii="Calibri" w:hAnsi="Calibri"/>
                <w:color w:val="000000"/>
                <w:sz w:val="18"/>
                <w:szCs w:val="18"/>
              </w:rPr>
            </w:pPr>
            <w:r w:rsidRPr="002A4574">
              <w:rPr>
                <w:rFonts w:ascii="Calibri" w:hAnsi="Calibri"/>
                <w:color w:val="000000"/>
                <w:sz w:val="18"/>
                <w:szCs w:val="18"/>
              </w:rPr>
              <w:t>724839</w:t>
            </w:r>
          </w:p>
        </w:tc>
        <w:tc>
          <w:tcPr>
            <w:tcW w:w="818" w:type="dxa"/>
            <w:gridSpan w:val="2"/>
            <w:tcBorders>
              <w:top w:val="nil"/>
              <w:left w:val="nil"/>
              <w:bottom w:val="nil"/>
              <w:right w:val="nil"/>
            </w:tcBorders>
            <w:shd w:val="clear" w:color="auto" w:fill="auto"/>
            <w:noWrap/>
            <w:vAlign w:val="center"/>
            <w:hideMark/>
          </w:tcPr>
          <w:p w14:paraId="0435B574" w14:textId="02481E59" w:rsidR="009D3D1C" w:rsidRDefault="009D3D1C" w:rsidP="009D3D1C">
            <w:pPr>
              <w:rPr>
                <w:rFonts w:ascii="Calibri" w:hAnsi="Calibri"/>
                <w:color w:val="000000"/>
                <w:sz w:val="18"/>
                <w:szCs w:val="18"/>
              </w:rPr>
            </w:pPr>
            <w:r w:rsidRPr="002A4574">
              <w:rPr>
                <w:rFonts w:ascii="Calibri" w:hAnsi="Calibri"/>
                <w:color w:val="000000"/>
                <w:sz w:val="18"/>
                <w:szCs w:val="18"/>
              </w:rPr>
              <w:t>0.51</w:t>
            </w:r>
          </w:p>
        </w:tc>
        <w:tc>
          <w:tcPr>
            <w:tcW w:w="4955" w:type="dxa"/>
            <w:gridSpan w:val="3"/>
            <w:tcBorders>
              <w:top w:val="nil"/>
              <w:left w:val="nil"/>
              <w:bottom w:val="nil"/>
              <w:right w:val="nil"/>
            </w:tcBorders>
            <w:shd w:val="clear" w:color="auto" w:fill="auto"/>
            <w:noWrap/>
            <w:vAlign w:val="bottom"/>
            <w:hideMark/>
          </w:tcPr>
          <w:p w14:paraId="0435B575" w14:textId="3C7A615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Sacramento Metropolitan AP </w:t>
            </w:r>
          </w:p>
        </w:tc>
        <w:tc>
          <w:tcPr>
            <w:tcW w:w="1451" w:type="dxa"/>
            <w:gridSpan w:val="2"/>
            <w:tcBorders>
              <w:top w:val="nil"/>
              <w:left w:val="nil"/>
              <w:bottom w:val="nil"/>
              <w:right w:val="nil"/>
            </w:tcBorders>
            <w:shd w:val="clear" w:color="auto" w:fill="auto"/>
            <w:noWrap/>
            <w:vAlign w:val="center"/>
            <w:hideMark/>
          </w:tcPr>
          <w:p w14:paraId="0435B576" w14:textId="1397CC3D" w:rsidR="009D3D1C" w:rsidRDefault="009D3D1C" w:rsidP="009D3D1C">
            <w:pPr>
              <w:rPr>
                <w:rFonts w:ascii="Calibri" w:hAnsi="Calibri"/>
                <w:color w:val="000000"/>
                <w:sz w:val="18"/>
                <w:szCs w:val="18"/>
              </w:rPr>
            </w:pPr>
            <w:r w:rsidRPr="002A4574">
              <w:rPr>
                <w:rFonts w:ascii="Calibri" w:hAnsi="Calibri"/>
                <w:color w:val="000000"/>
                <w:sz w:val="18"/>
                <w:szCs w:val="18"/>
              </w:rPr>
              <w:t>38.7</w:t>
            </w:r>
            <w:r w:rsidR="00E84C3B">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77" w14:textId="53A969B7" w:rsidR="009D3D1C" w:rsidRDefault="009D3D1C" w:rsidP="009D3D1C">
            <w:pPr>
              <w:rPr>
                <w:rFonts w:ascii="Calibri" w:hAnsi="Calibri"/>
                <w:color w:val="000000"/>
                <w:sz w:val="18"/>
                <w:szCs w:val="18"/>
              </w:rPr>
            </w:pPr>
            <w:r w:rsidRPr="002A4574">
              <w:rPr>
                <w:rFonts w:ascii="Calibri" w:hAnsi="Calibri"/>
                <w:color w:val="000000"/>
                <w:sz w:val="18"/>
                <w:szCs w:val="18"/>
              </w:rPr>
              <w:t>–121.58</w:t>
            </w:r>
          </w:p>
        </w:tc>
        <w:tc>
          <w:tcPr>
            <w:tcW w:w="1293" w:type="dxa"/>
            <w:tcBorders>
              <w:top w:val="nil"/>
              <w:left w:val="nil"/>
              <w:bottom w:val="nil"/>
              <w:right w:val="nil"/>
            </w:tcBorders>
            <w:shd w:val="clear" w:color="auto" w:fill="auto"/>
            <w:noWrap/>
            <w:vAlign w:val="center"/>
            <w:hideMark/>
          </w:tcPr>
          <w:p w14:paraId="0435B578" w14:textId="0DF18B98"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80" w14:textId="77777777" w:rsidTr="00BA6D7A">
        <w:trPr>
          <w:trHeight w:val="240"/>
        </w:trPr>
        <w:tc>
          <w:tcPr>
            <w:tcW w:w="984" w:type="dxa"/>
            <w:tcBorders>
              <w:top w:val="nil"/>
              <w:left w:val="nil"/>
              <w:bottom w:val="nil"/>
              <w:right w:val="nil"/>
            </w:tcBorders>
            <w:shd w:val="clear" w:color="auto" w:fill="auto"/>
            <w:noWrap/>
            <w:vAlign w:val="center"/>
            <w:hideMark/>
          </w:tcPr>
          <w:p w14:paraId="0435B57A" w14:textId="34526B85" w:rsidR="009D3D1C" w:rsidRDefault="009D3D1C" w:rsidP="009D3D1C">
            <w:pPr>
              <w:rPr>
                <w:rFonts w:ascii="Calibri" w:hAnsi="Calibri"/>
                <w:color w:val="000000"/>
                <w:sz w:val="18"/>
                <w:szCs w:val="18"/>
              </w:rPr>
            </w:pPr>
            <w:r w:rsidRPr="002A4574">
              <w:rPr>
                <w:rFonts w:ascii="Calibri" w:hAnsi="Calibri"/>
                <w:color w:val="000000"/>
                <w:sz w:val="18"/>
                <w:szCs w:val="18"/>
              </w:rPr>
              <w:t>724915</w:t>
            </w:r>
          </w:p>
        </w:tc>
        <w:tc>
          <w:tcPr>
            <w:tcW w:w="818" w:type="dxa"/>
            <w:gridSpan w:val="2"/>
            <w:tcBorders>
              <w:top w:val="nil"/>
              <w:left w:val="nil"/>
              <w:bottom w:val="nil"/>
              <w:right w:val="nil"/>
            </w:tcBorders>
            <w:shd w:val="clear" w:color="auto" w:fill="auto"/>
            <w:noWrap/>
            <w:vAlign w:val="center"/>
            <w:hideMark/>
          </w:tcPr>
          <w:p w14:paraId="0435B57B" w14:textId="16D0962A" w:rsidR="009D3D1C" w:rsidRDefault="009D3D1C" w:rsidP="009D3D1C">
            <w:pPr>
              <w:rPr>
                <w:rFonts w:ascii="Calibri" w:hAnsi="Calibri"/>
                <w:color w:val="000000"/>
                <w:sz w:val="18"/>
                <w:szCs w:val="18"/>
              </w:rPr>
            </w:pPr>
            <w:r w:rsidRPr="002A4574">
              <w:rPr>
                <w:rFonts w:ascii="Calibri" w:hAnsi="Calibri"/>
                <w:color w:val="000000"/>
                <w:sz w:val="18"/>
                <w:szCs w:val="18"/>
              </w:rPr>
              <w:t>0.49</w:t>
            </w:r>
          </w:p>
        </w:tc>
        <w:tc>
          <w:tcPr>
            <w:tcW w:w="4955" w:type="dxa"/>
            <w:gridSpan w:val="3"/>
            <w:tcBorders>
              <w:top w:val="nil"/>
              <w:left w:val="nil"/>
              <w:bottom w:val="nil"/>
              <w:right w:val="nil"/>
            </w:tcBorders>
            <w:shd w:val="clear" w:color="auto" w:fill="auto"/>
            <w:noWrap/>
            <w:vAlign w:val="bottom"/>
            <w:hideMark/>
          </w:tcPr>
          <w:p w14:paraId="0435B57C" w14:textId="141EF74B"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Monterey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7D" w14:textId="701FD3E7" w:rsidR="009D3D1C" w:rsidRDefault="009D3D1C" w:rsidP="009D3D1C">
            <w:pPr>
              <w:rPr>
                <w:rFonts w:ascii="Calibri" w:hAnsi="Calibri"/>
                <w:color w:val="000000"/>
                <w:sz w:val="18"/>
                <w:szCs w:val="18"/>
              </w:rPr>
            </w:pPr>
            <w:r w:rsidRPr="002A4574">
              <w:rPr>
                <w:rFonts w:ascii="Calibri" w:hAnsi="Calibri"/>
                <w:color w:val="000000"/>
                <w:sz w:val="18"/>
                <w:szCs w:val="18"/>
              </w:rPr>
              <w:t>36.6</w:t>
            </w:r>
            <w:r w:rsidR="00E84C3B">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7E" w14:textId="41E5AAC4" w:rsidR="009D3D1C" w:rsidRDefault="009D3D1C" w:rsidP="009D3D1C">
            <w:pPr>
              <w:rPr>
                <w:rFonts w:ascii="Calibri" w:hAnsi="Calibri"/>
                <w:color w:val="000000"/>
                <w:sz w:val="18"/>
                <w:szCs w:val="18"/>
              </w:rPr>
            </w:pPr>
            <w:r w:rsidRPr="002A4574">
              <w:rPr>
                <w:rFonts w:ascii="Calibri" w:hAnsi="Calibri"/>
                <w:color w:val="000000"/>
                <w:sz w:val="18"/>
                <w:szCs w:val="18"/>
              </w:rPr>
              <w:t>–121.87</w:t>
            </w:r>
          </w:p>
        </w:tc>
        <w:tc>
          <w:tcPr>
            <w:tcW w:w="1293" w:type="dxa"/>
            <w:tcBorders>
              <w:top w:val="nil"/>
              <w:left w:val="nil"/>
              <w:bottom w:val="nil"/>
              <w:right w:val="nil"/>
            </w:tcBorders>
            <w:shd w:val="clear" w:color="auto" w:fill="auto"/>
            <w:noWrap/>
            <w:vAlign w:val="center"/>
            <w:hideMark/>
          </w:tcPr>
          <w:p w14:paraId="0435B57F" w14:textId="60424012"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50DD6FD9" w14:textId="77777777" w:rsidTr="00BA6D7A">
        <w:trPr>
          <w:trHeight w:val="240"/>
        </w:trPr>
        <w:tc>
          <w:tcPr>
            <w:tcW w:w="984" w:type="dxa"/>
            <w:tcBorders>
              <w:top w:val="nil"/>
              <w:left w:val="nil"/>
              <w:bottom w:val="nil"/>
              <w:right w:val="nil"/>
            </w:tcBorders>
            <w:shd w:val="clear" w:color="auto" w:fill="auto"/>
            <w:noWrap/>
            <w:vAlign w:val="center"/>
          </w:tcPr>
          <w:p w14:paraId="094DB133" w14:textId="16E1C7E1" w:rsidR="00E84C3B" w:rsidRPr="002A4574" w:rsidRDefault="00E84C3B" w:rsidP="009D3D1C">
            <w:pPr>
              <w:rPr>
                <w:rFonts w:ascii="Calibri" w:hAnsi="Calibri"/>
                <w:color w:val="000000"/>
                <w:sz w:val="18"/>
                <w:szCs w:val="18"/>
              </w:rPr>
            </w:pPr>
            <w:r>
              <w:rPr>
                <w:rFonts w:ascii="Calibri" w:hAnsi="Calibri"/>
                <w:color w:val="000000"/>
                <w:sz w:val="18"/>
                <w:szCs w:val="18"/>
              </w:rPr>
              <w:t>724917</w:t>
            </w:r>
          </w:p>
        </w:tc>
        <w:tc>
          <w:tcPr>
            <w:tcW w:w="818" w:type="dxa"/>
            <w:gridSpan w:val="2"/>
            <w:tcBorders>
              <w:top w:val="nil"/>
              <w:left w:val="nil"/>
              <w:bottom w:val="nil"/>
              <w:right w:val="nil"/>
            </w:tcBorders>
            <w:shd w:val="clear" w:color="auto" w:fill="auto"/>
            <w:noWrap/>
            <w:vAlign w:val="center"/>
          </w:tcPr>
          <w:p w14:paraId="0493A9E1" w14:textId="1591B952" w:rsidR="00E84C3B" w:rsidRPr="002A4574" w:rsidRDefault="00E84C3B" w:rsidP="009D3D1C">
            <w:pPr>
              <w:rPr>
                <w:rFonts w:ascii="Calibri" w:hAnsi="Calibri"/>
                <w:color w:val="000000"/>
                <w:sz w:val="18"/>
                <w:szCs w:val="18"/>
              </w:rPr>
            </w:pPr>
            <w:r>
              <w:rPr>
                <w:rFonts w:ascii="Calibri" w:hAnsi="Calibri"/>
                <w:color w:val="000000"/>
                <w:sz w:val="18"/>
                <w:szCs w:val="18"/>
              </w:rPr>
              <w:t>0.54</w:t>
            </w:r>
          </w:p>
        </w:tc>
        <w:tc>
          <w:tcPr>
            <w:tcW w:w="4955" w:type="dxa"/>
            <w:gridSpan w:val="3"/>
            <w:tcBorders>
              <w:top w:val="nil"/>
              <w:left w:val="nil"/>
              <w:bottom w:val="nil"/>
              <w:right w:val="nil"/>
            </w:tcBorders>
            <w:shd w:val="clear" w:color="auto" w:fill="auto"/>
            <w:noWrap/>
            <w:vAlign w:val="bottom"/>
          </w:tcPr>
          <w:p w14:paraId="2FE8C0A1" w14:textId="6FD6DBED" w:rsidR="00E84C3B" w:rsidRPr="002A4574" w:rsidRDefault="00E84C3B" w:rsidP="009D3D1C">
            <w:pPr>
              <w:rPr>
                <w:rFonts w:ascii="Calibri" w:hAnsi="Calibri"/>
                <w:color w:val="000000"/>
                <w:sz w:val="18"/>
                <w:szCs w:val="18"/>
              </w:rPr>
            </w:pPr>
            <w:r>
              <w:rPr>
                <w:rFonts w:ascii="Calibri" w:hAnsi="Calibri"/>
                <w:color w:val="000000"/>
                <w:sz w:val="18"/>
                <w:szCs w:val="18"/>
              </w:rPr>
              <w:t>Salinas Municipal AP</w:t>
            </w:r>
          </w:p>
        </w:tc>
        <w:tc>
          <w:tcPr>
            <w:tcW w:w="1451" w:type="dxa"/>
            <w:gridSpan w:val="2"/>
            <w:tcBorders>
              <w:top w:val="nil"/>
              <w:left w:val="nil"/>
              <w:bottom w:val="nil"/>
              <w:right w:val="nil"/>
            </w:tcBorders>
            <w:shd w:val="clear" w:color="auto" w:fill="auto"/>
            <w:noWrap/>
            <w:vAlign w:val="center"/>
          </w:tcPr>
          <w:p w14:paraId="0F32BA8E" w14:textId="6FCBBA61" w:rsidR="00E84C3B" w:rsidRPr="002A4574" w:rsidRDefault="00E84C3B" w:rsidP="009D3D1C">
            <w:pPr>
              <w:rPr>
                <w:rFonts w:ascii="Calibri" w:hAnsi="Calibri"/>
                <w:color w:val="000000"/>
                <w:sz w:val="18"/>
                <w:szCs w:val="18"/>
              </w:rPr>
            </w:pPr>
            <w:r>
              <w:rPr>
                <w:rFonts w:ascii="Calibri" w:hAnsi="Calibri"/>
                <w:color w:val="000000"/>
                <w:sz w:val="18"/>
                <w:szCs w:val="18"/>
              </w:rPr>
              <w:t>36.67</w:t>
            </w:r>
          </w:p>
        </w:tc>
        <w:tc>
          <w:tcPr>
            <w:tcW w:w="1420" w:type="dxa"/>
            <w:gridSpan w:val="2"/>
            <w:tcBorders>
              <w:top w:val="nil"/>
              <w:left w:val="nil"/>
              <w:bottom w:val="nil"/>
              <w:right w:val="nil"/>
            </w:tcBorders>
            <w:shd w:val="clear" w:color="auto" w:fill="auto"/>
            <w:noWrap/>
            <w:vAlign w:val="center"/>
          </w:tcPr>
          <w:p w14:paraId="282B99CD" w14:textId="7D1002E4" w:rsidR="00E84C3B" w:rsidRPr="002A4574" w:rsidRDefault="00E84C3B" w:rsidP="009D3D1C">
            <w:pPr>
              <w:rPr>
                <w:rFonts w:ascii="Calibri" w:hAnsi="Calibri"/>
                <w:color w:val="000000"/>
                <w:sz w:val="18"/>
                <w:szCs w:val="18"/>
              </w:rPr>
            </w:pPr>
            <w:r>
              <w:rPr>
                <w:rFonts w:ascii="Calibri" w:hAnsi="Calibri"/>
                <w:color w:val="000000"/>
                <w:sz w:val="18"/>
                <w:szCs w:val="18"/>
              </w:rPr>
              <w:t>-121.60</w:t>
            </w:r>
          </w:p>
        </w:tc>
        <w:tc>
          <w:tcPr>
            <w:tcW w:w="1293" w:type="dxa"/>
            <w:tcBorders>
              <w:top w:val="nil"/>
              <w:left w:val="nil"/>
              <w:bottom w:val="nil"/>
              <w:right w:val="nil"/>
            </w:tcBorders>
            <w:shd w:val="clear" w:color="auto" w:fill="auto"/>
            <w:noWrap/>
            <w:vAlign w:val="center"/>
          </w:tcPr>
          <w:p w14:paraId="2BB81A80" w14:textId="004F12AF" w:rsidR="00E84C3B" w:rsidRPr="002A4574" w:rsidRDefault="00E84C3B"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302922EA" w14:textId="77777777" w:rsidTr="00BA6D7A">
        <w:trPr>
          <w:trHeight w:val="240"/>
        </w:trPr>
        <w:tc>
          <w:tcPr>
            <w:tcW w:w="984" w:type="dxa"/>
            <w:tcBorders>
              <w:top w:val="nil"/>
              <w:left w:val="nil"/>
              <w:bottom w:val="nil"/>
              <w:right w:val="nil"/>
            </w:tcBorders>
            <w:shd w:val="clear" w:color="auto" w:fill="auto"/>
            <w:noWrap/>
            <w:vAlign w:val="center"/>
          </w:tcPr>
          <w:p w14:paraId="36D834E9" w14:textId="67DC19A4" w:rsidR="00E84C3B" w:rsidRPr="002A4574" w:rsidRDefault="00E84C3B" w:rsidP="009D3D1C">
            <w:pPr>
              <w:rPr>
                <w:rFonts w:ascii="Calibri" w:hAnsi="Calibri"/>
                <w:color w:val="000000"/>
                <w:sz w:val="18"/>
                <w:szCs w:val="18"/>
              </w:rPr>
            </w:pPr>
            <w:r>
              <w:rPr>
                <w:rFonts w:ascii="Calibri" w:hAnsi="Calibri"/>
                <w:color w:val="000000"/>
                <w:sz w:val="18"/>
                <w:szCs w:val="18"/>
              </w:rPr>
              <w:t>724920</w:t>
            </w:r>
          </w:p>
        </w:tc>
        <w:tc>
          <w:tcPr>
            <w:tcW w:w="818" w:type="dxa"/>
            <w:gridSpan w:val="2"/>
            <w:tcBorders>
              <w:top w:val="nil"/>
              <w:left w:val="nil"/>
              <w:bottom w:val="nil"/>
              <w:right w:val="nil"/>
            </w:tcBorders>
            <w:shd w:val="clear" w:color="auto" w:fill="auto"/>
            <w:noWrap/>
            <w:vAlign w:val="center"/>
          </w:tcPr>
          <w:p w14:paraId="1F72A2CB" w14:textId="50B3B530" w:rsidR="00E84C3B" w:rsidRPr="002A4574" w:rsidRDefault="00E84C3B" w:rsidP="009D3D1C">
            <w:pPr>
              <w:rPr>
                <w:rFonts w:ascii="Calibri" w:hAnsi="Calibri"/>
                <w:color w:val="000000"/>
                <w:sz w:val="18"/>
                <w:szCs w:val="18"/>
              </w:rPr>
            </w:pPr>
            <w:r>
              <w:rPr>
                <w:rFonts w:ascii="Calibri" w:hAnsi="Calibri"/>
                <w:color w:val="000000"/>
                <w:sz w:val="18"/>
                <w:szCs w:val="18"/>
              </w:rPr>
              <w:t>0.50</w:t>
            </w:r>
          </w:p>
        </w:tc>
        <w:tc>
          <w:tcPr>
            <w:tcW w:w="4955" w:type="dxa"/>
            <w:gridSpan w:val="3"/>
            <w:tcBorders>
              <w:top w:val="nil"/>
              <w:left w:val="nil"/>
              <w:bottom w:val="nil"/>
              <w:right w:val="nil"/>
            </w:tcBorders>
            <w:shd w:val="clear" w:color="auto" w:fill="auto"/>
            <w:noWrap/>
            <w:vAlign w:val="bottom"/>
          </w:tcPr>
          <w:p w14:paraId="0BDBF88D" w14:textId="34424D4B" w:rsidR="00E84C3B" w:rsidRPr="002A4574" w:rsidRDefault="00E84C3B" w:rsidP="00E84C3B">
            <w:pPr>
              <w:rPr>
                <w:rFonts w:ascii="Calibri" w:hAnsi="Calibri"/>
                <w:color w:val="000000"/>
                <w:sz w:val="18"/>
                <w:szCs w:val="18"/>
              </w:rPr>
            </w:pPr>
            <w:r>
              <w:rPr>
                <w:rFonts w:ascii="Calibri" w:hAnsi="Calibri"/>
                <w:color w:val="000000"/>
                <w:sz w:val="18"/>
                <w:szCs w:val="18"/>
              </w:rPr>
              <w:t xml:space="preserve">Stockton Metropolitan </w:t>
            </w:r>
            <w:proofErr w:type="spellStart"/>
            <w:r>
              <w:rPr>
                <w:rFonts w:ascii="Calibri" w:hAnsi="Calibri"/>
                <w:color w:val="000000"/>
                <w:sz w:val="18"/>
                <w:szCs w:val="18"/>
              </w:rPr>
              <w:t>Arpt</w:t>
            </w:r>
            <w:proofErr w:type="spellEnd"/>
            <w:r>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tcPr>
          <w:p w14:paraId="10DAF28C" w14:textId="7A1EF9F4" w:rsidR="00E84C3B" w:rsidRPr="002A4574" w:rsidRDefault="00E84C3B" w:rsidP="009D3D1C">
            <w:pPr>
              <w:rPr>
                <w:rFonts w:ascii="Calibri" w:hAnsi="Calibri"/>
                <w:color w:val="000000"/>
                <w:sz w:val="18"/>
                <w:szCs w:val="18"/>
              </w:rPr>
            </w:pPr>
            <w:r>
              <w:rPr>
                <w:rFonts w:ascii="Calibri" w:hAnsi="Calibri"/>
                <w:color w:val="000000"/>
                <w:sz w:val="18"/>
                <w:szCs w:val="18"/>
              </w:rPr>
              <w:t>37.90</w:t>
            </w:r>
          </w:p>
        </w:tc>
        <w:tc>
          <w:tcPr>
            <w:tcW w:w="1420" w:type="dxa"/>
            <w:gridSpan w:val="2"/>
            <w:tcBorders>
              <w:top w:val="nil"/>
              <w:left w:val="nil"/>
              <w:bottom w:val="nil"/>
              <w:right w:val="nil"/>
            </w:tcBorders>
            <w:shd w:val="clear" w:color="auto" w:fill="auto"/>
            <w:noWrap/>
            <w:vAlign w:val="center"/>
          </w:tcPr>
          <w:p w14:paraId="3A97969D" w14:textId="733EFD24" w:rsidR="00E84C3B" w:rsidRPr="002A4574" w:rsidRDefault="00E84C3B" w:rsidP="003B662A">
            <w:pPr>
              <w:rPr>
                <w:rFonts w:ascii="Calibri" w:hAnsi="Calibri"/>
                <w:color w:val="000000"/>
                <w:sz w:val="18"/>
                <w:szCs w:val="18"/>
              </w:rPr>
            </w:pPr>
            <w:r>
              <w:rPr>
                <w:rFonts w:ascii="Calibri" w:hAnsi="Calibri"/>
                <w:color w:val="000000"/>
                <w:sz w:val="18"/>
                <w:szCs w:val="18"/>
              </w:rPr>
              <w:t>-</w:t>
            </w:r>
            <w:r w:rsidR="003B662A">
              <w:rPr>
                <w:rFonts w:ascii="Calibri" w:hAnsi="Calibri"/>
                <w:color w:val="000000"/>
                <w:sz w:val="18"/>
                <w:szCs w:val="18"/>
              </w:rPr>
              <w:t>1</w:t>
            </w:r>
            <w:r>
              <w:rPr>
                <w:rFonts w:ascii="Calibri" w:hAnsi="Calibri"/>
                <w:color w:val="000000"/>
                <w:sz w:val="18"/>
                <w:szCs w:val="18"/>
              </w:rPr>
              <w:t>12.23</w:t>
            </w:r>
          </w:p>
        </w:tc>
        <w:tc>
          <w:tcPr>
            <w:tcW w:w="1293" w:type="dxa"/>
            <w:tcBorders>
              <w:top w:val="nil"/>
              <w:left w:val="nil"/>
              <w:bottom w:val="nil"/>
              <w:right w:val="nil"/>
            </w:tcBorders>
            <w:shd w:val="clear" w:color="auto" w:fill="auto"/>
            <w:noWrap/>
            <w:vAlign w:val="center"/>
          </w:tcPr>
          <w:p w14:paraId="6479CFE3" w14:textId="012E0F94" w:rsidR="00E84C3B" w:rsidRPr="002A4574" w:rsidRDefault="00E84C3B"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3C37F4C5" w14:textId="77777777" w:rsidTr="00BA6D7A">
        <w:trPr>
          <w:trHeight w:val="240"/>
        </w:trPr>
        <w:tc>
          <w:tcPr>
            <w:tcW w:w="984" w:type="dxa"/>
            <w:tcBorders>
              <w:top w:val="nil"/>
              <w:left w:val="nil"/>
              <w:bottom w:val="nil"/>
              <w:right w:val="nil"/>
            </w:tcBorders>
            <w:shd w:val="clear" w:color="auto" w:fill="auto"/>
            <w:noWrap/>
            <w:vAlign w:val="center"/>
          </w:tcPr>
          <w:p w14:paraId="569516EF" w14:textId="0C113937" w:rsidR="00E84C3B" w:rsidRPr="002A4574" w:rsidRDefault="00E84C3B" w:rsidP="009D3D1C">
            <w:pPr>
              <w:rPr>
                <w:rFonts w:ascii="Calibri" w:hAnsi="Calibri"/>
                <w:color w:val="000000"/>
                <w:sz w:val="18"/>
                <w:szCs w:val="18"/>
              </w:rPr>
            </w:pPr>
            <w:r>
              <w:rPr>
                <w:rFonts w:ascii="Calibri" w:hAnsi="Calibri"/>
                <w:color w:val="000000"/>
                <w:sz w:val="18"/>
                <w:szCs w:val="18"/>
              </w:rPr>
              <w:t>724926</w:t>
            </w:r>
          </w:p>
        </w:tc>
        <w:tc>
          <w:tcPr>
            <w:tcW w:w="818" w:type="dxa"/>
            <w:gridSpan w:val="2"/>
            <w:tcBorders>
              <w:top w:val="nil"/>
              <w:left w:val="nil"/>
              <w:bottom w:val="nil"/>
              <w:right w:val="nil"/>
            </w:tcBorders>
            <w:shd w:val="clear" w:color="auto" w:fill="auto"/>
            <w:noWrap/>
            <w:vAlign w:val="center"/>
          </w:tcPr>
          <w:p w14:paraId="309DB793" w14:textId="70C77632" w:rsidR="00E84C3B" w:rsidRPr="002A4574" w:rsidRDefault="00E84C3B" w:rsidP="009D3D1C">
            <w:pPr>
              <w:rPr>
                <w:rFonts w:ascii="Calibri" w:hAnsi="Calibri"/>
                <w:color w:val="000000"/>
                <w:sz w:val="18"/>
                <w:szCs w:val="18"/>
              </w:rPr>
            </w:pPr>
            <w:r>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tcPr>
          <w:p w14:paraId="2D9859B2" w14:textId="7F33F9AB" w:rsidR="00E84C3B" w:rsidRPr="002A4574" w:rsidRDefault="003B662A" w:rsidP="003B662A">
            <w:pPr>
              <w:rPr>
                <w:rFonts w:ascii="Calibri" w:hAnsi="Calibri"/>
                <w:color w:val="000000"/>
                <w:sz w:val="18"/>
                <w:szCs w:val="18"/>
              </w:rPr>
            </w:pPr>
            <w:r>
              <w:rPr>
                <w:rFonts w:ascii="Calibri" w:hAnsi="Calibri"/>
                <w:color w:val="000000"/>
                <w:sz w:val="18"/>
                <w:szCs w:val="18"/>
              </w:rPr>
              <w:t>Modesto City – County</w:t>
            </w:r>
            <w:r w:rsidR="00AD5C25">
              <w:rPr>
                <w:rFonts w:ascii="Calibri" w:hAnsi="Calibri"/>
                <w:color w:val="000000"/>
                <w:sz w:val="18"/>
                <w:szCs w:val="18"/>
              </w:rPr>
              <w:t xml:space="preserve"> AP</w:t>
            </w:r>
          </w:p>
        </w:tc>
        <w:tc>
          <w:tcPr>
            <w:tcW w:w="1451" w:type="dxa"/>
            <w:gridSpan w:val="2"/>
            <w:tcBorders>
              <w:top w:val="nil"/>
              <w:left w:val="nil"/>
              <w:bottom w:val="nil"/>
              <w:right w:val="nil"/>
            </w:tcBorders>
            <w:shd w:val="clear" w:color="auto" w:fill="auto"/>
            <w:noWrap/>
            <w:vAlign w:val="center"/>
          </w:tcPr>
          <w:p w14:paraId="48B5CC98" w14:textId="6D426F45" w:rsidR="00E84C3B" w:rsidRPr="002A4574" w:rsidRDefault="003B662A" w:rsidP="009D3D1C">
            <w:pPr>
              <w:rPr>
                <w:rFonts w:ascii="Calibri" w:hAnsi="Calibri"/>
                <w:color w:val="000000"/>
                <w:sz w:val="18"/>
                <w:szCs w:val="18"/>
              </w:rPr>
            </w:pPr>
            <w:r>
              <w:rPr>
                <w:rFonts w:ascii="Calibri" w:hAnsi="Calibri"/>
                <w:color w:val="000000"/>
                <w:sz w:val="18"/>
                <w:szCs w:val="18"/>
              </w:rPr>
              <w:t>37.63</w:t>
            </w:r>
          </w:p>
        </w:tc>
        <w:tc>
          <w:tcPr>
            <w:tcW w:w="1420" w:type="dxa"/>
            <w:gridSpan w:val="2"/>
            <w:tcBorders>
              <w:top w:val="nil"/>
              <w:left w:val="nil"/>
              <w:bottom w:val="nil"/>
              <w:right w:val="nil"/>
            </w:tcBorders>
            <w:shd w:val="clear" w:color="auto" w:fill="auto"/>
            <w:noWrap/>
            <w:vAlign w:val="center"/>
          </w:tcPr>
          <w:p w14:paraId="0176AF46" w14:textId="6F2710ED" w:rsidR="00E84C3B" w:rsidRPr="002A4574" w:rsidRDefault="003B662A" w:rsidP="009D3D1C">
            <w:pPr>
              <w:rPr>
                <w:rFonts w:ascii="Calibri" w:hAnsi="Calibri"/>
                <w:color w:val="000000"/>
                <w:sz w:val="18"/>
                <w:szCs w:val="18"/>
              </w:rPr>
            </w:pPr>
            <w:r>
              <w:rPr>
                <w:rFonts w:ascii="Calibri" w:hAnsi="Calibri"/>
                <w:color w:val="000000"/>
                <w:sz w:val="18"/>
                <w:szCs w:val="18"/>
              </w:rPr>
              <w:t>-120.95</w:t>
            </w:r>
          </w:p>
        </w:tc>
        <w:tc>
          <w:tcPr>
            <w:tcW w:w="1293" w:type="dxa"/>
            <w:tcBorders>
              <w:top w:val="nil"/>
              <w:left w:val="nil"/>
              <w:bottom w:val="nil"/>
              <w:right w:val="nil"/>
            </w:tcBorders>
            <w:shd w:val="clear" w:color="auto" w:fill="auto"/>
            <w:noWrap/>
            <w:vAlign w:val="center"/>
          </w:tcPr>
          <w:p w14:paraId="412ED1EB" w14:textId="4A728CDF"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0F26BF5B" w14:textId="77777777" w:rsidTr="00BA6D7A">
        <w:trPr>
          <w:trHeight w:val="240"/>
        </w:trPr>
        <w:tc>
          <w:tcPr>
            <w:tcW w:w="984" w:type="dxa"/>
            <w:tcBorders>
              <w:top w:val="nil"/>
              <w:left w:val="nil"/>
              <w:bottom w:val="nil"/>
              <w:right w:val="nil"/>
            </w:tcBorders>
            <w:shd w:val="clear" w:color="auto" w:fill="auto"/>
            <w:noWrap/>
            <w:vAlign w:val="center"/>
          </w:tcPr>
          <w:p w14:paraId="7115B16F" w14:textId="62872DE7" w:rsidR="00E84C3B" w:rsidRPr="002A4574" w:rsidRDefault="003B662A" w:rsidP="009D3D1C">
            <w:pPr>
              <w:rPr>
                <w:rFonts w:ascii="Calibri" w:hAnsi="Calibri"/>
                <w:color w:val="000000"/>
                <w:sz w:val="18"/>
                <w:szCs w:val="18"/>
              </w:rPr>
            </w:pPr>
            <w:r>
              <w:rPr>
                <w:rFonts w:ascii="Calibri" w:hAnsi="Calibri"/>
                <w:color w:val="000000"/>
                <w:sz w:val="18"/>
                <w:szCs w:val="18"/>
              </w:rPr>
              <w:t>724927</w:t>
            </w:r>
          </w:p>
        </w:tc>
        <w:tc>
          <w:tcPr>
            <w:tcW w:w="818" w:type="dxa"/>
            <w:gridSpan w:val="2"/>
            <w:tcBorders>
              <w:top w:val="nil"/>
              <w:left w:val="nil"/>
              <w:bottom w:val="nil"/>
              <w:right w:val="nil"/>
            </w:tcBorders>
            <w:shd w:val="clear" w:color="auto" w:fill="auto"/>
            <w:noWrap/>
            <w:vAlign w:val="center"/>
          </w:tcPr>
          <w:p w14:paraId="6844E004" w14:textId="7E612262" w:rsidR="00E84C3B" w:rsidRPr="002A4574" w:rsidRDefault="003B662A" w:rsidP="009D3D1C">
            <w:pPr>
              <w:rPr>
                <w:rFonts w:ascii="Calibri" w:hAnsi="Calibri"/>
                <w:color w:val="000000"/>
                <w:sz w:val="18"/>
                <w:szCs w:val="18"/>
              </w:rPr>
            </w:pPr>
            <w:r>
              <w:rPr>
                <w:rFonts w:ascii="Calibri" w:hAnsi="Calibri"/>
                <w:color w:val="000000"/>
                <w:sz w:val="18"/>
                <w:szCs w:val="18"/>
              </w:rPr>
              <w:t>0.53</w:t>
            </w:r>
          </w:p>
        </w:tc>
        <w:tc>
          <w:tcPr>
            <w:tcW w:w="4955" w:type="dxa"/>
            <w:gridSpan w:val="3"/>
            <w:tcBorders>
              <w:top w:val="nil"/>
              <w:left w:val="nil"/>
              <w:bottom w:val="nil"/>
              <w:right w:val="nil"/>
            </w:tcBorders>
            <w:shd w:val="clear" w:color="auto" w:fill="auto"/>
            <w:noWrap/>
            <w:vAlign w:val="bottom"/>
          </w:tcPr>
          <w:p w14:paraId="3552DA7C" w14:textId="7B4ED1AB" w:rsidR="00E84C3B" w:rsidRPr="002A4574" w:rsidRDefault="003B662A" w:rsidP="009D3D1C">
            <w:pPr>
              <w:rPr>
                <w:rFonts w:ascii="Calibri" w:hAnsi="Calibri"/>
                <w:color w:val="000000"/>
                <w:sz w:val="18"/>
                <w:szCs w:val="18"/>
              </w:rPr>
            </w:pPr>
            <w:r>
              <w:rPr>
                <w:rFonts w:ascii="Calibri" w:hAnsi="Calibri"/>
                <w:color w:val="000000"/>
                <w:sz w:val="18"/>
                <w:szCs w:val="18"/>
              </w:rPr>
              <w:t>Livermore Municipal</w:t>
            </w:r>
          </w:p>
        </w:tc>
        <w:tc>
          <w:tcPr>
            <w:tcW w:w="1451" w:type="dxa"/>
            <w:gridSpan w:val="2"/>
            <w:tcBorders>
              <w:top w:val="nil"/>
              <w:left w:val="nil"/>
              <w:bottom w:val="nil"/>
              <w:right w:val="nil"/>
            </w:tcBorders>
            <w:shd w:val="clear" w:color="auto" w:fill="auto"/>
            <w:noWrap/>
            <w:vAlign w:val="center"/>
          </w:tcPr>
          <w:p w14:paraId="4694A981" w14:textId="0AEA30A0" w:rsidR="00E84C3B" w:rsidRPr="002A4574" w:rsidRDefault="003B662A" w:rsidP="009D3D1C">
            <w:pPr>
              <w:rPr>
                <w:rFonts w:ascii="Calibri" w:hAnsi="Calibri"/>
                <w:color w:val="000000"/>
                <w:sz w:val="18"/>
                <w:szCs w:val="18"/>
              </w:rPr>
            </w:pPr>
            <w:r>
              <w:rPr>
                <w:rFonts w:ascii="Calibri" w:hAnsi="Calibri"/>
                <w:color w:val="000000"/>
                <w:sz w:val="18"/>
                <w:szCs w:val="18"/>
              </w:rPr>
              <w:t>37.70</w:t>
            </w:r>
          </w:p>
        </w:tc>
        <w:tc>
          <w:tcPr>
            <w:tcW w:w="1420" w:type="dxa"/>
            <w:gridSpan w:val="2"/>
            <w:tcBorders>
              <w:top w:val="nil"/>
              <w:left w:val="nil"/>
              <w:bottom w:val="nil"/>
              <w:right w:val="nil"/>
            </w:tcBorders>
            <w:shd w:val="clear" w:color="auto" w:fill="auto"/>
            <w:noWrap/>
            <w:vAlign w:val="center"/>
          </w:tcPr>
          <w:p w14:paraId="50378743" w14:textId="194FABA6" w:rsidR="00E84C3B" w:rsidRPr="002A4574" w:rsidRDefault="003B662A" w:rsidP="009D3D1C">
            <w:pPr>
              <w:rPr>
                <w:rFonts w:ascii="Calibri" w:hAnsi="Calibri"/>
                <w:color w:val="000000"/>
                <w:sz w:val="18"/>
                <w:szCs w:val="18"/>
              </w:rPr>
            </w:pPr>
            <w:r>
              <w:rPr>
                <w:rFonts w:ascii="Calibri" w:hAnsi="Calibri"/>
                <w:color w:val="000000"/>
                <w:sz w:val="18"/>
                <w:szCs w:val="18"/>
              </w:rPr>
              <w:t>-121.82</w:t>
            </w:r>
          </w:p>
        </w:tc>
        <w:tc>
          <w:tcPr>
            <w:tcW w:w="1293" w:type="dxa"/>
            <w:tcBorders>
              <w:top w:val="nil"/>
              <w:left w:val="nil"/>
              <w:bottom w:val="nil"/>
              <w:right w:val="nil"/>
            </w:tcBorders>
            <w:shd w:val="clear" w:color="auto" w:fill="auto"/>
            <w:noWrap/>
            <w:vAlign w:val="center"/>
          </w:tcPr>
          <w:p w14:paraId="7D4D0787" w14:textId="2CAEA963"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79D8E2FC" w14:textId="77777777" w:rsidTr="00BA6D7A">
        <w:trPr>
          <w:trHeight w:val="240"/>
        </w:trPr>
        <w:tc>
          <w:tcPr>
            <w:tcW w:w="984" w:type="dxa"/>
            <w:tcBorders>
              <w:top w:val="nil"/>
              <w:left w:val="nil"/>
              <w:bottom w:val="nil"/>
              <w:right w:val="nil"/>
            </w:tcBorders>
            <w:shd w:val="clear" w:color="auto" w:fill="auto"/>
            <w:noWrap/>
            <w:vAlign w:val="center"/>
          </w:tcPr>
          <w:p w14:paraId="49D6D844" w14:textId="05B3F501" w:rsidR="00E84C3B" w:rsidRPr="002A4574" w:rsidRDefault="003B662A" w:rsidP="009D3D1C">
            <w:pPr>
              <w:rPr>
                <w:rFonts w:ascii="Calibri" w:hAnsi="Calibri"/>
                <w:color w:val="000000"/>
                <w:sz w:val="18"/>
                <w:szCs w:val="18"/>
              </w:rPr>
            </w:pPr>
            <w:r>
              <w:rPr>
                <w:rFonts w:ascii="Calibri" w:hAnsi="Calibri"/>
                <w:color w:val="000000"/>
                <w:sz w:val="18"/>
                <w:szCs w:val="18"/>
              </w:rPr>
              <w:t>724930</w:t>
            </w:r>
          </w:p>
        </w:tc>
        <w:tc>
          <w:tcPr>
            <w:tcW w:w="818" w:type="dxa"/>
            <w:gridSpan w:val="2"/>
            <w:tcBorders>
              <w:top w:val="nil"/>
              <w:left w:val="nil"/>
              <w:bottom w:val="nil"/>
              <w:right w:val="nil"/>
            </w:tcBorders>
            <w:shd w:val="clear" w:color="auto" w:fill="auto"/>
            <w:noWrap/>
            <w:vAlign w:val="center"/>
          </w:tcPr>
          <w:p w14:paraId="52339653" w14:textId="6A1EFBAD" w:rsidR="00E84C3B" w:rsidRPr="002A4574" w:rsidRDefault="003B662A" w:rsidP="009D3D1C">
            <w:pPr>
              <w:rPr>
                <w:rFonts w:ascii="Calibri" w:hAnsi="Calibri"/>
                <w:color w:val="000000"/>
                <w:sz w:val="18"/>
                <w:szCs w:val="18"/>
              </w:rPr>
            </w:pPr>
            <w:r>
              <w:rPr>
                <w:rFonts w:ascii="Calibri" w:hAnsi="Calibri"/>
                <w:color w:val="000000"/>
                <w:sz w:val="18"/>
                <w:szCs w:val="18"/>
              </w:rPr>
              <w:t>0.54</w:t>
            </w:r>
          </w:p>
        </w:tc>
        <w:tc>
          <w:tcPr>
            <w:tcW w:w="4955" w:type="dxa"/>
            <w:gridSpan w:val="3"/>
            <w:tcBorders>
              <w:top w:val="nil"/>
              <w:left w:val="nil"/>
              <w:bottom w:val="nil"/>
              <w:right w:val="nil"/>
            </w:tcBorders>
            <w:shd w:val="clear" w:color="auto" w:fill="auto"/>
            <w:noWrap/>
            <w:vAlign w:val="bottom"/>
          </w:tcPr>
          <w:p w14:paraId="201ABE07" w14:textId="399472B0" w:rsidR="00E84C3B" w:rsidRPr="002A4574" w:rsidRDefault="003B662A" w:rsidP="003B662A">
            <w:pPr>
              <w:rPr>
                <w:rFonts w:ascii="Calibri" w:hAnsi="Calibri"/>
                <w:color w:val="000000"/>
                <w:sz w:val="18"/>
                <w:szCs w:val="18"/>
              </w:rPr>
            </w:pPr>
            <w:r>
              <w:rPr>
                <w:rFonts w:ascii="Calibri" w:hAnsi="Calibri"/>
                <w:color w:val="000000"/>
                <w:sz w:val="18"/>
                <w:szCs w:val="18"/>
              </w:rPr>
              <w:t xml:space="preserve">Oakland Metropolitan </w:t>
            </w:r>
            <w:proofErr w:type="spellStart"/>
            <w:r>
              <w:rPr>
                <w:rFonts w:ascii="Calibri" w:hAnsi="Calibri"/>
                <w:color w:val="000000"/>
                <w:sz w:val="18"/>
                <w:szCs w:val="18"/>
              </w:rPr>
              <w:t>Arpt</w:t>
            </w:r>
            <w:proofErr w:type="spellEnd"/>
          </w:p>
        </w:tc>
        <w:tc>
          <w:tcPr>
            <w:tcW w:w="1451" w:type="dxa"/>
            <w:gridSpan w:val="2"/>
            <w:tcBorders>
              <w:top w:val="nil"/>
              <w:left w:val="nil"/>
              <w:bottom w:val="nil"/>
              <w:right w:val="nil"/>
            </w:tcBorders>
            <w:shd w:val="clear" w:color="auto" w:fill="auto"/>
            <w:noWrap/>
            <w:vAlign w:val="center"/>
          </w:tcPr>
          <w:p w14:paraId="3CF8DE25" w14:textId="4366C0B6" w:rsidR="00E84C3B" w:rsidRPr="002A4574" w:rsidRDefault="003B662A" w:rsidP="009D3D1C">
            <w:pPr>
              <w:rPr>
                <w:rFonts w:ascii="Calibri" w:hAnsi="Calibri"/>
                <w:color w:val="000000"/>
                <w:sz w:val="18"/>
                <w:szCs w:val="18"/>
              </w:rPr>
            </w:pPr>
            <w:r>
              <w:rPr>
                <w:rFonts w:ascii="Calibri" w:hAnsi="Calibri"/>
                <w:color w:val="000000"/>
                <w:sz w:val="18"/>
                <w:szCs w:val="18"/>
              </w:rPr>
              <w:t>37.72</w:t>
            </w:r>
          </w:p>
        </w:tc>
        <w:tc>
          <w:tcPr>
            <w:tcW w:w="1420" w:type="dxa"/>
            <w:gridSpan w:val="2"/>
            <w:tcBorders>
              <w:top w:val="nil"/>
              <w:left w:val="nil"/>
              <w:bottom w:val="nil"/>
              <w:right w:val="nil"/>
            </w:tcBorders>
            <w:shd w:val="clear" w:color="auto" w:fill="auto"/>
            <w:noWrap/>
            <w:vAlign w:val="center"/>
          </w:tcPr>
          <w:p w14:paraId="326F15D9" w14:textId="735A951E" w:rsidR="00E84C3B" w:rsidRPr="002A4574" w:rsidRDefault="003B662A" w:rsidP="009D3D1C">
            <w:pPr>
              <w:rPr>
                <w:rFonts w:ascii="Calibri" w:hAnsi="Calibri"/>
                <w:color w:val="000000"/>
                <w:sz w:val="18"/>
                <w:szCs w:val="18"/>
              </w:rPr>
            </w:pPr>
            <w:r>
              <w:rPr>
                <w:rFonts w:ascii="Calibri" w:hAnsi="Calibri"/>
                <w:color w:val="000000"/>
                <w:sz w:val="18"/>
                <w:szCs w:val="18"/>
              </w:rPr>
              <w:t>-122.22</w:t>
            </w:r>
          </w:p>
        </w:tc>
        <w:tc>
          <w:tcPr>
            <w:tcW w:w="1293" w:type="dxa"/>
            <w:tcBorders>
              <w:top w:val="nil"/>
              <w:left w:val="nil"/>
              <w:bottom w:val="nil"/>
              <w:right w:val="nil"/>
            </w:tcBorders>
            <w:shd w:val="clear" w:color="auto" w:fill="auto"/>
            <w:noWrap/>
            <w:vAlign w:val="center"/>
          </w:tcPr>
          <w:p w14:paraId="6AA5E897" w14:textId="2AE65765"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647BC4B9" w14:textId="77777777" w:rsidTr="00BA6D7A">
        <w:trPr>
          <w:trHeight w:val="240"/>
        </w:trPr>
        <w:tc>
          <w:tcPr>
            <w:tcW w:w="984" w:type="dxa"/>
            <w:tcBorders>
              <w:top w:val="nil"/>
              <w:left w:val="nil"/>
              <w:bottom w:val="nil"/>
              <w:right w:val="nil"/>
            </w:tcBorders>
            <w:shd w:val="clear" w:color="auto" w:fill="auto"/>
            <w:noWrap/>
            <w:vAlign w:val="center"/>
          </w:tcPr>
          <w:p w14:paraId="6ADBA33D" w14:textId="15B08B88" w:rsidR="00E84C3B" w:rsidRPr="002A4574" w:rsidRDefault="003B662A" w:rsidP="009D3D1C">
            <w:pPr>
              <w:rPr>
                <w:rFonts w:ascii="Calibri" w:hAnsi="Calibri"/>
                <w:color w:val="000000"/>
                <w:sz w:val="18"/>
                <w:szCs w:val="18"/>
              </w:rPr>
            </w:pPr>
            <w:r>
              <w:rPr>
                <w:rFonts w:ascii="Calibri" w:hAnsi="Calibri"/>
                <w:color w:val="000000"/>
                <w:sz w:val="18"/>
                <w:szCs w:val="18"/>
              </w:rPr>
              <w:t>724935</w:t>
            </w:r>
          </w:p>
        </w:tc>
        <w:tc>
          <w:tcPr>
            <w:tcW w:w="818" w:type="dxa"/>
            <w:gridSpan w:val="2"/>
            <w:tcBorders>
              <w:top w:val="nil"/>
              <w:left w:val="nil"/>
              <w:bottom w:val="nil"/>
              <w:right w:val="nil"/>
            </w:tcBorders>
            <w:shd w:val="clear" w:color="auto" w:fill="auto"/>
            <w:noWrap/>
            <w:vAlign w:val="center"/>
          </w:tcPr>
          <w:p w14:paraId="07125BF7" w14:textId="029B0F0B" w:rsidR="00E84C3B" w:rsidRPr="002A4574" w:rsidRDefault="003B662A" w:rsidP="009D3D1C">
            <w:pPr>
              <w:rPr>
                <w:rFonts w:ascii="Calibri" w:hAnsi="Calibri"/>
                <w:color w:val="000000"/>
                <w:sz w:val="18"/>
                <w:szCs w:val="18"/>
              </w:rPr>
            </w:pPr>
            <w:r>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tcPr>
          <w:p w14:paraId="665ECF7F" w14:textId="7D3EE605" w:rsidR="00E84C3B" w:rsidRPr="002A4574" w:rsidRDefault="003B662A" w:rsidP="009D3D1C">
            <w:pPr>
              <w:rPr>
                <w:rFonts w:ascii="Calibri" w:hAnsi="Calibri"/>
                <w:color w:val="000000"/>
                <w:sz w:val="18"/>
                <w:szCs w:val="18"/>
              </w:rPr>
            </w:pPr>
            <w:r>
              <w:rPr>
                <w:rFonts w:ascii="Calibri" w:hAnsi="Calibri"/>
                <w:color w:val="000000"/>
                <w:sz w:val="18"/>
                <w:szCs w:val="18"/>
              </w:rPr>
              <w:t>Hayward Air Term</w:t>
            </w:r>
          </w:p>
        </w:tc>
        <w:tc>
          <w:tcPr>
            <w:tcW w:w="1451" w:type="dxa"/>
            <w:gridSpan w:val="2"/>
            <w:tcBorders>
              <w:top w:val="nil"/>
              <w:left w:val="nil"/>
              <w:bottom w:val="nil"/>
              <w:right w:val="nil"/>
            </w:tcBorders>
            <w:shd w:val="clear" w:color="auto" w:fill="auto"/>
            <w:noWrap/>
            <w:vAlign w:val="center"/>
          </w:tcPr>
          <w:p w14:paraId="5E4B20E3" w14:textId="72346C2A" w:rsidR="00E84C3B" w:rsidRPr="002A4574" w:rsidRDefault="003B662A" w:rsidP="009D3D1C">
            <w:pPr>
              <w:rPr>
                <w:rFonts w:ascii="Calibri" w:hAnsi="Calibri"/>
                <w:color w:val="000000"/>
                <w:sz w:val="18"/>
                <w:szCs w:val="18"/>
              </w:rPr>
            </w:pPr>
            <w:r>
              <w:rPr>
                <w:rFonts w:ascii="Calibri" w:hAnsi="Calibri"/>
                <w:color w:val="000000"/>
                <w:sz w:val="18"/>
                <w:szCs w:val="18"/>
              </w:rPr>
              <w:t>37.67</w:t>
            </w:r>
          </w:p>
        </w:tc>
        <w:tc>
          <w:tcPr>
            <w:tcW w:w="1420" w:type="dxa"/>
            <w:gridSpan w:val="2"/>
            <w:tcBorders>
              <w:top w:val="nil"/>
              <w:left w:val="nil"/>
              <w:bottom w:val="nil"/>
              <w:right w:val="nil"/>
            </w:tcBorders>
            <w:shd w:val="clear" w:color="auto" w:fill="auto"/>
            <w:noWrap/>
            <w:vAlign w:val="center"/>
          </w:tcPr>
          <w:p w14:paraId="033997EF" w14:textId="4ED0E630" w:rsidR="00E84C3B" w:rsidRPr="002A4574" w:rsidRDefault="003B662A" w:rsidP="009D3D1C">
            <w:pPr>
              <w:rPr>
                <w:rFonts w:ascii="Calibri" w:hAnsi="Calibri"/>
                <w:color w:val="000000"/>
                <w:sz w:val="18"/>
                <w:szCs w:val="18"/>
              </w:rPr>
            </w:pPr>
            <w:r>
              <w:rPr>
                <w:rFonts w:ascii="Calibri" w:hAnsi="Calibri"/>
                <w:color w:val="000000"/>
                <w:sz w:val="18"/>
                <w:szCs w:val="18"/>
              </w:rPr>
              <w:t>-122.12</w:t>
            </w:r>
          </w:p>
        </w:tc>
        <w:tc>
          <w:tcPr>
            <w:tcW w:w="1293" w:type="dxa"/>
            <w:tcBorders>
              <w:top w:val="nil"/>
              <w:left w:val="nil"/>
              <w:bottom w:val="nil"/>
              <w:right w:val="nil"/>
            </w:tcBorders>
            <w:shd w:val="clear" w:color="auto" w:fill="auto"/>
            <w:noWrap/>
            <w:vAlign w:val="center"/>
          </w:tcPr>
          <w:p w14:paraId="53865BC7" w14:textId="5C4BA807"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0A96BDDE" w14:textId="77777777" w:rsidTr="00BA6D7A">
        <w:trPr>
          <w:trHeight w:val="240"/>
        </w:trPr>
        <w:tc>
          <w:tcPr>
            <w:tcW w:w="984" w:type="dxa"/>
            <w:tcBorders>
              <w:top w:val="nil"/>
              <w:left w:val="nil"/>
              <w:bottom w:val="nil"/>
              <w:right w:val="nil"/>
            </w:tcBorders>
            <w:shd w:val="clear" w:color="auto" w:fill="auto"/>
            <w:noWrap/>
            <w:vAlign w:val="center"/>
          </w:tcPr>
          <w:p w14:paraId="743CDE58" w14:textId="48EBDAAE" w:rsidR="00E84C3B" w:rsidRPr="002A4574" w:rsidRDefault="003B662A" w:rsidP="009D3D1C">
            <w:pPr>
              <w:rPr>
                <w:rFonts w:ascii="Calibri" w:hAnsi="Calibri"/>
                <w:color w:val="000000"/>
                <w:sz w:val="18"/>
                <w:szCs w:val="18"/>
              </w:rPr>
            </w:pPr>
            <w:r>
              <w:rPr>
                <w:rFonts w:ascii="Calibri" w:hAnsi="Calibri"/>
                <w:color w:val="000000"/>
                <w:sz w:val="18"/>
                <w:szCs w:val="18"/>
              </w:rPr>
              <w:t>724936</w:t>
            </w:r>
          </w:p>
        </w:tc>
        <w:tc>
          <w:tcPr>
            <w:tcW w:w="818" w:type="dxa"/>
            <w:gridSpan w:val="2"/>
            <w:tcBorders>
              <w:top w:val="nil"/>
              <w:left w:val="nil"/>
              <w:bottom w:val="nil"/>
              <w:right w:val="nil"/>
            </w:tcBorders>
            <w:shd w:val="clear" w:color="auto" w:fill="auto"/>
            <w:noWrap/>
            <w:vAlign w:val="center"/>
          </w:tcPr>
          <w:p w14:paraId="5E2AC23D" w14:textId="0A3930C7" w:rsidR="00E84C3B" w:rsidRPr="002A4574" w:rsidRDefault="003B662A" w:rsidP="009D3D1C">
            <w:pPr>
              <w:rPr>
                <w:rFonts w:ascii="Calibri" w:hAnsi="Calibri"/>
                <w:color w:val="000000"/>
                <w:sz w:val="18"/>
                <w:szCs w:val="18"/>
              </w:rPr>
            </w:pPr>
            <w:r>
              <w:rPr>
                <w:rFonts w:ascii="Calibri" w:hAnsi="Calibri"/>
                <w:color w:val="000000"/>
                <w:sz w:val="18"/>
                <w:szCs w:val="18"/>
              </w:rPr>
              <w:t>0.53</w:t>
            </w:r>
          </w:p>
        </w:tc>
        <w:tc>
          <w:tcPr>
            <w:tcW w:w="4955" w:type="dxa"/>
            <w:gridSpan w:val="3"/>
            <w:tcBorders>
              <w:top w:val="nil"/>
              <w:left w:val="nil"/>
              <w:bottom w:val="nil"/>
              <w:right w:val="nil"/>
            </w:tcBorders>
            <w:shd w:val="clear" w:color="auto" w:fill="auto"/>
            <w:noWrap/>
            <w:vAlign w:val="bottom"/>
          </w:tcPr>
          <w:p w14:paraId="296A8A22" w14:textId="4D7E92E1" w:rsidR="00E84C3B" w:rsidRPr="002A4574" w:rsidRDefault="003B662A" w:rsidP="009D3D1C">
            <w:pPr>
              <w:rPr>
                <w:rFonts w:ascii="Calibri" w:hAnsi="Calibri"/>
                <w:color w:val="000000"/>
                <w:sz w:val="18"/>
                <w:szCs w:val="18"/>
              </w:rPr>
            </w:pPr>
            <w:r>
              <w:rPr>
                <w:rFonts w:ascii="Calibri" w:hAnsi="Calibri"/>
                <w:color w:val="000000"/>
                <w:sz w:val="18"/>
                <w:szCs w:val="18"/>
              </w:rPr>
              <w:t xml:space="preserve">Concord – Buchanan Field </w:t>
            </w:r>
          </w:p>
        </w:tc>
        <w:tc>
          <w:tcPr>
            <w:tcW w:w="1451" w:type="dxa"/>
            <w:gridSpan w:val="2"/>
            <w:tcBorders>
              <w:top w:val="nil"/>
              <w:left w:val="nil"/>
              <w:bottom w:val="nil"/>
              <w:right w:val="nil"/>
            </w:tcBorders>
            <w:shd w:val="clear" w:color="auto" w:fill="auto"/>
            <w:noWrap/>
            <w:vAlign w:val="center"/>
          </w:tcPr>
          <w:p w14:paraId="77420A5F" w14:textId="5F5399D4" w:rsidR="00E84C3B" w:rsidRPr="002A4574" w:rsidRDefault="003B662A" w:rsidP="009D3D1C">
            <w:pPr>
              <w:rPr>
                <w:rFonts w:ascii="Calibri" w:hAnsi="Calibri"/>
                <w:color w:val="000000"/>
                <w:sz w:val="18"/>
                <w:szCs w:val="18"/>
              </w:rPr>
            </w:pPr>
            <w:r>
              <w:rPr>
                <w:rFonts w:ascii="Calibri" w:hAnsi="Calibri"/>
                <w:color w:val="000000"/>
                <w:sz w:val="18"/>
                <w:szCs w:val="18"/>
              </w:rPr>
              <w:t>38.00</w:t>
            </w:r>
          </w:p>
        </w:tc>
        <w:tc>
          <w:tcPr>
            <w:tcW w:w="1420" w:type="dxa"/>
            <w:gridSpan w:val="2"/>
            <w:tcBorders>
              <w:top w:val="nil"/>
              <w:left w:val="nil"/>
              <w:bottom w:val="nil"/>
              <w:right w:val="nil"/>
            </w:tcBorders>
            <w:shd w:val="clear" w:color="auto" w:fill="auto"/>
            <w:noWrap/>
            <w:vAlign w:val="center"/>
          </w:tcPr>
          <w:p w14:paraId="3B94DE6A" w14:textId="1125C710" w:rsidR="00E84C3B" w:rsidRPr="002A4574" w:rsidRDefault="003B662A" w:rsidP="009D3D1C">
            <w:pPr>
              <w:rPr>
                <w:rFonts w:ascii="Calibri" w:hAnsi="Calibri"/>
                <w:color w:val="000000"/>
                <w:sz w:val="18"/>
                <w:szCs w:val="18"/>
              </w:rPr>
            </w:pPr>
            <w:r>
              <w:rPr>
                <w:rFonts w:ascii="Calibri" w:hAnsi="Calibri"/>
                <w:color w:val="000000"/>
                <w:sz w:val="18"/>
                <w:szCs w:val="18"/>
              </w:rPr>
              <w:t>-122.05</w:t>
            </w:r>
          </w:p>
        </w:tc>
        <w:tc>
          <w:tcPr>
            <w:tcW w:w="1293" w:type="dxa"/>
            <w:tcBorders>
              <w:top w:val="nil"/>
              <w:left w:val="nil"/>
              <w:bottom w:val="nil"/>
              <w:right w:val="nil"/>
            </w:tcBorders>
            <w:shd w:val="clear" w:color="auto" w:fill="auto"/>
            <w:noWrap/>
            <w:vAlign w:val="center"/>
          </w:tcPr>
          <w:p w14:paraId="592564BE" w14:textId="3B0D01BF"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3BE0BC99" w14:textId="77777777" w:rsidTr="00BA6D7A">
        <w:trPr>
          <w:trHeight w:val="240"/>
        </w:trPr>
        <w:tc>
          <w:tcPr>
            <w:tcW w:w="984" w:type="dxa"/>
            <w:tcBorders>
              <w:top w:val="nil"/>
              <w:left w:val="nil"/>
              <w:bottom w:val="nil"/>
              <w:right w:val="nil"/>
            </w:tcBorders>
            <w:shd w:val="clear" w:color="auto" w:fill="auto"/>
            <w:noWrap/>
            <w:vAlign w:val="center"/>
          </w:tcPr>
          <w:p w14:paraId="1EF95F8D" w14:textId="49A207FA" w:rsidR="00E84C3B" w:rsidRPr="002A4574" w:rsidRDefault="003B662A" w:rsidP="009D3D1C">
            <w:pPr>
              <w:rPr>
                <w:rFonts w:ascii="Calibri" w:hAnsi="Calibri"/>
                <w:color w:val="000000"/>
                <w:sz w:val="18"/>
                <w:szCs w:val="18"/>
              </w:rPr>
            </w:pPr>
            <w:r>
              <w:rPr>
                <w:rFonts w:ascii="Calibri" w:hAnsi="Calibri"/>
                <w:color w:val="000000"/>
                <w:sz w:val="18"/>
                <w:szCs w:val="18"/>
              </w:rPr>
              <w:t>724940</w:t>
            </w:r>
          </w:p>
        </w:tc>
        <w:tc>
          <w:tcPr>
            <w:tcW w:w="818" w:type="dxa"/>
            <w:gridSpan w:val="2"/>
            <w:tcBorders>
              <w:top w:val="nil"/>
              <w:left w:val="nil"/>
              <w:bottom w:val="nil"/>
              <w:right w:val="nil"/>
            </w:tcBorders>
            <w:shd w:val="clear" w:color="auto" w:fill="auto"/>
            <w:noWrap/>
            <w:vAlign w:val="center"/>
          </w:tcPr>
          <w:p w14:paraId="5FD35899" w14:textId="34E1A2BB" w:rsidR="00E84C3B" w:rsidRPr="002A4574" w:rsidRDefault="003B662A" w:rsidP="009D3D1C">
            <w:pPr>
              <w:rPr>
                <w:rFonts w:ascii="Calibri" w:hAnsi="Calibri"/>
                <w:color w:val="000000"/>
                <w:sz w:val="18"/>
                <w:szCs w:val="18"/>
              </w:rPr>
            </w:pPr>
            <w:r>
              <w:rPr>
                <w:rFonts w:ascii="Calibri" w:hAnsi="Calibri"/>
                <w:color w:val="000000"/>
                <w:sz w:val="18"/>
                <w:szCs w:val="18"/>
              </w:rPr>
              <w:t>0.60</w:t>
            </w:r>
          </w:p>
        </w:tc>
        <w:tc>
          <w:tcPr>
            <w:tcW w:w="4955" w:type="dxa"/>
            <w:gridSpan w:val="3"/>
            <w:tcBorders>
              <w:top w:val="nil"/>
              <w:left w:val="nil"/>
              <w:bottom w:val="nil"/>
              <w:right w:val="nil"/>
            </w:tcBorders>
            <w:shd w:val="clear" w:color="auto" w:fill="auto"/>
            <w:noWrap/>
            <w:vAlign w:val="bottom"/>
          </w:tcPr>
          <w:p w14:paraId="49FABE26" w14:textId="2F78EADA" w:rsidR="00E84C3B" w:rsidRPr="002A4574" w:rsidRDefault="003B662A" w:rsidP="009D3D1C">
            <w:pPr>
              <w:rPr>
                <w:rFonts w:ascii="Calibri" w:hAnsi="Calibri"/>
                <w:color w:val="000000"/>
                <w:sz w:val="18"/>
                <w:szCs w:val="18"/>
              </w:rPr>
            </w:pPr>
            <w:r>
              <w:rPr>
                <w:rFonts w:ascii="Calibri" w:hAnsi="Calibri"/>
                <w:color w:val="000000"/>
                <w:sz w:val="18"/>
                <w:szCs w:val="18"/>
              </w:rPr>
              <w:t>San Francisco Intl AP</w:t>
            </w:r>
          </w:p>
        </w:tc>
        <w:tc>
          <w:tcPr>
            <w:tcW w:w="1451" w:type="dxa"/>
            <w:gridSpan w:val="2"/>
            <w:tcBorders>
              <w:top w:val="nil"/>
              <w:left w:val="nil"/>
              <w:bottom w:val="nil"/>
              <w:right w:val="nil"/>
            </w:tcBorders>
            <w:shd w:val="clear" w:color="auto" w:fill="auto"/>
            <w:noWrap/>
            <w:vAlign w:val="center"/>
          </w:tcPr>
          <w:p w14:paraId="335D861B" w14:textId="76CEF36D" w:rsidR="00E84C3B" w:rsidRPr="002A4574" w:rsidRDefault="003B662A" w:rsidP="009D3D1C">
            <w:pPr>
              <w:rPr>
                <w:rFonts w:ascii="Calibri" w:hAnsi="Calibri"/>
                <w:color w:val="000000"/>
                <w:sz w:val="18"/>
                <w:szCs w:val="18"/>
              </w:rPr>
            </w:pPr>
            <w:r>
              <w:rPr>
                <w:rFonts w:ascii="Calibri" w:hAnsi="Calibri"/>
                <w:color w:val="000000"/>
                <w:sz w:val="18"/>
                <w:szCs w:val="18"/>
              </w:rPr>
              <w:t>37.62</w:t>
            </w:r>
          </w:p>
        </w:tc>
        <w:tc>
          <w:tcPr>
            <w:tcW w:w="1420" w:type="dxa"/>
            <w:gridSpan w:val="2"/>
            <w:tcBorders>
              <w:top w:val="nil"/>
              <w:left w:val="nil"/>
              <w:bottom w:val="nil"/>
              <w:right w:val="nil"/>
            </w:tcBorders>
            <w:shd w:val="clear" w:color="auto" w:fill="auto"/>
            <w:noWrap/>
            <w:vAlign w:val="center"/>
          </w:tcPr>
          <w:p w14:paraId="25EE8C88" w14:textId="47F92D2D" w:rsidR="00E84C3B" w:rsidRPr="002A4574" w:rsidRDefault="003B662A" w:rsidP="009D3D1C">
            <w:pPr>
              <w:rPr>
                <w:rFonts w:ascii="Calibri" w:hAnsi="Calibri"/>
                <w:color w:val="000000"/>
                <w:sz w:val="18"/>
                <w:szCs w:val="18"/>
              </w:rPr>
            </w:pPr>
            <w:r>
              <w:rPr>
                <w:rFonts w:ascii="Calibri" w:hAnsi="Calibri"/>
                <w:color w:val="000000"/>
                <w:sz w:val="18"/>
                <w:szCs w:val="18"/>
              </w:rPr>
              <w:t>-122.40</w:t>
            </w:r>
          </w:p>
        </w:tc>
        <w:tc>
          <w:tcPr>
            <w:tcW w:w="1293" w:type="dxa"/>
            <w:tcBorders>
              <w:top w:val="nil"/>
              <w:left w:val="nil"/>
              <w:bottom w:val="nil"/>
              <w:right w:val="nil"/>
            </w:tcBorders>
            <w:shd w:val="clear" w:color="auto" w:fill="auto"/>
            <w:noWrap/>
            <w:vAlign w:val="center"/>
          </w:tcPr>
          <w:p w14:paraId="4B920543" w14:textId="04884A7E"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299C5D48" w14:textId="77777777" w:rsidTr="00BA6D7A">
        <w:trPr>
          <w:trHeight w:val="240"/>
        </w:trPr>
        <w:tc>
          <w:tcPr>
            <w:tcW w:w="984" w:type="dxa"/>
            <w:tcBorders>
              <w:top w:val="nil"/>
              <w:left w:val="nil"/>
              <w:bottom w:val="nil"/>
              <w:right w:val="nil"/>
            </w:tcBorders>
            <w:shd w:val="clear" w:color="auto" w:fill="auto"/>
            <w:noWrap/>
            <w:vAlign w:val="center"/>
          </w:tcPr>
          <w:p w14:paraId="6021BA62" w14:textId="6BC39897" w:rsidR="00E84C3B" w:rsidRPr="002A4574" w:rsidRDefault="003B662A" w:rsidP="009D3D1C">
            <w:pPr>
              <w:rPr>
                <w:rFonts w:ascii="Calibri" w:hAnsi="Calibri"/>
                <w:color w:val="000000"/>
                <w:sz w:val="18"/>
                <w:szCs w:val="18"/>
              </w:rPr>
            </w:pPr>
            <w:r>
              <w:rPr>
                <w:rFonts w:ascii="Calibri" w:hAnsi="Calibri"/>
                <w:color w:val="000000"/>
                <w:sz w:val="18"/>
                <w:szCs w:val="18"/>
              </w:rPr>
              <w:t>724945</w:t>
            </w:r>
          </w:p>
        </w:tc>
        <w:tc>
          <w:tcPr>
            <w:tcW w:w="818" w:type="dxa"/>
            <w:gridSpan w:val="2"/>
            <w:tcBorders>
              <w:top w:val="nil"/>
              <w:left w:val="nil"/>
              <w:bottom w:val="nil"/>
              <w:right w:val="nil"/>
            </w:tcBorders>
            <w:shd w:val="clear" w:color="auto" w:fill="auto"/>
            <w:noWrap/>
            <w:vAlign w:val="center"/>
          </w:tcPr>
          <w:p w14:paraId="08F83871" w14:textId="4E1CC30F" w:rsidR="00E84C3B" w:rsidRPr="002A4574" w:rsidRDefault="003B662A" w:rsidP="009D3D1C">
            <w:pPr>
              <w:rPr>
                <w:rFonts w:ascii="Calibri" w:hAnsi="Calibri"/>
                <w:color w:val="000000"/>
                <w:sz w:val="18"/>
                <w:szCs w:val="18"/>
              </w:rPr>
            </w:pPr>
            <w:r>
              <w:rPr>
                <w:rFonts w:ascii="Calibri" w:hAnsi="Calibri"/>
                <w:color w:val="000000"/>
                <w:sz w:val="18"/>
                <w:szCs w:val="18"/>
              </w:rPr>
              <w:t>0.48</w:t>
            </w:r>
          </w:p>
        </w:tc>
        <w:tc>
          <w:tcPr>
            <w:tcW w:w="4955" w:type="dxa"/>
            <w:gridSpan w:val="3"/>
            <w:tcBorders>
              <w:top w:val="nil"/>
              <w:left w:val="nil"/>
              <w:bottom w:val="nil"/>
              <w:right w:val="nil"/>
            </w:tcBorders>
            <w:shd w:val="clear" w:color="auto" w:fill="auto"/>
            <w:noWrap/>
            <w:vAlign w:val="bottom"/>
          </w:tcPr>
          <w:p w14:paraId="3599FDAD" w14:textId="69D10335" w:rsidR="00E84C3B" w:rsidRPr="002A4574" w:rsidRDefault="003B662A" w:rsidP="009D3D1C">
            <w:pPr>
              <w:rPr>
                <w:rFonts w:ascii="Calibri" w:hAnsi="Calibri"/>
                <w:color w:val="000000"/>
                <w:sz w:val="18"/>
                <w:szCs w:val="18"/>
              </w:rPr>
            </w:pPr>
            <w:r>
              <w:rPr>
                <w:rFonts w:ascii="Calibri" w:hAnsi="Calibri"/>
                <w:color w:val="000000"/>
                <w:sz w:val="18"/>
                <w:szCs w:val="18"/>
              </w:rPr>
              <w:t>San Jose Intl AP</w:t>
            </w:r>
          </w:p>
        </w:tc>
        <w:tc>
          <w:tcPr>
            <w:tcW w:w="1451" w:type="dxa"/>
            <w:gridSpan w:val="2"/>
            <w:tcBorders>
              <w:top w:val="nil"/>
              <w:left w:val="nil"/>
              <w:bottom w:val="nil"/>
              <w:right w:val="nil"/>
            </w:tcBorders>
            <w:shd w:val="clear" w:color="auto" w:fill="auto"/>
            <w:noWrap/>
            <w:vAlign w:val="center"/>
          </w:tcPr>
          <w:p w14:paraId="6FA59948" w14:textId="254CA7F4" w:rsidR="00E84C3B" w:rsidRPr="002A4574" w:rsidRDefault="003B662A" w:rsidP="009D3D1C">
            <w:pPr>
              <w:rPr>
                <w:rFonts w:ascii="Calibri" w:hAnsi="Calibri"/>
                <w:color w:val="000000"/>
                <w:sz w:val="18"/>
                <w:szCs w:val="18"/>
              </w:rPr>
            </w:pPr>
            <w:r>
              <w:rPr>
                <w:rFonts w:ascii="Calibri" w:hAnsi="Calibri"/>
                <w:color w:val="000000"/>
                <w:sz w:val="18"/>
                <w:szCs w:val="18"/>
              </w:rPr>
              <w:t>37.37</w:t>
            </w:r>
          </w:p>
        </w:tc>
        <w:tc>
          <w:tcPr>
            <w:tcW w:w="1420" w:type="dxa"/>
            <w:gridSpan w:val="2"/>
            <w:tcBorders>
              <w:top w:val="nil"/>
              <w:left w:val="nil"/>
              <w:bottom w:val="nil"/>
              <w:right w:val="nil"/>
            </w:tcBorders>
            <w:shd w:val="clear" w:color="auto" w:fill="auto"/>
            <w:noWrap/>
            <w:vAlign w:val="center"/>
          </w:tcPr>
          <w:p w14:paraId="3EF64B47" w14:textId="598B977E" w:rsidR="00E84C3B" w:rsidRPr="002A4574" w:rsidRDefault="003B662A" w:rsidP="009D3D1C">
            <w:pPr>
              <w:rPr>
                <w:rFonts w:ascii="Calibri" w:hAnsi="Calibri"/>
                <w:color w:val="000000"/>
                <w:sz w:val="18"/>
                <w:szCs w:val="18"/>
              </w:rPr>
            </w:pPr>
            <w:r>
              <w:rPr>
                <w:rFonts w:ascii="Calibri" w:hAnsi="Calibri"/>
                <w:color w:val="000000"/>
                <w:sz w:val="18"/>
                <w:szCs w:val="18"/>
              </w:rPr>
              <w:t>-121.93</w:t>
            </w:r>
          </w:p>
        </w:tc>
        <w:tc>
          <w:tcPr>
            <w:tcW w:w="1293" w:type="dxa"/>
            <w:tcBorders>
              <w:top w:val="nil"/>
              <w:left w:val="nil"/>
              <w:bottom w:val="nil"/>
              <w:right w:val="nil"/>
            </w:tcBorders>
            <w:shd w:val="clear" w:color="auto" w:fill="auto"/>
            <w:noWrap/>
            <w:vAlign w:val="center"/>
          </w:tcPr>
          <w:p w14:paraId="09B2C0D5" w14:textId="041C69F4"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E84C3B" w:rsidRPr="002A4574" w14:paraId="4B69616E" w14:textId="77777777" w:rsidTr="00BA6D7A">
        <w:trPr>
          <w:trHeight w:val="240"/>
        </w:trPr>
        <w:tc>
          <w:tcPr>
            <w:tcW w:w="984" w:type="dxa"/>
            <w:tcBorders>
              <w:top w:val="nil"/>
              <w:left w:val="nil"/>
              <w:bottom w:val="nil"/>
              <w:right w:val="nil"/>
            </w:tcBorders>
            <w:shd w:val="clear" w:color="auto" w:fill="auto"/>
            <w:noWrap/>
            <w:vAlign w:val="center"/>
          </w:tcPr>
          <w:p w14:paraId="3A6C164E" w14:textId="2AE5F515" w:rsidR="00E84C3B" w:rsidRPr="002A4574" w:rsidRDefault="003B662A" w:rsidP="009D3D1C">
            <w:pPr>
              <w:rPr>
                <w:rFonts w:ascii="Calibri" w:hAnsi="Calibri"/>
                <w:color w:val="000000"/>
                <w:sz w:val="18"/>
                <w:szCs w:val="18"/>
              </w:rPr>
            </w:pPr>
            <w:r>
              <w:rPr>
                <w:rFonts w:ascii="Calibri" w:hAnsi="Calibri"/>
                <w:color w:val="000000"/>
                <w:sz w:val="18"/>
                <w:szCs w:val="18"/>
              </w:rPr>
              <w:t>724955</w:t>
            </w:r>
          </w:p>
        </w:tc>
        <w:tc>
          <w:tcPr>
            <w:tcW w:w="818" w:type="dxa"/>
            <w:gridSpan w:val="2"/>
            <w:tcBorders>
              <w:top w:val="nil"/>
              <w:left w:val="nil"/>
              <w:bottom w:val="nil"/>
              <w:right w:val="nil"/>
            </w:tcBorders>
            <w:shd w:val="clear" w:color="auto" w:fill="auto"/>
            <w:noWrap/>
            <w:vAlign w:val="center"/>
          </w:tcPr>
          <w:p w14:paraId="5FA081F4" w14:textId="2E7F02BF" w:rsidR="00E84C3B" w:rsidRPr="002A4574" w:rsidRDefault="003B662A" w:rsidP="009D3D1C">
            <w:pPr>
              <w:rPr>
                <w:rFonts w:ascii="Calibri" w:hAnsi="Calibri"/>
                <w:color w:val="000000"/>
                <w:sz w:val="18"/>
                <w:szCs w:val="18"/>
              </w:rPr>
            </w:pPr>
            <w:r>
              <w:rPr>
                <w:rFonts w:ascii="Calibri" w:hAnsi="Calibri"/>
                <w:color w:val="000000"/>
                <w:sz w:val="18"/>
                <w:szCs w:val="18"/>
              </w:rPr>
              <w:t>0.55</w:t>
            </w:r>
          </w:p>
        </w:tc>
        <w:tc>
          <w:tcPr>
            <w:tcW w:w="4955" w:type="dxa"/>
            <w:gridSpan w:val="3"/>
            <w:tcBorders>
              <w:top w:val="nil"/>
              <w:left w:val="nil"/>
              <w:bottom w:val="nil"/>
              <w:right w:val="nil"/>
            </w:tcBorders>
            <w:shd w:val="clear" w:color="auto" w:fill="auto"/>
            <w:noWrap/>
            <w:vAlign w:val="bottom"/>
          </w:tcPr>
          <w:p w14:paraId="2BA662C1" w14:textId="0E889EC3" w:rsidR="00E84C3B" w:rsidRPr="002A4574" w:rsidRDefault="003B662A" w:rsidP="009D3D1C">
            <w:pPr>
              <w:rPr>
                <w:rFonts w:ascii="Calibri" w:hAnsi="Calibri"/>
                <w:color w:val="000000"/>
                <w:sz w:val="18"/>
                <w:szCs w:val="18"/>
              </w:rPr>
            </w:pPr>
            <w:r>
              <w:rPr>
                <w:rFonts w:ascii="Calibri" w:hAnsi="Calibri"/>
                <w:color w:val="000000"/>
                <w:sz w:val="18"/>
                <w:szCs w:val="18"/>
              </w:rPr>
              <w:t>Napa Co. Airport</w:t>
            </w:r>
          </w:p>
        </w:tc>
        <w:tc>
          <w:tcPr>
            <w:tcW w:w="1451" w:type="dxa"/>
            <w:gridSpan w:val="2"/>
            <w:tcBorders>
              <w:top w:val="nil"/>
              <w:left w:val="nil"/>
              <w:bottom w:val="nil"/>
              <w:right w:val="nil"/>
            </w:tcBorders>
            <w:shd w:val="clear" w:color="auto" w:fill="auto"/>
            <w:noWrap/>
            <w:vAlign w:val="center"/>
          </w:tcPr>
          <w:p w14:paraId="29275C48" w14:textId="0F191B96" w:rsidR="00E84C3B" w:rsidRPr="002A4574" w:rsidRDefault="003B662A" w:rsidP="009D3D1C">
            <w:pPr>
              <w:rPr>
                <w:rFonts w:ascii="Calibri" w:hAnsi="Calibri"/>
                <w:color w:val="000000"/>
                <w:sz w:val="18"/>
                <w:szCs w:val="18"/>
              </w:rPr>
            </w:pPr>
            <w:r>
              <w:rPr>
                <w:rFonts w:ascii="Calibri" w:hAnsi="Calibri"/>
                <w:color w:val="000000"/>
                <w:sz w:val="18"/>
                <w:szCs w:val="18"/>
              </w:rPr>
              <w:t>38.22</w:t>
            </w:r>
          </w:p>
        </w:tc>
        <w:tc>
          <w:tcPr>
            <w:tcW w:w="1420" w:type="dxa"/>
            <w:gridSpan w:val="2"/>
            <w:tcBorders>
              <w:top w:val="nil"/>
              <w:left w:val="nil"/>
              <w:bottom w:val="nil"/>
              <w:right w:val="nil"/>
            </w:tcBorders>
            <w:shd w:val="clear" w:color="auto" w:fill="auto"/>
            <w:noWrap/>
            <w:vAlign w:val="center"/>
          </w:tcPr>
          <w:p w14:paraId="660C0BA6" w14:textId="74C3A719" w:rsidR="00E84C3B" w:rsidRPr="002A4574" w:rsidRDefault="003B662A" w:rsidP="009D3D1C">
            <w:pPr>
              <w:rPr>
                <w:rFonts w:ascii="Calibri" w:hAnsi="Calibri"/>
                <w:color w:val="000000"/>
                <w:sz w:val="18"/>
                <w:szCs w:val="18"/>
              </w:rPr>
            </w:pPr>
            <w:r>
              <w:rPr>
                <w:rFonts w:ascii="Calibri" w:hAnsi="Calibri"/>
                <w:color w:val="000000"/>
                <w:sz w:val="18"/>
                <w:szCs w:val="18"/>
              </w:rPr>
              <w:t>-122.28</w:t>
            </w:r>
          </w:p>
        </w:tc>
        <w:tc>
          <w:tcPr>
            <w:tcW w:w="1293" w:type="dxa"/>
            <w:tcBorders>
              <w:top w:val="nil"/>
              <w:left w:val="nil"/>
              <w:bottom w:val="nil"/>
              <w:right w:val="nil"/>
            </w:tcBorders>
            <w:shd w:val="clear" w:color="auto" w:fill="auto"/>
            <w:noWrap/>
            <w:vAlign w:val="center"/>
          </w:tcPr>
          <w:p w14:paraId="7727C2CE" w14:textId="17D18B0C" w:rsidR="00E84C3B" w:rsidRPr="002A4574" w:rsidRDefault="003B662A" w:rsidP="009D3D1C">
            <w:pPr>
              <w:rPr>
                <w:rFonts w:ascii="Calibri" w:hAnsi="Calibri"/>
                <w:color w:val="000000"/>
                <w:sz w:val="18"/>
                <w:szCs w:val="18"/>
              </w:rPr>
            </w:pPr>
            <w:r w:rsidRPr="002A4574">
              <w:rPr>
                <w:rFonts w:ascii="Calibri" w:hAnsi="Calibri"/>
                <w:color w:val="000000"/>
                <w:sz w:val="18"/>
                <w:szCs w:val="18"/>
              </w:rPr>
              <w:t>California</w:t>
            </w:r>
          </w:p>
        </w:tc>
      </w:tr>
      <w:tr w:rsidR="003B662A" w:rsidRPr="002A4574" w14:paraId="6E449EBB" w14:textId="77777777" w:rsidTr="00BA6D7A">
        <w:trPr>
          <w:trHeight w:val="240"/>
        </w:trPr>
        <w:tc>
          <w:tcPr>
            <w:tcW w:w="984" w:type="dxa"/>
            <w:tcBorders>
              <w:top w:val="nil"/>
              <w:left w:val="nil"/>
              <w:bottom w:val="nil"/>
              <w:right w:val="nil"/>
            </w:tcBorders>
            <w:shd w:val="clear" w:color="auto" w:fill="auto"/>
            <w:noWrap/>
            <w:vAlign w:val="center"/>
          </w:tcPr>
          <w:p w14:paraId="62F8B0B4" w14:textId="656AEFF4" w:rsidR="003B662A" w:rsidRPr="002A4574" w:rsidRDefault="003B662A" w:rsidP="009D3D1C">
            <w:pPr>
              <w:rPr>
                <w:rFonts w:ascii="Calibri" w:hAnsi="Calibri"/>
                <w:color w:val="000000"/>
                <w:sz w:val="18"/>
                <w:szCs w:val="18"/>
              </w:rPr>
            </w:pPr>
            <w:r>
              <w:rPr>
                <w:rFonts w:ascii="Calibri" w:hAnsi="Calibri"/>
                <w:color w:val="000000"/>
                <w:sz w:val="18"/>
                <w:szCs w:val="18"/>
              </w:rPr>
              <w:t>724957</w:t>
            </w:r>
          </w:p>
        </w:tc>
        <w:tc>
          <w:tcPr>
            <w:tcW w:w="818" w:type="dxa"/>
            <w:gridSpan w:val="2"/>
            <w:tcBorders>
              <w:top w:val="nil"/>
              <w:left w:val="nil"/>
              <w:bottom w:val="nil"/>
              <w:right w:val="nil"/>
            </w:tcBorders>
            <w:shd w:val="clear" w:color="auto" w:fill="auto"/>
            <w:noWrap/>
            <w:vAlign w:val="center"/>
          </w:tcPr>
          <w:p w14:paraId="799FDA87" w14:textId="3EAA5308" w:rsidR="003B662A" w:rsidRPr="002A4574" w:rsidRDefault="003B662A" w:rsidP="009D3D1C">
            <w:pPr>
              <w:rPr>
                <w:rFonts w:ascii="Calibri" w:hAnsi="Calibri"/>
                <w:color w:val="000000"/>
                <w:sz w:val="18"/>
                <w:szCs w:val="18"/>
              </w:rPr>
            </w:pPr>
            <w:r>
              <w:rPr>
                <w:rFonts w:ascii="Calibri" w:hAnsi="Calibri"/>
                <w:color w:val="000000"/>
                <w:sz w:val="18"/>
                <w:szCs w:val="18"/>
              </w:rPr>
              <w:t>0.49</w:t>
            </w:r>
          </w:p>
        </w:tc>
        <w:tc>
          <w:tcPr>
            <w:tcW w:w="4955" w:type="dxa"/>
            <w:gridSpan w:val="3"/>
            <w:tcBorders>
              <w:top w:val="nil"/>
              <w:left w:val="nil"/>
              <w:bottom w:val="nil"/>
              <w:right w:val="nil"/>
            </w:tcBorders>
            <w:shd w:val="clear" w:color="auto" w:fill="auto"/>
            <w:noWrap/>
            <w:vAlign w:val="bottom"/>
          </w:tcPr>
          <w:p w14:paraId="048F77E4" w14:textId="2EEF9C2F" w:rsidR="003B662A" w:rsidRPr="002A4574" w:rsidRDefault="003B662A" w:rsidP="00AD5C25">
            <w:pPr>
              <w:rPr>
                <w:rFonts w:ascii="Calibri" w:hAnsi="Calibri"/>
                <w:color w:val="000000"/>
                <w:sz w:val="18"/>
                <w:szCs w:val="18"/>
              </w:rPr>
            </w:pPr>
            <w:r>
              <w:rPr>
                <w:rFonts w:ascii="Calibri" w:hAnsi="Calibri"/>
                <w:color w:val="000000"/>
                <w:sz w:val="18"/>
                <w:szCs w:val="18"/>
              </w:rPr>
              <w:t>Santa Rosa (</w:t>
            </w:r>
            <w:r w:rsidR="00AD5C25">
              <w:rPr>
                <w:rFonts w:ascii="Calibri" w:hAnsi="Calibri"/>
                <w:color w:val="000000"/>
                <w:sz w:val="18"/>
                <w:szCs w:val="18"/>
              </w:rPr>
              <w:t>A</w:t>
            </w:r>
            <w:r>
              <w:rPr>
                <w:rFonts w:ascii="Calibri" w:hAnsi="Calibri"/>
                <w:color w:val="000000"/>
                <w:sz w:val="18"/>
                <w:szCs w:val="18"/>
              </w:rPr>
              <w:t>WOS</w:t>
            </w:r>
            <w:r w:rsidR="00AD5C25">
              <w:rPr>
                <w:rFonts w:ascii="Calibri" w:hAnsi="Calibri"/>
                <w:color w:val="000000"/>
                <w:sz w:val="18"/>
                <w:szCs w:val="18"/>
              </w:rPr>
              <w:t>)</w:t>
            </w:r>
          </w:p>
        </w:tc>
        <w:tc>
          <w:tcPr>
            <w:tcW w:w="1451" w:type="dxa"/>
            <w:gridSpan w:val="2"/>
            <w:tcBorders>
              <w:top w:val="nil"/>
              <w:left w:val="nil"/>
              <w:bottom w:val="nil"/>
              <w:right w:val="nil"/>
            </w:tcBorders>
            <w:shd w:val="clear" w:color="auto" w:fill="auto"/>
            <w:noWrap/>
            <w:vAlign w:val="center"/>
          </w:tcPr>
          <w:p w14:paraId="0EF70946" w14:textId="27B68A97" w:rsidR="003B662A" w:rsidRPr="002A4574" w:rsidRDefault="00AD5C25" w:rsidP="009D3D1C">
            <w:pPr>
              <w:rPr>
                <w:rFonts w:ascii="Calibri" w:hAnsi="Calibri"/>
                <w:color w:val="000000"/>
                <w:sz w:val="18"/>
                <w:szCs w:val="18"/>
              </w:rPr>
            </w:pPr>
            <w:r>
              <w:rPr>
                <w:rFonts w:ascii="Calibri" w:hAnsi="Calibri"/>
                <w:color w:val="000000"/>
                <w:sz w:val="18"/>
                <w:szCs w:val="18"/>
              </w:rPr>
              <w:t>38.52</w:t>
            </w:r>
          </w:p>
        </w:tc>
        <w:tc>
          <w:tcPr>
            <w:tcW w:w="1420" w:type="dxa"/>
            <w:gridSpan w:val="2"/>
            <w:tcBorders>
              <w:top w:val="nil"/>
              <w:left w:val="nil"/>
              <w:bottom w:val="nil"/>
              <w:right w:val="nil"/>
            </w:tcBorders>
            <w:shd w:val="clear" w:color="auto" w:fill="auto"/>
            <w:noWrap/>
            <w:vAlign w:val="center"/>
          </w:tcPr>
          <w:p w14:paraId="362B72AF" w14:textId="0FD20FD3" w:rsidR="003B662A" w:rsidRPr="002A4574" w:rsidRDefault="00AD5C25" w:rsidP="009D3D1C">
            <w:pPr>
              <w:rPr>
                <w:rFonts w:ascii="Calibri" w:hAnsi="Calibri"/>
                <w:color w:val="000000"/>
                <w:sz w:val="18"/>
                <w:szCs w:val="18"/>
              </w:rPr>
            </w:pPr>
            <w:r>
              <w:rPr>
                <w:rFonts w:ascii="Calibri" w:hAnsi="Calibri"/>
                <w:color w:val="000000"/>
                <w:sz w:val="18"/>
                <w:szCs w:val="18"/>
              </w:rPr>
              <w:t>-122.82</w:t>
            </w:r>
          </w:p>
        </w:tc>
        <w:tc>
          <w:tcPr>
            <w:tcW w:w="1293" w:type="dxa"/>
            <w:tcBorders>
              <w:top w:val="nil"/>
              <w:left w:val="nil"/>
              <w:bottom w:val="nil"/>
              <w:right w:val="nil"/>
            </w:tcBorders>
            <w:shd w:val="clear" w:color="auto" w:fill="auto"/>
            <w:noWrap/>
            <w:vAlign w:val="center"/>
          </w:tcPr>
          <w:p w14:paraId="3BDB7C84" w14:textId="72308AD5" w:rsidR="003B662A" w:rsidRPr="002A4574" w:rsidRDefault="00AD5C25"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87" w14:textId="77777777" w:rsidTr="00BA6D7A">
        <w:trPr>
          <w:trHeight w:val="240"/>
        </w:trPr>
        <w:tc>
          <w:tcPr>
            <w:tcW w:w="984" w:type="dxa"/>
            <w:tcBorders>
              <w:top w:val="nil"/>
              <w:left w:val="nil"/>
              <w:bottom w:val="nil"/>
              <w:right w:val="nil"/>
            </w:tcBorders>
            <w:shd w:val="clear" w:color="auto" w:fill="auto"/>
            <w:noWrap/>
            <w:vAlign w:val="center"/>
            <w:hideMark/>
          </w:tcPr>
          <w:p w14:paraId="0435B581"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725845</w:t>
            </w:r>
          </w:p>
        </w:tc>
        <w:tc>
          <w:tcPr>
            <w:tcW w:w="818" w:type="dxa"/>
            <w:gridSpan w:val="2"/>
            <w:tcBorders>
              <w:top w:val="nil"/>
              <w:left w:val="nil"/>
              <w:bottom w:val="nil"/>
              <w:right w:val="nil"/>
            </w:tcBorders>
            <w:shd w:val="clear" w:color="auto" w:fill="auto"/>
            <w:noWrap/>
            <w:vAlign w:val="center"/>
            <w:hideMark/>
          </w:tcPr>
          <w:p w14:paraId="0435B582"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0.44</w:t>
            </w:r>
          </w:p>
        </w:tc>
        <w:tc>
          <w:tcPr>
            <w:tcW w:w="4955" w:type="dxa"/>
            <w:gridSpan w:val="3"/>
            <w:tcBorders>
              <w:top w:val="nil"/>
              <w:left w:val="nil"/>
              <w:bottom w:val="nil"/>
              <w:right w:val="nil"/>
            </w:tcBorders>
            <w:shd w:val="clear" w:color="auto" w:fill="auto"/>
            <w:noWrap/>
            <w:vAlign w:val="bottom"/>
            <w:hideMark/>
          </w:tcPr>
          <w:p w14:paraId="0435B583"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Blue Canyon AP </w:t>
            </w:r>
          </w:p>
        </w:tc>
        <w:tc>
          <w:tcPr>
            <w:tcW w:w="1451" w:type="dxa"/>
            <w:gridSpan w:val="2"/>
            <w:tcBorders>
              <w:top w:val="nil"/>
              <w:left w:val="nil"/>
              <w:bottom w:val="nil"/>
              <w:right w:val="nil"/>
            </w:tcBorders>
            <w:shd w:val="clear" w:color="auto" w:fill="auto"/>
            <w:noWrap/>
            <w:vAlign w:val="center"/>
            <w:hideMark/>
          </w:tcPr>
          <w:p w14:paraId="0435B584" w14:textId="536A6500" w:rsidR="009D3D1C" w:rsidRDefault="009D3D1C" w:rsidP="009D3D1C">
            <w:pPr>
              <w:rPr>
                <w:rFonts w:ascii="Calibri" w:hAnsi="Calibri"/>
                <w:color w:val="000000"/>
                <w:sz w:val="18"/>
                <w:szCs w:val="18"/>
              </w:rPr>
            </w:pPr>
            <w:r w:rsidRPr="002A4574">
              <w:rPr>
                <w:rFonts w:ascii="Calibri" w:hAnsi="Calibri"/>
                <w:color w:val="000000"/>
                <w:sz w:val="18"/>
                <w:szCs w:val="18"/>
              </w:rPr>
              <w:t>39.3</w:t>
            </w:r>
            <w:r w:rsidR="00AD5C25">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85"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–120.72</w:t>
            </w:r>
          </w:p>
        </w:tc>
        <w:tc>
          <w:tcPr>
            <w:tcW w:w="1293" w:type="dxa"/>
            <w:tcBorders>
              <w:top w:val="nil"/>
              <w:left w:val="nil"/>
              <w:bottom w:val="nil"/>
              <w:right w:val="nil"/>
            </w:tcBorders>
            <w:shd w:val="clear" w:color="auto" w:fill="auto"/>
            <w:noWrap/>
            <w:vAlign w:val="center"/>
            <w:hideMark/>
          </w:tcPr>
          <w:p w14:paraId="0435B586"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8E" w14:textId="77777777" w:rsidTr="00BA6D7A">
        <w:trPr>
          <w:trHeight w:val="240"/>
        </w:trPr>
        <w:tc>
          <w:tcPr>
            <w:tcW w:w="984" w:type="dxa"/>
            <w:tcBorders>
              <w:top w:val="nil"/>
              <w:left w:val="nil"/>
              <w:bottom w:val="nil"/>
              <w:right w:val="nil"/>
            </w:tcBorders>
            <w:shd w:val="clear" w:color="auto" w:fill="auto"/>
            <w:noWrap/>
            <w:vAlign w:val="center"/>
            <w:hideMark/>
          </w:tcPr>
          <w:p w14:paraId="0435B588"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725846</w:t>
            </w:r>
          </w:p>
        </w:tc>
        <w:tc>
          <w:tcPr>
            <w:tcW w:w="818" w:type="dxa"/>
            <w:gridSpan w:val="2"/>
            <w:tcBorders>
              <w:top w:val="nil"/>
              <w:left w:val="nil"/>
              <w:bottom w:val="nil"/>
              <w:right w:val="nil"/>
            </w:tcBorders>
            <w:shd w:val="clear" w:color="auto" w:fill="auto"/>
            <w:noWrap/>
            <w:vAlign w:val="center"/>
            <w:hideMark/>
          </w:tcPr>
          <w:p w14:paraId="0435B589"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0.66</w:t>
            </w:r>
          </w:p>
        </w:tc>
        <w:tc>
          <w:tcPr>
            <w:tcW w:w="4955" w:type="dxa"/>
            <w:gridSpan w:val="3"/>
            <w:tcBorders>
              <w:top w:val="nil"/>
              <w:left w:val="nil"/>
              <w:bottom w:val="nil"/>
              <w:right w:val="nil"/>
            </w:tcBorders>
            <w:shd w:val="clear" w:color="auto" w:fill="auto"/>
            <w:noWrap/>
            <w:vAlign w:val="bottom"/>
            <w:hideMark/>
          </w:tcPr>
          <w:p w14:paraId="0435B58A"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Truckee–Tahoe </w:t>
            </w:r>
          </w:p>
        </w:tc>
        <w:tc>
          <w:tcPr>
            <w:tcW w:w="1451" w:type="dxa"/>
            <w:gridSpan w:val="2"/>
            <w:tcBorders>
              <w:top w:val="nil"/>
              <w:left w:val="nil"/>
              <w:bottom w:val="nil"/>
              <w:right w:val="nil"/>
            </w:tcBorders>
            <w:shd w:val="clear" w:color="auto" w:fill="auto"/>
            <w:noWrap/>
            <w:vAlign w:val="center"/>
            <w:hideMark/>
          </w:tcPr>
          <w:p w14:paraId="0435B58B"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39.32</w:t>
            </w:r>
          </w:p>
        </w:tc>
        <w:tc>
          <w:tcPr>
            <w:tcW w:w="1420" w:type="dxa"/>
            <w:gridSpan w:val="2"/>
            <w:tcBorders>
              <w:top w:val="nil"/>
              <w:left w:val="nil"/>
              <w:bottom w:val="nil"/>
              <w:right w:val="nil"/>
            </w:tcBorders>
            <w:shd w:val="clear" w:color="auto" w:fill="auto"/>
            <w:noWrap/>
            <w:vAlign w:val="center"/>
            <w:hideMark/>
          </w:tcPr>
          <w:p w14:paraId="0435B58C"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–120.13</w:t>
            </w:r>
          </w:p>
        </w:tc>
        <w:tc>
          <w:tcPr>
            <w:tcW w:w="1293" w:type="dxa"/>
            <w:tcBorders>
              <w:top w:val="nil"/>
              <w:left w:val="nil"/>
              <w:bottom w:val="nil"/>
              <w:right w:val="nil"/>
            </w:tcBorders>
            <w:shd w:val="clear" w:color="auto" w:fill="auto"/>
            <w:noWrap/>
            <w:vAlign w:val="center"/>
            <w:hideMark/>
          </w:tcPr>
          <w:p w14:paraId="0435B58D"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95" w14:textId="77777777" w:rsidTr="00BA6D7A">
        <w:trPr>
          <w:trHeight w:val="240"/>
        </w:trPr>
        <w:tc>
          <w:tcPr>
            <w:tcW w:w="984" w:type="dxa"/>
            <w:tcBorders>
              <w:top w:val="nil"/>
              <w:left w:val="nil"/>
              <w:bottom w:val="nil"/>
              <w:right w:val="nil"/>
            </w:tcBorders>
            <w:shd w:val="clear" w:color="auto" w:fill="auto"/>
            <w:noWrap/>
            <w:vAlign w:val="center"/>
            <w:hideMark/>
          </w:tcPr>
          <w:p w14:paraId="0435B58F"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725847</w:t>
            </w:r>
          </w:p>
        </w:tc>
        <w:tc>
          <w:tcPr>
            <w:tcW w:w="818" w:type="dxa"/>
            <w:gridSpan w:val="2"/>
            <w:tcBorders>
              <w:top w:val="nil"/>
              <w:left w:val="nil"/>
              <w:bottom w:val="nil"/>
              <w:right w:val="nil"/>
            </w:tcBorders>
            <w:shd w:val="clear" w:color="auto" w:fill="auto"/>
            <w:noWrap/>
            <w:vAlign w:val="center"/>
            <w:hideMark/>
          </w:tcPr>
          <w:p w14:paraId="0435B590"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0.64</w:t>
            </w:r>
          </w:p>
        </w:tc>
        <w:tc>
          <w:tcPr>
            <w:tcW w:w="4955" w:type="dxa"/>
            <w:gridSpan w:val="3"/>
            <w:tcBorders>
              <w:top w:val="nil"/>
              <w:left w:val="nil"/>
              <w:bottom w:val="nil"/>
              <w:right w:val="nil"/>
            </w:tcBorders>
            <w:shd w:val="clear" w:color="auto" w:fill="auto"/>
            <w:noWrap/>
            <w:vAlign w:val="bottom"/>
            <w:hideMark/>
          </w:tcPr>
          <w:p w14:paraId="0435B591"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South Lake Tahoe </w:t>
            </w:r>
          </w:p>
        </w:tc>
        <w:tc>
          <w:tcPr>
            <w:tcW w:w="1451" w:type="dxa"/>
            <w:gridSpan w:val="2"/>
            <w:tcBorders>
              <w:top w:val="nil"/>
              <w:left w:val="nil"/>
              <w:bottom w:val="nil"/>
              <w:right w:val="nil"/>
            </w:tcBorders>
            <w:shd w:val="clear" w:color="auto" w:fill="auto"/>
            <w:noWrap/>
            <w:vAlign w:val="center"/>
            <w:hideMark/>
          </w:tcPr>
          <w:p w14:paraId="0435B592" w14:textId="24EC3375" w:rsidR="009D3D1C" w:rsidRDefault="009D3D1C" w:rsidP="009D3D1C">
            <w:pPr>
              <w:rPr>
                <w:rFonts w:ascii="Calibri" w:hAnsi="Calibri"/>
                <w:color w:val="000000"/>
                <w:sz w:val="18"/>
                <w:szCs w:val="18"/>
              </w:rPr>
            </w:pPr>
            <w:r w:rsidRPr="002A4574">
              <w:rPr>
                <w:rFonts w:ascii="Calibri" w:hAnsi="Calibri"/>
                <w:color w:val="000000"/>
                <w:sz w:val="18"/>
                <w:szCs w:val="18"/>
              </w:rPr>
              <w:t>38.9</w:t>
            </w:r>
            <w:r w:rsidR="00AD5C25">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93"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–120.00</w:t>
            </w:r>
          </w:p>
        </w:tc>
        <w:tc>
          <w:tcPr>
            <w:tcW w:w="1293" w:type="dxa"/>
            <w:tcBorders>
              <w:top w:val="nil"/>
              <w:left w:val="nil"/>
              <w:bottom w:val="nil"/>
              <w:right w:val="nil"/>
            </w:tcBorders>
            <w:shd w:val="clear" w:color="auto" w:fill="auto"/>
            <w:noWrap/>
            <w:vAlign w:val="center"/>
            <w:hideMark/>
          </w:tcPr>
          <w:p w14:paraId="0435B594"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9C" w14:textId="77777777" w:rsidTr="00BA6D7A">
        <w:trPr>
          <w:trHeight w:val="240"/>
        </w:trPr>
        <w:tc>
          <w:tcPr>
            <w:tcW w:w="984" w:type="dxa"/>
            <w:tcBorders>
              <w:top w:val="nil"/>
              <w:left w:val="nil"/>
              <w:bottom w:val="nil"/>
              <w:right w:val="nil"/>
            </w:tcBorders>
            <w:shd w:val="clear" w:color="auto" w:fill="auto"/>
            <w:noWrap/>
            <w:vAlign w:val="center"/>
            <w:hideMark/>
          </w:tcPr>
          <w:p w14:paraId="0435B596"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725905</w:t>
            </w:r>
          </w:p>
        </w:tc>
        <w:tc>
          <w:tcPr>
            <w:tcW w:w="818" w:type="dxa"/>
            <w:gridSpan w:val="2"/>
            <w:tcBorders>
              <w:top w:val="nil"/>
              <w:left w:val="nil"/>
              <w:bottom w:val="nil"/>
              <w:right w:val="nil"/>
            </w:tcBorders>
            <w:shd w:val="clear" w:color="auto" w:fill="auto"/>
            <w:noWrap/>
            <w:vAlign w:val="center"/>
            <w:hideMark/>
          </w:tcPr>
          <w:p w14:paraId="0435B597"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hideMark/>
          </w:tcPr>
          <w:p w14:paraId="0435B598"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Ukiah Municipal AP </w:t>
            </w:r>
          </w:p>
        </w:tc>
        <w:tc>
          <w:tcPr>
            <w:tcW w:w="1451" w:type="dxa"/>
            <w:gridSpan w:val="2"/>
            <w:tcBorders>
              <w:top w:val="nil"/>
              <w:left w:val="nil"/>
              <w:bottom w:val="nil"/>
              <w:right w:val="nil"/>
            </w:tcBorders>
            <w:shd w:val="clear" w:color="auto" w:fill="auto"/>
            <w:noWrap/>
            <w:vAlign w:val="center"/>
            <w:hideMark/>
          </w:tcPr>
          <w:p w14:paraId="0435B599"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39.13</w:t>
            </w:r>
          </w:p>
        </w:tc>
        <w:tc>
          <w:tcPr>
            <w:tcW w:w="1420" w:type="dxa"/>
            <w:gridSpan w:val="2"/>
            <w:tcBorders>
              <w:top w:val="nil"/>
              <w:left w:val="nil"/>
              <w:bottom w:val="nil"/>
              <w:right w:val="nil"/>
            </w:tcBorders>
            <w:shd w:val="clear" w:color="auto" w:fill="auto"/>
            <w:noWrap/>
            <w:vAlign w:val="center"/>
            <w:hideMark/>
          </w:tcPr>
          <w:p w14:paraId="0435B59A"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–123.20</w:t>
            </w:r>
          </w:p>
        </w:tc>
        <w:tc>
          <w:tcPr>
            <w:tcW w:w="1293" w:type="dxa"/>
            <w:tcBorders>
              <w:top w:val="nil"/>
              <w:left w:val="nil"/>
              <w:bottom w:val="nil"/>
              <w:right w:val="nil"/>
            </w:tcBorders>
            <w:shd w:val="clear" w:color="auto" w:fill="auto"/>
            <w:noWrap/>
            <w:vAlign w:val="center"/>
            <w:hideMark/>
          </w:tcPr>
          <w:p w14:paraId="0435B59B"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A3" w14:textId="77777777" w:rsidTr="00BA6D7A">
        <w:trPr>
          <w:trHeight w:val="240"/>
        </w:trPr>
        <w:tc>
          <w:tcPr>
            <w:tcW w:w="984" w:type="dxa"/>
            <w:tcBorders>
              <w:top w:val="nil"/>
              <w:left w:val="nil"/>
              <w:bottom w:val="nil"/>
              <w:right w:val="nil"/>
            </w:tcBorders>
            <w:shd w:val="clear" w:color="auto" w:fill="auto"/>
            <w:noWrap/>
            <w:vAlign w:val="center"/>
            <w:hideMark/>
          </w:tcPr>
          <w:p w14:paraId="0435B59D"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725910</w:t>
            </w:r>
          </w:p>
        </w:tc>
        <w:tc>
          <w:tcPr>
            <w:tcW w:w="818" w:type="dxa"/>
            <w:gridSpan w:val="2"/>
            <w:tcBorders>
              <w:top w:val="nil"/>
              <w:left w:val="nil"/>
              <w:bottom w:val="nil"/>
              <w:right w:val="nil"/>
            </w:tcBorders>
            <w:shd w:val="clear" w:color="auto" w:fill="auto"/>
            <w:noWrap/>
            <w:vAlign w:val="center"/>
            <w:hideMark/>
          </w:tcPr>
          <w:p w14:paraId="0435B59E" w14:textId="65A6C129" w:rsidR="009D3D1C" w:rsidRDefault="009D3D1C" w:rsidP="009D3D1C">
            <w:pPr>
              <w:rPr>
                <w:rFonts w:ascii="Calibri" w:hAnsi="Calibri"/>
                <w:color w:val="000000"/>
                <w:sz w:val="18"/>
                <w:szCs w:val="18"/>
              </w:rPr>
            </w:pPr>
            <w:r w:rsidRPr="002A4574">
              <w:rPr>
                <w:rFonts w:ascii="Calibri" w:hAnsi="Calibri"/>
                <w:color w:val="000000"/>
                <w:sz w:val="18"/>
                <w:szCs w:val="18"/>
              </w:rPr>
              <w:t>0.5</w:t>
            </w:r>
            <w:r w:rsidR="00AD5C25">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9F" w14:textId="7364BE28" w:rsidR="009D3D1C" w:rsidRPr="002A4574" w:rsidRDefault="009D3D1C" w:rsidP="00AD5C25">
            <w:pPr>
              <w:rPr>
                <w:rFonts w:ascii="Calibri" w:hAnsi="Calibri"/>
                <w:color w:val="000000"/>
                <w:sz w:val="18"/>
                <w:szCs w:val="18"/>
              </w:rPr>
            </w:pPr>
            <w:r w:rsidRPr="002A4574">
              <w:rPr>
                <w:rFonts w:ascii="Calibri" w:hAnsi="Calibri"/>
                <w:color w:val="000000"/>
                <w:sz w:val="18"/>
                <w:szCs w:val="18"/>
              </w:rPr>
              <w:t xml:space="preserve">Red Bluff Municipal </w:t>
            </w:r>
            <w:proofErr w:type="spellStart"/>
            <w:r w:rsidRPr="002A4574">
              <w:rPr>
                <w:rFonts w:ascii="Calibri" w:hAnsi="Calibri"/>
                <w:color w:val="000000"/>
                <w:sz w:val="18"/>
                <w:szCs w:val="18"/>
              </w:rPr>
              <w:t>Arpt</w:t>
            </w:r>
            <w:proofErr w:type="spellEnd"/>
          </w:p>
        </w:tc>
        <w:tc>
          <w:tcPr>
            <w:tcW w:w="1451" w:type="dxa"/>
            <w:gridSpan w:val="2"/>
            <w:tcBorders>
              <w:top w:val="nil"/>
              <w:left w:val="nil"/>
              <w:bottom w:val="nil"/>
              <w:right w:val="nil"/>
            </w:tcBorders>
            <w:shd w:val="clear" w:color="auto" w:fill="auto"/>
            <w:noWrap/>
            <w:vAlign w:val="center"/>
            <w:hideMark/>
          </w:tcPr>
          <w:p w14:paraId="0435B5A0" w14:textId="77777777" w:rsidR="009D3D1C" w:rsidRDefault="009D3D1C" w:rsidP="009D3D1C">
            <w:pPr>
              <w:rPr>
                <w:rFonts w:ascii="Calibri" w:hAnsi="Calibri"/>
                <w:color w:val="000000"/>
                <w:sz w:val="18"/>
                <w:szCs w:val="18"/>
              </w:rPr>
            </w:pPr>
            <w:r w:rsidRPr="002A4574">
              <w:rPr>
                <w:rFonts w:ascii="Calibri" w:hAnsi="Calibri"/>
                <w:color w:val="000000"/>
                <w:sz w:val="18"/>
                <w:szCs w:val="18"/>
              </w:rPr>
              <w:t>40.15</w:t>
            </w:r>
          </w:p>
        </w:tc>
        <w:tc>
          <w:tcPr>
            <w:tcW w:w="1420" w:type="dxa"/>
            <w:gridSpan w:val="2"/>
            <w:tcBorders>
              <w:top w:val="nil"/>
              <w:left w:val="nil"/>
              <w:bottom w:val="nil"/>
              <w:right w:val="nil"/>
            </w:tcBorders>
            <w:shd w:val="clear" w:color="auto" w:fill="auto"/>
            <w:noWrap/>
            <w:vAlign w:val="center"/>
            <w:hideMark/>
          </w:tcPr>
          <w:p w14:paraId="0435B5A1"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–122.25</w:t>
            </w:r>
          </w:p>
        </w:tc>
        <w:tc>
          <w:tcPr>
            <w:tcW w:w="1293" w:type="dxa"/>
            <w:tcBorders>
              <w:top w:val="nil"/>
              <w:left w:val="nil"/>
              <w:bottom w:val="nil"/>
              <w:right w:val="nil"/>
            </w:tcBorders>
            <w:shd w:val="clear" w:color="auto" w:fill="auto"/>
            <w:noWrap/>
            <w:vAlign w:val="center"/>
            <w:hideMark/>
          </w:tcPr>
          <w:p w14:paraId="0435B5A2"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AA" w14:textId="77777777" w:rsidTr="00BA6D7A">
        <w:trPr>
          <w:trHeight w:val="240"/>
        </w:trPr>
        <w:tc>
          <w:tcPr>
            <w:tcW w:w="984" w:type="dxa"/>
            <w:tcBorders>
              <w:top w:val="nil"/>
              <w:left w:val="nil"/>
              <w:bottom w:val="nil"/>
              <w:right w:val="nil"/>
            </w:tcBorders>
            <w:shd w:val="clear" w:color="auto" w:fill="auto"/>
            <w:noWrap/>
            <w:vAlign w:val="center"/>
            <w:hideMark/>
          </w:tcPr>
          <w:p w14:paraId="0435B5A4"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725920</w:t>
            </w:r>
          </w:p>
        </w:tc>
        <w:tc>
          <w:tcPr>
            <w:tcW w:w="818" w:type="dxa"/>
            <w:gridSpan w:val="2"/>
            <w:tcBorders>
              <w:top w:val="nil"/>
              <w:left w:val="nil"/>
              <w:bottom w:val="nil"/>
              <w:right w:val="nil"/>
            </w:tcBorders>
            <w:shd w:val="clear" w:color="auto" w:fill="auto"/>
            <w:noWrap/>
            <w:vAlign w:val="center"/>
            <w:hideMark/>
          </w:tcPr>
          <w:p w14:paraId="0435B5A5"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0.47</w:t>
            </w:r>
          </w:p>
        </w:tc>
        <w:tc>
          <w:tcPr>
            <w:tcW w:w="4955" w:type="dxa"/>
            <w:gridSpan w:val="3"/>
            <w:tcBorders>
              <w:top w:val="nil"/>
              <w:left w:val="nil"/>
              <w:bottom w:val="nil"/>
              <w:right w:val="nil"/>
            </w:tcBorders>
            <w:shd w:val="clear" w:color="auto" w:fill="auto"/>
            <w:noWrap/>
            <w:vAlign w:val="bottom"/>
            <w:hideMark/>
          </w:tcPr>
          <w:p w14:paraId="0435B5A6" w14:textId="7ADFF080" w:rsidR="009D3D1C" w:rsidRPr="002A4574" w:rsidRDefault="009D3D1C" w:rsidP="00AD5C25">
            <w:pPr>
              <w:rPr>
                <w:rFonts w:ascii="Calibri" w:hAnsi="Calibri"/>
                <w:color w:val="000000"/>
                <w:sz w:val="18"/>
                <w:szCs w:val="18"/>
              </w:rPr>
            </w:pPr>
            <w:r w:rsidRPr="002A4574">
              <w:rPr>
                <w:rFonts w:ascii="Calibri" w:hAnsi="Calibri"/>
                <w:color w:val="000000"/>
                <w:sz w:val="18"/>
                <w:szCs w:val="18"/>
              </w:rPr>
              <w:t xml:space="preserve">Redding Municipal </w:t>
            </w:r>
            <w:proofErr w:type="spellStart"/>
            <w:r w:rsidRPr="002A4574">
              <w:rPr>
                <w:rFonts w:ascii="Calibri" w:hAnsi="Calibri"/>
                <w:color w:val="000000"/>
                <w:sz w:val="18"/>
                <w:szCs w:val="18"/>
              </w:rPr>
              <w:t>Arpt</w:t>
            </w:r>
            <w:proofErr w:type="spellEnd"/>
          </w:p>
        </w:tc>
        <w:tc>
          <w:tcPr>
            <w:tcW w:w="1451" w:type="dxa"/>
            <w:gridSpan w:val="2"/>
            <w:tcBorders>
              <w:top w:val="nil"/>
              <w:left w:val="nil"/>
              <w:bottom w:val="nil"/>
              <w:right w:val="nil"/>
            </w:tcBorders>
            <w:shd w:val="clear" w:color="auto" w:fill="auto"/>
            <w:noWrap/>
            <w:vAlign w:val="center"/>
            <w:hideMark/>
          </w:tcPr>
          <w:p w14:paraId="0435B5A7" w14:textId="77777777" w:rsidR="009D3D1C" w:rsidRDefault="009D3D1C" w:rsidP="009D3D1C">
            <w:pPr>
              <w:rPr>
                <w:rFonts w:ascii="Calibri" w:hAnsi="Calibri"/>
                <w:color w:val="000000"/>
                <w:sz w:val="18"/>
                <w:szCs w:val="18"/>
              </w:rPr>
            </w:pPr>
            <w:r w:rsidRPr="002A4574">
              <w:rPr>
                <w:rFonts w:ascii="Calibri" w:hAnsi="Calibri"/>
                <w:color w:val="000000"/>
                <w:sz w:val="18"/>
                <w:szCs w:val="18"/>
              </w:rPr>
              <w:t>40.52</w:t>
            </w:r>
          </w:p>
        </w:tc>
        <w:tc>
          <w:tcPr>
            <w:tcW w:w="1420" w:type="dxa"/>
            <w:gridSpan w:val="2"/>
            <w:tcBorders>
              <w:top w:val="nil"/>
              <w:left w:val="nil"/>
              <w:bottom w:val="nil"/>
              <w:right w:val="nil"/>
            </w:tcBorders>
            <w:shd w:val="clear" w:color="auto" w:fill="auto"/>
            <w:noWrap/>
            <w:vAlign w:val="center"/>
            <w:hideMark/>
          </w:tcPr>
          <w:p w14:paraId="0435B5A8"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–122.32</w:t>
            </w:r>
          </w:p>
        </w:tc>
        <w:tc>
          <w:tcPr>
            <w:tcW w:w="1293" w:type="dxa"/>
            <w:tcBorders>
              <w:top w:val="nil"/>
              <w:left w:val="nil"/>
              <w:bottom w:val="nil"/>
              <w:right w:val="nil"/>
            </w:tcBorders>
            <w:shd w:val="clear" w:color="auto" w:fill="auto"/>
            <w:noWrap/>
            <w:vAlign w:val="center"/>
            <w:hideMark/>
          </w:tcPr>
          <w:p w14:paraId="0435B5A9"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B1" w14:textId="77777777" w:rsidTr="00BA6D7A">
        <w:trPr>
          <w:trHeight w:val="240"/>
        </w:trPr>
        <w:tc>
          <w:tcPr>
            <w:tcW w:w="984" w:type="dxa"/>
            <w:tcBorders>
              <w:top w:val="nil"/>
              <w:left w:val="nil"/>
              <w:bottom w:val="nil"/>
              <w:right w:val="nil"/>
            </w:tcBorders>
            <w:shd w:val="clear" w:color="auto" w:fill="auto"/>
            <w:noWrap/>
            <w:vAlign w:val="center"/>
            <w:hideMark/>
          </w:tcPr>
          <w:p w14:paraId="0435B5AB"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725945</w:t>
            </w:r>
          </w:p>
        </w:tc>
        <w:tc>
          <w:tcPr>
            <w:tcW w:w="818" w:type="dxa"/>
            <w:gridSpan w:val="2"/>
            <w:tcBorders>
              <w:top w:val="nil"/>
              <w:left w:val="nil"/>
              <w:bottom w:val="nil"/>
              <w:right w:val="nil"/>
            </w:tcBorders>
            <w:shd w:val="clear" w:color="auto" w:fill="auto"/>
            <w:noWrap/>
            <w:vAlign w:val="center"/>
            <w:hideMark/>
          </w:tcPr>
          <w:p w14:paraId="0435B5AC"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0.56</w:t>
            </w:r>
          </w:p>
        </w:tc>
        <w:tc>
          <w:tcPr>
            <w:tcW w:w="4955" w:type="dxa"/>
            <w:gridSpan w:val="3"/>
            <w:tcBorders>
              <w:top w:val="nil"/>
              <w:left w:val="nil"/>
              <w:bottom w:val="nil"/>
              <w:right w:val="nil"/>
            </w:tcBorders>
            <w:shd w:val="clear" w:color="auto" w:fill="auto"/>
            <w:noWrap/>
            <w:vAlign w:val="bottom"/>
            <w:hideMark/>
          </w:tcPr>
          <w:p w14:paraId="0435B5AD" w14:textId="7C1A54F5" w:rsidR="009D3D1C" w:rsidRPr="002A4574" w:rsidRDefault="009D3D1C" w:rsidP="00AD5C25">
            <w:pPr>
              <w:rPr>
                <w:rFonts w:ascii="Calibri" w:hAnsi="Calibri"/>
                <w:color w:val="000000"/>
                <w:sz w:val="18"/>
                <w:szCs w:val="18"/>
              </w:rPr>
            </w:pPr>
            <w:r w:rsidRPr="002A4574">
              <w:rPr>
                <w:rFonts w:ascii="Calibri" w:hAnsi="Calibri"/>
                <w:color w:val="000000"/>
                <w:sz w:val="18"/>
                <w:szCs w:val="18"/>
              </w:rPr>
              <w:t>Arcata Airport</w:t>
            </w:r>
          </w:p>
        </w:tc>
        <w:tc>
          <w:tcPr>
            <w:tcW w:w="1451" w:type="dxa"/>
            <w:gridSpan w:val="2"/>
            <w:tcBorders>
              <w:top w:val="nil"/>
              <w:left w:val="nil"/>
              <w:bottom w:val="nil"/>
              <w:right w:val="nil"/>
            </w:tcBorders>
            <w:shd w:val="clear" w:color="auto" w:fill="auto"/>
            <w:noWrap/>
            <w:vAlign w:val="center"/>
            <w:hideMark/>
          </w:tcPr>
          <w:p w14:paraId="0435B5AE" w14:textId="77777777" w:rsidR="009D3D1C" w:rsidRDefault="009D3D1C" w:rsidP="009D3D1C">
            <w:pPr>
              <w:rPr>
                <w:rFonts w:ascii="Calibri" w:hAnsi="Calibri"/>
                <w:color w:val="000000"/>
                <w:sz w:val="18"/>
                <w:szCs w:val="18"/>
              </w:rPr>
            </w:pPr>
            <w:r w:rsidRPr="002A4574">
              <w:rPr>
                <w:rFonts w:ascii="Calibri" w:hAnsi="Calibri"/>
                <w:color w:val="000000"/>
                <w:sz w:val="18"/>
                <w:szCs w:val="18"/>
              </w:rPr>
              <w:t>40.98</w:t>
            </w:r>
          </w:p>
        </w:tc>
        <w:tc>
          <w:tcPr>
            <w:tcW w:w="1420" w:type="dxa"/>
            <w:gridSpan w:val="2"/>
            <w:tcBorders>
              <w:top w:val="nil"/>
              <w:left w:val="nil"/>
              <w:bottom w:val="nil"/>
              <w:right w:val="nil"/>
            </w:tcBorders>
            <w:shd w:val="clear" w:color="auto" w:fill="auto"/>
            <w:noWrap/>
            <w:vAlign w:val="center"/>
            <w:hideMark/>
          </w:tcPr>
          <w:p w14:paraId="0435B5AF"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–124.10</w:t>
            </w:r>
          </w:p>
        </w:tc>
        <w:tc>
          <w:tcPr>
            <w:tcW w:w="1293" w:type="dxa"/>
            <w:tcBorders>
              <w:top w:val="nil"/>
              <w:left w:val="nil"/>
              <w:bottom w:val="nil"/>
              <w:right w:val="nil"/>
            </w:tcBorders>
            <w:shd w:val="clear" w:color="auto" w:fill="auto"/>
            <w:noWrap/>
            <w:vAlign w:val="center"/>
            <w:hideMark/>
          </w:tcPr>
          <w:p w14:paraId="0435B5B0"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B8" w14:textId="77777777" w:rsidTr="00BA6D7A">
        <w:trPr>
          <w:trHeight w:val="240"/>
        </w:trPr>
        <w:tc>
          <w:tcPr>
            <w:tcW w:w="984" w:type="dxa"/>
            <w:tcBorders>
              <w:top w:val="nil"/>
              <w:left w:val="nil"/>
              <w:bottom w:val="nil"/>
              <w:right w:val="nil"/>
            </w:tcBorders>
            <w:shd w:val="clear" w:color="auto" w:fill="auto"/>
            <w:noWrap/>
            <w:vAlign w:val="center"/>
            <w:hideMark/>
          </w:tcPr>
          <w:p w14:paraId="0435B5B2"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725946</w:t>
            </w:r>
          </w:p>
        </w:tc>
        <w:tc>
          <w:tcPr>
            <w:tcW w:w="818" w:type="dxa"/>
            <w:gridSpan w:val="2"/>
            <w:tcBorders>
              <w:top w:val="nil"/>
              <w:left w:val="nil"/>
              <w:bottom w:val="nil"/>
              <w:right w:val="nil"/>
            </w:tcBorders>
            <w:shd w:val="clear" w:color="auto" w:fill="auto"/>
            <w:noWrap/>
            <w:vAlign w:val="center"/>
            <w:hideMark/>
          </w:tcPr>
          <w:p w14:paraId="0435B5B3" w14:textId="73DEF927" w:rsidR="009D3D1C" w:rsidRDefault="009D3D1C" w:rsidP="009D3D1C">
            <w:pPr>
              <w:rPr>
                <w:rFonts w:ascii="Calibri" w:hAnsi="Calibri"/>
                <w:color w:val="000000"/>
                <w:sz w:val="18"/>
                <w:szCs w:val="18"/>
              </w:rPr>
            </w:pPr>
            <w:r w:rsidRPr="002A4574">
              <w:rPr>
                <w:rFonts w:ascii="Calibri" w:hAnsi="Calibri"/>
                <w:color w:val="000000"/>
                <w:sz w:val="18"/>
                <w:szCs w:val="18"/>
              </w:rPr>
              <w:t>0.6</w:t>
            </w:r>
            <w:r w:rsidR="00AD5C25">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B4" w14:textId="193A41F4" w:rsidR="009D3D1C" w:rsidRPr="002A4574" w:rsidRDefault="009D3D1C" w:rsidP="00AD5C25">
            <w:pPr>
              <w:rPr>
                <w:rFonts w:ascii="Calibri" w:hAnsi="Calibri"/>
                <w:color w:val="000000"/>
                <w:sz w:val="18"/>
                <w:szCs w:val="18"/>
              </w:rPr>
            </w:pPr>
            <w:r w:rsidRPr="002A4574">
              <w:rPr>
                <w:rFonts w:ascii="Calibri" w:hAnsi="Calibri"/>
                <w:color w:val="000000"/>
                <w:sz w:val="18"/>
                <w:szCs w:val="18"/>
              </w:rPr>
              <w:t xml:space="preserve">Crescent City </w:t>
            </w:r>
            <w:proofErr w:type="spellStart"/>
            <w:r w:rsidRPr="002A4574">
              <w:rPr>
                <w:rFonts w:ascii="Calibri" w:hAnsi="Calibri"/>
                <w:color w:val="000000"/>
                <w:sz w:val="18"/>
                <w:szCs w:val="18"/>
              </w:rPr>
              <w:t>Faa</w:t>
            </w:r>
            <w:proofErr w:type="spellEnd"/>
            <w:r w:rsidRPr="002A4574">
              <w:rPr>
                <w:rFonts w:ascii="Calibri" w:hAnsi="Calibri"/>
                <w:color w:val="000000"/>
                <w:sz w:val="18"/>
                <w:szCs w:val="18"/>
              </w:rPr>
              <w:t xml:space="preserve"> Ai</w:t>
            </w:r>
          </w:p>
        </w:tc>
        <w:tc>
          <w:tcPr>
            <w:tcW w:w="1451" w:type="dxa"/>
            <w:gridSpan w:val="2"/>
            <w:tcBorders>
              <w:top w:val="nil"/>
              <w:left w:val="nil"/>
              <w:bottom w:val="nil"/>
              <w:right w:val="nil"/>
            </w:tcBorders>
            <w:shd w:val="clear" w:color="auto" w:fill="auto"/>
            <w:noWrap/>
            <w:vAlign w:val="center"/>
            <w:hideMark/>
          </w:tcPr>
          <w:p w14:paraId="0435B5B5" w14:textId="77777777" w:rsidR="009D3D1C" w:rsidRDefault="009D3D1C" w:rsidP="009D3D1C">
            <w:pPr>
              <w:rPr>
                <w:rFonts w:ascii="Calibri" w:hAnsi="Calibri"/>
                <w:color w:val="000000"/>
                <w:sz w:val="18"/>
                <w:szCs w:val="18"/>
              </w:rPr>
            </w:pPr>
            <w:r w:rsidRPr="002A4574">
              <w:rPr>
                <w:rFonts w:ascii="Calibri" w:hAnsi="Calibri"/>
                <w:color w:val="000000"/>
                <w:sz w:val="18"/>
                <w:szCs w:val="18"/>
              </w:rPr>
              <w:t>41.78</w:t>
            </w:r>
          </w:p>
        </w:tc>
        <w:tc>
          <w:tcPr>
            <w:tcW w:w="1420" w:type="dxa"/>
            <w:gridSpan w:val="2"/>
            <w:tcBorders>
              <w:top w:val="nil"/>
              <w:left w:val="nil"/>
              <w:bottom w:val="nil"/>
              <w:right w:val="nil"/>
            </w:tcBorders>
            <w:shd w:val="clear" w:color="auto" w:fill="auto"/>
            <w:noWrap/>
            <w:vAlign w:val="center"/>
            <w:hideMark/>
          </w:tcPr>
          <w:p w14:paraId="0435B5B6"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–124.23</w:t>
            </w:r>
          </w:p>
        </w:tc>
        <w:tc>
          <w:tcPr>
            <w:tcW w:w="1293" w:type="dxa"/>
            <w:tcBorders>
              <w:top w:val="nil"/>
              <w:left w:val="nil"/>
              <w:bottom w:val="nil"/>
              <w:right w:val="nil"/>
            </w:tcBorders>
            <w:shd w:val="clear" w:color="auto" w:fill="auto"/>
            <w:noWrap/>
            <w:vAlign w:val="center"/>
            <w:hideMark/>
          </w:tcPr>
          <w:p w14:paraId="0435B5B7"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BF" w14:textId="77777777" w:rsidTr="00BA6D7A">
        <w:trPr>
          <w:trHeight w:val="240"/>
        </w:trPr>
        <w:tc>
          <w:tcPr>
            <w:tcW w:w="984" w:type="dxa"/>
            <w:tcBorders>
              <w:top w:val="nil"/>
              <w:left w:val="nil"/>
              <w:bottom w:val="nil"/>
              <w:right w:val="nil"/>
            </w:tcBorders>
            <w:shd w:val="clear" w:color="auto" w:fill="auto"/>
            <w:noWrap/>
            <w:vAlign w:val="center"/>
            <w:hideMark/>
          </w:tcPr>
          <w:p w14:paraId="0435B5B9"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725955</w:t>
            </w:r>
          </w:p>
        </w:tc>
        <w:tc>
          <w:tcPr>
            <w:tcW w:w="818" w:type="dxa"/>
            <w:gridSpan w:val="2"/>
            <w:tcBorders>
              <w:top w:val="nil"/>
              <w:left w:val="nil"/>
              <w:bottom w:val="nil"/>
              <w:right w:val="nil"/>
            </w:tcBorders>
            <w:shd w:val="clear" w:color="auto" w:fill="auto"/>
            <w:noWrap/>
            <w:vAlign w:val="center"/>
            <w:hideMark/>
          </w:tcPr>
          <w:p w14:paraId="0435B5BA"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0.55</w:t>
            </w:r>
          </w:p>
        </w:tc>
        <w:tc>
          <w:tcPr>
            <w:tcW w:w="4955" w:type="dxa"/>
            <w:gridSpan w:val="3"/>
            <w:tcBorders>
              <w:top w:val="nil"/>
              <w:left w:val="nil"/>
              <w:bottom w:val="nil"/>
              <w:right w:val="nil"/>
            </w:tcBorders>
            <w:shd w:val="clear" w:color="auto" w:fill="auto"/>
            <w:noWrap/>
            <w:vAlign w:val="bottom"/>
            <w:hideMark/>
          </w:tcPr>
          <w:p w14:paraId="0435B5BB" w14:textId="6B00E65C" w:rsidR="009D3D1C" w:rsidRPr="002A4574" w:rsidRDefault="009D3D1C" w:rsidP="00AD5C25">
            <w:pPr>
              <w:rPr>
                <w:rFonts w:ascii="Calibri" w:hAnsi="Calibri"/>
                <w:color w:val="000000"/>
                <w:sz w:val="18"/>
                <w:szCs w:val="18"/>
              </w:rPr>
            </w:pPr>
            <w:r w:rsidRPr="002A4574">
              <w:rPr>
                <w:rFonts w:ascii="Calibri" w:hAnsi="Calibri"/>
                <w:color w:val="000000"/>
                <w:sz w:val="18"/>
                <w:szCs w:val="18"/>
              </w:rPr>
              <w:t>Montague Siskiyou County AP</w:t>
            </w:r>
          </w:p>
        </w:tc>
        <w:tc>
          <w:tcPr>
            <w:tcW w:w="1451" w:type="dxa"/>
            <w:gridSpan w:val="2"/>
            <w:tcBorders>
              <w:top w:val="nil"/>
              <w:left w:val="nil"/>
              <w:bottom w:val="nil"/>
              <w:right w:val="nil"/>
            </w:tcBorders>
            <w:shd w:val="clear" w:color="auto" w:fill="auto"/>
            <w:noWrap/>
            <w:vAlign w:val="center"/>
            <w:hideMark/>
          </w:tcPr>
          <w:p w14:paraId="0435B5BC" w14:textId="77777777" w:rsidR="009D3D1C" w:rsidRDefault="009D3D1C" w:rsidP="009D3D1C">
            <w:pPr>
              <w:rPr>
                <w:rFonts w:ascii="Calibri" w:hAnsi="Calibri"/>
                <w:color w:val="000000"/>
                <w:sz w:val="18"/>
                <w:szCs w:val="18"/>
              </w:rPr>
            </w:pPr>
            <w:r w:rsidRPr="002A4574">
              <w:rPr>
                <w:rFonts w:ascii="Calibri" w:hAnsi="Calibri"/>
                <w:color w:val="000000"/>
                <w:sz w:val="18"/>
                <w:szCs w:val="18"/>
              </w:rPr>
              <w:t>41.78</w:t>
            </w:r>
          </w:p>
        </w:tc>
        <w:tc>
          <w:tcPr>
            <w:tcW w:w="1420" w:type="dxa"/>
            <w:gridSpan w:val="2"/>
            <w:tcBorders>
              <w:top w:val="nil"/>
              <w:left w:val="nil"/>
              <w:bottom w:val="nil"/>
              <w:right w:val="nil"/>
            </w:tcBorders>
            <w:shd w:val="clear" w:color="auto" w:fill="auto"/>
            <w:noWrap/>
            <w:vAlign w:val="center"/>
            <w:hideMark/>
          </w:tcPr>
          <w:p w14:paraId="0435B5BD"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–122.47</w:t>
            </w:r>
          </w:p>
        </w:tc>
        <w:tc>
          <w:tcPr>
            <w:tcW w:w="1293" w:type="dxa"/>
            <w:tcBorders>
              <w:top w:val="nil"/>
              <w:left w:val="nil"/>
              <w:bottom w:val="nil"/>
              <w:right w:val="nil"/>
            </w:tcBorders>
            <w:shd w:val="clear" w:color="auto" w:fill="auto"/>
            <w:noWrap/>
            <w:vAlign w:val="center"/>
            <w:hideMark/>
          </w:tcPr>
          <w:p w14:paraId="0435B5BE"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C6" w14:textId="77777777" w:rsidTr="00BA6D7A">
        <w:trPr>
          <w:trHeight w:val="240"/>
        </w:trPr>
        <w:tc>
          <w:tcPr>
            <w:tcW w:w="984" w:type="dxa"/>
            <w:tcBorders>
              <w:top w:val="nil"/>
              <w:left w:val="nil"/>
              <w:bottom w:val="nil"/>
              <w:right w:val="nil"/>
            </w:tcBorders>
            <w:shd w:val="clear" w:color="auto" w:fill="auto"/>
            <w:noWrap/>
            <w:vAlign w:val="center"/>
            <w:hideMark/>
          </w:tcPr>
          <w:p w14:paraId="0435B5C0"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725958</w:t>
            </w:r>
          </w:p>
        </w:tc>
        <w:tc>
          <w:tcPr>
            <w:tcW w:w="818" w:type="dxa"/>
            <w:gridSpan w:val="2"/>
            <w:tcBorders>
              <w:top w:val="nil"/>
              <w:left w:val="nil"/>
              <w:bottom w:val="nil"/>
              <w:right w:val="nil"/>
            </w:tcBorders>
            <w:shd w:val="clear" w:color="auto" w:fill="auto"/>
            <w:noWrap/>
            <w:vAlign w:val="center"/>
            <w:hideMark/>
          </w:tcPr>
          <w:p w14:paraId="0435B5C1"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0.59</w:t>
            </w:r>
          </w:p>
        </w:tc>
        <w:tc>
          <w:tcPr>
            <w:tcW w:w="4955" w:type="dxa"/>
            <w:gridSpan w:val="3"/>
            <w:tcBorders>
              <w:top w:val="nil"/>
              <w:left w:val="nil"/>
              <w:bottom w:val="nil"/>
              <w:right w:val="nil"/>
            </w:tcBorders>
            <w:shd w:val="clear" w:color="auto" w:fill="auto"/>
            <w:noWrap/>
            <w:vAlign w:val="bottom"/>
            <w:hideMark/>
          </w:tcPr>
          <w:p w14:paraId="0435B5C2" w14:textId="1C924485" w:rsidR="009D3D1C" w:rsidRPr="002A4574" w:rsidRDefault="009D3D1C" w:rsidP="00AD5C25">
            <w:pPr>
              <w:rPr>
                <w:rFonts w:ascii="Calibri" w:hAnsi="Calibri"/>
                <w:color w:val="000000"/>
                <w:sz w:val="18"/>
                <w:szCs w:val="18"/>
              </w:rPr>
            </w:pPr>
            <w:r w:rsidRPr="002A4574">
              <w:rPr>
                <w:rFonts w:ascii="Calibri" w:hAnsi="Calibri"/>
                <w:color w:val="000000"/>
                <w:sz w:val="18"/>
                <w:szCs w:val="18"/>
              </w:rPr>
              <w:t>Alturas</w:t>
            </w:r>
          </w:p>
        </w:tc>
        <w:tc>
          <w:tcPr>
            <w:tcW w:w="1451" w:type="dxa"/>
            <w:gridSpan w:val="2"/>
            <w:tcBorders>
              <w:top w:val="nil"/>
              <w:left w:val="nil"/>
              <w:bottom w:val="nil"/>
              <w:right w:val="nil"/>
            </w:tcBorders>
            <w:shd w:val="clear" w:color="auto" w:fill="auto"/>
            <w:noWrap/>
            <w:vAlign w:val="center"/>
            <w:hideMark/>
          </w:tcPr>
          <w:p w14:paraId="0435B5C3" w14:textId="7BA64522" w:rsidR="009D3D1C" w:rsidRDefault="009D3D1C" w:rsidP="009D3D1C">
            <w:pPr>
              <w:rPr>
                <w:rFonts w:ascii="Calibri" w:hAnsi="Calibri"/>
                <w:color w:val="000000"/>
                <w:sz w:val="18"/>
                <w:szCs w:val="18"/>
              </w:rPr>
            </w:pPr>
            <w:r w:rsidRPr="002A4574">
              <w:rPr>
                <w:rFonts w:ascii="Calibri" w:hAnsi="Calibri"/>
                <w:color w:val="000000"/>
                <w:sz w:val="18"/>
                <w:szCs w:val="18"/>
              </w:rPr>
              <w:t>41.5</w:t>
            </w:r>
            <w:r w:rsidR="00AD5C25">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C4"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–120.53</w:t>
            </w:r>
          </w:p>
        </w:tc>
        <w:tc>
          <w:tcPr>
            <w:tcW w:w="1293" w:type="dxa"/>
            <w:tcBorders>
              <w:top w:val="nil"/>
              <w:left w:val="nil"/>
              <w:bottom w:val="nil"/>
              <w:right w:val="nil"/>
            </w:tcBorders>
            <w:shd w:val="clear" w:color="auto" w:fill="auto"/>
            <w:noWrap/>
            <w:vAlign w:val="center"/>
            <w:hideMark/>
          </w:tcPr>
          <w:p w14:paraId="0435B5C5"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CD" w14:textId="77777777" w:rsidTr="00BA6D7A">
        <w:trPr>
          <w:trHeight w:val="240"/>
        </w:trPr>
        <w:tc>
          <w:tcPr>
            <w:tcW w:w="984" w:type="dxa"/>
            <w:tcBorders>
              <w:top w:val="nil"/>
              <w:left w:val="nil"/>
              <w:bottom w:val="nil"/>
              <w:right w:val="nil"/>
            </w:tcBorders>
            <w:shd w:val="clear" w:color="auto" w:fill="auto"/>
            <w:noWrap/>
            <w:vAlign w:val="center"/>
            <w:hideMark/>
          </w:tcPr>
          <w:p w14:paraId="0435B5C7"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745090</w:t>
            </w:r>
          </w:p>
        </w:tc>
        <w:tc>
          <w:tcPr>
            <w:tcW w:w="818" w:type="dxa"/>
            <w:gridSpan w:val="2"/>
            <w:tcBorders>
              <w:top w:val="nil"/>
              <w:left w:val="nil"/>
              <w:bottom w:val="nil"/>
              <w:right w:val="nil"/>
            </w:tcBorders>
            <w:shd w:val="clear" w:color="auto" w:fill="auto"/>
            <w:noWrap/>
            <w:vAlign w:val="center"/>
            <w:hideMark/>
          </w:tcPr>
          <w:p w14:paraId="0435B5C8"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0.45</w:t>
            </w:r>
          </w:p>
        </w:tc>
        <w:tc>
          <w:tcPr>
            <w:tcW w:w="4955" w:type="dxa"/>
            <w:gridSpan w:val="3"/>
            <w:tcBorders>
              <w:top w:val="nil"/>
              <w:left w:val="nil"/>
              <w:bottom w:val="nil"/>
              <w:right w:val="nil"/>
            </w:tcBorders>
            <w:shd w:val="clear" w:color="auto" w:fill="auto"/>
            <w:noWrap/>
            <w:vAlign w:val="bottom"/>
            <w:hideMark/>
          </w:tcPr>
          <w:p w14:paraId="0435B5C9"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Mountain View Moffett </w:t>
            </w:r>
            <w:proofErr w:type="spellStart"/>
            <w:r w:rsidRPr="002A4574">
              <w:rPr>
                <w:rFonts w:ascii="Calibri" w:hAnsi="Calibri"/>
                <w:color w:val="000000"/>
                <w:sz w:val="18"/>
                <w:szCs w:val="18"/>
              </w:rPr>
              <w:t>Fld</w:t>
            </w:r>
            <w:proofErr w:type="spellEnd"/>
            <w:r w:rsidRPr="002A4574">
              <w:rPr>
                <w:rFonts w:ascii="Calibri" w:hAnsi="Calibri"/>
                <w:color w:val="000000"/>
                <w:sz w:val="18"/>
                <w:szCs w:val="18"/>
              </w:rPr>
              <w:t xml:space="preserve"> NAS </w:t>
            </w:r>
          </w:p>
        </w:tc>
        <w:tc>
          <w:tcPr>
            <w:tcW w:w="1451" w:type="dxa"/>
            <w:gridSpan w:val="2"/>
            <w:tcBorders>
              <w:top w:val="nil"/>
              <w:left w:val="nil"/>
              <w:bottom w:val="nil"/>
              <w:right w:val="nil"/>
            </w:tcBorders>
            <w:shd w:val="clear" w:color="auto" w:fill="auto"/>
            <w:noWrap/>
            <w:vAlign w:val="center"/>
            <w:hideMark/>
          </w:tcPr>
          <w:p w14:paraId="0435B5CA" w14:textId="0165AB25" w:rsidR="009D3D1C" w:rsidRDefault="009D3D1C" w:rsidP="009D3D1C">
            <w:pPr>
              <w:rPr>
                <w:rFonts w:ascii="Calibri" w:hAnsi="Calibri"/>
                <w:color w:val="000000"/>
                <w:sz w:val="18"/>
                <w:szCs w:val="18"/>
              </w:rPr>
            </w:pPr>
            <w:r w:rsidRPr="002A4574">
              <w:rPr>
                <w:rFonts w:ascii="Calibri" w:hAnsi="Calibri"/>
                <w:color w:val="000000"/>
                <w:sz w:val="18"/>
                <w:szCs w:val="18"/>
              </w:rPr>
              <w:t>37.4</w:t>
            </w:r>
            <w:r w:rsidR="00AD5C25">
              <w:rPr>
                <w:rFonts w:ascii="Calibri" w:hAnsi="Calibri"/>
                <w:color w:val="000000"/>
                <w:sz w:val="18"/>
                <w:szCs w:val="18"/>
              </w:rPr>
              <w:t>0</w:t>
            </w:r>
          </w:p>
        </w:tc>
        <w:tc>
          <w:tcPr>
            <w:tcW w:w="1420" w:type="dxa"/>
            <w:gridSpan w:val="2"/>
            <w:tcBorders>
              <w:top w:val="nil"/>
              <w:left w:val="nil"/>
              <w:bottom w:val="nil"/>
              <w:right w:val="nil"/>
            </w:tcBorders>
            <w:shd w:val="clear" w:color="auto" w:fill="auto"/>
            <w:noWrap/>
            <w:vAlign w:val="center"/>
            <w:hideMark/>
          </w:tcPr>
          <w:p w14:paraId="0435B5CB"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–122.05</w:t>
            </w:r>
          </w:p>
        </w:tc>
        <w:tc>
          <w:tcPr>
            <w:tcW w:w="1293" w:type="dxa"/>
            <w:tcBorders>
              <w:top w:val="nil"/>
              <w:left w:val="nil"/>
              <w:bottom w:val="nil"/>
              <w:right w:val="nil"/>
            </w:tcBorders>
            <w:shd w:val="clear" w:color="auto" w:fill="auto"/>
            <w:noWrap/>
            <w:vAlign w:val="center"/>
            <w:hideMark/>
          </w:tcPr>
          <w:p w14:paraId="0435B5CC"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D4" w14:textId="77777777" w:rsidTr="00BA6D7A">
        <w:trPr>
          <w:trHeight w:val="240"/>
        </w:trPr>
        <w:tc>
          <w:tcPr>
            <w:tcW w:w="984" w:type="dxa"/>
            <w:tcBorders>
              <w:top w:val="nil"/>
              <w:left w:val="nil"/>
              <w:bottom w:val="nil"/>
              <w:right w:val="nil"/>
            </w:tcBorders>
            <w:shd w:val="clear" w:color="auto" w:fill="auto"/>
            <w:noWrap/>
            <w:vAlign w:val="center"/>
            <w:hideMark/>
          </w:tcPr>
          <w:p w14:paraId="0435B5CE"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745160</w:t>
            </w:r>
          </w:p>
        </w:tc>
        <w:tc>
          <w:tcPr>
            <w:tcW w:w="818" w:type="dxa"/>
            <w:gridSpan w:val="2"/>
            <w:tcBorders>
              <w:top w:val="nil"/>
              <w:left w:val="nil"/>
              <w:bottom w:val="nil"/>
              <w:right w:val="nil"/>
            </w:tcBorders>
            <w:shd w:val="clear" w:color="auto" w:fill="auto"/>
            <w:noWrap/>
            <w:vAlign w:val="center"/>
            <w:hideMark/>
          </w:tcPr>
          <w:p w14:paraId="0435B5CF"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0.67</w:t>
            </w:r>
          </w:p>
        </w:tc>
        <w:tc>
          <w:tcPr>
            <w:tcW w:w="4955" w:type="dxa"/>
            <w:gridSpan w:val="3"/>
            <w:tcBorders>
              <w:top w:val="nil"/>
              <w:left w:val="nil"/>
              <w:bottom w:val="nil"/>
              <w:right w:val="nil"/>
            </w:tcBorders>
            <w:shd w:val="clear" w:color="auto" w:fill="auto"/>
            <w:noWrap/>
            <w:vAlign w:val="bottom"/>
            <w:hideMark/>
          </w:tcPr>
          <w:p w14:paraId="0435B5D0"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Travis Field AFB </w:t>
            </w:r>
          </w:p>
        </w:tc>
        <w:tc>
          <w:tcPr>
            <w:tcW w:w="1451" w:type="dxa"/>
            <w:gridSpan w:val="2"/>
            <w:tcBorders>
              <w:top w:val="nil"/>
              <w:left w:val="nil"/>
              <w:bottom w:val="nil"/>
              <w:right w:val="nil"/>
            </w:tcBorders>
            <w:shd w:val="clear" w:color="auto" w:fill="auto"/>
            <w:noWrap/>
            <w:vAlign w:val="center"/>
            <w:hideMark/>
          </w:tcPr>
          <w:p w14:paraId="0435B5D1"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38.27</w:t>
            </w:r>
          </w:p>
        </w:tc>
        <w:tc>
          <w:tcPr>
            <w:tcW w:w="1420" w:type="dxa"/>
            <w:gridSpan w:val="2"/>
            <w:tcBorders>
              <w:top w:val="nil"/>
              <w:left w:val="nil"/>
              <w:bottom w:val="nil"/>
              <w:right w:val="nil"/>
            </w:tcBorders>
            <w:shd w:val="clear" w:color="auto" w:fill="auto"/>
            <w:noWrap/>
            <w:vAlign w:val="center"/>
            <w:hideMark/>
          </w:tcPr>
          <w:p w14:paraId="0435B5D2"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–121.93</w:t>
            </w:r>
          </w:p>
        </w:tc>
        <w:tc>
          <w:tcPr>
            <w:tcW w:w="1293" w:type="dxa"/>
            <w:tcBorders>
              <w:top w:val="nil"/>
              <w:left w:val="nil"/>
              <w:bottom w:val="nil"/>
              <w:right w:val="nil"/>
            </w:tcBorders>
            <w:shd w:val="clear" w:color="auto" w:fill="auto"/>
            <w:noWrap/>
            <w:vAlign w:val="center"/>
            <w:hideMark/>
          </w:tcPr>
          <w:p w14:paraId="0435B5D3"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DB" w14:textId="77777777" w:rsidTr="00BA6D7A">
        <w:trPr>
          <w:trHeight w:val="240"/>
        </w:trPr>
        <w:tc>
          <w:tcPr>
            <w:tcW w:w="984" w:type="dxa"/>
            <w:tcBorders>
              <w:top w:val="nil"/>
              <w:left w:val="nil"/>
              <w:bottom w:val="nil"/>
              <w:right w:val="nil"/>
            </w:tcBorders>
            <w:shd w:val="clear" w:color="auto" w:fill="auto"/>
            <w:noWrap/>
            <w:vAlign w:val="center"/>
            <w:hideMark/>
          </w:tcPr>
          <w:p w14:paraId="0435B5D5"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746120</w:t>
            </w:r>
          </w:p>
        </w:tc>
        <w:tc>
          <w:tcPr>
            <w:tcW w:w="818" w:type="dxa"/>
            <w:gridSpan w:val="2"/>
            <w:tcBorders>
              <w:top w:val="nil"/>
              <w:left w:val="nil"/>
              <w:bottom w:val="nil"/>
              <w:right w:val="nil"/>
            </w:tcBorders>
            <w:shd w:val="clear" w:color="auto" w:fill="auto"/>
            <w:noWrap/>
            <w:vAlign w:val="center"/>
            <w:hideMark/>
          </w:tcPr>
          <w:p w14:paraId="0435B5D6"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0.52</w:t>
            </w:r>
          </w:p>
        </w:tc>
        <w:tc>
          <w:tcPr>
            <w:tcW w:w="4955" w:type="dxa"/>
            <w:gridSpan w:val="3"/>
            <w:tcBorders>
              <w:top w:val="nil"/>
              <w:left w:val="nil"/>
              <w:bottom w:val="nil"/>
              <w:right w:val="nil"/>
            </w:tcBorders>
            <w:shd w:val="clear" w:color="auto" w:fill="auto"/>
            <w:noWrap/>
            <w:vAlign w:val="bottom"/>
            <w:hideMark/>
          </w:tcPr>
          <w:p w14:paraId="0435B5D7"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China Lake </w:t>
            </w:r>
            <w:proofErr w:type="spellStart"/>
            <w:r w:rsidRPr="002A4574">
              <w:rPr>
                <w:rFonts w:ascii="Calibri" w:hAnsi="Calibri"/>
                <w:color w:val="000000"/>
                <w:sz w:val="18"/>
                <w:szCs w:val="18"/>
              </w:rPr>
              <w:t>Naf</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D8"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35.68</w:t>
            </w:r>
          </w:p>
        </w:tc>
        <w:tc>
          <w:tcPr>
            <w:tcW w:w="1420" w:type="dxa"/>
            <w:gridSpan w:val="2"/>
            <w:tcBorders>
              <w:top w:val="nil"/>
              <w:left w:val="nil"/>
              <w:bottom w:val="nil"/>
              <w:right w:val="nil"/>
            </w:tcBorders>
            <w:shd w:val="clear" w:color="auto" w:fill="auto"/>
            <w:noWrap/>
            <w:vAlign w:val="center"/>
            <w:hideMark/>
          </w:tcPr>
          <w:p w14:paraId="0435B5D9"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–117.68</w:t>
            </w:r>
          </w:p>
        </w:tc>
        <w:tc>
          <w:tcPr>
            <w:tcW w:w="1293" w:type="dxa"/>
            <w:tcBorders>
              <w:top w:val="nil"/>
              <w:left w:val="nil"/>
              <w:bottom w:val="nil"/>
              <w:right w:val="nil"/>
            </w:tcBorders>
            <w:shd w:val="clear" w:color="auto" w:fill="auto"/>
            <w:noWrap/>
            <w:vAlign w:val="center"/>
            <w:hideMark/>
          </w:tcPr>
          <w:p w14:paraId="0435B5DA"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E2" w14:textId="77777777" w:rsidTr="00BA6D7A">
        <w:trPr>
          <w:trHeight w:val="240"/>
        </w:trPr>
        <w:tc>
          <w:tcPr>
            <w:tcW w:w="984" w:type="dxa"/>
            <w:tcBorders>
              <w:top w:val="nil"/>
              <w:left w:val="nil"/>
              <w:bottom w:val="nil"/>
              <w:right w:val="nil"/>
            </w:tcBorders>
            <w:shd w:val="clear" w:color="auto" w:fill="auto"/>
            <w:noWrap/>
            <w:vAlign w:val="center"/>
            <w:hideMark/>
          </w:tcPr>
          <w:p w14:paraId="0435B5DC"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747020</w:t>
            </w:r>
          </w:p>
        </w:tc>
        <w:tc>
          <w:tcPr>
            <w:tcW w:w="818" w:type="dxa"/>
            <w:gridSpan w:val="2"/>
            <w:tcBorders>
              <w:top w:val="nil"/>
              <w:left w:val="nil"/>
              <w:bottom w:val="nil"/>
              <w:right w:val="nil"/>
            </w:tcBorders>
            <w:shd w:val="clear" w:color="auto" w:fill="auto"/>
            <w:noWrap/>
            <w:vAlign w:val="center"/>
            <w:hideMark/>
          </w:tcPr>
          <w:p w14:paraId="0435B5DD" w14:textId="3841C472" w:rsidR="009D3D1C" w:rsidRDefault="009D3D1C" w:rsidP="009D3D1C">
            <w:pPr>
              <w:rPr>
                <w:rFonts w:ascii="Calibri" w:hAnsi="Calibri"/>
                <w:color w:val="000000"/>
                <w:sz w:val="18"/>
                <w:szCs w:val="18"/>
              </w:rPr>
            </w:pPr>
            <w:r w:rsidRPr="002A4574">
              <w:rPr>
                <w:rFonts w:ascii="Calibri" w:hAnsi="Calibri"/>
                <w:color w:val="000000"/>
                <w:sz w:val="18"/>
                <w:szCs w:val="18"/>
              </w:rPr>
              <w:t>0.5</w:t>
            </w:r>
            <w:r w:rsidR="00AD5C25">
              <w:rPr>
                <w:rFonts w:ascii="Calibri" w:hAnsi="Calibri"/>
                <w:color w:val="000000"/>
                <w:sz w:val="18"/>
                <w:szCs w:val="18"/>
              </w:rPr>
              <w:t>0</w:t>
            </w:r>
          </w:p>
        </w:tc>
        <w:tc>
          <w:tcPr>
            <w:tcW w:w="4955" w:type="dxa"/>
            <w:gridSpan w:val="3"/>
            <w:tcBorders>
              <w:top w:val="nil"/>
              <w:left w:val="nil"/>
              <w:bottom w:val="nil"/>
              <w:right w:val="nil"/>
            </w:tcBorders>
            <w:shd w:val="clear" w:color="auto" w:fill="auto"/>
            <w:noWrap/>
            <w:vAlign w:val="bottom"/>
            <w:hideMark/>
          </w:tcPr>
          <w:p w14:paraId="0435B5DE"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Lemoore Reeves NAS </w:t>
            </w:r>
          </w:p>
        </w:tc>
        <w:tc>
          <w:tcPr>
            <w:tcW w:w="1451" w:type="dxa"/>
            <w:gridSpan w:val="2"/>
            <w:tcBorders>
              <w:top w:val="nil"/>
              <w:left w:val="nil"/>
              <w:bottom w:val="nil"/>
              <w:right w:val="nil"/>
            </w:tcBorders>
            <w:shd w:val="clear" w:color="auto" w:fill="auto"/>
            <w:noWrap/>
            <w:vAlign w:val="center"/>
            <w:hideMark/>
          </w:tcPr>
          <w:p w14:paraId="0435B5DF"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36.33</w:t>
            </w:r>
          </w:p>
        </w:tc>
        <w:tc>
          <w:tcPr>
            <w:tcW w:w="1420" w:type="dxa"/>
            <w:gridSpan w:val="2"/>
            <w:tcBorders>
              <w:top w:val="nil"/>
              <w:left w:val="nil"/>
              <w:bottom w:val="nil"/>
              <w:right w:val="nil"/>
            </w:tcBorders>
            <w:shd w:val="clear" w:color="auto" w:fill="auto"/>
            <w:noWrap/>
            <w:vAlign w:val="center"/>
            <w:hideMark/>
          </w:tcPr>
          <w:p w14:paraId="0435B5E0"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–119.95</w:t>
            </w:r>
          </w:p>
        </w:tc>
        <w:tc>
          <w:tcPr>
            <w:tcW w:w="1293" w:type="dxa"/>
            <w:tcBorders>
              <w:top w:val="nil"/>
              <w:left w:val="nil"/>
              <w:bottom w:val="nil"/>
              <w:right w:val="nil"/>
            </w:tcBorders>
            <w:shd w:val="clear" w:color="auto" w:fill="auto"/>
            <w:noWrap/>
            <w:vAlign w:val="center"/>
            <w:hideMark/>
          </w:tcPr>
          <w:p w14:paraId="0435B5E1"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E9" w14:textId="77777777" w:rsidTr="00BA6D7A">
        <w:trPr>
          <w:trHeight w:val="240"/>
        </w:trPr>
        <w:tc>
          <w:tcPr>
            <w:tcW w:w="984" w:type="dxa"/>
            <w:tcBorders>
              <w:top w:val="nil"/>
              <w:left w:val="nil"/>
              <w:bottom w:val="nil"/>
              <w:right w:val="nil"/>
            </w:tcBorders>
            <w:shd w:val="clear" w:color="auto" w:fill="auto"/>
            <w:noWrap/>
            <w:vAlign w:val="center"/>
            <w:hideMark/>
          </w:tcPr>
          <w:p w14:paraId="0435B5E3"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747185</w:t>
            </w:r>
          </w:p>
        </w:tc>
        <w:tc>
          <w:tcPr>
            <w:tcW w:w="818" w:type="dxa"/>
            <w:gridSpan w:val="2"/>
            <w:tcBorders>
              <w:top w:val="nil"/>
              <w:left w:val="nil"/>
              <w:bottom w:val="nil"/>
              <w:right w:val="nil"/>
            </w:tcBorders>
            <w:shd w:val="clear" w:color="auto" w:fill="auto"/>
            <w:noWrap/>
            <w:vAlign w:val="center"/>
            <w:hideMark/>
          </w:tcPr>
          <w:p w14:paraId="0435B5E4"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0.46</w:t>
            </w:r>
          </w:p>
        </w:tc>
        <w:tc>
          <w:tcPr>
            <w:tcW w:w="4955" w:type="dxa"/>
            <w:gridSpan w:val="3"/>
            <w:tcBorders>
              <w:top w:val="nil"/>
              <w:left w:val="nil"/>
              <w:bottom w:val="nil"/>
              <w:right w:val="nil"/>
            </w:tcBorders>
            <w:shd w:val="clear" w:color="auto" w:fill="auto"/>
            <w:noWrap/>
            <w:vAlign w:val="bottom"/>
            <w:hideMark/>
          </w:tcPr>
          <w:p w14:paraId="0435B5E5"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Imperial </w:t>
            </w:r>
          </w:p>
        </w:tc>
        <w:tc>
          <w:tcPr>
            <w:tcW w:w="1451" w:type="dxa"/>
            <w:gridSpan w:val="2"/>
            <w:tcBorders>
              <w:top w:val="nil"/>
              <w:left w:val="nil"/>
              <w:bottom w:val="nil"/>
              <w:right w:val="nil"/>
            </w:tcBorders>
            <w:shd w:val="clear" w:color="auto" w:fill="auto"/>
            <w:noWrap/>
            <w:vAlign w:val="center"/>
            <w:hideMark/>
          </w:tcPr>
          <w:p w14:paraId="0435B5E6"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32.83</w:t>
            </w:r>
          </w:p>
        </w:tc>
        <w:tc>
          <w:tcPr>
            <w:tcW w:w="1420" w:type="dxa"/>
            <w:gridSpan w:val="2"/>
            <w:tcBorders>
              <w:top w:val="nil"/>
              <w:left w:val="nil"/>
              <w:bottom w:val="nil"/>
              <w:right w:val="nil"/>
            </w:tcBorders>
            <w:shd w:val="clear" w:color="auto" w:fill="auto"/>
            <w:noWrap/>
            <w:vAlign w:val="center"/>
            <w:hideMark/>
          </w:tcPr>
          <w:p w14:paraId="0435B5E7"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–115.58</w:t>
            </w:r>
          </w:p>
        </w:tc>
        <w:tc>
          <w:tcPr>
            <w:tcW w:w="1293" w:type="dxa"/>
            <w:tcBorders>
              <w:top w:val="nil"/>
              <w:left w:val="nil"/>
              <w:bottom w:val="nil"/>
              <w:right w:val="nil"/>
            </w:tcBorders>
            <w:shd w:val="clear" w:color="auto" w:fill="auto"/>
            <w:noWrap/>
            <w:vAlign w:val="center"/>
            <w:hideMark/>
          </w:tcPr>
          <w:p w14:paraId="0435B5E8"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F0" w14:textId="77777777" w:rsidTr="00BA6D7A">
        <w:trPr>
          <w:trHeight w:val="240"/>
        </w:trPr>
        <w:tc>
          <w:tcPr>
            <w:tcW w:w="984" w:type="dxa"/>
            <w:tcBorders>
              <w:top w:val="nil"/>
              <w:left w:val="nil"/>
              <w:bottom w:val="nil"/>
              <w:right w:val="nil"/>
            </w:tcBorders>
            <w:shd w:val="clear" w:color="auto" w:fill="auto"/>
            <w:noWrap/>
            <w:vAlign w:val="center"/>
            <w:hideMark/>
          </w:tcPr>
          <w:p w14:paraId="0435B5EA"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747187</w:t>
            </w:r>
          </w:p>
        </w:tc>
        <w:tc>
          <w:tcPr>
            <w:tcW w:w="818" w:type="dxa"/>
            <w:gridSpan w:val="2"/>
            <w:tcBorders>
              <w:top w:val="nil"/>
              <w:left w:val="nil"/>
              <w:bottom w:val="nil"/>
              <w:right w:val="nil"/>
            </w:tcBorders>
            <w:shd w:val="clear" w:color="auto" w:fill="auto"/>
            <w:noWrap/>
            <w:vAlign w:val="center"/>
            <w:hideMark/>
          </w:tcPr>
          <w:p w14:paraId="0435B5EB"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0.46</w:t>
            </w:r>
          </w:p>
        </w:tc>
        <w:tc>
          <w:tcPr>
            <w:tcW w:w="4955" w:type="dxa"/>
            <w:gridSpan w:val="3"/>
            <w:tcBorders>
              <w:top w:val="nil"/>
              <w:left w:val="nil"/>
              <w:bottom w:val="nil"/>
              <w:right w:val="nil"/>
            </w:tcBorders>
            <w:shd w:val="clear" w:color="auto" w:fill="auto"/>
            <w:noWrap/>
            <w:vAlign w:val="bottom"/>
            <w:hideMark/>
          </w:tcPr>
          <w:p w14:paraId="0435B5EC"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Palm Springs Thermal AP </w:t>
            </w:r>
          </w:p>
        </w:tc>
        <w:tc>
          <w:tcPr>
            <w:tcW w:w="1451" w:type="dxa"/>
            <w:gridSpan w:val="2"/>
            <w:tcBorders>
              <w:top w:val="nil"/>
              <w:left w:val="nil"/>
              <w:bottom w:val="nil"/>
              <w:right w:val="nil"/>
            </w:tcBorders>
            <w:shd w:val="clear" w:color="auto" w:fill="auto"/>
            <w:noWrap/>
            <w:vAlign w:val="center"/>
            <w:hideMark/>
          </w:tcPr>
          <w:p w14:paraId="0435B5ED"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33.63</w:t>
            </w:r>
          </w:p>
        </w:tc>
        <w:tc>
          <w:tcPr>
            <w:tcW w:w="1420" w:type="dxa"/>
            <w:gridSpan w:val="2"/>
            <w:tcBorders>
              <w:top w:val="nil"/>
              <w:left w:val="nil"/>
              <w:bottom w:val="nil"/>
              <w:right w:val="nil"/>
            </w:tcBorders>
            <w:shd w:val="clear" w:color="auto" w:fill="auto"/>
            <w:noWrap/>
            <w:vAlign w:val="center"/>
            <w:hideMark/>
          </w:tcPr>
          <w:p w14:paraId="0435B5EE"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–116.17</w:t>
            </w:r>
          </w:p>
        </w:tc>
        <w:tc>
          <w:tcPr>
            <w:tcW w:w="1293" w:type="dxa"/>
            <w:tcBorders>
              <w:top w:val="nil"/>
              <w:left w:val="nil"/>
              <w:bottom w:val="nil"/>
              <w:right w:val="nil"/>
            </w:tcBorders>
            <w:shd w:val="clear" w:color="auto" w:fill="auto"/>
            <w:noWrap/>
            <w:vAlign w:val="center"/>
            <w:hideMark/>
          </w:tcPr>
          <w:p w14:paraId="0435B5EF"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r w:rsidR="009D3D1C" w:rsidRPr="002A4574" w14:paraId="0435B5F7" w14:textId="77777777" w:rsidTr="00BA6D7A">
        <w:trPr>
          <w:trHeight w:val="240"/>
        </w:trPr>
        <w:tc>
          <w:tcPr>
            <w:tcW w:w="984" w:type="dxa"/>
            <w:tcBorders>
              <w:top w:val="nil"/>
              <w:left w:val="nil"/>
              <w:bottom w:val="nil"/>
              <w:right w:val="nil"/>
            </w:tcBorders>
            <w:shd w:val="clear" w:color="auto" w:fill="auto"/>
            <w:noWrap/>
            <w:vAlign w:val="center"/>
            <w:hideMark/>
          </w:tcPr>
          <w:p w14:paraId="0435B5F1" w14:textId="77777777" w:rsidR="009D3D1C" w:rsidRDefault="009D3D1C" w:rsidP="009D3D1C">
            <w:pPr>
              <w:rPr>
                <w:rFonts w:ascii="Calibri" w:hAnsi="Calibri"/>
                <w:color w:val="000000"/>
                <w:sz w:val="18"/>
                <w:szCs w:val="18"/>
              </w:rPr>
            </w:pPr>
            <w:r w:rsidRPr="002A4574">
              <w:rPr>
                <w:rFonts w:ascii="Calibri" w:hAnsi="Calibri"/>
                <w:color w:val="000000"/>
                <w:sz w:val="18"/>
                <w:szCs w:val="18"/>
              </w:rPr>
              <w:t>747188</w:t>
            </w:r>
          </w:p>
        </w:tc>
        <w:tc>
          <w:tcPr>
            <w:tcW w:w="818" w:type="dxa"/>
            <w:gridSpan w:val="2"/>
            <w:tcBorders>
              <w:top w:val="nil"/>
              <w:left w:val="nil"/>
              <w:bottom w:val="nil"/>
              <w:right w:val="nil"/>
            </w:tcBorders>
            <w:shd w:val="clear" w:color="auto" w:fill="auto"/>
            <w:noWrap/>
            <w:vAlign w:val="center"/>
            <w:hideMark/>
          </w:tcPr>
          <w:p w14:paraId="0435B5F2" w14:textId="77777777" w:rsidR="009D3D1C" w:rsidRDefault="009D3D1C" w:rsidP="009D3D1C">
            <w:pPr>
              <w:rPr>
                <w:rFonts w:ascii="Calibri" w:hAnsi="Calibri"/>
                <w:color w:val="000000"/>
                <w:sz w:val="18"/>
                <w:szCs w:val="18"/>
              </w:rPr>
            </w:pPr>
            <w:r w:rsidRPr="002A4574">
              <w:rPr>
                <w:rFonts w:ascii="Calibri" w:hAnsi="Calibri"/>
                <w:color w:val="000000"/>
                <w:sz w:val="18"/>
                <w:szCs w:val="18"/>
              </w:rPr>
              <w:t>0.48</w:t>
            </w:r>
          </w:p>
        </w:tc>
        <w:tc>
          <w:tcPr>
            <w:tcW w:w="4955" w:type="dxa"/>
            <w:gridSpan w:val="3"/>
            <w:tcBorders>
              <w:top w:val="nil"/>
              <w:left w:val="nil"/>
              <w:bottom w:val="nil"/>
              <w:right w:val="nil"/>
            </w:tcBorders>
            <w:shd w:val="clear" w:color="auto" w:fill="auto"/>
            <w:noWrap/>
            <w:vAlign w:val="bottom"/>
            <w:hideMark/>
          </w:tcPr>
          <w:p w14:paraId="0435B5F3" w14:textId="77777777" w:rsidR="009D3D1C" w:rsidRPr="002A4574" w:rsidRDefault="009D3D1C" w:rsidP="009D3D1C">
            <w:pPr>
              <w:rPr>
                <w:rFonts w:ascii="Calibri" w:hAnsi="Calibri"/>
                <w:color w:val="000000"/>
                <w:sz w:val="18"/>
                <w:szCs w:val="18"/>
              </w:rPr>
            </w:pPr>
            <w:r w:rsidRPr="002A4574">
              <w:rPr>
                <w:rFonts w:ascii="Calibri" w:hAnsi="Calibri"/>
                <w:color w:val="000000"/>
                <w:sz w:val="18"/>
                <w:szCs w:val="18"/>
              </w:rPr>
              <w:t xml:space="preserve">Blythe Riverside Co </w:t>
            </w:r>
            <w:proofErr w:type="spellStart"/>
            <w:r w:rsidRPr="002A4574">
              <w:rPr>
                <w:rFonts w:ascii="Calibri" w:hAnsi="Calibri"/>
                <w:color w:val="000000"/>
                <w:sz w:val="18"/>
                <w:szCs w:val="18"/>
              </w:rPr>
              <w:t>Arpt</w:t>
            </w:r>
            <w:proofErr w:type="spellEnd"/>
            <w:r w:rsidRPr="002A4574">
              <w:rPr>
                <w:rFonts w:ascii="Calibri" w:hAnsi="Calibri"/>
                <w:color w:val="000000"/>
                <w:sz w:val="18"/>
                <w:szCs w:val="18"/>
              </w:rPr>
              <w:t xml:space="preserve"> </w:t>
            </w:r>
          </w:p>
        </w:tc>
        <w:tc>
          <w:tcPr>
            <w:tcW w:w="1451" w:type="dxa"/>
            <w:gridSpan w:val="2"/>
            <w:tcBorders>
              <w:top w:val="nil"/>
              <w:left w:val="nil"/>
              <w:bottom w:val="nil"/>
              <w:right w:val="nil"/>
            </w:tcBorders>
            <w:shd w:val="clear" w:color="auto" w:fill="auto"/>
            <w:noWrap/>
            <w:vAlign w:val="center"/>
            <w:hideMark/>
          </w:tcPr>
          <w:p w14:paraId="0435B5F4" w14:textId="77777777" w:rsidR="009D3D1C" w:rsidRDefault="009D3D1C" w:rsidP="009D3D1C">
            <w:pPr>
              <w:rPr>
                <w:rFonts w:ascii="Calibri" w:hAnsi="Calibri"/>
                <w:color w:val="000000"/>
                <w:sz w:val="18"/>
                <w:szCs w:val="18"/>
              </w:rPr>
            </w:pPr>
            <w:r w:rsidRPr="002A4574">
              <w:rPr>
                <w:rFonts w:ascii="Calibri" w:hAnsi="Calibri"/>
                <w:color w:val="000000"/>
                <w:sz w:val="18"/>
                <w:szCs w:val="18"/>
              </w:rPr>
              <w:t>33.62</w:t>
            </w:r>
          </w:p>
        </w:tc>
        <w:tc>
          <w:tcPr>
            <w:tcW w:w="1420" w:type="dxa"/>
            <w:gridSpan w:val="2"/>
            <w:tcBorders>
              <w:top w:val="nil"/>
              <w:left w:val="nil"/>
              <w:bottom w:val="nil"/>
              <w:right w:val="nil"/>
            </w:tcBorders>
            <w:shd w:val="clear" w:color="auto" w:fill="auto"/>
            <w:noWrap/>
            <w:vAlign w:val="center"/>
            <w:hideMark/>
          </w:tcPr>
          <w:p w14:paraId="0435B5F5" w14:textId="77777777" w:rsidR="009D3D1C" w:rsidRDefault="009D3D1C" w:rsidP="009D3D1C">
            <w:pPr>
              <w:rPr>
                <w:rFonts w:ascii="Calibri" w:hAnsi="Calibri"/>
                <w:color w:val="000000"/>
                <w:sz w:val="18"/>
                <w:szCs w:val="18"/>
              </w:rPr>
            </w:pPr>
            <w:r w:rsidRPr="002A4574">
              <w:rPr>
                <w:rFonts w:ascii="Calibri" w:hAnsi="Calibri"/>
                <w:color w:val="000000"/>
                <w:sz w:val="18"/>
                <w:szCs w:val="18"/>
              </w:rPr>
              <w:t>–114.72</w:t>
            </w:r>
          </w:p>
        </w:tc>
        <w:tc>
          <w:tcPr>
            <w:tcW w:w="1293" w:type="dxa"/>
            <w:tcBorders>
              <w:top w:val="nil"/>
              <w:left w:val="nil"/>
              <w:bottom w:val="nil"/>
              <w:right w:val="nil"/>
            </w:tcBorders>
            <w:shd w:val="clear" w:color="auto" w:fill="auto"/>
            <w:noWrap/>
            <w:vAlign w:val="center"/>
            <w:hideMark/>
          </w:tcPr>
          <w:p w14:paraId="0435B5F6" w14:textId="77777777" w:rsidR="009D3D1C" w:rsidRDefault="009D3D1C" w:rsidP="009D3D1C">
            <w:pPr>
              <w:rPr>
                <w:rFonts w:ascii="Calibri" w:hAnsi="Calibri"/>
                <w:color w:val="000000"/>
                <w:sz w:val="18"/>
                <w:szCs w:val="18"/>
              </w:rPr>
            </w:pPr>
            <w:r w:rsidRPr="002A4574">
              <w:rPr>
                <w:rFonts w:ascii="Calibri" w:hAnsi="Calibri"/>
                <w:color w:val="000000"/>
                <w:sz w:val="18"/>
                <w:szCs w:val="18"/>
              </w:rPr>
              <w:t>California</w:t>
            </w:r>
          </w:p>
        </w:tc>
      </w:tr>
    </w:tbl>
    <w:p w14:paraId="0435B652" w14:textId="77777777" w:rsidR="00636F83" w:rsidRPr="00A35980" w:rsidRDefault="00636F83" w:rsidP="00636F83">
      <w:pPr>
        <w:contextualSpacing/>
        <w:rPr>
          <w:rFonts w:asciiTheme="minorHAnsi" w:eastAsia="Cambria" w:hAnsiTheme="minorHAnsi"/>
          <w:sz w:val="18"/>
          <w:szCs w:val="18"/>
        </w:rPr>
      </w:pPr>
    </w:p>
    <w:p w14:paraId="12FE16B9" w14:textId="77777777" w:rsidR="00960B32" w:rsidRDefault="00960B32" w:rsidP="00960B32">
      <w:pPr>
        <w:rPr>
          <w:ins w:id="249" w:author="Alhabibi, Haider@Energy" w:date="2022-01-27T13:50:00Z"/>
          <w:rFonts w:asciiTheme="minorHAnsi" w:eastAsia="Cambria" w:hAnsiTheme="minorHAnsi"/>
          <w:sz w:val="18"/>
          <w:szCs w:val="18"/>
        </w:rPr>
      </w:pPr>
    </w:p>
    <w:p w14:paraId="046FBCCC" w14:textId="58914E95" w:rsidR="00960B32" w:rsidRPr="00960B32" w:rsidRDefault="00960B32" w:rsidP="00960B32">
      <w:pPr>
        <w:rPr>
          <w:ins w:id="250" w:author="Alhabibi, Haider@Energy" w:date="2022-01-27T13:50:00Z"/>
          <w:rFonts w:asciiTheme="minorHAnsi" w:eastAsia="Cambria" w:hAnsiTheme="minorHAnsi"/>
          <w:sz w:val="18"/>
          <w:szCs w:val="18"/>
        </w:rPr>
      </w:pPr>
      <w:ins w:id="251" w:author="Alhabibi, Haider@Energy" w:date="2022-01-27T13:50:00Z">
        <w:r w:rsidRPr="00BA617F">
          <w:rPr>
            <w:rFonts w:asciiTheme="minorHAnsi" w:eastAsia="Cambria" w:hAnsiTheme="minorHAnsi"/>
            <w:b/>
            <w:bCs/>
            <w:sz w:val="18"/>
            <w:szCs w:val="18"/>
          </w:rPr>
          <w:t>Section D2</w:t>
        </w:r>
      </w:ins>
      <w:ins w:id="252" w:author="Alhabibi, Haider@Energy" w:date="2022-01-27T13:54:00Z">
        <w:r w:rsidR="00BA617F" w:rsidRPr="00BA617F">
          <w:rPr>
            <w:rFonts w:asciiTheme="minorHAnsi" w:eastAsia="Cambria" w:hAnsiTheme="minorHAnsi"/>
            <w:b/>
            <w:bCs/>
            <w:sz w:val="18"/>
            <w:szCs w:val="18"/>
          </w:rPr>
          <w:t xml:space="preserve">. </w:t>
        </w:r>
        <w:r w:rsidR="00BA617F" w:rsidRPr="00BA617F">
          <w:rPr>
            <w:rFonts w:asciiTheme="minorHAnsi" w:hAnsiTheme="minorHAnsi" w:cstheme="minorHAnsi"/>
            <w:b/>
            <w:bCs/>
            <w:sz w:val="18"/>
            <w:szCs w:val="18"/>
          </w:rPr>
          <w:t>HRV</w:t>
        </w:r>
        <w:r w:rsidR="00BA617F" w:rsidRPr="0041218C">
          <w:rPr>
            <w:rFonts w:asciiTheme="minorHAnsi" w:hAnsiTheme="minorHAnsi" w:cstheme="minorHAnsi"/>
            <w:b/>
            <w:bCs/>
            <w:sz w:val="18"/>
            <w:szCs w:val="18"/>
          </w:rPr>
          <w:t xml:space="preserve"> or ERV</w:t>
        </w:r>
        <w:r w:rsidR="00BA617F">
          <w:rPr>
            <w:rFonts w:asciiTheme="minorHAnsi" w:hAnsiTheme="minorHAnsi" w:cstheme="minorHAnsi"/>
            <w:b/>
            <w:bCs/>
            <w:sz w:val="18"/>
            <w:szCs w:val="18"/>
          </w:rPr>
          <w:t xml:space="preserve"> Information</w:t>
        </w:r>
      </w:ins>
    </w:p>
    <w:p w14:paraId="4DAA8A04" w14:textId="77777777" w:rsidR="00960B32" w:rsidRPr="00960B32" w:rsidRDefault="00960B32" w:rsidP="00960B32">
      <w:pPr>
        <w:numPr>
          <w:ilvl w:val="0"/>
          <w:numId w:val="34"/>
        </w:numPr>
        <w:rPr>
          <w:ins w:id="253" w:author="Alhabibi, Haider@Energy" w:date="2022-01-27T13:50:00Z"/>
          <w:rFonts w:asciiTheme="minorHAnsi" w:eastAsia="Cambria" w:hAnsiTheme="minorHAnsi"/>
          <w:sz w:val="18"/>
          <w:szCs w:val="18"/>
        </w:rPr>
      </w:pPr>
      <w:ins w:id="254" w:author="Alhabibi, Haider@Energy" w:date="2022-01-27T13:50:00Z">
        <w:r w:rsidRPr="00960B32">
          <w:rPr>
            <w:rFonts w:asciiTheme="minorHAnsi" w:eastAsia="Cambria" w:hAnsiTheme="minorHAnsi"/>
            <w:sz w:val="18"/>
            <w:szCs w:val="18"/>
          </w:rPr>
          <w:t>Manufacturer Make – User input text</w:t>
        </w:r>
      </w:ins>
    </w:p>
    <w:p w14:paraId="227DA63A" w14:textId="77777777" w:rsidR="00960B32" w:rsidRPr="00960B32" w:rsidRDefault="00960B32" w:rsidP="00960B32">
      <w:pPr>
        <w:numPr>
          <w:ilvl w:val="0"/>
          <w:numId w:val="34"/>
        </w:numPr>
        <w:rPr>
          <w:ins w:id="255" w:author="Alhabibi, Haider@Energy" w:date="2022-01-27T13:50:00Z"/>
          <w:rFonts w:asciiTheme="minorHAnsi" w:eastAsia="Cambria" w:hAnsiTheme="minorHAnsi"/>
          <w:sz w:val="18"/>
          <w:szCs w:val="18"/>
        </w:rPr>
      </w:pPr>
      <w:ins w:id="256" w:author="Alhabibi, Haider@Energy" w:date="2022-01-27T13:50:00Z">
        <w:r w:rsidRPr="00960B32">
          <w:rPr>
            <w:rFonts w:asciiTheme="minorHAnsi" w:eastAsia="Cambria" w:hAnsiTheme="minorHAnsi"/>
            <w:sz w:val="18"/>
            <w:szCs w:val="18"/>
          </w:rPr>
          <w:t xml:space="preserve">Manufacturer Model Number – User input text </w:t>
        </w:r>
      </w:ins>
    </w:p>
    <w:p w14:paraId="495ED2B1" w14:textId="2887FE6B" w:rsidR="00960B32" w:rsidRPr="00960B32" w:rsidRDefault="00960B32" w:rsidP="00960B32">
      <w:pPr>
        <w:numPr>
          <w:ilvl w:val="0"/>
          <w:numId w:val="34"/>
        </w:numPr>
        <w:rPr>
          <w:ins w:id="257" w:author="Alhabibi, Haider@Energy" w:date="2022-01-27T13:50:00Z"/>
          <w:rFonts w:asciiTheme="minorHAnsi" w:eastAsia="Cambria" w:hAnsiTheme="minorHAnsi"/>
          <w:sz w:val="18"/>
          <w:szCs w:val="18"/>
        </w:rPr>
      </w:pPr>
      <w:ins w:id="258" w:author="Alhabibi, Haider@Energy" w:date="2022-01-27T13:50:00Z">
        <w:r w:rsidRPr="00960B32">
          <w:rPr>
            <w:rFonts w:asciiTheme="minorHAnsi" w:eastAsia="Cambria" w:hAnsiTheme="minorHAnsi"/>
            <w:sz w:val="18"/>
            <w:szCs w:val="18"/>
          </w:rPr>
          <w:t>Fan Efficacy Performance Rating – Reference information from CF1R</w:t>
        </w:r>
      </w:ins>
      <w:ins w:id="259" w:author="Alhabibi, Haider@Energy" w:date="2022-01-27T13:51:00Z">
        <w:r w:rsidR="00BF66FE">
          <w:rPr>
            <w:rFonts w:asciiTheme="minorHAnsi" w:eastAsia="Cambria" w:hAnsiTheme="minorHAnsi"/>
            <w:sz w:val="18"/>
            <w:szCs w:val="18"/>
          </w:rPr>
          <w:t xml:space="preserve"> </w:t>
        </w:r>
      </w:ins>
      <w:ins w:id="260" w:author="Alhabibi, Haider@Energy" w:date="2022-01-27T13:52:00Z">
        <w:r w:rsidR="00BF66FE" w:rsidRPr="0009608C">
          <w:rPr>
            <w:rFonts w:asciiTheme="minorHAnsi" w:eastAsia="Cambria" w:hAnsiTheme="minorHAnsi"/>
            <w:sz w:val="18"/>
            <w:szCs w:val="18"/>
          </w:rPr>
          <w:t>or be user input</w:t>
        </w:r>
      </w:ins>
    </w:p>
    <w:p w14:paraId="0435B660" w14:textId="245604AD" w:rsidR="00FB4BAB" w:rsidRPr="00FB4BAB" w:rsidRDefault="00FB4BAB" w:rsidP="00FB4BAB">
      <w:pPr>
        <w:rPr>
          <w:rFonts w:asciiTheme="minorHAnsi" w:eastAsia="Cambria" w:hAnsiTheme="minorHAnsi"/>
          <w:sz w:val="18"/>
          <w:szCs w:val="18"/>
          <w:rPrChange w:id="261" w:author="Alhabibi, Haider@Energy" w:date="2022-01-27T13:50:00Z">
            <w:rPr>
              <w:rFonts w:eastAsia="Cambria"/>
            </w:rPr>
          </w:rPrChange>
        </w:rPr>
        <w:sectPr w:rsidR="00FB4BAB" w:rsidRPr="00FB4BAB" w:rsidSect="00FB7C8C">
          <w:headerReference w:type="even" r:id="rId17"/>
          <w:headerReference w:type="default" r:id="rId18"/>
          <w:footerReference w:type="default" r:id="rId19"/>
          <w:headerReference w:type="first" r:id="rId20"/>
          <w:pgSz w:w="12240" w:h="15840" w:code="1"/>
          <w:pgMar w:top="720" w:right="720" w:bottom="720" w:left="720" w:header="576" w:footer="576" w:gutter="0"/>
          <w:pgNumType w:start="1"/>
          <w:cols w:space="720"/>
          <w:docGrid w:linePitch="272"/>
        </w:sectPr>
        <w:pPrChange w:id="266" w:author="Alhabibi, Haider@Energy" w:date="2022-01-27T13:50:00Z">
          <w:pPr>
            <w:pStyle w:val="ListParagraph"/>
            <w:numPr>
              <w:numId w:val="33"/>
            </w:numPr>
            <w:ind w:left="360" w:hanging="360"/>
          </w:pPr>
        </w:pPrChange>
      </w:pPr>
    </w:p>
    <w:tbl>
      <w:tblPr>
        <w:tblStyle w:val="TableGrid"/>
        <w:tblW w:w="0" w:type="auto"/>
        <w:tblLook w:val="04A0" w:firstRow="1" w:lastRow="0" w:firstColumn="1" w:lastColumn="0" w:noHBand="0" w:noVBand="1"/>
      </w:tblPr>
      <w:tblGrid>
        <w:gridCol w:w="10790"/>
      </w:tblGrid>
      <w:tr w:rsidR="0096325C" w14:paraId="0435B663" w14:textId="77777777" w:rsidTr="0096325C">
        <w:tc>
          <w:tcPr>
            <w:tcW w:w="11016" w:type="dxa"/>
          </w:tcPr>
          <w:p w14:paraId="0435B662" w14:textId="5C6E9354" w:rsidR="0096325C" w:rsidRDefault="0096325C" w:rsidP="00D27AE0">
            <w:pPr>
              <w:rPr>
                <w:rFonts w:asciiTheme="minorHAnsi" w:hAnsiTheme="minorHAnsi"/>
                <w:sz w:val="18"/>
                <w:szCs w:val="18"/>
              </w:rPr>
            </w:pPr>
            <w:r w:rsidRPr="00CB00C9">
              <w:rPr>
                <w:rFonts w:asciiTheme="minorHAnsi" w:hAnsiTheme="minorHAnsi" w:cs="font78"/>
                <w:sz w:val="18"/>
                <w:szCs w:val="18"/>
              </w:rPr>
              <w:lastRenderedPageBreak/>
              <w:t xml:space="preserve">Title 24, Part 6, Section 150.0(o) </w:t>
            </w:r>
            <w:r w:rsidRPr="00CB00C9">
              <w:rPr>
                <w:rFonts w:asciiTheme="minorHAnsi" w:hAnsiTheme="minorHAnsi" w:cs="font78"/>
                <w:b/>
                <w:bCs/>
                <w:sz w:val="18"/>
                <w:szCs w:val="18"/>
              </w:rPr>
              <w:t xml:space="preserve">Ventilation for Indoor Air Quality. </w:t>
            </w:r>
            <w:r w:rsidRPr="00CB00C9">
              <w:rPr>
                <w:rFonts w:asciiTheme="minorHAnsi" w:hAnsiTheme="minorHAnsi" w:cs="font78"/>
                <w:sz w:val="18"/>
                <w:szCs w:val="18"/>
              </w:rPr>
              <w:t>All dwelling units shall meet the requirements of ANSI/ASHRAE Standard</w:t>
            </w:r>
            <w:r w:rsidR="00A71969">
              <w:rPr>
                <w:rFonts w:asciiTheme="minorHAnsi" w:hAnsiTheme="minorHAnsi" w:cs="font78"/>
                <w:sz w:val="18"/>
                <w:szCs w:val="18"/>
              </w:rPr>
              <w:t xml:space="preserve"> </w:t>
            </w:r>
            <w:r w:rsidRPr="00CB00C9">
              <w:rPr>
                <w:rFonts w:asciiTheme="minorHAnsi" w:hAnsiTheme="minorHAnsi" w:cs="font78"/>
                <w:sz w:val="18"/>
                <w:szCs w:val="18"/>
              </w:rPr>
              <w:t>62.2</w:t>
            </w:r>
            <w:r w:rsidR="00700338">
              <w:rPr>
                <w:rFonts w:asciiTheme="minorHAnsi" w:hAnsiTheme="minorHAnsi" w:cs="font78"/>
                <w:sz w:val="18"/>
                <w:szCs w:val="18"/>
              </w:rPr>
              <w:t>-2016</w:t>
            </w:r>
            <w:r w:rsidRPr="00CB00C9">
              <w:rPr>
                <w:rFonts w:asciiTheme="minorHAnsi" w:hAnsiTheme="minorHAnsi" w:cs="font78"/>
                <w:sz w:val="18"/>
                <w:szCs w:val="18"/>
              </w:rPr>
              <w:t xml:space="preserve"> Ventilation and Acceptable Indoor Air Quality in Low-Rise Residential Buildings</w:t>
            </w:r>
            <w:r w:rsidR="00D27AE0">
              <w:rPr>
                <w:rFonts w:asciiTheme="minorHAnsi" w:hAnsiTheme="minorHAnsi" w:cs="font78"/>
                <w:sz w:val="18"/>
                <w:szCs w:val="18"/>
              </w:rPr>
              <w:t xml:space="preserve"> subject to the amendments specified by Title 24, Part 6, Section 150.0(o)1</w:t>
            </w:r>
          </w:p>
        </w:tc>
      </w:tr>
    </w:tbl>
    <w:p w14:paraId="0435B664" w14:textId="77777777" w:rsidR="002A1F1B" w:rsidRPr="009D3D1C" w:rsidRDefault="002A1F1B" w:rsidP="00D65FA1">
      <w:pPr>
        <w:rPr>
          <w:rFonts w:asciiTheme="minorHAnsi" w:hAnsi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8"/>
        <w:gridCol w:w="4581"/>
        <w:gridCol w:w="5571"/>
      </w:tblGrid>
      <w:tr w:rsidR="002A1F1B" w:rsidRPr="00D2491C" w14:paraId="0435B666" w14:textId="77777777" w:rsidTr="004B3816">
        <w:tc>
          <w:tcPr>
            <w:tcW w:w="10790" w:type="dxa"/>
            <w:gridSpan w:val="3"/>
          </w:tcPr>
          <w:p w14:paraId="0435B665" w14:textId="5561362D" w:rsidR="002A1F1B" w:rsidRPr="00F5715E" w:rsidRDefault="002A1F1B" w:rsidP="00EE3065">
            <w:pPr>
              <w:tabs>
                <w:tab w:val="left" w:pos="-720"/>
                <w:tab w:val="left" w:pos="0"/>
                <w:tab w:val="left" w:pos="1152"/>
                <w:tab w:val="center" w:pos="3942"/>
                <w:tab w:val="center" w:pos="5292"/>
                <w:tab w:val="center" w:pos="6642"/>
                <w:tab w:val="center" w:pos="7722"/>
                <w:tab w:val="center" w:pos="8802"/>
                <w:tab w:val="center" w:pos="9792"/>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sz w:val="18"/>
                <w:szCs w:val="18"/>
              </w:rPr>
            </w:pPr>
            <w:r w:rsidRPr="00500C2C">
              <w:rPr>
                <w:rFonts w:asciiTheme="minorHAnsi" w:hAnsiTheme="minorHAnsi"/>
                <w:b/>
                <w:szCs w:val="18"/>
              </w:rPr>
              <w:t xml:space="preserve">A. </w:t>
            </w:r>
            <w:ins w:id="267" w:author="Moua, Cheng@Energy" w:date="2021-11-12T14:03:00Z">
              <w:r w:rsidR="00065060">
                <w:rPr>
                  <w:rFonts w:asciiTheme="minorHAnsi" w:hAnsiTheme="minorHAnsi"/>
                  <w:b/>
                  <w:szCs w:val="18"/>
                </w:rPr>
                <w:t>Whole-</w:t>
              </w:r>
            </w:ins>
            <w:r w:rsidRPr="00500C2C">
              <w:rPr>
                <w:rFonts w:asciiTheme="minorHAnsi" w:hAnsiTheme="minorHAnsi"/>
                <w:b/>
                <w:szCs w:val="18"/>
              </w:rPr>
              <w:t>Dwelling Mechanical Ventilation - General Information</w:t>
            </w:r>
          </w:p>
        </w:tc>
      </w:tr>
      <w:tr w:rsidR="002A1F1B" w:rsidRPr="00D2491C" w14:paraId="0435B66A" w14:textId="77777777" w:rsidTr="004B3816">
        <w:trPr>
          <w:trHeight w:val="158"/>
        </w:trPr>
        <w:tc>
          <w:tcPr>
            <w:tcW w:w="638" w:type="dxa"/>
            <w:vAlign w:val="center"/>
          </w:tcPr>
          <w:p w14:paraId="0435B667" w14:textId="77777777" w:rsidR="002A1F1B" w:rsidRPr="00F5715E" w:rsidRDefault="002A1F1B" w:rsidP="00EE3065">
            <w:pPr>
              <w:jc w:val="center"/>
              <w:rPr>
                <w:rFonts w:asciiTheme="minorHAnsi" w:hAnsiTheme="minorHAnsi"/>
                <w:sz w:val="18"/>
                <w:szCs w:val="18"/>
              </w:rPr>
            </w:pPr>
            <w:r>
              <w:rPr>
                <w:rFonts w:asciiTheme="minorHAnsi" w:hAnsiTheme="minorHAnsi"/>
                <w:sz w:val="18"/>
                <w:szCs w:val="18"/>
              </w:rPr>
              <w:t>01</w:t>
            </w:r>
          </w:p>
        </w:tc>
        <w:tc>
          <w:tcPr>
            <w:tcW w:w="4581" w:type="dxa"/>
            <w:vAlign w:val="center"/>
          </w:tcPr>
          <w:p w14:paraId="0435B668" w14:textId="77777777" w:rsidR="002A1F1B" w:rsidRPr="00F5715E" w:rsidRDefault="002A1F1B" w:rsidP="00EE3065">
            <w:pPr>
              <w:rPr>
                <w:rFonts w:asciiTheme="minorHAnsi" w:hAnsiTheme="minorHAnsi"/>
                <w:sz w:val="18"/>
                <w:szCs w:val="18"/>
              </w:rPr>
            </w:pPr>
            <w:r>
              <w:rPr>
                <w:rFonts w:asciiTheme="minorHAnsi" w:hAnsiTheme="minorHAnsi"/>
                <w:sz w:val="18"/>
                <w:szCs w:val="18"/>
              </w:rPr>
              <w:t>Dwelling Unit Name</w:t>
            </w:r>
          </w:p>
        </w:tc>
        <w:tc>
          <w:tcPr>
            <w:tcW w:w="5571" w:type="dxa"/>
          </w:tcPr>
          <w:p w14:paraId="0435B669" w14:textId="1916F361" w:rsidR="002A1F1B" w:rsidRPr="00F5715E" w:rsidRDefault="002A1F1B" w:rsidP="00B47A76">
            <w:pPr>
              <w:rPr>
                <w:rFonts w:asciiTheme="minorHAnsi" w:hAnsiTheme="minorHAnsi"/>
                <w:sz w:val="18"/>
                <w:szCs w:val="18"/>
              </w:rPr>
            </w:pPr>
            <w:r w:rsidRPr="00F5715E">
              <w:rPr>
                <w:rFonts w:asciiTheme="minorHAnsi" w:hAnsiTheme="minorHAnsi"/>
                <w:sz w:val="18"/>
                <w:szCs w:val="18"/>
              </w:rPr>
              <w:t xml:space="preserve">&lt;&lt;calculated field, referenced data from </w:t>
            </w:r>
            <w:r w:rsidR="00B47A76">
              <w:rPr>
                <w:rFonts w:asciiTheme="minorHAnsi" w:hAnsiTheme="minorHAnsi" w:cstheme="minorHAnsi"/>
                <w:sz w:val="18"/>
                <w:szCs w:val="18"/>
              </w:rPr>
              <w:t>MCH-01, “</w:t>
            </w:r>
            <w:r w:rsidR="00B47A76" w:rsidRPr="007A5D38">
              <w:rPr>
                <w:rFonts w:asciiTheme="minorHAnsi" w:hAnsiTheme="minorHAnsi" w:cstheme="minorHAnsi"/>
                <w:sz w:val="18"/>
                <w:szCs w:val="18"/>
              </w:rPr>
              <w:t>Dwelling Unit Name</w:t>
            </w:r>
            <w:r w:rsidR="00B47A76">
              <w:rPr>
                <w:rFonts w:asciiTheme="minorHAnsi" w:hAnsiTheme="minorHAnsi" w:cstheme="minorHAnsi"/>
                <w:sz w:val="18"/>
                <w:szCs w:val="18"/>
              </w:rPr>
              <w:t>” (A01)</w:t>
            </w:r>
            <w:r w:rsidRPr="00F5715E">
              <w:rPr>
                <w:rFonts w:asciiTheme="minorHAnsi" w:hAnsiTheme="minorHAnsi"/>
                <w:sz w:val="18"/>
                <w:szCs w:val="18"/>
              </w:rPr>
              <w:t>.</w:t>
            </w:r>
            <w:r>
              <w:rPr>
                <w:rFonts w:asciiTheme="minorHAnsi" w:hAnsiTheme="minorHAnsi"/>
                <w:sz w:val="18"/>
                <w:szCs w:val="18"/>
              </w:rPr>
              <w:t>&gt;&gt;</w:t>
            </w:r>
          </w:p>
        </w:tc>
      </w:tr>
      <w:tr w:rsidR="002A1F1B" w:rsidRPr="00D2491C" w14:paraId="0435B66E" w14:textId="77777777" w:rsidTr="004B3816">
        <w:trPr>
          <w:trHeight w:val="158"/>
        </w:trPr>
        <w:tc>
          <w:tcPr>
            <w:tcW w:w="638" w:type="dxa"/>
            <w:vAlign w:val="center"/>
          </w:tcPr>
          <w:p w14:paraId="0435B66B"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2</w:t>
            </w:r>
          </w:p>
        </w:tc>
        <w:tc>
          <w:tcPr>
            <w:tcW w:w="4581" w:type="dxa"/>
            <w:vAlign w:val="center"/>
          </w:tcPr>
          <w:p w14:paraId="0435B66C"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Building Type</w:t>
            </w:r>
          </w:p>
        </w:tc>
        <w:tc>
          <w:tcPr>
            <w:tcW w:w="5571" w:type="dxa"/>
          </w:tcPr>
          <w:p w14:paraId="0435B66D" w14:textId="2D63F4A3" w:rsidR="002A1F1B" w:rsidRPr="00F5715E" w:rsidRDefault="00912920" w:rsidP="00EE3065">
            <w:pPr>
              <w:rPr>
                <w:rFonts w:asciiTheme="minorHAnsi" w:hAnsiTheme="minorHAnsi"/>
                <w:sz w:val="18"/>
                <w:szCs w:val="18"/>
              </w:rPr>
            </w:pPr>
            <w:r w:rsidRPr="007A5D38">
              <w:rPr>
                <w:rFonts w:asciiTheme="minorHAnsi" w:hAnsiTheme="minorHAnsi" w:cstheme="minorHAnsi"/>
                <w:sz w:val="18"/>
                <w:szCs w:val="18"/>
              </w:rPr>
              <w:t xml:space="preserve">&lt;&lt; calculated field, referenced data from CF1R, allowed values = </w:t>
            </w:r>
            <w:del w:id="268" w:author="Tsan, Bach@Energy" w:date="2021-11-04T17:12:00Z">
              <w:r w:rsidRPr="007A5D38" w:rsidDel="00292601">
                <w:rPr>
                  <w:rFonts w:asciiTheme="minorHAnsi" w:hAnsiTheme="minorHAnsi" w:cstheme="minorHAnsi"/>
                  <w:sz w:val="18"/>
                  <w:szCs w:val="18"/>
                </w:rPr>
                <w:delText xml:space="preserve">multifamily, </w:delText>
              </w:r>
            </w:del>
            <w:r w:rsidRPr="007A5D38">
              <w:rPr>
                <w:rFonts w:asciiTheme="minorHAnsi" w:hAnsiTheme="minorHAnsi" w:cstheme="minorHAnsi"/>
                <w:sz w:val="18"/>
                <w:szCs w:val="18"/>
              </w:rPr>
              <w:t>single family detached, single family attached, or allow user to pick:</w:t>
            </w:r>
            <w:r w:rsidRPr="007A5D38">
              <w:rPr>
                <w:rFonts w:asciiTheme="minorHAnsi" w:hAnsiTheme="minorHAnsi" w:cstheme="minorHAnsi"/>
                <w:sz w:val="18"/>
                <w:szCs w:val="18"/>
              </w:rPr>
              <w:br/>
              <w:t>**</w:t>
            </w:r>
            <w:proofErr w:type="gramStart"/>
            <w:r w:rsidRPr="007A5D38">
              <w:rPr>
                <w:rFonts w:asciiTheme="minorHAnsi" w:hAnsiTheme="minorHAnsi" w:cstheme="minorHAnsi"/>
                <w:sz w:val="18"/>
                <w:szCs w:val="18"/>
              </w:rPr>
              <w:t>Non-dwelling</w:t>
            </w:r>
            <w:proofErr w:type="gramEnd"/>
            <w:r w:rsidRPr="007A5D38">
              <w:rPr>
                <w:rFonts w:asciiTheme="minorHAnsi" w:hAnsiTheme="minorHAnsi" w:cstheme="minorHAnsi"/>
                <w:sz w:val="18"/>
                <w:szCs w:val="18"/>
              </w:rPr>
              <w:t xml:space="preserve"> unit&gt;&gt;</w:t>
            </w:r>
          </w:p>
        </w:tc>
      </w:tr>
      <w:tr w:rsidR="002A1F1B" w:rsidRPr="00D2491C" w14:paraId="0435B675" w14:textId="77777777" w:rsidTr="004B3816">
        <w:trPr>
          <w:trHeight w:val="158"/>
        </w:trPr>
        <w:tc>
          <w:tcPr>
            <w:tcW w:w="638" w:type="dxa"/>
            <w:vAlign w:val="center"/>
          </w:tcPr>
          <w:p w14:paraId="0435B66F"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w:t>
            </w:r>
            <w:r>
              <w:rPr>
                <w:rFonts w:asciiTheme="minorHAnsi" w:hAnsiTheme="minorHAnsi"/>
                <w:sz w:val="18"/>
                <w:szCs w:val="18"/>
              </w:rPr>
              <w:t>3</w:t>
            </w:r>
          </w:p>
        </w:tc>
        <w:tc>
          <w:tcPr>
            <w:tcW w:w="4581" w:type="dxa"/>
            <w:vAlign w:val="center"/>
          </w:tcPr>
          <w:p w14:paraId="0435B670" w14:textId="77777777" w:rsidR="002A1F1B" w:rsidRPr="00F5715E" w:rsidRDefault="002A1F1B" w:rsidP="00EE3065">
            <w:pPr>
              <w:rPr>
                <w:rFonts w:asciiTheme="minorHAnsi" w:hAnsiTheme="minorHAnsi"/>
                <w:sz w:val="18"/>
                <w:szCs w:val="18"/>
              </w:rPr>
            </w:pPr>
            <w:r w:rsidRPr="00F5715E">
              <w:rPr>
                <w:rFonts w:asciiTheme="minorHAnsi" w:hAnsiTheme="minorHAnsi"/>
                <w:sz w:val="18"/>
                <w:szCs w:val="18"/>
              </w:rPr>
              <w:t xml:space="preserve">Project </w:t>
            </w:r>
            <w:r>
              <w:rPr>
                <w:rFonts w:asciiTheme="minorHAnsi" w:hAnsiTheme="minorHAnsi"/>
                <w:sz w:val="18"/>
                <w:szCs w:val="18"/>
              </w:rPr>
              <w:t>S</w:t>
            </w:r>
            <w:r w:rsidRPr="00F5715E">
              <w:rPr>
                <w:rFonts w:asciiTheme="minorHAnsi" w:hAnsiTheme="minorHAnsi"/>
                <w:sz w:val="18"/>
                <w:szCs w:val="18"/>
              </w:rPr>
              <w:t>cope</w:t>
            </w:r>
          </w:p>
        </w:tc>
        <w:tc>
          <w:tcPr>
            <w:tcW w:w="5571" w:type="dxa"/>
          </w:tcPr>
          <w:p w14:paraId="0435B671"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referenced data from </w:t>
            </w:r>
            <w:proofErr w:type="gramStart"/>
            <w:r w:rsidRPr="007A5D38">
              <w:rPr>
                <w:rFonts w:asciiTheme="minorHAnsi" w:hAnsiTheme="minorHAnsi" w:cstheme="minorHAnsi"/>
                <w:sz w:val="18"/>
                <w:szCs w:val="18"/>
              </w:rPr>
              <w:t>CF1R;</w:t>
            </w:r>
            <w:proofErr w:type="gramEnd"/>
          </w:p>
          <w:p w14:paraId="0435B672"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 xml:space="preserve">If parent document is CF1R-PRF-01, allowed values = Newly Constructed, Newly Constructed (Addition Alone), and Addition and /or </w:t>
            </w:r>
            <w:proofErr w:type="gramStart"/>
            <w:r w:rsidRPr="007A5D38">
              <w:rPr>
                <w:rFonts w:asciiTheme="minorHAnsi" w:hAnsiTheme="minorHAnsi" w:cstheme="minorHAnsi"/>
                <w:sz w:val="18"/>
                <w:szCs w:val="18"/>
              </w:rPr>
              <w:t>Alteration;</w:t>
            </w:r>
            <w:proofErr w:type="gramEnd"/>
          </w:p>
          <w:p w14:paraId="0435B673" w14:textId="77777777" w:rsidR="00912920" w:rsidRPr="007A5D38" w:rsidRDefault="00912920" w:rsidP="00912920">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allowed values = Newly Constructed and Newly Constructed (Addition Alone</w:t>
            </w:r>
            <w:proofErr w:type="gramStart"/>
            <w:r w:rsidRPr="007A5D38">
              <w:rPr>
                <w:rFonts w:asciiTheme="minorHAnsi" w:hAnsiTheme="minorHAnsi" w:cstheme="minorHAnsi"/>
                <w:sz w:val="18"/>
                <w:szCs w:val="18"/>
              </w:rPr>
              <w:t>);</w:t>
            </w:r>
            <w:proofErr w:type="gramEnd"/>
          </w:p>
          <w:p w14:paraId="0435B674" w14:textId="1C7A6126" w:rsidR="002A1F1B" w:rsidRPr="00F5715E" w:rsidRDefault="00912920" w:rsidP="00912920">
            <w:pPr>
              <w:rPr>
                <w:rFonts w:asciiTheme="minorHAnsi" w:hAnsiTheme="minorHAnsi"/>
                <w:sz w:val="18"/>
                <w:szCs w:val="18"/>
              </w:rPr>
            </w:pPr>
            <w:r w:rsidRPr="007A5D38">
              <w:rPr>
                <w:rFonts w:asciiTheme="minorHAnsi" w:hAnsiTheme="minorHAnsi" w:cstheme="minorHAnsi"/>
                <w:sz w:val="18"/>
                <w:szCs w:val="18"/>
              </w:rPr>
              <w:t>Else if parent document is CF1R-ADD-01, allowed values = ADU Addition &lt; 300 ft2, ADU Addition &gt; 300 to &lt; 400 ft2, ADU Addition &gt; 400 to &lt; 700 ft2, and ADU Addition &gt; 700 to &lt; 1000 ft2</w:t>
            </w:r>
            <w:r w:rsidRPr="007A5D38">
              <w:rPr>
                <w:rFonts w:asciiTheme="minorHAnsi" w:hAnsiTheme="minorHAnsi" w:cstheme="minorHAnsi"/>
                <w:sz w:val="18"/>
                <w:szCs w:val="18"/>
                <w:u w:val="single"/>
              </w:rPr>
              <w:t>&gt;&gt;</w:t>
            </w:r>
          </w:p>
        </w:tc>
      </w:tr>
      <w:tr w:rsidR="002A1F1B" w:rsidRPr="00D2491C" w14:paraId="0435B67A" w14:textId="77777777" w:rsidTr="004B3816">
        <w:trPr>
          <w:trHeight w:val="158"/>
        </w:trPr>
        <w:tc>
          <w:tcPr>
            <w:tcW w:w="638" w:type="dxa"/>
            <w:vAlign w:val="center"/>
          </w:tcPr>
          <w:p w14:paraId="0435B676"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04</w:t>
            </w:r>
          </w:p>
        </w:tc>
        <w:tc>
          <w:tcPr>
            <w:tcW w:w="4581" w:type="dxa"/>
            <w:vAlign w:val="center"/>
          </w:tcPr>
          <w:p w14:paraId="0435B677" w14:textId="77777777" w:rsidR="002A1F1B" w:rsidRDefault="002A1F1B" w:rsidP="00EE3065">
            <w:pPr>
              <w:rPr>
                <w:rFonts w:asciiTheme="minorHAnsi" w:hAnsiTheme="minorHAnsi"/>
                <w:sz w:val="18"/>
                <w:szCs w:val="18"/>
              </w:rPr>
            </w:pP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678"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c</w:t>
            </w:r>
            <w:r w:rsidRPr="00F5715E">
              <w:rPr>
                <w:rFonts w:asciiTheme="minorHAnsi" w:hAnsiTheme="minorHAnsi"/>
                <w:sz w:val="18"/>
                <w:szCs w:val="18"/>
              </w:rPr>
              <w:t>onditioned floor area</w:t>
            </w:r>
            <w:r>
              <w:rPr>
                <w:rFonts w:asciiTheme="minorHAnsi" w:hAnsiTheme="minorHAnsi"/>
                <w:sz w:val="18"/>
                <w:szCs w:val="18"/>
              </w:rPr>
              <w:t xml:space="preserve"> equals existing area plus addition area)  </w:t>
            </w:r>
          </w:p>
        </w:tc>
        <w:tc>
          <w:tcPr>
            <w:tcW w:w="5571" w:type="dxa"/>
          </w:tcPr>
          <w:p w14:paraId="0435B679" w14:textId="03B963C9" w:rsidR="002A1F1B" w:rsidRPr="00F5715E" w:rsidRDefault="002A1F1B" w:rsidP="00B47A76">
            <w:pPr>
              <w:rPr>
                <w:rFonts w:asciiTheme="minorHAnsi" w:hAnsiTheme="minorHAnsi"/>
                <w:sz w:val="18"/>
                <w:szCs w:val="18"/>
              </w:rPr>
            </w:pPr>
            <w:r>
              <w:rPr>
                <w:rFonts w:asciiTheme="minorHAnsi" w:hAnsiTheme="minorHAnsi"/>
                <w:sz w:val="18"/>
                <w:szCs w:val="18"/>
              </w:rPr>
              <w:t>&lt;&lt;calculated field: reference</w:t>
            </w:r>
            <w:r w:rsidR="00B47A76">
              <w:rPr>
                <w:rFonts w:asciiTheme="minorHAnsi" w:hAnsiTheme="minorHAnsi"/>
                <w:sz w:val="18"/>
                <w:szCs w:val="18"/>
              </w:rPr>
              <w:t>d</w:t>
            </w:r>
            <w:r>
              <w:rPr>
                <w:rFonts w:asciiTheme="minorHAnsi" w:hAnsiTheme="minorHAnsi"/>
                <w:sz w:val="18"/>
                <w:szCs w:val="18"/>
              </w:rPr>
              <w:t xml:space="preserve"> from MCH-01</w:t>
            </w:r>
            <w:r w:rsidR="00B47A76">
              <w:rPr>
                <w:rFonts w:asciiTheme="minorHAnsi" w:hAnsiTheme="minorHAnsi" w:cstheme="minorHAnsi"/>
                <w:sz w:val="18"/>
                <w:szCs w:val="18"/>
              </w:rPr>
              <w:t>, “</w:t>
            </w:r>
            <w:r w:rsidR="00B47A76" w:rsidRPr="00295655">
              <w:rPr>
                <w:rFonts w:ascii="Calibri" w:hAnsi="Calibri"/>
                <w:sz w:val="18"/>
                <w:szCs w:val="18"/>
              </w:rPr>
              <w:t xml:space="preserve">Dwelling Unit </w:t>
            </w:r>
            <w:r w:rsidR="00B47A76">
              <w:rPr>
                <w:rFonts w:ascii="Calibri" w:hAnsi="Calibri"/>
                <w:sz w:val="18"/>
                <w:szCs w:val="18"/>
              </w:rPr>
              <w:t xml:space="preserve">Total </w:t>
            </w:r>
            <w:r w:rsidR="00B47A76" w:rsidRPr="00295655">
              <w:rPr>
                <w:rFonts w:ascii="Calibri" w:hAnsi="Calibri"/>
                <w:sz w:val="18"/>
                <w:szCs w:val="18"/>
              </w:rPr>
              <w:t>Conditioned Floor Area (ft</w:t>
            </w:r>
            <w:r w:rsidR="00B47A76" w:rsidRPr="00F9147E">
              <w:rPr>
                <w:rFonts w:ascii="Calibri" w:hAnsi="Calibri"/>
                <w:sz w:val="18"/>
                <w:szCs w:val="18"/>
                <w:vertAlign w:val="superscript"/>
              </w:rPr>
              <w:t>2</w:t>
            </w:r>
            <w:r w:rsidR="00B47A76" w:rsidRPr="00295655">
              <w:rPr>
                <w:rFonts w:ascii="Calibri" w:hAnsi="Calibri"/>
                <w:sz w:val="18"/>
                <w:szCs w:val="18"/>
              </w:rPr>
              <w:t>)</w:t>
            </w:r>
            <w:r w:rsidR="00B47A76">
              <w:rPr>
                <w:rFonts w:ascii="Calibri" w:hAnsi="Calibri"/>
                <w:sz w:val="18"/>
                <w:szCs w:val="18"/>
              </w:rPr>
              <w:t>” (A03)</w:t>
            </w:r>
            <w:r w:rsidRPr="00384FF9">
              <w:rPr>
                <w:rFonts w:asciiTheme="minorHAnsi" w:hAnsiTheme="minorHAnsi"/>
                <w:sz w:val="18"/>
                <w:szCs w:val="18"/>
              </w:rPr>
              <w:t xml:space="preserve"> </w:t>
            </w:r>
            <w:r>
              <w:rPr>
                <w:rFonts w:asciiTheme="minorHAnsi" w:hAnsiTheme="minorHAnsi"/>
                <w:sz w:val="18"/>
                <w:szCs w:val="18"/>
              </w:rPr>
              <w:t>&gt;&gt;</w:t>
            </w:r>
          </w:p>
        </w:tc>
      </w:tr>
      <w:tr w:rsidR="002A1F1B" w:rsidRPr="00D2491C" w14:paraId="0435B67F" w14:textId="77777777" w:rsidTr="004B3816">
        <w:trPr>
          <w:trHeight w:val="158"/>
        </w:trPr>
        <w:tc>
          <w:tcPr>
            <w:tcW w:w="638" w:type="dxa"/>
            <w:vAlign w:val="center"/>
          </w:tcPr>
          <w:p w14:paraId="0435B67B" w14:textId="77777777" w:rsidR="002A1F1B" w:rsidRPr="00F5715E" w:rsidRDefault="002A1F1B" w:rsidP="00EE3065">
            <w:pPr>
              <w:jc w:val="center"/>
              <w:rPr>
                <w:rFonts w:asciiTheme="minorHAnsi" w:hAnsiTheme="minorHAnsi"/>
                <w:sz w:val="18"/>
                <w:szCs w:val="18"/>
              </w:rPr>
            </w:pPr>
            <w:r w:rsidRPr="00F5715E">
              <w:rPr>
                <w:rFonts w:asciiTheme="minorHAnsi" w:hAnsiTheme="minorHAnsi"/>
                <w:sz w:val="18"/>
                <w:szCs w:val="18"/>
              </w:rPr>
              <w:t>05</w:t>
            </w:r>
          </w:p>
        </w:tc>
        <w:tc>
          <w:tcPr>
            <w:tcW w:w="4581" w:type="dxa"/>
            <w:vAlign w:val="center"/>
          </w:tcPr>
          <w:p w14:paraId="0435B67C" w14:textId="77777777" w:rsidR="002A1F1B" w:rsidRDefault="002A1F1B" w:rsidP="00EE3065">
            <w:pPr>
              <w:rPr>
                <w:rFonts w:asciiTheme="minorHAnsi" w:hAnsiTheme="minorHAnsi"/>
                <w:sz w:val="18"/>
                <w:szCs w:val="18"/>
              </w:rPr>
            </w:pPr>
            <w:r w:rsidRPr="00F5715E">
              <w:rPr>
                <w:rFonts w:asciiTheme="minorHAnsi" w:hAnsiTheme="minorHAnsi"/>
                <w:sz w:val="18"/>
                <w:szCs w:val="18"/>
              </w:rPr>
              <w:t xml:space="preserve">Number of </w:t>
            </w:r>
            <w:r>
              <w:rPr>
                <w:rFonts w:asciiTheme="minorHAnsi" w:hAnsiTheme="minorHAnsi"/>
                <w:sz w:val="18"/>
                <w:szCs w:val="18"/>
              </w:rPr>
              <w:t>B</w:t>
            </w:r>
            <w:r w:rsidRPr="00F5715E">
              <w:rPr>
                <w:rFonts w:asciiTheme="minorHAnsi" w:hAnsiTheme="minorHAnsi"/>
                <w:sz w:val="18"/>
                <w:szCs w:val="18"/>
              </w:rPr>
              <w:t xml:space="preserve">edrooms in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p>
          <w:p w14:paraId="0435B67D" w14:textId="77777777" w:rsidR="002A1F1B" w:rsidRPr="00F5715E" w:rsidRDefault="002A1F1B" w:rsidP="00EE3065">
            <w:pPr>
              <w:rPr>
                <w:rFonts w:asciiTheme="minorHAnsi" w:hAnsiTheme="minorHAnsi"/>
                <w:sz w:val="18"/>
                <w:szCs w:val="18"/>
              </w:rPr>
            </w:pPr>
            <w:r>
              <w:rPr>
                <w:rFonts w:asciiTheme="minorHAnsi" w:hAnsiTheme="minorHAnsi"/>
                <w:sz w:val="18"/>
                <w:szCs w:val="18"/>
              </w:rPr>
              <w:t>(For addition projects the number of bedrooms equals the existing bedrooms plus addition bedrooms)</w:t>
            </w:r>
          </w:p>
        </w:tc>
        <w:tc>
          <w:tcPr>
            <w:tcW w:w="5571" w:type="dxa"/>
          </w:tcPr>
          <w:p w14:paraId="0435B67E" w14:textId="7A35C3B9" w:rsidR="002A1F1B" w:rsidRPr="00F5715E" w:rsidRDefault="002A1F1B" w:rsidP="00B47A76">
            <w:pPr>
              <w:rPr>
                <w:rFonts w:asciiTheme="minorHAnsi" w:hAnsiTheme="minorHAnsi"/>
                <w:sz w:val="18"/>
                <w:szCs w:val="18"/>
              </w:rPr>
            </w:pPr>
            <w:r w:rsidRPr="006121C5">
              <w:rPr>
                <w:rFonts w:asciiTheme="minorHAnsi" w:hAnsiTheme="minorHAnsi"/>
                <w:sz w:val="18"/>
                <w:szCs w:val="18"/>
              </w:rPr>
              <w:t>&lt;&lt;calculated field: reference</w:t>
            </w:r>
            <w:r w:rsidR="00B47A76">
              <w:rPr>
                <w:rFonts w:asciiTheme="minorHAnsi" w:hAnsiTheme="minorHAnsi"/>
                <w:sz w:val="18"/>
                <w:szCs w:val="18"/>
              </w:rPr>
              <w:t>d</w:t>
            </w:r>
            <w:r w:rsidRPr="006121C5">
              <w:rPr>
                <w:rFonts w:asciiTheme="minorHAnsi" w:hAnsiTheme="minorHAnsi"/>
                <w:sz w:val="18"/>
                <w:szCs w:val="18"/>
              </w:rPr>
              <w:t xml:space="preserve"> from MCH-01</w:t>
            </w:r>
            <w:r w:rsidR="00B47A76" w:rsidRPr="007A5D38">
              <w:rPr>
                <w:rFonts w:asciiTheme="minorHAnsi" w:hAnsiTheme="minorHAnsi" w:cstheme="minorHAnsi"/>
                <w:sz w:val="18"/>
                <w:szCs w:val="18"/>
              </w:rPr>
              <w:t>,</w:t>
            </w:r>
            <w:r w:rsidR="00B47A76">
              <w:rPr>
                <w:rFonts w:asciiTheme="minorHAnsi" w:hAnsiTheme="minorHAnsi" w:cstheme="minorHAnsi"/>
                <w:sz w:val="18"/>
                <w:szCs w:val="18"/>
              </w:rPr>
              <w:t xml:space="preserve"> “</w:t>
            </w:r>
            <w:r w:rsidR="00B47A76">
              <w:rPr>
                <w:rFonts w:ascii="Calibri" w:hAnsi="Calibri"/>
                <w:sz w:val="18"/>
                <w:szCs w:val="18"/>
              </w:rPr>
              <w:t>Dwelling Unit Number of Bedrooms” (A09);</w:t>
            </w:r>
            <w:r w:rsidR="00B47A76" w:rsidRPr="007A5D38">
              <w:rPr>
                <w:rFonts w:asciiTheme="minorHAnsi" w:hAnsiTheme="minorHAnsi" w:cstheme="minorHAnsi"/>
                <w:sz w:val="18"/>
                <w:szCs w:val="18"/>
              </w:rPr>
              <w:t xml:space="preserve"> if value from MCH-01 = 0 replace with 1</w:t>
            </w:r>
            <w:r w:rsidRPr="009D121A">
              <w:rPr>
                <w:rFonts w:asciiTheme="minorHAnsi" w:hAnsiTheme="minorHAnsi"/>
                <w:sz w:val="18"/>
                <w:szCs w:val="18"/>
              </w:rPr>
              <w:t>&gt;&gt;</w:t>
            </w:r>
          </w:p>
        </w:tc>
      </w:tr>
      <w:tr w:rsidR="00EE3065" w:rsidRPr="00D2491C" w14:paraId="0435B6B8" w14:textId="77777777" w:rsidTr="004B3816">
        <w:trPr>
          <w:trHeight w:val="158"/>
        </w:trPr>
        <w:tc>
          <w:tcPr>
            <w:tcW w:w="638" w:type="dxa"/>
            <w:vAlign w:val="center"/>
          </w:tcPr>
          <w:p w14:paraId="0435B6AB" w14:textId="603D38AC" w:rsidR="00EE3065" w:rsidRPr="00F5715E" w:rsidRDefault="008002F8" w:rsidP="00EE3065">
            <w:pPr>
              <w:jc w:val="center"/>
              <w:rPr>
                <w:rFonts w:asciiTheme="minorHAnsi" w:hAnsiTheme="minorHAnsi"/>
                <w:sz w:val="18"/>
                <w:szCs w:val="18"/>
              </w:rPr>
            </w:pPr>
            <w:r>
              <w:rPr>
                <w:rFonts w:asciiTheme="minorHAnsi" w:hAnsiTheme="minorHAnsi" w:cstheme="minorHAnsi"/>
                <w:sz w:val="18"/>
                <w:szCs w:val="18"/>
              </w:rPr>
              <w:t>06</w:t>
            </w:r>
          </w:p>
        </w:tc>
        <w:tc>
          <w:tcPr>
            <w:tcW w:w="4581" w:type="dxa"/>
            <w:vAlign w:val="center"/>
          </w:tcPr>
          <w:p w14:paraId="0435B6AC"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System Type</w:t>
            </w:r>
          </w:p>
        </w:tc>
        <w:tc>
          <w:tcPr>
            <w:tcW w:w="5571" w:type="dxa"/>
          </w:tcPr>
          <w:p w14:paraId="0435B6AD"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 calculated value if registered CF1R form equals CF1R-PRF-01, reference data from CF1R;</w:t>
            </w:r>
            <w:r w:rsidRPr="007A5D38">
              <w:rPr>
                <w:rFonts w:asciiTheme="minorHAnsi" w:hAnsiTheme="minorHAnsi" w:cstheme="minorHAnsi"/>
                <w:sz w:val="18"/>
                <w:szCs w:val="18"/>
              </w:rPr>
              <w:br/>
            </w:r>
            <w:r w:rsidR="001F7B1E">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0435B6AE" w14:textId="77777777" w:rsidR="00EE3065"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**Supply</w:t>
            </w:r>
          </w:p>
          <w:p w14:paraId="0435B6AF" w14:textId="77777777" w:rsidR="00EE3065" w:rsidRPr="007A5D38" w:rsidRDefault="00EE3065" w:rsidP="00EE3065">
            <w:pPr>
              <w:rPr>
                <w:rFonts w:asciiTheme="minorHAnsi" w:hAnsiTheme="minorHAnsi" w:cstheme="minorHAnsi"/>
                <w:sz w:val="18"/>
                <w:szCs w:val="18"/>
              </w:rPr>
            </w:pPr>
            <w:r>
              <w:rPr>
                <w:rFonts w:asciiTheme="minorHAnsi" w:hAnsiTheme="minorHAnsi" w:cstheme="minorHAnsi"/>
                <w:sz w:val="18"/>
                <w:szCs w:val="18"/>
              </w:rPr>
              <w:t>**Exhaust</w:t>
            </w:r>
            <w:r w:rsidRPr="007A5D38">
              <w:rPr>
                <w:rFonts w:asciiTheme="minorHAnsi" w:hAnsiTheme="minorHAnsi" w:cstheme="minorHAnsi"/>
                <w:sz w:val="18"/>
                <w:szCs w:val="18"/>
              </w:rPr>
              <w:t>;</w:t>
            </w:r>
            <w:r>
              <w:rPr>
                <w:rFonts w:asciiTheme="minorHAnsi" w:hAnsiTheme="minorHAnsi" w:cstheme="minorHAnsi"/>
                <w:sz w:val="18"/>
                <w:szCs w:val="18"/>
              </w:rPr>
              <w:t xml:space="preserve"> or</w:t>
            </w:r>
          </w:p>
          <w:p w14:paraId="0435B6B0"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or</w:t>
            </w:r>
          </w:p>
          <w:p w14:paraId="0435B6B1"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 ERV; or</w:t>
            </w:r>
          </w:p>
          <w:p w14:paraId="0435B6B2"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**Balanced – HRV; or</w:t>
            </w:r>
          </w:p>
          <w:p w14:paraId="0435B6B3"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Fan Integrated (CFI); or</w:t>
            </w:r>
          </w:p>
          <w:p w14:paraId="0435B6B4"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Ventilation System – Supply; or</w:t>
            </w:r>
          </w:p>
          <w:p w14:paraId="0435B6B5"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**Central Ventilation System – Exhaust; or</w:t>
            </w:r>
          </w:p>
          <w:p w14:paraId="0435B6B6" w14:textId="77777777" w:rsidR="00EE3065" w:rsidRPr="007A5D38" w:rsidRDefault="00EE3065" w:rsidP="00EE3065">
            <w:pPr>
              <w:rPr>
                <w:rFonts w:asciiTheme="minorHAnsi" w:hAnsiTheme="minorHAnsi" w:cstheme="minorHAnsi"/>
                <w:sz w:val="18"/>
                <w:szCs w:val="18"/>
                <w:u w:val="single"/>
              </w:rPr>
            </w:pPr>
            <w:r w:rsidRPr="001C365C">
              <w:rPr>
                <w:rFonts w:asciiTheme="minorHAnsi" w:hAnsiTheme="minorHAnsi" w:cstheme="minorHAnsi"/>
                <w:sz w:val="18"/>
                <w:szCs w:val="18"/>
              </w:rPr>
              <w:t>**Central Ventilation System – Balanced; or</w:t>
            </w:r>
          </w:p>
          <w:p w14:paraId="0435B6B7"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N/A&gt;&gt;</w:t>
            </w:r>
          </w:p>
        </w:tc>
      </w:tr>
      <w:tr w:rsidR="00EE3065" w:rsidRPr="00D2491C" w14:paraId="0435B6C2" w14:textId="77777777" w:rsidTr="004B3816">
        <w:trPr>
          <w:trHeight w:val="158"/>
        </w:trPr>
        <w:tc>
          <w:tcPr>
            <w:tcW w:w="638" w:type="dxa"/>
            <w:vAlign w:val="center"/>
          </w:tcPr>
          <w:p w14:paraId="0435B6B9" w14:textId="1DA2EE72" w:rsidR="00EE3065" w:rsidRPr="00F5715E" w:rsidRDefault="008002F8" w:rsidP="00EE3065">
            <w:pPr>
              <w:jc w:val="center"/>
              <w:rPr>
                <w:rFonts w:asciiTheme="minorHAnsi" w:hAnsiTheme="minorHAnsi"/>
                <w:sz w:val="18"/>
                <w:szCs w:val="18"/>
              </w:rPr>
            </w:pPr>
            <w:r>
              <w:rPr>
                <w:rFonts w:asciiTheme="minorHAnsi" w:hAnsiTheme="minorHAnsi" w:cstheme="minorHAnsi"/>
                <w:sz w:val="18"/>
                <w:szCs w:val="18"/>
              </w:rPr>
              <w:t>07</w:t>
            </w:r>
          </w:p>
        </w:tc>
        <w:tc>
          <w:tcPr>
            <w:tcW w:w="4581" w:type="dxa"/>
            <w:vAlign w:val="center"/>
          </w:tcPr>
          <w:p w14:paraId="0435B6BA"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Ventilation Operation Schedule</w:t>
            </w:r>
          </w:p>
        </w:tc>
        <w:tc>
          <w:tcPr>
            <w:tcW w:w="5571" w:type="dxa"/>
          </w:tcPr>
          <w:p w14:paraId="0435B6BB" w14:textId="77777777" w:rsidR="001F7B1E"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w:t>
            </w:r>
            <w:r w:rsidR="001F7B1E" w:rsidRPr="007A5D38">
              <w:rPr>
                <w:rFonts w:asciiTheme="minorHAnsi" w:hAnsiTheme="minorHAnsi" w:cstheme="minorHAnsi"/>
                <w:sz w:val="18"/>
                <w:szCs w:val="18"/>
              </w:rPr>
              <w:t xml:space="preserve"> calculated value if registered CF1R form equals CF1R-PRF-01, reference data from </w:t>
            </w:r>
            <w:proofErr w:type="gramStart"/>
            <w:r w:rsidR="001F7B1E" w:rsidRPr="007A5D38">
              <w:rPr>
                <w:rFonts w:asciiTheme="minorHAnsi" w:hAnsiTheme="minorHAnsi" w:cstheme="minorHAnsi"/>
                <w:sz w:val="18"/>
                <w:szCs w:val="18"/>
              </w:rPr>
              <w:t>CF1R;</w:t>
            </w:r>
            <w:proofErr w:type="gramEnd"/>
          </w:p>
          <w:p w14:paraId="0435B6BC" w14:textId="77777777" w:rsidR="001F7B1E" w:rsidRPr="007A5D38" w:rsidRDefault="001F7B1E" w:rsidP="001F7B1E">
            <w:pPr>
              <w:rPr>
                <w:rFonts w:asciiTheme="minorHAnsi" w:hAnsiTheme="minorHAnsi" w:cstheme="minorHAnsi"/>
                <w:sz w:val="18"/>
                <w:szCs w:val="18"/>
              </w:rPr>
            </w:pPr>
            <w:r>
              <w:rPr>
                <w:rFonts w:asciiTheme="minorHAnsi" w:hAnsiTheme="minorHAnsi" w:cstheme="minorHAnsi"/>
                <w:sz w:val="18"/>
                <w:szCs w:val="18"/>
              </w:rPr>
              <w:t xml:space="preserve">Else </w:t>
            </w:r>
            <w:r w:rsidR="00EE3065" w:rsidRPr="001C365C">
              <w:rPr>
                <w:rFonts w:asciiTheme="minorHAnsi" w:hAnsiTheme="minorHAnsi" w:cstheme="minorHAnsi"/>
                <w:sz w:val="18"/>
                <w:szCs w:val="18"/>
              </w:rPr>
              <w:t>if “Building Type” (A02) = “</w:t>
            </w:r>
            <w:proofErr w:type="gramStart"/>
            <w:r w:rsidR="00EE3065" w:rsidRPr="001C365C">
              <w:rPr>
                <w:rFonts w:asciiTheme="minorHAnsi" w:hAnsiTheme="minorHAnsi" w:cstheme="minorHAnsi"/>
                <w:sz w:val="18"/>
                <w:szCs w:val="18"/>
              </w:rPr>
              <w:t>Non-dwelling</w:t>
            </w:r>
            <w:proofErr w:type="gramEnd"/>
            <w:r w:rsidR="00EE3065" w:rsidRPr="001C365C">
              <w:rPr>
                <w:rFonts w:asciiTheme="minorHAnsi" w:hAnsiTheme="minorHAnsi" w:cstheme="minorHAnsi"/>
                <w:sz w:val="18"/>
                <w:szCs w:val="18"/>
              </w:rPr>
              <w:t xml:space="preserve"> unit”, then value = N/A;</w:t>
            </w:r>
            <w:r w:rsidR="00EE3065" w:rsidRPr="001C365C">
              <w:rPr>
                <w:rFonts w:asciiTheme="minorHAnsi" w:hAnsiTheme="minorHAnsi" w:cstheme="minorHAnsi"/>
                <w:sz w:val="18"/>
                <w:szCs w:val="18"/>
              </w:rPr>
              <w:br/>
            </w:r>
            <w:r>
              <w:rPr>
                <w:rFonts w:asciiTheme="minorHAnsi" w:hAnsiTheme="minorHAnsi" w:cstheme="minorHAnsi"/>
                <w:sz w:val="18"/>
                <w:szCs w:val="18"/>
              </w:rPr>
              <w:t>E</w:t>
            </w:r>
            <w:r w:rsidRPr="007A5D38">
              <w:rPr>
                <w:rFonts w:asciiTheme="minorHAnsi" w:hAnsiTheme="minorHAnsi" w:cstheme="minorHAnsi"/>
                <w:sz w:val="18"/>
                <w:szCs w:val="18"/>
              </w:rPr>
              <w:t xml:space="preserve">lse if registered CF1R form equals CF1R-NCB-01 or CF1R-ADD-01, user pick one from list:  </w:t>
            </w:r>
          </w:p>
          <w:p w14:paraId="0435B6BD" w14:textId="77777777" w:rsidR="00EE3065" w:rsidRPr="001C365C" w:rsidRDefault="00EE3065" w:rsidP="00EE3065">
            <w:pPr>
              <w:rPr>
                <w:rFonts w:asciiTheme="minorHAnsi" w:hAnsiTheme="minorHAnsi" w:cstheme="minorHAnsi"/>
                <w:sz w:val="18"/>
                <w:szCs w:val="18"/>
              </w:rPr>
            </w:pPr>
            <w:r w:rsidRPr="001C365C">
              <w:rPr>
                <w:rFonts w:asciiTheme="minorHAnsi" w:hAnsiTheme="minorHAnsi" w:cstheme="minorHAnsi"/>
                <w:sz w:val="18"/>
                <w:szCs w:val="18"/>
              </w:rPr>
              <w:t>**Continuous; or</w:t>
            </w:r>
          </w:p>
          <w:p w14:paraId="0435B6C0" w14:textId="6A188526" w:rsidR="00EE3065" w:rsidRPr="007A5D38" w:rsidRDefault="00EE3065">
            <w:pPr>
              <w:rPr>
                <w:rFonts w:asciiTheme="minorHAnsi" w:hAnsiTheme="minorHAnsi" w:cstheme="minorHAnsi"/>
                <w:sz w:val="18"/>
                <w:szCs w:val="18"/>
                <w:u w:val="single"/>
              </w:rPr>
            </w:pPr>
            <w:r w:rsidRPr="001C365C">
              <w:rPr>
                <w:rFonts w:asciiTheme="minorHAnsi" w:hAnsiTheme="minorHAnsi" w:cstheme="minorHAnsi"/>
                <w:sz w:val="18"/>
                <w:szCs w:val="18"/>
              </w:rPr>
              <w:t xml:space="preserve">**Short-Term Average; </w:t>
            </w:r>
            <w:r w:rsidRPr="007A5D38">
              <w:rPr>
                <w:rFonts w:asciiTheme="minorHAnsi" w:hAnsiTheme="minorHAnsi" w:cstheme="minorHAnsi"/>
                <w:sz w:val="18"/>
                <w:szCs w:val="18"/>
                <w:u w:val="single"/>
              </w:rPr>
              <w:br/>
            </w:r>
            <w:r w:rsidR="001C365C">
              <w:rPr>
                <w:rFonts w:asciiTheme="minorHAnsi" w:hAnsiTheme="minorHAnsi" w:cstheme="minorHAnsi"/>
                <w:sz w:val="18"/>
                <w:szCs w:val="18"/>
              </w:rPr>
              <w:t xml:space="preserve">Else </w:t>
            </w:r>
            <w:r w:rsidRPr="007A5D38">
              <w:rPr>
                <w:rFonts w:asciiTheme="minorHAnsi" w:hAnsiTheme="minorHAnsi" w:cstheme="minorHAnsi"/>
                <w:sz w:val="18"/>
                <w:szCs w:val="18"/>
              </w:rPr>
              <w:t>if “Ventilation System Type” (A</w:t>
            </w:r>
            <w:r w:rsidR="008002F8">
              <w:rPr>
                <w:rFonts w:asciiTheme="minorHAnsi" w:hAnsiTheme="minorHAnsi" w:cstheme="minorHAnsi"/>
                <w:sz w:val="18"/>
                <w:szCs w:val="18"/>
              </w:rPr>
              <w:t>06</w:t>
            </w:r>
            <w:r w:rsidRPr="007A5D38">
              <w:rPr>
                <w:rFonts w:asciiTheme="minorHAnsi" w:hAnsiTheme="minorHAnsi" w:cstheme="minorHAnsi"/>
                <w:sz w:val="18"/>
                <w:szCs w:val="18"/>
              </w:rPr>
              <w:t>) =</w:t>
            </w:r>
            <w:r w:rsidRPr="001C365C">
              <w:rPr>
                <w:rFonts w:asciiTheme="minorHAnsi" w:hAnsiTheme="minorHAnsi" w:cstheme="minorHAnsi"/>
                <w:sz w:val="18"/>
                <w:szCs w:val="18"/>
              </w:rPr>
              <w:t xml:space="preserve"> Central Fan Integrated </w:t>
            </w:r>
            <w:r w:rsidRPr="007A5D38">
              <w:rPr>
                <w:rFonts w:asciiTheme="minorHAnsi" w:hAnsiTheme="minorHAnsi" w:cstheme="minorHAnsi"/>
                <w:sz w:val="18"/>
                <w:szCs w:val="18"/>
              </w:rPr>
              <w:t>&amp; “Ventilation Operation Schedule” (A</w:t>
            </w:r>
            <w:proofErr w:type="gramStart"/>
            <w:r w:rsidR="008002F8">
              <w:rPr>
                <w:rFonts w:asciiTheme="minorHAnsi" w:hAnsiTheme="minorHAnsi" w:cstheme="minorHAnsi"/>
                <w:sz w:val="18"/>
                <w:szCs w:val="18"/>
              </w:rPr>
              <w:t>07</w:t>
            </w:r>
            <w:r w:rsidRPr="007A5D38">
              <w:rPr>
                <w:rFonts w:asciiTheme="minorHAnsi" w:hAnsiTheme="minorHAnsi" w:cstheme="minorHAnsi"/>
                <w:sz w:val="18"/>
                <w:szCs w:val="18"/>
              </w:rPr>
              <w:t>)=</w:t>
            </w:r>
            <w:proofErr w:type="gramEnd"/>
            <w:r w:rsidRPr="007A5D38">
              <w:rPr>
                <w:rFonts w:asciiTheme="minorHAnsi" w:hAnsiTheme="minorHAnsi" w:cstheme="minorHAnsi"/>
                <w:sz w:val="18"/>
                <w:szCs w:val="18"/>
              </w:rPr>
              <w:t xml:space="preserve"> Continuous</w:t>
            </w:r>
            <w:r w:rsidRPr="007A5D38">
              <w:rPr>
                <w:rFonts w:asciiTheme="minorHAnsi" w:hAnsiTheme="minorHAnsi" w:cstheme="minorHAnsi"/>
                <w:sz w:val="18"/>
                <w:szCs w:val="18"/>
                <w:u w:val="single"/>
              </w:rPr>
              <w:t>;</w:t>
            </w:r>
            <w:r w:rsidRPr="007A5D38">
              <w:rPr>
                <w:rFonts w:asciiTheme="minorHAnsi" w:hAnsiTheme="minorHAnsi" w:cstheme="minorHAnsi"/>
                <w:sz w:val="18"/>
                <w:szCs w:val="18"/>
              </w:rPr>
              <w:t xml:space="preserve"> then display:</w:t>
            </w:r>
          </w:p>
          <w:p w14:paraId="0435B6C1" w14:textId="77777777" w:rsidR="00EE3065" w:rsidRDefault="00EE3065" w:rsidP="00EE3065">
            <w:pPr>
              <w:rPr>
                <w:rFonts w:asciiTheme="minorHAnsi" w:hAnsiTheme="minorHAnsi"/>
                <w:sz w:val="18"/>
                <w:szCs w:val="18"/>
              </w:rPr>
            </w:pPr>
            <w:r w:rsidRPr="007A5D38">
              <w:rPr>
                <w:rFonts w:asciiTheme="minorHAnsi" w:hAnsiTheme="minorHAnsi" w:cstheme="minorHAnsi"/>
                <w:sz w:val="18"/>
                <w:szCs w:val="18"/>
              </w:rPr>
              <w:t>“Central Fan Integrated Ventilation System Not Allowed to Operate Continuously</w:t>
            </w:r>
            <w:r w:rsidRPr="007A5D38">
              <w:rPr>
                <w:rFonts w:asciiTheme="minorHAnsi" w:hAnsiTheme="minorHAnsi" w:cstheme="minorHAnsi"/>
                <w:b/>
                <w:sz w:val="18"/>
                <w:szCs w:val="18"/>
              </w:rPr>
              <w:t xml:space="preserve"> - Do Not Proceed”&gt;&gt;</w:t>
            </w:r>
          </w:p>
        </w:tc>
      </w:tr>
      <w:tr w:rsidR="00EE3065" w:rsidRPr="00D2491C" w14:paraId="0435B6F1" w14:textId="77777777" w:rsidTr="004B3816">
        <w:trPr>
          <w:trHeight w:val="158"/>
        </w:trPr>
        <w:tc>
          <w:tcPr>
            <w:tcW w:w="638" w:type="dxa"/>
            <w:vAlign w:val="center"/>
          </w:tcPr>
          <w:p w14:paraId="0435B6DA" w14:textId="7BA288C3" w:rsidR="00EE3065" w:rsidRDefault="008002F8" w:rsidP="00355CC6">
            <w:pPr>
              <w:jc w:val="center"/>
              <w:rPr>
                <w:rFonts w:asciiTheme="minorHAnsi" w:hAnsiTheme="minorHAnsi"/>
                <w:sz w:val="18"/>
                <w:szCs w:val="18"/>
              </w:rPr>
            </w:pPr>
            <w:r>
              <w:rPr>
                <w:rFonts w:asciiTheme="minorHAnsi" w:hAnsiTheme="minorHAnsi" w:cstheme="minorHAnsi"/>
                <w:sz w:val="18"/>
                <w:szCs w:val="18"/>
              </w:rPr>
              <w:t>08</w:t>
            </w:r>
          </w:p>
        </w:tc>
        <w:tc>
          <w:tcPr>
            <w:tcW w:w="4581" w:type="dxa"/>
            <w:vAlign w:val="center"/>
          </w:tcPr>
          <w:p w14:paraId="0435B6DB"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 xml:space="preserve">determine compliance method for this document; display applicable tables </w:t>
            </w:r>
            <w:proofErr w:type="gramStart"/>
            <w:r w:rsidRPr="007A5D38">
              <w:rPr>
                <w:rFonts w:asciiTheme="minorHAnsi" w:hAnsiTheme="minorHAnsi" w:cstheme="minorHAnsi"/>
                <w:sz w:val="18"/>
                <w:szCs w:val="18"/>
              </w:rPr>
              <w:t>below;</w:t>
            </w:r>
            <w:proofErr w:type="gramEnd"/>
          </w:p>
          <w:p w14:paraId="0435B6DC" w14:textId="77777777" w:rsidR="00EE3065" w:rsidRPr="004F4818" w:rsidRDefault="00EE3065" w:rsidP="00EE3065">
            <w:pPr>
              <w:rPr>
                <w:rFonts w:asciiTheme="minorHAnsi" w:hAnsiTheme="minorHAnsi"/>
                <w:sz w:val="18"/>
                <w:szCs w:val="18"/>
              </w:rPr>
            </w:pPr>
            <w:r w:rsidRPr="007A5D38">
              <w:rPr>
                <w:rFonts w:asciiTheme="minorHAnsi" w:hAnsiTheme="minorHAnsi" w:cstheme="minorHAnsi"/>
                <w:sz w:val="18"/>
                <w:szCs w:val="18"/>
              </w:rPr>
              <w:t>(</w:t>
            </w:r>
            <w:proofErr w:type="gramStart"/>
            <w:r w:rsidRPr="007A5D38">
              <w:rPr>
                <w:rFonts w:asciiTheme="minorHAnsi" w:hAnsiTheme="minorHAnsi" w:cstheme="minorHAnsi"/>
                <w:sz w:val="18"/>
                <w:szCs w:val="18"/>
              </w:rPr>
              <w:t>this</w:t>
            </w:r>
            <w:proofErr w:type="gramEnd"/>
            <w:r w:rsidRPr="007A5D38">
              <w:rPr>
                <w:rFonts w:asciiTheme="minorHAnsi" w:hAnsiTheme="minorHAnsi" w:cstheme="minorHAnsi"/>
                <w:sz w:val="18"/>
                <w:szCs w:val="18"/>
              </w:rPr>
              <w:t xml:space="preserve"> row not visible to user)</w:t>
            </w:r>
          </w:p>
        </w:tc>
        <w:tc>
          <w:tcPr>
            <w:tcW w:w="5571" w:type="dxa"/>
          </w:tcPr>
          <w:p w14:paraId="0435B6DD" w14:textId="77777777" w:rsidR="00EE3065" w:rsidRPr="007A5D38" w:rsidRDefault="00EE3065" w:rsidP="00EE3065">
            <w:pPr>
              <w:rPr>
                <w:rFonts w:asciiTheme="minorHAnsi" w:hAnsiTheme="minorHAnsi" w:cstheme="minorHAnsi"/>
                <w:sz w:val="18"/>
                <w:szCs w:val="18"/>
              </w:rPr>
            </w:pPr>
            <w:r w:rsidRPr="007A5D38">
              <w:rPr>
                <w:rFonts w:asciiTheme="minorHAnsi" w:hAnsiTheme="minorHAnsi" w:cstheme="minorHAnsi"/>
                <w:sz w:val="18"/>
                <w:szCs w:val="18"/>
              </w:rPr>
              <w:t>&lt;&lt;calculated field:</w:t>
            </w:r>
          </w:p>
          <w:p w14:paraId="0435B6DF" w14:textId="4660F041" w:rsidR="00EE3065" w:rsidRPr="007A5D38" w:rsidRDefault="00EE3065" w:rsidP="00EE3065">
            <w:pPr>
              <w:rPr>
                <w:rFonts w:asciiTheme="minorHAnsi" w:hAnsiTheme="minorHAnsi" w:cstheme="minorHAnsi"/>
                <w:sz w:val="18"/>
                <w:szCs w:val="18"/>
                <w:u w:val="single"/>
              </w:rPr>
            </w:pPr>
            <w:r w:rsidRPr="007A5D38">
              <w:rPr>
                <w:rFonts w:asciiTheme="minorHAnsi" w:hAnsiTheme="minorHAnsi" w:cstheme="minorHAnsi"/>
                <w:sz w:val="18"/>
                <w:szCs w:val="18"/>
              </w:rPr>
              <w:t xml:space="preserve">if “Building Type” (A02) = </w:t>
            </w:r>
            <w:r w:rsidRPr="007A5D38">
              <w:rPr>
                <w:rFonts w:asciiTheme="minorHAnsi" w:hAnsiTheme="minorHAnsi" w:cstheme="minorHAnsi"/>
                <w:sz w:val="18"/>
                <w:szCs w:val="18"/>
                <w:u w:val="single"/>
              </w:rPr>
              <w:t>Single Family Detached or Single Family Attached and “Ventilation System Type” (A</w:t>
            </w:r>
            <w:r w:rsidR="008002F8">
              <w:rPr>
                <w:rFonts w:asciiTheme="minorHAnsi" w:hAnsiTheme="minorHAnsi" w:cstheme="minorHAnsi"/>
                <w:sz w:val="18"/>
                <w:szCs w:val="18"/>
                <w:u w:val="single"/>
              </w:rPr>
              <w:t>06</w:t>
            </w:r>
            <w:r w:rsidRPr="007A5D38">
              <w:rPr>
                <w:rFonts w:asciiTheme="minorHAnsi" w:hAnsiTheme="minorHAnsi" w:cstheme="minorHAnsi"/>
                <w:sz w:val="18"/>
                <w:szCs w:val="18"/>
                <w:u w:val="single"/>
              </w:rPr>
              <w:t xml:space="preserve">) = </w:t>
            </w:r>
            <w:r w:rsidRPr="007A5D38">
              <w:rPr>
                <w:rFonts w:asciiTheme="minorHAnsi" w:hAnsiTheme="minorHAnsi" w:cstheme="minorHAnsi"/>
                <w:sz w:val="18"/>
                <w:szCs w:val="18"/>
              </w:rPr>
              <w:t>Supply, E</w:t>
            </w:r>
            <w:r w:rsidRPr="007A5D38">
              <w:rPr>
                <w:rFonts w:asciiTheme="minorHAnsi" w:hAnsiTheme="minorHAnsi" w:cstheme="minorHAnsi"/>
                <w:sz w:val="18"/>
                <w:szCs w:val="18"/>
                <w:u w:val="single"/>
              </w:rPr>
              <w:t>xhaust, Balanced, Balanced – ERV, Balanced – HRV, or Central Fan Integrated and “Ventilation Operation Schedule (A</w:t>
            </w:r>
            <w:r w:rsidR="008002F8">
              <w:rPr>
                <w:rFonts w:asciiTheme="minorHAnsi" w:hAnsiTheme="minorHAnsi" w:cstheme="minorHAnsi"/>
                <w:sz w:val="18"/>
                <w:szCs w:val="18"/>
                <w:u w:val="single"/>
              </w:rPr>
              <w:t>07</w:t>
            </w:r>
            <w:r w:rsidRPr="007A5D38">
              <w:rPr>
                <w:rFonts w:asciiTheme="minorHAnsi" w:hAnsiTheme="minorHAnsi" w:cstheme="minorHAnsi"/>
                <w:sz w:val="18"/>
                <w:szCs w:val="18"/>
                <w:u w:val="single"/>
              </w:rPr>
              <w:t xml:space="preserve">) = Continuous, or Short-Term Average </w:t>
            </w:r>
            <w:r w:rsidRPr="007A5D38">
              <w:rPr>
                <w:rFonts w:asciiTheme="minorHAnsi" w:hAnsiTheme="minorHAnsi" w:cstheme="minorHAnsi"/>
                <w:sz w:val="18"/>
                <w:szCs w:val="18"/>
              </w:rPr>
              <w:t>then display method</w:t>
            </w:r>
            <w:r w:rsidRPr="007A5D38">
              <w:rPr>
                <w:rFonts w:asciiTheme="minorHAnsi" w:hAnsiTheme="minorHAnsi" w:cstheme="minorHAnsi"/>
                <w:sz w:val="18"/>
                <w:szCs w:val="18"/>
                <w:u w:val="single"/>
              </w:rPr>
              <w:t>:</w:t>
            </w:r>
          </w:p>
          <w:p w14:paraId="0435B6E0" w14:textId="77777777" w:rsidR="00EE3065" w:rsidRPr="007A5D38" w:rsidRDefault="00EE3065" w:rsidP="00EE3065">
            <w:pPr>
              <w:rPr>
                <w:rFonts w:asciiTheme="minorHAnsi" w:hAnsiTheme="minorHAnsi" w:cstheme="minorHAnsi"/>
                <w:b/>
                <w:sz w:val="18"/>
                <w:szCs w:val="18"/>
                <w:u w:val="single"/>
              </w:rPr>
            </w:pPr>
            <w:r w:rsidRPr="007A5D38">
              <w:rPr>
                <w:rFonts w:asciiTheme="minorHAnsi" w:hAnsiTheme="minorHAnsi" w:cstheme="minorHAnsi"/>
                <w:b/>
                <w:sz w:val="18"/>
                <w:szCs w:val="18"/>
              </w:rPr>
              <w:t xml:space="preserve">**27a – Single Family Attached/Detached </w:t>
            </w:r>
            <w:proofErr w:type="gramStart"/>
            <w:r w:rsidRPr="007A5D38">
              <w:rPr>
                <w:rFonts w:asciiTheme="minorHAnsi" w:hAnsiTheme="minorHAnsi" w:cstheme="minorHAnsi"/>
                <w:b/>
                <w:sz w:val="18"/>
                <w:szCs w:val="18"/>
              </w:rPr>
              <w:t>Ventilation</w:t>
            </w:r>
            <w:r w:rsidRPr="007A5D38">
              <w:rPr>
                <w:rFonts w:asciiTheme="minorHAnsi" w:hAnsiTheme="minorHAnsi" w:cstheme="minorHAnsi"/>
                <w:b/>
                <w:sz w:val="18"/>
                <w:szCs w:val="18"/>
                <w:u w:val="single"/>
              </w:rPr>
              <w:t>;</w:t>
            </w:r>
            <w:proofErr w:type="gramEnd"/>
          </w:p>
          <w:p w14:paraId="0435B6ED" w14:textId="1D59DF3E" w:rsidR="00EE3065" w:rsidRPr="007A5D38" w:rsidRDefault="00EE3065" w:rsidP="00EE3065">
            <w:pPr>
              <w:rPr>
                <w:rFonts w:asciiTheme="minorHAnsi" w:hAnsiTheme="minorHAnsi" w:cstheme="minorHAnsi"/>
                <w:sz w:val="18"/>
                <w:szCs w:val="18"/>
                <w:u w:val="single"/>
              </w:rPr>
            </w:pPr>
            <w:r w:rsidRPr="007A5D38">
              <w:rPr>
                <w:rFonts w:asciiTheme="minorHAnsi" w:hAnsiTheme="minorHAnsi" w:cstheme="minorHAnsi"/>
                <w:sz w:val="18"/>
                <w:szCs w:val="18"/>
              </w:rPr>
              <w:t xml:space="preserve">Else if “Building Type” (A02) = </w:t>
            </w:r>
            <w:r w:rsidRPr="007A5D38">
              <w:rPr>
                <w:rFonts w:asciiTheme="minorHAnsi" w:hAnsiTheme="minorHAnsi" w:cstheme="minorHAnsi"/>
                <w:sz w:val="18"/>
                <w:szCs w:val="18"/>
                <w:u w:val="single"/>
              </w:rPr>
              <w:t>Single Family Detached, Single Family Attached</w:t>
            </w:r>
            <w:del w:id="269" w:author="Tsan, Bach@Energy" w:date="2021-11-04T16:55:00Z">
              <w:r w:rsidRPr="007A5D38" w:rsidDel="004D5917">
                <w:rPr>
                  <w:rFonts w:asciiTheme="minorHAnsi" w:hAnsiTheme="minorHAnsi" w:cstheme="minorHAnsi"/>
                  <w:sz w:val="18"/>
                  <w:szCs w:val="18"/>
                  <w:u w:val="single"/>
                </w:rPr>
                <w:delText>, or Multifamily</w:delText>
              </w:r>
            </w:del>
            <w:r w:rsidRPr="007A5D38">
              <w:rPr>
                <w:rFonts w:asciiTheme="minorHAnsi" w:hAnsiTheme="minorHAnsi" w:cstheme="minorHAnsi"/>
                <w:sz w:val="18"/>
                <w:szCs w:val="18"/>
                <w:u w:val="single"/>
              </w:rPr>
              <w:t xml:space="preserve"> and “Ventilation System Type” (A</w:t>
            </w:r>
            <w:r w:rsidR="008002F8">
              <w:rPr>
                <w:rFonts w:asciiTheme="minorHAnsi" w:hAnsiTheme="minorHAnsi" w:cstheme="minorHAnsi"/>
                <w:sz w:val="18"/>
                <w:szCs w:val="18"/>
                <w:u w:val="single"/>
              </w:rPr>
              <w:t>06</w:t>
            </w:r>
            <w:r w:rsidRPr="007A5D38">
              <w:rPr>
                <w:rFonts w:asciiTheme="minorHAnsi" w:hAnsiTheme="minorHAnsi" w:cstheme="minorHAnsi"/>
                <w:sz w:val="18"/>
                <w:szCs w:val="18"/>
                <w:u w:val="single"/>
              </w:rPr>
              <w:t xml:space="preserve">) = </w:t>
            </w:r>
            <w:r w:rsidRPr="007A5D38">
              <w:rPr>
                <w:rFonts w:asciiTheme="minorHAnsi" w:hAnsiTheme="minorHAnsi" w:cstheme="minorHAnsi"/>
                <w:sz w:val="18"/>
                <w:szCs w:val="18"/>
              </w:rPr>
              <w:t>Supply, E</w:t>
            </w:r>
            <w:r w:rsidRPr="007A5D38">
              <w:rPr>
                <w:rFonts w:asciiTheme="minorHAnsi" w:hAnsiTheme="minorHAnsi" w:cstheme="minorHAnsi"/>
                <w:sz w:val="18"/>
                <w:szCs w:val="18"/>
                <w:u w:val="single"/>
              </w:rPr>
              <w:t xml:space="preserve">xhaust, Balanced, Balanced – ERV, Balanced – HRV and “Ventilation </w:t>
            </w:r>
            <w:r w:rsidRPr="007A5D38">
              <w:rPr>
                <w:rFonts w:asciiTheme="minorHAnsi" w:hAnsiTheme="minorHAnsi" w:cstheme="minorHAnsi"/>
                <w:sz w:val="18"/>
                <w:szCs w:val="18"/>
                <w:u w:val="single"/>
              </w:rPr>
              <w:lastRenderedPageBreak/>
              <w:t>Operation Schedule (A</w:t>
            </w:r>
            <w:r w:rsidR="008002F8">
              <w:rPr>
                <w:rFonts w:asciiTheme="minorHAnsi" w:hAnsiTheme="minorHAnsi" w:cstheme="minorHAnsi"/>
                <w:sz w:val="18"/>
                <w:szCs w:val="18"/>
                <w:u w:val="single"/>
              </w:rPr>
              <w:t>07</w:t>
            </w:r>
            <w:r w:rsidRPr="007A5D38">
              <w:rPr>
                <w:rFonts w:asciiTheme="minorHAnsi" w:hAnsiTheme="minorHAnsi" w:cstheme="minorHAnsi"/>
                <w:sz w:val="18"/>
                <w:szCs w:val="18"/>
                <w:u w:val="single"/>
              </w:rPr>
              <w:t xml:space="preserve">) = Scheduled or Real-Time Control, </w:t>
            </w:r>
            <w:r w:rsidRPr="007A5D38">
              <w:rPr>
                <w:rFonts w:asciiTheme="minorHAnsi" w:hAnsiTheme="minorHAnsi" w:cstheme="minorHAnsi"/>
                <w:sz w:val="18"/>
                <w:szCs w:val="18"/>
              </w:rPr>
              <w:t>then display method</w:t>
            </w:r>
            <w:r w:rsidRPr="007A5D38">
              <w:rPr>
                <w:rFonts w:asciiTheme="minorHAnsi" w:hAnsiTheme="minorHAnsi" w:cstheme="minorHAnsi"/>
                <w:sz w:val="18"/>
                <w:szCs w:val="18"/>
                <w:u w:val="single"/>
              </w:rPr>
              <w:t>:</w:t>
            </w:r>
          </w:p>
          <w:p w14:paraId="0435B6EE" w14:textId="0850AD5F" w:rsidR="00EE3065" w:rsidRDefault="00EE3065" w:rsidP="00EE3065">
            <w:pPr>
              <w:rPr>
                <w:rFonts w:asciiTheme="minorHAnsi" w:hAnsiTheme="minorHAnsi" w:cstheme="minorHAnsi"/>
                <w:b/>
                <w:sz w:val="18"/>
                <w:szCs w:val="18"/>
                <w:u w:val="single"/>
              </w:rPr>
            </w:pPr>
            <w:r w:rsidRPr="007A5D38">
              <w:rPr>
                <w:rFonts w:asciiTheme="minorHAnsi" w:hAnsiTheme="minorHAnsi" w:cstheme="minorHAnsi"/>
                <w:b/>
                <w:sz w:val="18"/>
                <w:szCs w:val="18"/>
              </w:rPr>
              <w:t>**27</w:t>
            </w:r>
            <w:r w:rsidR="00C0202F">
              <w:rPr>
                <w:rFonts w:asciiTheme="minorHAnsi" w:hAnsiTheme="minorHAnsi" w:cstheme="minorHAnsi"/>
                <w:b/>
                <w:sz w:val="18"/>
                <w:szCs w:val="18"/>
              </w:rPr>
              <w:t>c</w:t>
            </w:r>
            <w:r w:rsidRPr="007A5D38">
              <w:rPr>
                <w:rFonts w:asciiTheme="minorHAnsi" w:hAnsiTheme="minorHAnsi" w:cstheme="minorHAnsi"/>
                <w:b/>
                <w:sz w:val="18"/>
                <w:szCs w:val="18"/>
              </w:rPr>
              <w:t xml:space="preserve"> – Scheduled or Real-Time Control Ventilation </w:t>
            </w:r>
            <w:proofErr w:type="gramStart"/>
            <w:r w:rsidRPr="007A5D38">
              <w:rPr>
                <w:rFonts w:asciiTheme="minorHAnsi" w:hAnsiTheme="minorHAnsi" w:cstheme="minorHAnsi"/>
                <w:b/>
                <w:sz w:val="18"/>
                <w:szCs w:val="18"/>
              </w:rPr>
              <w:t>System</w:t>
            </w:r>
            <w:r w:rsidRPr="007A5D38">
              <w:rPr>
                <w:rFonts w:asciiTheme="minorHAnsi" w:hAnsiTheme="minorHAnsi" w:cstheme="minorHAnsi"/>
                <w:b/>
                <w:sz w:val="18"/>
                <w:szCs w:val="18"/>
                <w:u w:val="single"/>
              </w:rPr>
              <w:t>;</w:t>
            </w:r>
            <w:proofErr w:type="gramEnd"/>
          </w:p>
          <w:p w14:paraId="3C58602C" w14:textId="18DD1D36" w:rsidR="007965B2" w:rsidRPr="007A5D38" w:rsidDel="009A0305" w:rsidRDefault="007965B2" w:rsidP="007965B2">
            <w:pPr>
              <w:rPr>
                <w:rFonts w:asciiTheme="minorHAnsi" w:hAnsiTheme="minorHAnsi" w:cstheme="minorHAnsi"/>
                <w:sz w:val="18"/>
                <w:szCs w:val="18"/>
                <w:u w:val="single"/>
              </w:rPr>
            </w:pPr>
            <w:r w:rsidRPr="007A5D38" w:rsidDel="009A0305">
              <w:rPr>
                <w:rFonts w:asciiTheme="minorHAnsi" w:hAnsiTheme="minorHAnsi" w:cstheme="minorHAnsi"/>
                <w:sz w:val="18"/>
                <w:szCs w:val="18"/>
              </w:rPr>
              <w:t xml:space="preserve">Else if “Building Type” (A02) = </w:t>
            </w:r>
            <w:r w:rsidRPr="007A5D38" w:rsidDel="008E1523">
              <w:rPr>
                <w:rFonts w:asciiTheme="minorHAnsi" w:hAnsiTheme="minorHAnsi" w:cstheme="minorHAnsi"/>
                <w:sz w:val="18"/>
                <w:szCs w:val="18"/>
                <w:u w:val="single"/>
              </w:rPr>
              <w:t>Multifamily</w:t>
            </w:r>
            <w:r w:rsidR="00F156EB" w:rsidRPr="00F156EB" w:rsidDel="008E1523">
              <w:rPr>
                <w:rFonts w:ascii="Calibri" w:eastAsia="Calibri" w:hAnsi="Calibri"/>
                <w:b/>
                <w:sz w:val="22"/>
                <w:szCs w:val="22"/>
              </w:rPr>
              <w:t xml:space="preserve"> </w:t>
            </w:r>
            <w:r w:rsidR="00F156EB" w:rsidRPr="00F156EB" w:rsidDel="008E1523">
              <w:rPr>
                <w:rFonts w:ascii="Calibri" w:eastAsia="Calibri" w:hAnsi="Calibri"/>
                <w:sz w:val="18"/>
                <w:szCs w:val="18"/>
              </w:rPr>
              <w:t>and</w:t>
            </w:r>
            <w:r w:rsidR="00F156EB" w:rsidRPr="00F156EB" w:rsidDel="008E1523">
              <w:rPr>
                <w:rFonts w:ascii="Calibri" w:eastAsia="Calibri" w:hAnsi="Calibri"/>
                <w:sz w:val="22"/>
                <w:szCs w:val="22"/>
              </w:rPr>
              <w:t xml:space="preserve"> </w:t>
            </w:r>
            <w:r w:rsidR="00F156EB" w:rsidRPr="00F156EB" w:rsidDel="009A0305">
              <w:rPr>
                <w:rFonts w:ascii="Calibri" w:eastAsia="Calibri" w:hAnsi="Calibri" w:cs="Calibri"/>
                <w:sz w:val="18"/>
                <w:szCs w:val="18"/>
              </w:rPr>
              <w:t xml:space="preserve">“Ventilation System Type” (A06) = </w:t>
            </w:r>
            <w:r w:rsidR="00301048" w:rsidDel="009A0305">
              <w:rPr>
                <w:rFonts w:ascii="Calibri" w:eastAsia="Calibri" w:hAnsi="Calibri" w:cs="Calibri"/>
                <w:sz w:val="18"/>
                <w:szCs w:val="18"/>
              </w:rPr>
              <w:t xml:space="preserve">Supply, Exhaust, Balanced, Balanced – ERV, Balanced – HRV, Central Fan Integrated (CFI), </w:t>
            </w:r>
            <w:r w:rsidR="00F156EB" w:rsidRPr="00F156EB" w:rsidDel="009A0305">
              <w:rPr>
                <w:rFonts w:ascii="Calibri" w:eastAsia="Calibri" w:hAnsi="Calibri" w:cs="Calibri"/>
                <w:sz w:val="18"/>
                <w:szCs w:val="18"/>
              </w:rPr>
              <w:t>Central Ventilation System – Supply</w:t>
            </w:r>
            <w:r w:rsidR="00F156EB" w:rsidRPr="00F156EB" w:rsidDel="009A0305">
              <w:rPr>
                <w:rFonts w:ascii="Calibri" w:eastAsia="Calibri" w:hAnsi="Calibri"/>
                <w:sz w:val="18"/>
                <w:szCs w:val="18"/>
              </w:rPr>
              <w:t xml:space="preserve">, Central Ventilation System – Exhaust, or Central Ventilation System – </w:t>
            </w:r>
            <w:proofErr w:type="gramStart"/>
            <w:r w:rsidR="00F156EB" w:rsidRPr="00F156EB" w:rsidDel="009A0305">
              <w:rPr>
                <w:rFonts w:ascii="Calibri" w:eastAsia="Calibri" w:hAnsi="Calibri"/>
                <w:sz w:val="18"/>
                <w:szCs w:val="18"/>
              </w:rPr>
              <w:t>Balanced</w:t>
            </w:r>
            <w:r w:rsidR="00F156EB" w:rsidRPr="00F156EB" w:rsidDel="009A0305">
              <w:rPr>
                <w:rFonts w:asciiTheme="minorHAnsi" w:hAnsiTheme="minorHAnsi" w:cstheme="minorHAnsi"/>
                <w:sz w:val="18"/>
                <w:szCs w:val="18"/>
              </w:rPr>
              <w:t xml:space="preserve"> </w:t>
            </w:r>
            <w:r w:rsidRPr="00F156EB" w:rsidDel="009A0305">
              <w:rPr>
                <w:rFonts w:asciiTheme="minorHAnsi" w:hAnsiTheme="minorHAnsi" w:cstheme="minorHAnsi"/>
                <w:sz w:val="18"/>
                <w:szCs w:val="18"/>
              </w:rPr>
              <w:t>,</w:t>
            </w:r>
            <w:proofErr w:type="gramEnd"/>
            <w:r w:rsidRPr="00F156EB" w:rsidDel="009A0305">
              <w:rPr>
                <w:rFonts w:asciiTheme="minorHAnsi" w:hAnsiTheme="minorHAnsi" w:cstheme="minorHAnsi"/>
                <w:sz w:val="18"/>
                <w:szCs w:val="18"/>
              </w:rPr>
              <w:t xml:space="preserve"> </w:t>
            </w:r>
            <w:r w:rsidRPr="007A5D38" w:rsidDel="009A0305">
              <w:rPr>
                <w:rFonts w:asciiTheme="minorHAnsi" w:hAnsiTheme="minorHAnsi" w:cstheme="minorHAnsi"/>
                <w:sz w:val="18"/>
                <w:szCs w:val="18"/>
              </w:rPr>
              <w:t>then display method</w:t>
            </w:r>
            <w:r w:rsidRPr="007A5D38" w:rsidDel="009A0305">
              <w:rPr>
                <w:rFonts w:asciiTheme="minorHAnsi" w:hAnsiTheme="minorHAnsi" w:cstheme="minorHAnsi"/>
                <w:sz w:val="18"/>
                <w:szCs w:val="18"/>
                <w:u w:val="single"/>
              </w:rPr>
              <w:t>:</w:t>
            </w:r>
          </w:p>
          <w:p w14:paraId="256E3C19" w14:textId="6C9A3A56" w:rsidR="007965B2" w:rsidRPr="007A5D38" w:rsidDel="009A0305" w:rsidRDefault="007965B2" w:rsidP="007965B2">
            <w:pPr>
              <w:rPr>
                <w:rFonts w:asciiTheme="minorHAnsi" w:hAnsiTheme="minorHAnsi" w:cstheme="minorHAnsi"/>
                <w:b/>
                <w:sz w:val="18"/>
                <w:szCs w:val="18"/>
                <w:u w:val="single"/>
              </w:rPr>
            </w:pPr>
            <w:r w:rsidRPr="007A5D38" w:rsidDel="009A0305">
              <w:rPr>
                <w:rFonts w:asciiTheme="minorHAnsi" w:hAnsiTheme="minorHAnsi" w:cstheme="minorHAnsi"/>
                <w:b/>
                <w:sz w:val="18"/>
                <w:szCs w:val="18"/>
              </w:rPr>
              <w:t xml:space="preserve">**27b – Multifamily </w:t>
            </w:r>
            <w:proofErr w:type="gramStart"/>
            <w:r w:rsidRPr="007A5D38" w:rsidDel="009A0305">
              <w:rPr>
                <w:rFonts w:asciiTheme="minorHAnsi" w:hAnsiTheme="minorHAnsi" w:cstheme="minorHAnsi"/>
                <w:b/>
                <w:sz w:val="18"/>
                <w:szCs w:val="18"/>
              </w:rPr>
              <w:t>Ventilation</w:t>
            </w:r>
            <w:r w:rsidRPr="007A5D38" w:rsidDel="009A0305">
              <w:rPr>
                <w:rFonts w:asciiTheme="minorHAnsi" w:hAnsiTheme="minorHAnsi" w:cstheme="minorHAnsi"/>
                <w:b/>
                <w:sz w:val="18"/>
                <w:szCs w:val="18"/>
                <w:u w:val="single"/>
              </w:rPr>
              <w:t>;</w:t>
            </w:r>
            <w:proofErr w:type="gramEnd"/>
          </w:p>
          <w:p w14:paraId="0435B6EF" w14:textId="77777777" w:rsidR="00EE3065" w:rsidRPr="007A5D38" w:rsidRDefault="00EE3065" w:rsidP="00EE3065">
            <w:pPr>
              <w:rPr>
                <w:rFonts w:asciiTheme="minorHAnsi" w:hAnsiTheme="minorHAnsi" w:cstheme="minorHAnsi"/>
                <w:sz w:val="18"/>
                <w:szCs w:val="18"/>
                <w:u w:val="single"/>
              </w:rPr>
            </w:pPr>
            <w:r w:rsidRPr="007A5D38">
              <w:rPr>
                <w:rFonts w:asciiTheme="minorHAnsi" w:hAnsiTheme="minorHAnsi" w:cstheme="minorHAnsi"/>
                <w:sz w:val="18"/>
                <w:szCs w:val="18"/>
              </w:rPr>
              <w:t>if “Building Type” (A</w:t>
            </w:r>
            <w:proofErr w:type="gramStart"/>
            <w:r w:rsidRPr="007A5D38">
              <w:rPr>
                <w:rFonts w:asciiTheme="minorHAnsi" w:hAnsiTheme="minorHAnsi" w:cstheme="minorHAnsi"/>
                <w:sz w:val="18"/>
                <w:szCs w:val="18"/>
              </w:rPr>
              <w:t>02)=</w:t>
            </w:r>
            <w:proofErr w:type="gramEnd"/>
            <w:r w:rsidRPr="007A5D38">
              <w:rPr>
                <w:rFonts w:asciiTheme="minorHAnsi" w:hAnsiTheme="minorHAnsi" w:cstheme="minorHAnsi"/>
                <w:sz w:val="18"/>
                <w:szCs w:val="18"/>
                <w:u w:val="single"/>
              </w:rPr>
              <w:t xml:space="preserve"> “Non-dwelling unit”;</w:t>
            </w:r>
            <w:r w:rsidRPr="007A5D38">
              <w:rPr>
                <w:rFonts w:asciiTheme="minorHAnsi" w:hAnsiTheme="minorHAnsi" w:cstheme="minorHAnsi"/>
                <w:sz w:val="18"/>
                <w:szCs w:val="18"/>
              </w:rPr>
              <w:t xml:space="preserve">  then display method</w:t>
            </w:r>
            <w:r w:rsidRPr="007A5D38">
              <w:rPr>
                <w:rFonts w:asciiTheme="minorHAnsi" w:hAnsiTheme="minorHAnsi" w:cstheme="minorHAnsi"/>
                <w:sz w:val="18"/>
                <w:szCs w:val="18"/>
                <w:u w:val="single"/>
              </w:rPr>
              <w:t>:</w:t>
            </w:r>
          </w:p>
          <w:p w14:paraId="0435B6F0" w14:textId="01480CBF" w:rsidR="00EE3065" w:rsidRPr="007A5D38" w:rsidRDefault="00EE3065">
            <w:pPr>
              <w:rPr>
                <w:rFonts w:asciiTheme="minorHAnsi" w:hAnsiTheme="minorHAnsi" w:cstheme="minorHAnsi"/>
                <w:sz w:val="18"/>
                <w:szCs w:val="18"/>
              </w:rPr>
            </w:pPr>
            <w:r w:rsidRPr="007A5D38">
              <w:rPr>
                <w:rFonts w:asciiTheme="minorHAnsi" w:hAnsiTheme="minorHAnsi" w:cstheme="minorHAnsi"/>
                <w:b/>
                <w:sz w:val="18"/>
                <w:szCs w:val="18"/>
              </w:rPr>
              <w:t>**27</w:t>
            </w:r>
            <w:r w:rsidR="00C0202F">
              <w:rPr>
                <w:rFonts w:asciiTheme="minorHAnsi" w:hAnsiTheme="minorHAnsi" w:cstheme="minorHAnsi"/>
                <w:b/>
                <w:sz w:val="18"/>
                <w:szCs w:val="18"/>
              </w:rPr>
              <w:t>d</w:t>
            </w:r>
            <w:r w:rsidRPr="007A5D38">
              <w:rPr>
                <w:rFonts w:asciiTheme="minorHAnsi" w:hAnsiTheme="minorHAnsi" w:cstheme="minorHAnsi"/>
                <w:b/>
                <w:sz w:val="18"/>
                <w:szCs w:val="18"/>
              </w:rPr>
              <w:t xml:space="preserve"> – </w:t>
            </w:r>
            <w:proofErr w:type="gramStart"/>
            <w:r w:rsidRPr="007A5D38">
              <w:rPr>
                <w:rFonts w:asciiTheme="minorHAnsi" w:hAnsiTheme="minorHAnsi" w:cstheme="minorHAnsi"/>
                <w:b/>
                <w:sz w:val="18"/>
                <w:szCs w:val="18"/>
              </w:rPr>
              <w:t>Non-dwelling</w:t>
            </w:r>
            <w:proofErr w:type="gramEnd"/>
            <w:r w:rsidRPr="007A5D38">
              <w:rPr>
                <w:rFonts w:asciiTheme="minorHAnsi" w:hAnsiTheme="minorHAnsi" w:cstheme="minorHAnsi"/>
                <w:b/>
                <w:sz w:val="18"/>
                <w:szCs w:val="18"/>
              </w:rPr>
              <w:t xml:space="preserve"> unit&gt;&gt;</w:t>
            </w:r>
          </w:p>
        </w:tc>
      </w:tr>
      <w:tr w:rsidR="00A60CF5" w:rsidRPr="00D2491C" w14:paraId="3EC7DC28" w14:textId="77777777" w:rsidTr="004B3816">
        <w:trPr>
          <w:trHeight w:val="158"/>
        </w:trPr>
        <w:tc>
          <w:tcPr>
            <w:tcW w:w="638" w:type="dxa"/>
            <w:vAlign w:val="center"/>
          </w:tcPr>
          <w:p w14:paraId="5640C75D" w14:textId="5AE3D552" w:rsidR="00A60CF5" w:rsidRDefault="00A60CF5" w:rsidP="00355CC6">
            <w:pPr>
              <w:jc w:val="center"/>
              <w:rPr>
                <w:rFonts w:asciiTheme="minorHAnsi" w:hAnsiTheme="minorHAnsi" w:cstheme="minorHAnsi"/>
                <w:sz w:val="18"/>
                <w:szCs w:val="18"/>
              </w:rPr>
            </w:pPr>
            <w:r>
              <w:rPr>
                <w:rFonts w:asciiTheme="minorHAnsi" w:hAnsiTheme="minorHAnsi" w:cstheme="minorHAnsi"/>
                <w:sz w:val="18"/>
                <w:szCs w:val="18"/>
              </w:rPr>
              <w:lastRenderedPageBreak/>
              <w:t>09</w:t>
            </w:r>
          </w:p>
        </w:tc>
        <w:tc>
          <w:tcPr>
            <w:tcW w:w="4581" w:type="dxa"/>
            <w:vAlign w:val="center"/>
          </w:tcPr>
          <w:p w14:paraId="0E2D18F9" w14:textId="0D1BC4B4" w:rsidR="00A60CF5" w:rsidRPr="007A5D38" w:rsidRDefault="00A60CF5" w:rsidP="00EE3065">
            <w:pPr>
              <w:rPr>
                <w:rFonts w:asciiTheme="minorHAnsi" w:hAnsiTheme="minorHAnsi" w:cstheme="minorHAnsi"/>
                <w:sz w:val="18"/>
                <w:szCs w:val="18"/>
              </w:rPr>
            </w:pPr>
            <w:r>
              <w:rPr>
                <w:rFonts w:asciiTheme="minorHAnsi" w:hAnsiTheme="minorHAnsi" w:cstheme="minorHAnsi"/>
                <w:sz w:val="18"/>
                <w:szCs w:val="18"/>
              </w:rPr>
              <w:t>Climate Zone (this row is not visible to the user)</w:t>
            </w:r>
          </w:p>
        </w:tc>
        <w:tc>
          <w:tcPr>
            <w:tcW w:w="5571" w:type="dxa"/>
          </w:tcPr>
          <w:p w14:paraId="7323C84B" w14:textId="075A2C2B" w:rsidR="00A60CF5" w:rsidRPr="007A5D38" w:rsidRDefault="00FC53A2" w:rsidP="00EE3065">
            <w:pPr>
              <w:rPr>
                <w:rFonts w:asciiTheme="minorHAnsi" w:hAnsiTheme="minorHAnsi" w:cstheme="minorHAnsi"/>
                <w:sz w:val="18"/>
                <w:szCs w:val="18"/>
              </w:rPr>
            </w:pPr>
            <w:r>
              <w:rPr>
                <w:rFonts w:asciiTheme="minorHAnsi" w:hAnsiTheme="minorHAnsi" w:cstheme="minorHAnsi"/>
                <w:sz w:val="18"/>
                <w:szCs w:val="18"/>
              </w:rPr>
              <w:t>&lt;&lt;</w:t>
            </w:r>
            <w:r w:rsidR="00A60CF5">
              <w:rPr>
                <w:rFonts w:asciiTheme="minorHAnsi" w:hAnsiTheme="minorHAnsi" w:cstheme="minorHAnsi"/>
                <w:sz w:val="18"/>
                <w:szCs w:val="18"/>
              </w:rPr>
              <w:t>value from CF1R&gt;&gt;</w:t>
            </w:r>
          </w:p>
        </w:tc>
      </w:tr>
      <w:tr w:rsidR="00EE3065" w:rsidRPr="00D2491C" w14:paraId="0435B708" w14:textId="77777777" w:rsidTr="004B3816">
        <w:trPr>
          <w:trHeight w:val="158"/>
        </w:trPr>
        <w:tc>
          <w:tcPr>
            <w:tcW w:w="10790" w:type="dxa"/>
            <w:gridSpan w:val="3"/>
            <w:vAlign w:val="center"/>
          </w:tcPr>
          <w:p w14:paraId="0435B706" w14:textId="77777777" w:rsidR="00EE3065" w:rsidRDefault="00EE3065" w:rsidP="00EE3065">
            <w:pPr>
              <w:rPr>
                <w:rFonts w:asciiTheme="minorHAnsi" w:hAnsiTheme="minorHAnsi"/>
                <w:sz w:val="18"/>
                <w:szCs w:val="18"/>
              </w:rPr>
            </w:pPr>
            <w:r>
              <w:rPr>
                <w:rFonts w:asciiTheme="minorHAnsi" w:hAnsiTheme="minorHAnsi"/>
                <w:sz w:val="18"/>
                <w:szCs w:val="18"/>
              </w:rPr>
              <w:t xml:space="preserve">Note: </w:t>
            </w:r>
          </w:p>
          <w:p w14:paraId="0435B707" w14:textId="77777777" w:rsidR="00EE3065" w:rsidRDefault="00EE3065" w:rsidP="00EE3065">
            <w:pPr>
              <w:rPr>
                <w:rFonts w:asciiTheme="minorHAnsi" w:hAnsiTheme="minorHAnsi"/>
                <w:sz w:val="18"/>
                <w:szCs w:val="18"/>
              </w:rPr>
            </w:pPr>
            <w:r>
              <w:rPr>
                <w:rFonts w:asciiTheme="minorHAnsi" w:hAnsiTheme="minorHAnsi"/>
                <w:sz w:val="18"/>
                <w:szCs w:val="18"/>
              </w:rPr>
              <w:t>Non-dwelling units do not meet the definition for a dwelling unit as defined in Section 100.1(b). Non-dwelling units are not designed to provide independent living facilities and do not provide permanent provisions for living, sleeping, eating, cooking and sanitation.</w:t>
            </w:r>
          </w:p>
        </w:tc>
      </w:tr>
    </w:tbl>
    <w:p w14:paraId="0435B709" w14:textId="30A4A18C" w:rsidR="005A2B97" w:rsidRDefault="005A2B97" w:rsidP="00D65FA1">
      <w:pPr>
        <w:rPr>
          <w:ins w:id="270" w:author="Alhabibi, Haider@Energy" w:date="2022-01-26T09:46:00Z"/>
          <w:rFonts w:asciiTheme="minorHAnsi" w:hAnsiTheme="minorHAnsi"/>
          <w:sz w:val="18"/>
          <w:szCs w:val="18"/>
        </w:rPr>
      </w:pPr>
    </w:p>
    <w:p w14:paraId="3E0A1267" w14:textId="77777777" w:rsidR="003B515A" w:rsidRPr="009D3D1C" w:rsidRDefault="003B515A" w:rsidP="00D65FA1">
      <w:pPr>
        <w:rPr>
          <w:rFonts w:asciiTheme="minorHAnsi" w:hAnsiTheme="minorHAnsi"/>
          <w:sz w:val="18"/>
          <w:szCs w:val="18"/>
        </w:rPr>
      </w:pPr>
    </w:p>
    <w:tbl>
      <w:tblPr>
        <w:tblStyle w:val="TableGrid"/>
        <w:tblW w:w="0" w:type="auto"/>
        <w:tblLook w:val="04A0" w:firstRow="1" w:lastRow="0" w:firstColumn="1" w:lastColumn="0" w:noHBand="0" w:noVBand="1"/>
      </w:tblPr>
      <w:tblGrid>
        <w:gridCol w:w="10790"/>
      </w:tblGrid>
      <w:tr w:rsidR="003F49B9" w14:paraId="0435B70B" w14:textId="77777777" w:rsidTr="003F49B9">
        <w:tc>
          <w:tcPr>
            <w:tcW w:w="11016" w:type="dxa"/>
          </w:tcPr>
          <w:p w14:paraId="0435B70A" w14:textId="0769496B" w:rsidR="003F49B9" w:rsidRDefault="0029047D" w:rsidP="006E08B4">
            <w:pPr>
              <w:rPr>
                <w:rFonts w:asciiTheme="minorHAnsi" w:hAnsiTheme="minorHAnsi"/>
                <w:sz w:val="18"/>
                <w:szCs w:val="18"/>
              </w:rPr>
            </w:pPr>
            <w:r>
              <w:rPr>
                <w:rFonts w:asciiTheme="minorHAnsi" w:hAnsiTheme="minorHAnsi"/>
                <w:b/>
                <w:szCs w:val="18"/>
              </w:rPr>
              <w:t>MCH-</w:t>
            </w:r>
            <w:r w:rsidR="003F49B9" w:rsidRPr="0029047D">
              <w:rPr>
                <w:rFonts w:asciiTheme="minorHAnsi" w:hAnsiTheme="minorHAnsi"/>
                <w:b/>
                <w:szCs w:val="18"/>
              </w:rPr>
              <w:t>27</w:t>
            </w:r>
            <w:r w:rsidR="000753FB">
              <w:rPr>
                <w:rFonts w:asciiTheme="minorHAnsi" w:hAnsiTheme="minorHAnsi"/>
                <w:b/>
                <w:szCs w:val="18"/>
              </w:rPr>
              <w:t>a</w:t>
            </w:r>
            <w:r w:rsidR="00DD4B3B">
              <w:rPr>
                <w:rFonts w:asciiTheme="minorHAnsi" w:hAnsiTheme="minorHAnsi"/>
                <w:b/>
                <w:szCs w:val="18"/>
              </w:rPr>
              <w:t xml:space="preserve"> </w:t>
            </w:r>
            <w:r w:rsidR="003C565D">
              <w:rPr>
                <w:rFonts w:asciiTheme="minorHAnsi" w:hAnsiTheme="minorHAnsi"/>
                <w:b/>
                <w:szCs w:val="18"/>
              </w:rPr>
              <w:t>–</w:t>
            </w:r>
            <w:r w:rsidR="00DD4B3B">
              <w:rPr>
                <w:rFonts w:asciiTheme="minorHAnsi" w:hAnsiTheme="minorHAnsi"/>
                <w:b/>
                <w:szCs w:val="18"/>
              </w:rPr>
              <w:t xml:space="preserve"> </w:t>
            </w:r>
            <w:r w:rsidR="003C565D">
              <w:rPr>
                <w:rFonts w:asciiTheme="minorHAnsi" w:hAnsiTheme="minorHAnsi"/>
                <w:b/>
                <w:szCs w:val="18"/>
              </w:rPr>
              <w:t>Single Family</w:t>
            </w:r>
            <w:r w:rsidR="00D44419">
              <w:rPr>
                <w:rFonts w:asciiTheme="minorHAnsi" w:hAnsiTheme="minorHAnsi"/>
                <w:b/>
                <w:szCs w:val="18"/>
              </w:rPr>
              <w:t xml:space="preserve"> </w:t>
            </w:r>
            <w:r w:rsidR="00D44419" w:rsidRPr="00D44419">
              <w:rPr>
                <w:rFonts w:asciiTheme="minorHAnsi" w:hAnsiTheme="minorHAnsi"/>
                <w:b/>
                <w:szCs w:val="18"/>
              </w:rPr>
              <w:t xml:space="preserve">Attached/Detached </w:t>
            </w:r>
          </w:p>
        </w:tc>
      </w:tr>
    </w:tbl>
    <w:p w14:paraId="01F667EE" w14:textId="15D210A1" w:rsidR="006E08B4" w:rsidRPr="009D3D1C" w:rsidRDefault="006E08B4">
      <w:pPr>
        <w:rPr>
          <w:rFonts w:asciiTheme="minorHAnsi" w:hAnsiTheme="minorHAnsi" w:cstheme="minorHAnsi"/>
          <w:sz w:val="18"/>
          <w:szCs w:val="18"/>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34"/>
        <w:gridCol w:w="4595"/>
        <w:gridCol w:w="5561"/>
      </w:tblGrid>
      <w:tr w:rsidR="006E08B4" w14:paraId="76C5ECE5" w14:textId="77777777" w:rsidTr="006E08B4">
        <w:trPr>
          <w:trHeight w:val="158"/>
        </w:trPr>
        <w:tc>
          <w:tcPr>
            <w:tcW w:w="10790" w:type="dxa"/>
            <w:gridSpan w:val="3"/>
            <w:vAlign w:val="center"/>
          </w:tcPr>
          <w:p w14:paraId="51FD201D" w14:textId="7A4CD1C8" w:rsidR="006E08B4" w:rsidRPr="006E08B4" w:rsidRDefault="006E08B4" w:rsidP="006E08B4">
            <w:pPr>
              <w:keepNext/>
              <w:rPr>
                <w:rFonts w:asciiTheme="minorHAnsi" w:hAnsiTheme="minorHAnsi"/>
                <w:b/>
                <w:szCs w:val="18"/>
              </w:rPr>
            </w:pPr>
            <w:r w:rsidRPr="0029047D">
              <w:rPr>
                <w:rFonts w:asciiTheme="minorHAnsi" w:hAnsiTheme="minorHAnsi"/>
                <w:b/>
                <w:szCs w:val="18"/>
              </w:rPr>
              <w:t xml:space="preserve">B. </w:t>
            </w:r>
            <w:r>
              <w:rPr>
                <w:rFonts w:asciiTheme="minorHAnsi" w:hAnsiTheme="minorHAnsi"/>
                <w:b/>
                <w:szCs w:val="18"/>
              </w:rPr>
              <w:t>Single Family Attached/Detached General Information</w:t>
            </w:r>
          </w:p>
        </w:tc>
      </w:tr>
      <w:tr w:rsidR="006E08B4" w14:paraId="3BB4377D" w14:textId="77777777" w:rsidTr="006E08B4">
        <w:trPr>
          <w:trHeight w:val="158"/>
        </w:trPr>
        <w:tc>
          <w:tcPr>
            <w:tcW w:w="634" w:type="dxa"/>
            <w:vAlign w:val="center"/>
          </w:tcPr>
          <w:p w14:paraId="50671B0F" w14:textId="5B1C115C"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1</w:t>
            </w:r>
          </w:p>
        </w:tc>
        <w:tc>
          <w:tcPr>
            <w:tcW w:w="4595" w:type="dxa"/>
            <w:vAlign w:val="center"/>
          </w:tcPr>
          <w:p w14:paraId="1E85F015"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rPr>
              <w:t>Average Ceiling Height</w:t>
            </w:r>
          </w:p>
        </w:tc>
        <w:tc>
          <w:tcPr>
            <w:tcW w:w="5561" w:type="dxa"/>
          </w:tcPr>
          <w:p w14:paraId="1358231C"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If parent document is CF1R-PRF-01, reference value from </w:t>
            </w:r>
            <w:proofErr w:type="gramStart"/>
            <w:r w:rsidRPr="007A5D38">
              <w:rPr>
                <w:rFonts w:asciiTheme="minorHAnsi" w:hAnsiTheme="minorHAnsi" w:cstheme="minorHAnsi"/>
                <w:sz w:val="18"/>
                <w:szCs w:val="18"/>
              </w:rPr>
              <w:t>CF1R;</w:t>
            </w:r>
            <w:proofErr w:type="gramEnd"/>
          </w:p>
          <w:p w14:paraId="3747959B"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or CF1R-ADD-01, user to enter nonnegative number with up to two decimals places (X.XX</w:t>
            </w:r>
            <w:proofErr w:type="gramStart"/>
            <w:r w:rsidRPr="007A5D38">
              <w:rPr>
                <w:rFonts w:asciiTheme="minorHAnsi" w:hAnsiTheme="minorHAnsi" w:cstheme="minorHAnsi"/>
                <w:sz w:val="18"/>
                <w:szCs w:val="18"/>
              </w:rPr>
              <w:t>);</w:t>
            </w:r>
            <w:proofErr w:type="gramEnd"/>
          </w:p>
          <w:p w14:paraId="50432A22"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N/A&gt;&gt;</w:t>
            </w:r>
          </w:p>
        </w:tc>
      </w:tr>
      <w:tr w:rsidR="006E08B4" w14:paraId="5565C240" w14:textId="77777777" w:rsidTr="006E08B4">
        <w:trPr>
          <w:trHeight w:val="158"/>
        </w:trPr>
        <w:tc>
          <w:tcPr>
            <w:tcW w:w="634" w:type="dxa"/>
            <w:vAlign w:val="center"/>
          </w:tcPr>
          <w:p w14:paraId="0BC187C9" w14:textId="71238E0C"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2</w:t>
            </w:r>
          </w:p>
        </w:tc>
        <w:tc>
          <w:tcPr>
            <w:tcW w:w="4595" w:type="dxa"/>
            <w:vAlign w:val="center"/>
          </w:tcPr>
          <w:p w14:paraId="1A82E78A"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rPr>
              <w:t>Total Conditioned Volume</w:t>
            </w:r>
          </w:p>
        </w:tc>
        <w:tc>
          <w:tcPr>
            <w:tcW w:w="5561" w:type="dxa"/>
          </w:tcPr>
          <w:p w14:paraId="2AF9517B" w14:textId="4D66B42F"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&lt;&lt;calculated value, “Conditioned Floor Area (A04)” * “Averaged Ceiling Height” (</w:t>
            </w:r>
            <w:r w:rsidR="005670D3">
              <w:rPr>
                <w:rFonts w:asciiTheme="minorHAnsi" w:hAnsiTheme="minorHAnsi" w:cstheme="minorHAnsi"/>
                <w:sz w:val="18"/>
                <w:szCs w:val="18"/>
              </w:rPr>
              <w:t>B01</w:t>
            </w:r>
            <w:proofErr w:type="gramStart"/>
            <w:r w:rsidRPr="007A5D38">
              <w:rPr>
                <w:rFonts w:asciiTheme="minorHAnsi" w:hAnsiTheme="minorHAnsi" w:cstheme="minorHAnsi"/>
                <w:sz w:val="18"/>
                <w:szCs w:val="18"/>
              </w:rPr>
              <w:t>);</w:t>
            </w:r>
            <w:proofErr w:type="gramEnd"/>
          </w:p>
          <w:p w14:paraId="39B7A5F0"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w:t>
            </w:r>
            <w:r w:rsidRPr="007A5D38">
              <w:rPr>
                <w:rFonts w:asciiTheme="minorHAnsi" w:hAnsiTheme="minorHAnsi" w:cstheme="minorHAnsi"/>
                <w:sz w:val="18"/>
                <w:szCs w:val="18"/>
              </w:rPr>
              <w:t>&gt;&gt;</w:t>
            </w:r>
          </w:p>
        </w:tc>
      </w:tr>
      <w:tr w:rsidR="006E08B4" w14:paraId="0349EB66" w14:textId="77777777" w:rsidTr="006E08B4">
        <w:trPr>
          <w:trHeight w:val="158"/>
        </w:trPr>
        <w:tc>
          <w:tcPr>
            <w:tcW w:w="634" w:type="dxa"/>
            <w:vAlign w:val="center"/>
          </w:tcPr>
          <w:p w14:paraId="3BD9F7D4" w14:textId="6F344B4E"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3</w:t>
            </w:r>
          </w:p>
        </w:tc>
        <w:tc>
          <w:tcPr>
            <w:tcW w:w="4595" w:type="dxa"/>
            <w:vAlign w:val="center"/>
          </w:tcPr>
          <w:p w14:paraId="34054D0B" w14:textId="49B8F84B" w:rsidR="006E08B4" w:rsidRDefault="001615DD" w:rsidP="006E08B4">
            <w:pPr>
              <w:rPr>
                <w:rFonts w:asciiTheme="minorHAnsi" w:hAnsiTheme="minorHAnsi"/>
                <w:sz w:val="18"/>
                <w:szCs w:val="18"/>
              </w:rPr>
            </w:pPr>
            <w:r w:rsidRPr="001615DD">
              <w:rPr>
                <w:rFonts w:asciiTheme="minorHAnsi" w:hAnsiTheme="minorHAnsi" w:cstheme="minorHAnsi"/>
                <w:sz w:val="18"/>
                <w:szCs w:val="18"/>
              </w:rPr>
              <w:t>Vertical distance between the lowest and highest above-grade points within the pressure boundary in feet</w:t>
            </w:r>
          </w:p>
        </w:tc>
        <w:tc>
          <w:tcPr>
            <w:tcW w:w="5561" w:type="dxa"/>
          </w:tcPr>
          <w:p w14:paraId="4A696E58"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 xml:space="preserve">&lt;&lt; calculated field; If parent document is CF1R-PRF-01, reference value from </w:t>
            </w:r>
            <w:proofErr w:type="gramStart"/>
            <w:r w:rsidRPr="007A5D38">
              <w:rPr>
                <w:rFonts w:asciiTheme="minorHAnsi" w:hAnsiTheme="minorHAnsi" w:cstheme="minorHAnsi"/>
                <w:sz w:val="18"/>
                <w:szCs w:val="18"/>
              </w:rPr>
              <w:t>CF1R;</w:t>
            </w:r>
            <w:proofErr w:type="gramEnd"/>
          </w:p>
          <w:p w14:paraId="49BB0D85"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Else if parent document is CF1R-NCB-01 or CF1R-ADD-01, user to enter nonnegative number with up to two decimals places (X.XX</w:t>
            </w:r>
            <w:proofErr w:type="gramStart"/>
            <w:r w:rsidRPr="007A5D38">
              <w:rPr>
                <w:rFonts w:asciiTheme="minorHAnsi" w:hAnsiTheme="minorHAnsi" w:cstheme="minorHAnsi"/>
                <w:sz w:val="18"/>
                <w:szCs w:val="18"/>
              </w:rPr>
              <w:t>);</w:t>
            </w:r>
            <w:proofErr w:type="gramEnd"/>
          </w:p>
          <w:p w14:paraId="28028235"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N/A&gt;&gt;</w:t>
            </w:r>
          </w:p>
        </w:tc>
      </w:tr>
      <w:tr w:rsidR="006E08B4" w14:paraId="735FC0DB" w14:textId="77777777" w:rsidTr="006E08B4">
        <w:trPr>
          <w:trHeight w:val="158"/>
        </w:trPr>
        <w:tc>
          <w:tcPr>
            <w:tcW w:w="634" w:type="dxa"/>
            <w:vAlign w:val="center"/>
          </w:tcPr>
          <w:p w14:paraId="45D847C0" w14:textId="5E96D60C" w:rsidR="006E08B4" w:rsidRPr="00F5715E" w:rsidRDefault="006E08B4" w:rsidP="006E08B4">
            <w:pPr>
              <w:jc w:val="center"/>
              <w:rPr>
                <w:rFonts w:asciiTheme="minorHAnsi" w:hAnsiTheme="minorHAnsi"/>
                <w:sz w:val="18"/>
                <w:szCs w:val="18"/>
              </w:rPr>
            </w:pPr>
            <w:r w:rsidRPr="007A5D38">
              <w:rPr>
                <w:rFonts w:asciiTheme="minorHAnsi" w:hAnsiTheme="minorHAnsi" w:cstheme="minorHAnsi"/>
                <w:sz w:val="18"/>
                <w:szCs w:val="18"/>
              </w:rPr>
              <w:t>0</w:t>
            </w:r>
            <w:r>
              <w:rPr>
                <w:rFonts w:asciiTheme="minorHAnsi" w:hAnsiTheme="minorHAnsi" w:cstheme="minorHAnsi"/>
                <w:sz w:val="18"/>
                <w:szCs w:val="18"/>
              </w:rPr>
              <w:t>4</w:t>
            </w:r>
          </w:p>
        </w:tc>
        <w:tc>
          <w:tcPr>
            <w:tcW w:w="4595" w:type="dxa"/>
            <w:vAlign w:val="center"/>
          </w:tcPr>
          <w:p w14:paraId="1545643A"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rPr>
              <w:t>Air Changes Per Hour at 50 Pa</w:t>
            </w:r>
          </w:p>
        </w:tc>
        <w:tc>
          <w:tcPr>
            <w:tcW w:w="5561" w:type="dxa"/>
          </w:tcPr>
          <w:p w14:paraId="2222B686"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&lt;&lt;user pick from list:</w:t>
            </w:r>
            <w:r w:rsidRPr="007A5D38">
              <w:rPr>
                <w:rFonts w:asciiTheme="minorHAnsi" w:hAnsiTheme="minorHAnsi" w:cstheme="minorHAnsi"/>
                <w:sz w:val="18"/>
                <w:szCs w:val="18"/>
              </w:rPr>
              <w:br/>
              <w:t>**</w:t>
            </w:r>
            <w:proofErr w:type="gramStart"/>
            <w:r w:rsidRPr="007A5D38">
              <w:rPr>
                <w:rFonts w:asciiTheme="minorHAnsi" w:hAnsiTheme="minorHAnsi" w:cstheme="minorHAnsi"/>
                <w:sz w:val="18"/>
                <w:szCs w:val="18"/>
              </w:rPr>
              <w:t>Default;</w:t>
            </w:r>
            <w:proofErr w:type="gramEnd"/>
          </w:p>
          <w:p w14:paraId="28C10806" w14:textId="77777777" w:rsidR="006E08B4" w:rsidRPr="007A5D38"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w:t>
            </w:r>
            <w:proofErr w:type="gramStart"/>
            <w:r w:rsidRPr="007A5D38">
              <w:rPr>
                <w:rFonts w:asciiTheme="minorHAnsi" w:hAnsiTheme="minorHAnsi" w:cstheme="minorHAnsi"/>
                <w:sz w:val="18"/>
                <w:szCs w:val="18"/>
              </w:rPr>
              <w:t>Measured;</w:t>
            </w:r>
            <w:proofErr w:type="gramEnd"/>
          </w:p>
          <w:p w14:paraId="105DA3C0" w14:textId="77777777" w:rsidR="006E08B4" w:rsidRDefault="006E08B4" w:rsidP="006E08B4">
            <w:pPr>
              <w:rPr>
                <w:rFonts w:asciiTheme="minorHAnsi" w:hAnsiTheme="minorHAnsi"/>
                <w:sz w:val="18"/>
                <w:szCs w:val="18"/>
              </w:rPr>
            </w:pPr>
            <w:r w:rsidRPr="007A5D38">
              <w:rPr>
                <w:rFonts w:asciiTheme="minorHAnsi" w:hAnsiTheme="minorHAnsi" w:cstheme="minorHAnsi"/>
                <w:sz w:val="18"/>
                <w:szCs w:val="18"/>
                <w:u w:val="single"/>
              </w:rPr>
              <w:t>Else if “Building Type” (A02) = “</w:t>
            </w:r>
            <w:proofErr w:type="gramStart"/>
            <w:r w:rsidRPr="007A5D38">
              <w:rPr>
                <w:rFonts w:asciiTheme="minorHAnsi" w:hAnsiTheme="minorHAnsi" w:cstheme="minorHAnsi"/>
                <w:sz w:val="18"/>
                <w:szCs w:val="18"/>
                <w:u w:val="single"/>
              </w:rPr>
              <w:t>Non-dwelling</w:t>
            </w:r>
            <w:proofErr w:type="gramEnd"/>
            <w:r w:rsidRPr="007A5D38">
              <w:rPr>
                <w:rFonts w:asciiTheme="minorHAnsi" w:hAnsiTheme="minorHAnsi" w:cstheme="minorHAnsi"/>
                <w:sz w:val="18"/>
                <w:szCs w:val="18"/>
                <w:u w:val="single"/>
              </w:rPr>
              <w:t xml:space="preserve"> unit” then value = N/A</w:t>
            </w:r>
            <w:r w:rsidRPr="007A5D38">
              <w:rPr>
                <w:rFonts w:asciiTheme="minorHAnsi" w:hAnsiTheme="minorHAnsi" w:cstheme="minorHAnsi"/>
                <w:sz w:val="18"/>
                <w:szCs w:val="18"/>
              </w:rPr>
              <w:t>&gt;&gt;</w:t>
            </w:r>
          </w:p>
        </w:tc>
      </w:tr>
      <w:tr w:rsidR="006E08B4" w14:paraId="317B0033" w14:textId="77777777" w:rsidTr="006E08B4">
        <w:trPr>
          <w:trHeight w:val="158"/>
        </w:trPr>
        <w:tc>
          <w:tcPr>
            <w:tcW w:w="634" w:type="dxa"/>
            <w:vAlign w:val="center"/>
          </w:tcPr>
          <w:p w14:paraId="3B769608" w14:textId="5450A2A2" w:rsidR="006E08B4" w:rsidRPr="00F5715E" w:rsidRDefault="006E08B4" w:rsidP="006E08B4">
            <w:pPr>
              <w:jc w:val="center"/>
              <w:rPr>
                <w:rFonts w:asciiTheme="minorHAnsi" w:hAnsiTheme="minorHAnsi"/>
                <w:sz w:val="18"/>
                <w:szCs w:val="18"/>
              </w:rPr>
            </w:pPr>
            <w:r>
              <w:rPr>
                <w:rFonts w:asciiTheme="minorHAnsi" w:hAnsiTheme="minorHAnsi" w:cstheme="minorHAnsi"/>
                <w:sz w:val="18"/>
                <w:szCs w:val="18"/>
              </w:rPr>
              <w:t>05</w:t>
            </w:r>
          </w:p>
        </w:tc>
        <w:tc>
          <w:tcPr>
            <w:tcW w:w="4595" w:type="dxa"/>
            <w:vAlign w:val="center"/>
          </w:tcPr>
          <w:p w14:paraId="4F669024" w14:textId="33E3D05B" w:rsidR="006E08B4" w:rsidRDefault="006E08B4" w:rsidP="006E08B4">
            <w:pPr>
              <w:rPr>
                <w:rFonts w:asciiTheme="minorHAnsi" w:hAnsiTheme="minorHAnsi"/>
                <w:sz w:val="18"/>
                <w:szCs w:val="18"/>
              </w:rPr>
            </w:pPr>
            <w:r w:rsidRPr="007A5D38">
              <w:rPr>
                <w:rFonts w:asciiTheme="minorHAnsi" w:hAnsiTheme="minorHAnsi" w:cstheme="minorHAnsi"/>
                <w:sz w:val="18"/>
                <w:szCs w:val="18"/>
              </w:rPr>
              <w:t>Name of ANSI/ASHRAE Standard 62.2-201</w:t>
            </w:r>
            <w:del w:id="271" w:author="Tsan, Bach@Energy" w:date="2021-11-04T17:00:00Z">
              <w:r w:rsidRPr="007A5D38" w:rsidDel="00C52E92">
                <w:rPr>
                  <w:rFonts w:asciiTheme="minorHAnsi" w:hAnsiTheme="minorHAnsi" w:cstheme="minorHAnsi"/>
                  <w:sz w:val="18"/>
                  <w:szCs w:val="18"/>
                </w:rPr>
                <w:delText>6</w:delText>
              </w:r>
            </w:del>
            <w:ins w:id="272" w:author="Tsan, Bach@Energy" w:date="2021-11-04T17:00:00Z">
              <w:r w:rsidR="00C52E92">
                <w:rPr>
                  <w:rFonts w:asciiTheme="minorHAnsi" w:hAnsiTheme="minorHAnsi" w:cstheme="minorHAnsi"/>
                  <w:sz w:val="18"/>
                  <w:szCs w:val="18"/>
                </w:rPr>
                <w:t>9</w:t>
              </w:r>
            </w:ins>
            <w:r w:rsidRPr="007A5D38">
              <w:rPr>
                <w:rFonts w:asciiTheme="minorHAnsi" w:hAnsiTheme="minorHAnsi" w:cstheme="minorHAnsi"/>
                <w:sz w:val="18"/>
                <w:szCs w:val="18"/>
              </w:rPr>
              <w:t xml:space="preserve"> weather station </w:t>
            </w:r>
            <w:r>
              <w:rPr>
                <w:rFonts w:asciiTheme="minorHAnsi" w:hAnsiTheme="minorHAnsi" w:cstheme="minorHAnsi"/>
                <w:sz w:val="18"/>
                <w:szCs w:val="18"/>
              </w:rPr>
              <w:t>for climate zone</w:t>
            </w:r>
          </w:p>
        </w:tc>
        <w:tc>
          <w:tcPr>
            <w:tcW w:w="5561" w:type="dxa"/>
          </w:tcPr>
          <w:p w14:paraId="703953D1" w14:textId="5749D08F" w:rsidR="00EE69FE" w:rsidRDefault="00874BE3" w:rsidP="006E08B4">
            <w:pPr>
              <w:rPr>
                <w:rFonts w:asciiTheme="minorHAnsi" w:hAnsiTheme="minorHAnsi" w:cstheme="minorHAnsi"/>
                <w:sz w:val="18"/>
                <w:szCs w:val="18"/>
              </w:rPr>
            </w:pPr>
            <w:r>
              <w:rPr>
                <w:rFonts w:asciiTheme="minorHAnsi" w:hAnsiTheme="minorHAnsi" w:cstheme="minorHAnsi"/>
                <w:sz w:val="18"/>
                <w:szCs w:val="18"/>
              </w:rPr>
              <w:t>&lt;&lt;</w:t>
            </w:r>
            <w:r w:rsidR="00EE69FE" w:rsidRPr="00EE69FE">
              <w:rPr>
                <w:rFonts w:asciiTheme="minorHAnsi" w:hAnsiTheme="minorHAnsi" w:cstheme="minorHAnsi"/>
                <w:sz w:val="18"/>
                <w:szCs w:val="18"/>
              </w:rPr>
              <w:t>Calculated field: If parent document is CF1R-PRF-01, reference value from it but allow user to override it.  If not overridden, result is stored in B05_WeatherStationANSI_</w:t>
            </w:r>
            <w:proofErr w:type="gramStart"/>
            <w:r w:rsidR="00EE69FE" w:rsidRPr="00EE69FE">
              <w:rPr>
                <w:rFonts w:asciiTheme="minorHAnsi" w:hAnsiTheme="minorHAnsi" w:cstheme="minorHAnsi"/>
                <w:sz w:val="18"/>
                <w:szCs w:val="18"/>
              </w:rPr>
              <w:t>ASHRAE;</w:t>
            </w:r>
            <w:proofErr w:type="gramEnd"/>
            <w:r w:rsidR="00EE69FE" w:rsidRPr="00EE69FE">
              <w:rPr>
                <w:rFonts w:asciiTheme="minorHAnsi" w:hAnsiTheme="minorHAnsi" w:cstheme="minorHAnsi"/>
                <w:sz w:val="18"/>
                <w:szCs w:val="18"/>
              </w:rPr>
              <w:t xml:space="preserve"> </w:t>
            </w:r>
          </w:p>
          <w:p w14:paraId="1A6B99A7" w14:textId="77777777" w:rsidR="00EE69FE" w:rsidRDefault="00EE69FE" w:rsidP="006E08B4">
            <w:pPr>
              <w:rPr>
                <w:rFonts w:asciiTheme="minorHAnsi" w:hAnsiTheme="minorHAnsi" w:cstheme="minorHAnsi"/>
                <w:sz w:val="18"/>
                <w:szCs w:val="18"/>
              </w:rPr>
            </w:pPr>
            <w:r w:rsidRPr="00EE69FE">
              <w:rPr>
                <w:rFonts w:asciiTheme="minorHAnsi" w:hAnsiTheme="minorHAnsi" w:cstheme="minorHAnsi"/>
                <w:sz w:val="18"/>
                <w:szCs w:val="18"/>
              </w:rPr>
              <w:t>Else if user overrides CF1R-PRF-</w:t>
            </w:r>
            <w:proofErr w:type="gramStart"/>
            <w:r w:rsidRPr="00EE69FE">
              <w:rPr>
                <w:rFonts w:asciiTheme="minorHAnsi" w:hAnsiTheme="minorHAnsi" w:cstheme="minorHAnsi"/>
                <w:sz w:val="18"/>
                <w:szCs w:val="18"/>
              </w:rPr>
              <w:t>01  value</w:t>
            </w:r>
            <w:proofErr w:type="gramEnd"/>
            <w:r w:rsidRPr="00EE69FE">
              <w:rPr>
                <w:rFonts w:asciiTheme="minorHAnsi" w:hAnsiTheme="minorHAnsi" w:cstheme="minorHAnsi"/>
                <w:sz w:val="18"/>
                <w:szCs w:val="18"/>
              </w:rPr>
              <w:t xml:space="preserve"> Or parent is CF1R-NCB-01 or CF1F-ADD-01, user selects from list of weather stations based on value in A09_ClimateZone and this is stored in B05_WeatherStationCZ# where # is the climate zone; </w:t>
            </w:r>
          </w:p>
          <w:p w14:paraId="3C76B7EE" w14:textId="20F0C932" w:rsidR="006E08B4" w:rsidRDefault="00EE69FE" w:rsidP="006E08B4">
            <w:pPr>
              <w:rPr>
                <w:rFonts w:asciiTheme="minorHAnsi" w:hAnsiTheme="minorHAnsi"/>
                <w:sz w:val="18"/>
                <w:szCs w:val="18"/>
              </w:rPr>
            </w:pPr>
            <w:r w:rsidRPr="00EE69FE">
              <w:rPr>
                <w:rFonts w:asciiTheme="minorHAnsi" w:hAnsiTheme="minorHAnsi" w:cstheme="minorHAnsi"/>
                <w:sz w:val="18"/>
                <w:szCs w:val="18"/>
              </w:rPr>
              <w:t xml:space="preserve">Else If A02_ResidentialBuildingType == </w:t>
            </w:r>
            <w:proofErr w:type="spellStart"/>
            <w:r w:rsidRPr="00EE69FE">
              <w:rPr>
                <w:rFonts w:asciiTheme="minorHAnsi" w:hAnsiTheme="minorHAnsi" w:cstheme="minorHAnsi"/>
                <w:sz w:val="18"/>
                <w:szCs w:val="18"/>
              </w:rPr>
              <w:t>NonDwellingUnit</w:t>
            </w:r>
            <w:proofErr w:type="spellEnd"/>
            <w:r w:rsidRPr="00EE69FE">
              <w:rPr>
                <w:rFonts w:asciiTheme="minorHAnsi" w:hAnsiTheme="minorHAnsi" w:cstheme="minorHAnsi"/>
                <w:sz w:val="18"/>
                <w:szCs w:val="18"/>
              </w:rPr>
              <w:t xml:space="preserve"> result = N/A</w:t>
            </w:r>
            <w:r w:rsidR="00874BE3">
              <w:rPr>
                <w:rFonts w:asciiTheme="minorHAnsi" w:hAnsiTheme="minorHAnsi" w:cstheme="minorHAnsi"/>
                <w:sz w:val="18"/>
                <w:szCs w:val="18"/>
              </w:rPr>
              <w:t>&gt;&gt;</w:t>
            </w:r>
            <w:r w:rsidRPr="00EE69FE">
              <w:rPr>
                <w:rFonts w:asciiTheme="minorHAnsi" w:hAnsiTheme="minorHAnsi" w:cstheme="minorHAnsi"/>
                <w:sz w:val="18"/>
                <w:szCs w:val="18"/>
              </w:rPr>
              <w:t xml:space="preserve"> stored in </w:t>
            </w:r>
            <w:proofErr w:type="spellStart"/>
            <w:r w:rsidRPr="00EE69FE">
              <w:rPr>
                <w:rFonts w:asciiTheme="minorHAnsi" w:hAnsiTheme="minorHAnsi" w:cstheme="minorHAnsi"/>
                <w:sz w:val="18"/>
                <w:szCs w:val="18"/>
              </w:rPr>
              <w:t>NotApplicableMessage</w:t>
            </w:r>
            <w:proofErr w:type="spellEnd"/>
            <w:r w:rsidR="00773425">
              <w:rPr>
                <w:rFonts w:asciiTheme="minorHAnsi" w:hAnsiTheme="minorHAnsi" w:cstheme="minorHAnsi"/>
                <w:sz w:val="18"/>
                <w:szCs w:val="18"/>
              </w:rPr>
              <w:t>&gt;&gt;</w:t>
            </w:r>
          </w:p>
        </w:tc>
      </w:tr>
      <w:tr w:rsidR="006E08B4" w14:paraId="5E0BFCDF" w14:textId="77777777" w:rsidTr="006E08B4">
        <w:trPr>
          <w:trHeight w:val="158"/>
        </w:trPr>
        <w:tc>
          <w:tcPr>
            <w:tcW w:w="634" w:type="dxa"/>
            <w:vAlign w:val="center"/>
          </w:tcPr>
          <w:p w14:paraId="56C37D17" w14:textId="656AFEAE" w:rsidR="006E08B4" w:rsidRPr="00F5715E" w:rsidRDefault="006E08B4" w:rsidP="006E08B4">
            <w:pPr>
              <w:jc w:val="center"/>
              <w:rPr>
                <w:rFonts w:asciiTheme="minorHAnsi" w:hAnsiTheme="minorHAnsi"/>
                <w:sz w:val="18"/>
                <w:szCs w:val="18"/>
              </w:rPr>
            </w:pPr>
            <w:r>
              <w:rPr>
                <w:rFonts w:asciiTheme="minorHAnsi" w:hAnsiTheme="minorHAnsi" w:cstheme="minorHAnsi"/>
                <w:sz w:val="18"/>
                <w:szCs w:val="18"/>
              </w:rPr>
              <w:t>06</w:t>
            </w:r>
          </w:p>
        </w:tc>
        <w:tc>
          <w:tcPr>
            <w:tcW w:w="4595" w:type="dxa"/>
            <w:vAlign w:val="center"/>
          </w:tcPr>
          <w:p w14:paraId="24A2D005" w14:textId="77777777" w:rsidR="006E08B4" w:rsidRDefault="006E08B4" w:rsidP="006E08B4">
            <w:pPr>
              <w:rPr>
                <w:rFonts w:asciiTheme="minorHAnsi" w:hAnsiTheme="minorHAnsi" w:cstheme="minorHAnsi"/>
                <w:sz w:val="18"/>
                <w:szCs w:val="18"/>
              </w:rPr>
            </w:pP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p>
          <w:p w14:paraId="1513228A" w14:textId="77777777" w:rsidR="006E08B4" w:rsidRDefault="006E08B4" w:rsidP="006E08B4">
            <w:pPr>
              <w:rPr>
                <w:rFonts w:asciiTheme="minorHAnsi" w:hAnsiTheme="minorHAnsi"/>
                <w:sz w:val="18"/>
                <w:szCs w:val="18"/>
              </w:rPr>
            </w:pPr>
            <w:r>
              <w:rPr>
                <w:rFonts w:asciiTheme="minorHAnsi" w:hAnsiTheme="minorHAnsi" w:cstheme="minorHAnsi"/>
                <w:sz w:val="18"/>
                <w:szCs w:val="18"/>
              </w:rPr>
              <w:t xml:space="preserve">(Based on the </w:t>
            </w:r>
            <w:r w:rsidRPr="007A5D38">
              <w:rPr>
                <w:rFonts w:asciiTheme="minorHAnsi" w:hAnsiTheme="minorHAnsi" w:cstheme="minorHAnsi"/>
                <w:sz w:val="18"/>
                <w:szCs w:val="18"/>
              </w:rPr>
              <w:t>city identified above</w:t>
            </w:r>
            <w:r>
              <w:rPr>
                <w:rFonts w:asciiTheme="minorHAnsi" w:hAnsiTheme="minorHAnsi" w:cstheme="minorHAnsi"/>
                <w:sz w:val="18"/>
                <w:szCs w:val="18"/>
              </w:rPr>
              <w:t>)</w:t>
            </w:r>
          </w:p>
        </w:tc>
        <w:tc>
          <w:tcPr>
            <w:tcW w:w="5561" w:type="dxa"/>
          </w:tcPr>
          <w:p w14:paraId="4A392F74" w14:textId="77777777" w:rsidR="00874BE3" w:rsidRDefault="00874BE3" w:rsidP="006E08B4">
            <w:pPr>
              <w:rPr>
                <w:rFonts w:asciiTheme="minorHAnsi" w:hAnsiTheme="minorHAnsi" w:cstheme="minorHAnsi"/>
                <w:sz w:val="18"/>
                <w:szCs w:val="18"/>
              </w:rPr>
            </w:pPr>
            <w:r>
              <w:rPr>
                <w:rFonts w:asciiTheme="minorHAnsi" w:hAnsiTheme="minorHAnsi" w:cstheme="minorHAnsi"/>
                <w:sz w:val="18"/>
                <w:szCs w:val="18"/>
              </w:rPr>
              <w:t>&lt;&lt;</w:t>
            </w:r>
            <w:r w:rsidRPr="00874BE3">
              <w:rPr>
                <w:rFonts w:asciiTheme="minorHAnsi" w:hAnsiTheme="minorHAnsi" w:cstheme="minorHAnsi"/>
                <w:sz w:val="18"/>
                <w:szCs w:val="18"/>
              </w:rPr>
              <w:t xml:space="preserve">Calculated field: If parent document is CF1R-PRF-01 And B05_WeatherStationANSI_ASHRAE has a value, reference value </w:t>
            </w:r>
            <w:proofErr w:type="gramStart"/>
            <w:r w:rsidRPr="00874BE3">
              <w:rPr>
                <w:rFonts w:asciiTheme="minorHAnsi" w:hAnsiTheme="minorHAnsi" w:cstheme="minorHAnsi"/>
                <w:sz w:val="18"/>
                <w:szCs w:val="18"/>
              </w:rPr>
              <w:t>from  CF</w:t>
            </w:r>
            <w:proofErr w:type="gramEnd"/>
            <w:r w:rsidRPr="00874BE3">
              <w:rPr>
                <w:rFonts w:asciiTheme="minorHAnsi" w:hAnsiTheme="minorHAnsi" w:cstheme="minorHAnsi"/>
                <w:sz w:val="18"/>
                <w:szCs w:val="18"/>
              </w:rPr>
              <w:t xml:space="preserve">1R-PRF-01; </w:t>
            </w:r>
          </w:p>
          <w:p w14:paraId="3A220A39" w14:textId="77777777" w:rsidR="00874BE3" w:rsidRDefault="00874BE3" w:rsidP="006E08B4">
            <w:pPr>
              <w:rPr>
                <w:rFonts w:asciiTheme="minorHAnsi" w:hAnsiTheme="minorHAnsi" w:cstheme="minorHAnsi"/>
                <w:sz w:val="18"/>
                <w:szCs w:val="18"/>
              </w:rPr>
            </w:pPr>
            <w:r w:rsidRPr="00874BE3">
              <w:rPr>
                <w:rFonts w:asciiTheme="minorHAnsi" w:hAnsiTheme="minorHAnsi" w:cstheme="minorHAnsi"/>
                <w:sz w:val="18"/>
                <w:szCs w:val="18"/>
              </w:rPr>
              <w:t>Else If B05_WeatherStationCZ# (# is the climate zone) has a value, based on weather station value in B05_WeatherStationCZ#</w:t>
            </w:r>
            <w:proofErr w:type="gramStart"/>
            <w:r w:rsidRPr="00874BE3">
              <w:rPr>
                <w:rFonts w:asciiTheme="minorHAnsi" w:hAnsiTheme="minorHAnsi" w:cstheme="minorHAnsi"/>
                <w:sz w:val="18"/>
                <w:szCs w:val="18"/>
              </w:rPr>
              <w:t>,  assign</w:t>
            </w:r>
            <w:proofErr w:type="gramEnd"/>
            <w:r w:rsidRPr="00874BE3">
              <w:rPr>
                <w:rFonts w:asciiTheme="minorHAnsi" w:hAnsiTheme="minorHAnsi" w:cstheme="minorHAnsi"/>
                <w:sz w:val="18"/>
                <w:szCs w:val="18"/>
              </w:rPr>
              <w:t xml:space="preserve"> lookup </w:t>
            </w:r>
            <w:proofErr w:type="spellStart"/>
            <w:r w:rsidRPr="00874BE3">
              <w:rPr>
                <w:rFonts w:asciiTheme="minorHAnsi" w:hAnsiTheme="minorHAnsi" w:cstheme="minorHAnsi"/>
                <w:sz w:val="18"/>
                <w:szCs w:val="18"/>
              </w:rPr>
              <w:t>wsf</w:t>
            </w:r>
            <w:proofErr w:type="spellEnd"/>
            <w:r w:rsidRPr="00874BE3">
              <w:rPr>
                <w:rFonts w:asciiTheme="minorHAnsi" w:hAnsiTheme="minorHAnsi" w:cstheme="minorHAnsi"/>
                <w:sz w:val="18"/>
                <w:szCs w:val="18"/>
              </w:rPr>
              <w:t xml:space="preserve"> from Table B1 US Climates, Normative Appendix B shown in the instructions section of the layout document;   </w:t>
            </w:r>
          </w:p>
          <w:p w14:paraId="343E889F" w14:textId="0595C4D0" w:rsidR="006E08B4" w:rsidRDefault="00874BE3" w:rsidP="006E08B4">
            <w:pPr>
              <w:rPr>
                <w:rFonts w:asciiTheme="minorHAnsi" w:hAnsiTheme="minorHAnsi"/>
                <w:sz w:val="18"/>
                <w:szCs w:val="18"/>
              </w:rPr>
            </w:pPr>
            <w:r w:rsidRPr="00874BE3">
              <w:rPr>
                <w:rFonts w:asciiTheme="minorHAnsi" w:hAnsiTheme="minorHAnsi" w:cstheme="minorHAnsi"/>
                <w:sz w:val="18"/>
                <w:szCs w:val="18"/>
              </w:rPr>
              <w:t xml:space="preserve">Else If A02_ResidentialBuildingType == </w:t>
            </w:r>
            <w:proofErr w:type="spellStart"/>
            <w:r w:rsidRPr="00874BE3">
              <w:rPr>
                <w:rFonts w:asciiTheme="minorHAnsi" w:hAnsiTheme="minorHAnsi" w:cstheme="minorHAnsi"/>
                <w:sz w:val="18"/>
                <w:szCs w:val="18"/>
              </w:rPr>
              <w:t>NonDwellingUnit</w:t>
            </w:r>
            <w:proofErr w:type="spellEnd"/>
            <w:r w:rsidRPr="00874BE3">
              <w:rPr>
                <w:rFonts w:asciiTheme="minorHAnsi" w:hAnsiTheme="minorHAnsi" w:cstheme="minorHAnsi"/>
                <w:sz w:val="18"/>
                <w:szCs w:val="18"/>
              </w:rPr>
              <w:t xml:space="preserve"> result = N/A stored in </w:t>
            </w:r>
            <w:proofErr w:type="spellStart"/>
            <w:r w:rsidRPr="00874BE3">
              <w:rPr>
                <w:rFonts w:asciiTheme="minorHAnsi" w:hAnsiTheme="minorHAnsi" w:cstheme="minorHAnsi"/>
                <w:sz w:val="18"/>
                <w:szCs w:val="18"/>
              </w:rPr>
              <w:t>NotApplicableMessage</w:t>
            </w:r>
            <w:proofErr w:type="spellEnd"/>
            <w:r>
              <w:rPr>
                <w:rFonts w:asciiTheme="minorHAnsi" w:hAnsiTheme="minorHAnsi" w:cstheme="minorHAnsi"/>
                <w:sz w:val="18"/>
                <w:szCs w:val="18"/>
              </w:rPr>
              <w:t>&gt;&gt;</w:t>
            </w:r>
          </w:p>
        </w:tc>
      </w:tr>
    </w:tbl>
    <w:p w14:paraId="36D4B460" w14:textId="77777777" w:rsidR="006E08B4" w:rsidRDefault="006E08B4"/>
    <w:tbl>
      <w:tblPr>
        <w:tblW w:w="5000" w:type="pct"/>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587"/>
        <w:gridCol w:w="4619"/>
        <w:gridCol w:w="5584"/>
      </w:tblGrid>
      <w:tr w:rsidR="00F51F71" w:rsidRPr="00CB00C9" w14:paraId="0435B71A" w14:textId="77777777" w:rsidTr="006E08B4">
        <w:tc>
          <w:tcPr>
            <w:tcW w:w="10790" w:type="dxa"/>
            <w:gridSpan w:val="3"/>
          </w:tcPr>
          <w:p w14:paraId="0435B718" w14:textId="199584CE" w:rsidR="00F51F71" w:rsidRPr="0029047D" w:rsidRDefault="008002F8" w:rsidP="003A7CD3">
            <w:pPr>
              <w:keepNext/>
              <w:rPr>
                <w:rFonts w:asciiTheme="minorHAnsi" w:hAnsiTheme="minorHAnsi"/>
                <w:b/>
                <w:szCs w:val="18"/>
              </w:rPr>
            </w:pPr>
            <w:r>
              <w:rPr>
                <w:rFonts w:asciiTheme="minorHAnsi" w:hAnsiTheme="minorHAnsi"/>
                <w:b/>
                <w:szCs w:val="18"/>
              </w:rPr>
              <w:lastRenderedPageBreak/>
              <w:t>C</w:t>
            </w:r>
            <w:r w:rsidR="00F51F71" w:rsidRPr="0029047D">
              <w:rPr>
                <w:rFonts w:asciiTheme="minorHAnsi" w:hAnsiTheme="minorHAnsi"/>
                <w:b/>
                <w:szCs w:val="18"/>
              </w:rPr>
              <w:t>. Ventilation - Total Ventilation Rate</w:t>
            </w:r>
          </w:p>
          <w:p w14:paraId="0435B719" w14:textId="101B4A73"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A mechanical supply system, exhaust system, or combination thereof shall provide whole-</w:t>
            </w:r>
            <w:del w:id="273" w:author="Tsan, Bach@Energy" w:date="2021-11-08T14:25:00Z">
              <w:r w:rsidRPr="00CB00C9" w:rsidDel="00A842F0">
                <w:rPr>
                  <w:rFonts w:asciiTheme="minorHAnsi" w:hAnsiTheme="minorHAnsi"/>
                  <w:sz w:val="18"/>
                  <w:szCs w:val="18"/>
                </w:rPr>
                <w:delText>building</w:delText>
              </w:r>
            </w:del>
            <w:ins w:id="274" w:author="Tsan, Bach@Energy" w:date="2021-11-08T14:25:00Z">
              <w:r w:rsidR="00A842F0">
                <w:rPr>
                  <w:rFonts w:asciiTheme="minorHAnsi" w:hAnsiTheme="minorHAnsi"/>
                  <w:sz w:val="18"/>
                  <w:szCs w:val="18"/>
                </w:rPr>
                <w:t>dwelling</w:t>
              </w:r>
            </w:ins>
            <w:r w:rsidRPr="00CB00C9">
              <w:rPr>
                <w:rFonts w:asciiTheme="minorHAnsi" w:hAnsiTheme="minorHAnsi"/>
                <w:sz w:val="18"/>
                <w:szCs w:val="18"/>
              </w:rPr>
              <w:t xml:space="preserve"> ventilation with outdoor air each hour at no less than the rate in </w:t>
            </w:r>
            <w:r>
              <w:rPr>
                <w:rFonts w:asciiTheme="minorHAnsi" w:hAnsiTheme="minorHAnsi"/>
                <w:sz w:val="18"/>
                <w:szCs w:val="18"/>
              </w:rPr>
              <w:t>150.0(o)1Ci</w:t>
            </w:r>
          </w:p>
        </w:tc>
      </w:tr>
      <w:tr w:rsidR="00F51F71" w:rsidRPr="00CB00C9" w14:paraId="0435B71E" w14:textId="77777777" w:rsidTr="006E08B4">
        <w:tc>
          <w:tcPr>
            <w:tcW w:w="587" w:type="dxa"/>
            <w:vAlign w:val="center"/>
          </w:tcPr>
          <w:p w14:paraId="0435B71B" w14:textId="77777777" w:rsidR="00F51F71" w:rsidRPr="00CB00C9" w:rsidRDefault="00F51F71" w:rsidP="003A7CD3">
            <w:pPr>
              <w:keepNext/>
              <w:jc w:val="center"/>
              <w:rPr>
                <w:rFonts w:asciiTheme="minorHAnsi" w:hAnsiTheme="minorHAnsi"/>
                <w:sz w:val="18"/>
                <w:szCs w:val="18"/>
              </w:rPr>
            </w:pPr>
            <w:r>
              <w:rPr>
                <w:rFonts w:asciiTheme="minorHAnsi" w:hAnsiTheme="minorHAnsi"/>
                <w:sz w:val="18"/>
                <w:szCs w:val="18"/>
              </w:rPr>
              <w:t>01</w:t>
            </w:r>
          </w:p>
        </w:tc>
        <w:tc>
          <w:tcPr>
            <w:tcW w:w="4619" w:type="dxa"/>
            <w:vAlign w:val="center"/>
          </w:tcPr>
          <w:p w14:paraId="0435B71C" w14:textId="77777777" w:rsidR="00F51F71" w:rsidRPr="00CB00C9" w:rsidRDefault="00F51F71" w:rsidP="003A7CD3">
            <w:pPr>
              <w:keepNext/>
              <w:rPr>
                <w:rFonts w:asciiTheme="minorHAnsi" w:hAnsiTheme="minorHAnsi"/>
                <w:sz w:val="18"/>
                <w:szCs w:val="18"/>
              </w:rPr>
            </w:pP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 (</w:t>
            </w:r>
            <w:proofErr w:type="spellStart"/>
            <w:r w:rsidRPr="00CB00C9">
              <w:rPr>
                <w:rFonts w:asciiTheme="minorHAnsi" w:hAnsiTheme="minorHAnsi"/>
                <w:sz w:val="18"/>
                <w:szCs w:val="18"/>
              </w:rPr>
              <w:t>Q</w:t>
            </w:r>
            <w:r w:rsidRPr="001D331F">
              <w:rPr>
                <w:rFonts w:asciiTheme="minorHAnsi" w:hAnsiTheme="minorHAnsi"/>
                <w:sz w:val="18"/>
                <w:szCs w:val="18"/>
                <w:vertAlign w:val="subscript"/>
              </w:rPr>
              <w:t>tot</w:t>
            </w:r>
            <w:proofErr w:type="spellEnd"/>
            <w:r w:rsidRPr="00CB00C9">
              <w:rPr>
                <w:rFonts w:asciiTheme="minorHAnsi" w:hAnsiTheme="minorHAnsi"/>
                <w:sz w:val="18"/>
                <w:szCs w:val="18"/>
              </w:rPr>
              <w:t>)</w:t>
            </w:r>
          </w:p>
        </w:tc>
        <w:tc>
          <w:tcPr>
            <w:tcW w:w="5584" w:type="dxa"/>
          </w:tcPr>
          <w:p w14:paraId="0435B71D" w14:textId="77777777" w:rsidR="00F51F71" w:rsidRPr="007F6151" w:rsidRDefault="00F51F71" w:rsidP="003A7CD3">
            <w:pPr>
              <w:keepNext/>
              <w:rPr>
                <w:rFonts w:asciiTheme="minorHAnsi" w:hAnsiTheme="minorHAnsi"/>
                <w:sz w:val="18"/>
                <w:szCs w:val="18"/>
              </w:rPr>
            </w:pPr>
            <w:r>
              <w:rPr>
                <w:rFonts w:asciiTheme="minorHAnsi" w:hAnsiTheme="minorHAnsi"/>
                <w:sz w:val="18"/>
                <w:szCs w:val="18"/>
              </w:rPr>
              <w:t>&lt;</w:t>
            </w:r>
            <w:r w:rsidRPr="00CB00C9">
              <w:rPr>
                <w:rFonts w:asciiTheme="minorHAnsi" w:hAnsiTheme="minorHAnsi"/>
                <w:sz w:val="18"/>
                <w:szCs w:val="18"/>
              </w:rPr>
              <w:t xml:space="preserve">&lt;calculated </w:t>
            </w:r>
            <w:r>
              <w:rPr>
                <w:rFonts w:asciiTheme="minorHAnsi" w:hAnsiTheme="minorHAnsi"/>
                <w:sz w:val="18"/>
                <w:szCs w:val="18"/>
              </w:rPr>
              <w:t>field, numer</w:t>
            </w:r>
            <w:r w:rsidRPr="00C3222B">
              <w:rPr>
                <w:rFonts w:asciiTheme="minorHAnsi" w:hAnsiTheme="minorHAnsi"/>
                <w:sz w:val="18"/>
                <w:szCs w:val="18"/>
              </w:rPr>
              <w:t xml:space="preserve">ic: (use equation 4.1a): </w:t>
            </w:r>
            <w:r>
              <w:rPr>
                <w:rFonts w:asciiTheme="minorHAnsi" w:hAnsiTheme="minorHAnsi"/>
                <w:sz w:val="18"/>
                <w:szCs w:val="18"/>
              </w:rPr>
              <w:t>[(0.03</w:t>
            </w:r>
            <w:r w:rsidRPr="00D2491C">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 xml:space="preserve"> </w:t>
            </w:r>
            <w:r>
              <w:rPr>
                <w:rFonts w:asciiTheme="minorHAnsi" w:hAnsiTheme="minorHAnsi"/>
                <w:sz w:val="18"/>
                <w:szCs w:val="18"/>
              </w:rPr>
              <w:t xml:space="preserve">Total </w:t>
            </w:r>
            <w:r w:rsidRPr="00F5715E">
              <w:rPr>
                <w:rFonts w:asciiTheme="minorHAnsi" w:hAnsiTheme="minorHAnsi"/>
                <w:sz w:val="18"/>
                <w:szCs w:val="18"/>
              </w:rPr>
              <w:t xml:space="preserve">Conditioned </w:t>
            </w:r>
            <w:r>
              <w:rPr>
                <w:rFonts w:asciiTheme="minorHAnsi" w:hAnsiTheme="minorHAnsi"/>
                <w:sz w:val="18"/>
                <w:szCs w:val="18"/>
              </w:rPr>
              <w:t>F</w:t>
            </w:r>
            <w:r w:rsidRPr="00F5715E">
              <w:rPr>
                <w:rFonts w:asciiTheme="minorHAnsi" w:hAnsiTheme="minorHAnsi"/>
                <w:sz w:val="18"/>
                <w:szCs w:val="18"/>
              </w:rPr>
              <w:t xml:space="preserve">loor </w:t>
            </w:r>
            <w:r>
              <w:rPr>
                <w:rFonts w:asciiTheme="minorHAnsi" w:hAnsiTheme="minorHAnsi"/>
                <w:sz w:val="18"/>
                <w:szCs w:val="18"/>
              </w:rPr>
              <w:t>A</w:t>
            </w:r>
            <w:r w:rsidRPr="00F5715E">
              <w:rPr>
                <w:rFonts w:asciiTheme="minorHAnsi" w:hAnsiTheme="minorHAnsi"/>
                <w:sz w:val="18"/>
                <w:szCs w:val="18"/>
              </w:rPr>
              <w:t xml:space="preserve">rea of </w:t>
            </w:r>
            <w:r>
              <w:rPr>
                <w:rFonts w:asciiTheme="minorHAnsi" w:hAnsiTheme="minorHAnsi"/>
                <w:sz w:val="18"/>
                <w:szCs w:val="18"/>
              </w:rPr>
              <w:t>D</w:t>
            </w:r>
            <w:r w:rsidRPr="00F5715E">
              <w:rPr>
                <w:rFonts w:asciiTheme="minorHAnsi" w:hAnsiTheme="minorHAnsi"/>
                <w:sz w:val="18"/>
                <w:szCs w:val="18"/>
              </w:rPr>
              <w:t xml:space="preserve">welling </w:t>
            </w:r>
            <w:r>
              <w:rPr>
                <w:rFonts w:asciiTheme="minorHAnsi" w:hAnsiTheme="minorHAnsi"/>
                <w:sz w:val="18"/>
                <w:szCs w:val="18"/>
              </w:rPr>
              <w:t>U</w:t>
            </w:r>
            <w:r w:rsidRPr="00F5715E">
              <w:rPr>
                <w:rFonts w:asciiTheme="minorHAnsi" w:hAnsiTheme="minorHAnsi"/>
                <w:sz w:val="18"/>
                <w:szCs w:val="18"/>
              </w:rPr>
              <w:t>nit</w:t>
            </w:r>
            <w:r w:rsidRPr="00D2491C" w:rsidDel="004F0D78">
              <w:rPr>
                <w:rFonts w:asciiTheme="minorHAnsi" w:hAnsiTheme="minorHAnsi"/>
                <w:sz w:val="18"/>
                <w:szCs w:val="18"/>
              </w:rPr>
              <w:t xml:space="preserve"> </w:t>
            </w:r>
            <w:r>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4))</w:t>
            </w:r>
            <w:r w:rsidRPr="00D2491C">
              <w:rPr>
                <w:rFonts w:asciiTheme="minorHAnsi" w:hAnsiTheme="minorHAnsi"/>
                <w:sz w:val="18"/>
                <w:szCs w:val="18"/>
              </w:rPr>
              <w:t xml:space="preserve"> + </w:t>
            </w:r>
            <w:r>
              <w:rPr>
                <w:rFonts w:asciiTheme="minorHAnsi" w:hAnsiTheme="minorHAnsi"/>
                <w:sz w:val="18"/>
                <w:szCs w:val="18"/>
              </w:rPr>
              <w:t>(</w:t>
            </w:r>
            <w:r w:rsidRPr="00D2491C">
              <w:rPr>
                <w:rFonts w:asciiTheme="minorHAnsi" w:hAnsiTheme="minorHAnsi"/>
                <w:sz w:val="18"/>
                <w:szCs w:val="18"/>
              </w:rPr>
              <w:t>7.5</w:t>
            </w:r>
            <w:r>
              <w:rPr>
                <w:rFonts w:asciiTheme="minorHAnsi" w:hAnsiTheme="minorHAnsi"/>
                <w:sz w:val="18"/>
                <w:szCs w:val="18"/>
              </w:rPr>
              <w:t>*</w:t>
            </w:r>
            <w:r w:rsidRPr="00D2491C">
              <w:rPr>
                <w:rFonts w:asciiTheme="minorHAnsi" w:hAnsiTheme="minorHAnsi"/>
                <w:sz w:val="18"/>
                <w:szCs w:val="18"/>
              </w:rPr>
              <w:t>(A0</w:t>
            </w:r>
            <w:r>
              <w:rPr>
                <w:rFonts w:asciiTheme="minorHAnsi" w:hAnsiTheme="minorHAnsi"/>
                <w:sz w:val="18"/>
                <w:szCs w:val="18"/>
              </w:rPr>
              <w:t>5</w:t>
            </w:r>
            <w:r w:rsidRPr="00D2491C">
              <w:rPr>
                <w:rFonts w:asciiTheme="minorHAnsi" w:hAnsiTheme="minorHAnsi"/>
                <w:sz w:val="18"/>
                <w:szCs w:val="18"/>
              </w:rPr>
              <w:t xml:space="preserve"> + 1)</w:t>
            </w:r>
            <w:r>
              <w:rPr>
                <w:rFonts w:asciiTheme="minorHAnsi" w:hAnsiTheme="minorHAnsi"/>
                <w:sz w:val="18"/>
                <w:szCs w:val="18"/>
              </w:rPr>
              <w:t>]</w:t>
            </w:r>
            <w:r w:rsidRPr="00D2491C">
              <w:rPr>
                <w:rFonts w:asciiTheme="minorHAnsi" w:hAnsiTheme="minorHAnsi"/>
                <w:sz w:val="18"/>
                <w:szCs w:val="18"/>
              </w:rPr>
              <w:t>, (cfm)</w:t>
            </w:r>
            <w:r w:rsidRPr="00C3222B">
              <w:rPr>
                <w:rFonts w:asciiTheme="minorHAnsi" w:hAnsiTheme="minorHAnsi"/>
                <w:sz w:val="18"/>
                <w:szCs w:val="18"/>
              </w:rPr>
              <w:t xml:space="preserve">. </w:t>
            </w:r>
            <w:r>
              <w:rPr>
                <w:rFonts w:asciiTheme="minorHAnsi" w:hAnsiTheme="minorHAnsi"/>
                <w:sz w:val="18"/>
                <w:szCs w:val="18"/>
              </w:rPr>
              <w:t>&gt;&gt;</w:t>
            </w:r>
          </w:p>
        </w:tc>
      </w:tr>
      <w:tr w:rsidR="00F51F71" w:rsidRPr="00CB00C9" w14:paraId="0435B724" w14:textId="77777777" w:rsidTr="006E08B4">
        <w:tc>
          <w:tcPr>
            <w:tcW w:w="587" w:type="dxa"/>
            <w:vAlign w:val="center"/>
          </w:tcPr>
          <w:p w14:paraId="0435B71F" w14:textId="77777777" w:rsidR="00F51F71" w:rsidRDefault="00F51F71" w:rsidP="003A7CD3">
            <w:pPr>
              <w:keepNext/>
              <w:jc w:val="center"/>
              <w:rPr>
                <w:rFonts w:asciiTheme="minorHAnsi" w:hAnsiTheme="minorHAnsi"/>
                <w:sz w:val="18"/>
                <w:szCs w:val="18"/>
              </w:rPr>
            </w:pPr>
            <w:r>
              <w:rPr>
                <w:rFonts w:asciiTheme="minorHAnsi" w:hAnsiTheme="minorHAnsi"/>
                <w:sz w:val="18"/>
                <w:szCs w:val="18"/>
              </w:rPr>
              <w:t>02</w:t>
            </w:r>
          </w:p>
        </w:tc>
        <w:tc>
          <w:tcPr>
            <w:tcW w:w="4619" w:type="dxa"/>
            <w:vAlign w:val="center"/>
          </w:tcPr>
          <w:p w14:paraId="0435B720" w14:textId="77777777" w:rsidR="00F51F71" w:rsidRPr="00CB00C9" w:rsidRDefault="00F51F71" w:rsidP="003A7CD3">
            <w:pPr>
              <w:keepNext/>
              <w:rPr>
                <w:rFonts w:asciiTheme="minorHAnsi" w:hAnsiTheme="minorHAnsi"/>
                <w:sz w:val="18"/>
                <w:szCs w:val="18"/>
              </w:rPr>
            </w:pPr>
            <w:r>
              <w:rPr>
                <w:rFonts w:asciiTheme="minorHAnsi" w:hAnsiTheme="minorHAnsi"/>
                <w:sz w:val="18"/>
                <w:szCs w:val="18"/>
              </w:rPr>
              <w:t>Enclosure Leakage Rate (Q</w:t>
            </w:r>
            <w:r w:rsidRPr="001947AA">
              <w:rPr>
                <w:rFonts w:asciiTheme="minorHAnsi" w:hAnsiTheme="minorHAnsi"/>
                <w:sz w:val="18"/>
                <w:szCs w:val="18"/>
                <w:vertAlign w:val="subscript"/>
              </w:rPr>
              <w:t>50</w:t>
            </w:r>
            <w:r>
              <w:rPr>
                <w:rFonts w:asciiTheme="minorHAnsi" w:hAnsiTheme="minorHAnsi"/>
                <w:sz w:val="18"/>
                <w:szCs w:val="18"/>
              </w:rPr>
              <w:t>)</w:t>
            </w:r>
          </w:p>
        </w:tc>
        <w:tc>
          <w:tcPr>
            <w:tcW w:w="5584" w:type="dxa"/>
          </w:tcPr>
          <w:p w14:paraId="0435B722" w14:textId="1F222AAF" w:rsidR="00F51F71" w:rsidRDefault="00F51F71" w:rsidP="003A7CD3">
            <w:pPr>
              <w:keepNext/>
              <w:rPr>
                <w:rFonts w:asciiTheme="minorHAnsi" w:hAnsiTheme="minorHAnsi"/>
                <w:sz w:val="18"/>
                <w:szCs w:val="18"/>
              </w:rPr>
            </w:pPr>
            <w:r>
              <w:rPr>
                <w:rFonts w:asciiTheme="minorHAnsi" w:hAnsiTheme="minorHAnsi"/>
                <w:sz w:val="18"/>
                <w:szCs w:val="18"/>
              </w:rPr>
              <w:t>&lt;&lt;</w:t>
            </w:r>
            <w:r w:rsidRPr="00CB00C9">
              <w:rPr>
                <w:rFonts w:asciiTheme="minorHAnsi" w:hAnsiTheme="minorHAnsi"/>
                <w:sz w:val="18"/>
                <w:szCs w:val="18"/>
              </w:rPr>
              <w:t xml:space="preserve">calculated </w:t>
            </w:r>
            <w:r>
              <w:rPr>
                <w:rFonts w:asciiTheme="minorHAnsi" w:hAnsiTheme="minorHAnsi"/>
                <w:sz w:val="18"/>
                <w:szCs w:val="18"/>
              </w:rPr>
              <w:t>field, if “</w:t>
            </w:r>
            <w:r w:rsidRPr="007A5D38">
              <w:rPr>
                <w:rFonts w:asciiTheme="minorHAnsi" w:hAnsiTheme="minorHAnsi" w:cstheme="minorHAnsi"/>
                <w:sz w:val="18"/>
                <w:szCs w:val="18"/>
              </w:rPr>
              <w:t>Air Changes Per Hour at 50 Pa</w:t>
            </w:r>
            <w:r>
              <w:rPr>
                <w:rFonts w:asciiTheme="minorHAnsi" w:hAnsiTheme="minorHAnsi" w:cstheme="minorHAnsi"/>
                <w:sz w:val="18"/>
                <w:szCs w:val="18"/>
              </w:rPr>
              <w:t>”</w:t>
            </w:r>
            <w:r>
              <w:rPr>
                <w:rFonts w:asciiTheme="minorHAnsi" w:hAnsiTheme="minorHAnsi"/>
                <w:sz w:val="18"/>
                <w:szCs w:val="18"/>
              </w:rPr>
              <w:t xml:space="preserve"> (</w:t>
            </w:r>
            <w:r w:rsidR="00FC6E8F">
              <w:rPr>
                <w:rFonts w:asciiTheme="minorHAnsi" w:hAnsiTheme="minorHAnsi"/>
                <w:sz w:val="18"/>
                <w:szCs w:val="18"/>
              </w:rPr>
              <w:t>B</w:t>
            </w:r>
            <w:r>
              <w:rPr>
                <w:rFonts w:asciiTheme="minorHAnsi" w:hAnsiTheme="minorHAnsi"/>
                <w:sz w:val="18"/>
                <w:szCs w:val="18"/>
              </w:rPr>
              <w:t>0</w:t>
            </w:r>
            <w:r w:rsidR="005670D3">
              <w:rPr>
                <w:rFonts w:asciiTheme="minorHAnsi" w:hAnsiTheme="minorHAnsi"/>
                <w:sz w:val="18"/>
                <w:szCs w:val="18"/>
              </w:rPr>
              <w:t>4</w:t>
            </w:r>
            <w:r>
              <w:rPr>
                <w:rFonts w:asciiTheme="minorHAnsi" w:hAnsiTheme="minorHAnsi"/>
                <w:sz w:val="18"/>
                <w:szCs w:val="18"/>
              </w:rPr>
              <w:t>) = default, then value = “</w:t>
            </w:r>
            <w:r w:rsidRPr="007A5D38">
              <w:rPr>
                <w:rFonts w:asciiTheme="minorHAnsi" w:hAnsiTheme="minorHAnsi" w:cstheme="minorHAnsi"/>
                <w:sz w:val="18"/>
                <w:szCs w:val="18"/>
              </w:rPr>
              <w:t>Total Conditioned Vo</w:t>
            </w:r>
            <w:r>
              <w:rPr>
                <w:rFonts w:asciiTheme="minorHAnsi" w:hAnsiTheme="minorHAnsi" w:cstheme="minorHAnsi"/>
                <w:sz w:val="18"/>
                <w:szCs w:val="18"/>
              </w:rPr>
              <w:t>lume” (</w:t>
            </w:r>
            <w:r w:rsidR="005670D3">
              <w:rPr>
                <w:rFonts w:asciiTheme="minorHAnsi" w:hAnsiTheme="minorHAnsi"/>
                <w:sz w:val="18"/>
                <w:szCs w:val="18"/>
              </w:rPr>
              <w:t>B</w:t>
            </w:r>
            <w:proofErr w:type="gramStart"/>
            <w:r w:rsidR="005670D3">
              <w:rPr>
                <w:rFonts w:asciiTheme="minorHAnsi" w:hAnsiTheme="minorHAnsi"/>
                <w:sz w:val="18"/>
                <w:szCs w:val="18"/>
              </w:rPr>
              <w:t>02</w:t>
            </w:r>
            <w:r>
              <w:rPr>
                <w:rFonts w:asciiTheme="minorHAnsi" w:hAnsiTheme="minorHAnsi"/>
                <w:sz w:val="18"/>
                <w:szCs w:val="18"/>
              </w:rPr>
              <w:t>)*</w:t>
            </w:r>
            <w:proofErr w:type="gramEnd"/>
            <w:r>
              <w:rPr>
                <w:rFonts w:asciiTheme="minorHAnsi" w:hAnsiTheme="minorHAnsi"/>
                <w:sz w:val="18"/>
                <w:szCs w:val="18"/>
              </w:rPr>
              <w:t xml:space="preserve">2/60 (CFM); </w:t>
            </w:r>
            <w:r>
              <w:rPr>
                <w:rFonts w:asciiTheme="minorHAnsi" w:hAnsiTheme="minorHAnsi"/>
                <w:sz w:val="18"/>
                <w:szCs w:val="18"/>
              </w:rPr>
              <w:br/>
            </w:r>
            <w:r w:rsidR="00A44C1C">
              <w:rPr>
                <w:rFonts w:asciiTheme="minorHAnsi" w:hAnsiTheme="minorHAnsi"/>
                <w:sz w:val="18"/>
                <w:szCs w:val="18"/>
              </w:rPr>
              <w:t>E</w:t>
            </w:r>
            <w:r>
              <w:rPr>
                <w:rFonts w:asciiTheme="minorHAnsi" w:hAnsiTheme="minorHAnsi"/>
                <w:sz w:val="18"/>
                <w:szCs w:val="18"/>
              </w:rPr>
              <w:t>lse if “</w:t>
            </w:r>
            <w:r w:rsidRPr="007A5D38">
              <w:rPr>
                <w:rFonts w:asciiTheme="minorHAnsi" w:hAnsiTheme="minorHAnsi" w:cstheme="minorHAnsi"/>
                <w:sz w:val="18"/>
                <w:szCs w:val="18"/>
              </w:rPr>
              <w:t>Air Changes Per Hour at 50 Pa</w:t>
            </w:r>
            <w:r>
              <w:rPr>
                <w:rFonts w:asciiTheme="minorHAnsi" w:hAnsiTheme="minorHAnsi" w:cstheme="minorHAnsi"/>
                <w:sz w:val="18"/>
                <w:szCs w:val="18"/>
              </w:rPr>
              <w:t>”</w:t>
            </w:r>
            <w:r>
              <w:rPr>
                <w:rFonts w:asciiTheme="minorHAnsi" w:hAnsiTheme="minorHAnsi"/>
                <w:sz w:val="18"/>
                <w:szCs w:val="18"/>
              </w:rPr>
              <w:t xml:space="preserve"> (</w:t>
            </w:r>
            <w:r w:rsidR="00FC6E8F">
              <w:rPr>
                <w:rFonts w:asciiTheme="minorHAnsi" w:hAnsiTheme="minorHAnsi"/>
                <w:sz w:val="18"/>
                <w:szCs w:val="18"/>
              </w:rPr>
              <w:t>B</w:t>
            </w:r>
            <w:r>
              <w:rPr>
                <w:rFonts w:asciiTheme="minorHAnsi" w:hAnsiTheme="minorHAnsi"/>
                <w:sz w:val="18"/>
                <w:szCs w:val="18"/>
              </w:rPr>
              <w:t>0</w:t>
            </w:r>
            <w:r w:rsidR="005670D3">
              <w:rPr>
                <w:rFonts w:asciiTheme="minorHAnsi" w:hAnsiTheme="minorHAnsi"/>
                <w:sz w:val="18"/>
                <w:szCs w:val="18"/>
              </w:rPr>
              <w:t>4</w:t>
            </w:r>
            <w:r>
              <w:rPr>
                <w:rFonts w:asciiTheme="minorHAnsi" w:hAnsiTheme="minorHAnsi"/>
                <w:sz w:val="18"/>
                <w:szCs w:val="18"/>
              </w:rPr>
              <w:t>) = measured,</w:t>
            </w:r>
            <w:r w:rsidR="001A2F19">
              <w:rPr>
                <w:rFonts w:asciiTheme="minorHAnsi" w:hAnsiTheme="minorHAnsi"/>
                <w:sz w:val="18"/>
                <w:szCs w:val="18"/>
              </w:rPr>
              <w:t xml:space="preserve"> </w:t>
            </w:r>
            <w:r w:rsidR="001A2F19" w:rsidRPr="001A2F19">
              <w:rPr>
                <w:rFonts w:asciiTheme="minorHAnsi" w:hAnsiTheme="minorHAnsi" w:cstheme="minorHAnsi"/>
                <w:sz w:val="18"/>
              </w:rPr>
              <w:t>and if ACH50 from MCH-24 D03 &gt; 2.0, then value = B02*2/60 (CFM)</w:t>
            </w:r>
            <w:r w:rsidR="00BE6CC7">
              <w:rPr>
                <w:rFonts w:asciiTheme="minorHAnsi" w:hAnsiTheme="minorHAnsi" w:cstheme="minorHAnsi"/>
                <w:sz w:val="18"/>
              </w:rPr>
              <w:t>;</w:t>
            </w:r>
          </w:p>
          <w:p w14:paraId="0435B723" w14:textId="75E0C863" w:rsidR="00F42A48" w:rsidRDefault="00A44C1C" w:rsidP="001A2F19">
            <w:pPr>
              <w:keepNext/>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Air Changes Per Hour at 50 Pa</w:t>
            </w:r>
            <w:r w:rsidR="00F51F71">
              <w:rPr>
                <w:rFonts w:asciiTheme="minorHAnsi" w:hAnsiTheme="minorHAnsi" w:cstheme="minorHAnsi"/>
                <w:sz w:val="18"/>
                <w:szCs w:val="18"/>
              </w:rPr>
              <w:t>”</w:t>
            </w:r>
            <w:r w:rsidR="00F51F71">
              <w:rPr>
                <w:rFonts w:asciiTheme="minorHAnsi" w:hAnsiTheme="minorHAnsi"/>
                <w:sz w:val="18"/>
                <w:szCs w:val="18"/>
              </w:rPr>
              <w:t xml:space="preserve"> (</w:t>
            </w:r>
            <w:r w:rsidR="00FC6E8F">
              <w:rPr>
                <w:rFonts w:asciiTheme="minorHAnsi" w:hAnsiTheme="minorHAnsi"/>
                <w:sz w:val="18"/>
                <w:szCs w:val="18"/>
              </w:rPr>
              <w:t>B</w:t>
            </w:r>
            <w:r w:rsidR="00F51F71">
              <w:rPr>
                <w:rFonts w:asciiTheme="minorHAnsi" w:hAnsiTheme="minorHAnsi"/>
                <w:sz w:val="18"/>
                <w:szCs w:val="18"/>
              </w:rPr>
              <w:t>0</w:t>
            </w:r>
            <w:r w:rsidR="005670D3">
              <w:rPr>
                <w:rFonts w:asciiTheme="minorHAnsi" w:hAnsiTheme="minorHAnsi"/>
                <w:sz w:val="18"/>
                <w:szCs w:val="18"/>
              </w:rPr>
              <w:t>4</w:t>
            </w:r>
            <w:r w:rsidR="00F51F71">
              <w:rPr>
                <w:rFonts w:asciiTheme="minorHAnsi" w:hAnsiTheme="minorHAnsi"/>
                <w:sz w:val="18"/>
                <w:szCs w:val="18"/>
              </w:rPr>
              <w:t xml:space="preserve">) = measured, </w:t>
            </w:r>
            <w:r w:rsidR="001A2F19" w:rsidRPr="001A2F19">
              <w:rPr>
                <w:rFonts w:asciiTheme="minorHAnsi" w:hAnsiTheme="minorHAnsi" w:cstheme="minorHAnsi"/>
                <w:sz w:val="18"/>
                <w:szCs w:val="18"/>
              </w:rPr>
              <w:t>and if ACH50 from MCH-24 D03 ≤ 2.0 valu</w:t>
            </w:r>
            <w:r w:rsidR="001A2F19">
              <w:rPr>
                <w:rFonts w:asciiTheme="minorHAnsi" w:hAnsiTheme="minorHAnsi" w:cstheme="minorHAnsi"/>
                <w:sz w:val="18"/>
                <w:szCs w:val="18"/>
              </w:rPr>
              <w:t>e = B02*ACH50 from MCH-24 D03</w:t>
            </w:r>
            <w:r w:rsidR="001A2F19" w:rsidRPr="001A2F19">
              <w:rPr>
                <w:rFonts w:asciiTheme="minorHAnsi" w:hAnsiTheme="minorHAnsi" w:cstheme="minorHAnsi"/>
                <w:sz w:val="18"/>
                <w:szCs w:val="18"/>
              </w:rPr>
              <w:t>/60</w:t>
            </w:r>
            <w:r w:rsidR="00F51F71">
              <w:rPr>
                <w:rFonts w:asciiTheme="minorHAnsi" w:hAnsiTheme="minorHAnsi"/>
                <w:sz w:val="18"/>
                <w:szCs w:val="18"/>
              </w:rPr>
              <w:t>&gt;&gt;</w:t>
            </w:r>
          </w:p>
        </w:tc>
      </w:tr>
      <w:tr w:rsidR="00F51F71" w:rsidRPr="00CB00C9" w:rsidDel="00A377D9" w14:paraId="0435B728" w14:textId="77777777" w:rsidTr="006E08B4">
        <w:tc>
          <w:tcPr>
            <w:tcW w:w="587" w:type="dxa"/>
            <w:vAlign w:val="center"/>
          </w:tcPr>
          <w:p w14:paraId="0435B725" w14:textId="77777777" w:rsidR="00F51F71" w:rsidRDefault="00F51F71" w:rsidP="003A7CD3">
            <w:pPr>
              <w:keepNext/>
              <w:jc w:val="center"/>
              <w:rPr>
                <w:rFonts w:asciiTheme="minorHAnsi" w:hAnsiTheme="minorHAnsi"/>
                <w:sz w:val="18"/>
                <w:szCs w:val="18"/>
              </w:rPr>
            </w:pPr>
            <w:r>
              <w:rPr>
                <w:rFonts w:asciiTheme="minorHAnsi" w:hAnsiTheme="minorHAnsi"/>
                <w:sz w:val="18"/>
                <w:szCs w:val="18"/>
              </w:rPr>
              <w:t>03</w:t>
            </w:r>
          </w:p>
        </w:tc>
        <w:tc>
          <w:tcPr>
            <w:tcW w:w="4619" w:type="dxa"/>
            <w:vAlign w:val="center"/>
          </w:tcPr>
          <w:p w14:paraId="0435B726" w14:textId="77777777" w:rsidR="00F51F71" w:rsidRDefault="00F51F71" w:rsidP="003A7CD3">
            <w:pPr>
              <w:keepNext/>
              <w:rPr>
                <w:rFonts w:asciiTheme="minorHAnsi" w:hAnsiTheme="minorHAnsi"/>
                <w:sz w:val="18"/>
                <w:szCs w:val="18"/>
              </w:rPr>
            </w:pPr>
            <w:r>
              <w:rPr>
                <w:rFonts w:asciiTheme="minorHAnsi" w:hAnsiTheme="minorHAnsi"/>
                <w:sz w:val="18"/>
                <w:szCs w:val="18"/>
              </w:rPr>
              <w:t>Effective Annual Average Infiltration Rate (</w:t>
            </w:r>
            <w:proofErr w:type="spellStart"/>
            <w:r>
              <w:rPr>
                <w:rFonts w:asciiTheme="minorHAnsi" w:hAnsiTheme="minorHAnsi"/>
                <w:sz w:val="18"/>
                <w:szCs w:val="18"/>
              </w:rPr>
              <w:t>Q</w:t>
            </w:r>
            <w:r w:rsidRPr="001947AA">
              <w:rPr>
                <w:rFonts w:asciiTheme="minorHAnsi" w:hAnsiTheme="minorHAnsi"/>
                <w:sz w:val="18"/>
                <w:szCs w:val="18"/>
                <w:vertAlign w:val="subscript"/>
              </w:rPr>
              <w:t>inf</w:t>
            </w:r>
            <w:proofErr w:type="spellEnd"/>
            <w:r>
              <w:rPr>
                <w:rFonts w:asciiTheme="minorHAnsi" w:hAnsiTheme="minorHAnsi"/>
                <w:sz w:val="18"/>
                <w:szCs w:val="18"/>
              </w:rPr>
              <w:t>)</w:t>
            </w:r>
          </w:p>
        </w:tc>
        <w:tc>
          <w:tcPr>
            <w:tcW w:w="5584" w:type="dxa"/>
          </w:tcPr>
          <w:p w14:paraId="0435B727" w14:textId="3EE5F79F" w:rsidR="00F51F71" w:rsidRDefault="00F51F71" w:rsidP="008F6EED">
            <w:pPr>
              <w:keepNext/>
              <w:rPr>
                <w:rFonts w:asciiTheme="minorHAnsi" w:hAnsiTheme="minorHAnsi"/>
                <w:sz w:val="18"/>
                <w:szCs w:val="18"/>
              </w:rPr>
            </w:pPr>
            <w:r>
              <w:rPr>
                <w:rFonts w:asciiTheme="minorHAnsi" w:hAnsiTheme="minorHAnsi"/>
                <w:sz w:val="18"/>
                <w:szCs w:val="18"/>
              </w:rPr>
              <w:t>&lt;&lt;calculated field, 0.052* “Enclosure Leakage Rate (Q</w:t>
            </w:r>
            <w:r w:rsidRPr="001947AA">
              <w:rPr>
                <w:rFonts w:asciiTheme="minorHAnsi" w:hAnsiTheme="minorHAnsi"/>
                <w:sz w:val="18"/>
                <w:szCs w:val="18"/>
                <w:vertAlign w:val="subscript"/>
              </w:rPr>
              <w:t>50</w:t>
            </w:r>
            <w:r>
              <w:rPr>
                <w:rFonts w:asciiTheme="minorHAnsi" w:hAnsiTheme="minorHAnsi"/>
                <w:sz w:val="18"/>
                <w:szCs w:val="18"/>
              </w:rPr>
              <w:t>)” (</w:t>
            </w:r>
            <w:r w:rsidR="00FC6E8F">
              <w:rPr>
                <w:rFonts w:asciiTheme="minorHAnsi" w:hAnsiTheme="minorHAnsi"/>
                <w:sz w:val="18"/>
                <w:szCs w:val="18"/>
              </w:rPr>
              <w:t>C</w:t>
            </w:r>
            <w:proofErr w:type="gramStart"/>
            <w:r>
              <w:rPr>
                <w:rFonts w:asciiTheme="minorHAnsi" w:hAnsiTheme="minorHAnsi"/>
                <w:sz w:val="18"/>
                <w:szCs w:val="18"/>
              </w:rPr>
              <w:t>02)*</w:t>
            </w:r>
            <w:proofErr w:type="gramEnd"/>
            <w:r w:rsidRPr="007A5D38">
              <w:rPr>
                <w:rFonts w:asciiTheme="minorHAnsi" w:hAnsiTheme="minorHAnsi" w:cstheme="minorHAnsi"/>
                <w:sz w:val="18"/>
                <w:szCs w:val="18"/>
              </w:rPr>
              <w:t xml:space="preserve"> </w:t>
            </w:r>
            <w:r>
              <w:rPr>
                <w:rFonts w:asciiTheme="minorHAnsi" w:hAnsiTheme="minorHAnsi" w:cstheme="minorHAnsi"/>
                <w:sz w:val="18"/>
                <w:szCs w:val="18"/>
              </w:rPr>
              <w:t>“</w:t>
            </w:r>
            <w:r w:rsidRPr="007A5D38">
              <w:rPr>
                <w:rFonts w:asciiTheme="minorHAnsi" w:hAnsiTheme="minorHAnsi" w:cstheme="minorHAnsi"/>
                <w:sz w:val="18"/>
                <w:szCs w:val="18"/>
              </w:rPr>
              <w:t>Weather and shielding factor (</w:t>
            </w:r>
            <w:proofErr w:type="spellStart"/>
            <w:r w:rsidRPr="007A5D38">
              <w:rPr>
                <w:rFonts w:asciiTheme="minorHAnsi" w:hAnsiTheme="minorHAnsi" w:cstheme="minorHAnsi"/>
                <w:sz w:val="18"/>
                <w:szCs w:val="18"/>
              </w:rPr>
              <w:t>wsf</w:t>
            </w:r>
            <w:proofErr w:type="spellEnd"/>
            <w:r w:rsidRPr="007A5D38">
              <w:rPr>
                <w:rFonts w:asciiTheme="minorHAnsi" w:hAnsiTheme="minorHAnsi" w:cstheme="minorHAnsi"/>
                <w:sz w:val="18"/>
                <w:szCs w:val="18"/>
              </w:rPr>
              <w:t>)</w:t>
            </w:r>
            <w:r>
              <w:rPr>
                <w:rFonts w:asciiTheme="minorHAnsi" w:hAnsiTheme="minorHAnsi" w:cstheme="minorHAnsi"/>
                <w:sz w:val="18"/>
                <w:szCs w:val="18"/>
              </w:rPr>
              <w:t>”</w:t>
            </w:r>
            <w:r w:rsidRPr="007A5D38">
              <w:rPr>
                <w:rFonts w:asciiTheme="minorHAnsi" w:hAnsiTheme="minorHAnsi" w:cstheme="minorHAnsi"/>
                <w:sz w:val="18"/>
                <w:szCs w:val="18"/>
              </w:rPr>
              <w:t xml:space="preserve"> </w:t>
            </w:r>
            <w:r>
              <w:rPr>
                <w:rFonts w:asciiTheme="minorHAnsi" w:hAnsiTheme="minorHAnsi" w:cstheme="minorHAnsi"/>
                <w:sz w:val="18"/>
                <w:szCs w:val="18"/>
              </w:rPr>
              <w:t>(</w:t>
            </w:r>
            <w:r w:rsidR="00FC6E8F">
              <w:rPr>
                <w:rFonts w:asciiTheme="minorHAnsi" w:hAnsiTheme="minorHAnsi" w:cstheme="minorHAnsi"/>
                <w:sz w:val="18"/>
                <w:szCs w:val="18"/>
              </w:rPr>
              <w:t>B06</w:t>
            </w:r>
            <w:r>
              <w:rPr>
                <w:rFonts w:asciiTheme="minorHAnsi" w:hAnsiTheme="minorHAnsi"/>
                <w:sz w:val="18"/>
                <w:szCs w:val="18"/>
              </w:rPr>
              <w:t>)*(</w:t>
            </w:r>
            <w:r>
              <w:rPr>
                <w:rFonts w:asciiTheme="minorHAnsi" w:hAnsiTheme="minorHAnsi" w:cstheme="minorHAnsi"/>
                <w:sz w:val="18"/>
                <w:szCs w:val="18"/>
              </w:rPr>
              <w:t>“</w:t>
            </w:r>
            <w:r w:rsidRPr="007A5D38">
              <w:rPr>
                <w:rFonts w:asciiTheme="minorHAnsi" w:hAnsiTheme="minorHAnsi" w:cstheme="minorHAnsi"/>
                <w:sz w:val="18"/>
                <w:szCs w:val="18"/>
              </w:rPr>
              <w:t>Vertical distance from the lowest above-grade floor to the highest ceiling</w:t>
            </w:r>
            <w:r>
              <w:rPr>
                <w:rFonts w:asciiTheme="minorHAnsi" w:hAnsiTheme="minorHAnsi" w:cstheme="minorHAnsi"/>
                <w:sz w:val="18"/>
                <w:szCs w:val="18"/>
              </w:rPr>
              <w:t>”</w:t>
            </w:r>
            <w:r>
              <w:rPr>
                <w:rFonts w:asciiTheme="minorHAnsi" w:hAnsiTheme="minorHAnsi"/>
                <w:sz w:val="18"/>
                <w:szCs w:val="18"/>
              </w:rPr>
              <w:t xml:space="preserve"> (</w:t>
            </w:r>
            <w:r w:rsidR="00FC6E8F">
              <w:rPr>
                <w:rFonts w:asciiTheme="minorHAnsi" w:hAnsiTheme="minorHAnsi"/>
                <w:sz w:val="18"/>
                <w:szCs w:val="18"/>
              </w:rPr>
              <w:t>B0</w:t>
            </w:r>
            <w:r w:rsidR="008F6EED">
              <w:rPr>
                <w:rFonts w:asciiTheme="minorHAnsi" w:hAnsiTheme="minorHAnsi"/>
                <w:sz w:val="18"/>
                <w:szCs w:val="18"/>
              </w:rPr>
              <w:t>3</w:t>
            </w:r>
            <w:r>
              <w:rPr>
                <w:rFonts w:asciiTheme="minorHAnsi" w:hAnsiTheme="minorHAnsi"/>
                <w:sz w:val="18"/>
                <w:szCs w:val="18"/>
              </w:rPr>
              <w:t>)/8.2)^0.4&gt;&gt;</w:t>
            </w:r>
          </w:p>
        </w:tc>
      </w:tr>
      <w:tr w:rsidR="00F51F71" w:rsidRPr="00CB00C9" w:rsidDel="00A377D9" w14:paraId="0435B72F" w14:textId="77777777" w:rsidTr="006E08B4">
        <w:tc>
          <w:tcPr>
            <w:tcW w:w="587" w:type="dxa"/>
            <w:vAlign w:val="center"/>
          </w:tcPr>
          <w:p w14:paraId="0435B729" w14:textId="77777777" w:rsidR="00F51F71" w:rsidDel="00A377D9" w:rsidRDefault="00F51F71" w:rsidP="003A7CD3">
            <w:pPr>
              <w:keepNext/>
              <w:jc w:val="center"/>
              <w:rPr>
                <w:rFonts w:asciiTheme="minorHAnsi" w:hAnsiTheme="minorHAnsi"/>
                <w:sz w:val="18"/>
                <w:szCs w:val="18"/>
              </w:rPr>
            </w:pPr>
            <w:r>
              <w:rPr>
                <w:rFonts w:asciiTheme="minorHAnsi" w:hAnsiTheme="minorHAnsi"/>
                <w:sz w:val="18"/>
                <w:szCs w:val="18"/>
              </w:rPr>
              <w:t>04</w:t>
            </w:r>
          </w:p>
        </w:tc>
        <w:tc>
          <w:tcPr>
            <w:tcW w:w="4619" w:type="dxa"/>
            <w:vAlign w:val="center"/>
          </w:tcPr>
          <w:p w14:paraId="0435B72A" w14:textId="77777777" w:rsidR="00F51F71" w:rsidDel="00A377D9" w:rsidRDefault="00F51F71" w:rsidP="003A7CD3">
            <w:pPr>
              <w:keepNext/>
              <w:rPr>
                <w:rFonts w:asciiTheme="minorHAnsi" w:hAnsiTheme="minorHAnsi"/>
                <w:sz w:val="18"/>
                <w:szCs w:val="18"/>
              </w:rPr>
            </w:pPr>
            <w:r>
              <w:rPr>
                <w:rFonts w:asciiTheme="minorHAnsi" w:hAnsiTheme="minorHAnsi"/>
                <w:sz w:val="18"/>
                <w:szCs w:val="18"/>
              </w:rPr>
              <w:t xml:space="preserve">Total Exterior Envelope Surface Area </w:t>
            </w:r>
          </w:p>
        </w:tc>
        <w:tc>
          <w:tcPr>
            <w:tcW w:w="5584" w:type="dxa"/>
          </w:tcPr>
          <w:p w14:paraId="0435B72B" w14:textId="77777777" w:rsidR="00F51F71" w:rsidRPr="00753879" w:rsidRDefault="00F51F71" w:rsidP="003A7CD3">
            <w:pPr>
              <w:keepNext/>
              <w:rPr>
                <w:rFonts w:asciiTheme="minorHAnsi" w:hAnsiTheme="minorHAnsi" w:cstheme="minorHAnsi"/>
                <w:sz w:val="18"/>
                <w:szCs w:val="18"/>
              </w:rPr>
            </w:pPr>
            <w:r w:rsidRPr="00753879">
              <w:rPr>
                <w:rFonts w:asciiTheme="minorHAnsi" w:hAnsiTheme="minorHAnsi"/>
                <w:sz w:val="18"/>
                <w:szCs w:val="18"/>
              </w:rPr>
              <w:t xml:space="preserve">&lt;&lt; calculated field, if </w:t>
            </w:r>
            <w:r w:rsidRPr="00753879">
              <w:rPr>
                <w:rFonts w:asciiTheme="minorHAnsi" w:hAnsiTheme="minorHAnsi" w:cstheme="minorHAnsi"/>
                <w:sz w:val="18"/>
                <w:szCs w:val="18"/>
              </w:rPr>
              <w:t>Building Type (A01) = Single family Detached then value equals N/</w:t>
            </w:r>
            <w:proofErr w:type="gramStart"/>
            <w:r w:rsidRPr="00753879">
              <w:rPr>
                <w:rFonts w:asciiTheme="minorHAnsi" w:hAnsiTheme="minorHAnsi" w:cstheme="minorHAnsi"/>
                <w:sz w:val="18"/>
                <w:szCs w:val="18"/>
              </w:rPr>
              <w:t>A;</w:t>
            </w:r>
            <w:proofErr w:type="gramEnd"/>
          </w:p>
          <w:p w14:paraId="0435B72D" w14:textId="1270B7D4" w:rsidR="00753879" w:rsidRPr="00753879" w:rsidRDefault="00A44C1C" w:rsidP="00753879">
            <w:pPr>
              <w:keepNext/>
              <w:rPr>
                <w:rFonts w:asciiTheme="minorHAnsi" w:hAnsiTheme="minorHAnsi" w:cstheme="minorHAns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CF1R-PRF-01, then use imported value </w:t>
            </w:r>
            <w:r w:rsidR="00ED2DAF">
              <w:rPr>
                <w:rFonts w:asciiTheme="minorHAnsi" w:hAnsiTheme="minorHAnsi" w:cstheme="minorHAnsi"/>
                <w:sz w:val="18"/>
                <w:szCs w:val="18"/>
              </w:rPr>
              <w:t xml:space="preserve">from CF1R </w:t>
            </w:r>
            <w:r w:rsidR="00753879" w:rsidRPr="00753879">
              <w:rPr>
                <w:rFonts w:asciiTheme="minorHAnsi" w:hAnsiTheme="minorHAnsi" w:cstheme="minorHAnsi"/>
                <w:sz w:val="18"/>
                <w:szCs w:val="18"/>
              </w:rPr>
              <w:t xml:space="preserve">and allow user to </w:t>
            </w:r>
            <w:proofErr w:type="gramStart"/>
            <w:r w:rsidR="00753879" w:rsidRPr="00753879">
              <w:rPr>
                <w:rFonts w:asciiTheme="minorHAnsi" w:hAnsiTheme="minorHAnsi" w:cstheme="minorHAnsi"/>
                <w:sz w:val="18"/>
                <w:szCs w:val="18"/>
              </w:rPr>
              <w:t>overwrite;</w:t>
            </w:r>
            <w:proofErr w:type="gramEnd"/>
          </w:p>
          <w:p w14:paraId="0435B72E" w14:textId="02B2CEB2" w:rsidR="00DF62BF" w:rsidRDefault="00A44C1C">
            <w:pPr>
              <w:keepNext/>
              <w:rPr>
                <w:rFonts w:ascii="Calibri" w:hAnsi="Calibr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CF1R-NCB-01 or CF1R-ADD-01, then user then user enter whole number value (ft</w:t>
            </w:r>
            <w:r w:rsidR="008F6EED">
              <w:rPr>
                <w:rFonts w:asciiTheme="minorHAnsi" w:hAnsiTheme="minorHAnsi" w:cstheme="minorHAnsi"/>
                <w:sz w:val="18"/>
                <w:szCs w:val="18"/>
              </w:rPr>
              <w:t>^2</w:t>
            </w:r>
            <w:r w:rsidR="00753879" w:rsidRPr="00753879">
              <w:rPr>
                <w:rFonts w:asciiTheme="minorHAnsi" w:hAnsiTheme="minorHAnsi" w:cstheme="minorHAnsi"/>
                <w:sz w:val="18"/>
                <w:szCs w:val="18"/>
              </w:rPr>
              <w:t>)</w:t>
            </w:r>
            <w:r w:rsidR="00802732">
              <w:rPr>
                <w:rFonts w:asciiTheme="minorHAnsi" w:hAnsiTheme="minorHAnsi"/>
                <w:sz w:val="18"/>
                <w:szCs w:val="18"/>
              </w:rPr>
              <w:t>&gt;&gt;</w:t>
            </w:r>
          </w:p>
        </w:tc>
      </w:tr>
      <w:tr w:rsidR="00F51F71" w:rsidRPr="00CB00C9" w:rsidDel="00A377D9" w14:paraId="0435B737" w14:textId="77777777" w:rsidTr="006E08B4">
        <w:tc>
          <w:tcPr>
            <w:tcW w:w="587" w:type="dxa"/>
            <w:vAlign w:val="center"/>
          </w:tcPr>
          <w:p w14:paraId="0435B730" w14:textId="77777777" w:rsidR="00F51F71" w:rsidDel="00A377D9" w:rsidRDefault="00F51F71" w:rsidP="003A7CD3">
            <w:pPr>
              <w:keepNext/>
              <w:jc w:val="center"/>
              <w:rPr>
                <w:rFonts w:asciiTheme="minorHAnsi" w:hAnsiTheme="minorHAnsi"/>
                <w:sz w:val="18"/>
                <w:szCs w:val="18"/>
              </w:rPr>
            </w:pPr>
            <w:r>
              <w:rPr>
                <w:rFonts w:asciiTheme="minorHAnsi" w:hAnsiTheme="minorHAnsi"/>
                <w:sz w:val="18"/>
                <w:szCs w:val="18"/>
              </w:rPr>
              <w:t>05</w:t>
            </w:r>
          </w:p>
        </w:tc>
        <w:tc>
          <w:tcPr>
            <w:tcW w:w="4619" w:type="dxa"/>
            <w:vAlign w:val="center"/>
          </w:tcPr>
          <w:p w14:paraId="0435B731" w14:textId="77777777" w:rsidR="00F51F71" w:rsidRDefault="00F51F71" w:rsidP="003A7CD3">
            <w:pPr>
              <w:keepNext/>
              <w:rPr>
                <w:rFonts w:asciiTheme="minorHAnsi" w:hAnsiTheme="minorHAnsi"/>
                <w:sz w:val="18"/>
                <w:szCs w:val="18"/>
              </w:rPr>
            </w:pPr>
            <w:r>
              <w:rPr>
                <w:rFonts w:asciiTheme="minorHAnsi" w:hAnsiTheme="minorHAnsi"/>
                <w:sz w:val="18"/>
                <w:szCs w:val="18"/>
              </w:rPr>
              <w:t>Unshared Exterior Envelope Surface Area</w:t>
            </w:r>
          </w:p>
          <w:p w14:paraId="0435B732" w14:textId="77777777" w:rsidR="00F51F71" w:rsidDel="00A377D9" w:rsidRDefault="00F51F71" w:rsidP="003A7CD3">
            <w:pPr>
              <w:keepNext/>
              <w:rPr>
                <w:rFonts w:asciiTheme="minorHAnsi" w:hAnsiTheme="minorHAnsi"/>
                <w:sz w:val="18"/>
                <w:szCs w:val="18"/>
              </w:rPr>
            </w:pPr>
            <w:r>
              <w:rPr>
                <w:rFonts w:asciiTheme="minorHAnsi" w:hAnsiTheme="minorHAnsi"/>
                <w:sz w:val="18"/>
                <w:szCs w:val="18"/>
              </w:rPr>
              <w:t>(</w:t>
            </w:r>
            <w:proofErr w:type="gramStart"/>
            <w:r>
              <w:rPr>
                <w:rFonts w:asciiTheme="minorHAnsi" w:hAnsiTheme="minorHAnsi"/>
                <w:sz w:val="18"/>
                <w:szCs w:val="18"/>
              </w:rPr>
              <w:t>exclude</w:t>
            </w:r>
            <w:proofErr w:type="gramEnd"/>
            <w:r>
              <w:rPr>
                <w:rFonts w:asciiTheme="minorHAnsi" w:hAnsiTheme="minorHAnsi"/>
                <w:sz w:val="18"/>
                <w:szCs w:val="18"/>
              </w:rPr>
              <w:t xml:space="preserve"> surface areas attached to garages or other dwelling units)</w:t>
            </w:r>
          </w:p>
        </w:tc>
        <w:tc>
          <w:tcPr>
            <w:tcW w:w="5584" w:type="dxa"/>
          </w:tcPr>
          <w:p w14:paraId="0435B733" w14:textId="77777777" w:rsidR="00F51F71" w:rsidRDefault="00F51F71" w:rsidP="003A7CD3">
            <w:pPr>
              <w:keepNext/>
              <w:rPr>
                <w:rFonts w:asciiTheme="minorHAnsi" w:hAnsiTheme="minorHAnsi" w:cstheme="minorHAnsi"/>
                <w:sz w:val="18"/>
                <w:szCs w:val="18"/>
              </w:rPr>
            </w:pPr>
            <w:r>
              <w:rPr>
                <w:rFonts w:asciiTheme="minorHAnsi" w:hAnsiTheme="minorHAnsi"/>
                <w:sz w:val="18"/>
                <w:szCs w:val="18"/>
              </w:rPr>
              <w:t>&lt;&lt;</w:t>
            </w:r>
            <w:r w:rsidRPr="00CB00C9">
              <w:rPr>
                <w:rFonts w:asciiTheme="minorHAnsi" w:hAnsiTheme="minorHAnsi"/>
                <w:sz w:val="18"/>
                <w:szCs w:val="18"/>
              </w:rPr>
              <w:t xml:space="preserve"> calculated </w:t>
            </w:r>
            <w:r>
              <w:rPr>
                <w:rFonts w:asciiTheme="minorHAnsi" w:hAnsiTheme="minorHAnsi"/>
                <w:sz w:val="18"/>
                <w:szCs w:val="18"/>
              </w:rPr>
              <w:t xml:space="preserve">field, if </w:t>
            </w:r>
            <w:r w:rsidRPr="007A5D38">
              <w:rPr>
                <w:rFonts w:asciiTheme="minorHAnsi" w:hAnsiTheme="minorHAnsi" w:cstheme="minorHAnsi"/>
                <w:sz w:val="18"/>
                <w:szCs w:val="18"/>
              </w:rPr>
              <w:t>Building Type</w:t>
            </w:r>
            <w:r>
              <w:rPr>
                <w:rFonts w:asciiTheme="minorHAnsi" w:hAnsiTheme="minorHAnsi" w:cstheme="minorHAnsi"/>
                <w:sz w:val="18"/>
                <w:szCs w:val="18"/>
              </w:rPr>
              <w:t xml:space="preserve"> (A01) = Single family Detached then value equals N/</w:t>
            </w:r>
            <w:proofErr w:type="gramStart"/>
            <w:r>
              <w:rPr>
                <w:rFonts w:asciiTheme="minorHAnsi" w:hAnsiTheme="minorHAnsi" w:cstheme="minorHAnsi"/>
                <w:sz w:val="18"/>
                <w:szCs w:val="18"/>
              </w:rPr>
              <w:t>A;</w:t>
            </w:r>
            <w:proofErr w:type="gramEnd"/>
          </w:p>
          <w:p w14:paraId="0435B735" w14:textId="20B02C54" w:rsidR="00753879" w:rsidRPr="00753879" w:rsidRDefault="00A44C1C" w:rsidP="00753879">
            <w:pPr>
              <w:keepNext/>
              <w:rPr>
                <w:rFonts w:asciiTheme="minorHAnsi" w:hAnsiTheme="minorHAnsi" w:cstheme="minorHAns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CF1R-PRF-01, then use imported value</w:t>
            </w:r>
            <w:r w:rsidR="00ED2DAF">
              <w:rPr>
                <w:rFonts w:asciiTheme="minorHAnsi" w:hAnsiTheme="minorHAnsi" w:cstheme="minorHAnsi"/>
                <w:sz w:val="18"/>
                <w:szCs w:val="18"/>
              </w:rPr>
              <w:t xml:space="preserve"> from CF1R</w:t>
            </w:r>
            <w:r w:rsidR="00753879" w:rsidRPr="00753879">
              <w:rPr>
                <w:rFonts w:asciiTheme="minorHAnsi" w:hAnsiTheme="minorHAnsi" w:cstheme="minorHAnsi"/>
                <w:sz w:val="18"/>
                <w:szCs w:val="18"/>
              </w:rPr>
              <w:t xml:space="preserve"> and allow user to </w:t>
            </w:r>
            <w:proofErr w:type="gramStart"/>
            <w:r w:rsidR="00753879" w:rsidRPr="00753879">
              <w:rPr>
                <w:rFonts w:asciiTheme="minorHAnsi" w:hAnsiTheme="minorHAnsi" w:cstheme="minorHAnsi"/>
                <w:sz w:val="18"/>
                <w:szCs w:val="18"/>
              </w:rPr>
              <w:t>overwrite;</w:t>
            </w:r>
            <w:proofErr w:type="gramEnd"/>
          </w:p>
          <w:p w14:paraId="0435B736" w14:textId="469BC52F" w:rsidR="00DF62BF" w:rsidRDefault="00A44C1C">
            <w:pPr>
              <w:keepNext/>
              <w:rPr>
                <w:rFonts w:ascii="Calibri" w:hAnsi="Calibri"/>
                <w:sz w:val="18"/>
                <w:szCs w:val="18"/>
              </w:rPr>
            </w:pPr>
            <w:r>
              <w:rPr>
                <w:rFonts w:asciiTheme="minorHAnsi" w:hAnsiTheme="minorHAnsi"/>
                <w:sz w:val="18"/>
                <w:szCs w:val="18"/>
              </w:rPr>
              <w:t>E</w:t>
            </w:r>
            <w:r w:rsidR="00753879" w:rsidRPr="00753879">
              <w:rPr>
                <w:rFonts w:asciiTheme="minorHAnsi" w:hAnsiTheme="minorHAnsi"/>
                <w:sz w:val="18"/>
                <w:szCs w:val="18"/>
              </w:rPr>
              <w:t>lse if</w:t>
            </w:r>
            <w:r w:rsidR="00753879" w:rsidRPr="00753879">
              <w:rPr>
                <w:rFonts w:asciiTheme="minorHAnsi" w:hAnsiTheme="minorHAnsi" w:cstheme="minorHAnsi"/>
                <w:sz w:val="18"/>
                <w:szCs w:val="18"/>
              </w:rPr>
              <w:t xml:space="preserve"> Building Type (A01) = Single family Attached and if parent document is CF1R-NCB-01 or CF1R-ADD-01, then user then user enter whole number value (ft</w:t>
            </w:r>
            <w:r w:rsidR="008F6EED">
              <w:rPr>
                <w:rFonts w:asciiTheme="minorHAnsi" w:hAnsiTheme="minorHAnsi" w:cstheme="minorHAnsi"/>
                <w:sz w:val="18"/>
                <w:szCs w:val="18"/>
              </w:rPr>
              <w:t>^2</w:t>
            </w:r>
            <w:r w:rsidR="00753879" w:rsidRPr="00753879">
              <w:rPr>
                <w:rFonts w:asciiTheme="minorHAnsi" w:hAnsiTheme="minorHAnsi" w:cstheme="minorHAnsi"/>
                <w:sz w:val="18"/>
                <w:szCs w:val="18"/>
              </w:rPr>
              <w:t>)</w:t>
            </w:r>
            <w:r w:rsidR="00802732">
              <w:rPr>
                <w:rFonts w:asciiTheme="minorHAnsi" w:hAnsiTheme="minorHAnsi"/>
                <w:sz w:val="18"/>
                <w:szCs w:val="18"/>
              </w:rPr>
              <w:t>&gt;&gt;</w:t>
            </w:r>
          </w:p>
        </w:tc>
      </w:tr>
      <w:tr w:rsidR="00F51F71" w:rsidRPr="00CB00C9" w14:paraId="0435B741" w14:textId="77777777" w:rsidTr="006E08B4">
        <w:tc>
          <w:tcPr>
            <w:tcW w:w="587" w:type="dxa"/>
            <w:vAlign w:val="center"/>
          </w:tcPr>
          <w:p w14:paraId="0435B738" w14:textId="77777777" w:rsidR="00F51F71" w:rsidRPr="00CB00C9" w:rsidRDefault="00F51F71" w:rsidP="003A7CD3">
            <w:pPr>
              <w:keepNext/>
              <w:jc w:val="center"/>
              <w:rPr>
                <w:rFonts w:asciiTheme="minorHAnsi" w:hAnsiTheme="minorHAnsi"/>
                <w:sz w:val="18"/>
                <w:szCs w:val="18"/>
              </w:rPr>
            </w:pPr>
            <w:r>
              <w:rPr>
                <w:rFonts w:asciiTheme="minorHAnsi" w:hAnsiTheme="minorHAnsi"/>
                <w:sz w:val="18"/>
                <w:szCs w:val="18"/>
              </w:rPr>
              <w:t>06</w:t>
            </w:r>
          </w:p>
        </w:tc>
        <w:tc>
          <w:tcPr>
            <w:tcW w:w="4619" w:type="dxa"/>
            <w:vAlign w:val="center"/>
          </w:tcPr>
          <w:p w14:paraId="0435B739" w14:textId="77777777" w:rsidR="00F51F71" w:rsidRPr="00CB00C9" w:rsidRDefault="00F51F71" w:rsidP="003A7CD3">
            <w:pPr>
              <w:keepNext/>
              <w:rPr>
                <w:rFonts w:asciiTheme="minorHAnsi" w:hAnsiTheme="minorHAnsi"/>
                <w:sz w:val="18"/>
                <w:szCs w:val="18"/>
              </w:rPr>
            </w:pPr>
            <w:r>
              <w:rPr>
                <w:rFonts w:asciiTheme="minorHAnsi" w:hAnsiTheme="minorHAnsi"/>
                <w:sz w:val="18"/>
                <w:szCs w:val="18"/>
              </w:rPr>
              <w:t>Required Mechanical</w:t>
            </w:r>
            <w:r w:rsidRPr="00CB00C9">
              <w:rPr>
                <w:rFonts w:asciiTheme="minorHAnsi" w:hAnsiTheme="minorHAnsi"/>
                <w:sz w:val="18"/>
                <w:szCs w:val="18"/>
              </w:rPr>
              <w:t xml:space="preserve"> Ventilation Rate</w:t>
            </w:r>
            <w:r>
              <w:rPr>
                <w:rFonts w:asciiTheme="minorHAnsi" w:hAnsiTheme="minorHAnsi"/>
                <w:sz w:val="18"/>
                <w:szCs w:val="18"/>
              </w:rPr>
              <w:t xml:space="preserve"> </w:t>
            </w:r>
            <w:r w:rsidRPr="00CB00C9">
              <w:rPr>
                <w:rFonts w:asciiTheme="minorHAnsi" w:hAnsiTheme="minorHAnsi"/>
                <w:sz w:val="18"/>
                <w:szCs w:val="18"/>
              </w:rPr>
              <w:t>(</w:t>
            </w:r>
            <w:proofErr w:type="spellStart"/>
            <w:r w:rsidRPr="00CB00C9">
              <w:rPr>
                <w:rFonts w:asciiTheme="minorHAnsi" w:hAnsiTheme="minorHAnsi"/>
                <w:sz w:val="18"/>
                <w:szCs w:val="18"/>
              </w:rPr>
              <w:t>Q</w:t>
            </w:r>
            <w:r w:rsidRPr="00CB00C9">
              <w:rPr>
                <w:rFonts w:asciiTheme="minorHAnsi" w:hAnsiTheme="minorHAnsi"/>
                <w:sz w:val="18"/>
                <w:szCs w:val="18"/>
                <w:vertAlign w:val="subscript"/>
              </w:rPr>
              <w:t>fan</w:t>
            </w:r>
            <w:proofErr w:type="spellEnd"/>
            <w:r w:rsidRPr="00CB00C9">
              <w:rPr>
                <w:rFonts w:asciiTheme="minorHAnsi" w:hAnsiTheme="minorHAnsi"/>
                <w:sz w:val="18"/>
                <w:szCs w:val="18"/>
              </w:rPr>
              <w:t>)</w:t>
            </w:r>
          </w:p>
        </w:tc>
        <w:tc>
          <w:tcPr>
            <w:tcW w:w="5584" w:type="dxa"/>
            <w:tcMar>
              <w:left w:w="72" w:type="dxa"/>
              <w:right w:w="72" w:type="dxa"/>
            </w:tcMar>
          </w:tcPr>
          <w:p w14:paraId="0435B73A" w14:textId="4C37D234" w:rsidR="00F51F71" w:rsidRDefault="00F51F71" w:rsidP="003A7CD3">
            <w:pPr>
              <w:keepNext/>
              <w:jc w:val="both"/>
              <w:rPr>
                <w:rFonts w:asciiTheme="minorHAnsi" w:hAnsiTheme="minorHAnsi"/>
                <w:sz w:val="18"/>
                <w:szCs w:val="18"/>
              </w:rPr>
            </w:pPr>
            <w:r w:rsidRPr="007F6151">
              <w:rPr>
                <w:rFonts w:asciiTheme="minorHAnsi" w:hAnsiTheme="minorHAnsi"/>
                <w:sz w:val="18"/>
                <w:szCs w:val="18"/>
              </w:rPr>
              <w:t>&lt;&lt;</w:t>
            </w:r>
            <w:r>
              <w:rPr>
                <w:rFonts w:asciiTheme="minorHAnsi" w:hAnsiTheme="minorHAnsi"/>
                <w:sz w:val="18"/>
                <w:szCs w:val="18"/>
              </w:rPr>
              <w:t>calculated value, if “</w:t>
            </w:r>
            <w:r w:rsidRPr="007A5D38">
              <w:rPr>
                <w:rFonts w:asciiTheme="minorHAnsi" w:hAnsiTheme="minorHAnsi" w:cstheme="minorHAnsi"/>
                <w:sz w:val="18"/>
                <w:szCs w:val="18"/>
              </w:rPr>
              <w:t>Building Type</w:t>
            </w:r>
            <w:r>
              <w:rPr>
                <w:rFonts w:asciiTheme="minorHAnsi" w:hAnsiTheme="minorHAnsi" w:cstheme="minorHAnsi"/>
                <w:sz w:val="18"/>
                <w:szCs w:val="18"/>
              </w:rPr>
              <w:t>” (A02) = Single Family Detached and</w:t>
            </w:r>
            <w:r>
              <w:rPr>
                <w:rFonts w:asciiTheme="minorHAnsi" w:hAnsiTheme="minorHAnsi"/>
                <w:sz w:val="18"/>
                <w:szCs w:val="18"/>
              </w:rPr>
              <w:t xml:space="preserve"> “</w:t>
            </w:r>
            <w:r w:rsidRPr="007A5D38">
              <w:rPr>
                <w:rFonts w:asciiTheme="minorHAnsi" w:hAnsiTheme="minorHAnsi" w:cstheme="minorHAnsi"/>
                <w:sz w:val="18"/>
                <w:szCs w:val="18"/>
              </w:rPr>
              <w:t>Ventilation System Type</w:t>
            </w:r>
            <w:r>
              <w:rPr>
                <w:rFonts w:asciiTheme="minorHAnsi" w:hAnsiTheme="minorHAnsi" w:cstheme="minorHAnsi"/>
                <w:sz w:val="18"/>
                <w:szCs w:val="18"/>
              </w:rPr>
              <w:t>” (A</w:t>
            </w:r>
            <w:r w:rsidR="008002F8">
              <w:rPr>
                <w:rFonts w:asciiTheme="minorHAnsi" w:hAnsiTheme="minorHAnsi" w:cstheme="minorHAnsi"/>
                <w:sz w:val="18"/>
                <w:szCs w:val="18"/>
              </w:rPr>
              <w:t>06</w:t>
            </w:r>
            <w:r>
              <w:rPr>
                <w:rFonts w:asciiTheme="minorHAnsi" w:hAnsiTheme="minorHAnsi" w:cstheme="minorHAnsi"/>
                <w:sz w:val="18"/>
                <w:szCs w:val="18"/>
              </w:rPr>
              <w:t>) = Balanced, Balanced – ERV or Balanced - HRV, then value =</w:t>
            </w:r>
            <w:r>
              <w:rPr>
                <w:rFonts w:asciiTheme="minorHAnsi" w:hAnsiTheme="minorHAnsi"/>
                <w:sz w:val="18"/>
                <w:szCs w:val="18"/>
              </w:rPr>
              <w:t xml:space="preserve"> ‘</w:t>
            </w:r>
            <w:r w:rsidRPr="00CB00C9">
              <w:rPr>
                <w:rFonts w:asciiTheme="minorHAnsi" w:hAnsiTheme="minorHAnsi"/>
                <w:sz w:val="18"/>
                <w:szCs w:val="18"/>
              </w:rPr>
              <w:t xml:space="preserve">Total </w:t>
            </w:r>
            <w:r>
              <w:rPr>
                <w:rFonts w:asciiTheme="minorHAnsi" w:hAnsiTheme="minorHAnsi"/>
                <w:sz w:val="18"/>
                <w:szCs w:val="18"/>
              </w:rPr>
              <w:t xml:space="preserve">Required </w:t>
            </w:r>
            <w:r w:rsidRPr="00CB00C9">
              <w:rPr>
                <w:rFonts w:asciiTheme="minorHAnsi" w:hAnsiTheme="minorHAnsi"/>
                <w:sz w:val="18"/>
                <w:szCs w:val="18"/>
              </w:rPr>
              <w:t>Ventilation rate</w:t>
            </w:r>
            <w:r>
              <w:rPr>
                <w:rFonts w:asciiTheme="minorHAnsi" w:hAnsiTheme="minorHAnsi"/>
                <w:sz w:val="18"/>
                <w:szCs w:val="18"/>
              </w:rPr>
              <w:t>” (</w:t>
            </w:r>
            <w:r w:rsidR="00FC6E8F">
              <w:rPr>
                <w:rFonts w:asciiTheme="minorHAnsi" w:hAnsiTheme="minorHAnsi"/>
                <w:sz w:val="18"/>
                <w:szCs w:val="18"/>
              </w:rPr>
              <w:t>C</w:t>
            </w:r>
            <w:r>
              <w:rPr>
                <w:rFonts w:asciiTheme="minorHAnsi" w:hAnsiTheme="minorHAnsi"/>
                <w:sz w:val="18"/>
                <w:szCs w:val="18"/>
              </w:rPr>
              <w:t>01) – [1*(“Effective Annual Average Infiltration Rate” (</w:t>
            </w:r>
            <w:r w:rsidR="00FC6E8F">
              <w:rPr>
                <w:rFonts w:asciiTheme="minorHAnsi" w:hAnsiTheme="minorHAnsi"/>
                <w:sz w:val="18"/>
                <w:szCs w:val="18"/>
              </w:rPr>
              <w:t>C</w:t>
            </w:r>
            <w:proofErr w:type="gramStart"/>
            <w:r>
              <w:rPr>
                <w:rFonts w:asciiTheme="minorHAnsi" w:hAnsiTheme="minorHAnsi"/>
                <w:sz w:val="18"/>
                <w:szCs w:val="18"/>
              </w:rPr>
              <w:t>03)*</w:t>
            </w:r>
            <w:proofErr w:type="gramEnd"/>
            <w:r>
              <w:rPr>
                <w:rFonts w:asciiTheme="minorHAnsi" w:hAnsiTheme="minorHAnsi"/>
                <w:sz w:val="18"/>
                <w:szCs w:val="18"/>
              </w:rPr>
              <w:t>1)];</w:t>
            </w:r>
          </w:p>
          <w:p w14:paraId="0435B73C" w14:textId="60E875D6" w:rsidR="00F51F71" w:rsidRDefault="00A44C1C" w:rsidP="003A7CD3">
            <w:pPr>
              <w:keepNext/>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Building Type</w:t>
            </w:r>
            <w:r w:rsidR="00F51F71">
              <w:rPr>
                <w:rFonts w:asciiTheme="minorHAnsi" w:hAnsiTheme="minorHAnsi" w:cstheme="minorHAnsi"/>
                <w:sz w:val="18"/>
                <w:szCs w:val="18"/>
              </w:rPr>
              <w:t>” (A02) = Single Family Attached and</w:t>
            </w:r>
            <w:r w:rsidR="00F51F71">
              <w:rPr>
                <w:rFonts w:asciiTheme="minorHAnsi" w:hAnsiTheme="minorHAnsi"/>
                <w:sz w:val="18"/>
                <w:szCs w:val="18"/>
              </w:rPr>
              <w:t xml:space="preserve"> “</w:t>
            </w:r>
            <w:r w:rsidR="00F51F71" w:rsidRPr="007A5D38">
              <w:rPr>
                <w:rFonts w:asciiTheme="minorHAnsi" w:hAnsiTheme="minorHAnsi" w:cstheme="minorHAnsi"/>
                <w:sz w:val="18"/>
                <w:szCs w:val="18"/>
              </w:rPr>
              <w:t>Ventilation System Type</w:t>
            </w:r>
            <w:r w:rsidR="00F51F71">
              <w:rPr>
                <w:rFonts w:asciiTheme="minorHAnsi" w:hAnsiTheme="minorHAnsi" w:cstheme="minorHAnsi"/>
                <w:sz w:val="18"/>
                <w:szCs w:val="18"/>
              </w:rPr>
              <w:t>” (A</w:t>
            </w:r>
            <w:r w:rsidR="008002F8">
              <w:rPr>
                <w:rFonts w:asciiTheme="minorHAnsi" w:hAnsiTheme="minorHAnsi" w:cstheme="minorHAnsi"/>
                <w:sz w:val="18"/>
                <w:szCs w:val="18"/>
              </w:rPr>
              <w:t>06</w:t>
            </w:r>
            <w:r w:rsidR="00F51F71">
              <w:rPr>
                <w:rFonts w:asciiTheme="minorHAnsi" w:hAnsiTheme="minorHAnsi" w:cstheme="minorHAnsi"/>
                <w:sz w:val="18"/>
                <w:szCs w:val="18"/>
              </w:rPr>
              <w:t>) = Balanced, Balanced – ERV or Balanced - HRV, then value =</w:t>
            </w:r>
            <w:r w:rsidR="00F51F71">
              <w:rPr>
                <w:rFonts w:asciiTheme="minorHAnsi" w:hAnsiTheme="minorHAnsi"/>
                <w:sz w:val="18"/>
                <w:szCs w:val="18"/>
              </w:rPr>
              <w:t xml:space="preserve"> ‘</w:t>
            </w:r>
            <w:r w:rsidR="00F51F71" w:rsidRPr="00CB00C9">
              <w:rPr>
                <w:rFonts w:asciiTheme="minorHAnsi" w:hAnsiTheme="minorHAnsi"/>
                <w:sz w:val="18"/>
                <w:szCs w:val="18"/>
              </w:rPr>
              <w:t xml:space="preserve">Total </w:t>
            </w:r>
            <w:r w:rsidR="00F51F71">
              <w:rPr>
                <w:rFonts w:asciiTheme="minorHAnsi" w:hAnsiTheme="minorHAnsi"/>
                <w:sz w:val="18"/>
                <w:szCs w:val="18"/>
              </w:rPr>
              <w:t xml:space="preserve">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 – {1*[“Effective Annual Average Infiltration Rate” (</w:t>
            </w:r>
            <w:r w:rsidR="00FC6E8F">
              <w:rPr>
                <w:rFonts w:asciiTheme="minorHAnsi" w:hAnsiTheme="minorHAnsi"/>
                <w:sz w:val="18"/>
                <w:szCs w:val="18"/>
              </w:rPr>
              <w:t>C</w:t>
            </w:r>
            <w:r w:rsidR="00F51F71">
              <w:rPr>
                <w:rFonts w:asciiTheme="minorHAnsi" w:hAnsiTheme="minorHAnsi"/>
                <w:sz w:val="18"/>
                <w:szCs w:val="18"/>
              </w:rPr>
              <w:t xml:space="preserve">03) * </w:t>
            </w:r>
            <w:proofErr w:type="gramStart"/>
            <w:r w:rsidR="00F51F71">
              <w:rPr>
                <w:rFonts w:asciiTheme="minorHAnsi" w:hAnsiTheme="minorHAnsi"/>
                <w:sz w:val="18"/>
                <w:szCs w:val="18"/>
              </w:rPr>
              <w:t>(”Unshared</w:t>
            </w:r>
            <w:proofErr w:type="gramEnd"/>
            <w:r w:rsidR="00F51F71">
              <w:rPr>
                <w:rFonts w:asciiTheme="minorHAnsi" w:hAnsiTheme="minorHAnsi"/>
                <w:sz w:val="18"/>
                <w:szCs w:val="18"/>
              </w:rPr>
              <w:t xml:space="preserve"> Exterior Envelope Surface Area” (</w:t>
            </w:r>
            <w:r w:rsidR="00FC6E8F">
              <w:rPr>
                <w:rFonts w:asciiTheme="minorHAnsi" w:hAnsiTheme="minorHAnsi"/>
                <w:sz w:val="18"/>
                <w:szCs w:val="18"/>
              </w:rPr>
              <w:t>C</w:t>
            </w:r>
            <w:r w:rsidR="00F51F71">
              <w:rPr>
                <w:rFonts w:asciiTheme="minorHAnsi" w:hAnsiTheme="minorHAnsi"/>
                <w:sz w:val="18"/>
                <w:szCs w:val="18"/>
              </w:rPr>
              <w:t>0</w:t>
            </w:r>
            <w:r w:rsidR="00752BAF">
              <w:rPr>
                <w:rFonts w:asciiTheme="minorHAnsi" w:hAnsiTheme="minorHAnsi"/>
                <w:sz w:val="18"/>
                <w:szCs w:val="18"/>
              </w:rPr>
              <w:t>5</w:t>
            </w:r>
            <w:r w:rsidR="00F51F71">
              <w:rPr>
                <w:rFonts w:asciiTheme="minorHAnsi" w:hAnsiTheme="minorHAnsi"/>
                <w:sz w:val="18"/>
                <w:szCs w:val="18"/>
              </w:rPr>
              <w:t>)/”Total Exterior Envelope Surface Area” (</w:t>
            </w:r>
            <w:r w:rsidR="00FC6E8F">
              <w:rPr>
                <w:rFonts w:asciiTheme="minorHAnsi" w:hAnsiTheme="minorHAnsi"/>
                <w:sz w:val="18"/>
                <w:szCs w:val="18"/>
              </w:rPr>
              <w:t>C</w:t>
            </w:r>
            <w:r w:rsidR="00F51F71">
              <w:rPr>
                <w:rFonts w:asciiTheme="minorHAnsi" w:hAnsiTheme="minorHAnsi"/>
                <w:sz w:val="18"/>
                <w:szCs w:val="18"/>
              </w:rPr>
              <w:t>0</w:t>
            </w:r>
            <w:r w:rsidR="00752BAF">
              <w:rPr>
                <w:rFonts w:asciiTheme="minorHAnsi" w:hAnsiTheme="minorHAnsi"/>
                <w:sz w:val="18"/>
                <w:szCs w:val="18"/>
              </w:rPr>
              <w:t>4</w:t>
            </w:r>
            <w:r w:rsidR="00F51F71">
              <w:rPr>
                <w:rFonts w:asciiTheme="minorHAnsi" w:hAnsiTheme="minorHAnsi"/>
                <w:sz w:val="18"/>
                <w:szCs w:val="18"/>
              </w:rPr>
              <w:t>))]};</w:t>
            </w:r>
          </w:p>
          <w:p w14:paraId="0435B73E" w14:textId="50FD83CF" w:rsidR="00F51F71" w:rsidRDefault="00A44C1C" w:rsidP="003A7CD3">
            <w:pPr>
              <w:keepNext/>
              <w:jc w:val="both"/>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Building Type</w:t>
            </w:r>
            <w:r w:rsidR="00F51F71">
              <w:rPr>
                <w:rFonts w:asciiTheme="minorHAnsi" w:hAnsiTheme="minorHAnsi" w:cstheme="minorHAnsi"/>
                <w:sz w:val="18"/>
                <w:szCs w:val="18"/>
              </w:rPr>
              <w:t>” (A02) = Single Family Detached and</w:t>
            </w:r>
            <w:r w:rsidR="00F51F71">
              <w:rPr>
                <w:rFonts w:asciiTheme="minorHAnsi" w:hAnsiTheme="minorHAnsi"/>
                <w:sz w:val="18"/>
                <w:szCs w:val="18"/>
              </w:rPr>
              <w:t xml:space="preserve"> “</w:t>
            </w:r>
            <w:r w:rsidR="00F51F71" w:rsidRPr="007A5D38">
              <w:rPr>
                <w:rFonts w:asciiTheme="minorHAnsi" w:hAnsiTheme="minorHAnsi" w:cstheme="minorHAnsi"/>
                <w:sz w:val="18"/>
                <w:szCs w:val="18"/>
              </w:rPr>
              <w:t>Ventilation System Type</w:t>
            </w:r>
            <w:r w:rsidR="00F51F71">
              <w:rPr>
                <w:rFonts w:asciiTheme="minorHAnsi" w:hAnsiTheme="minorHAnsi" w:cstheme="minorHAnsi"/>
                <w:sz w:val="18"/>
                <w:szCs w:val="18"/>
              </w:rPr>
              <w:t>” (A</w:t>
            </w:r>
            <w:r w:rsidR="008002F8">
              <w:rPr>
                <w:rFonts w:asciiTheme="minorHAnsi" w:hAnsiTheme="minorHAnsi" w:cstheme="minorHAnsi"/>
                <w:sz w:val="18"/>
                <w:szCs w:val="18"/>
              </w:rPr>
              <w:t>06</w:t>
            </w:r>
            <w:r w:rsidR="00F51F71">
              <w:rPr>
                <w:rFonts w:asciiTheme="minorHAnsi" w:hAnsiTheme="minorHAnsi" w:cstheme="minorHAnsi"/>
                <w:sz w:val="18"/>
                <w:szCs w:val="18"/>
              </w:rPr>
              <w:t>) = Supply, Exhaust, or Central Fan Integrated, then value =</w:t>
            </w:r>
            <w:r w:rsidR="00F51F71">
              <w:rPr>
                <w:rFonts w:asciiTheme="minorHAnsi" w:hAnsiTheme="minorHAnsi"/>
                <w:sz w:val="18"/>
                <w:szCs w:val="18"/>
              </w:rPr>
              <w:t xml:space="preserve"> ‘</w:t>
            </w:r>
            <w:r w:rsidR="00F51F71" w:rsidRPr="00CB00C9">
              <w:rPr>
                <w:rFonts w:asciiTheme="minorHAnsi" w:hAnsiTheme="minorHAnsi"/>
                <w:sz w:val="18"/>
                <w:szCs w:val="18"/>
              </w:rPr>
              <w:t xml:space="preserve">Total </w:t>
            </w:r>
            <w:r w:rsidR="00F51F71">
              <w:rPr>
                <w:rFonts w:asciiTheme="minorHAnsi" w:hAnsiTheme="minorHAnsi"/>
                <w:sz w:val="18"/>
                <w:szCs w:val="18"/>
              </w:rPr>
              <w:t xml:space="preserve">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 – [(Effective Annual Average Infiltration Rate (</w:t>
            </w:r>
            <w:r w:rsidR="00FC6E8F">
              <w:rPr>
                <w:rFonts w:asciiTheme="minorHAnsi" w:hAnsiTheme="minorHAnsi"/>
                <w:sz w:val="18"/>
                <w:szCs w:val="18"/>
              </w:rPr>
              <w:t>C</w:t>
            </w:r>
            <w:r w:rsidR="00F51F71">
              <w:rPr>
                <w:rFonts w:asciiTheme="minorHAnsi" w:hAnsiTheme="minorHAnsi"/>
                <w:sz w:val="18"/>
                <w:szCs w:val="18"/>
              </w:rPr>
              <w:t>03)</w:t>
            </w:r>
            <w:proofErr w:type="gramStart"/>
            <w:r w:rsidR="00F51F71">
              <w:rPr>
                <w:rFonts w:asciiTheme="minorHAnsi" w:hAnsiTheme="minorHAnsi"/>
                <w:sz w:val="18"/>
                <w:szCs w:val="18"/>
              </w:rPr>
              <w:t>/”T</w:t>
            </w:r>
            <w:r w:rsidR="00F51F71" w:rsidRPr="00CB00C9">
              <w:rPr>
                <w:rFonts w:asciiTheme="minorHAnsi" w:hAnsiTheme="minorHAnsi"/>
                <w:sz w:val="18"/>
                <w:szCs w:val="18"/>
              </w:rPr>
              <w:t>otal</w:t>
            </w:r>
            <w:proofErr w:type="gramEnd"/>
            <w:r w:rsidR="00F51F71">
              <w:rPr>
                <w:rFonts w:asciiTheme="minorHAnsi" w:hAnsiTheme="minorHAnsi"/>
                <w:sz w:val="18"/>
                <w:szCs w:val="18"/>
              </w:rPr>
              <w:t xml:space="preserve"> 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01))*(“Effective Annual Average Infiltration Rate” (</w:t>
            </w:r>
            <w:r w:rsidR="00FC6E8F">
              <w:rPr>
                <w:rFonts w:asciiTheme="minorHAnsi" w:hAnsiTheme="minorHAnsi"/>
                <w:sz w:val="18"/>
                <w:szCs w:val="18"/>
              </w:rPr>
              <w:t>C</w:t>
            </w:r>
            <w:r w:rsidR="00F51F71">
              <w:rPr>
                <w:rFonts w:asciiTheme="minorHAnsi" w:hAnsiTheme="minorHAnsi"/>
                <w:sz w:val="18"/>
                <w:szCs w:val="18"/>
              </w:rPr>
              <w:t>03)*1)];</w:t>
            </w:r>
          </w:p>
          <w:p w14:paraId="0435B740" w14:textId="28B679B6" w:rsidR="00DF62BF" w:rsidRDefault="00A44C1C" w:rsidP="00380356">
            <w:pPr>
              <w:keepNext/>
              <w:rPr>
                <w:rFonts w:asciiTheme="minorHAnsi" w:hAnsiTheme="minorHAnsi"/>
                <w:sz w:val="18"/>
                <w:szCs w:val="18"/>
              </w:rPr>
            </w:pPr>
            <w:r>
              <w:rPr>
                <w:rFonts w:asciiTheme="minorHAnsi" w:hAnsiTheme="minorHAnsi"/>
                <w:sz w:val="18"/>
                <w:szCs w:val="18"/>
              </w:rPr>
              <w:t>E</w:t>
            </w:r>
            <w:r w:rsidR="00F51F71">
              <w:rPr>
                <w:rFonts w:asciiTheme="minorHAnsi" w:hAnsiTheme="minorHAnsi"/>
                <w:sz w:val="18"/>
                <w:szCs w:val="18"/>
              </w:rPr>
              <w:t>lse if “</w:t>
            </w:r>
            <w:r w:rsidR="00F51F71" w:rsidRPr="007A5D38">
              <w:rPr>
                <w:rFonts w:asciiTheme="minorHAnsi" w:hAnsiTheme="minorHAnsi" w:cstheme="minorHAnsi"/>
                <w:sz w:val="18"/>
                <w:szCs w:val="18"/>
              </w:rPr>
              <w:t>Building Type</w:t>
            </w:r>
            <w:r w:rsidR="00F51F71">
              <w:rPr>
                <w:rFonts w:asciiTheme="minorHAnsi" w:hAnsiTheme="minorHAnsi" w:cstheme="minorHAnsi"/>
                <w:sz w:val="18"/>
                <w:szCs w:val="18"/>
              </w:rPr>
              <w:t>” (A02) = Single Family Attached and</w:t>
            </w:r>
            <w:r w:rsidR="00F51F71">
              <w:rPr>
                <w:rFonts w:asciiTheme="minorHAnsi" w:hAnsiTheme="minorHAnsi"/>
                <w:sz w:val="18"/>
                <w:szCs w:val="18"/>
              </w:rPr>
              <w:t xml:space="preserve"> “</w:t>
            </w:r>
            <w:r w:rsidR="00F51F71" w:rsidRPr="007A5D38">
              <w:rPr>
                <w:rFonts w:asciiTheme="minorHAnsi" w:hAnsiTheme="minorHAnsi" w:cstheme="minorHAnsi"/>
                <w:sz w:val="18"/>
                <w:szCs w:val="18"/>
              </w:rPr>
              <w:t>Ventilation System Type</w:t>
            </w:r>
            <w:r w:rsidR="00F51F71">
              <w:rPr>
                <w:rFonts w:asciiTheme="minorHAnsi" w:hAnsiTheme="minorHAnsi" w:cstheme="minorHAnsi"/>
                <w:sz w:val="18"/>
                <w:szCs w:val="18"/>
              </w:rPr>
              <w:t>” (A</w:t>
            </w:r>
            <w:r w:rsidR="008002F8">
              <w:rPr>
                <w:rFonts w:asciiTheme="minorHAnsi" w:hAnsiTheme="minorHAnsi" w:cstheme="minorHAnsi"/>
                <w:sz w:val="18"/>
                <w:szCs w:val="18"/>
              </w:rPr>
              <w:t>06</w:t>
            </w:r>
            <w:r w:rsidR="00F51F71">
              <w:rPr>
                <w:rFonts w:asciiTheme="minorHAnsi" w:hAnsiTheme="minorHAnsi" w:cstheme="minorHAnsi"/>
                <w:sz w:val="18"/>
                <w:szCs w:val="18"/>
              </w:rPr>
              <w:t>) = Supply, Exhaust, or Central Fan Integrated, then value =</w:t>
            </w:r>
            <w:r w:rsidR="00F51F71">
              <w:rPr>
                <w:rFonts w:asciiTheme="minorHAnsi" w:hAnsiTheme="minorHAnsi"/>
                <w:sz w:val="18"/>
                <w:szCs w:val="18"/>
              </w:rPr>
              <w:t xml:space="preserve"> ‘</w:t>
            </w:r>
            <w:r w:rsidR="00F51F71" w:rsidRPr="00CB00C9">
              <w:rPr>
                <w:rFonts w:asciiTheme="minorHAnsi" w:hAnsiTheme="minorHAnsi"/>
                <w:sz w:val="18"/>
                <w:szCs w:val="18"/>
              </w:rPr>
              <w:t xml:space="preserve">Total </w:t>
            </w:r>
            <w:r w:rsidR="00F51F71">
              <w:rPr>
                <w:rFonts w:asciiTheme="minorHAnsi" w:hAnsiTheme="minorHAnsi"/>
                <w:sz w:val="18"/>
                <w:szCs w:val="18"/>
              </w:rPr>
              <w:t xml:space="preserve">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 – {(Effective Annual Average Infiltration Rate (</w:t>
            </w:r>
            <w:r w:rsidR="00FC6E8F">
              <w:rPr>
                <w:rFonts w:asciiTheme="minorHAnsi" w:hAnsiTheme="minorHAnsi"/>
                <w:sz w:val="18"/>
                <w:szCs w:val="18"/>
              </w:rPr>
              <w:t>C</w:t>
            </w:r>
            <w:r w:rsidR="00F51F71">
              <w:rPr>
                <w:rFonts w:asciiTheme="minorHAnsi" w:hAnsiTheme="minorHAnsi"/>
                <w:sz w:val="18"/>
                <w:szCs w:val="18"/>
              </w:rPr>
              <w:t>03)</w:t>
            </w:r>
            <w:proofErr w:type="gramStart"/>
            <w:r w:rsidR="00F51F71">
              <w:rPr>
                <w:rFonts w:asciiTheme="minorHAnsi" w:hAnsiTheme="minorHAnsi"/>
                <w:sz w:val="18"/>
                <w:szCs w:val="18"/>
              </w:rPr>
              <w:t>/”T</w:t>
            </w:r>
            <w:r w:rsidR="00F51F71" w:rsidRPr="00CB00C9">
              <w:rPr>
                <w:rFonts w:asciiTheme="minorHAnsi" w:hAnsiTheme="minorHAnsi"/>
                <w:sz w:val="18"/>
                <w:szCs w:val="18"/>
              </w:rPr>
              <w:t>otal</w:t>
            </w:r>
            <w:proofErr w:type="gramEnd"/>
            <w:r w:rsidR="00F51F71">
              <w:rPr>
                <w:rFonts w:asciiTheme="minorHAnsi" w:hAnsiTheme="minorHAnsi"/>
                <w:sz w:val="18"/>
                <w:szCs w:val="18"/>
              </w:rPr>
              <w:t xml:space="preserve"> Required </w:t>
            </w:r>
            <w:r w:rsidR="00F51F71" w:rsidRPr="00CB00C9">
              <w:rPr>
                <w:rFonts w:asciiTheme="minorHAnsi" w:hAnsiTheme="minorHAnsi"/>
                <w:sz w:val="18"/>
                <w:szCs w:val="18"/>
              </w:rPr>
              <w:t>Ventilation rate</w:t>
            </w:r>
            <w:r w:rsidR="00F51F71">
              <w:rPr>
                <w:rFonts w:asciiTheme="minorHAnsi" w:hAnsiTheme="minorHAnsi"/>
                <w:sz w:val="18"/>
                <w:szCs w:val="18"/>
              </w:rPr>
              <w:t>” (</w:t>
            </w:r>
            <w:r w:rsidR="00FC6E8F">
              <w:rPr>
                <w:rFonts w:asciiTheme="minorHAnsi" w:hAnsiTheme="minorHAnsi"/>
                <w:sz w:val="18"/>
                <w:szCs w:val="18"/>
              </w:rPr>
              <w:t>C</w:t>
            </w:r>
            <w:r w:rsidR="00F51F71">
              <w:rPr>
                <w:rFonts w:asciiTheme="minorHAnsi" w:hAnsiTheme="minorHAnsi"/>
                <w:sz w:val="18"/>
                <w:szCs w:val="18"/>
              </w:rPr>
              <w:t>01))*[“Effective Annual Average Infiltration Rate” (</w:t>
            </w:r>
            <w:r w:rsidR="00FC6E8F">
              <w:rPr>
                <w:rFonts w:asciiTheme="minorHAnsi" w:hAnsiTheme="minorHAnsi"/>
                <w:sz w:val="18"/>
                <w:szCs w:val="18"/>
              </w:rPr>
              <w:t>C</w:t>
            </w:r>
            <w:r w:rsidR="00F51F71">
              <w:rPr>
                <w:rFonts w:asciiTheme="minorHAnsi" w:hAnsiTheme="minorHAnsi"/>
                <w:sz w:val="18"/>
                <w:szCs w:val="18"/>
              </w:rPr>
              <w:t>03) * (”Unshared Exterior Envelope Surface Area” (</w:t>
            </w:r>
            <w:r w:rsidR="00FC6E8F">
              <w:rPr>
                <w:rFonts w:asciiTheme="minorHAnsi" w:hAnsiTheme="minorHAnsi"/>
                <w:sz w:val="18"/>
                <w:szCs w:val="18"/>
              </w:rPr>
              <w:t>C</w:t>
            </w:r>
            <w:r w:rsidR="00F51F71">
              <w:rPr>
                <w:rFonts w:asciiTheme="minorHAnsi" w:hAnsiTheme="minorHAnsi"/>
                <w:sz w:val="18"/>
                <w:szCs w:val="18"/>
              </w:rPr>
              <w:t>0</w:t>
            </w:r>
            <w:r w:rsidR="00380356">
              <w:rPr>
                <w:rFonts w:asciiTheme="minorHAnsi" w:hAnsiTheme="minorHAnsi"/>
                <w:sz w:val="18"/>
                <w:szCs w:val="18"/>
              </w:rPr>
              <w:t>5</w:t>
            </w:r>
            <w:r w:rsidR="00F51F71">
              <w:rPr>
                <w:rFonts w:asciiTheme="minorHAnsi" w:hAnsiTheme="minorHAnsi"/>
                <w:sz w:val="18"/>
                <w:szCs w:val="18"/>
              </w:rPr>
              <w:t>)/”Total Exterior Envelope Surface Area” (</w:t>
            </w:r>
            <w:r w:rsidR="00FC6E8F">
              <w:rPr>
                <w:rFonts w:asciiTheme="minorHAnsi" w:hAnsiTheme="minorHAnsi"/>
                <w:sz w:val="18"/>
                <w:szCs w:val="18"/>
              </w:rPr>
              <w:t>C</w:t>
            </w:r>
            <w:r w:rsidR="00F51F71">
              <w:rPr>
                <w:rFonts w:asciiTheme="minorHAnsi" w:hAnsiTheme="minorHAnsi"/>
                <w:sz w:val="18"/>
                <w:szCs w:val="18"/>
              </w:rPr>
              <w:t>0</w:t>
            </w:r>
            <w:r w:rsidR="00FC6E8F">
              <w:rPr>
                <w:rFonts w:asciiTheme="minorHAnsi" w:hAnsiTheme="minorHAnsi"/>
                <w:sz w:val="18"/>
                <w:szCs w:val="18"/>
              </w:rPr>
              <w:t>4</w:t>
            </w:r>
            <w:r w:rsidR="00F51F71">
              <w:rPr>
                <w:rFonts w:asciiTheme="minorHAnsi" w:hAnsiTheme="minorHAnsi"/>
                <w:sz w:val="18"/>
                <w:szCs w:val="18"/>
              </w:rPr>
              <w:t>))]}&gt;&gt;</w:t>
            </w:r>
          </w:p>
        </w:tc>
      </w:tr>
    </w:tbl>
    <w:p w14:paraId="0435B743" w14:textId="77777777" w:rsidR="00A947A7" w:rsidRDefault="00A947A7">
      <w:r>
        <w:br w:type="page"/>
      </w:r>
    </w:p>
    <w:tbl>
      <w:tblPr>
        <w:tblStyle w:val="TableGrid"/>
        <w:tblW w:w="11015" w:type="dxa"/>
        <w:tblLook w:val="04A0" w:firstRow="1" w:lastRow="0" w:firstColumn="1" w:lastColumn="0" w:noHBand="0" w:noVBand="1"/>
      </w:tblPr>
      <w:tblGrid>
        <w:gridCol w:w="2203"/>
        <w:gridCol w:w="2203"/>
        <w:gridCol w:w="2203"/>
        <w:gridCol w:w="2203"/>
        <w:gridCol w:w="2203"/>
      </w:tblGrid>
      <w:tr w:rsidR="00DE0501" w14:paraId="0435B746" w14:textId="77777777" w:rsidTr="003A7CD3">
        <w:tc>
          <w:tcPr>
            <w:tcW w:w="11015" w:type="dxa"/>
            <w:gridSpan w:val="5"/>
          </w:tcPr>
          <w:p w14:paraId="0435B744" w14:textId="6CC35AF6" w:rsidR="00DE0501" w:rsidRPr="0029047D" w:rsidRDefault="008002F8" w:rsidP="003A7CD3">
            <w:pPr>
              <w:keepNext/>
              <w:rPr>
                <w:rFonts w:asciiTheme="minorHAnsi" w:hAnsiTheme="minorHAnsi"/>
                <w:b/>
                <w:szCs w:val="18"/>
              </w:rPr>
            </w:pPr>
            <w:r>
              <w:rPr>
                <w:rFonts w:asciiTheme="minorHAnsi" w:hAnsiTheme="minorHAnsi"/>
                <w:b/>
                <w:szCs w:val="18"/>
              </w:rPr>
              <w:lastRenderedPageBreak/>
              <w:t>D</w:t>
            </w:r>
            <w:r w:rsidR="00DE0501" w:rsidRPr="0029047D">
              <w:rPr>
                <w:rFonts w:asciiTheme="minorHAnsi" w:hAnsiTheme="minorHAnsi"/>
                <w:b/>
                <w:szCs w:val="18"/>
              </w:rPr>
              <w:t xml:space="preserve">. </w:t>
            </w:r>
            <w:r w:rsidR="00DE0501">
              <w:rPr>
                <w:rFonts w:asciiTheme="minorHAnsi" w:hAnsiTheme="minorHAnsi"/>
                <w:b/>
                <w:szCs w:val="18"/>
              </w:rPr>
              <w:t xml:space="preserve">Installed </w:t>
            </w:r>
            <w:r w:rsidR="00DE0501" w:rsidRPr="0029047D">
              <w:rPr>
                <w:rFonts w:asciiTheme="minorHAnsi" w:hAnsiTheme="minorHAnsi"/>
                <w:b/>
                <w:szCs w:val="18"/>
              </w:rPr>
              <w:t>Ventilation - Total Ventilation Rate</w:t>
            </w:r>
          </w:p>
          <w:p w14:paraId="0435B745" w14:textId="77777777" w:rsidR="00DE0501" w:rsidRDefault="00DE0501" w:rsidP="003A7CD3">
            <w:pPr>
              <w:keepNext/>
              <w:rPr>
                <w:rFonts w:asciiTheme="minorHAnsi" w:hAnsiTheme="minorHAnsi"/>
                <w:szCs w:val="18"/>
              </w:rPr>
            </w:pPr>
            <w:r w:rsidRPr="00CB00C9">
              <w:rPr>
                <w:rFonts w:asciiTheme="minorHAnsi" w:hAnsiTheme="minorHAnsi"/>
                <w:sz w:val="18"/>
                <w:szCs w:val="18"/>
              </w:rPr>
              <w:t xml:space="preserve">A mechanical supply system, exhaust system, or combination thereof shall provide whole-building ventilation with outdoor air each hour at no less than the rate in </w:t>
            </w:r>
            <w:r>
              <w:rPr>
                <w:rFonts w:asciiTheme="minorHAnsi" w:hAnsiTheme="minorHAnsi"/>
                <w:sz w:val="18"/>
                <w:szCs w:val="18"/>
              </w:rPr>
              <w:t>150.0(o)1Ci</w:t>
            </w:r>
          </w:p>
        </w:tc>
      </w:tr>
      <w:tr w:rsidR="00DE0501" w14:paraId="0435B74C" w14:textId="77777777" w:rsidTr="003A7CD3">
        <w:tc>
          <w:tcPr>
            <w:tcW w:w="2203" w:type="dxa"/>
            <w:vAlign w:val="center"/>
          </w:tcPr>
          <w:p w14:paraId="0435B747"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01</w:t>
            </w:r>
          </w:p>
        </w:tc>
        <w:tc>
          <w:tcPr>
            <w:tcW w:w="2203" w:type="dxa"/>
            <w:vAlign w:val="center"/>
          </w:tcPr>
          <w:p w14:paraId="0435B748" w14:textId="77777777" w:rsidR="00DE0501" w:rsidRPr="00607053" w:rsidRDefault="00DE0501" w:rsidP="003A7CD3">
            <w:pPr>
              <w:jc w:val="center"/>
              <w:rPr>
                <w:rFonts w:asciiTheme="minorHAnsi" w:hAnsiTheme="minorHAnsi"/>
                <w:sz w:val="18"/>
                <w:szCs w:val="18"/>
              </w:rPr>
            </w:pPr>
            <w:r w:rsidRPr="00607053">
              <w:rPr>
                <w:rFonts w:asciiTheme="minorHAnsi" w:hAnsiTheme="minorHAnsi"/>
                <w:sz w:val="18"/>
                <w:szCs w:val="18"/>
              </w:rPr>
              <w:t>02</w:t>
            </w:r>
          </w:p>
        </w:tc>
        <w:tc>
          <w:tcPr>
            <w:tcW w:w="2203" w:type="dxa"/>
            <w:vAlign w:val="center"/>
          </w:tcPr>
          <w:p w14:paraId="0435B749" w14:textId="77777777" w:rsidR="00DE0501" w:rsidRPr="00607053" w:rsidRDefault="00DE0501" w:rsidP="003A7CD3">
            <w:pPr>
              <w:jc w:val="center"/>
              <w:rPr>
                <w:rFonts w:asciiTheme="minorHAnsi" w:hAnsiTheme="minorHAnsi"/>
                <w:sz w:val="18"/>
                <w:szCs w:val="18"/>
              </w:rPr>
            </w:pPr>
            <w:r w:rsidRPr="00607053">
              <w:rPr>
                <w:rFonts w:asciiTheme="minorHAnsi" w:hAnsiTheme="minorHAnsi"/>
                <w:sz w:val="18"/>
                <w:szCs w:val="18"/>
              </w:rPr>
              <w:t>03</w:t>
            </w:r>
          </w:p>
        </w:tc>
        <w:tc>
          <w:tcPr>
            <w:tcW w:w="2203" w:type="dxa"/>
            <w:vAlign w:val="center"/>
          </w:tcPr>
          <w:p w14:paraId="0435B74A" w14:textId="77777777" w:rsidR="00DE0501" w:rsidRPr="00607053" w:rsidRDefault="00DE0501" w:rsidP="003A7CD3">
            <w:pPr>
              <w:jc w:val="center"/>
              <w:rPr>
                <w:rFonts w:asciiTheme="minorHAnsi" w:hAnsiTheme="minorHAnsi"/>
                <w:sz w:val="18"/>
                <w:szCs w:val="18"/>
              </w:rPr>
            </w:pPr>
            <w:r w:rsidRPr="00607053">
              <w:rPr>
                <w:rFonts w:asciiTheme="minorHAnsi" w:hAnsiTheme="minorHAnsi"/>
                <w:sz w:val="18"/>
                <w:szCs w:val="18"/>
              </w:rPr>
              <w:t>04</w:t>
            </w:r>
          </w:p>
        </w:tc>
        <w:tc>
          <w:tcPr>
            <w:tcW w:w="2203" w:type="dxa"/>
            <w:vAlign w:val="center"/>
          </w:tcPr>
          <w:p w14:paraId="0435B74B" w14:textId="77777777" w:rsidR="00DE0501" w:rsidRPr="00741660" w:rsidRDefault="00DE0501" w:rsidP="003A7CD3">
            <w:pPr>
              <w:jc w:val="center"/>
              <w:rPr>
                <w:rFonts w:asciiTheme="minorHAnsi" w:hAnsiTheme="minorHAnsi"/>
                <w:sz w:val="18"/>
                <w:szCs w:val="18"/>
              </w:rPr>
            </w:pPr>
            <w:r w:rsidRPr="00741660">
              <w:rPr>
                <w:rFonts w:asciiTheme="minorHAnsi" w:hAnsiTheme="minorHAnsi"/>
                <w:sz w:val="18"/>
                <w:szCs w:val="18"/>
              </w:rPr>
              <w:t>05</w:t>
            </w:r>
          </w:p>
        </w:tc>
      </w:tr>
      <w:tr w:rsidR="00DE0501" w14:paraId="0435B752" w14:textId="77777777" w:rsidTr="003A7CD3">
        <w:tc>
          <w:tcPr>
            <w:tcW w:w="2203" w:type="dxa"/>
            <w:vAlign w:val="bottom"/>
          </w:tcPr>
          <w:p w14:paraId="0435B74D"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Fan Name</w:t>
            </w:r>
          </w:p>
        </w:tc>
        <w:tc>
          <w:tcPr>
            <w:tcW w:w="2203" w:type="dxa"/>
            <w:vAlign w:val="bottom"/>
          </w:tcPr>
          <w:p w14:paraId="0435B74E"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Fan Location</w:t>
            </w:r>
          </w:p>
        </w:tc>
        <w:tc>
          <w:tcPr>
            <w:tcW w:w="2203" w:type="dxa"/>
            <w:vAlign w:val="bottom"/>
          </w:tcPr>
          <w:p w14:paraId="0435B74F"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p>
        </w:tc>
        <w:tc>
          <w:tcPr>
            <w:tcW w:w="2203" w:type="dxa"/>
            <w:vAlign w:val="bottom"/>
          </w:tcPr>
          <w:p w14:paraId="0435B750" w14:textId="77777777" w:rsidR="00DE0501" w:rsidRPr="00BF496A" w:rsidRDefault="00DE0501" w:rsidP="007056D7">
            <w:pPr>
              <w:jc w:val="center"/>
              <w:rPr>
                <w:rFonts w:asciiTheme="minorHAnsi" w:hAnsiTheme="minorHAnsi"/>
                <w:sz w:val="18"/>
                <w:szCs w:val="18"/>
              </w:rPr>
            </w:pPr>
            <w:r>
              <w:rPr>
                <w:rFonts w:asciiTheme="minorHAnsi" w:hAnsiTheme="minorHAnsi"/>
                <w:sz w:val="18"/>
                <w:szCs w:val="18"/>
              </w:rPr>
              <w:t xml:space="preserve">Installed Mechanical </w:t>
            </w:r>
            <w:r w:rsidRPr="00CB00C9">
              <w:rPr>
                <w:rFonts w:asciiTheme="minorHAnsi" w:hAnsiTheme="minorHAnsi"/>
                <w:sz w:val="18"/>
                <w:szCs w:val="18"/>
              </w:rPr>
              <w:t>Ventilation Rate</w:t>
            </w:r>
            <w:r>
              <w:rPr>
                <w:rFonts w:asciiTheme="minorHAnsi" w:hAnsiTheme="minorHAnsi"/>
                <w:sz w:val="18"/>
                <w:szCs w:val="18"/>
              </w:rPr>
              <w:t xml:space="preserve"> (CFM)</w:t>
            </w:r>
          </w:p>
        </w:tc>
        <w:tc>
          <w:tcPr>
            <w:tcW w:w="2203" w:type="dxa"/>
            <w:vAlign w:val="bottom"/>
          </w:tcPr>
          <w:p w14:paraId="0435B751"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Equivalent Continuous Ventilation (CFM)</w:t>
            </w:r>
          </w:p>
        </w:tc>
      </w:tr>
      <w:tr w:rsidR="00DE0501" w14:paraId="0435B75A" w14:textId="77777777" w:rsidTr="003A7CD3">
        <w:tc>
          <w:tcPr>
            <w:tcW w:w="2203" w:type="dxa"/>
            <w:vAlign w:val="bottom"/>
          </w:tcPr>
          <w:p w14:paraId="0435B753" w14:textId="77777777" w:rsidR="00DE0501" w:rsidRPr="00BF496A" w:rsidRDefault="00DE0501" w:rsidP="003A7CD3">
            <w:pPr>
              <w:jc w:val="center"/>
              <w:rPr>
                <w:rFonts w:asciiTheme="minorHAnsi" w:hAnsiTheme="minorHAnsi"/>
                <w:sz w:val="18"/>
                <w:szCs w:val="18"/>
              </w:rPr>
            </w:pPr>
            <w:r w:rsidRPr="00BF496A">
              <w:rPr>
                <w:rFonts w:asciiTheme="minorHAnsi" w:hAnsiTheme="minorHAnsi" w:cstheme="minorHAnsi"/>
                <w:sz w:val="18"/>
                <w:szCs w:val="18"/>
              </w:rPr>
              <w:t>&lt;&lt;</w:t>
            </w:r>
            <w:r w:rsidR="003A7CD3" w:rsidRPr="00BF496A">
              <w:rPr>
                <w:rFonts w:asciiTheme="minorHAnsi" w:hAnsiTheme="minorHAnsi" w:cstheme="minorHAnsi"/>
                <w:sz w:val="18"/>
                <w:szCs w:val="18"/>
              </w:rPr>
              <w:t xml:space="preserve"> user input, text</w:t>
            </w:r>
            <w:r w:rsidRPr="00BF496A">
              <w:rPr>
                <w:rFonts w:asciiTheme="minorHAnsi" w:hAnsiTheme="minorHAnsi" w:cstheme="minorHAnsi"/>
                <w:sz w:val="18"/>
                <w:szCs w:val="18"/>
              </w:rPr>
              <w:t>&gt;&gt;</w:t>
            </w:r>
          </w:p>
        </w:tc>
        <w:tc>
          <w:tcPr>
            <w:tcW w:w="2203" w:type="dxa"/>
            <w:vAlign w:val="bottom"/>
          </w:tcPr>
          <w:p w14:paraId="0435B754" w14:textId="77777777" w:rsidR="00DE0501" w:rsidRPr="00BF496A" w:rsidRDefault="00DE0501" w:rsidP="003A7CD3">
            <w:pPr>
              <w:jc w:val="center"/>
              <w:rPr>
                <w:rFonts w:asciiTheme="minorHAnsi" w:hAnsiTheme="minorHAnsi"/>
                <w:sz w:val="18"/>
                <w:szCs w:val="18"/>
              </w:rPr>
            </w:pPr>
            <w:r w:rsidRPr="00BF496A">
              <w:rPr>
                <w:rFonts w:asciiTheme="minorHAnsi" w:hAnsiTheme="minorHAnsi" w:cstheme="minorHAnsi"/>
                <w:sz w:val="18"/>
                <w:szCs w:val="18"/>
              </w:rPr>
              <w:t>&lt;&lt;user input, text&gt;&gt;</w:t>
            </w:r>
          </w:p>
        </w:tc>
        <w:tc>
          <w:tcPr>
            <w:tcW w:w="2203" w:type="dxa"/>
            <w:vAlign w:val="bottom"/>
          </w:tcPr>
          <w:p w14:paraId="0435B755" w14:textId="0ACFCE4A" w:rsidR="00DE0501" w:rsidRPr="00BF496A" w:rsidRDefault="00DE0501" w:rsidP="003A7CD3">
            <w:pPr>
              <w:jc w:val="center"/>
              <w:rPr>
                <w:rFonts w:asciiTheme="minorHAnsi" w:hAnsiTheme="minorHAnsi" w:cstheme="minorHAnsi"/>
                <w:sz w:val="18"/>
                <w:szCs w:val="18"/>
              </w:rPr>
            </w:pPr>
            <w:r w:rsidRPr="00BF496A">
              <w:rPr>
                <w:rFonts w:asciiTheme="minorHAnsi" w:hAnsiTheme="minorHAnsi" w:cstheme="minorHAnsi"/>
                <w:sz w:val="18"/>
                <w:szCs w:val="18"/>
              </w:rPr>
              <w:t>&lt;&lt;calculated field: if value in “Ventilation Operation Schedule” (</w:t>
            </w:r>
            <w:r w:rsidR="005670D3">
              <w:rPr>
                <w:rFonts w:asciiTheme="minorHAnsi" w:hAnsiTheme="minorHAnsi" w:cstheme="minorHAnsi"/>
                <w:sz w:val="18"/>
                <w:szCs w:val="18"/>
              </w:rPr>
              <w:t>A07</w:t>
            </w:r>
            <w:r w:rsidRPr="00BF496A">
              <w:rPr>
                <w:rFonts w:asciiTheme="minorHAnsi" w:hAnsiTheme="minorHAnsi" w:cstheme="minorHAnsi"/>
                <w:sz w:val="18"/>
                <w:szCs w:val="18"/>
              </w:rPr>
              <w:t xml:space="preserve">) equals Continuous, then value equals </w:t>
            </w:r>
            <w:proofErr w:type="gramStart"/>
            <w:r w:rsidRPr="00BF496A">
              <w:rPr>
                <w:rFonts w:asciiTheme="minorHAnsi" w:hAnsiTheme="minorHAnsi" w:cstheme="minorHAnsi"/>
                <w:sz w:val="18"/>
                <w:szCs w:val="18"/>
              </w:rPr>
              <w:t>60;</w:t>
            </w:r>
            <w:proofErr w:type="gramEnd"/>
          </w:p>
          <w:p w14:paraId="0435B756" w14:textId="77777777" w:rsidR="00DE0501" w:rsidRPr="00BF496A" w:rsidRDefault="00DE0501" w:rsidP="003A7CD3">
            <w:pPr>
              <w:jc w:val="center"/>
              <w:rPr>
                <w:rFonts w:asciiTheme="minorHAnsi" w:hAnsiTheme="minorHAnsi" w:cstheme="minorHAnsi"/>
                <w:sz w:val="18"/>
                <w:szCs w:val="18"/>
              </w:rPr>
            </w:pPr>
          </w:p>
          <w:p w14:paraId="0435B757" w14:textId="18F1BA65" w:rsidR="00DE0501" w:rsidRPr="00BF496A" w:rsidRDefault="00DE0501" w:rsidP="003A7CD3">
            <w:pPr>
              <w:jc w:val="center"/>
              <w:rPr>
                <w:rFonts w:asciiTheme="minorHAnsi" w:hAnsiTheme="minorHAnsi"/>
                <w:sz w:val="18"/>
                <w:szCs w:val="18"/>
              </w:rPr>
            </w:pPr>
            <w:r w:rsidRPr="00BF496A">
              <w:rPr>
                <w:rFonts w:asciiTheme="minorHAnsi" w:hAnsiTheme="minorHAnsi" w:cstheme="minorHAnsi"/>
                <w:sz w:val="18"/>
                <w:szCs w:val="18"/>
              </w:rPr>
              <w:t>Else if value in “Ventilation Operation Schedule” (</w:t>
            </w:r>
            <w:r w:rsidR="005670D3">
              <w:rPr>
                <w:rFonts w:asciiTheme="minorHAnsi" w:hAnsiTheme="minorHAnsi" w:cstheme="minorHAnsi"/>
                <w:sz w:val="18"/>
                <w:szCs w:val="18"/>
              </w:rPr>
              <w:t>A07</w:t>
            </w:r>
            <w:r w:rsidRPr="00BF496A">
              <w:rPr>
                <w:rFonts w:asciiTheme="minorHAnsi" w:hAnsiTheme="minorHAnsi" w:cstheme="minorHAnsi"/>
                <w:sz w:val="18"/>
                <w:szCs w:val="18"/>
              </w:rPr>
              <w:t xml:space="preserve">) equals Short Term </w:t>
            </w:r>
            <w:proofErr w:type="gramStart"/>
            <w:r w:rsidRPr="00BF496A">
              <w:rPr>
                <w:rFonts w:asciiTheme="minorHAnsi" w:hAnsiTheme="minorHAnsi" w:cstheme="minorHAnsi"/>
                <w:sz w:val="18"/>
                <w:szCs w:val="18"/>
              </w:rPr>
              <w:t>Average ,then</w:t>
            </w:r>
            <w:proofErr w:type="gramEnd"/>
            <w:r w:rsidRPr="00BF496A">
              <w:rPr>
                <w:rFonts w:asciiTheme="minorHAnsi" w:hAnsiTheme="minorHAnsi" w:cstheme="minorHAnsi"/>
                <w:sz w:val="18"/>
                <w:szCs w:val="18"/>
              </w:rPr>
              <w:t xml:space="preserve"> user input value positive integer ≤ 60&gt;&gt;</w:t>
            </w:r>
          </w:p>
        </w:tc>
        <w:tc>
          <w:tcPr>
            <w:tcW w:w="2203" w:type="dxa"/>
            <w:vAlign w:val="bottom"/>
          </w:tcPr>
          <w:p w14:paraId="0435B758" w14:textId="77777777" w:rsidR="00DE0501" w:rsidRPr="00BF496A" w:rsidRDefault="00DE0501" w:rsidP="00355CC6">
            <w:pPr>
              <w:jc w:val="center"/>
              <w:rPr>
                <w:rFonts w:asciiTheme="minorHAnsi" w:hAnsiTheme="minorHAnsi"/>
                <w:sz w:val="18"/>
                <w:szCs w:val="18"/>
              </w:rPr>
            </w:pPr>
            <w:r w:rsidRPr="00BF496A">
              <w:rPr>
                <w:rFonts w:asciiTheme="minorHAnsi" w:hAnsiTheme="minorHAnsi" w:cstheme="minorHAnsi"/>
                <w:sz w:val="18"/>
                <w:szCs w:val="18"/>
              </w:rPr>
              <w:t>&lt;&lt;</w:t>
            </w:r>
            <w:r w:rsidR="003A7CD3" w:rsidRPr="00BF496A">
              <w:rPr>
                <w:rFonts w:asciiTheme="minorHAnsi" w:hAnsiTheme="minorHAnsi" w:cstheme="minorHAnsi"/>
                <w:sz w:val="18"/>
                <w:szCs w:val="18"/>
              </w:rPr>
              <w:t xml:space="preserve"> user input,</w:t>
            </w:r>
            <w:r w:rsidR="003A7CD3">
              <w:rPr>
                <w:rFonts w:asciiTheme="minorHAnsi" w:hAnsiTheme="minorHAnsi" w:cstheme="minorHAnsi"/>
                <w:sz w:val="18"/>
                <w:szCs w:val="18"/>
              </w:rPr>
              <w:t xml:space="preserve"> positive integer</w:t>
            </w:r>
            <w:r w:rsidRPr="00BF496A">
              <w:rPr>
                <w:rFonts w:asciiTheme="minorHAnsi" w:hAnsiTheme="minorHAnsi" w:cstheme="minorHAnsi"/>
                <w:sz w:val="18"/>
                <w:szCs w:val="18"/>
              </w:rPr>
              <w:t>&gt;&gt;</w:t>
            </w:r>
          </w:p>
        </w:tc>
        <w:tc>
          <w:tcPr>
            <w:tcW w:w="2203" w:type="dxa"/>
            <w:vAlign w:val="bottom"/>
          </w:tcPr>
          <w:p w14:paraId="0435B759" w14:textId="7B6808F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&lt;&lt;calculated field, value = (</w:t>
            </w:r>
            <w:r>
              <w:rPr>
                <w:rFonts w:asciiTheme="minorHAnsi" w:hAnsiTheme="minorHAnsi"/>
                <w:sz w:val="18"/>
                <w:szCs w:val="18"/>
              </w:rPr>
              <w:t>“</w:t>
            </w:r>
            <w:r w:rsidRPr="00BF496A">
              <w:rPr>
                <w:rFonts w:asciiTheme="minorHAnsi" w:hAnsiTheme="minorHAnsi"/>
                <w:sz w:val="18"/>
                <w:szCs w:val="18"/>
              </w:rPr>
              <w:t>Runtime (Min/</w:t>
            </w:r>
            <w:proofErr w:type="spellStart"/>
            <w:r w:rsidRPr="00BF496A">
              <w:rPr>
                <w:rFonts w:asciiTheme="minorHAnsi" w:hAnsiTheme="minorHAnsi"/>
                <w:sz w:val="18"/>
                <w:szCs w:val="18"/>
              </w:rPr>
              <w:t>Hr</w:t>
            </w:r>
            <w:proofErr w:type="spellEnd"/>
            <w:r w:rsidRPr="00BF496A">
              <w:rPr>
                <w:rFonts w:asciiTheme="minorHAnsi" w:hAnsiTheme="minorHAnsi"/>
                <w:sz w:val="18"/>
                <w:szCs w:val="18"/>
              </w:rPr>
              <w:t>)</w:t>
            </w:r>
            <w:r>
              <w:rPr>
                <w:rFonts w:asciiTheme="minorHAnsi" w:hAnsiTheme="minorHAnsi"/>
                <w:sz w:val="18"/>
                <w:szCs w:val="18"/>
              </w:rPr>
              <w:t>” (</w:t>
            </w:r>
            <w:r w:rsidR="005670D3">
              <w:rPr>
                <w:rFonts w:asciiTheme="minorHAnsi" w:hAnsiTheme="minorHAnsi"/>
                <w:sz w:val="18"/>
                <w:szCs w:val="18"/>
              </w:rPr>
              <w:t>D</w:t>
            </w:r>
            <w:r w:rsidRPr="00BF496A">
              <w:rPr>
                <w:rFonts w:asciiTheme="minorHAnsi" w:hAnsiTheme="minorHAnsi"/>
                <w:sz w:val="18"/>
                <w:szCs w:val="18"/>
              </w:rPr>
              <w:t>03</w:t>
            </w:r>
            <w:r>
              <w:rPr>
                <w:rFonts w:asciiTheme="minorHAnsi" w:hAnsiTheme="minorHAnsi"/>
                <w:sz w:val="18"/>
                <w:szCs w:val="18"/>
              </w:rPr>
              <w:t>)</w:t>
            </w:r>
            <w:r w:rsidRPr="00BF496A">
              <w:rPr>
                <w:rFonts w:asciiTheme="minorHAnsi" w:hAnsiTheme="minorHAnsi"/>
                <w:sz w:val="18"/>
                <w:szCs w:val="18"/>
              </w:rPr>
              <w:t xml:space="preserve"> * </w:t>
            </w:r>
            <w:r>
              <w:rPr>
                <w:rFonts w:asciiTheme="minorHAnsi" w:hAnsiTheme="minorHAnsi"/>
                <w:sz w:val="18"/>
                <w:szCs w:val="18"/>
              </w:rPr>
              <w:t>“</w:t>
            </w:r>
            <w:r w:rsidR="00D3687A" w:rsidRPr="00D3687A">
              <w:rPr>
                <w:rFonts w:asciiTheme="minorHAnsi" w:hAnsiTheme="minorHAnsi"/>
                <w:sz w:val="18"/>
                <w:szCs w:val="18"/>
              </w:rPr>
              <w:t xml:space="preserve">Installed Mechanical Ventilation Rate </w:t>
            </w:r>
            <w:r w:rsidRPr="00BF496A">
              <w:rPr>
                <w:rFonts w:asciiTheme="minorHAnsi" w:hAnsiTheme="minorHAnsi"/>
                <w:sz w:val="18"/>
                <w:szCs w:val="18"/>
              </w:rPr>
              <w:t>(CFM)</w:t>
            </w:r>
            <w:r>
              <w:rPr>
                <w:rFonts w:asciiTheme="minorHAnsi" w:hAnsiTheme="minorHAnsi"/>
                <w:sz w:val="18"/>
                <w:szCs w:val="18"/>
              </w:rPr>
              <w:t>” (</w:t>
            </w:r>
            <w:r w:rsidR="005670D3">
              <w:rPr>
                <w:rFonts w:asciiTheme="minorHAnsi" w:hAnsiTheme="minorHAnsi"/>
                <w:sz w:val="18"/>
                <w:szCs w:val="18"/>
              </w:rPr>
              <w:t>D</w:t>
            </w:r>
            <w:r w:rsidRPr="00BF496A">
              <w:rPr>
                <w:rFonts w:asciiTheme="minorHAnsi" w:hAnsiTheme="minorHAnsi"/>
                <w:sz w:val="18"/>
                <w:szCs w:val="18"/>
              </w:rPr>
              <w:t>04</w:t>
            </w:r>
            <w:r>
              <w:rPr>
                <w:rFonts w:asciiTheme="minorHAnsi" w:hAnsiTheme="minorHAnsi"/>
                <w:sz w:val="18"/>
                <w:szCs w:val="18"/>
              </w:rPr>
              <w:t>)</w:t>
            </w:r>
            <w:r w:rsidRPr="00BF496A">
              <w:rPr>
                <w:rFonts w:asciiTheme="minorHAnsi" w:hAnsiTheme="minorHAnsi"/>
                <w:sz w:val="18"/>
                <w:szCs w:val="18"/>
              </w:rPr>
              <w:t>) / 60 (CFM)&gt;&gt;</w:t>
            </w:r>
          </w:p>
        </w:tc>
      </w:tr>
      <w:tr w:rsidR="00DE0501" w14:paraId="0435B760" w14:textId="77777777" w:rsidTr="003A7CD3">
        <w:tc>
          <w:tcPr>
            <w:tcW w:w="2203" w:type="dxa"/>
          </w:tcPr>
          <w:p w14:paraId="0435B75B" w14:textId="77777777" w:rsidR="00DE0501" w:rsidRPr="00BF496A" w:rsidRDefault="00DE0501" w:rsidP="003A7CD3">
            <w:pPr>
              <w:rPr>
                <w:rFonts w:asciiTheme="minorHAnsi" w:hAnsiTheme="minorHAnsi"/>
                <w:sz w:val="18"/>
                <w:szCs w:val="18"/>
              </w:rPr>
            </w:pPr>
          </w:p>
        </w:tc>
        <w:tc>
          <w:tcPr>
            <w:tcW w:w="2203" w:type="dxa"/>
          </w:tcPr>
          <w:p w14:paraId="0435B75C" w14:textId="77777777" w:rsidR="00DE0501" w:rsidRPr="00BF496A" w:rsidRDefault="00DE0501" w:rsidP="003A7CD3">
            <w:pPr>
              <w:rPr>
                <w:rFonts w:asciiTheme="minorHAnsi" w:hAnsiTheme="minorHAnsi"/>
                <w:sz w:val="18"/>
                <w:szCs w:val="18"/>
              </w:rPr>
            </w:pPr>
          </w:p>
        </w:tc>
        <w:tc>
          <w:tcPr>
            <w:tcW w:w="2203" w:type="dxa"/>
          </w:tcPr>
          <w:p w14:paraId="0435B75D" w14:textId="77777777" w:rsidR="00DE0501" w:rsidRPr="00BF496A" w:rsidRDefault="00DE0501" w:rsidP="003A7CD3">
            <w:pPr>
              <w:rPr>
                <w:rFonts w:asciiTheme="minorHAnsi" w:hAnsiTheme="minorHAnsi"/>
                <w:sz w:val="18"/>
                <w:szCs w:val="18"/>
              </w:rPr>
            </w:pPr>
          </w:p>
        </w:tc>
        <w:tc>
          <w:tcPr>
            <w:tcW w:w="2203" w:type="dxa"/>
          </w:tcPr>
          <w:p w14:paraId="0435B75E" w14:textId="77777777" w:rsidR="00DE0501" w:rsidRPr="00BF496A" w:rsidRDefault="00DE0501" w:rsidP="003A7CD3">
            <w:pPr>
              <w:rPr>
                <w:rFonts w:asciiTheme="minorHAnsi" w:hAnsiTheme="minorHAnsi"/>
                <w:sz w:val="18"/>
                <w:szCs w:val="18"/>
              </w:rPr>
            </w:pPr>
          </w:p>
        </w:tc>
        <w:tc>
          <w:tcPr>
            <w:tcW w:w="2203" w:type="dxa"/>
          </w:tcPr>
          <w:p w14:paraId="0435B75F" w14:textId="77777777" w:rsidR="00DE0501" w:rsidRPr="00BF496A" w:rsidRDefault="00DE0501" w:rsidP="003A7CD3">
            <w:pPr>
              <w:rPr>
                <w:rFonts w:asciiTheme="minorHAnsi" w:hAnsiTheme="minorHAnsi"/>
                <w:sz w:val="18"/>
                <w:szCs w:val="18"/>
              </w:rPr>
            </w:pPr>
          </w:p>
        </w:tc>
      </w:tr>
      <w:tr w:rsidR="003A7CD3" w14:paraId="0435B766" w14:textId="77777777" w:rsidTr="003A7CD3">
        <w:tc>
          <w:tcPr>
            <w:tcW w:w="2203" w:type="dxa"/>
          </w:tcPr>
          <w:p w14:paraId="0435B761" w14:textId="77777777" w:rsidR="003A7CD3" w:rsidRPr="00BF496A" w:rsidRDefault="003A7CD3" w:rsidP="003A7CD3">
            <w:pPr>
              <w:rPr>
                <w:rFonts w:asciiTheme="minorHAnsi" w:hAnsiTheme="minorHAnsi"/>
                <w:sz w:val="18"/>
                <w:szCs w:val="18"/>
              </w:rPr>
            </w:pPr>
          </w:p>
        </w:tc>
        <w:tc>
          <w:tcPr>
            <w:tcW w:w="2203" w:type="dxa"/>
          </w:tcPr>
          <w:p w14:paraId="0435B762" w14:textId="77777777" w:rsidR="003A7CD3" w:rsidRPr="00BF496A" w:rsidRDefault="003A7CD3" w:rsidP="003A7CD3">
            <w:pPr>
              <w:rPr>
                <w:rFonts w:asciiTheme="minorHAnsi" w:hAnsiTheme="minorHAnsi"/>
                <w:sz w:val="18"/>
                <w:szCs w:val="18"/>
              </w:rPr>
            </w:pPr>
          </w:p>
        </w:tc>
        <w:tc>
          <w:tcPr>
            <w:tcW w:w="2203" w:type="dxa"/>
          </w:tcPr>
          <w:p w14:paraId="0435B763" w14:textId="77777777" w:rsidR="003A7CD3" w:rsidRPr="00BF496A" w:rsidRDefault="003A7CD3" w:rsidP="003A7CD3">
            <w:pPr>
              <w:rPr>
                <w:rFonts w:asciiTheme="minorHAnsi" w:hAnsiTheme="minorHAnsi"/>
                <w:sz w:val="18"/>
                <w:szCs w:val="18"/>
              </w:rPr>
            </w:pPr>
          </w:p>
        </w:tc>
        <w:tc>
          <w:tcPr>
            <w:tcW w:w="2203" w:type="dxa"/>
          </w:tcPr>
          <w:p w14:paraId="0435B764" w14:textId="77777777" w:rsidR="003A7CD3" w:rsidRPr="00BF496A" w:rsidRDefault="003A7CD3" w:rsidP="003A7CD3">
            <w:pPr>
              <w:rPr>
                <w:rFonts w:asciiTheme="minorHAnsi" w:hAnsiTheme="minorHAnsi"/>
                <w:sz w:val="18"/>
                <w:szCs w:val="18"/>
              </w:rPr>
            </w:pPr>
          </w:p>
        </w:tc>
        <w:tc>
          <w:tcPr>
            <w:tcW w:w="2203" w:type="dxa"/>
          </w:tcPr>
          <w:p w14:paraId="0435B765" w14:textId="77777777" w:rsidR="003A7CD3" w:rsidRPr="00BF496A" w:rsidRDefault="003A7CD3" w:rsidP="003A7CD3">
            <w:pPr>
              <w:rPr>
                <w:rFonts w:asciiTheme="minorHAnsi" w:hAnsiTheme="minorHAnsi"/>
                <w:sz w:val="18"/>
                <w:szCs w:val="18"/>
              </w:rPr>
            </w:pPr>
          </w:p>
        </w:tc>
      </w:tr>
      <w:tr w:rsidR="00DE0501" w14:paraId="0435B76A" w14:textId="77777777" w:rsidTr="003A7CD3">
        <w:tc>
          <w:tcPr>
            <w:tcW w:w="2203" w:type="dxa"/>
            <w:vAlign w:val="bottom"/>
          </w:tcPr>
          <w:p w14:paraId="0435B767" w14:textId="77777777" w:rsidR="00DE0501" w:rsidRPr="00BF496A" w:rsidRDefault="00DE0501" w:rsidP="003A7CD3">
            <w:pPr>
              <w:jc w:val="center"/>
              <w:rPr>
                <w:rFonts w:asciiTheme="minorHAnsi" w:hAnsiTheme="minorHAnsi"/>
                <w:sz w:val="18"/>
                <w:szCs w:val="18"/>
              </w:rPr>
            </w:pPr>
            <w:r w:rsidRPr="00BF496A">
              <w:rPr>
                <w:rFonts w:asciiTheme="minorHAnsi" w:hAnsiTheme="minorHAnsi"/>
                <w:sz w:val="18"/>
                <w:szCs w:val="18"/>
              </w:rPr>
              <w:t>06</w:t>
            </w:r>
          </w:p>
        </w:tc>
        <w:tc>
          <w:tcPr>
            <w:tcW w:w="6609" w:type="dxa"/>
            <w:gridSpan w:val="3"/>
            <w:vAlign w:val="bottom"/>
          </w:tcPr>
          <w:p w14:paraId="0435B768" w14:textId="049E5EAE" w:rsidR="00DE0501" w:rsidRPr="00BF496A" w:rsidRDefault="00DE0501" w:rsidP="00CF49BD">
            <w:pPr>
              <w:rPr>
                <w:rFonts w:asciiTheme="minorHAnsi" w:hAnsiTheme="minorHAnsi"/>
                <w:sz w:val="18"/>
                <w:szCs w:val="18"/>
              </w:rPr>
            </w:pPr>
            <w:r w:rsidRPr="00BF496A">
              <w:rPr>
                <w:rFonts w:asciiTheme="minorHAnsi" w:hAnsiTheme="minorHAnsi"/>
                <w:sz w:val="18"/>
                <w:szCs w:val="18"/>
              </w:rPr>
              <w:t xml:space="preserve">Total </w:t>
            </w:r>
            <w:r w:rsidR="00CF49BD">
              <w:rPr>
                <w:rFonts w:asciiTheme="minorHAnsi" w:hAnsiTheme="minorHAnsi"/>
                <w:sz w:val="18"/>
                <w:szCs w:val="18"/>
              </w:rPr>
              <w:t>I</w:t>
            </w:r>
            <w:r w:rsidRPr="00BF496A">
              <w:rPr>
                <w:rFonts w:asciiTheme="minorHAnsi" w:hAnsiTheme="minorHAnsi"/>
                <w:sz w:val="18"/>
                <w:szCs w:val="18"/>
              </w:rPr>
              <w:t xml:space="preserve">nstalled </w:t>
            </w:r>
            <w:r w:rsidR="00CF49BD">
              <w:rPr>
                <w:rFonts w:asciiTheme="minorHAnsi" w:hAnsiTheme="minorHAnsi"/>
                <w:sz w:val="18"/>
                <w:szCs w:val="18"/>
              </w:rPr>
              <w:t xml:space="preserve">Equivalent </w:t>
            </w:r>
            <w:r w:rsidRPr="00BF496A">
              <w:rPr>
                <w:rFonts w:asciiTheme="minorHAnsi" w:hAnsiTheme="minorHAnsi"/>
                <w:sz w:val="18"/>
                <w:szCs w:val="18"/>
              </w:rPr>
              <w:t xml:space="preserve">Continuous Ventilation (CFM) </w:t>
            </w:r>
          </w:p>
        </w:tc>
        <w:tc>
          <w:tcPr>
            <w:tcW w:w="2203" w:type="dxa"/>
          </w:tcPr>
          <w:p w14:paraId="0435B769" w14:textId="03AFD1A1" w:rsidR="00DE0501" w:rsidRPr="00BF496A" w:rsidRDefault="00DE0501" w:rsidP="003A7CD3">
            <w:pPr>
              <w:rPr>
                <w:rFonts w:asciiTheme="minorHAnsi" w:hAnsiTheme="minorHAnsi"/>
                <w:sz w:val="18"/>
                <w:szCs w:val="18"/>
              </w:rPr>
            </w:pPr>
            <w:r w:rsidRPr="00BF496A">
              <w:rPr>
                <w:rFonts w:asciiTheme="minorHAnsi" w:hAnsiTheme="minorHAnsi"/>
                <w:sz w:val="18"/>
                <w:szCs w:val="18"/>
              </w:rPr>
              <w:t xml:space="preserve">&lt;&lt;calculated field, value = </w:t>
            </w:r>
            <w:r>
              <w:rPr>
                <w:rFonts w:asciiTheme="minorHAnsi" w:hAnsiTheme="minorHAnsi"/>
                <w:sz w:val="18"/>
                <w:szCs w:val="18"/>
              </w:rPr>
              <w:t>sum of values in column “</w:t>
            </w:r>
            <w:r w:rsidRPr="00BF496A">
              <w:rPr>
                <w:rFonts w:asciiTheme="minorHAnsi" w:hAnsiTheme="minorHAnsi"/>
                <w:sz w:val="18"/>
                <w:szCs w:val="18"/>
              </w:rPr>
              <w:t>Equivalent Continuous Ventilation (CFM)</w:t>
            </w:r>
            <w:r>
              <w:rPr>
                <w:rFonts w:asciiTheme="minorHAnsi" w:hAnsiTheme="minorHAnsi"/>
                <w:sz w:val="18"/>
                <w:szCs w:val="18"/>
              </w:rPr>
              <w:t>”</w:t>
            </w:r>
            <w:r w:rsidRPr="00BF496A">
              <w:rPr>
                <w:rFonts w:asciiTheme="minorHAnsi" w:hAnsiTheme="minorHAnsi"/>
                <w:sz w:val="18"/>
                <w:szCs w:val="18"/>
              </w:rPr>
              <w:t xml:space="preserve"> (</w:t>
            </w:r>
            <w:r w:rsidR="005670D3">
              <w:rPr>
                <w:rFonts w:asciiTheme="minorHAnsi" w:hAnsiTheme="minorHAnsi"/>
                <w:sz w:val="18"/>
                <w:szCs w:val="18"/>
              </w:rPr>
              <w:t>D</w:t>
            </w:r>
            <w:r w:rsidRPr="00BF496A">
              <w:rPr>
                <w:rFonts w:asciiTheme="minorHAnsi" w:hAnsiTheme="minorHAnsi"/>
                <w:sz w:val="18"/>
                <w:szCs w:val="18"/>
              </w:rPr>
              <w:t>0</w:t>
            </w:r>
            <w:r>
              <w:rPr>
                <w:rFonts w:asciiTheme="minorHAnsi" w:hAnsiTheme="minorHAnsi"/>
                <w:sz w:val="18"/>
                <w:szCs w:val="18"/>
              </w:rPr>
              <w:t>5)</w:t>
            </w:r>
            <w:r w:rsidRPr="00BF496A">
              <w:rPr>
                <w:rFonts w:asciiTheme="minorHAnsi" w:hAnsiTheme="minorHAnsi"/>
                <w:sz w:val="18"/>
                <w:szCs w:val="18"/>
              </w:rPr>
              <w:t>&gt;&gt;</w:t>
            </w:r>
          </w:p>
        </w:tc>
      </w:tr>
    </w:tbl>
    <w:p w14:paraId="0435B76B" w14:textId="7A883488" w:rsidR="00DE0501" w:rsidRDefault="00DE0501">
      <w:pPr>
        <w:rPr>
          <w:ins w:id="275" w:author="Alhabibi, Haider@Energy" w:date="2022-03-18T14:56:00Z"/>
          <w:rFonts w:asciiTheme="minorHAnsi" w:hAnsiTheme="minorHAnsi" w:cstheme="minorHAnsi"/>
          <w:sz w:val="18"/>
          <w:szCs w:val="18"/>
        </w:rPr>
      </w:pPr>
    </w:p>
    <w:tbl>
      <w:tblPr>
        <w:tblStyle w:val="TableGrid"/>
        <w:tblW w:w="10975" w:type="dxa"/>
        <w:tblLook w:val="04A0" w:firstRow="1" w:lastRow="0" w:firstColumn="1" w:lastColumn="0" w:noHBand="0" w:noVBand="1"/>
      </w:tblPr>
      <w:tblGrid>
        <w:gridCol w:w="3055"/>
        <w:gridCol w:w="3420"/>
        <w:gridCol w:w="4500"/>
      </w:tblGrid>
      <w:tr w:rsidR="00104BA0" w:rsidRPr="00367C46" w14:paraId="511BDD5B" w14:textId="77777777" w:rsidTr="0043305B">
        <w:trPr>
          <w:ins w:id="276" w:author="Alhabibi, Haider@Energy" w:date="2022-03-18T14:57:00Z"/>
        </w:trPr>
        <w:tc>
          <w:tcPr>
            <w:tcW w:w="10975" w:type="dxa"/>
            <w:gridSpan w:val="3"/>
          </w:tcPr>
          <w:p w14:paraId="44492D28" w14:textId="77777777" w:rsidR="00104BA0" w:rsidRDefault="00104BA0" w:rsidP="0043305B">
            <w:pPr>
              <w:rPr>
                <w:ins w:id="277" w:author="Alhabibi, Haider@Energy" w:date="2022-03-18T14:57:00Z"/>
                <w:rFonts w:asciiTheme="minorHAnsi" w:hAnsiTheme="minorHAnsi" w:cstheme="minorHAnsi"/>
                <w:b/>
                <w:bCs/>
                <w:sz w:val="18"/>
                <w:szCs w:val="18"/>
              </w:rPr>
            </w:pPr>
            <w:ins w:id="278" w:author="Alhabibi, Haider@Energy" w:date="2022-03-18T14:57:00Z">
              <w:r>
                <w:rPr>
                  <w:rFonts w:asciiTheme="minorHAnsi" w:hAnsiTheme="minorHAnsi" w:cstheme="minorHAnsi"/>
                  <w:b/>
                  <w:bCs/>
                  <w:sz w:val="18"/>
                  <w:szCs w:val="18"/>
                </w:rPr>
                <w:t xml:space="preserve">D2. </w:t>
              </w:r>
              <w:r w:rsidRPr="006D6921">
                <w:rPr>
                  <w:rFonts w:asciiTheme="minorHAnsi" w:hAnsiTheme="minorHAnsi" w:cstheme="minorHAnsi"/>
                  <w:b/>
                  <w:bCs/>
                  <w:sz w:val="18"/>
                  <w:szCs w:val="18"/>
                </w:rPr>
                <w:t>HRV or ERV</w:t>
              </w:r>
            </w:ins>
          </w:p>
          <w:p w14:paraId="46563172" w14:textId="77777777" w:rsidR="00104BA0" w:rsidRDefault="00104BA0" w:rsidP="0043305B">
            <w:pPr>
              <w:rPr>
                <w:ins w:id="279" w:author="Alhabibi, Haider@Energy" w:date="2022-03-18T14:57:00Z"/>
                <w:rFonts w:asciiTheme="minorHAnsi" w:hAnsiTheme="minorHAnsi" w:cstheme="minorHAnsi"/>
                <w:sz w:val="18"/>
                <w:szCs w:val="18"/>
              </w:rPr>
            </w:pPr>
            <w:ins w:id="280" w:author="Alhabibi, Haider@Energy" w:date="2022-03-18T14:57:00Z">
              <w:r>
                <w:rPr>
                  <w:rFonts w:asciiTheme="minorHAnsi" w:hAnsiTheme="minorHAnsi" w:cstheme="minorHAnsi"/>
                  <w:sz w:val="18"/>
                  <w:szCs w:val="18"/>
                </w:rPr>
                <w:t>Balanced ventilation systems shall comply with appropriate requirements in 150.0(o)2C.</w:t>
              </w:r>
            </w:ins>
          </w:p>
          <w:p w14:paraId="73B3BB0D" w14:textId="77777777" w:rsidR="00104BA0" w:rsidRPr="00367C46" w:rsidRDefault="00104BA0" w:rsidP="0043305B">
            <w:pPr>
              <w:rPr>
                <w:ins w:id="281" w:author="Alhabibi, Haider@Energy" w:date="2022-03-18T14:57:00Z"/>
                <w:rFonts w:asciiTheme="minorHAnsi" w:hAnsiTheme="minorHAnsi" w:cstheme="minorHAnsi"/>
                <w:sz w:val="18"/>
                <w:szCs w:val="18"/>
              </w:rPr>
            </w:pPr>
            <w:ins w:id="282" w:author="Alhabibi, Haider@Energy" w:date="2022-03-18T14:57:00Z">
              <w:r w:rsidRPr="00D414C1">
                <w:rPr>
                  <w:rFonts w:asciiTheme="minorHAnsi" w:hAnsiTheme="minorHAnsi" w:cstheme="minorHAnsi"/>
                  <w:sz w:val="18"/>
                  <w:szCs w:val="18"/>
                </w:rPr>
                <w:t>&lt;&lt;If A06=</w:t>
              </w:r>
              <w:r>
                <w:rPr>
                  <w:rFonts w:asciiTheme="minorHAnsi" w:hAnsiTheme="minorHAnsi" w:cstheme="minorHAnsi"/>
                  <w:sz w:val="18"/>
                  <w:szCs w:val="18"/>
                </w:rPr>
                <w:t xml:space="preserve">Balanced </w:t>
              </w:r>
              <w:r w:rsidRPr="00D414C1">
                <w:rPr>
                  <w:rFonts w:asciiTheme="minorHAnsi" w:hAnsiTheme="minorHAnsi" w:cstheme="minorHAnsi"/>
                  <w:sz w:val="18"/>
                  <w:szCs w:val="18"/>
                </w:rPr>
                <w:t xml:space="preserve">HRV or </w:t>
              </w:r>
              <w:r>
                <w:rPr>
                  <w:rFonts w:asciiTheme="minorHAnsi" w:hAnsiTheme="minorHAnsi" w:cstheme="minorHAnsi"/>
                  <w:sz w:val="18"/>
                  <w:szCs w:val="18"/>
                </w:rPr>
                <w:t xml:space="preserve">Balanced </w:t>
              </w:r>
              <w:r w:rsidRPr="00D414C1">
                <w:rPr>
                  <w:rFonts w:asciiTheme="minorHAnsi" w:hAnsiTheme="minorHAnsi" w:cstheme="minorHAnsi"/>
                  <w:sz w:val="18"/>
                  <w:szCs w:val="18"/>
                </w:rPr>
                <w:t xml:space="preserve">ERV then display table; Else display </w:t>
              </w:r>
              <w:proofErr w:type="gramStart"/>
              <w:r w:rsidRPr="00D414C1">
                <w:rPr>
                  <w:rFonts w:asciiTheme="minorHAnsi" w:hAnsiTheme="minorHAnsi" w:cstheme="minorHAnsi"/>
                  <w:sz w:val="18"/>
                  <w:szCs w:val="18"/>
                </w:rPr>
                <w:t>the ”section</w:t>
              </w:r>
              <w:proofErr w:type="gramEnd"/>
              <w:r w:rsidRPr="00D414C1">
                <w:rPr>
                  <w:rFonts w:asciiTheme="minorHAnsi" w:hAnsiTheme="minorHAnsi" w:cstheme="minorHAnsi"/>
                  <w:sz w:val="18"/>
                  <w:szCs w:val="18"/>
                </w:rPr>
                <w:t xml:space="preserve"> does not apply” message&gt;&gt;</w:t>
              </w:r>
            </w:ins>
          </w:p>
        </w:tc>
      </w:tr>
      <w:tr w:rsidR="00104BA0" w14:paraId="6E636B15" w14:textId="77777777" w:rsidTr="0043305B">
        <w:trPr>
          <w:ins w:id="283" w:author="Alhabibi, Haider@Energy" w:date="2022-03-18T14:57:00Z"/>
        </w:trPr>
        <w:tc>
          <w:tcPr>
            <w:tcW w:w="3055" w:type="dxa"/>
          </w:tcPr>
          <w:p w14:paraId="3507BACF" w14:textId="77777777" w:rsidR="00104BA0" w:rsidRDefault="00104BA0" w:rsidP="0043305B">
            <w:pPr>
              <w:rPr>
                <w:ins w:id="284" w:author="Alhabibi, Haider@Energy" w:date="2022-03-18T14:57:00Z"/>
                <w:rFonts w:asciiTheme="minorHAnsi" w:hAnsiTheme="minorHAnsi" w:cstheme="minorHAnsi"/>
                <w:sz w:val="18"/>
                <w:szCs w:val="18"/>
              </w:rPr>
            </w:pPr>
            <w:ins w:id="285" w:author="Alhabibi, Haider@Energy" w:date="2022-03-18T14:57:00Z">
              <w:r>
                <w:rPr>
                  <w:rFonts w:asciiTheme="minorHAnsi" w:hAnsiTheme="minorHAnsi" w:cstheme="minorHAnsi"/>
                  <w:sz w:val="18"/>
                  <w:szCs w:val="18"/>
                </w:rPr>
                <w:t>01</w:t>
              </w:r>
            </w:ins>
          </w:p>
        </w:tc>
        <w:tc>
          <w:tcPr>
            <w:tcW w:w="3420" w:type="dxa"/>
          </w:tcPr>
          <w:p w14:paraId="04966D5F" w14:textId="77777777" w:rsidR="00104BA0" w:rsidRDefault="00104BA0" w:rsidP="0043305B">
            <w:pPr>
              <w:rPr>
                <w:ins w:id="286" w:author="Alhabibi, Haider@Energy" w:date="2022-03-18T14:57:00Z"/>
                <w:rFonts w:asciiTheme="minorHAnsi" w:hAnsiTheme="minorHAnsi" w:cstheme="minorHAnsi"/>
                <w:sz w:val="18"/>
                <w:szCs w:val="18"/>
              </w:rPr>
            </w:pPr>
            <w:ins w:id="287" w:author="Alhabibi, Haider@Energy" w:date="2022-03-18T14:57:00Z">
              <w:r>
                <w:rPr>
                  <w:rFonts w:asciiTheme="minorHAnsi" w:hAnsiTheme="minorHAnsi" w:cstheme="minorHAnsi"/>
                  <w:sz w:val="18"/>
                  <w:szCs w:val="18"/>
                </w:rPr>
                <w:t>02</w:t>
              </w:r>
            </w:ins>
          </w:p>
        </w:tc>
        <w:tc>
          <w:tcPr>
            <w:tcW w:w="4500" w:type="dxa"/>
          </w:tcPr>
          <w:p w14:paraId="19EE84A5" w14:textId="77777777" w:rsidR="00104BA0" w:rsidRDefault="00104BA0" w:rsidP="0043305B">
            <w:pPr>
              <w:rPr>
                <w:ins w:id="288" w:author="Alhabibi, Haider@Energy" w:date="2022-03-18T14:57:00Z"/>
                <w:rFonts w:asciiTheme="minorHAnsi" w:hAnsiTheme="minorHAnsi" w:cstheme="minorHAnsi"/>
                <w:sz w:val="18"/>
                <w:szCs w:val="18"/>
              </w:rPr>
            </w:pPr>
            <w:ins w:id="289" w:author="Alhabibi, Haider@Energy" w:date="2022-03-18T14:57:00Z">
              <w:r>
                <w:rPr>
                  <w:rFonts w:asciiTheme="minorHAnsi" w:hAnsiTheme="minorHAnsi" w:cstheme="minorHAnsi"/>
                  <w:sz w:val="18"/>
                  <w:szCs w:val="18"/>
                </w:rPr>
                <w:t>03</w:t>
              </w:r>
            </w:ins>
          </w:p>
        </w:tc>
      </w:tr>
      <w:tr w:rsidR="00104BA0" w14:paraId="6BDEB46A" w14:textId="77777777" w:rsidTr="0043305B">
        <w:trPr>
          <w:ins w:id="290" w:author="Alhabibi, Haider@Energy" w:date="2022-03-18T14:57:00Z"/>
        </w:trPr>
        <w:tc>
          <w:tcPr>
            <w:tcW w:w="3055" w:type="dxa"/>
          </w:tcPr>
          <w:p w14:paraId="770FE6DB" w14:textId="77777777" w:rsidR="00104BA0" w:rsidRDefault="00104BA0" w:rsidP="0043305B">
            <w:pPr>
              <w:rPr>
                <w:ins w:id="291" w:author="Alhabibi, Haider@Energy" w:date="2022-03-18T14:57:00Z"/>
                <w:rFonts w:asciiTheme="minorHAnsi" w:hAnsiTheme="minorHAnsi" w:cstheme="minorHAnsi"/>
                <w:sz w:val="18"/>
                <w:szCs w:val="18"/>
              </w:rPr>
            </w:pPr>
            <w:ins w:id="292" w:author="Alhabibi, Haider@Energy" w:date="2022-03-18T14:57:00Z">
              <w:r>
                <w:rPr>
                  <w:rFonts w:asciiTheme="minorHAnsi" w:hAnsiTheme="minorHAnsi" w:cstheme="minorHAnsi"/>
                  <w:sz w:val="18"/>
                  <w:szCs w:val="18"/>
                </w:rPr>
                <w:t>Manufacturer Make</w:t>
              </w:r>
            </w:ins>
          </w:p>
        </w:tc>
        <w:tc>
          <w:tcPr>
            <w:tcW w:w="3420" w:type="dxa"/>
          </w:tcPr>
          <w:p w14:paraId="381864DB" w14:textId="77777777" w:rsidR="00104BA0" w:rsidRDefault="00104BA0" w:rsidP="0043305B">
            <w:pPr>
              <w:rPr>
                <w:ins w:id="293" w:author="Alhabibi, Haider@Energy" w:date="2022-03-18T14:57:00Z"/>
                <w:rFonts w:asciiTheme="minorHAnsi" w:hAnsiTheme="minorHAnsi" w:cstheme="minorHAnsi"/>
                <w:sz w:val="18"/>
                <w:szCs w:val="18"/>
              </w:rPr>
            </w:pPr>
            <w:ins w:id="294" w:author="Alhabibi, Haider@Energy" w:date="2022-03-18T14:57:00Z">
              <w:r>
                <w:rPr>
                  <w:rFonts w:asciiTheme="minorHAnsi" w:hAnsiTheme="minorHAnsi" w:cstheme="minorHAnsi"/>
                  <w:sz w:val="18"/>
                  <w:szCs w:val="18"/>
                </w:rPr>
                <w:t>Manufacturer Model Number</w:t>
              </w:r>
            </w:ins>
          </w:p>
        </w:tc>
        <w:tc>
          <w:tcPr>
            <w:tcW w:w="4500" w:type="dxa"/>
          </w:tcPr>
          <w:p w14:paraId="1AE204CC" w14:textId="77777777" w:rsidR="00104BA0" w:rsidRDefault="00104BA0" w:rsidP="0043305B">
            <w:pPr>
              <w:rPr>
                <w:ins w:id="295" w:author="Alhabibi, Haider@Energy" w:date="2022-03-18T14:57:00Z"/>
                <w:rFonts w:asciiTheme="minorHAnsi" w:hAnsiTheme="minorHAnsi" w:cstheme="minorHAnsi"/>
                <w:sz w:val="18"/>
                <w:szCs w:val="18"/>
              </w:rPr>
            </w:pPr>
            <w:ins w:id="296" w:author="Alhabibi, Haider@Energy" w:date="2022-03-18T14:57:00Z">
              <w:r>
                <w:rPr>
                  <w:rFonts w:asciiTheme="minorHAnsi" w:hAnsiTheme="minorHAnsi" w:cstheme="minorHAnsi"/>
                  <w:sz w:val="18"/>
                  <w:szCs w:val="18"/>
                </w:rPr>
                <w:t>Fan Efficacy Performance Rating (W/CFM)</w:t>
              </w:r>
            </w:ins>
          </w:p>
        </w:tc>
      </w:tr>
      <w:tr w:rsidR="00104BA0" w14:paraId="00818998" w14:textId="77777777" w:rsidTr="0043305B">
        <w:trPr>
          <w:ins w:id="297" w:author="Alhabibi, Haider@Energy" w:date="2022-03-18T14:57:00Z"/>
        </w:trPr>
        <w:tc>
          <w:tcPr>
            <w:tcW w:w="3055" w:type="dxa"/>
          </w:tcPr>
          <w:p w14:paraId="59BC2A16" w14:textId="77777777" w:rsidR="00104BA0" w:rsidRDefault="00104BA0" w:rsidP="0043305B">
            <w:pPr>
              <w:jc w:val="center"/>
              <w:rPr>
                <w:ins w:id="298" w:author="Alhabibi, Haider@Energy" w:date="2022-03-18T14:57:00Z"/>
                <w:rFonts w:asciiTheme="minorHAnsi" w:hAnsiTheme="minorHAnsi" w:cstheme="minorHAnsi"/>
                <w:sz w:val="18"/>
                <w:szCs w:val="18"/>
              </w:rPr>
            </w:pPr>
            <w:ins w:id="299" w:author="Alhabibi, Haider@Energy" w:date="2022-03-18T14:57:00Z">
              <w:r w:rsidRPr="000171E2">
                <w:rPr>
                  <w:rFonts w:asciiTheme="minorHAnsi" w:hAnsiTheme="minorHAnsi" w:cstheme="minorHAnsi"/>
                  <w:sz w:val="18"/>
                  <w:szCs w:val="18"/>
                </w:rPr>
                <w:t>&lt;&lt;user input, text&gt;&gt;</w:t>
              </w:r>
            </w:ins>
          </w:p>
        </w:tc>
        <w:tc>
          <w:tcPr>
            <w:tcW w:w="3420" w:type="dxa"/>
          </w:tcPr>
          <w:p w14:paraId="22A77745" w14:textId="77777777" w:rsidR="00104BA0" w:rsidRDefault="00104BA0" w:rsidP="0043305B">
            <w:pPr>
              <w:jc w:val="center"/>
              <w:rPr>
                <w:ins w:id="300" w:author="Alhabibi, Haider@Energy" w:date="2022-03-18T14:57:00Z"/>
                <w:rFonts w:asciiTheme="minorHAnsi" w:hAnsiTheme="minorHAnsi" w:cstheme="minorHAnsi"/>
                <w:sz w:val="18"/>
                <w:szCs w:val="18"/>
              </w:rPr>
            </w:pPr>
            <w:ins w:id="301" w:author="Alhabibi, Haider@Energy" w:date="2022-03-18T14:57:00Z">
              <w:r w:rsidRPr="000171E2">
                <w:rPr>
                  <w:rFonts w:asciiTheme="minorHAnsi" w:hAnsiTheme="minorHAnsi" w:cstheme="minorHAnsi"/>
                  <w:sz w:val="18"/>
                  <w:szCs w:val="18"/>
                </w:rPr>
                <w:t>&lt;&lt;user input, text&gt;&gt;</w:t>
              </w:r>
            </w:ins>
          </w:p>
        </w:tc>
        <w:tc>
          <w:tcPr>
            <w:tcW w:w="4500" w:type="dxa"/>
          </w:tcPr>
          <w:p w14:paraId="0D974D6A" w14:textId="77777777" w:rsidR="00104BA0" w:rsidRDefault="00104BA0" w:rsidP="0043305B">
            <w:pPr>
              <w:jc w:val="center"/>
              <w:rPr>
                <w:ins w:id="302" w:author="Alhabibi, Haider@Energy" w:date="2022-03-18T14:57:00Z"/>
                <w:rFonts w:asciiTheme="minorHAnsi" w:hAnsiTheme="minorHAnsi" w:cstheme="minorHAnsi"/>
                <w:sz w:val="18"/>
                <w:szCs w:val="18"/>
              </w:rPr>
            </w:pPr>
            <w:ins w:id="303" w:author="Alhabibi, Haider@Energy" w:date="2022-03-18T14:57:00Z">
              <w:r w:rsidRPr="000171E2">
                <w:rPr>
                  <w:rFonts w:asciiTheme="minorHAnsi" w:hAnsiTheme="minorHAnsi" w:cstheme="minorHAnsi"/>
                  <w:sz w:val="18"/>
                  <w:szCs w:val="18"/>
                </w:rPr>
                <w:t>&lt;&lt;</w:t>
              </w:r>
              <w:r>
                <w:rPr>
                  <w:rFonts w:asciiTheme="minorHAnsi" w:hAnsiTheme="minorHAnsi" w:cstheme="minorHAnsi"/>
                  <w:sz w:val="18"/>
                  <w:szCs w:val="18"/>
                </w:rPr>
                <w:t xml:space="preserve">Call information from CF1R-PRF: Else </w:t>
              </w:r>
              <w:r w:rsidRPr="000171E2">
                <w:rPr>
                  <w:rFonts w:asciiTheme="minorHAnsi" w:hAnsiTheme="minorHAnsi" w:cstheme="minorHAnsi"/>
                  <w:sz w:val="18"/>
                  <w:szCs w:val="18"/>
                </w:rPr>
                <w:t>user input, text&gt;&gt;</w:t>
              </w:r>
            </w:ins>
          </w:p>
        </w:tc>
      </w:tr>
      <w:tr w:rsidR="00104BA0" w14:paraId="4C9DEA0B" w14:textId="77777777" w:rsidTr="0043305B">
        <w:trPr>
          <w:ins w:id="304" w:author="Alhabibi, Haider@Energy" w:date="2022-03-18T14:57:00Z"/>
        </w:trPr>
        <w:tc>
          <w:tcPr>
            <w:tcW w:w="3055" w:type="dxa"/>
          </w:tcPr>
          <w:p w14:paraId="04883489" w14:textId="77777777" w:rsidR="00104BA0" w:rsidRDefault="00104BA0" w:rsidP="0043305B">
            <w:pPr>
              <w:rPr>
                <w:ins w:id="305" w:author="Alhabibi, Haider@Energy" w:date="2022-03-18T14:57:00Z"/>
                <w:rFonts w:asciiTheme="minorHAnsi" w:hAnsiTheme="minorHAnsi" w:cstheme="minorHAnsi"/>
                <w:sz w:val="18"/>
                <w:szCs w:val="18"/>
              </w:rPr>
            </w:pPr>
          </w:p>
        </w:tc>
        <w:tc>
          <w:tcPr>
            <w:tcW w:w="3420" w:type="dxa"/>
          </w:tcPr>
          <w:p w14:paraId="7854149A" w14:textId="77777777" w:rsidR="00104BA0" w:rsidRDefault="00104BA0" w:rsidP="0043305B">
            <w:pPr>
              <w:rPr>
                <w:ins w:id="306" w:author="Alhabibi, Haider@Energy" w:date="2022-03-18T14:57:00Z"/>
                <w:rFonts w:asciiTheme="minorHAnsi" w:hAnsiTheme="minorHAnsi" w:cstheme="minorHAnsi"/>
                <w:sz w:val="18"/>
                <w:szCs w:val="18"/>
              </w:rPr>
            </w:pPr>
          </w:p>
        </w:tc>
        <w:tc>
          <w:tcPr>
            <w:tcW w:w="4500" w:type="dxa"/>
          </w:tcPr>
          <w:p w14:paraId="4CA7636B" w14:textId="77777777" w:rsidR="00104BA0" w:rsidRDefault="00104BA0" w:rsidP="0043305B">
            <w:pPr>
              <w:rPr>
                <w:ins w:id="307" w:author="Alhabibi, Haider@Energy" w:date="2022-03-18T14:57:00Z"/>
                <w:rFonts w:asciiTheme="minorHAnsi" w:hAnsiTheme="minorHAnsi" w:cstheme="minorHAnsi"/>
                <w:sz w:val="18"/>
                <w:szCs w:val="18"/>
              </w:rPr>
            </w:pPr>
          </w:p>
        </w:tc>
      </w:tr>
      <w:tr w:rsidR="00104BA0" w14:paraId="7682ACDF" w14:textId="77777777" w:rsidTr="0043305B">
        <w:trPr>
          <w:ins w:id="308" w:author="Alhabibi, Haider@Energy" w:date="2022-03-18T14:57:00Z"/>
        </w:trPr>
        <w:tc>
          <w:tcPr>
            <w:tcW w:w="3055" w:type="dxa"/>
          </w:tcPr>
          <w:p w14:paraId="61289098" w14:textId="77777777" w:rsidR="00104BA0" w:rsidRDefault="00104BA0" w:rsidP="0043305B">
            <w:pPr>
              <w:rPr>
                <w:ins w:id="309" w:author="Alhabibi, Haider@Energy" w:date="2022-03-18T14:57:00Z"/>
                <w:rFonts w:asciiTheme="minorHAnsi" w:hAnsiTheme="minorHAnsi" w:cstheme="minorHAnsi"/>
                <w:sz w:val="18"/>
                <w:szCs w:val="18"/>
              </w:rPr>
            </w:pPr>
          </w:p>
        </w:tc>
        <w:tc>
          <w:tcPr>
            <w:tcW w:w="3420" w:type="dxa"/>
          </w:tcPr>
          <w:p w14:paraId="6C4006EF" w14:textId="77777777" w:rsidR="00104BA0" w:rsidRDefault="00104BA0" w:rsidP="0043305B">
            <w:pPr>
              <w:rPr>
                <w:ins w:id="310" w:author="Alhabibi, Haider@Energy" w:date="2022-03-18T14:57:00Z"/>
                <w:rFonts w:asciiTheme="minorHAnsi" w:hAnsiTheme="minorHAnsi" w:cstheme="minorHAnsi"/>
                <w:sz w:val="18"/>
                <w:szCs w:val="18"/>
              </w:rPr>
            </w:pPr>
          </w:p>
        </w:tc>
        <w:tc>
          <w:tcPr>
            <w:tcW w:w="4500" w:type="dxa"/>
          </w:tcPr>
          <w:p w14:paraId="6F56F85B" w14:textId="77777777" w:rsidR="00104BA0" w:rsidRDefault="00104BA0" w:rsidP="0043305B">
            <w:pPr>
              <w:rPr>
                <w:ins w:id="311" w:author="Alhabibi, Haider@Energy" w:date="2022-03-18T14:57:00Z"/>
                <w:rFonts w:asciiTheme="minorHAnsi" w:hAnsiTheme="minorHAnsi" w:cstheme="minorHAnsi"/>
                <w:sz w:val="18"/>
                <w:szCs w:val="18"/>
              </w:rPr>
            </w:pPr>
          </w:p>
        </w:tc>
      </w:tr>
    </w:tbl>
    <w:p w14:paraId="26EEEA69" w14:textId="77777777" w:rsidR="00104BA0" w:rsidRDefault="00104BA0">
      <w:pPr>
        <w:rPr>
          <w:ins w:id="312" w:author="Alhabibi, Haider@Energy" w:date="2022-03-18T14:56:00Z"/>
          <w:rFonts w:asciiTheme="minorHAnsi" w:hAnsiTheme="minorHAnsi" w:cstheme="minorHAnsi"/>
          <w:sz w:val="18"/>
          <w:szCs w:val="18"/>
        </w:rPr>
      </w:pPr>
    </w:p>
    <w:tbl>
      <w:tblPr>
        <w:tblW w:w="510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628"/>
        <w:gridCol w:w="10389"/>
      </w:tblGrid>
      <w:tr w:rsidR="00DE0501" w:rsidRPr="00500C2C" w14:paraId="0435B76D" w14:textId="77777777" w:rsidTr="004A40B0">
        <w:tc>
          <w:tcPr>
            <w:tcW w:w="11017" w:type="dxa"/>
            <w:gridSpan w:val="2"/>
          </w:tcPr>
          <w:p w14:paraId="0435B76C" w14:textId="501E77B4" w:rsidR="00DE0501" w:rsidRPr="00500C2C" w:rsidRDefault="008002F8" w:rsidP="00B85083">
            <w:pPr>
              <w:keepNext/>
              <w:rPr>
                <w:rFonts w:asciiTheme="minorHAnsi" w:hAnsiTheme="minorHAnsi"/>
                <w:szCs w:val="18"/>
              </w:rPr>
            </w:pPr>
            <w:r>
              <w:rPr>
                <w:rFonts w:asciiTheme="minorHAnsi" w:hAnsiTheme="minorHAnsi"/>
                <w:b/>
                <w:szCs w:val="18"/>
              </w:rPr>
              <w:t>E</w:t>
            </w:r>
            <w:r w:rsidR="00DE0501" w:rsidRPr="00500C2C">
              <w:rPr>
                <w:rFonts w:asciiTheme="minorHAnsi" w:hAnsiTheme="minorHAnsi"/>
                <w:b/>
                <w:szCs w:val="18"/>
              </w:rPr>
              <w:t>. Compliance Statement</w:t>
            </w:r>
            <w:r w:rsidR="00DE0501" w:rsidRPr="00500C2C">
              <w:rPr>
                <w:rFonts w:asciiTheme="minorHAnsi" w:hAnsiTheme="minorHAnsi"/>
                <w:szCs w:val="18"/>
              </w:rPr>
              <w:t xml:space="preserve"> </w:t>
            </w:r>
          </w:p>
        </w:tc>
      </w:tr>
      <w:tr w:rsidR="00DE0501" w:rsidRPr="00D2491C" w14:paraId="0435B771" w14:textId="77777777" w:rsidTr="004A40B0">
        <w:trPr>
          <w:trHeight w:val="158"/>
        </w:trPr>
        <w:tc>
          <w:tcPr>
            <w:tcW w:w="628" w:type="dxa"/>
            <w:vAlign w:val="center"/>
          </w:tcPr>
          <w:p w14:paraId="0435B76E" w14:textId="77777777" w:rsidR="00DE0501" w:rsidRPr="00D2491C" w:rsidRDefault="00DE0501" w:rsidP="003A7CD3">
            <w:pPr>
              <w:keepNext/>
              <w:jc w:val="center"/>
              <w:rPr>
                <w:rFonts w:asciiTheme="minorHAnsi" w:hAnsiTheme="minorHAnsi"/>
                <w:sz w:val="18"/>
                <w:szCs w:val="18"/>
              </w:rPr>
            </w:pPr>
            <w:r w:rsidRPr="00D2491C">
              <w:rPr>
                <w:rFonts w:asciiTheme="minorHAnsi" w:hAnsiTheme="minorHAnsi"/>
                <w:sz w:val="18"/>
                <w:szCs w:val="18"/>
              </w:rPr>
              <w:t>01</w:t>
            </w:r>
          </w:p>
        </w:tc>
        <w:tc>
          <w:tcPr>
            <w:tcW w:w="10389" w:type="dxa"/>
            <w:vAlign w:val="center"/>
          </w:tcPr>
          <w:p w14:paraId="0435B770" w14:textId="1468962A" w:rsidR="00DE0501" w:rsidRPr="00D2491C" w:rsidRDefault="00DE0501" w:rsidP="00D9307B">
            <w:pPr>
              <w:keepNext/>
              <w:rPr>
                <w:rFonts w:asciiTheme="minorHAnsi" w:hAnsiTheme="minorHAnsi"/>
                <w:sz w:val="18"/>
                <w:szCs w:val="18"/>
              </w:rPr>
            </w:pPr>
            <w:r w:rsidRPr="00D2491C">
              <w:rPr>
                <w:rFonts w:asciiTheme="minorHAnsi" w:hAnsiTheme="minorHAnsi"/>
                <w:sz w:val="18"/>
                <w:szCs w:val="18"/>
              </w:rPr>
              <w:t>&lt;&lt;</w:t>
            </w:r>
            <w:r w:rsidR="00B85083" w:rsidRPr="00C27BAB">
              <w:rPr>
                <w:rFonts w:asciiTheme="minorHAnsi" w:hAnsiTheme="minorHAnsi"/>
                <w:sz w:val="18"/>
                <w:szCs w:val="18"/>
              </w:rPr>
              <w:t xml:space="preserve"> I</w:t>
            </w:r>
            <w:r w:rsidR="00B85083">
              <w:rPr>
                <w:rFonts w:asciiTheme="minorHAnsi" w:hAnsiTheme="minorHAnsi"/>
                <w:sz w:val="18"/>
                <w:szCs w:val="18"/>
              </w:rPr>
              <w:t>f</w:t>
            </w:r>
            <w:r w:rsidR="00B85083" w:rsidRPr="00C27BAB">
              <w:rPr>
                <w:rFonts w:asciiTheme="minorHAnsi" w:hAnsiTheme="minorHAnsi"/>
                <w:sz w:val="18"/>
                <w:szCs w:val="18"/>
              </w:rPr>
              <w:t xml:space="preserve"> </w:t>
            </w:r>
            <w:r w:rsidR="00B85083">
              <w:rPr>
                <w:rFonts w:asciiTheme="minorHAnsi" w:hAnsiTheme="minorHAnsi"/>
                <w:sz w:val="18"/>
                <w:szCs w:val="18"/>
              </w:rPr>
              <w:t>‘Building Type” (</w:t>
            </w:r>
            <w:r w:rsidR="00B85083" w:rsidRPr="00C27BAB">
              <w:rPr>
                <w:rFonts w:asciiTheme="minorHAnsi" w:hAnsiTheme="minorHAnsi"/>
                <w:sz w:val="18"/>
                <w:szCs w:val="18"/>
              </w:rPr>
              <w:t>A02</w:t>
            </w:r>
            <w:r w:rsidR="00B85083">
              <w:rPr>
                <w:rFonts w:asciiTheme="minorHAnsi" w:hAnsiTheme="minorHAnsi"/>
                <w:sz w:val="18"/>
                <w:szCs w:val="18"/>
              </w:rPr>
              <w:t>)</w:t>
            </w:r>
            <w:r w:rsidR="00B85083" w:rsidRPr="00C27BAB">
              <w:rPr>
                <w:rFonts w:asciiTheme="minorHAnsi" w:hAnsiTheme="minorHAnsi"/>
                <w:sz w:val="18"/>
                <w:szCs w:val="18"/>
              </w:rPr>
              <w:t xml:space="preserve"> = ‘Non-dwelling Unit’ then display text: “Building Passes</w:t>
            </w:r>
            <w:r w:rsidR="00B85083">
              <w:rPr>
                <w:rFonts w:asciiTheme="minorHAnsi" w:hAnsiTheme="minorHAnsi"/>
                <w:sz w:val="18"/>
                <w:szCs w:val="18"/>
              </w:rPr>
              <w:t>”; If the ‘Total Installed Mechanical Ventilation (</w:t>
            </w:r>
            <w:r w:rsidR="005670D3">
              <w:rPr>
                <w:rFonts w:asciiTheme="minorHAnsi" w:hAnsiTheme="minorHAnsi"/>
                <w:sz w:val="18"/>
                <w:szCs w:val="18"/>
              </w:rPr>
              <w:t>D</w:t>
            </w:r>
            <w:r w:rsidR="00B85083">
              <w:rPr>
                <w:rFonts w:asciiTheme="minorHAnsi" w:hAnsiTheme="minorHAnsi"/>
                <w:sz w:val="18"/>
                <w:szCs w:val="18"/>
              </w:rPr>
              <w:t xml:space="preserve">06) </w:t>
            </w:r>
            <w:r w:rsidR="00B85083">
              <w:rPr>
                <w:rFonts w:asciiTheme="minorHAnsi" w:hAnsiTheme="minorHAnsi" w:cstheme="minorHAnsi"/>
                <w:sz w:val="18"/>
                <w:szCs w:val="18"/>
              </w:rPr>
              <w:t>≥</w:t>
            </w:r>
            <w:r w:rsidR="00B85083">
              <w:rPr>
                <w:rFonts w:asciiTheme="minorHAnsi" w:hAnsiTheme="minorHAnsi"/>
                <w:sz w:val="18"/>
                <w:szCs w:val="18"/>
              </w:rPr>
              <w:t xml:space="preserve"> Required Mechanical Ventilation Rate (</w:t>
            </w:r>
            <w:r w:rsidR="005670D3">
              <w:rPr>
                <w:rFonts w:asciiTheme="minorHAnsi" w:hAnsiTheme="minorHAnsi"/>
                <w:sz w:val="18"/>
                <w:szCs w:val="18"/>
              </w:rPr>
              <w:t>C</w:t>
            </w:r>
            <w:r w:rsidR="00B85083">
              <w:rPr>
                <w:rFonts w:asciiTheme="minorHAnsi" w:hAnsiTheme="minorHAnsi"/>
                <w:sz w:val="18"/>
                <w:szCs w:val="18"/>
              </w:rPr>
              <w:t>06), then display text: "Building Passes Mechanical Ventilation Rate</w:t>
            </w:r>
            <w:r w:rsidR="00B85083" w:rsidDel="001E1FD4">
              <w:rPr>
                <w:rFonts w:asciiTheme="minorHAnsi" w:hAnsiTheme="minorHAnsi"/>
                <w:sz w:val="18"/>
                <w:szCs w:val="18"/>
              </w:rPr>
              <w:t xml:space="preserve"> </w:t>
            </w:r>
            <w:r w:rsidR="00B85083">
              <w:rPr>
                <w:rFonts w:asciiTheme="minorHAnsi" w:hAnsiTheme="minorHAnsi"/>
                <w:sz w:val="18"/>
                <w:szCs w:val="18"/>
              </w:rPr>
              <w:t>Test” else display text: "Building Fails Mechanical Ventilation Rate Test"</w:t>
            </w:r>
            <w:r w:rsidRPr="00D2491C">
              <w:rPr>
                <w:rFonts w:asciiTheme="minorHAnsi" w:hAnsiTheme="minorHAnsi"/>
                <w:sz w:val="18"/>
                <w:szCs w:val="18"/>
              </w:rPr>
              <w:t>&gt;&gt;</w:t>
            </w:r>
          </w:p>
        </w:tc>
      </w:tr>
    </w:tbl>
    <w:p w14:paraId="0435B7E6" w14:textId="77777777" w:rsidR="004B6E84" w:rsidRDefault="004B6E84" w:rsidP="004B6E84">
      <w:pPr>
        <w:rPr>
          <w:rFonts w:asciiTheme="minorHAnsi" w:hAnsiTheme="minorHAnsi"/>
          <w:sz w:val="18"/>
          <w:szCs w:val="18"/>
        </w:rPr>
      </w:pPr>
      <w:r>
        <w:rPr>
          <w:rFonts w:asciiTheme="minorHAnsi" w:hAnsiTheme="minorHAnsi"/>
          <w:sz w:val="18"/>
          <w:szCs w:val="18"/>
        </w:rPr>
        <w:br w:type="page"/>
      </w:r>
    </w:p>
    <w:tbl>
      <w:tblPr>
        <w:tblW w:w="5002" w:type="pct"/>
        <w:tblInd w:w="-5" w:type="dxa"/>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4A0" w:firstRow="1" w:lastRow="0" w:firstColumn="1" w:lastColumn="0" w:noHBand="0" w:noVBand="1"/>
      </w:tblPr>
      <w:tblGrid>
        <w:gridCol w:w="717"/>
        <w:gridCol w:w="10077"/>
      </w:tblGrid>
      <w:tr w:rsidR="004E278D" w14:paraId="154499A3" w14:textId="77777777" w:rsidTr="000C0F7C">
        <w:trPr>
          <w:cantSplit/>
          <w:trHeight w:val="288"/>
        </w:trPr>
        <w:tc>
          <w:tcPr>
            <w:tcW w:w="10794" w:type="dxa"/>
            <w:gridSpan w:val="2"/>
            <w:tcBorders>
              <w:top w:val="single" w:sz="4" w:space="0" w:color="auto"/>
              <w:left w:val="single" w:sz="4" w:space="0" w:color="auto"/>
              <w:bottom w:val="single" w:sz="4" w:space="0" w:color="auto"/>
              <w:right w:val="single" w:sz="4" w:space="0" w:color="auto"/>
            </w:tcBorders>
            <w:vAlign w:val="center"/>
            <w:hideMark/>
          </w:tcPr>
          <w:p w14:paraId="25D270F8" w14:textId="58A954DC" w:rsidR="00CD458A" w:rsidRPr="00A75DC5" w:rsidRDefault="00CD458A" w:rsidP="00724D33">
            <w:pPr>
              <w:keepNext/>
              <w:rPr>
                <w:rFonts w:asciiTheme="minorHAnsi" w:hAnsiTheme="minorHAnsi"/>
                <w:b/>
                <w:bCs/>
                <w:szCs w:val="18"/>
              </w:rPr>
            </w:pPr>
            <w:r>
              <w:rPr>
                <w:rFonts w:asciiTheme="minorHAnsi" w:hAnsiTheme="minorHAnsi"/>
                <w:b/>
                <w:bCs/>
                <w:szCs w:val="18"/>
              </w:rPr>
              <w:lastRenderedPageBreak/>
              <w:t>F</w:t>
            </w:r>
            <w:r w:rsidRPr="0029047D">
              <w:rPr>
                <w:rFonts w:asciiTheme="minorHAnsi" w:hAnsiTheme="minorHAnsi"/>
                <w:b/>
                <w:bCs/>
                <w:szCs w:val="18"/>
              </w:rPr>
              <w:t>. Other Requirements</w:t>
            </w:r>
          </w:p>
        </w:tc>
      </w:tr>
      <w:tr w:rsidR="004E278D" w14:paraId="796316E6" w14:textId="77777777" w:rsidTr="000C0F7C">
        <w:trPr>
          <w:cantSplit/>
          <w:trHeight w:val="288"/>
        </w:trPr>
        <w:tc>
          <w:tcPr>
            <w:tcW w:w="10794" w:type="dxa"/>
            <w:gridSpan w:val="2"/>
            <w:tcBorders>
              <w:top w:val="single" w:sz="4" w:space="0" w:color="auto"/>
              <w:left w:val="single" w:sz="4" w:space="0" w:color="auto"/>
              <w:bottom w:val="single" w:sz="4" w:space="0" w:color="auto"/>
              <w:right w:val="single" w:sz="4" w:space="0" w:color="auto"/>
            </w:tcBorders>
            <w:vAlign w:val="center"/>
            <w:hideMark/>
          </w:tcPr>
          <w:p w14:paraId="03C6B6E5" w14:textId="7D7C7B4E" w:rsidR="00CD458A" w:rsidRPr="00A75DC5" w:rsidRDefault="00CD458A" w:rsidP="00724D33">
            <w:pPr>
              <w:keepNext/>
              <w:rPr>
                <w:rFonts w:asciiTheme="minorHAnsi" w:hAnsiTheme="minorHAnsi"/>
                <w:b/>
                <w:bCs/>
                <w:szCs w:val="18"/>
              </w:rPr>
            </w:pPr>
            <w:r w:rsidRPr="00A75DC5">
              <w:rPr>
                <w:rFonts w:asciiTheme="minorHAnsi" w:hAnsiTheme="minorHAnsi"/>
                <w:b/>
                <w:bCs/>
                <w:szCs w:val="18"/>
              </w:rPr>
              <w:t>The items listed below (6.1 through 6.</w:t>
            </w:r>
            <w:r>
              <w:rPr>
                <w:rFonts w:asciiTheme="minorHAnsi" w:hAnsiTheme="minorHAnsi"/>
                <w:b/>
                <w:bCs/>
                <w:szCs w:val="18"/>
              </w:rPr>
              <w:t xml:space="preserve">6 and </w:t>
            </w:r>
            <w:r w:rsidRPr="00A75DC5">
              <w:rPr>
                <w:rFonts w:asciiTheme="minorHAnsi" w:hAnsiTheme="minorHAnsi"/>
                <w:b/>
                <w:bCs/>
                <w:szCs w:val="18"/>
              </w:rPr>
              <w:t>6.</w:t>
            </w:r>
            <w:r>
              <w:rPr>
                <w:rFonts w:asciiTheme="minorHAnsi" w:hAnsiTheme="minorHAnsi"/>
                <w:b/>
                <w:bCs/>
                <w:szCs w:val="18"/>
              </w:rPr>
              <w:t>8</w:t>
            </w:r>
            <w:r w:rsidRPr="00A75DC5">
              <w:rPr>
                <w:rFonts w:asciiTheme="minorHAnsi" w:hAnsiTheme="minorHAnsi"/>
                <w:b/>
                <w:bCs/>
                <w:szCs w:val="18"/>
              </w:rPr>
              <w:t xml:space="preserve"> through 6.9) correspond to the information given in ASHRAE 62.2 Section 6 "Other Requirements".  Refer also to Chapter 4.6 of the Residential Compliance Manual (Section 4.6.8) for information describing these "Other Requirements".  The signature of the Responsible Person in the declaration statement below certifies that the </w:t>
            </w:r>
            <w:del w:id="313" w:author="Tsan, Bach@Energy" w:date="2021-11-08T14:26:00Z">
              <w:r w:rsidRPr="00A75DC5" w:rsidDel="00A842F0">
                <w:rPr>
                  <w:rFonts w:asciiTheme="minorHAnsi" w:hAnsiTheme="minorHAnsi"/>
                  <w:b/>
                  <w:bCs/>
                  <w:szCs w:val="18"/>
                </w:rPr>
                <w:delText>building</w:delText>
              </w:r>
            </w:del>
            <w:ins w:id="314" w:author="Tsan, Bach@Energy" w:date="2021-11-08T14:26:00Z">
              <w:r w:rsidR="00A842F0">
                <w:rPr>
                  <w:rFonts w:asciiTheme="minorHAnsi" w:hAnsiTheme="minorHAnsi"/>
                  <w:b/>
                  <w:bCs/>
                  <w:szCs w:val="18"/>
                </w:rPr>
                <w:t>dwelling</w:t>
              </w:r>
            </w:ins>
            <w:r w:rsidRPr="00A75DC5">
              <w:rPr>
                <w:rFonts w:asciiTheme="minorHAnsi" w:hAnsiTheme="minorHAnsi"/>
                <w:b/>
                <w:bCs/>
                <w:szCs w:val="18"/>
              </w:rPr>
              <w:t xml:space="preserve"> complies with these requirements specified in ASHRAE 62.2 Section 6.1 through 6.9 if applicable.</w:t>
            </w:r>
          </w:p>
        </w:tc>
      </w:tr>
      <w:tr w:rsidR="004E278D" w14:paraId="2DB8BE43"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9728018"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t>01</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8A91360" w14:textId="77777777" w:rsidR="00CD458A" w:rsidRDefault="00CD458A" w:rsidP="00724D33">
            <w:pPr>
              <w:pStyle w:val="ListParagraph"/>
              <w:keepNext/>
              <w:numPr>
                <w:ilvl w:val="1"/>
                <w:numId w:val="30"/>
              </w:numPr>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74" w:hanging="274"/>
              <w:rPr>
                <w:rStyle w:val="margin0020notechar"/>
                <w:rFonts w:asciiTheme="minorHAnsi" w:hAnsiTheme="minorHAnsi"/>
                <w:sz w:val="18"/>
                <w:szCs w:val="18"/>
              </w:rPr>
            </w:pPr>
            <w:r w:rsidRPr="00215D5D">
              <w:rPr>
                <w:rFonts w:asciiTheme="minorHAnsi" w:hAnsiTheme="minorHAnsi"/>
                <w:b/>
                <w:sz w:val="18"/>
                <w:szCs w:val="18"/>
              </w:rPr>
              <w:t>Adjacent Spaces and Transfer Air.</w:t>
            </w:r>
            <w:r w:rsidRPr="00215D5D">
              <w:rPr>
                <w:rFonts w:asciiTheme="minorHAnsi" w:hAnsiTheme="minorHAnsi"/>
                <w:sz w:val="18"/>
                <w:szCs w:val="18"/>
              </w:rPr>
              <w:t xml:space="preserve"> </w:t>
            </w:r>
            <w:r>
              <w:rPr>
                <w:rStyle w:val="margin0020notechar"/>
                <w:rFonts w:asciiTheme="minorHAnsi" w:hAnsiTheme="minorHAnsi"/>
                <w:sz w:val="18"/>
                <w:szCs w:val="18"/>
              </w:rPr>
              <w:t xml:space="preserve">Measures shall be taken to minimize air movement across envelope components to dwelling units from adjacent spaces such as garages, unconditioned crawlspaces, unconditioned attics, and other dwelling. </w:t>
            </w:r>
            <w:r w:rsidRPr="00423FB2">
              <w:rPr>
                <w:rStyle w:val="margin0020notechar"/>
                <w:rFonts w:asciiTheme="minorHAnsi" w:hAnsiTheme="minorHAnsi"/>
                <w:sz w:val="18"/>
                <w:szCs w:val="18"/>
              </w:rPr>
              <w:t>Supply and balanced ventilation systems shall be designed and constructed to provide ventilation air directly from the outdoors.</w:t>
            </w:r>
          </w:p>
          <w:p w14:paraId="395930FA" w14:textId="77777777" w:rsidR="00CD458A" w:rsidRDefault="00CD458A" w:rsidP="00724D33">
            <w:pPr>
              <w:pStyle w:val="ListParagraph"/>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763" w:hanging="403"/>
              <w:rP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1.1 </w:t>
            </w:r>
            <w:r w:rsidRPr="00215D5D">
              <w:rPr>
                <w:rFonts w:asciiTheme="minorHAnsi" w:hAnsiTheme="minorHAnsi"/>
                <w:b/>
                <w:sz w:val="18"/>
                <w:szCs w:val="18"/>
              </w:rPr>
              <w:t>Compliance for Attached Dwelling Units</w:t>
            </w:r>
            <w:r w:rsidRPr="00792A45">
              <w:rPr>
                <w:rFonts w:asciiTheme="minorHAnsi" w:hAnsiTheme="minorHAnsi"/>
                <w:sz w:val="18"/>
                <w:szCs w:val="18"/>
              </w:rPr>
              <w:t>. One</w:t>
            </w:r>
            <w:r>
              <w:rPr>
                <w:rFonts w:asciiTheme="minorHAnsi" w:hAnsiTheme="minorHAnsi"/>
                <w:sz w:val="18"/>
                <w:szCs w:val="18"/>
              </w:rPr>
              <w:t xml:space="preserve"> </w:t>
            </w:r>
            <w:r w:rsidRPr="00792A45">
              <w:rPr>
                <w:rFonts w:asciiTheme="minorHAnsi" w:hAnsiTheme="minorHAnsi"/>
                <w:sz w:val="18"/>
                <w:szCs w:val="18"/>
              </w:rPr>
              <w:t>method of demonstrating compliance with Section 6.1 shall be</w:t>
            </w:r>
            <w:r>
              <w:rPr>
                <w:rFonts w:asciiTheme="minorHAnsi" w:hAnsiTheme="minorHAnsi"/>
                <w:sz w:val="18"/>
                <w:szCs w:val="18"/>
              </w:rPr>
              <w:t xml:space="preserve"> </w:t>
            </w:r>
            <w:r w:rsidRPr="00792A45">
              <w:rPr>
                <w:rFonts w:asciiTheme="minorHAnsi" w:hAnsiTheme="minorHAnsi"/>
                <w:sz w:val="18"/>
                <w:szCs w:val="18"/>
              </w:rPr>
              <w:t>to verify a leakage rate below a maximum of 0.3 cfm per ft</w:t>
            </w:r>
            <w:r w:rsidRPr="00215D5D">
              <w:rPr>
                <w:rFonts w:asciiTheme="minorHAnsi" w:hAnsiTheme="minorHAnsi"/>
                <w:sz w:val="18"/>
                <w:szCs w:val="18"/>
                <w:vertAlign w:val="superscript"/>
              </w:rPr>
              <w:t>2</w:t>
            </w:r>
            <w:r>
              <w:rPr>
                <w:rFonts w:asciiTheme="minorHAnsi" w:hAnsiTheme="minorHAnsi"/>
                <w:sz w:val="18"/>
                <w:szCs w:val="18"/>
              </w:rPr>
              <w:t xml:space="preserve"> </w:t>
            </w:r>
            <w:r w:rsidRPr="00E00577">
              <w:rPr>
                <w:rFonts w:asciiTheme="minorHAnsi" w:hAnsiTheme="minorHAnsi"/>
                <w:sz w:val="18"/>
                <w:szCs w:val="18"/>
              </w:rPr>
              <w:t>(150 L/s per 100 m2)</w:t>
            </w:r>
            <w:r>
              <w:rPr>
                <w:rFonts w:asciiTheme="minorHAnsi" w:hAnsiTheme="minorHAnsi"/>
                <w:sz w:val="18"/>
                <w:szCs w:val="18"/>
              </w:rPr>
              <w:t xml:space="preserve"> </w:t>
            </w:r>
            <w:r w:rsidRPr="00792A45">
              <w:rPr>
                <w:rFonts w:asciiTheme="minorHAnsi" w:hAnsiTheme="minorHAnsi"/>
                <w:sz w:val="18"/>
                <w:szCs w:val="18"/>
              </w:rPr>
              <w:t>of the dwelling unit envelope area (i.e.,</w:t>
            </w:r>
            <w:r>
              <w:rPr>
                <w:rFonts w:asciiTheme="minorHAnsi" w:hAnsiTheme="minorHAnsi"/>
                <w:sz w:val="18"/>
                <w:szCs w:val="18"/>
              </w:rPr>
              <w:t xml:space="preserve"> </w:t>
            </w:r>
            <w:r w:rsidRPr="00792A45">
              <w:rPr>
                <w:rFonts w:asciiTheme="minorHAnsi" w:hAnsiTheme="minorHAnsi"/>
                <w:sz w:val="18"/>
                <w:szCs w:val="18"/>
              </w:rPr>
              <w:t>the sum of the area of walls between dwelling units, exterior</w:t>
            </w:r>
            <w:r>
              <w:rPr>
                <w:rFonts w:asciiTheme="minorHAnsi" w:hAnsiTheme="minorHAnsi"/>
                <w:sz w:val="18"/>
                <w:szCs w:val="18"/>
              </w:rPr>
              <w:t xml:space="preserve"> </w:t>
            </w:r>
            <w:r w:rsidRPr="00792A45">
              <w:rPr>
                <w:rFonts w:asciiTheme="minorHAnsi" w:hAnsiTheme="minorHAnsi"/>
                <w:sz w:val="18"/>
                <w:szCs w:val="18"/>
              </w:rPr>
              <w:t>walls, ceiling, and floor) at a test pressure of 50 Pa by a blower</w:t>
            </w:r>
            <w:r>
              <w:rPr>
                <w:rFonts w:asciiTheme="minorHAnsi" w:hAnsiTheme="minorHAnsi"/>
                <w:sz w:val="18"/>
                <w:szCs w:val="18"/>
              </w:rPr>
              <w:t xml:space="preserve"> </w:t>
            </w:r>
            <w:r w:rsidRPr="00792A45">
              <w:rPr>
                <w:rFonts w:asciiTheme="minorHAnsi" w:hAnsiTheme="minorHAnsi"/>
                <w:sz w:val="18"/>
                <w:szCs w:val="18"/>
              </w:rPr>
              <w:t>door test conducted in accordance with either ANSI/ASTME779 or ANSI/ASTM-E1827. The test shall be conducted</w:t>
            </w:r>
            <w:r>
              <w:rPr>
                <w:rFonts w:asciiTheme="minorHAnsi" w:hAnsiTheme="minorHAnsi"/>
                <w:sz w:val="18"/>
                <w:szCs w:val="18"/>
              </w:rPr>
              <w:t xml:space="preserve"> </w:t>
            </w:r>
            <w:r w:rsidRPr="00792A45">
              <w:rPr>
                <w:rFonts w:asciiTheme="minorHAnsi" w:hAnsiTheme="minorHAnsi"/>
                <w:sz w:val="18"/>
                <w:szCs w:val="18"/>
              </w:rPr>
              <w:t>with the dwelling unit as if it were exposed to outdoor air on</w:t>
            </w:r>
            <w:r>
              <w:rPr>
                <w:rFonts w:asciiTheme="minorHAnsi" w:hAnsiTheme="minorHAnsi"/>
                <w:sz w:val="18"/>
                <w:szCs w:val="18"/>
              </w:rPr>
              <w:t xml:space="preserve"> </w:t>
            </w:r>
            <w:r w:rsidRPr="00792A45">
              <w:rPr>
                <w:rFonts w:asciiTheme="minorHAnsi" w:hAnsiTheme="minorHAnsi"/>
                <w:sz w:val="18"/>
                <w:szCs w:val="18"/>
              </w:rPr>
              <w:t>all sides, top, and bottom by opening doors and windows of</w:t>
            </w:r>
            <w:r>
              <w:rPr>
                <w:rFonts w:asciiTheme="minorHAnsi" w:hAnsiTheme="minorHAnsi"/>
                <w:sz w:val="18"/>
                <w:szCs w:val="18"/>
              </w:rPr>
              <w:t xml:space="preserve"> </w:t>
            </w:r>
            <w:r w:rsidRPr="00792A45">
              <w:rPr>
                <w:rFonts w:asciiTheme="minorHAnsi" w:hAnsiTheme="minorHAnsi"/>
                <w:sz w:val="18"/>
                <w:szCs w:val="18"/>
              </w:rPr>
              <w:t>adjacent dwelling units.</w:t>
            </w:r>
          </w:p>
        </w:tc>
      </w:tr>
      <w:tr w:rsidR="004E278D" w14:paraId="5F0E0069"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367E935"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t>02</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46A5A10" w14:textId="77777777" w:rsidR="00CD458A" w:rsidRDefault="00CD458A" w:rsidP="00724D33">
            <w:pPr>
              <w:keepNext/>
              <w:ind w:left="274" w:hanging="274"/>
            </w:pPr>
            <w:r>
              <w:rPr>
                <w:rFonts w:asciiTheme="minorHAnsi" w:hAnsiTheme="minorHAnsi"/>
                <w:b/>
                <w:sz w:val="18"/>
                <w:szCs w:val="18"/>
              </w:rPr>
              <w:t>6.2 Instructions and Labeling.</w:t>
            </w:r>
            <w:r>
              <w:rPr>
                <w:rFonts w:asciiTheme="minorHAnsi" w:hAnsiTheme="minorHAnsi"/>
                <w:sz w:val="18"/>
                <w:szCs w:val="18"/>
              </w:rPr>
              <w:t xml:space="preserve"> </w:t>
            </w:r>
            <w:r w:rsidRPr="00256541">
              <w:rPr>
                <w:rStyle w:val="margin0020notechar"/>
                <w:rFonts w:asciiTheme="minorHAnsi" w:hAnsiTheme="minorHAnsi"/>
                <w:sz w:val="18"/>
                <w:szCs w:val="18"/>
              </w:rPr>
              <w:t>Information on the ventilation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design and/or ventilation systems installed, 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on their proper operation to meet the requirements of this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standard, and instructions detailing any required maintenance</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w:t>
            </w:r>
            <w:proofErr w:type="gramStart"/>
            <w:r w:rsidRPr="00256541">
              <w:rPr>
                <w:rStyle w:val="margin0020notechar"/>
                <w:rFonts w:asciiTheme="minorHAnsi" w:hAnsiTheme="minorHAnsi"/>
                <w:sz w:val="18"/>
                <w:szCs w:val="18"/>
              </w:rPr>
              <w:t>similar to</w:t>
            </w:r>
            <w:proofErr w:type="gramEnd"/>
            <w:r w:rsidRPr="00256541">
              <w:rPr>
                <w:rStyle w:val="margin0020notechar"/>
                <w:rFonts w:asciiTheme="minorHAnsi" w:hAnsiTheme="minorHAnsi"/>
                <w:sz w:val="18"/>
                <w:szCs w:val="18"/>
              </w:rPr>
              <w:t xml:space="preserve"> that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for HVAC systems) shall be provided</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to the owner and the occupant of the dwelling unit. Controls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shall be labeled as to their function (unless that function is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obvious, such as toilet exhaust fan switches). See Section 13</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of ASHRAE Guideline 24</w:t>
            </w:r>
            <w:r>
              <w:rPr>
                <w:rStyle w:val="margin0020notechar"/>
                <w:rFonts w:asciiTheme="minorHAnsi" w:hAnsiTheme="minorHAnsi"/>
                <w:sz w:val="18"/>
                <w:szCs w:val="18"/>
              </w:rPr>
              <w:t xml:space="preserve"> </w:t>
            </w:r>
            <w:r w:rsidRPr="00215D5D">
              <w:rPr>
                <w:rStyle w:val="margin0020notechar"/>
                <w:rFonts w:asciiTheme="minorHAnsi" w:hAnsiTheme="minorHAnsi"/>
                <w:sz w:val="18"/>
                <w:szCs w:val="18"/>
                <w:vertAlign w:val="superscript"/>
              </w:rPr>
              <w:t>5</w:t>
            </w:r>
            <w:r w:rsidRPr="00256541">
              <w:rPr>
                <w:rStyle w:val="margin0020notechar"/>
                <w:rFonts w:asciiTheme="minorHAnsi" w:hAnsiTheme="minorHAnsi"/>
                <w:sz w:val="18"/>
                <w:szCs w:val="18"/>
              </w:rPr>
              <w:t xml:space="preserve"> for information on</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instructions</w:t>
            </w:r>
            <w:r>
              <w:rPr>
                <w:rStyle w:val="margin0020notechar"/>
                <w:rFonts w:asciiTheme="minorHAnsi" w:hAnsiTheme="minorHAnsi"/>
                <w:sz w:val="18"/>
                <w:szCs w:val="18"/>
              </w:rPr>
              <w:t xml:space="preserve"> </w:t>
            </w:r>
            <w:r w:rsidRPr="00256541">
              <w:rPr>
                <w:rStyle w:val="margin0020notechar"/>
                <w:rFonts w:asciiTheme="minorHAnsi" w:hAnsiTheme="minorHAnsi"/>
                <w:sz w:val="18"/>
                <w:szCs w:val="18"/>
              </w:rPr>
              <w:t>and labeling</w:t>
            </w:r>
            <w:r>
              <w:rPr>
                <w:rStyle w:val="margin0020notechar"/>
                <w:rFonts w:asciiTheme="minorHAnsi" w:hAnsiTheme="minorHAnsi"/>
                <w:sz w:val="18"/>
                <w:szCs w:val="18"/>
              </w:rPr>
              <w:t>.</w:t>
            </w:r>
          </w:p>
        </w:tc>
      </w:tr>
      <w:tr w:rsidR="004E278D" w14:paraId="211684BB"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3732ABDD"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t>03</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DF81075" w14:textId="77777777" w:rsidR="00CD458A" w:rsidRDefault="00CD458A" w:rsidP="00724D33">
            <w:pPr>
              <w:keepNext/>
              <w:rPr>
                <w:rStyle w:val="margin0020notechar"/>
                <w:rFonts w:asciiTheme="minorHAnsi" w:hAnsiTheme="minorHAnsi"/>
                <w:sz w:val="18"/>
                <w:szCs w:val="18"/>
              </w:rPr>
            </w:pPr>
            <w:r>
              <w:rPr>
                <w:rFonts w:asciiTheme="minorHAnsi" w:hAnsiTheme="minorHAnsi"/>
                <w:b/>
                <w:sz w:val="18"/>
                <w:szCs w:val="18"/>
              </w:rPr>
              <w:t>6.3 Clothes Dryers.</w:t>
            </w:r>
            <w:r>
              <w:rPr>
                <w:rFonts w:asciiTheme="minorHAnsi" w:hAnsiTheme="minorHAnsi"/>
                <w:sz w:val="18"/>
                <w:szCs w:val="18"/>
              </w:rPr>
              <w:t xml:space="preserve"> </w:t>
            </w:r>
            <w:r>
              <w:rPr>
                <w:rStyle w:val="margin0020notechar"/>
                <w:rFonts w:asciiTheme="minorHAnsi" w:hAnsiTheme="minorHAnsi"/>
                <w:sz w:val="18"/>
                <w:szCs w:val="18"/>
              </w:rPr>
              <w:t>Clothes dryers shall be exhausted directly to the outdoors.</w:t>
            </w:r>
          </w:p>
          <w:p w14:paraId="209C23CF" w14:textId="77777777" w:rsidR="00CD458A" w:rsidRDefault="00CD458A" w:rsidP="00724D33">
            <w:pPr>
              <w:ind w:left="274"/>
              <w:rPr>
                <w:sz w:val="22"/>
              </w:rPr>
            </w:pPr>
            <w:r w:rsidRPr="00215D5D">
              <w:rPr>
                <w:rFonts w:asciiTheme="minorHAnsi" w:hAnsiTheme="minorHAnsi" w:cstheme="minorHAnsi"/>
                <w:sz w:val="18"/>
                <w:szCs w:val="18"/>
              </w:rPr>
              <w:t>Exception: Condensing dryers plumbed to a drain.</w:t>
            </w:r>
          </w:p>
        </w:tc>
      </w:tr>
      <w:tr w:rsidR="004E278D" w14:paraId="2286A8A8"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7EECD2D"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t>04</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1F422FFC" w14:textId="77777777" w:rsidR="00CD458A" w:rsidRDefault="00CD458A" w:rsidP="00724D33">
            <w:pPr>
              <w:pStyle w:val="margin0020note"/>
              <w:keepNext/>
              <w:spacing w:before="0" w:beforeAutospacing="0" w:after="0" w:afterAutospacing="0"/>
              <w:ind w:left="274" w:hanging="274"/>
              <w:rPr>
                <w:rFonts w:asciiTheme="minorHAnsi" w:hAnsiTheme="minorHAnsi"/>
                <w:b/>
                <w:sz w:val="18"/>
                <w:szCs w:val="18"/>
              </w:rPr>
            </w:pPr>
            <w:r>
              <w:rPr>
                <w:rFonts w:asciiTheme="minorHAnsi" w:hAnsiTheme="minorHAnsi"/>
                <w:b/>
                <w:sz w:val="18"/>
                <w:szCs w:val="18"/>
              </w:rPr>
              <w:t>6.4 Combustion and Solid-Fuel Burning Appliances.</w:t>
            </w:r>
          </w:p>
          <w:p w14:paraId="49379B1B" w14:textId="4281C2CE" w:rsidR="00CD458A" w:rsidRDefault="00CD458A" w:rsidP="00724D33">
            <w:pPr>
              <w:pStyle w:val="margin0020note"/>
              <w:keepNext/>
              <w:spacing w:before="0" w:beforeAutospacing="0" w:after="0" w:afterAutospacing="0"/>
              <w:ind w:left="763" w:hanging="403"/>
              <w:rPr>
                <w:rStyle w:val="margin0020notechar"/>
                <w:rFonts w:asciiTheme="minorHAnsi" w:hAnsiTheme="minorHAnsi"/>
                <w:sz w:val="18"/>
                <w:szCs w:val="18"/>
              </w:rPr>
            </w:pPr>
            <w:r w:rsidRPr="00215D5D">
              <w:rPr>
                <w:rFonts w:asciiTheme="minorHAnsi" w:hAnsiTheme="minorHAnsi"/>
                <w:sz w:val="18"/>
                <w:szCs w:val="18"/>
              </w:rPr>
              <w:t>6.</w:t>
            </w:r>
            <w:r>
              <w:rPr>
                <w:rFonts w:asciiTheme="minorHAnsi" w:hAnsiTheme="minorHAnsi"/>
                <w:sz w:val="18"/>
                <w:szCs w:val="18"/>
              </w:rPr>
              <w:t xml:space="preserve">4.1 </w:t>
            </w:r>
            <w:r w:rsidRPr="00E00577">
              <w:rPr>
                <w:rStyle w:val="margin0020notechar"/>
                <w:rFonts w:asciiTheme="minorHAnsi" w:hAnsiTheme="minorHAnsi"/>
                <w:sz w:val="18"/>
                <w:szCs w:val="18"/>
              </w:rPr>
              <w:t>Combustion and solid-fuel-burning appliances must be provided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with adequate </w:t>
            </w:r>
            <w:r>
              <w:rPr>
                <w:rStyle w:val="margin0020notechar"/>
                <w:rFonts w:asciiTheme="minorHAnsi" w:hAnsiTheme="minorHAnsi"/>
                <w:sz w:val="18"/>
                <w:szCs w:val="18"/>
              </w:rPr>
              <w:t>c</w:t>
            </w:r>
            <w:r w:rsidRPr="00E00577">
              <w:rPr>
                <w:rStyle w:val="margin0020notechar"/>
                <w:rFonts w:asciiTheme="minorHAnsi" w:hAnsiTheme="minorHAnsi"/>
                <w:sz w:val="18"/>
                <w:szCs w:val="18"/>
              </w:rPr>
              <w:t>ombustion and ventilation air and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installed in accordance with manufacturers’ installation</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instructions</w:t>
            </w:r>
            <w:ins w:id="315" w:author="Moua, Cheng@Energy" w:date="2021-11-12T14:15:00Z">
              <w:r w:rsidR="00950571">
                <w:rPr>
                  <w:rStyle w:val="margin0020notechar"/>
                  <w:rFonts w:asciiTheme="minorHAnsi" w:hAnsiTheme="minorHAnsi"/>
                  <w:sz w:val="18"/>
                  <w:szCs w:val="18"/>
                </w:rPr>
                <w:t>,</w:t>
              </w:r>
            </w:ins>
            <w:del w:id="316" w:author="Moua, Cheng@Energy" w:date="2021-11-12T14:15:00Z">
              <w:r w:rsidRPr="00E00577" w:rsidDel="00950571">
                <w:rPr>
                  <w:rStyle w:val="margin0020notechar"/>
                  <w:rFonts w:asciiTheme="minorHAnsi" w:hAnsiTheme="minorHAnsi"/>
                  <w:sz w:val="18"/>
                  <w:szCs w:val="18"/>
                </w:rPr>
                <w:delText>;</w:delText>
              </w:r>
            </w:del>
            <w:r w:rsidRPr="00E00577">
              <w:rPr>
                <w:rStyle w:val="margin0020notechar"/>
                <w:rFonts w:asciiTheme="minorHAnsi" w:hAnsiTheme="minorHAnsi"/>
                <w:sz w:val="18"/>
                <w:szCs w:val="18"/>
              </w:rPr>
              <w:t xml:space="preserve"> </w:t>
            </w:r>
            <w:ins w:id="317" w:author="Moua, Cheng@Energy" w:date="2021-11-12T14:15:00Z">
              <w:r w:rsidR="008E1BB7">
                <w:rPr>
                  <w:rStyle w:val="margin0020notechar"/>
                  <w:rFonts w:asciiTheme="minorHAnsi" w:hAnsiTheme="minorHAnsi"/>
                  <w:sz w:val="18"/>
                  <w:szCs w:val="18"/>
                </w:rPr>
                <w:t>NF</w:t>
              </w:r>
              <w:r w:rsidR="00B04BE2">
                <w:rPr>
                  <w:rStyle w:val="margin0020notechar"/>
                  <w:rFonts w:asciiTheme="minorHAnsi" w:hAnsiTheme="minorHAnsi"/>
                  <w:sz w:val="18"/>
                  <w:szCs w:val="18"/>
                </w:rPr>
                <w:t>PA 31</w:t>
              </w:r>
              <w:r w:rsidR="004C137B">
                <w:rPr>
                  <w:rStyle w:val="margin0020notechar"/>
                  <w:rFonts w:asciiTheme="minorHAnsi" w:hAnsiTheme="minorHAnsi"/>
                  <w:sz w:val="18"/>
                  <w:szCs w:val="18"/>
                </w:rPr>
                <w:t>,</w:t>
              </w:r>
              <w:r w:rsidRPr="00E00577">
                <w:rPr>
                  <w:rStyle w:val="margin0020notechar"/>
                  <w:rFonts w:asciiTheme="minorHAnsi" w:hAnsiTheme="minorHAnsi"/>
                  <w:sz w:val="18"/>
                  <w:szCs w:val="18"/>
                </w:rPr>
                <w:t xml:space="preserve"> </w:t>
              </w:r>
            </w:ins>
            <w:r w:rsidRPr="00E00577">
              <w:rPr>
                <w:rStyle w:val="margin0020notechar"/>
                <w:rFonts w:asciiTheme="minorHAnsi" w:hAnsiTheme="minorHAnsi"/>
                <w:sz w:val="18"/>
                <w:szCs w:val="18"/>
              </w:rPr>
              <w:t xml:space="preserve">NFPA 54/ANSI Z223.1, </w:t>
            </w:r>
            <w:del w:id="318" w:author="Moua, Cheng@Energy" w:date="2021-11-12T14:15:00Z">
              <w:r w:rsidRPr="00215D5D">
                <w:rPr>
                  <w:rStyle w:val="margin0020notechar"/>
                  <w:rFonts w:asciiTheme="minorHAnsi" w:hAnsiTheme="minorHAnsi"/>
                  <w:i/>
                  <w:sz w:val="18"/>
                  <w:szCs w:val="18"/>
                </w:rPr>
                <w:delText>National Fuel Gas Code</w:delText>
              </w:r>
              <w:r w:rsidRPr="00E00577">
                <w:rPr>
                  <w:rStyle w:val="margin0020notechar"/>
                  <w:rFonts w:asciiTheme="minorHAnsi" w:hAnsiTheme="minorHAnsi"/>
                  <w:sz w:val="18"/>
                  <w:szCs w:val="18"/>
                </w:rPr>
                <w:delText xml:space="preserve">; NFPA 31, </w:delText>
              </w:r>
              <w:r w:rsidRPr="00215D5D">
                <w:rPr>
                  <w:rStyle w:val="margin0020notechar"/>
                  <w:rFonts w:asciiTheme="minorHAnsi" w:hAnsiTheme="minorHAnsi"/>
                  <w:i/>
                  <w:sz w:val="18"/>
                  <w:szCs w:val="18"/>
                </w:rPr>
                <w:delText>Standard for the Installation of Oil-Burning Equipment</w:delText>
              </w:r>
              <w:r w:rsidRPr="00E00577">
                <w:rPr>
                  <w:rStyle w:val="margin0020notechar"/>
                  <w:rFonts w:asciiTheme="minorHAnsi" w:hAnsiTheme="minorHAnsi"/>
                  <w:sz w:val="18"/>
                  <w:szCs w:val="18"/>
                </w:rPr>
                <w:delText>;</w:delText>
              </w:r>
            </w:del>
            <w:r w:rsidRPr="00E00577">
              <w:rPr>
                <w:rStyle w:val="margin0020notechar"/>
                <w:rFonts w:asciiTheme="minorHAnsi" w:hAnsiTheme="minorHAnsi"/>
                <w:sz w:val="18"/>
                <w:szCs w:val="18"/>
              </w:rPr>
              <w:t xml:space="preserve"> or NFPA 211, </w:t>
            </w:r>
            <w:del w:id="319" w:author="Moua, Cheng@Energy" w:date="2021-11-12T14:15:00Z">
              <w:r w:rsidRPr="00215D5D">
                <w:rPr>
                  <w:rStyle w:val="margin0020notechar"/>
                  <w:rFonts w:asciiTheme="minorHAnsi" w:hAnsiTheme="minorHAnsi"/>
                  <w:i/>
                  <w:sz w:val="18"/>
                  <w:szCs w:val="18"/>
                </w:rPr>
                <w:delText>Standard for Chimneys, Fireplaces, Vents, and Solid-Fuel Burning Appliances</w:delText>
              </w:r>
              <w:r w:rsidRPr="00E00577">
                <w:rPr>
                  <w:rStyle w:val="margin0020notechar"/>
                  <w:rFonts w:asciiTheme="minorHAnsi" w:hAnsiTheme="minorHAnsi"/>
                  <w:sz w:val="18"/>
                  <w:szCs w:val="18"/>
                </w:rPr>
                <w:delText>,</w:delText>
              </w:r>
            </w:del>
            <w:r w:rsidRPr="00E00577">
              <w:rPr>
                <w:rStyle w:val="margin0020notechar"/>
                <w:rFonts w:asciiTheme="minorHAnsi" w:hAnsiTheme="minorHAnsi"/>
                <w:sz w:val="18"/>
                <w:szCs w:val="18"/>
              </w:rPr>
              <w:t xml:space="preserve"> or other</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equivalent code acceptable to the building official.</w:t>
            </w:r>
          </w:p>
          <w:p w14:paraId="75463C5D" w14:textId="667CCB5C" w:rsidR="00CD458A" w:rsidRDefault="00CD458A" w:rsidP="00724D33">
            <w:pPr>
              <w:pStyle w:val="margin0020note"/>
              <w:keepNext/>
              <w:spacing w:before="0" w:beforeAutospacing="0" w:after="0" w:afterAutospacing="0"/>
              <w:ind w:left="763" w:hanging="403"/>
            </w:pPr>
            <w:r w:rsidRPr="00E00577">
              <w:rPr>
                <w:rStyle w:val="margin0020notechar"/>
                <w:rFonts w:asciiTheme="minorHAnsi" w:hAnsiTheme="minorHAnsi"/>
                <w:sz w:val="18"/>
                <w:szCs w:val="18"/>
              </w:rPr>
              <w:t xml:space="preserve"> </w:t>
            </w:r>
            <w:r w:rsidRPr="00215D5D">
              <w:rPr>
                <w:rFonts w:asciiTheme="minorHAnsi" w:hAnsiTheme="minorHAnsi"/>
                <w:sz w:val="18"/>
                <w:szCs w:val="18"/>
              </w:rPr>
              <w:t>6.</w:t>
            </w:r>
            <w:r>
              <w:rPr>
                <w:rFonts w:asciiTheme="minorHAnsi" w:hAnsiTheme="minorHAnsi"/>
                <w:sz w:val="18"/>
                <w:szCs w:val="18"/>
              </w:rPr>
              <w:t xml:space="preserve">4.2 </w:t>
            </w:r>
            <w:r w:rsidRPr="00E00577">
              <w:rPr>
                <w:rStyle w:val="margin0020notechar"/>
                <w:rFonts w:asciiTheme="minorHAnsi" w:hAnsiTheme="minorHAnsi"/>
                <w:sz w:val="18"/>
                <w:szCs w:val="18"/>
              </w:rPr>
              <w:t>Where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atmospherically vented combustion appliances or </w:t>
            </w:r>
            <w:proofErr w:type="gramStart"/>
            <w:r w:rsidRPr="00E00577">
              <w:rPr>
                <w:rStyle w:val="margin0020notechar"/>
                <w:rFonts w:asciiTheme="minorHAnsi" w:hAnsiTheme="minorHAnsi"/>
                <w:sz w:val="18"/>
                <w:szCs w:val="18"/>
              </w:rPr>
              <w:t>solid-fuel</w:t>
            </w:r>
            <w:proofErr w:type="gramEnd"/>
            <w:ins w:id="320" w:author="Tsan, Bach@Energy" w:date="2021-11-04T08:58:00Z">
              <w:r w:rsidR="00C51289">
                <w:rPr>
                  <w:rStyle w:val="margin0020notechar"/>
                  <w:rFonts w:asciiTheme="minorHAnsi" w:hAnsiTheme="minorHAnsi"/>
                  <w:sz w:val="18"/>
                  <w:szCs w:val="18"/>
                </w:rPr>
                <w:t xml:space="preserve"> </w:t>
              </w:r>
            </w:ins>
            <w:r w:rsidRPr="00E00577">
              <w:rPr>
                <w:rStyle w:val="margin0020notechar"/>
                <w:rFonts w:asciiTheme="minorHAnsi" w:hAnsiTheme="minorHAnsi"/>
                <w:sz w:val="18"/>
                <w:szCs w:val="18"/>
              </w:rPr>
              <w:t>burning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are located inside the pressure boundary,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the total net exhaust flow of the two largest exhaust fans (not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including a summer cooling fan intended to be operated only</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when windows or</w:t>
            </w:r>
            <w:r>
              <w:rPr>
                <w:rStyle w:val="margin0020notechar"/>
                <w:rFonts w:asciiTheme="minorHAnsi" w:hAnsiTheme="minorHAnsi"/>
                <w:sz w:val="18"/>
                <w:szCs w:val="18"/>
              </w:rPr>
              <w:t xml:space="preserve"> o</w:t>
            </w:r>
            <w:r w:rsidRPr="00E00577">
              <w:rPr>
                <w:rStyle w:val="margin0020notechar"/>
                <w:rFonts w:asciiTheme="minorHAnsi" w:hAnsiTheme="minorHAnsi"/>
                <w:sz w:val="18"/>
                <w:szCs w:val="18"/>
              </w:rPr>
              <w:t>ther air inlets are open) shall not exceed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15 cfm per 100 ft2 (75 L/s per 100 m2) of occupiable space</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when in operation at full </w:t>
            </w:r>
            <w:r>
              <w:rPr>
                <w:rStyle w:val="margin0020notechar"/>
                <w:rFonts w:asciiTheme="minorHAnsi" w:hAnsiTheme="minorHAnsi"/>
                <w:sz w:val="18"/>
                <w:szCs w:val="18"/>
              </w:rPr>
              <w:t>c</w:t>
            </w:r>
            <w:r w:rsidRPr="00E00577">
              <w:rPr>
                <w:rStyle w:val="margin0020notechar"/>
                <w:rFonts w:asciiTheme="minorHAnsi" w:hAnsiTheme="minorHAnsi"/>
                <w:sz w:val="18"/>
                <w:szCs w:val="18"/>
              </w:rPr>
              <w:t>apacity. If the designed total net</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flow exceeds this limit, the net exhaust flow must be reduced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 xml:space="preserve">by reducing the exhaust flow or </w:t>
            </w:r>
            <w:r>
              <w:rPr>
                <w:rStyle w:val="margin0020notechar"/>
                <w:rFonts w:asciiTheme="minorHAnsi" w:hAnsiTheme="minorHAnsi"/>
                <w:sz w:val="18"/>
                <w:szCs w:val="18"/>
              </w:rPr>
              <w:t>p</w:t>
            </w:r>
            <w:r w:rsidRPr="00E00577">
              <w:rPr>
                <w:rStyle w:val="margin0020notechar"/>
                <w:rFonts w:asciiTheme="minorHAnsi" w:hAnsiTheme="minorHAnsi"/>
                <w:sz w:val="18"/>
                <w:szCs w:val="18"/>
              </w:rPr>
              <w:t>roviding compensating outdoor</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air. Gravity or barometric dampers in nonpowered</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exhaust makeup air systems shall not be used to provide compensating</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outdoor air. Atmospherically vented combustion</w:t>
            </w:r>
            <w:r>
              <w:rPr>
                <w:rStyle w:val="margin0020notechar"/>
                <w:rFonts w:asciiTheme="minorHAnsi" w:hAnsiTheme="minorHAnsi"/>
                <w:sz w:val="18"/>
                <w:szCs w:val="18"/>
              </w:rPr>
              <w:t xml:space="preserve"> </w:t>
            </w:r>
            <w:r w:rsidRPr="00E00577">
              <w:rPr>
                <w:rStyle w:val="margin0020notechar"/>
                <w:rFonts w:asciiTheme="minorHAnsi" w:hAnsiTheme="minorHAnsi"/>
                <w:sz w:val="18"/>
                <w:szCs w:val="18"/>
              </w:rPr>
              <w:t>appliances do not include direct-vent appliances</w:t>
            </w:r>
            <w:r>
              <w:rPr>
                <w:rStyle w:val="margin0020notechar"/>
                <w:rFonts w:asciiTheme="minorHAnsi" w:hAnsiTheme="minorHAnsi"/>
                <w:sz w:val="18"/>
                <w:szCs w:val="18"/>
              </w:rPr>
              <w:t xml:space="preserve">. </w:t>
            </w:r>
            <w:r w:rsidRPr="00423FB2">
              <w:rPr>
                <w:rStyle w:val="margin0020notechar"/>
                <w:rFonts w:asciiTheme="minorHAnsi" w:hAnsiTheme="minorHAnsi"/>
                <w:sz w:val="18"/>
                <w:szCs w:val="18"/>
              </w:rPr>
              <w:t>Combustion appliances that pass safety testing performed according to ANSI/BPI-1200</w:t>
            </w:r>
            <w:del w:id="321" w:author="Moua, Cheng@Energy" w:date="2021-11-12T14:16:00Z">
              <w:r w:rsidRPr="00423FB2">
                <w:rPr>
                  <w:rStyle w:val="margin0020notechar"/>
                  <w:rFonts w:asciiTheme="minorHAnsi" w:hAnsiTheme="minorHAnsi"/>
                  <w:sz w:val="18"/>
                  <w:szCs w:val="18"/>
                </w:rPr>
                <w:delText>, Standard Practice for Basic Analysis of Buildings,21</w:delText>
              </w:r>
            </w:del>
            <w:r w:rsidRPr="00423FB2">
              <w:rPr>
                <w:rStyle w:val="margin0020notechar"/>
                <w:rFonts w:asciiTheme="minorHAnsi" w:hAnsiTheme="minorHAnsi"/>
                <w:sz w:val="18"/>
                <w:szCs w:val="18"/>
              </w:rPr>
              <w:t xml:space="preserve"> shall be deemed as complying with Section 6.4.2.</w:t>
            </w:r>
          </w:p>
        </w:tc>
      </w:tr>
      <w:tr w:rsidR="004E278D" w14:paraId="1149D654"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23010C06"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t>05</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A371798" w14:textId="77777777" w:rsidR="00CD458A" w:rsidRDefault="00CD458A" w:rsidP="00724D33">
            <w:pPr>
              <w:keepNext/>
              <w:ind w:left="273" w:hanging="273"/>
              <w:rPr>
                <w:rFonts w:asciiTheme="minorHAnsi" w:hAnsiTheme="minorHAnsi"/>
                <w:b/>
                <w:sz w:val="18"/>
                <w:szCs w:val="18"/>
              </w:rPr>
            </w:pPr>
            <w:r>
              <w:rPr>
                <w:rFonts w:asciiTheme="minorHAnsi" w:hAnsiTheme="minorHAnsi"/>
                <w:b/>
                <w:sz w:val="18"/>
                <w:szCs w:val="18"/>
              </w:rPr>
              <w:t>6.5 Air tightness Requirements</w:t>
            </w:r>
          </w:p>
          <w:p w14:paraId="2E91251F" w14:textId="77777777" w:rsidR="00CD458A" w:rsidRDefault="00CD458A" w:rsidP="00724D33">
            <w:pPr>
              <w:keepNext/>
              <w:ind w:left="763" w:hanging="403"/>
            </w:pPr>
            <w:r w:rsidRPr="00215D5D">
              <w:rPr>
                <w:rFonts w:asciiTheme="minorHAnsi" w:hAnsiTheme="minorHAnsi"/>
                <w:sz w:val="18"/>
                <w:szCs w:val="18"/>
              </w:rPr>
              <w:t>6.5.1</w:t>
            </w:r>
            <w:r>
              <w:rPr>
                <w:rFonts w:asciiTheme="minorHAnsi" w:hAnsiTheme="minorHAnsi"/>
                <w:b/>
                <w:sz w:val="18"/>
                <w:szCs w:val="18"/>
              </w:rPr>
              <w:t xml:space="preserve"> Garages.</w:t>
            </w:r>
            <w:r>
              <w:t xml:space="preserve"> </w:t>
            </w:r>
            <w:r w:rsidRPr="00215D5D">
              <w:rPr>
                <w:rFonts w:asciiTheme="minorHAnsi" w:hAnsiTheme="minorHAnsi"/>
                <w:sz w:val="18"/>
                <w:szCs w:val="18"/>
              </w:rPr>
              <w:t>When an occupiable space adjoins a</w:t>
            </w:r>
            <w:r>
              <w:rPr>
                <w:rFonts w:asciiTheme="minorHAnsi" w:hAnsiTheme="minorHAnsi"/>
                <w:sz w:val="18"/>
                <w:szCs w:val="18"/>
              </w:rPr>
              <w:t xml:space="preserve"> </w:t>
            </w:r>
            <w:r w:rsidRPr="00215D5D">
              <w:rPr>
                <w:rFonts w:asciiTheme="minorHAnsi" w:hAnsiTheme="minorHAnsi"/>
                <w:sz w:val="18"/>
                <w:szCs w:val="18"/>
              </w:rPr>
              <w:t>garage, the design must prevent migration of contaminants to</w:t>
            </w:r>
            <w:r>
              <w:rPr>
                <w:rFonts w:asciiTheme="minorHAnsi" w:hAnsiTheme="minorHAnsi"/>
                <w:sz w:val="18"/>
                <w:szCs w:val="18"/>
              </w:rPr>
              <w:t xml:space="preserve"> </w:t>
            </w:r>
            <w:r w:rsidRPr="00215D5D">
              <w:rPr>
                <w:rFonts w:asciiTheme="minorHAnsi" w:hAnsiTheme="minorHAnsi"/>
                <w:sz w:val="18"/>
                <w:szCs w:val="18"/>
              </w:rPr>
              <w:t>the adjoining occupiable space. Air seal the walls, ceilings,</w:t>
            </w:r>
            <w:r>
              <w:rPr>
                <w:rFonts w:asciiTheme="minorHAnsi" w:hAnsiTheme="minorHAnsi"/>
                <w:sz w:val="18"/>
                <w:szCs w:val="18"/>
              </w:rPr>
              <w:t xml:space="preserve"> </w:t>
            </w:r>
            <w:r w:rsidRPr="00215D5D">
              <w:rPr>
                <w:rFonts w:asciiTheme="minorHAnsi" w:hAnsiTheme="minorHAnsi"/>
                <w:sz w:val="18"/>
                <w:szCs w:val="18"/>
              </w:rPr>
              <w:t>and floors that separate garages from occupiable space. To be</w:t>
            </w:r>
            <w:r>
              <w:rPr>
                <w:rFonts w:asciiTheme="minorHAnsi" w:hAnsiTheme="minorHAnsi"/>
                <w:sz w:val="18"/>
                <w:szCs w:val="18"/>
              </w:rPr>
              <w:t xml:space="preserve"> </w:t>
            </w:r>
            <w:r w:rsidRPr="00215D5D">
              <w:rPr>
                <w:rFonts w:asciiTheme="minorHAnsi" w:hAnsiTheme="minorHAnsi"/>
                <w:sz w:val="18"/>
                <w:szCs w:val="18"/>
              </w:rPr>
              <w:t>considered air-sealed, all joints, seams, penetrations, openings</w:t>
            </w:r>
            <w:r>
              <w:rPr>
                <w:rFonts w:asciiTheme="minorHAnsi" w:hAnsiTheme="minorHAnsi"/>
                <w:sz w:val="18"/>
                <w:szCs w:val="18"/>
              </w:rPr>
              <w:t xml:space="preserve"> </w:t>
            </w:r>
            <w:r w:rsidRPr="00215D5D">
              <w:rPr>
                <w:rFonts w:asciiTheme="minorHAnsi" w:hAnsiTheme="minorHAnsi"/>
                <w:sz w:val="18"/>
                <w:szCs w:val="18"/>
              </w:rPr>
              <w:t>between door assemblies and their respective jambs and</w:t>
            </w:r>
            <w:r>
              <w:rPr>
                <w:rFonts w:asciiTheme="minorHAnsi" w:hAnsiTheme="minorHAnsi"/>
                <w:sz w:val="18"/>
                <w:szCs w:val="18"/>
              </w:rPr>
              <w:t xml:space="preserve"> </w:t>
            </w:r>
            <w:r w:rsidRPr="00215D5D">
              <w:rPr>
                <w:rFonts w:asciiTheme="minorHAnsi" w:hAnsiTheme="minorHAnsi"/>
                <w:sz w:val="18"/>
                <w:szCs w:val="18"/>
              </w:rPr>
              <w:t>framing, and other sources of air leakage through wall and</w:t>
            </w:r>
            <w:r>
              <w:rPr>
                <w:rFonts w:asciiTheme="minorHAnsi" w:hAnsiTheme="minorHAnsi"/>
                <w:sz w:val="18"/>
                <w:szCs w:val="18"/>
              </w:rPr>
              <w:t xml:space="preserve"> </w:t>
            </w:r>
            <w:r w:rsidRPr="00215D5D">
              <w:rPr>
                <w:rFonts w:asciiTheme="minorHAnsi" w:hAnsiTheme="minorHAnsi"/>
                <w:sz w:val="18"/>
                <w:szCs w:val="18"/>
              </w:rPr>
              <w:t>ceiling assemblies separating the garage from the residence</w:t>
            </w:r>
            <w:r>
              <w:rPr>
                <w:rFonts w:asciiTheme="minorHAnsi" w:hAnsiTheme="minorHAnsi"/>
                <w:sz w:val="18"/>
                <w:szCs w:val="18"/>
              </w:rPr>
              <w:t xml:space="preserve"> </w:t>
            </w:r>
            <w:r w:rsidRPr="00215D5D">
              <w:rPr>
                <w:rFonts w:asciiTheme="minorHAnsi" w:hAnsiTheme="minorHAnsi"/>
                <w:sz w:val="18"/>
                <w:szCs w:val="18"/>
              </w:rPr>
              <w:t>and its attic area shall be caulked, gasketed, weather stripped,</w:t>
            </w:r>
            <w:r>
              <w:rPr>
                <w:rFonts w:asciiTheme="minorHAnsi" w:hAnsiTheme="minorHAnsi"/>
                <w:sz w:val="18"/>
                <w:szCs w:val="18"/>
              </w:rPr>
              <w:t xml:space="preserve"> </w:t>
            </w:r>
            <w:r w:rsidRPr="00215D5D">
              <w:rPr>
                <w:rFonts w:asciiTheme="minorHAnsi" w:hAnsiTheme="minorHAnsi"/>
                <w:sz w:val="18"/>
                <w:szCs w:val="18"/>
              </w:rPr>
              <w:t>wrapped, or otherwise sealed to limit air movement. Doors</w:t>
            </w:r>
            <w:r>
              <w:rPr>
                <w:rFonts w:asciiTheme="minorHAnsi" w:hAnsiTheme="minorHAnsi"/>
                <w:sz w:val="18"/>
                <w:szCs w:val="18"/>
              </w:rPr>
              <w:t xml:space="preserve"> </w:t>
            </w:r>
            <w:r w:rsidRPr="00215D5D">
              <w:rPr>
                <w:rFonts w:asciiTheme="minorHAnsi" w:hAnsiTheme="minorHAnsi"/>
                <w:sz w:val="18"/>
                <w:szCs w:val="18"/>
              </w:rPr>
              <w:t>between garages and occupiable spaces shall be gasketed or</w:t>
            </w:r>
            <w:r>
              <w:rPr>
                <w:rFonts w:asciiTheme="minorHAnsi" w:hAnsiTheme="minorHAnsi"/>
                <w:sz w:val="18"/>
                <w:szCs w:val="18"/>
              </w:rPr>
              <w:t xml:space="preserve"> </w:t>
            </w:r>
            <w:r w:rsidRPr="00215D5D">
              <w:rPr>
                <w:rFonts w:asciiTheme="minorHAnsi" w:hAnsiTheme="minorHAnsi"/>
                <w:sz w:val="18"/>
                <w:szCs w:val="18"/>
              </w:rPr>
              <w:t>made substantially airtight with weather stripping.</w:t>
            </w:r>
          </w:p>
        </w:tc>
      </w:tr>
      <w:tr w:rsidR="004E278D" w14:paraId="1255EA54"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58B0139B"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t>06</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5ECF8E6" w14:textId="77777777" w:rsidR="00CD458A" w:rsidRDefault="00CD458A" w:rsidP="00724D33">
            <w:pPr>
              <w:keepNext/>
              <w:ind w:left="273" w:hanging="273"/>
              <w:rPr>
                <w:rStyle w:val="margin0020notechar"/>
                <w:rFonts w:asciiTheme="minorHAnsi" w:hAnsiTheme="minorHAnsi"/>
                <w:sz w:val="18"/>
                <w:szCs w:val="18"/>
              </w:rPr>
            </w:pPr>
            <w:r>
              <w:rPr>
                <w:rFonts w:asciiTheme="minorHAnsi" w:hAnsiTheme="minorHAnsi"/>
                <w:b/>
                <w:sz w:val="18"/>
                <w:szCs w:val="18"/>
              </w:rPr>
              <w:t>6.6 Ventilation Opening Area.</w:t>
            </w:r>
            <w:r>
              <w:rPr>
                <w:rFonts w:asciiTheme="minorHAnsi" w:hAnsiTheme="minorHAnsi"/>
                <w:sz w:val="18"/>
                <w:szCs w:val="18"/>
              </w:rPr>
              <w:t xml:space="preserve"> </w:t>
            </w:r>
            <w:r>
              <w:rPr>
                <w:rStyle w:val="margin0020notechar"/>
                <w:rFonts w:asciiTheme="minorHAnsi" w:hAnsiTheme="minorHAnsi"/>
                <w:sz w:val="18"/>
                <w:szCs w:val="18"/>
              </w:rPr>
              <w:t xml:space="preserve">Spaces shall have ventilation openings as listed below. Such openings shall meet the requirements of Section 6.8. </w:t>
            </w:r>
            <w:r w:rsidRPr="00423FB2">
              <w:rPr>
                <w:rStyle w:val="margin0020notechar"/>
                <w:rFonts w:asciiTheme="minorHAnsi" w:hAnsiTheme="minorHAnsi"/>
                <w:sz w:val="18"/>
                <w:szCs w:val="18"/>
              </w:rPr>
              <w:t>Exception: Attached dwelling units and spaces that meet the local ventilation requirements set for bathrooms in Section 5</w:t>
            </w:r>
            <w:r>
              <w:rPr>
                <w:rStyle w:val="margin0020notechar"/>
                <w:rFonts w:asciiTheme="minorHAnsi" w:hAnsiTheme="minorHAnsi"/>
                <w:sz w:val="18"/>
                <w:szCs w:val="18"/>
              </w:rPr>
              <w:t xml:space="preserve"> [of ASHRAE 62.2]</w:t>
            </w:r>
            <w:r w:rsidRPr="00423FB2">
              <w:rPr>
                <w:rStyle w:val="margin0020notechar"/>
                <w:rFonts w:asciiTheme="minorHAnsi" w:hAnsiTheme="minorHAnsi"/>
                <w:sz w:val="18"/>
                <w:szCs w:val="18"/>
              </w:rPr>
              <w:t>.</w:t>
            </w:r>
          </w:p>
          <w:p w14:paraId="1F15765C" w14:textId="77777777" w:rsidR="00CD458A" w:rsidRDefault="00CD458A" w:rsidP="00724D33">
            <w:pPr>
              <w:keepNext/>
              <w:ind w:left="763" w:hanging="403"/>
              <w:rPr>
                <w:rFonts w:asciiTheme="minorHAnsi" w:hAnsiTheme="minorHAnsi"/>
                <w:sz w:val="18"/>
                <w:szCs w:val="18"/>
              </w:rPr>
            </w:pPr>
            <w:r w:rsidRPr="006C4B62">
              <w:rPr>
                <w:rFonts w:asciiTheme="minorHAnsi" w:hAnsiTheme="minorHAnsi"/>
                <w:sz w:val="18"/>
                <w:szCs w:val="18"/>
              </w:rPr>
              <w:t>6.</w:t>
            </w:r>
            <w:r>
              <w:rPr>
                <w:rFonts w:asciiTheme="minorHAnsi" w:hAnsiTheme="minorHAnsi"/>
                <w:sz w:val="18"/>
                <w:szCs w:val="18"/>
              </w:rPr>
              <w:t>6</w:t>
            </w:r>
            <w:r w:rsidRPr="006C4B62">
              <w:rPr>
                <w:rFonts w:asciiTheme="minorHAnsi" w:hAnsiTheme="minorHAnsi"/>
                <w:sz w:val="18"/>
                <w:szCs w:val="18"/>
              </w:rPr>
              <w:t>.1</w:t>
            </w:r>
            <w:r>
              <w:rPr>
                <w:rFonts w:asciiTheme="minorHAnsi" w:hAnsiTheme="minorHAnsi"/>
                <w:b/>
                <w:sz w:val="18"/>
                <w:szCs w:val="18"/>
              </w:rPr>
              <w:t xml:space="preserve"> </w:t>
            </w:r>
            <w:r w:rsidRPr="0001108C">
              <w:rPr>
                <w:rFonts w:asciiTheme="minorHAnsi" w:hAnsiTheme="minorHAnsi"/>
                <w:b/>
                <w:sz w:val="18"/>
                <w:szCs w:val="18"/>
              </w:rPr>
              <w:t>Habitable Spaces</w:t>
            </w:r>
            <w:r>
              <w:rPr>
                <w:rFonts w:asciiTheme="minorHAnsi" w:hAnsiTheme="minorHAnsi"/>
                <w:b/>
                <w:sz w:val="18"/>
                <w:szCs w:val="18"/>
              </w:rPr>
              <w:t>.</w:t>
            </w:r>
            <w:r>
              <w:t xml:space="preserve"> </w:t>
            </w:r>
            <w:r w:rsidRPr="0001108C">
              <w:rPr>
                <w:rFonts w:asciiTheme="minorHAnsi" w:hAnsiTheme="minorHAnsi"/>
                <w:sz w:val="18"/>
                <w:szCs w:val="18"/>
              </w:rPr>
              <w:t>Each habitable space shall be provided</w:t>
            </w:r>
            <w:r>
              <w:rPr>
                <w:rFonts w:asciiTheme="minorHAnsi" w:hAnsiTheme="minorHAnsi"/>
                <w:sz w:val="18"/>
                <w:szCs w:val="18"/>
              </w:rPr>
              <w:t xml:space="preserve"> </w:t>
            </w:r>
            <w:r w:rsidRPr="0001108C">
              <w:rPr>
                <w:rFonts w:asciiTheme="minorHAnsi" w:hAnsiTheme="minorHAnsi"/>
                <w:sz w:val="18"/>
                <w:szCs w:val="18"/>
              </w:rPr>
              <w:t>with ventilation openings with an openable area not</w:t>
            </w:r>
            <w:r>
              <w:rPr>
                <w:rFonts w:asciiTheme="minorHAnsi" w:hAnsiTheme="minorHAnsi"/>
                <w:sz w:val="18"/>
                <w:szCs w:val="18"/>
              </w:rPr>
              <w:t xml:space="preserve"> </w:t>
            </w:r>
            <w:r w:rsidRPr="0001108C">
              <w:rPr>
                <w:rFonts w:asciiTheme="minorHAnsi" w:hAnsiTheme="minorHAnsi"/>
                <w:sz w:val="18"/>
                <w:szCs w:val="18"/>
              </w:rPr>
              <w:t>less than 4% of the floor area or less than 5 ft2 (0.5 m2).</w:t>
            </w:r>
          </w:p>
          <w:p w14:paraId="156A62FE" w14:textId="77777777" w:rsidR="00CD458A" w:rsidRDefault="00CD458A" w:rsidP="00724D33">
            <w:pPr>
              <w:keepNext/>
              <w:ind w:left="763" w:hanging="403"/>
              <w:rPr>
                <w:rFonts w:asciiTheme="minorHAnsi" w:hAnsiTheme="minorHAnsi"/>
                <w:sz w:val="18"/>
                <w:szCs w:val="18"/>
              </w:rPr>
            </w:pPr>
            <w:r w:rsidRPr="0001108C">
              <w:rPr>
                <w:rFonts w:asciiTheme="minorHAnsi" w:hAnsiTheme="minorHAnsi"/>
                <w:sz w:val="18"/>
                <w:szCs w:val="18"/>
              </w:rPr>
              <w:t xml:space="preserve">6.6.2 </w:t>
            </w:r>
            <w:r w:rsidRPr="00215D5D">
              <w:rPr>
                <w:rFonts w:asciiTheme="minorHAnsi" w:hAnsiTheme="minorHAnsi"/>
                <w:b/>
                <w:sz w:val="18"/>
                <w:szCs w:val="18"/>
              </w:rPr>
              <w:t>Toilets and Utility Rooms</w:t>
            </w:r>
            <w:r w:rsidRPr="0001108C">
              <w:rPr>
                <w:rFonts w:asciiTheme="minorHAnsi" w:hAnsiTheme="minorHAnsi"/>
                <w:sz w:val="18"/>
                <w:szCs w:val="18"/>
              </w:rPr>
              <w:t>. Toilets and utility rooms</w:t>
            </w:r>
            <w:r>
              <w:rPr>
                <w:rFonts w:asciiTheme="minorHAnsi" w:hAnsiTheme="minorHAnsi"/>
                <w:sz w:val="18"/>
                <w:szCs w:val="18"/>
              </w:rPr>
              <w:t xml:space="preserve"> </w:t>
            </w:r>
            <w:r w:rsidRPr="0001108C">
              <w:rPr>
                <w:rFonts w:asciiTheme="minorHAnsi" w:hAnsiTheme="minorHAnsi"/>
                <w:sz w:val="18"/>
                <w:szCs w:val="18"/>
              </w:rPr>
              <w:t>shall be provided with ventilation openings with an openable</w:t>
            </w:r>
            <w:r>
              <w:rPr>
                <w:rFonts w:asciiTheme="minorHAnsi" w:hAnsiTheme="minorHAnsi"/>
                <w:sz w:val="18"/>
                <w:szCs w:val="18"/>
              </w:rPr>
              <w:t xml:space="preserve"> </w:t>
            </w:r>
            <w:r w:rsidRPr="0001108C">
              <w:rPr>
                <w:rFonts w:asciiTheme="minorHAnsi" w:hAnsiTheme="minorHAnsi"/>
                <w:sz w:val="18"/>
                <w:szCs w:val="18"/>
              </w:rPr>
              <w:t>area not less than 4% of the room floor area or less than1.5 ft2 (0.15 m2).</w:t>
            </w:r>
          </w:p>
          <w:p w14:paraId="2D646D43" w14:textId="77777777" w:rsidR="00CD458A" w:rsidRDefault="00CD458A" w:rsidP="00724D33">
            <w:pPr>
              <w:keepNext/>
              <w:ind w:left="763"/>
              <w:rPr>
                <w:rFonts w:asciiTheme="minorHAnsi" w:hAnsiTheme="minorHAnsi"/>
                <w:sz w:val="18"/>
                <w:szCs w:val="18"/>
              </w:rPr>
            </w:pPr>
            <w:r w:rsidRPr="0001108C">
              <w:rPr>
                <w:rFonts w:asciiTheme="minorHAnsi" w:hAnsiTheme="minorHAnsi"/>
                <w:sz w:val="18"/>
                <w:szCs w:val="18"/>
              </w:rPr>
              <w:t>Exceptions:</w:t>
            </w:r>
          </w:p>
          <w:p w14:paraId="00C065A8" w14:textId="77777777" w:rsidR="00CD458A" w:rsidRDefault="00CD458A" w:rsidP="00724D33">
            <w:pPr>
              <w:keepNext/>
              <w:ind w:left="1397" w:hanging="274"/>
              <w:rPr>
                <w:rFonts w:asciiTheme="minorHAnsi" w:hAnsiTheme="minorHAnsi"/>
                <w:sz w:val="18"/>
                <w:szCs w:val="18"/>
              </w:rPr>
            </w:pPr>
            <w:r w:rsidRPr="0001108C">
              <w:rPr>
                <w:rFonts w:asciiTheme="minorHAnsi" w:hAnsiTheme="minorHAnsi"/>
                <w:sz w:val="18"/>
                <w:szCs w:val="18"/>
              </w:rPr>
              <w:t>1. Utility rooms with a dryer exhaust duct.</w:t>
            </w:r>
          </w:p>
          <w:p w14:paraId="700887FD" w14:textId="77777777" w:rsidR="00CD458A" w:rsidRDefault="00CD458A" w:rsidP="00724D33">
            <w:pPr>
              <w:keepNext/>
              <w:ind w:left="1397" w:hanging="274"/>
            </w:pPr>
            <w:r w:rsidRPr="0001108C">
              <w:rPr>
                <w:rFonts w:asciiTheme="minorHAnsi" w:hAnsiTheme="minorHAnsi"/>
                <w:sz w:val="18"/>
                <w:szCs w:val="18"/>
              </w:rPr>
              <w:t>2. Toilet compartments in bathrooms.</w:t>
            </w:r>
          </w:p>
        </w:tc>
      </w:tr>
      <w:tr w:rsidR="004E278D" w14:paraId="753BD3DA"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050B4973"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lastRenderedPageBreak/>
              <w:t>07</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D0D6558" w14:textId="77777777" w:rsidR="00CD458A" w:rsidRDefault="00CD458A" w:rsidP="00724D33">
            <w:pPr>
              <w:keepNext/>
              <w:ind w:left="274" w:hanging="274"/>
              <w:rPr>
                <w:rStyle w:val="margin0020notechar"/>
                <w:rFonts w:asciiTheme="minorHAnsi" w:hAnsiTheme="minorHAnsi"/>
                <w:sz w:val="18"/>
                <w:szCs w:val="18"/>
              </w:rPr>
            </w:pPr>
            <w:r>
              <w:rPr>
                <w:rFonts w:asciiTheme="minorHAnsi" w:hAnsiTheme="minorHAnsi"/>
                <w:b/>
                <w:sz w:val="18"/>
                <w:szCs w:val="18"/>
              </w:rPr>
              <w:t>6.8 Air Inlets.</w:t>
            </w:r>
            <w:r>
              <w:rPr>
                <w:rFonts w:asciiTheme="minorHAnsi" w:hAnsiTheme="minorHAnsi"/>
                <w:sz w:val="18"/>
                <w:szCs w:val="18"/>
              </w:rPr>
              <w:t xml:space="preserve"> </w:t>
            </w:r>
            <w:r w:rsidRPr="00B07B81">
              <w:rPr>
                <w:rStyle w:val="margin0020notechar"/>
                <w:rFonts w:asciiTheme="minorHAnsi" w:hAnsiTheme="minorHAnsi"/>
                <w:sz w:val="18"/>
                <w:szCs w:val="18"/>
              </w:rPr>
              <w:t>Air inlets that are part of the ventilation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design shall be located a minimum of 10 ft (3 m) from known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sources of contamination such as a stack, vent, exhaust hood,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or vehicle exhaust. The intake shall be placed so that entering</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air is not obstructed by snow, plantings, or other material.</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Forced air inlets shall be provided with rodent/insect screens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(mesh not larger than 1/2 in. [13 mm]).</w:t>
            </w:r>
          </w:p>
          <w:p w14:paraId="25F5AD06" w14:textId="77777777" w:rsidR="00CD458A" w:rsidRDefault="00CD458A" w:rsidP="00724D33">
            <w:pPr>
              <w:keepNext/>
              <w:ind w:left="548" w:hanging="274"/>
              <w:rPr>
                <w:rStyle w:val="margin0020notechar"/>
                <w:rFonts w:asciiTheme="minorHAnsi" w:hAnsiTheme="minorHAnsi"/>
                <w:sz w:val="18"/>
                <w:szCs w:val="18"/>
              </w:rPr>
            </w:pPr>
            <w:r w:rsidRPr="00B07B81">
              <w:rPr>
                <w:rStyle w:val="margin0020notechar"/>
                <w:rFonts w:asciiTheme="minorHAnsi" w:hAnsiTheme="minorHAnsi"/>
                <w:sz w:val="18"/>
                <w:szCs w:val="18"/>
              </w:rPr>
              <w:t>Exceptions:</w:t>
            </w:r>
          </w:p>
          <w:p w14:paraId="5CFB80AA" w14:textId="77777777" w:rsidR="00CD458A" w:rsidRDefault="00CD458A" w:rsidP="004B3816">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1. Ventilation openings in the wall may be as close as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stretched-string distance of 3 ft (1 m) from sources of</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contamination exiting through the roof or dryer</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exhausts.</w:t>
            </w:r>
          </w:p>
          <w:p w14:paraId="3783F085" w14:textId="77777777" w:rsidR="00CD458A" w:rsidRDefault="00CD458A" w:rsidP="00724D33">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2. No minimum separation distance shall be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between windows and local exhaust outlets in kitchens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and bathrooms.</w:t>
            </w:r>
          </w:p>
          <w:p w14:paraId="5BAEF455" w14:textId="77777777" w:rsidR="00CD458A" w:rsidRDefault="00CD458A" w:rsidP="004B3816">
            <w:pPr>
              <w:keepNext/>
              <w:ind w:left="950" w:hanging="187"/>
              <w:rPr>
                <w:rStyle w:val="margin0020notechar"/>
                <w:rFonts w:asciiTheme="minorHAnsi" w:hAnsiTheme="minorHAnsi"/>
                <w:sz w:val="18"/>
                <w:szCs w:val="18"/>
              </w:rPr>
            </w:pPr>
            <w:r w:rsidRPr="00B07B81">
              <w:rPr>
                <w:rStyle w:val="margin0020notechar"/>
                <w:rFonts w:asciiTheme="minorHAnsi" w:hAnsiTheme="minorHAnsi"/>
                <w:sz w:val="18"/>
                <w:szCs w:val="18"/>
              </w:rPr>
              <w:t>3. Vent terminations covered by and meeting the requirements</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of the National Fuel Gas Code (NFPA 54/ANSI</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Z223.1)7 or equivalent.</w:t>
            </w:r>
          </w:p>
          <w:p w14:paraId="7AA467FF" w14:textId="77777777" w:rsidR="009B5610" w:rsidRDefault="00CD458A" w:rsidP="004B3816">
            <w:pPr>
              <w:keepNext/>
              <w:ind w:left="950" w:hanging="187"/>
              <w:rPr>
                <w:ins w:id="322" w:author="Alhabibi, Haider@Energy" w:date="2022-01-05T20:49:00Z"/>
                <w:rStyle w:val="margin0020notechar"/>
                <w:rFonts w:asciiTheme="minorHAnsi" w:hAnsiTheme="minorHAnsi"/>
                <w:sz w:val="18"/>
                <w:szCs w:val="18"/>
              </w:rPr>
            </w:pPr>
            <w:r w:rsidRPr="00B07B81">
              <w:rPr>
                <w:rStyle w:val="margin0020notechar"/>
                <w:rFonts w:asciiTheme="minorHAnsi" w:hAnsiTheme="minorHAnsi"/>
                <w:sz w:val="18"/>
                <w:szCs w:val="18"/>
              </w:rPr>
              <w:t>4. Where a combined exhaust/intake termination is used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 xml:space="preserve">to separate intake air from exhaust air originating </w:t>
            </w:r>
            <w:ins w:id="323" w:author="Alhabibi, Haider@Energy" w:date="2022-01-05T20:49:00Z">
              <w:r w:rsidR="009B5610">
                <w:rPr>
                  <w:rStyle w:val="margin0020notechar"/>
                  <w:rFonts w:asciiTheme="minorHAnsi" w:hAnsiTheme="minorHAnsi"/>
                  <w:sz w:val="18"/>
                  <w:szCs w:val="18"/>
                </w:rPr>
                <w:t>+*-0.</w:t>
              </w:r>
            </w:ins>
          </w:p>
          <w:p w14:paraId="61E04ECC" w14:textId="6FFA9148" w:rsidR="00CD458A" w:rsidRDefault="00CD458A" w:rsidP="004B3816">
            <w:pPr>
              <w:keepNext/>
              <w:ind w:left="950" w:hanging="187"/>
            </w:pPr>
            <w:r w:rsidRPr="00B07B81">
              <w:rPr>
                <w:rStyle w:val="margin0020notechar"/>
                <w:rFonts w:asciiTheme="minorHAnsi" w:hAnsiTheme="minorHAnsi"/>
                <w:sz w:val="18"/>
                <w:szCs w:val="18"/>
              </w:rPr>
              <w:t>in a</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living space other than kitchens, no minimum separation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distance between these two openings is required.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For these combined terminations, the exhaust air concentration</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within the intake airflow shall not exceed</w:t>
            </w:r>
            <w:r>
              <w:rPr>
                <w:rStyle w:val="margin0020notechar"/>
                <w:rFonts w:asciiTheme="minorHAnsi" w:hAnsiTheme="minorHAnsi"/>
                <w:sz w:val="18"/>
                <w:szCs w:val="18"/>
              </w:rPr>
              <w:t xml:space="preserve"> </w:t>
            </w:r>
            <w:r w:rsidRPr="00B07B81">
              <w:rPr>
                <w:rStyle w:val="margin0020notechar"/>
                <w:rFonts w:asciiTheme="minorHAnsi" w:hAnsiTheme="minorHAnsi"/>
                <w:sz w:val="18"/>
                <w:szCs w:val="18"/>
              </w:rPr>
              <w:t>10%, as established by the manufacturer.</w:t>
            </w:r>
          </w:p>
        </w:tc>
      </w:tr>
      <w:tr w:rsidR="004E278D" w14:paraId="23689DAE" w14:textId="77777777" w:rsidTr="000C0F7C">
        <w:trPr>
          <w:cantSplit/>
          <w:trHeight w:val="158"/>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133B5A0B" w14:textId="77777777" w:rsidR="00CD458A" w:rsidRDefault="00CD458A" w:rsidP="00724D33">
            <w:pPr>
              <w:keepNext/>
              <w:jc w:val="center"/>
              <w:rPr>
                <w:rFonts w:asciiTheme="minorHAnsi" w:hAnsiTheme="minorHAnsi"/>
                <w:sz w:val="18"/>
                <w:szCs w:val="18"/>
              </w:rPr>
            </w:pPr>
            <w:r>
              <w:rPr>
                <w:rFonts w:asciiTheme="minorHAnsi" w:hAnsiTheme="minorHAnsi"/>
                <w:sz w:val="18"/>
                <w:szCs w:val="18"/>
              </w:rPr>
              <w:t>08</w:t>
            </w:r>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66FA179C" w14:textId="77777777" w:rsidR="00CD458A" w:rsidRDefault="00CD458A" w:rsidP="00724D33">
            <w:pPr>
              <w:autoSpaceDE w:val="0"/>
              <w:autoSpaceDN w:val="0"/>
              <w:adjustRightInd w:val="0"/>
              <w:ind w:left="273" w:hanging="273"/>
            </w:pPr>
            <w:r>
              <w:rPr>
                <w:rFonts w:asciiTheme="minorHAnsi" w:hAnsiTheme="minorHAnsi"/>
                <w:b/>
                <w:sz w:val="18"/>
                <w:szCs w:val="18"/>
              </w:rPr>
              <w:t>6.9 Carbon Monoxide Alarms.</w:t>
            </w:r>
            <w:r>
              <w:t xml:space="preserve"> </w:t>
            </w:r>
            <w:r w:rsidRPr="00A625DC">
              <w:rPr>
                <w:rFonts w:asciiTheme="minorHAnsi" w:hAnsiTheme="minorHAnsi"/>
                <w:sz w:val="18"/>
                <w:szCs w:val="18"/>
              </w:rPr>
              <w:t>A carbon monoxide alarm</w:t>
            </w:r>
            <w:r>
              <w:rPr>
                <w:rFonts w:asciiTheme="minorHAnsi" w:hAnsiTheme="minorHAnsi"/>
                <w:sz w:val="18"/>
                <w:szCs w:val="18"/>
              </w:rPr>
              <w:t xml:space="preserve"> </w:t>
            </w:r>
            <w:r w:rsidRPr="00A625DC">
              <w:rPr>
                <w:rFonts w:asciiTheme="minorHAnsi" w:hAnsiTheme="minorHAnsi"/>
                <w:sz w:val="18"/>
                <w:szCs w:val="18"/>
              </w:rPr>
              <w:t>shall be installed in each dwelling unit in accordance with</w:t>
            </w:r>
            <w:r>
              <w:rPr>
                <w:rFonts w:asciiTheme="minorHAnsi" w:hAnsiTheme="minorHAnsi"/>
                <w:sz w:val="18"/>
                <w:szCs w:val="18"/>
              </w:rPr>
              <w:t xml:space="preserve"> </w:t>
            </w:r>
            <w:r w:rsidRPr="00A625DC">
              <w:rPr>
                <w:rFonts w:asciiTheme="minorHAnsi" w:hAnsiTheme="minorHAnsi"/>
                <w:sz w:val="18"/>
                <w:szCs w:val="18"/>
              </w:rPr>
              <w:t xml:space="preserve">NFPA 720, </w:t>
            </w:r>
            <w:r w:rsidRPr="00215D5D">
              <w:rPr>
                <w:rFonts w:asciiTheme="minorHAnsi" w:hAnsiTheme="minorHAnsi"/>
                <w:i/>
                <w:sz w:val="18"/>
                <w:szCs w:val="18"/>
              </w:rPr>
              <w:t>Standard for the Installation of Carbon Monoxide</w:t>
            </w:r>
            <w:r>
              <w:rPr>
                <w:rFonts w:asciiTheme="minorHAnsi" w:hAnsiTheme="minorHAnsi"/>
                <w:i/>
                <w:sz w:val="18"/>
                <w:szCs w:val="18"/>
              </w:rPr>
              <w:t xml:space="preserve"> </w:t>
            </w:r>
            <w:r w:rsidRPr="00215D5D">
              <w:rPr>
                <w:rFonts w:asciiTheme="minorHAnsi" w:hAnsiTheme="minorHAnsi"/>
                <w:i/>
                <w:sz w:val="18"/>
                <w:szCs w:val="18"/>
              </w:rPr>
              <w:t>(CO) Detection and Warning Equipment</w:t>
            </w:r>
            <w:r w:rsidRPr="00A625DC">
              <w:rPr>
                <w:rFonts w:asciiTheme="minorHAnsi" w:hAnsiTheme="minorHAnsi"/>
                <w:sz w:val="18"/>
                <w:szCs w:val="18"/>
              </w:rPr>
              <w:t>, and shall be consistent</w:t>
            </w:r>
            <w:r>
              <w:rPr>
                <w:rFonts w:asciiTheme="minorHAnsi" w:hAnsiTheme="minorHAnsi"/>
                <w:sz w:val="18"/>
                <w:szCs w:val="18"/>
              </w:rPr>
              <w:t xml:space="preserve"> </w:t>
            </w:r>
            <w:r w:rsidRPr="00A625DC">
              <w:rPr>
                <w:rFonts w:asciiTheme="minorHAnsi" w:hAnsiTheme="minorHAnsi"/>
                <w:sz w:val="18"/>
                <w:szCs w:val="18"/>
              </w:rPr>
              <w:t>with requirements of applicable laws, codes, and standards.</w:t>
            </w:r>
          </w:p>
        </w:tc>
      </w:tr>
      <w:tr w:rsidR="004E278D" w:rsidDel="00311607" w14:paraId="6B2DFD2C" w14:textId="2359AB8A" w:rsidTr="000C0F7C">
        <w:trPr>
          <w:cantSplit/>
          <w:trHeight w:val="158"/>
          <w:ins w:id="324" w:author="Bucaneg, Haile@Energy" w:date="2022-01-06T07:39:00Z"/>
        </w:trPr>
        <w:tc>
          <w:tcPr>
            <w:tcW w:w="717"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73A10829" w14:textId="2561BB96" w:rsidR="00333EB4" w:rsidDel="00311607" w:rsidRDefault="00333EB4" w:rsidP="00333EB4">
            <w:pPr>
              <w:keepNext/>
              <w:jc w:val="center"/>
              <w:rPr>
                <w:ins w:id="325" w:author="Bucaneg, Haile@Energy" w:date="2022-01-06T07:39:00Z"/>
                <w:rFonts w:asciiTheme="minorHAnsi" w:hAnsiTheme="minorHAnsi"/>
                <w:sz w:val="18"/>
                <w:szCs w:val="18"/>
              </w:rPr>
            </w:pPr>
            <w:ins w:id="326" w:author="Bucaneg, Haile@Energy" w:date="2022-01-06T07:40:00Z">
              <w:r w:rsidDel="00311607">
                <w:rPr>
                  <w:rFonts w:asciiTheme="minorHAnsi" w:hAnsiTheme="minorHAnsi"/>
                  <w:sz w:val="18"/>
                  <w:szCs w:val="18"/>
                </w:rPr>
                <w:t>09</w:t>
              </w:r>
            </w:ins>
          </w:p>
        </w:tc>
        <w:tc>
          <w:tcPr>
            <w:tcW w:w="10077" w:type="dxa"/>
            <w:tcBorders>
              <w:top w:val="single" w:sz="4" w:space="0" w:color="auto"/>
              <w:left w:val="single" w:sz="4" w:space="0" w:color="auto"/>
              <w:bottom w:val="single" w:sz="4" w:space="0" w:color="auto"/>
              <w:right w:val="single" w:sz="4" w:space="0" w:color="auto"/>
            </w:tcBorders>
            <w:tcMar>
              <w:left w:w="115" w:type="dxa"/>
              <w:right w:w="115" w:type="dxa"/>
            </w:tcMar>
            <w:vAlign w:val="center"/>
          </w:tcPr>
          <w:p w14:paraId="03C301F0" w14:textId="7DF10BAB" w:rsidR="00333EB4" w:rsidDel="00311607" w:rsidRDefault="00333EB4" w:rsidP="00333EB4">
            <w:pPr>
              <w:autoSpaceDE w:val="0"/>
              <w:autoSpaceDN w:val="0"/>
              <w:adjustRightInd w:val="0"/>
              <w:ind w:left="273" w:hanging="273"/>
              <w:rPr>
                <w:ins w:id="327" w:author="Bucaneg, Haile@Energy" w:date="2022-01-06T07:39:00Z"/>
                <w:rFonts w:asciiTheme="minorHAnsi" w:hAnsiTheme="minorHAnsi"/>
                <w:b/>
                <w:sz w:val="18"/>
                <w:szCs w:val="18"/>
              </w:rPr>
            </w:pPr>
            <w:ins w:id="328" w:author="Bucaneg, Haile@Energy" w:date="2022-01-06T07:40:00Z">
              <w:del w:id="329" w:author="Moua, Cheng@Energy" w:date="2022-02-08T16:08:00Z">
                <w:r w:rsidDel="00EC1AC2">
                  <w:rPr>
                    <w:rFonts w:asciiTheme="minorHAnsi" w:hAnsiTheme="minorHAnsi"/>
                    <w:b/>
                    <w:sz w:val="18"/>
                    <w:szCs w:val="18"/>
                  </w:rPr>
                  <w:delText>6.10</w:delText>
                </w:r>
              </w:del>
              <w:r w:rsidDel="00EC1AC2">
                <w:rPr>
                  <w:rFonts w:asciiTheme="minorHAnsi" w:hAnsiTheme="minorHAnsi"/>
                  <w:b/>
                  <w:sz w:val="18"/>
                  <w:szCs w:val="18"/>
                </w:rPr>
                <w:t xml:space="preserve"> </w:t>
              </w:r>
              <w:r w:rsidDel="00311607">
                <w:rPr>
                  <w:rFonts w:asciiTheme="minorHAnsi" w:hAnsiTheme="minorHAnsi"/>
                  <w:b/>
                  <w:sz w:val="18"/>
                  <w:szCs w:val="18"/>
                </w:rPr>
                <w:t xml:space="preserve">Air Filter Efficiency. </w:t>
              </w:r>
              <w:r w:rsidDel="00311607">
                <w:rPr>
                  <w:rFonts w:asciiTheme="minorHAnsi" w:hAnsiTheme="minorHAnsi"/>
                  <w:bCs/>
                  <w:sz w:val="18"/>
                  <w:szCs w:val="18"/>
                </w:rPr>
                <w:t>Supply only ventilation systems, makeup air-systems, and supply side balanced systems including HRV/ERV shall be provided with air filters having a designated efficiency equal to or greater than MERV 13 when tested in accordance with ASHRAE Standard 52.2, or a particle size efficiency rating equal to or greater than 50% in the 0.30-1.0 um range and equal to or greater than 85% in the 1.0-3.0 um range when tested in accordance with AHRI Standard 680.</w:t>
              </w:r>
            </w:ins>
          </w:p>
        </w:tc>
      </w:tr>
      <w:tr w:rsidR="004E278D" w14:paraId="690BBDCF" w14:textId="77777777" w:rsidTr="000C0F7C">
        <w:trPr>
          <w:cantSplit/>
          <w:trHeight w:val="158"/>
        </w:trPr>
        <w:tc>
          <w:tcPr>
            <w:tcW w:w="10794" w:type="dxa"/>
            <w:gridSpan w:val="2"/>
            <w:tcBorders>
              <w:top w:val="single" w:sz="4" w:space="0" w:color="auto"/>
              <w:left w:val="single" w:sz="4" w:space="0" w:color="auto"/>
              <w:bottom w:val="single" w:sz="4" w:space="0" w:color="auto"/>
              <w:right w:val="single" w:sz="4" w:space="0" w:color="auto"/>
            </w:tcBorders>
            <w:tcMar>
              <w:left w:w="115" w:type="dxa"/>
              <w:right w:w="115" w:type="dxa"/>
            </w:tcMar>
            <w:vAlign w:val="center"/>
            <w:hideMark/>
          </w:tcPr>
          <w:p w14:paraId="7F75E629" w14:textId="0797977E" w:rsidR="00333EB4" w:rsidRDefault="00333EB4" w:rsidP="00333EB4">
            <w:pPr>
              <w:keepNext/>
              <w:rPr>
                <w:rFonts w:asciiTheme="minorHAnsi" w:hAnsiTheme="minorHAnsi"/>
                <w:b/>
                <w:bCs/>
                <w:sz w:val="18"/>
                <w:szCs w:val="18"/>
              </w:rPr>
            </w:pPr>
            <w:r w:rsidDel="000C0F7C">
              <w:rPr>
                <w:rFonts w:asciiTheme="minorHAnsi" w:hAnsiTheme="minorHAnsi"/>
                <w:b/>
                <w:sz w:val="18"/>
                <w:szCs w:val="18"/>
              </w:rPr>
              <w:t xml:space="preserve"> </w:t>
            </w:r>
            <w:r>
              <w:rPr>
                <w:rFonts w:asciiTheme="minorHAnsi" w:hAnsiTheme="minorHAnsi"/>
                <w:b/>
                <w:sz w:val="18"/>
                <w:szCs w:val="18"/>
              </w:rPr>
              <w:t xml:space="preserve">The responsible person’s signature on this compliance document affirms that all applicable requirements in this table have been met.  </w:t>
            </w:r>
          </w:p>
        </w:tc>
      </w:tr>
    </w:tbl>
    <w:p w14:paraId="027DA56A" w14:textId="77777777" w:rsidR="00CD458A" w:rsidRDefault="00CD458A" w:rsidP="00CD458A"/>
    <w:p w14:paraId="293F869C" w14:textId="77777777" w:rsidR="00CD458A" w:rsidRDefault="00CD458A" w:rsidP="00CD458A">
      <w:r>
        <w:br w:type="page"/>
      </w:r>
    </w:p>
    <w:tbl>
      <w:tblPr>
        <w:tblW w:w="5000" w:type="pct"/>
        <w:tblBorders>
          <w:top w:val="single" w:sz="12" w:space="0" w:color="auto"/>
          <w:left w:val="single" w:sz="12" w:space="0" w:color="auto"/>
          <w:bottom w:val="single" w:sz="12" w:space="0" w:color="auto"/>
          <w:right w:val="single" w:sz="12" w:space="0" w:color="auto"/>
          <w:insideH w:val="single" w:sz="12" w:space="0" w:color="auto"/>
          <w:insideV w:val="single" w:sz="4" w:space="0" w:color="auto"/>
        </w:tblBorders>
        <w:tblLayout w:type="fixed"/>
        <w:tblCellMar>
          <w:left w:w="72" w:type="dxa"/>
          <w:right w:w="72" w:type="dxa"/>
        </w:tblCellMar>
        <w:tblLook w:val="0000" w:firstRow="0" w:lastRow="0" w:firstColumn="0" w:lastColumn="0" w:noHBand="0" w:noVBand="0"/>
      </w:tblPr>
      <w:tblGrid>
        <w:gridCol w:w="708"/>
        <w:gridCol w:w="10086"/>
      </w:tblGrid>
      <w:tr w:rsidR="00CD458A" w:rsidRPr="006C4FD8" w14:paraId="4A88A5CE" w14:textId="77777777" w:rsidTr="00724D33">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1A019A49" w14:textId="53C8C96D" w:rsidR="00CD458A" w:rsidRPr="0047390B" w:rsidRDefault="00CD458A" w:rsidP="00724D33">
            <w:pPr>
              <w:rPr>
                <w:rFonts w:asciiTheme="minorHAnsi" w:hAnsiTheme="minorHAnsi" w:cs="Arial"/>
                <w:b/>
                <w:szCs w:val="18"/>
              </w:rPr>
            </w:pPr>
            <w:r>
              <w:rPr>
                <w:rFonts w:asciiTheme="minorHAnsi" w:hAnsiTheme="minorHAnsi" w:cs="Arial"/>
                <w:b/>
                <w:szCs w:val="18"/>
              </w:rPr>
              <w:lastRenderedPageBreak/>
              <w:t>G</w:t>
            </w:r>
            <w:r w:rsidRPr="0047390B">
              <w:rPr>
                <w:rFonts w:asciiTheme="minorHAnsi" w:hAnsiTheme="minorHAnsi" w:cs="Arial"/>
                <w:b/>
                <w:szCs w:val="18"/>
              </w:rPr>
              <w:t>. Air Moving Equipment</w:t>
            </w:r>
          </w:p>
        </w:tc>
      </w:tr>
      <w:tr w:rsidR="00CD458A" w:rsidRPr="006C4FD8" w14:paraId="7A19DC04" w14:textId="77777777" w:rsidTr="00724D33">
        <w:trPr>
          <w:cantSplit/>
          <w:trHeight w:val="288"/>
        </w:trPr>
        <w:tc>
          <w:tcPr>
            <w:tcW w:w="10794" w:type="dxa"/>
            <w:gridSpan w:val="2"/>
            <w:tcBorders>
              <w:top w:val="single" w:sz="2" w:space="0" w:color="auto"/>
              <w:left w:val="single" w:sz="2" w:space="0" w:color="auto"/>
              <w:bottom w:val="single" w:sz="2" w:space="0" w:color="auto"/>
              <w:right w:val="single" w:sz="2" w:space="0" w:color="auto"/>
            </w:tcBorders>
            <w:vAlign w:val="center"/>
          </w:tcPr>
          <w:p w14:paraId="774DAE05" w14:textId="44B1E5E2" w:rsidR="00CD458A" w:rsidRPr="0047390B" w:rsidRDefault="00CD458A" w:rsidP="00724D33">
            <w:pPr>
              <w:rPr>
                <w:rFonts w:asciiTheme="minorHAnsi" w:hAnsiTheme="minorHAnsi" w:cs="Arial"/>
                <w:b/>
                <w:szCs w:val="18"/>
              </w:rPr>
            </w:pPr>
            <w:r w:rsidRPr="0047390B">
              <w:rPr>
                <w:rFonts w:asciiTheme="minorHAnsi" w:hAnsiTheme="minorHAnsi" w:cs="Arial"/>
                <w:b/>
                <w:szCs w:val="18"/>
              </w:rPr>
              <w:t xml:space="preserve">The items listed below (7.1 through 7.4) correspond to the information given in ASHRAE 62.2 Section 7 "Air-Moving Equipment".  Refer also to Chapter 4.6 of the Residential Compliance Manual (Section 4.6.9) for information describing these requirements in more detail.  The signature of the Responsible Person in the declaration statement below certifies that the </w:t>
            </w:r>
            <w:del w:id="330" w:author="Tsan, Bach@Energy" w:date="2021-11-08T14:26:00Z">
              <w:r w:rsidRPr="0047390B" w:rsidDel="00A842F0">
                <w:rPr>
                  <w:rFonts w:asciiTheme="minorHAnsi" w:hAnsiTheme="minorHAnsi" w:cs="Arial"/>
                  <w:b/>
                  <w:szCs w:val="18"/>
                </w:rPr>
                <w:delText>building</w:delText>
              </w:r>
            </w:del>
            <w:ins w:id="331" w:author="Tsan, Bach@Energy" w:date="2021-11-08T14:26:00Z">
              <w:r w:rsidR="00A842F0">
                <w:rPr>
                  <w:rFonts w:asciiTheme="minorHAnsi" w:hAnsiTheme="minorHAnsi" w:cs="Arial"/>
                  <w:b/>
                  <w:szCs w:val="18"/>
                </w:rPr>
                <w:t>dwelling</w:t>
              </w:r>
            </w:ins>
            <w:r w:rsidRPr="0047390B">
              <w:rPr>
                <w:rFonts w:asciiTheme="minorHAnsi" w:hAnsiTheme="minorHAnsi" w:cs="Arial"/>
                <w:b/>
                <w:szCs w:val="18"/>
              </w:rPr>
              <w:t xml:space="preserve"> complies with these requirements specified in ASHRAE 62.2 Section 7.1 through 7.4 if applicable.</w:t>
            </w:r>
          </w:p>
        </w:tc>
      </w:tr>
      <w:tr w:rsidR="00CD458A" w:rsidRPr="006C4FD8" w14:paraId="0A941B36" w14:textId="77777777" w:rsidTr="00724D33">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4D1A7C5D" w14:textId="77777777" w:rsidR="00CD458A" w:rsidRPr="006C4FD8" w:rsidRDefault="00CD458A" w:rsidP="00724D33">
            <w:pPr>
              <w:keepNext/>
              <w:jc w:val="center"/>
              <w:rPr>
                <w:rFonts w:asciiTheme="minorHAnsi" w:hAnsiTheme="minorHAnsi"/>
                <w:sz w:val="18"/>
                <w:szCs w:val="18"/>
              </w:rPr>
            </w:pPr>
            <w:r>
              <w:rPr>
                <w:rFonts w:asciiTheme="minorHAnsi" w:hAnsiTheme="minorHAnsi"/>
                <w:sz w:val="18"/>
                <w:szCs w:val="18"/>
              </w:rPr>
              <w:t>0</w:t>
            </w:r>
            <w:r w:rsidRPr="006C4FD8">
              <w:rPr>
                <w:rFonts w:asciiTheme="minorHAnsi" w:hAnsiTheme="minorHAnsi"/>
                <w:sz w:val="18"/>
                <w:szCs w:val="18"/>
              </w:rPr>
              <w:t>1</w:t>
            </w:r>
          </w:p>
        </w:tc>
        <w:tc>
          <w:tcPr>
            <w:tcW w:w="10086" w:type="dxa"/>
            <w:tcBorders>
              <w:top w:val="single" w:sz="4" w:space="0" w:color="auto"/>
              <w:left w:val="single" w:sz="4" w:space="0" w:color="auto"/>
              <w:bottom w:val="single" w:sz="4" w:space="0" w:color="auto"/>
              <w:right w:val="single" w:sz="4" w:space="0" w:color="auto"/>
            </w:tcBorders>
            <w:vAlign w:val="center"/>
          </w:tcPr>
          <w:p w14:paraId="0C21DFD1" w14:textId="02048DD8" w:rsidR="00CD458A" w:rsidRPr="00DA6319" w:rsidRDefault="00CD458A" w:rsidP="00724D33">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ind w:left="252" w:hanging="252"/>
              <w:rPr>
                <w:rFonts w:asciiTheme="minorHAnsi" w:hAnsiTheme="minorHAnsi"/>
                <w:sz w:val="18"/>
                <w:szCs w:val="18"/>
              </w:rPr>
            </w:pPr>
            <w:r w:rsidRPr="00C47060">
              <w:rPr>
                <w:rFonts w:asciiTheme="minorHAnsi" w:hAnsiTheme="minorHAnsi"/>
                <w:b/>
                <w:sz w:val="18"/>
                <w:szCs w:val="18"/>
              </w:rPr>
              <w:t xml:space="preserve">7.1 </w:t>
            </w:r>
            <w:r w:rsidRPr="00C47060">
              <w:rPr>
                <w:rFonts w:asciiTheme="minorHAnsi" w:hAnsiTheme="minorHAnsi"/>
                <w:b/>
                <w:bCs/>
                <w:sz w:val="18"/>
                <w:szCs w:val="18"/>
              </w:rPr>
              <w:t>Selection and Installation</w:t>
            </w:r>
            <w:r w:rsidRPr="00CB00C9">
              <w:rPr>
                <w:rFonts w:asciiTheme="minorHAnsi" w:hAnsiTheme="minorHAnsi"/>
                <w:b/>
                <w:bCs/>
                <w:sz w:val="18"/>
                <w:szCs w:val="18"/>
              </w:rPr>
              <w:t xml:space="preserve">. </w:t>
            </w:r>
            <w:r w:rsidRPr="004B3816">
              <w:rPr>
                <w:rFonts w:asciiTheme="minorHAnsi" w:hAnsiTheme="minorHAnsi"/>
                <w:bCs/>
                <w:sz w:val="18"/>
                <w:szCs w:val="18"/>
              </w:rPr>
              <w:t>Ventilation devices and</w:t>
            </w:r>
            <w:r>
              <w:rPr>
                <w:rFonts w:asciiTheme="minorHAnsi" w:hAnsiTheme="minorHAnsi"/>
                <w:bCs/>
                <w:sz w:val="18"/>
                <w:szCs w:val="18"/>
              </w:rPr>
              <w:t xml:space="preserve"> </w:t>
            </w:r>
            <w:r w:rsidRPr="004B3816">
              <w:rPr>
                <w:rFonts w:asciiTheme="minorHAnsi" w:hAnsiTheme="minorHAnsi"/>
                <w:bCs/>
                <w:sz w:val="18"/>
                <w:szCs w:val="18"/>
              </w:rPr>
              <w:t>equipment serving individual dwelling units shall be tested in</w:t>
            </w:r>
            <w:r>
              <w:rPr>
                <w:rFonts w:asciiTheme="minorHAnsi" w:hAnsiTheme="minorHAnsi"/>
                <w:bCs/>
                <w:sz w:val="18"/>
                <w:szCs w:val="18"/>
              </w:rPr>
              <w:t xml:space="preserve"> </w:t>
            </w:r>
            <w:r w:rsidRPr="004B3816">
              <w:rPr>
                <w:rFonts w:asciiTheme="minorHAnsi" w:hAnsiTheme="minorHAnsi"/>
                <w:bCs/>
                <w:sz w:val="18"/>
                <w:szCs w:val="18"/>
              </w:rPr>
              <w:t>accordance with ANSI/ASHRAE Standard 51/AMCA 210,</w:t>
            </w:r>
            <w:del w:id="332" w:author="Moua, Cheng@Energy" w:date="2021-11-12T14:16:00Z">
              <w:r>
                <w:rPr>
                  <w:rFonts w:asciiTheme="minorHAnsi" w:hAnsiTheme="minorHAnsi"/>
                  <w:bCs/>
                  <w:sz w:val="18"/>
                  <w:szCs w:val="18"/>
                </w:rPr>
                <w:delText xml:space="preserve"> </w:delText>
              </w:r>
              <w:r w:rsidRPr="004B3816">
                <w:rPr>
                  <w:rFonts w:asciiTheme="minorHAnsi" w:hAnsiTheme="minorHAnsi"/>
                  <w:bCs/>
                  <w:i/>
                  <w:sz w:val="18"/>
                  <w:szCs w:val="18"/>
                </w:rPr>
                <w:delText>Laboratory Methods of Testing Fans for Aerodynamic Performance Rating</w:delText>
              </w:r>
              <w:r w:rsidRPr="004B3816">
                <w:rPr>
                  <w:rFonts w:asciiTheme="minorHAnsi" w:hAnsiTheme="minorHAnsi"/>
                  <w:bCs/>
                  <w:sz w:val="18"/>
                  <w:szCs w:val="18"/>
                </w:rPr>
                <w:delText>,</w:delText>
              </w:r>
            </w:del>
            <w:r w:rsidRPr="004B3816">
              <w:rPr>
                <w:rFonts w:asciiTheme="minorHAnsi" w:hAnsiTheme="minorHAnsi"/>
                <w:bCs/>
                <w:sz w:val="18"/>
                <w:szCs w:val="18"/>
              </w:rPr>
              <w:t xml:space="preserve"> and ANSI/AMCA Standard 300, </w:t>
            </w:r>
            <w:del w:id="333" w:author="Moua, Cheng@Energy" w:date="2021-11-12T14:17:00Z">
              <w:r w:rsidRPr="004B3816">
                <w:rPr>
                  <w:rFonts w:asciiTheme="minorHAnsi" w:hAnsiTheme="minorHAnsi"/>
                  <w:bCs/>
                  <w:i/>
                  <w:sz w:val="18"/>
                  <w:szCs w:val="18"/>
                </w:rPr>
                <w:delText>Re</w:delText>
              </w:r>
            </w:del>
            <w:del w:id="334" w:author="Moua, Cheng@Energy" w:date="2021-11-12T14:16:00Z">
              <w:r w:rsidRPr="004B3816">
                <w:rPr>
                  <w:rFonts w:asciiTheme="minorHAnsi" w:hAnsiTheme="minorHAnsi"/>
                  <w:bCs/>
                  <w:i/>
                  <w:sz w:val="18"/>
                  <w:szCs w:val="18"/>
                </w:rPr>
                <w:delText>verberant Room Method for Sound Testing of Fans</w:delText>
              </w:r>
              <w:r w:rsidRPr="004B3816">
                <w:rPr>
                  <w:rFonts w:asciiTheme="minorHAnsi" w:hAnsiTheme="minorHAnsi"/>
                  <w:bCs/>
                  <w:sz w:val="18"/>
                  <w:szCs w:val="18"/>
                </w:rPr>
                <w:delText>,</w:delText>
              </w:r>
            </w:del>
            <w:r w:rsidRPr="004B3816">
              <w:rPr>
                <w:rFonts w:asciiTheme="minorHAnsi" w:hAnsiTheme="minorHAnsi"/>
                <w:bCs/>
                <w:sz w:val="18"/>
                <w:szCs w:val="18"/>
              </w:rPr>
              <w:t xml:space="preserve"> and rated in</w:t>
            </w:r>
            <w:r>
              <w:rPr>
                <w:rFonts w:asciiTheme="minorHAnsi" w:hAnsiTheme="minorHAnsi"/>
                <w:bCs/>
                <w:sz w:val="18"/>
                <w:szCs w:val="18"/>
              </w:rPr>
              <w:t xml:space="preserve"> </w:t>
            </w:r>
            <w:r w:rsidRPr="004B3816">
              <w:rPr>
                <w:rFonts w:asciiTheme="minorHAnsi" w:hAnsiTheme="minorHAnsi"/>
                <w:bCs/>
                <w:sz w:val="18"/>
                <w:szCs w:val="18"/>
              </w:rPr>
              <w:t>accordance with the airflow and sound rating procedures of</w:t>
            </w:r>
            <w:r>
              <w:rPr>
                <w:rFonts w:asciiTheme="minorHAnsi" w:hAnsiTheme="minorHAnsi"/>
                <w:bCs/>
                <w:sz w:val="18"/>
                <w:szCs w:val="18"/>
              </w:rPr>
              <w:t xml:space="preserve"> </w:t>
            </w:r>
            <w:r w:rsidRPr="004B3816">
              <w:rPr>
                <w:rFonts w:asciiTheme="minorHAnsi" w:hAnsiTheme="minorHAnsi"/>
                <w:bCs/>
                <w:sz w:val="18"/>
                <w:szCs w:val="18"/>
              </w:rPr>
              <w:t>the Home Ventilating Institute</w:t>
            </w:r>
            <w:del w:id="335" w:author="Moua, Cheng@Energy" w:date="2021-11-12T14:17:00Z">
              <w:r w:rsidRPr="004B3816">
                <w:rPr>
                  <w:rFonts w:asciiTheme="minorHAnsi" w:hAnsiTheme="minorHAnsi"/>
                  <w:bCs/>
                  <w:sz w:val="18"/>
                  <w:szCs w:val="18"/>
                </w:rPr>
                <w:delText xml:space="preserve"> (HVI)</w:delText>
              </w:r>
            </w:del>
            <w:r w:rsidRPr="004B3816">
              <w:rPr>
                <w:rFonts w:asciiTheme="minorHAnsi" w:hAnsiTheme="minorHAnsi"/>
                <w:bCs/>
                <w:sz w:val="18"/>
                <w:szCs w:val="18"/>
              </w:rPr>
              <w:t xml:space="preserve"> (HVI 915, </w:t>
            </w:r>
            <w:ins w:id="336" w:author="Moua, Cheng@Energy" w:date="2021-11-12T14:17:00Z">
              <w:r w:rsidR="00DD049C">
                <w:rPr>
                  <w:rFonts w:asciiTheme="minorHAnsi" w:hAnsiTheme="minorHAnsi"/>
                  <w:bCs/>
                  <w:sz w:val="18"/>
                  <w:szCs w:val="18"/>
                </w:rPr>
                <w:t>916, 920)</w:t>
              </w:r>
            </w:ins>
            <w:del w:id="337" w:author="Moua, Cheng@Energy" w:date="2021-11-12T14:17:00Z">
              <w:r w:rsidRPr="004B3816">
                <w:rPr>
                  <w:rFonts w:asciiTheme="minorHAnsi" w:hAnsiTheme="minorHAnsi"/>
                  <w:bCs/>
                  <w:i/>
                  <w:sz w:val="18"/>
                  <w:szCs w:val="18"/>
                </w:rPr>
                <w:delText>Loudness Testing and Rating Procedure</w:delText>
              </w:r>
              <w:r w:rsidRPr="004B3816">
                <w:rPr>
                  <w:rFonts w:asciiTheme="minorHAnsi" w:hAnsiTheme="minorHAnsi"/>
                  <w:bCs/>
                  <w:sz w:val="18"/>
                  <w:szCs w:val="18"/>
                </w:rPr>
                <w:delText xml:space="preserve">; HVI 916, </w:delText>
              </w:r>
              <w:r w:rsidRPr="004B3816">
                <w:rPr>
                  <w:rFonts w:asciiTheme="minorHAnsi" w:hAnsiTheme="minorHAnsi"/>
                  <w:bCs/>
                  <w:i/>
                  <w:sz w:val="18"/>
                  <w:szCs w:val="18"/>
                </w:rPr>
                <w:delText>Air Flow Test Procedure</w:delText>
              </w:r>
              <w:r w:rsidRPr="004B3816">
                <w:rPr>
                  <w:rFonts w:asciiTheme="minorHAnsi" w:hAnsiTheme="minorHAnsi"/>
                  <w:bCs/>
                  <w:sz w:val="18"/>
                  <w:szCs w:val="18"/>
                </w:rPr>
                <w:delText xml:space="preserve"> ; and HVI 920, </w:delText>
              </w:r>
              <w:r w:rsidRPr="004B3816">
                <w:rPr>
                  <w:rFonts w:asciiTheme="minorHAnsi" w:hAnsiTheme="minorHAnsi"/>
                  <w:bCs/>
                  <w:i/>
                  <w:sz w:val="18"/>
                  <w:szCs w:val="18"/>
                </w:rPr>
                <w:delText>Product Performance Certification Procedure Including Verification and Challenge</w:delText>
              </w:r>
              <w:r w:rsidRPr="004B3816">
                <w:rPr>
                  <w:rFonts w:asciiTheme="minorHAnsi" w:hAnsiTheme="minorHAnsi"/>
                  <w:bCs/>
                  <w:sz w:val="18"/>
                  <w:szCs w:val="18"/>
                </w:rPr>
                <w:delText>)</w:delText>
              </w:r>
            </w:del>
            <w:r w:rsidRPr="004B3816">
              <w:rPr>
                <w:rFonts w:asciiTheme="minorHAnsi" w:hAnsiTheme="minorHAnsi"/>
                <w:bCs/>
                <w:sz w:val="18"/>
                <w:szCs w:val="18"/>
              </w:rPr>
              <w:t>.</w:t>
            </w:r>
            <w:r>
              <w:rPr>
                <w:rFonts w:asciiTheme="minorHAnsi" w:hAnsiTheme="minorHAnsi"/>
                <w:bCs/>
                <w:sz w:val="18"/>
                <w:szCs w:val="18"/>
              </w:rPr>
              <w:t xml:space="preserve"> </w:t>
            </w:r>
            <w:r w:rsidRPr="004B3816">
              <w:rPr>
                <w:rFonts w:asciiTheme="minorHAnsi" w:hAnsiTheme="minorHAnsi"/>
                <w:bCs/>
                <w:sz w:val="18"/>
                <w:szCs w:val="18"/>
              </w:rPr>
              <w:t>Installations of systems or equipment shall be carried out in</w:t>
            </w:r>
            <w:r>
              <w:rPr>
                <w:rFonts w:asciiTheme="minorHAnsi" w:hAnsiTheme="minorHAnsi"/>
                <w:bCs/>
                <w:sz w:val="18"/>
                <w:szCs w:val="18"/>
              </w:rPr>
              <w:t xml:space="preserve"> </w:t>
            </w:r>
            <w:r w:rsidRPr="004B3816">
              <w:rPr>
                <w:rFonts w:asciiTheme="minorHAnsi" w:hAnsiTheme="minorHAnsi"/>
                <w:bCs/>
                <w:sz w:val="18"/>
                <w:szCs w:val="18"/>
              </w:rPr>
              <w:t>accordance with manufacturers’ design requirements and</w:t>
            </w:r>
            <w:r>
              <w:rPr>
                <w:rFonts w:asciiTheme="minorHAnsi" w:hAnsiTheme="minorHAnsi"/>
                <w:bCs/>
                <w:sz w:val="18"/>
                <w:szCs w:val="18"/>
              </w:rPr>
              <w:t xml:space="preserve"> </w:t>
            </w:r>
            <w:r w:rsidRPr="004B3816">
              <w:rPr>
                <w:rFonts w:asciiTheme="minorHAnsi" w:hAnsiTheme="minorHAnsi"/>
                <w:bCs/>
                <w:sz w:val="18"/>
                <w:szCs w:val="18"/>
              </w:rPr>
              <w:t>installation instructions.</w:t>
            </w:r>
          </w:p>
        </w:tc>
      </w:tr>
      <w:tr w:rsidR="00CD458A" w:rsidRPr="006C4FD8" w14:paraId="31D4B9DF" w14:textId="77777777" w:rsidTr="00724D33">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6EE4A8A0" w14:textId="77777777" w:rsidR="00CD458A" w:rsidRPr="006C4FD8" w:rsidRDefault="00CD458A" w:rsidP="00724D33">
            <w:pPr>
              <w:keepNext/>
              <w:jc w:val="center"/>
              <w:rPr>
                <w:rFonts w:asciiTheme="minorHAnsi" w:hAnsiTheme="minorHAnsi"/>
                <w:sz w:val="18"/>
                <w:szCs w:val="18"/>
              </w:rPr>
            </w:pPr>
            <w:r w:rsidRPr="006C4FD8">
              <w:rPr>
                <w:rFonts w:asciiTheme="minorHAnsi" w:hAnsiTheme="minorHAnsi"/>
                <w:sz w:val="18"/>
                <w:szCs w:val="18"/>
              </w:rPr>
              <w:t>02</w:t>
            </w:r>
          </w:p>
        </w:tc>
        <w:tc>
          <w:tcPr>
            <w:tcW w:w="10086" w:type="dxa"/>
            <w:tcBorders>
              <w:top w:val="single" w:sz="4" w:space="0" w:color="auto"/>
              <w:left w:val="single" w:sz="4" w:space="0" w:color="auto"/>
              <w:bottom w:val="single" w:sz="4" w:space="0" w:color="auto"/>
              <w:right w:val="single" w:sz="4" w:space="0" w:color="auto"/>
            </w:tcBorders>
            <w:vAlign w:val="center"/>
          </w:tcPr>
          <w:p w14:paraId="5526034D" w14:textId="77777777" w:rsidR="00CD458A" w:rsidRDefault="00CD458A" w:rsidP="00724D33">
            <w:pPr>
              <w:keepNext/>
              <w:autoSpaceDE w:val="0"/>
              <w:autoSpaceDN w:val="0"/>
              <w:adjustRightInd w:val="0"/>
              <w:ind w:left="274" w:hanging="274"/>
              <w:jc w:val="both"/>
              <w:rPr>
                <w:rFonts w:asciiTheme="minorHAnsi" w:hAnsiTheme="minorHAnsi"/>
                <w:bCs/>
                <w:sz w:val="18"/>
                <w:szCs w:val="18"/>
              </w:rPr>
            </w:pPr>
            <w:r w:rsidRPr="00C47060">
              <w:rPr>
                <w:rFonts w:asciiTheme="minorHAnsi" w:hAnsiTheme="minorHAnsi"/>
                <w:b/>
                <w:sz w:val="18"/>
                <w:szCs w:val="18"/>
              </w:rPr>
              <w:t xml:space="preserve">7.2 </w:t>
            </w:r>
            <w:r w:rsidRPr="00C47060">
              <w:rPr>
                <w:rFonts w:asciiTheme="minorHAnsi" w:hAnsiTheme="minorHAnsi"/>
                <w:b/>
                <w:bCs/>
                <w:sz w:val="18"/>
                <w:szCs w:val="18"/>
              </w:rPr>
              <w:t>Sound Ratings for Fans</w:t>
            </w:r>
            <w:r w:rsidRPr="00CB00C9">
              <w:rPr>
                <w:rFonts w:asciiTheme="minorHAnsi" w:hAnsiTheme="minorHAnsi"/>
                <w:b/>
                <w:bCs/>
                <w:sz w:val="18"/>
                <w:szCs w:val="18"/>
              </w:rPr>
              <w:t>.</w:t>
            </w:r>
            <w:r w:rsidRPr="004B3816">
              <w:rPr>
                <w:rFonts w:asciiTheme="minorHAnsi" w:hAnsiTheme="minorHAnsi"/>
                <w:bCs/>
                <w:sz w:val="18"/>
                <w:szCs w:val="18"/>
              </w:rPr>
              <w:t xml:space="preserve"> Ventilation fans shall be rated</w:t>
            </w:r>
            <w:r>
              <w:rPr>
                <w:rFonts w:asciiTheme="minorHAnsi" w:hAnsiTheme="minorHAnsi"/>
                <w:bCs/>
                <w:sz w:val="18"/>
                <w:szCs w:val="18"/>
              </w:rPr>
              <w:t xml:space="preserve"> </w:t>
            </w:r>
            <w:r w:rsidRPr="004B3816">
              <w:rPr>
                <w:rFonts w:asciiTheme="minorHAnsi" w:hAnsiTheme="minorHAnsi"/>
                <w:bCs/>
                <w:sz w:val="18"/>
                <w:szCs w:val="18"/>
              </w:rPr>
              <w:t>for sound at no less than the minimum airflow rate required</w:t>
            </w:r>
            <w:r>
              <w:rPr>
                <w:rFonts w:asciiTheme="minorHAnsi" w:hAnsiTheme="minorHAnsi"/>
                <w:bCs/>
                <w:sz w:val="18"/>
                <w:szCs w:val="18"/>
              </w:rPr>
              <w:t xml:space="preserve"> </w:t>
            </w:r>
            <w:r w:rsidRPr="004B3816">
              <w:rPr>
                <w:rFonts w:asciiTheme="minorHAnsi" w:hAnsiTheme="minorHAnsi"/>
                <w:bCs/>
                <w:sz w:val="18"/>
                <w:szCs w:val="18"/>
              </w:rPr>
              <w:t>by this standard as noted below. These sound ratings shall be</w:t>
            </w:r>
            <w:r>
              <w:rPr>
                <w:rFonts w:asciiTheme="minorHAnsi" w:hAnsiTheme="minorHAnsi"/>
                <w:bCs/>
                <w:sz w:val="18"/>
                <w:szCs w:val="18"/>
              </w:rPr>
              <w:t xml:space="preserve"> </w:t>
            </w:r>
            <w:r w:rsidRPr="004B3816">
              <w:rPr>
                <w:rFonts w:asciiTheme="minorHAnsi" w:hAnsiTheme="minorHAnsi"/>
                <w:bCs/>
                <w:sz w:val="18"/>
                <w:szCs w:val="18"/>
              </w:rPr>
              <w:t>at a minimum of 0.1 in. of water (25 Pa) static pressure in</w:t>
            </w:r>
            <w:r>
              <w:rPr>
                <w:rFonts w:asciiTheme="minorHAnsi" w:hAnsiTheme="minorHAnsi"/>
                <w:bCs/>
                <w:sz w:val="18"/>
                <w:szCs w:val="18"/>
              </w:rPr>
              <w:t xml:space="preserve"> </w:t>
            </w:r>
            <w:r w:rsidRPr="004B3816">
              <w:rPr>
                <w:rFonts w:asciiTheme="minorHAnsi" w:hAnsiTheme="minorHAnsi"/>
                <w:bCs/>
                <w:sz w:val="18"/>
                <w:szCs w:val="18"/>
              </w:rPr>
              <w:t>accordance with the HVI procedures referenced in Section</w:t>
            </w:r>
            <w:r>
              <w:rPr>
                <w:rFonts w:asciiTheme="minorHAnsi" w:hAnsiTheme="minorHAnsi"/>
                <w:bCs/>
                <w:sz w:val="18"/>
                <w:szCs w:val="18"/>
              </w:rPr>
              <w:t xml:space="preserve"> </w:t>
            </w:r>
            <w:r w:rsidRPr="004B3816">
              <w:rPr>
                <w:rFonts w:asciiTheme="minorHAnsi" w:hAnsiTheme="minorHAnsi"/>
                <w:bCs/>
                <w:sz w:val="18"/>
                <w:szCs w:val="18"/>
              </w:rPr>
              <w:t>7.1.</w:t>
            </w:r>
          </w:p>
          <w:p w14:paraId="2E598082" w14:textId="77777777" w:rsidR="00CD458A" w:rsidRDefault="00CD458A" w:rsidP="00724D33">
            <w:pPr>
              <w:keepNext/>
              <w:autoSpaceDE w:val="0"/>
              <w:autoSpaceDN w:val="0"/>
              <w:adjustRightInd w:val="0"/>
              <w:ind w:left="292"/>
              <w:jc w:val="both"/>
              <w:rPr>
                <w:rFonts w:asciiTheme="minorHAnsi" w:hAnsiTheme="minorHAnsi"/>
                <w:sz w:val="18"/>
                <w:szCs w:val="18"/>
              </w:rPr>
            </w:pPr>
            <w:r w:rsidRPr="009F1501">
              <w:rPr>
                <w:rFonts w:asciiTheme="minorHAnsi" w:hAnsiTheme="minorHAnsi"/>
                <w:bCs/>
                <w:sz w:val="18"/>
                <w:szCs w:val="18"/>
              </w:rPr>
              <w:t>Exception: HVAC air handlers and remote mounted fans need not meet sound requirements. To be considered for this exception, a remote mounted fan must be mounted outside the habitable spaces, bathrooms, toilets, and hallways, and there must be at least 4 ft (1 m) of ductwork between the fan and the intake grille.</w:t>
            </w:r>
          </w:p>
          <w:p w14:paraId="37D8F9E1" w14:textId="77777777" w:rsidR="00CD458A" w:rsidRDefault="00CD458A" w:rsidP="004B3816">
            <w:pPr>
              <w:keepNext/>
              <w:autoSpaceDE w:val="0"/>
              <w:autoSpaceDN w:val="0"/>
              <w:adjustRightInd w:val="0"/>
              <w:ind w:left="763" w:hanging="403"/>
              <w:jc w:val="both"/>
              <w:rPr>
                <w:rFonts w:asciiTheme="minorHAnsi" w:hAnsiTheme="minorHAnsi"/>
                <w:bCs/>
                <w:sz w:val="18"/>
                <w:szCs w:val="18"/>
              </w:rPr>
            </w:pPr>
            <w:r w:rsidRPr="00DA6319">
              <w:rPr>
                <w:rFonts w:asciiTheme="minorHAnsi" w:hAnsiTheme="minorHAnsi"/>
                <w:bCs/>
                <w:sz w:val="18"/>
                <w:szCs w:val="18"/>
              </w:rPr>
              <w:t>7.2.1</w:t>
            </w:r>
            <w:r w:rsidRPr="003C1C51">
              <w:rPr>
                <w:rFonts w:asciiTheme="minorHAnsi" w:hAnsiTheme="minorHAnsi"/>
                <w:b/>
                <w:bCs/>
                <w:sz w:val="18"/>
                <w:szCs w:val="18"/>
              </w:rPr>
              <w:t xml:space="preserve"> </w:t>
            </w:r>
            <w:r w:rsidRPr="00306C27">
              <w:rPr>
                <w:rFonts w:asciiTheme="minorHAnsi" w:hAnsiTheme="minorHAnsi"/>
                <w:b/>
                <w:bCs/>
                <w:sz w:val="18"/>
                <w:szCs w:val="18"/>
              </w:rPr>
              <w:t>Dwelling-Unit Ventilation or Continuous Local</w:t>
            </w:r>
            <w:r>
              <w:rPr>
                <w:rFonts w:asciiTheme="minorHAnsi" w:hAnsiTheme="minorHAnsi"/>
                <w:b/>
                <w:bCs/>
                <w:sz w:val="18"/>
                <w:szCs w:val="18"/>
              </w:rPr>
              <w:t xml:space="preserve"> </w:t>
            </w:r>
            <w:r w:rsidRPr="00306C27">
              <w:rPr>
                <w:rFonts w:asciiTheme="minorHAnsi" w:hAnsiTheme="minorHAnsi"/>
                <w:b/>
                <w:bCs/>
                <w:sz w:val="18"/>
                <w:szCs w:val="18"/>
              </w:rPr>
              <w:t>Exhaust Fans.</w:t>
            </w:r>
            <w:r w:rsidRPr="004B3816">
              <w:rPr>
                <w:rFonts w:asciiTheme="minorHAnsi" w:hAnsiTheme="minorHAnsi"/>
                <w:bCs/>
                <w:sz w:val="18"/>
                <w:szCs w:val="18"/>
              </w:rPr>
              <w:t xml:space="preserve"> These fans shall be rated for sound at a maximum</w:t>
            </w:r>
            <w:r>
              <w:rPr>
                <w:rFonts w:asciiTheme="minorHAnsi" w:hAnsiTheme="minorHAnsi"/>
                <w:bCs/>
                <w:sz w:val="18"/>
                <w:szCs w:val="18"/>
              </w:rPr>
              <w:t xml:space="preserve"> </w:t>
            </w:r>
            <w:r w:rsidRPr="004B3816">
              <w:rPr>
                <w:rFonts w:asciiTheme="minorHAnsi" w:hAnsiTheme="minorHAnsi"/>
                <w:bCs/>
                <w:sz w:val="18"/>
                <w:szCs w:val="18"/>
              </w:rPr>
              <w:t>of 1.0 sone.</w:t>
            </w:r>
          </w:p>
          <w:p w14:paraId="318B328E" w14:textId="77777777" w:rsidR="00CD458A" w:rsidRDefault="00CD458A" w:rsidP="00724D33">
            <w:pPr>
              <w:keepNext/>
              <w:ind w:left="763" w:hanging="403"/>
              <w:rPr>
                <w:rFonts w:asciiTheme="minorHAnsi" w:hAnsiTheme="minorHAnsi" w:cstheme="minorHAnsi"/>
                <w:sz w:val="18"/>
                <w:szCs w:val="18"/>
              </w:rPr>
            </w:pPr>
            <w:r w:rsidRPr="00DA6319">
              <w:rPr>
                <w:rFonts w:asciiTheme="minorHAnsi" w:hAnsiTheme="minorHAnsi"/>
                <w:bCs/>
                <w:sz w:val="18"/>
                <w:szCs w:val="18"/>
              </w:rPr>
              <w:t>7.2.2</w:t>
            </w:r>
            <w:r w:rsidRPr="003C1C51">
              <w:rPr>
                <w:rFonts w:asciiTheme="minorHAnsi" w:hAnsiTheme="minorHAnsi"/>
                <w:b/>
                <w:bCs/>
                <w:sz w:val="18"/>
                <w:szCs w:val="18"/>
              </w:rPr>
              <w:t xml:space="preserve"> </w:t>
            </w:r>
            <w:r>
              <w:rPr>
                <w:rFonts w:asciiTheme="minorHAnsi" w:hAnsiTheme="minorHAnsi"/>
                <w:b/>
                <w:bCs/>
                <w:sz w:val="18"/>
                <w:szCs w:val="18"/>
              </w:rPr>
              <w:t>Demand-Controlled Local</w:t>
            </w:r>
            <w:r w:rsidRPr="003C1C51">
              <w:rPr>
                <w:rFonts w:asciiTheme="minorHAnsi" w:hAnsiTheme="minorHAnsi"/>
                <w:b/>
                <w:bCs/>
                <w:sz w:val="18"/>
                <w:szCs w:val="18"/>
              </w:rPr>
              <w:t xml:space="preserve"> Exhaust Fans. </w:t>
            </w:r>
            <w:r w:rsidRPr="009920A1">
              <w:rPr>
                <w:rFonts w:asciiTheme="minorHAnsi" w:hAnsiTheme="minorHAnsi" w:cstheme="minorHAnsi"/>
                <w:sz w:val="18"/>
                <w:szCs w:val="18"/>
              </w:rPr>
              <w:t>Bathroom</w:t>
            </w:r>
            <w:r>
              <w:rPr>
                <w:rFonts w:asciiTheme="minorHAnsi" w:hAnsiTheme="minorHAnsi" w:cstheme="minorHAnsi"/>
                <w:sz w:val="18"/>
                <w:szCs w:val="18"/>
              </w:rPr>
              <w:t xml:space="preserve"> </w:t>
            </w:r>
            <w:r w:rsidRPr="009920A1">
              <w:rPr>
                <w:rFonts w:asciiTheme="minorHAnsi" w:hAnsiTheme="minorHAnsi" w:cstheme="minorHAnsi"/>
                <w:sz w:val="18"/>
                <w:szCs w:val="18"/>
              </w:rPr>
              <w:t>exhaust fans used to comply with Section 5.2 shall be</w:t>
            </w:r>
            <w:r>
              <w:rPr>
                <w:rFonts w:asciiTheme="minorHAnsi" w:hAnsiTheme="minorHAnsi" w:cstheme="minorHAnsi"/>
                <w:sz w:val="18"/>
                <w:szCs w:val="18"/>
              </w:rPr>
              <w:t xml:space="preserve"> </w:t>
            </w:r>
            <w:r w:rsidRPr="009920A1">
              <w:rPr>
                <w:rFonts w:asciiTheme="minorHAnsi" w:hAnsiTheme="minorHAnsi" w:cstheme="minorHAnsi"/>
                <w:sz w:val="18"/>
                <w:szCs w:val="18"/>
              </w:rPr>
              <w:t>rated for sound at a maximum of 3 sone. Kitchen exhaust fans</w:t>
            </w:r>
            <w:r>
              <w:rPr>
                <w:rFonts w:asciiTheme="minorHAnsi" w:hAnsiTheme="minorHAnsi" w:cstheme="minorHAnsi"/>
                <w:sz w:val="18"/>
                <w:szCs w:val="18"/>
              </w:rPr>
              <w:t xml:space="preserve"> </w:t>
            </w:r>
            <w:r w:rsidRPr="009920A1">
              <w:rPr>
                <w:rFonts w:asciiTheme="minorHAnsi" w:hAnsiTheme="minorHAnsi" w:cstheme="minorHAnsi"/>
                <w:sz w:val="18"/>
                <w:szCs w:val="18"/>
              </w:rPr>
              <w:t>used to comply with Section 5.2 shall be rated for sound at a</w:t>
            </w:r>
            <w:r>
              <w:rPr>
                <w:rFonts w:asciiTheme="minorHAnsi" w:hAnsiTheme="minorHAnsi" w:cstheme="minorHAnsi"/>
                <w:sz w:val="18"/>
                <w:szCs w:val="18"/>
              </w:rPr>
              <w:t xml:space="preserve"> </w:t>
            </w:r>
            <w:r w:rsidRPr="009920A1">
              <w:rPr>
                <w:rFonts w:asciiTheme="minorHAnsi" w:hAnsiTheme="minorHAnsi" w:cstheme="minorHAnsi"/>
                <w:sz w:val="18"/>
                <w:szCs w:val="18"/>
              </w:rPr>
              <w:t>maximum of 3 sones at one or more airflow settings greater</w:t>
            </w:r>
            <w:r>
              <w:rPr>
                <w:rFonts w:asciiTheme="minorHAnsi" w:hAnsiTheme="minorHAnsi" w:cstheme="minorHAnsi"/>
                <w:sz w:val="18"/>
                <w:szCs w:val="18"/>
              </w:rPr>
              <w:t xml:space="preserve"> </w:t>
            </w:r>
            <w:r w:rsidRPr="009920A1">
              <w:rPr>
                <w:rFonts w:asciiTheme="minorHAnsi" w:hAnsiTheme="minorHAnsi" w:cstheme="minorHAnsi"/>
                <w:sz w:val="18"/>
                <w:szCs w:val="18"/>
              </w:rPr>
              <w:t>than or equal to 100 cfm (47 L/s).</w:t>
            </w:r>
          </w:p>
          <w:p w14:paraId="441F4475" w14:textId="77777777" w:rsidR="00CD458A" w:rsidRDefault="00CD458A" w:rsidP="00724D33">
            <w:pPr>
              <w:keepNext/>
              <w:ind w:left="763"/>
              <w:rPr>
                <w:rFonts w:asciiTheme="minorHAnsi" w:hAnsiTheme="minorHAnsi"/>
                <w:sz w:val="18"/>
                <w:szCs w:val="18"/>
              </w:rPr>
            </w:pPr>
            <w:r w:rsidRPr="0001108C">
              <w:rPr>
                <w:rFonts w:asciiTheme="minorHAnsi" w:hAnsiTheme="minorHAnsi"/>
                <w:sz w:val="18"/>
                <w:szCs w:val="18"/>
              </w:rPr>
              <w:t>Exceptions:</w:t>
            </w:r>
          </w:p>
          <w:p w14:paraId="7E92124B" w14:textId="77777777" w:rsidR="00CD458A" w:rsidRDefault="00CD458A" w:rsidP="00724D33">
            <w:pPr>
              <w:keepNext/>
              <w:ind w:left="763"/>
              <w:rPr>
                <w:rFonts w:asciiTheme="minorHAnsi" w:hAnsiTheme="minorHAnsi"/>
                <w:sz w:val="18"/>
                <w:szCs w:val="18"/>
              </w:rPr>
            </w:pPr>
            <w:r w:rsidRPr="0001108C">
              <w:rPr>
                <w:rFonts w:asciiTheme="minorHAnsi" w:hAnsiTheme="minorHAnsi"/>
                <w:sz w:val="18"/>
                <w:szCs w:val="18"/>
              </w:rPr>
              <w:t xml:space="preserve">1. </w:t>
            </w:r>
            <w:r w:rsidRPr="001706A4">
              <w:rPr>
                <w:rFonts w:asciiTheme="minorHAnsi" w:hAnsiTheme="minorHAnsi"/>
                <w:sz w:val="18"/>
                <w:szCs w:val="18"/>
              </w:rPr>
              <w:t>Fans with a minimum airflow setting exceeding</w:t>
            </w:r>
            <w:r>
              <w:rPr>
                <w:rFonts w:asciiTheme="minorHAnsi" w:hAnsiTheme="minorHAnsi"/>
                <w:sz w:val="18"/>
                <w:szCs w:val="18"/>
              </w:rPr>
              <w:t xml:space="preserve"> </w:t>
            </w:r>
            <w:r w:rsidRPr="001706A4">
              <w:rPr>
                <w:rFonts w:asciiTheme="minorHAnsi" w:hAnsiTheme="minorHAnsi"/>
                <w:sz w:val="18"/>
                <w:szCs w:val="18"/>
              </w:rPr>
              <w:t>400 cfm (189 L/s) need not comply.</w:t>
            </w:r>
          </w:p>
          <w:p w14:paraId="44D4C6A0" w14:textId="4501A905" w:rsidR="00CD458A" w:rsidRDefault="00CD458A" w:rsidP="004B3816">
            <w:pPr>
              <w:keepNext/>
              <w:autoSpaceDE w:val="0"/>
              <w:autoSpaceDN w:val="0"/>
              <w:adjustRightInd w:val="0"/>
              <w:ind w:left="763"/>
              <w:jc w:val="both"/>
            </w:pPr>
            <w:r w:rsidRPr="0001108C">
              <w:rPr>
                <w:rFonts w:asciiTheme="minorHAnsi" w:hAnsiTheme="minorHAnsi"/>
                <w:sz w:val="18"/>
                <w:szCs w:val="18"/>
              </w:rPr>
              <w:t xml:space="preserve">2. </w:t>
            </w:r>
            <w:r>
              <w:rPr>
                <w:rFonts w:asciiTheme="minorHAnsi" w:hAnsiTheme="minorHAnsi"/>
                <w:sz w:val="18"/>
                <w:szCs w:val="18"/>
              </w:rPr>
              <w:t>Kitchen Range hoods may be rated for sound at the static pressure determined at working speed as specified in HVI 916 section 7</w:t>
            </w:r>
            <w:r w:rsidRPr="0001108C">
              <w:rPr>
                <w:rFonts w:asciiTheme="minorHAnsi" w:hAnsiTheme="minorHAnsi"/>
                <w:sz w:val="18"/>
                <w:szCs w:val="18"/>
              </w:rPr>
              <w:t>.</w:t>
            </w:r>
          </w:p>
        </w:tc>
      </w:tr>
      <w:tr w:rsidR="00CD458A" w:rsidRPr="006C4FD8" w14:paraId="3F82B0C7" w14:textId="77777777" w:rsidTr="00724D33">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48EB805F" w14:textId="77777777" w:rsidR="00CD458A" w:rsidRPr="006C4FD8" w:rsidRDefault="00CD458A" w:rsidP="00724D33">
            <w:pPr>
              <w:keepNext/>
              <w:jc w:val="center"/>
              <w:rPr>
                <w:rFonts w:asciiTheme="minorHAnsi" w:hAnsiTheme="minorHAnsi"/>
                <w:sz w:val="18"/>
                <w:szCs w:val="18"/>
              </w:rPr>
            </w:pPr>
            <w:r w:rsidRPr="006C4FD8">
              <w:rPr>
                <w:rFonts w:asciiTheme="minorHAnsi" w:hAnsiTheme="minorHAnsi"/>
                <w:sz w:val="18"/>
                <w:szCs w:val="18"/>
              </w:rPr>
              <w:t>03</w:t>
            </w:r>
          </w:p>
        </w:tc>
        <w:tc>
          <w:tcPr>
            <w:tcW w:w="10086" w:type="dxa"/>
            <w:tcBorders>
              <w:top w:val="single" w:sz="4" w:space="0" w:color="auto"/>
              <w:left w:val="single" w:sz="4" w:space="0" w:color="auto"/>
              <w:bottom w:val="single" w:sz="4" w:space="0" w:color="auto"/>
              <w:right w:val="single" w:sz="4" w:space="0" w:color="auto"/>
            </w:tcBorders>
            <w:vAlign w:val="center"/>
          </w:tcPr>
          <w:p w14:paraId="0DA8869F" w14:textId="77777777" w:rsidR="00CD458A" w:rsidRDefault="00CD458A" w:rsidP="00724D33">
            <w:pPr>
              <w:keepNext/>
              <w:rPr>
                <w:rFonts w:asciiTheme="minorHAnsi" w:hAnsiTheme="minorHAnsi"/>
                <w:b/>
                <w:bCs/>
                <w:sz w:val="18"/>
                <w:szCs w:val="18"/>
              </w:rPr>
            </w:pPr>
            <w:r>
              <w:rPr>
                <w:rFonts w:asciiTheme="minorHAnsi" w:hAnsiTheme="minorHAnsi"/>
                <w:b/>
                <w:sz w:val="18"/>
                <w:szCs w:val="18"/>
              </w:rPr>
              <w:t xml:space="preserve">7.3 </w:t>
            </w:r>
            <w:r w:rsidRPr="00215D5D">
              <w:rPr>
                <w:rFonts w:asciiTheme="minorHAnsi" w:hAnsiTheme="minorHAnsi"/>
                <w:b/>
                <w:sz w:val="18"/>
                <w:szCs w:val="18"/>
              </w:rPr>
              <w:t>Exhaust Ducts</w:t>
            </w:r>
            <w:r w:rsidRPr="00215D5D">
              <w:rPr>
                <w:rFonts w:asciiTheme="minorHAnsi" w:hAnsiTheme="minorHAnsi"/>
                <w:b/>
                <w:bCs/>
                <w:sz w:val="18"/>
                <w:szCs w:val="18"/>
              </w:rPr>
              <w:t>.</w:t>
            </w:r>
          </w:p>
          <w:p w14:paraId="15412787" w14:textId="74B3CF9F" w:rsidR="00CD458A" w:rsidRDefault="00CD458A" w:rsidP="00724D33">
            <w:pPr>
              <w:keepNext/>
              <w:ind w:left="1123" w:hanging="403"/>
              <w:rPr>
                <w:rFonts w:asciiTheme="minorHAnsi" w:hAnsiTheme="minorHAnsi"/>
                <w:sz w:val="18"/>
                <w:szCs w:val="18"/>
              </w:rPr>
            </w:pPr>
            <w:r w:rsidRPr="00215D5D">
              <w:rPr>
                <w:rFonts w:asciiTheme="minorHAnsi" w:hAnsiTheme="minorHAnsi"/>
                <w:bCs/>
                <w:sz w:val="18"/>
                <w:szCs w:val="18"/>
              </w:rPr>
              <w:t>7.3.1</w:t>
            </w:r>
            <w:r>
              <w:rPr>
                <w:rFonts w:asciiTheme="minorHAnsi" w:hAnsiTheme="minorHAnsi"/>
                <w:b/>
                <w:bCs/>
                <w:sz w:val="18"/>
                <w:szCs w:val="18"/>
              </w:rPr>
              <w:t xml:space="preserve"> </w:t>
            </w:r>
            <w:r w:rsidRPr="00215D5D">
              <w:rPr>
                <w:rFonts w:asciiTheme="minorHAnsi" w:hAnsiTheme="minorHAnsi"/>
                <w:b/>
                <w:bCs/>
                <w:sz w:val="18"/>
                <w:szCs w:val="18"/>
              </w:rPr>
              <w:t xml:space="preserve">Multiple Exhaust Fans Using One Duct. </w:t>
            </w:r>
            <w:r w:rsidRPr="004B3816">
              <w:rPr>
                <w:rFonts w:asciiTheme="minorHAnsi" w:hAnsiTheme="minorHAnsi"/>
                <w:bCs/>
                <w:sz w:val="18"/>
                <w:szCs w:val="18"/>
              </w:rPr>
              <w:t>Exhaust</w:t>
            </w:r>
            <w:r>
              <w:rPr>
                <w:rFonts w:asciiTheme="minorHAnsi" w:hAnsiTheme="minorHAnsi"/>
                <w:bCs/>
                <w:sz w:val="18"/>
                <w:szCs w:val="18"/>
              </w:rPr>
              <w:t xml:space="preserve"> </w:t>
            </w:r>
            <w:r w:rsidRPr="004B3816">
              <w:rPr>
                <w:rFonts w:asciiTheme="minorHAnsi" w:hAnsiTheme="minorHAnsi"/>
                <w:bCs/>
                <w:sz w:val="18"/>
                <w:szCs w:val="18"/>
              </w:rPr>
              <w:t>fans in separate dwelling units shall not share a common</w:t>
            </w:r>
            <w:r>
              <w:rPr>
                <w:rFonts w:asciiTheme="minorHAnsi" w:hAnsiTheme="minorHAnsi"/>
                <w:bCs/>
                <w:sz w:val="18"/>
                <w:szCs w:val="18"/>
              </w:rPr>
              <w:t xml:space="preserve"> </w:t>
            </w:r>
            <w:r w:rsidRPr="004B3816">
              <w:rPr>
                <w:rFonts w:asciiTheme="minorHAnsi" w:hAnsiTheme="minorHAnsi"/>
                <w:bCs/>
                <w:sz w:val="18"/>
                <w:szCs w:val="18"/>
              </w:rPr>
              <w:t>exhaust duct. If more than one of the exhaust fans in a single</w:t>
            </w:r>
            <w:r>
              <w:rPr>
                <w:rFonts w:asciiTheme="minorHAnsi" w:hAnsiTheme="minorHAnsi"/>
                <w:bCs/>
                <w:sz w:val="18"/>
                <w:szCs w:val="18"/>
              </w:rPr>
              <w:t xml:space="preserve"> </w:t>
            </w:r>
            <w:r w:rsidRPr="004B3816">
              <w:rPr>
                <w:rFonts w:asciiTheme="minorHAnsi" w:hAnsiTheme="minorHAnsi"/>
                <w:bCs/>
                <w:sz w:val="18"/>
                <w:szCs w:val="18"/>
              </w:rPr>
              <w:t>dwelling unit shares a common exhaust duct, each fan shall</w:t>
            </w:r>
            <w:r>
              <w:rPr>
                <w:rFonts w:asciiTheme="minorHAnsi" w:hAnsiTheme="minorHAnsi"/>
                <w:bCs/>
                <w:sz w:val="18"/>
                <w:szCs w:val="18"/>
              </w:rPr>
              <w:t xml:space="preserve"> </w:t>
            </w:r>
            <w:r w:rsidRPr="004B3816">
              <w:rPr>
                <w:rFonts w:asciiTheme="minorHAnsi" w:hAnsiTheme="minorHAnsi"/>
                <w:bCs/>
                <w:sz w:val="18"/>
                <w:szCs w:val="18"/>
              </w:rPr>
              <w:t>be equipped with a backdraft damper to prevent the recirculation</w:t>
            </w:r>
            <w:r>
              <w:rPr>
                <w:rFonts w:asciiTheme="minorHAnsi" w:hAnsiTheme="minorHAnsi"/>
                <w:bCs/>
                <w:sz w:val="18"/>
                <w:szCs w:val="18"/>
              </w:rPr>
              <w:t xml:space="preserve"> </w:t>
            </w:r>
            <w:r w:rsidRPr="004B3816">
              <w:rPr>
                <w:rFonts w:asciiTheme="minorHAnsi" w:hAnsiTheme="minorHAnsi"/>
                <w:bCs/>
                <w:sz w:val="18"/>
                <w:szCs w:val="18"/>
              </w:rPr>
              <w:t>of exhaust air from one room to another through the</w:t>
            </w:r>
            <w:r>
              <w:rPr>
                <w:rFonts w:asciiTheme="minorHAnsi" w:hAnsiTheme="minorHAnsi"/>
                <w:bCs/>
                <w:sz w:val="18"/>
                <w:szCs w:val="18"/>
              </w:rPr>
              <w:t xml:space="preserve"> </w:t>
            </w:r>
            <w:r w:rsidRPr="004B3816">
              <w:rPr>
                <w:rFonts w:asciiTheme="minorHAnsi" w:hAnsiTheme="minorHAnsi"/>
                <w:bCs/>
                <w:sz w:val="18"/>
                <w:szCs w:val="18"/>
              </w:rPr>
              <w:t>exhaust ducting system</w:t>
            </w:r>
            <w:r w:rsidRPr="00F47345">
              <w:rPr>
                <w:rFonts w:asciiTheme="minorHAnsi" w:hAnsiTheme="minorHAnsi"/>
                <w:b/>
                <w:bCs/>
                <w:sz w:val="18"/>
                <w:szCs w:val="18"/>
              </w:rPr>
              <w:t>.</w:t>
            </w:r>
          </w:p>
          <w:p w14:paraId="7F962E7F" w14:textId="281E1E14" w:rsidR="00CD458A" w:rsidRPr="004B3816" w:rsidRDefault="00CD458A" w:rsidP="00724D33">
            <w:pPr>
              <w:keepNext/>
              <w:ind w:left="1123" w:hanging="403"/>
              <w:rPr>
                <w:rFonts w:asciiTheme="minorHAnsi" w:hAnsiTheme="minorHAnsi" w:cstheme="minorHAnsi"/>
                <w:sz w:val="18"/>
                <w:szCs w:val="18"/>
              </w:rPr>
            </w:pPr>
            <w:r w:rsidRPr="00215D5D">
              <w:rPr>
                <w:rFonts w:asciiTheme="minorHAnsi" w:hAnsiTheme="minorHAnsi" w:cstheme="minorHAnsi"/>
                <w:sz w:val="18"/>
                <w:szCs w:val="18"/>
              </w:rPr>
              <w:t>7.3.2</w:t>
            </w:r>
            <w:r>
              <w:rPr>
                <w:rFonts w:asciiTheme="minorHAnsi" w:hAnsiTheme="minorHAnsi" w:cstheme="minorHAnsi"/>
                <w:b/>
                <w:sz w:val="18"/>
                <w:szCs w:val="18"/>
              </w:rPr>
              <w:t xml:space="preserve"> </w:t>
            </w:r>
            <w:r w:rsidRPr="00F47345">
              <w:rPr>
                <w:rFonts w:asciiTheme="minorHAnsi" w:hAnsiTheme="minorHAnsi" w:cstheme="minorHAnsi"/>
                <w:b/>
                <w:sz w:val="18"/>
                <w:szCs w:val="18"/>
              </w:rPr>
              <w:t>Single Exhaust Fan Ducted to Multiple Inlets.</w:t>
            </w:r>
            <w:r>
              <w:rPr>
                <w:rFonts w:asciiTheme="minorHAnsi" w:hAnsiTheme="minorHAnsi" w:cstheme="minorHAnsi"/>
                <w:b/>
                <w:sz w:val="18"/>
                <w:szCs w:val="18"/>
              </w:rPr>
              <w:t xml:space="preserve"> </w:t>
            </w:r>
            <w:r w:rsidRPr="004B3816">
              <w:rPr>
                <w:rFonts w:asciiTheme="minorHAnsi" w:hAnsiTheme="minorHAnsi" w:cstheme="minorHAnsi"/>
                <w:sz w:val="18"/>
                <w:szCs w:val="18"/>
              </w:rPr>
              <w:t>Where exhaust inlets are commonly ducted across multiple</w:t>
            </w:r>
            <w:r>
              <w:rPr>
                <w:rFonts w:asciiTheme="minorHAnsi" w:hAnsiTheme="minorHAnsi" w:cstheme="minorHAnsi"/>
                <w:sz w:val="18"/>
                <w:szCs w:val="18"/>
              </w:rPr>
              <w:t xml:space="preserve"> </w:t>
            </w:r>
            <w:r w:rsidRPr="004B3816">
              <w:rPr>
                <w:rFonts w:asciiTheme="minorHAnsi" w:hAnsiTheme="minorHAnsi" w:cstheme="minorHAnsi"/>
                <w:sz w:val="18"/>
                <w:szCs w:val="18"/>
              </w:rPr>
              <w:t>dwelling units, one or more exhaust fans located downstream</w:t>
            </w:r>
            <w:r>
              <w:rPr>
                <w:rFonts w:asciiTheme="minorHAnsi" w:hAnsiTheme="minorHAnsi" w:cstheme="minorHAnsi"/>
                <w:sz w:val="18"/>
                <w:szCs w:val="18"/>
              </w:rPr>
              <w:t xml:space="preserve"> </w:t>
            </w:r>
            <w:r w:rsidRPr="004B3816">
              <w:rPr>
                <w:rFonts w:asciiTheme="minorHAnsi" w:hAnsiTheme="minorHAnsi" w:cstheme="minorHAnsi"/>
                <w:sz w:val="18"/>
                <w:szCs w:val="18"/>
              </w:rPr>
              <w:t>of the exhaust inlets shall be designed and intended to run</w:t>
            </w:r>
            <w:r>
              <w:rPr>
                <w:rFonts w:asciiTheme="minorHAnsi" w:hAnsiTheme="minorHAnsi" w:cstheme="minorHAnsi"/>
                <w:sz w:val="18"/>
                <w:szCs w:val="18"/>
              </w:rPr>
              <w:t xml:space="preserve"> </w:t>
            </w:r>
            <w:r w:rsidRPr="004B3816">
              <w:rPr>
                <w:rFonts w:asciiTheme="minorHAnsi" w:hAnsiTheme="minorHAnsi" w:cstheme="minorHAnsi"/>
                <w:sz w:val="18"/>
                <w:szCs w:val="18"/>
              </w:rPr>
              <w:t>continuously, or a system of one or more backdraft dampers</w:t>
            </w:r>
            <w:r>
              <w:rPr>
                <w:rFonts w:asciiTheme="minorHAnsi" w:hAnsiTheme="minorHAnsi" w:cstheme="minorHAnsi"/>
                <w:sz w:val="18"/>
                <w:szCs w:val="18"/>
              </w:rPr>
              <w:t xml:space="preserve"> </w:t>
            </w:r>
            <w:r w:rsidRPr="004B3816">
              <w:rPr>
                <w:rFonts w:asciiTheme="minorHAnsi" w:hAnsiTheme="minorHAnsi" w:cstheme="minorHAnsi"/>
                <w:sz w:val="18"/>
                <w:szCs w:val="18"/>
              </w:rPr>
              <w:t>shall be installed to isolate each dwelling unit from the common</w:t>
            </w:r>
            <w:r>
              <w:rPr>
                <w:rFonts w:asciiTheme="minorHAnsi" w:hAnsiTheme="minorHAnsi" w:cstheme="minorHAnsi"/>
                <w:sz w:val="18"/>
                <w:szCs w:val="18"/>
              </w:rPr>
              <w:t xml:space="preserve"> </w:t>
            </w:r>
            <w:r w:rsidRPr="004B3816">
              <w:rPr>
                <w:rFonts w:asciiTheme="minorHAnsi" w:hAnsiTheme="minorHAnsi" w:cstheme="minorHAnsi"/>
                <w:sz w:val="18"/>
                <w:szCs w:val="18"/>
              </w:rPr>
              <w:t>duct when the fan is not running</w:t>
            </w:r>
            <w:r>
              <w:rPr>
                <w:rFonts w:asciiTheme="minorHAnsi" w:hAnsiTheme="minorHAnsi" w:cstheme="minorHAnsi"/>
                <w:sz w:val="18"/>
                <w:szCs w:val="18"/>
              </w:rPr>
              <w:t>.</w:t>
            </w:r>
            <w:r w:rsidRPr="004B3816">
              <w:rPr>
                <w:rFonts w:asciiTheme="minorHAnsi" w:hAnsiTheme="minorHAnsi" w:cstheme="minorHAnsi"/>
                <w:sz w:val="18"/>
                <w:szCs w:val="18"/>
              </w:rPr>
              <w:t xml:space="preserve"> </w:t>
            </w:r>
          </w:p>
        </w:tc>
      </w:tr>
      <w:tr w:rsidR="00CD458A" w:rsidRPr="006C4FD8" w14:paraId="35BC0A62" w14:textId="77777777" w:rsidTr="00724D33">
        <w:trPr>
          <w:cantSplit/>
          <w:trHeight w:val="158"/>
        </w:trPr>
        <w:tc>
          <w:tcPr>
            <w:tcW w:w="708" w:type="dxa"/>
            <w:tcBorders>
              <w:top w:val="single" w:sz="4" w:space="0" w:color="auto"/>
              <w:left w:val="single" w:sz="4" w:space="0" w:color="auto"/>
              <w:bottom w:val="single" w:sz="4" w:space="0" w:color="auto"/>
              <w:right w:val="single" w:sz="4" w:space="0" w:color="auto"/>
            </w:tcBorders>
            <w:vAlign w:val="center"/>
          </w:tcPr>
          <w:p w14:paraId="13C498D7" w14:textId="77777777" w:rsidR="00CD458A" w:rsidRPr="006C4FD8" w:rsidRDefault="00CD458A" w:rsidP="00724D33">
            <w:pPr>
              <w:keepNext/>
              <w:jc w:val="center"/>
              <w:rPr>
                <w:rFonts w:asciiTheme="minorHAnsi" w:hAnsiTheme="minorHAnsi"/>
                <w:sz w:val="18"/>
                <w:szCs w:val="18"/>
              </w:rPr>
            </w:pPr>
            <w:r>
              <w:rPr>
                <w:rFonts w:asciiTheme="minorHAnsi" w:hAnsiTheme="minorHAnsi"/>
                <w:sz w:val="18"/>
                <w:szCs w:val="18"/>
              </w:rPr>
              <w:t>04</w:t>
            </w:r>
          </w:p>
        </w:tc>
        <w:tc>
          <w:tcPr>
            <w:tcW w:w="10086" w:type="dxa"/>
            <w:tcBorders>
              <w:top w:val="single" w:sz="4" w:space="0" w:color="auto"/>
              <w:left w:val="single" w:sz="4" w:space="0" w:color="auto"/>
              <w:bottom w:val="single" w:sz="4" w:space="0" w:color="auto"/>
              <w:right w:val="single" w:sz="4" w:space="0" w:color="auto"/>
            </w:tcBorders>
            <w:vAlign w:val="center"/>
          </w:tcPr>
          <w:p w14:paraId="78281BB6" w14:textId="77777777" w:rsidR="00CD458A" w:rsidRDefault="00CD458A" w:rsidP="00724D33">
            <w:pPr>
              <w:keepNext/>
              <w:ind w:left="274" w:hanging="274"/>
              <w:rPr>
                <w:rFonts w:asciiTheme="minorHAnsi" w:hAnsiTheme="minorHAnsi"/>
                <w:b/>
                <w:sz w:val="18"/>
                <w:szCs w:val="18"/>
              </w:rPr>
            </w:pPr>
            <w:r>
              <w:rPr>
                <w:rFonts w:asciiTheme="minorHAnsi" w:hAnsiTheme="minorHAnsi"/>
                <w:b/>
                <w:sz w:val="18"/>
                <w:szCs w:val="18"/>
              </w:rPr>
              <w:t xml:space="preserve">7.4 </w:t>
            </w:r>
            <w:r w:rsidRPr="00215D5D">
              <w:rPr>
                <w:rFonts w:asciiTheme="minorHAnsi" w:hAnsiTheme="minorHAnsi"/>
                <w:b/>
                <w:sz w:val="18"/>
                <w:szCs w:val="18"/>
              </w:rPr>
              <w:t>Supply Ducts</w:t>
            </w:r>
            <w:r w:rsidRPr="00215D5D">
              <w:rPr>
                <w:rFonts w:asciiTheme="minorHAnsi" w:hAnsiTheme="minorHAnsi"/>
                <w:b/>
                <w:bCs/>
                <w:sz w:val="18"/>
                <w:szCs w:val="18"/>
              </w:rPr>
              <w:t xml:space="preserve">. </w:t>
            </w:r>
            <w:r w:rsidRPr="00215D5D">
              <w:rPr>
                <w:rFonts w:asciiTheme="minorHAnsi" w:hAnsiTheme="minorHAnsi" w:cstheme="minorHAnsi"/>
                <w:sz w:val="18"/>
                <w:szCs w:val="18"/>
              </w:rPr>
              <w:t>Where supply outlets are commonly ducted across multiple dwelling units, one or more supply fans located upstream of all the supply outlets shall be designed and intended to run continuously, or a system of one or more backdraft dampers shall be installed to isolate each dwelling unit from the common duct when the fan is not running.</w:t>
            </w:r>
            <w:r w:rsidRPr="00215D5D">
              <w:rPr>
                <w:rFonts w:asciiTheme="minorHAnsi" w:hAnsiTheme="minorHAnsi" w:cstheme="minorHAnsi"/>
                <w:b/>
                <w:sz w:val="18"/>
                <w:szCs w:val="18"/>
              </w:rPr>
              <w:t xml:space="preserve"> </w:t>
            </w:r>
          </w:p>
        </w:tc>
      </w:tr>
      <w:tr w:rsidR="00CD458A" w:rsidRPr="006C4FD8" w14:paraId="00475018" w14:textId="77777777" w:rsidTr="00724D33">
        <w:trPr>
          <w:cantSplit/>
          <w:trHeight w:val="158"/>
        </w:trPr>
        <w:tc>
          <w:tcPr>
            <w:tcW w:w="10794" w:type="dxa"/>
            <w:gridSpan w:val="2"/>
            <w:tcBorders>
              <w:top w:val="single" w:sz="4" w:space="0" w:color="auto"/>
              <w:left w:val="single" w:sz="4" w:space="0" w:color="auto"/>
              <w:bottom w:val="single" w:sz="4" w:space="0" w:color="auto"/>
              <w:right w:val="single" w:sz="4" w:space="0" w:color="auto"/>
            </w:tcBorders>
            <w:vAlign w:val="center"/>
          </w:tcPr>
          <w:p w14:paraId="09E70F6C" w14:textId="77777777" w:rsidR="00CD458A" w:rsidRPr="006C4FD8" w:rsidRDefault="00CD458A" w:rsidP="00724D33">
            <w:pPr>
              <w:keepNext/>
              <w:rPr>
                <w:rFonts w:asciiTheme="minorHAnsi" w:hAnsiTheme="minorHAnsi"/>
                <w:b/>
                <w:bCs/>
                <w:sz w:val="18"/>
                <w:szCs w:val="18"/>
              </w:rPr>
            </w:pPr>
            <w:r w:rsidRPr="0064067F">
              <w:rPr>
                <w:rFonts w:asciiTheme="minorHAnsi" w:hAnsiTheme="minorHAnsi"/>
                <w:b/>
                <w:sz w:val="18"/>
                <w:szCs w:val="18"/>
              </w:rPr>
              <w:t xml:space="preserve">The responsible person’s signature on this compliance document affirms that all applicable requirements in this table have been met.  </w:t>
            </w:r>
          </w:p>
        </w:tc>
      </w:tr>
    </w:tbl>
    <w:p w14:paraId="171372F1" w14:textId="77777777" w:rsidR="00EE48B5" w:rsidRDefault="00EE48B5">
      <w:pPr>
        <w:rPr>
          <w:ins w:id="338" w:author="Moua, Cheng@Energy" w:date="2022-02-08T16:18:00Z"/>
        </w:rPr>
      </w:pPr>
    </w:p>
    <w:p w14:paraId="53497C11" w14:textId="0E7419EE" w:rsidR="003C0B0D" w:rsidRDefault="003C0B0D">
      <w:r>
        <w:br w:type="page"/>
      </w:r>
    </w:p>
    <w:tbl>
      <w:tblPr>
        <w:tblW w:w="4940" w:type="pct"/>
        <w:tblInd w:w="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164"/>
        <w:gridCol w:w="263"/>
        <w:gridCol w:w="2485"/>
        <w:gridCol w:w="2749"/>
      </w:tblGrid>
      <w:tr w:rsidR="000F7AAF" w:rsidRPr="009E2C1C" w14:paraId="0435B83E" w14:textId="77777777" w:rsidTr="00CD458A">
        <w:trPr>
          <w:trHeight w:val="323"/>
        </w:trPr>
        <w:tc>
          <w:tcPr>
            <w:tcW w:w="10661" w:type="dxa"/>
            <w:gridSpan w:val="4"/>
            <w:vAlign w:val="center"/>
          </w:tcPr>
          <w:p w14:paraId="0435B83D" w14:textId="77777777" w:rsidR="000F7AAF" w:rsidRPr="009351D2" w:rsidRDefault="000F7AAF" w:rsidP="00D26DC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lastRenderedPageBreak/>
              <w:t>Documentation Author's Declaration Statement</w:t>
            </w:r>
          </w:p>
        </w:tc>
      </w:tr>
      <w:tr w:rsidR="000F7AAF" w:rsidRPr="001B14D6" w14:paraId="0435B840" w14:textId="77777777" w:rsidTr="00CD458A">
        <w:trPr>
          <w:trHeight w:val="206"/>
        </w:trPr>
        <w:tc>
          <w:tcPr>
            <w:tcW w:w="10661" w:type="dxa"/>
            <w:gridSpan w:val="4"/>
            <w:vAlign w:val="center"/>
          </w:tcPr>
          <w:p w14:paraId="0435B83F" w14:textId="77777777" w:rsidR="000F7AAF" w:rsidRPr="00E136A4" w:rsidRDefault="000F7AAF" w:rsidP="0029047D">
            <w:pPr>
              <w:keepNext/>
              <w:numPr>
                <w:ilvl w:val="0"/>
                <w:numId w:val="13"/>
              </w:numPr>
              <w:ind w:left="271" w:hanging="288"/>
              <w:rPr>
                <w:rFonts w:asciiTheme="minorHAnsi" w:hAnsiTheme="minorHAnsi"/>
                <w:sz w:val="18"/>
                <w:szCs w:val="18"/>
              </w:rPr>
            </w:pPr>
            <w:r w:rsidRPr="00E136A4">
              <w:rPr>
                <w:rFonts w:asciiTheme="minorHAnsi" w:hAnsiTheme="minorHAnsi"/>
                <w:sz w:val="18"/>
                <w:szCs w:val="18"/>
              </w:rPr>
              <w:t xml:space="preserve">I certify that this Certificate of </w:t>
            </w:r>
            <w:r>
              <w:rPr>
                <w:rFonts w:asciiTheme="minorHAnsi" w:hAnsiTheme="minorHAnsi"/>
                <w:sz w:val="18"/>
                <w:szCs w:val="18"/>
              </w:rPr>
              <w:t>Installation</w:t>
            </w:r>
            <w:r w:rsidRPr="00E136A4">
              <w:rPr>
                <w:rFonts w:asciiTheme="minorHAnsi" w:hAnsiTheme="minorHAnsi"/>
                <w:sz w:val="18"/>
                <w:szCs w:val="18"/>
              </w:rPr>
              <w:t xml:space="preserve"> documentation is accurate and complete.</w:t>
            </w:r>
          </w:p>
        </w:tc>
      </w:tr>
      <w:tr w:rsidR="000F7AAF" w:rsidRPr="00B272DC" w14:paraId="0435B843" w14:textId="77777777" w:rsidTr="00CD458A">
        <w:trPr>
          <w:trHeight w:val="360"/>
        </w:trPr>
        <w:tc>
          <w:tcPr>
            <w:tcW w:w="5427" w:type="dxa"/>
            <w:gridSpan w:val="2"/>
          </w:tcPr>
          <w:p w14:paraId="0435B841"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234" w:type="dxa"/>
            <w:gridSpan w:val="2"/>
          </w:tcPr>
          <w:p w14:paraId="0435B842"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0F7AAF" w:rsidRPr="00B272DC" w14:paraId="0435B846" w14:textId="77777777" w:rsidTr="00CD458A">
        <w:trPr>
          <w:trHeight w:val="360"/>
        </w:trPr>
        <w:tc>
          <w:tcPr>
            <w:tcW w:w="5427" w:type="dxa"/>
            <w:gridSpan w:val="2"/>
          </w:tcPr>
          <w:p w14:paraId="0435B844" w14:textId="77777777" w:rsidR="000F7AAF" w:rsidRPr="00B272DC" w:rsidRDefault="000F7AAF" w:rsidP="00D26DCF">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234" w:type="dxa"/>
            <w:gridSpan w:val="2"/>
          </w:tcPr>
          <w:p w14:paraId="0435B845"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0F7AAF" w:rsidRPr="00B272DC" w14:paraId="0435B849" w14:textId="77777777" w:rsidTr="00CD458A">
        <w:trPr>
          <w:trHeight w:val="360"/>
        </w:trPr>
        <w:tc>
          <w:tcPr>
            <w:tcW w:w="5427" w:type="dxa"/>
            <w:gridSpan w:val="2"/>
          </w:tcPr>
          <w:p w14:paraId="0435B847"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Address:</w:t>
            </w:r>
          </w:p>
        </w:tc>
        <w:tc>
          <w:tcPr>
            <w:tcW w:w="5234" w:type="dxa"/>
            <w:gridSpan w:val="2"/>
          </w:tcPr>
          <w:p w14:paraId="0435B848" w14:textId="77777777" w:rsidR="000F7AAF" w:rsidRPr="00B272DC" w:rsidRDefault="000F7AAF" w:rsidP="0029047D">
            <w:pPr>
              <w:keepNext/>
              <w:rPr>
                <w:rFonts w:asciiTheme="minorHAnsi" w:hAnsiTheme="minorHAnsi"/>
                <w:sz w:val="14"/>
                <w:szCs w:val="14"/>
              </w:rPr>
            </w:pPr>
            <w:r w:rsidRPr="00B272DC">
              <w:rPr>
                <w:rFonts w:asciiTheme="minorHAnsi" w:hAnsiTheme="minorHAnsi"/>
                <w:sz w:val="14"/>
                <w:szCs w:val="14"/>
              </w:rPr>
              <w:t>CEA/CEPE/HERS certification identification (</w:t>
            </w:r>
            <w:r w:rsidR="0029047D">
              <w:rPr>
                <w:rFonts w:asciiTheme="minorHAnsi" w:hAnsiTheme="minorHAnsi"/>
                <w:sz w:val="14"/>
                <w:szCs w:val="14"/>
              </w:rPr>
              <w:t>i</w:t>
            </w:r>
            <w:r w:rsidRPr="00B272DC">
              <w:rPr>
                <w:rFonts w:asciiTheme="minorHAnsi" w:hAnsiTheme="minorHAnsi"/>
                <w:sz w:val="14"/>
                <w:szCs w:val="14"/>
              </w:rPr>
              <w:t>f applicable):</w:t>
            </w:r>
          </w:p>
        </w:tc>
      </w:tr>
      <w:tr w:rsidR="000F7AAF" w:rsidRPr="00B272DC" w14:paraId="0435B84C" w14:textId="77777777" w:rsidTr="00CD458A">
        <w:trPr>
          <w:trHeight w:val="360"/>
        </w:trPr>
        <w:tc>
          <w:tcPr>
            <w:tcW w:w="5427" w:type="dxa"/>
            <w:gridSpan w:val="2"/>
          </w:tcPr>
          <w:p w14:paraId="0435B84A"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City/State/Zip:</w:t>
            </w:r>
          </w:p>
        </w:tc>
        <w:tc>
          <w:tcPr>
            <w:tcW w:w="5234" w:type="dxa"/>
            <w:gridSpan w:val="2"/>
          </w:tcPr>
          <w:p w14:paraId="0435B84B" w14:textId="77777777" w:rsidR="000F7AAF" w:rsidRPr="00B272DC" w:rsidRDefault="000F7AAF" w:rsidP="00D26DCF">
            <w:pPr>
              <w:keepNext/>
              <w:rPr>
                <w:rFonts w:asciiTheme="minorHAnsi" w:hAnsiTheme="minorHAnsi"/>
                <w:sz w:val="14"/>
                <w:szCs w:val="14"/>
              </w:rPr>
            </w:pPr>
            <w:r w:rsidRPr="00B272DC">
              <w:rPr>
                <w:rFonts w:asciiTheme="minorHAnsi" w:hAnsiTheme="minorHAnsi"/>
                <w:sz w:val="14"/>
                <w:szCs w:val="14"/>
              </w:rPr>
              <w:t>Phone:</w:t>
            </w:r>
          </w:p>
        </w:tc>
      </w:tr>
      <w:tr w:rsidR="000F7AAF" w:rsidRPr="008E6C57" w14:paraId="0435B84E" w14:textId="77777777" w:rsidTr="00CD458A">
        <w:tblPrEx>
          <w:tblCellMar>
            <w:left w:w="115" w:type="dxa"/>
            <w:right w:w="115" w:type="dxa"/>
          </w:tblCellMar>
        </w:tblPrEx>
        <w:trPr>
          <w:trHeight w:val="296"/>
        </w:trPr>
        <w:tc>
          <w:tcPr>
            <w:tcW w:w="10661" w:type="dxa"/>
            <w:gridSpan w:val="4"/>
            <w:vAlign w:val="center"/>
          </w:tcPr>
          <w:p w14:paraId="0435B84D" w14:textId="77777777" w:rsidR="000F7AAF" w:rsidRDefault="000F7AAF" w:rsidP="00D26DCF">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r>
              <w:rPr>
                <w:rFonts w:asciiTheme="minorHAnsi" w:hAnsiTheme="minorHAnsi" w:cs="Arial"/>
                <w:b/>
                <w:caps/>
                <w:sz w:val="18"/>
                <w:szCs w:val="18"/>
              </w:rPr>
              <w:t xml:space="preserve">  </w:t>
            </w:r>
          </w:p>
        </w:tc>
      </w:tr>
      <w:tr w:rsidR="000F7AAF" w:rsidRPr="008E6C57" w14:paraId="0435B855" w14:textId="77777777" w:rsidTr="00CD458A">
        <w:tblPrEx>
          <w:tblCellMar>
            <w:left w:w="115" w:type="dxa"/>
            <w:right w:w="115" w:type="dxa"/>
          </w:tblCellMar>
        </w:tblPrEx>
        <w:trPr>
          <w:trHeight w:val="504"/>
        </w:trPr>
        <w:tc>
          <w:tcPr>
            <w:tcW w:w="10661" w:type="dxa"/>
            <w:gridSpan w:val="4"/>
          </w:tcPr>
          <w:p w14:paraId="0435B84F" w14:textId="77777777" w:rsidR="005D3BD0" w:rsidRPr="005D3BD0" w:rsidRDefault="005D3BD0" w:rsidP="005D3BD0">
            <w:pPr>
              <w:pStyle w:val="Heading3"/>
              <w:numPr>
                <w:ilvl w:val="0"/>
                <w:numId w:val="0"/>
              </w:numPr>
              <w:spacing w:before="60"/>
              <w:ind w:right="86"/>
              <w:rPr>
                <w:rFonts w:asciiTheme="minorHAnsi" w:hAnsiTheme="minorHAnsi"/>
                <w:caps/>
                <w:sz w:val="18"/>
                <w:szCs w:val="18"/>
              </w:rPr>
            </w:pPr>
            <w:r w:rsidRPr="005D3BD0">
              <w:rPr>
                <w:rFonts w:asciiTheme="minorHAnsi" w:hAnsiTheme="minorHAnsi"/>
                <w:sz w:val="18"/>
                <w:szCs w:val="18"/>
              </w:rPr>
              <w:t xml:space="preserve">I certify the following under penalty of perjury, under the laws of the State of California: </w:t>
            </w:r>
          </w:p>
          <w:p w14:paraId="0435B850" w14:textId="77777777" w:rsidR="005D3BD0" w:rsidRPr="005D3BD0" w:rsidRDefault="005D3BD0" w:rsidP="005D3BD0">
            <w:pPr>
              <w:pStyle w:val="Heading3"/>
              <w:numPr>
                <w:ilvl w:val="0"/>
                <w:numId w:val="18"/>
              </w:numPr>
              <w:spacing w:before="0"/>
              <w:ind w:right="90"/>
              <w:rPr>
                <w:rFonts w:asciiTheme="minorHAnsi" w:hAnsiTheme="minorHAnsi"/>
                <w:caps/>
                <w:sz w:val="18"/>
                <w:szCs w:val="18"/>
              </w:rPr>
            </w:pPr>
            <w:r w:rsidRPr="005D3BD0">
              <w:rPr>
                <w:rFonts w:asciiTheme="minorHAnsi" w:hAnsiTheme="minorHAnsi"/>
                <w:sz w:val="18"/>
                <w:szCs w:val="18"/>
              </w:rPr>
              <w:t xml:space="preserve">The information provided on this Certificate of Installation is true and correct. </w:t>
            </w:r>
          </w:p>
          <w:p w14:paraId="0435B851" w14:textId="77777777" w:rsidR="005D3BD0" w:rsidRPr="005D3BD0" w:rsidRDefault="005D3BD0" w:rsidP="005D3BD0">
            <w:pPr>
              <w:pStyle w:val="Heading3"/>
              <w:numPr>
                <w:ilvl w:val="0"/>
                <w:numId w:val="18"/>
              </w:numPr>
              <w:spacing w:before="0"/>
              <w:ind w:right="90"/>
              <w:rPr>
                <w:rFonts w:asciiTheme="minorHAnsi" w:hAnsiTheme="minorHAnsi"/>
                <w:caps/>
                <w:sz w:val="18"/>
                <w:szCs w:val="22"/>
              </w:rPr>
            </w:pPr>
            <w:r w:rsidRPr="005D3BD0">
              <w:rPr>
                <w:rFonts w:asciiTheme="minorHAnsi" w:hAnsiTheme="minorHAnsi"/>
                <w:snapToGrid w:val="0"/>
                <w:sz w:val="18"/>
                <w:szCs w:val="18"/>
              </w:rPr>
              <w:t xml:space="preserve">I am either: a) a responsible person eligible under Division 3 of the Business and Professions Code </w:t>
            </w:r>
            <w:r w:rsidRPr="005D3BD0">
              <w:rPr>
                <w:rFonts w:asciiTheme="minorHAnsi" w:hAnsiTheme="minorHAnsi"/>
                <w:sz w:val="18"/>
                <w:szCs w:val="18"/>
              </w:rPr>
              <w:t xml:space="preserve">in the applicable classification to accept responsibility for the system design, construction, or installation </w:t>
            </w:r>
            <w:r w:rsidRPr="005D3BD0">
              <w:rPr>
                <w:rFonts w:asciiTheme="minorHAnsi" w:hAnsiTheme="minorHAnsi"/>
                <w:snapToGrid w:val="0"/>
                <w:sz w:val="18"/>
                <w:szCs w:val="18"/>
              </w:rPr>
              <w:t xml:space="preserve">of features, materials, components, or manufactured devices </w:t>
            </w:r>
            <w:r w:rsidRPr="005D3BD0">
              <w:rPr>
                <w:rFonts w:asciiTheme="minorHAnsi" w:hAnsiTheme="minorHAnsi"/>
                <w:sz w:val="18"/>
                <w:szCs w:val="18"/>
              </w:rPr>
              <w:t xml:space="preserve">for the scope of work identified on this Certificate of Installation </w:t>
            </w:r>
            <w:r w:rsidRPr="005D3BD0">
              <w:rPr>
                <w:rFonts w:asciiTheme="minorHAnsi" w:hAnsiTheme="minorHAnsi"/>
                <w:snapToGrid w:val="0"/>
                <w:sz w:val="18"/>
                <w:szCs w:val="18"/>
              </w:rPr>
              <w:t>and attest to the declarations in this statement</w:t>
            </w:r>
            <w:r w:rsidRPr="005D3BD0">
              <w:rPr>
                <w:rFonts w:asciiTheme="minorHAnsi" w:hAnsiTheme="minorHAnsi"/>
                <w:sz w:val="18"/>
                <w:szCs w:val="18"/>
              </w:rPr>
              <w:t>, or b) I am an authorized representative of the responsible person and attest to the declarations in this statement on the responsible person’s behalf</w:t>
            </w:r>
            <w:r w:rsidRPr="005D3BD0">
              <w:rPr>
                <w:rFonts w:asciiTheme="minorHAnsi" w:eastAsia="Calibri" w:hAnsiTheme="minorHAnsi"/>
                <w:sz w:val="18"/>
                <w:szCs w:val="18"/>
              </w:rPr>
              <w:t>.</w:t>
            </w:r>
          </w:p>
          <w:p w14:paraId="0435B852" w14:textId="77777777" w:rsidR="005D3BD0" w:rsidRPr="005D3BD0" w:rsidRDefault="005D3BD0" w:rsidP="005D3BD0">
            <w:pPr>
              <w:keepNext/>
              <w:numPr>
                <w:ilvl w:val="0"/>
                <w:numId w:val="18"/>
              </w:numPr>
              <w:autoSpaceDE w:val="0"/>
              <w:autoSpaceDN w:val="0"/>
              <w:adjustRightInd w:val="0"/>
              <w:ind w:right="90"/>
              <w:rPr>
                <w:rFonts w:asciiTheme="minorHAnsi" w:hAnsiTheme="minorHAnsi"/>
                <w:sz w:val="18"/>
                <w:szCs w:val="18"/>
              </w:rPr>
            </w:pPr>
            <w:r w:rsidRPr="005D3BD0">
              <w:rPr>
                <w:rFonts w:asciiTheme="minorHAnsi" w:hAnsiTheme="minorHAnsi"/>
                <w:sz w:val="18"/>
                <w:szCs w:val="18"/>
              </w:rPr>
              <w:t xml:space="preserve">The constructed or installed features, materials, </w:t>
            </w:r>
            <w:proofErr w:type="gramStart"/>
            <w:r w:rsidRPr="005D3BD0">
              <w:rPr>
                <w:rFonts w:asciiTheme="minorHAnsi" w:hAnsiTheme="minorHAnsi"/>
                <w:sz w:val="18"/>
                <w:szCs w:val="18"/>
              </w:rPr>
              <w:t>components</w:t>
            </w:r>
            <w:proofErr w:type="gramEnd"/>
            <w:r w:rsidRPr="005D3BD0">
              <w:rPr>
                <w:rFonts w:asciiTheme="minorHAnsi" w:hAnsiTheme="minorHAnsi"/>
                <w:sz w:val="18"/>
                <w:szCs w:val="18"/>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r w:rsidRPr="005D3BD0">
              <w:rPr>
                <w:rFonts w:asciiTheme="minorHAnsi" w:eastAsia="Calibri" w:hAnsiTheme="minorHAnsi" w:cs="TimesNewRomanPSMT"/>
                <w:sz w:val="18"/>
                <w:szCs w:val="18"/>
              </w:rPr>
              <w:t>.</w:t>
            </w:r>
          </w:p>
          <w:p w14:paraId="0435B853" w14:textId="77777777" w:rsidR="005D3BD0" w:rsidRPr="005D3BD0" w:rsidRDefault="005D3BD0" w:rsidP="005D3BD0">
            <w:pPr>
              <w:pStyle w:val="ListParagraph"/>
              <w:keepNext/>
              <w:numPr>
                <w:ilvl w:val="0"/>
                <w:numId w:val="18"/>
              </w:numPr>
              <w:autoSpaceDE w:val="0"/>
              <w:autoSpaceDN w:val="0"/>
              <w:adjustRightInd w:val="0"/>
              <w:rPr>
                <w:rFonts w:asciiTheme="minorHAnsi" w:hAnsiTheme="minorHAnsi"/>
                <w:sz w:val="18"/>
              </w:rPr>
            </w:pPr>
            <w:r w:rsidRPr="005D3BD0">
              <w:rPr>
                <w:rFonts w:asciiTheme="minorHAnsi" w:hAnsiTheme="minorHAnsi"/>
                <w:sz w:val="18"/>
                <w:szCs w:val="18"/>
              </w:rPr>
              <w:t xml:space="preserve">I understand that a HERS rater will check the installation to verify compliance and if such checking determines the installation fails to comply, I am required to offer any necessary corrective action at no charge to the building owner.  </w:t>
            </w:r>
          </w:p>
          <w:p w14:paraId="0435B854" w14:textId="77777777" w:rsidR="000F7AAF" w:rsidRPr="00E74533" w:rsidRDefault="005D3BD0" w:rsidP="005D3BD0">
            <w:pPr>
              <w:pStyle w:val="ListParagraph"/>
              <w:keepNext/>
              <w:numPr>
                <w:ilvl w:val="0"/>
                <w:numId w:val="18"/>
              </w:numPr>
              <w:autoSpaceDE w:val="0"/>
              <w:autoSpaceDN w:val="0"/>
              <w:adjustRightInd w:val="0"/>
              <w:rPr>
                <w:rFonts w:asciiTheme="minorHAnsi" w:hAnsiTheme="minorHAnsi"/>
                <w:b/>
              </w:rPr>
            </w:pPr>
            <w:r w:rsidRPr="005D3BD0">
              <w:rPr>
                <w:rFonts w:asciiTheme="minorHAnsi" w:hAnsiTheme="minorHAnsi"/>
                <w:sz w:val="18"/>
                <w:szCs w:val="18"/>
              </w:rPr>
              <w:t xml:space="preserve">I will ensure that a registered copy of this Certificate of Installation shall be </w:t>
            </w:r>
            <w:proofErr w:type="gramStart"/>
            <w:r w:rsidRPr="005D3BD0">
              <w:rPr>
                <w:rFonts w:asciiTheme="minorHAnsi" w:hAnsiTheme="minorHAnsi"/>
                <w:sz w:val="18"/>
                <w:szCs w:val="18"/>
              </w:rPr>
              <w:t>posted, or</w:t>
            </w:r>
            <w:proofErr w:type="gramEnd"/>
            <w:r w:rsidRPr="005D3BD0">
              <w:rPr>
                <w:rFonts w:asciiTheme="minorHAnsi" w:hAnsiTheme="minorHAnsi"/>
                <w:sz w:val="18"/>
                <w:szCs w:val="18"/>
              </w:rPr>
              <w:t xml:space="preserve"> made available with the building permit(s) issued for the building, and made available to the enforcement agency for all applicable inspections. I understand that a registered copy of this Certificate of Installation is required to be included with the documentation the builder provides to the building owner at occupancy.  </w:t>
            </w:r>
          </w:p>
        </w:tc>
      </w:tr>
      <w:tr w:rsidR="000F7AAF" w:rsidRPr="00B272DC" w14:paraId="0435B858" w14:textId="77777777" w:rsidTr="00CD458A">
        <w:tblPrEx>
          <w:tblCellMar>
            <w:left w:w="108" w:type="dxa"/>
            <w:right w:w="108" w:type="dxa"/>
          </w:tblCellMar>
        </w:tblPrEx>
        <w:trPr>
          <w:trHeight w:val="360"/>
        </w:trPr>
        <w:tc>
          <w:tcPr>
            <w:tcW w:w="5164" w:type="dxa"/>
          </w:tcPr>
          <w:p w14:paraId="0435B856" w14:textId="77777777" w:rsidR="000F7AAF" w:rsidRPr="00B272DC"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497" w:type="dxa"/>
            <w:gridSpan w:val="3"/>
          </w:tcPr>
          <w:p w14:paraId="0435B857" w14:textId="77777777" w:rsidR="000F7AAF" w:rsidRPr="00B272DC" w:rsidRDefault="000F7AAF" w:rsidP="00D26DCF">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0F7AAF" w:rsidRPr="00B272DC" w14:paraId="0435B85B" w14:textId="77777777" w:rsidTr="00CD458A">
        <w:tblPrEx>
          <w:tblCellMar>
            <w:left w:w="108" w:type="dxa"/>
            <w:right w:w="108" w:type="dxa"/>
          </w:tblCellMar>
        </w:tblPrEx>
        <w:trPr>
          <w:trHeight w:val="360"/>
        </w:trPr>
        <w:tc>
          <w:tcPr>
            <w:tcW w:w="5164" w:type="dxa"/>
            <w:tcBorders>
              <w:top w:val="single" w:sz="4" w:space="0" w:color="auto"/>
              <w:left w:val="single" w:sz="4" w:space="0" w:color="auto"/>
              <w:bottom w:val="single" w:sz="4" w:space="0" w:color="auto"/>
              <w:right w:val="single" w:sz="4" w:space="0" w:color="auto"/>
            </w:tcBorders>
          </w:tcPr>
          <w:p w14:paraId="0435B859"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497" w:type="dxa"/>
            <w:gridSpan w:val="3"/>
            <w:tcBorders>
              <w:top w:val="single" w:sz="4" w:space="0" w:color="auto"/>
              <w:left w:val="single" w:sz="4" w:space="0" w:color="auto"/>
              <w:bottom w:val="single" w:sz="4" w:space="0" w:color="auto"/>
              <w:right w:val="single" w:sz="4" w:space="0" w:color="auto"/>
            </w:tcBorders>
          </w:tcPr>
          <w:p w14:paraId="0435B85A"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0F7AAF" w:rsidRPr="00B272DC" w14:paraId="0435B85E" w14:textId="77777777" w:rsidTr="00CD458A">
        <w:tblPrEx>
          <w:tblCellMar>
            <w:left w:w="108" w:type="dxa"/>
            <w:right w:w="108" w:type="dxa"/>
          </w:tblCellMar>
        </w:tblPrEx>
        <w:trPr>
          <w:trHeight w:val="360"/>
        </w:trPr>
        <w:tc>
          <w:tcPr>
            <w:tcW w:w="5164" w:type="dxa"/>
            <w:tcBorders>
              <w:top w:val="single" w:sz="4" w:space="0" w:color="auto"/>
              <w:left w:val="single" w:sz="4" w:space="0" w:color="auto"/>
              <w:bottom w:val="single" w:sz="4" w:space="0" w:color="auto"/>
              <w:right w:val="single" w:sz="4" w:space="0" w:color="auto"/>
            </w:tcBorders>
          </w:tcPr>
          <w:p w14:paraId="0435B85C"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497" w:type="dxa"/>
            <w:gridSpan w:val="3"/>
            <w:tcBorders>
              <w:top w:val="single" w:sz="4" w:space="0" w:color="auto"/>
              <w:left w:val="single" w:sz="4" w:space="0" w:color="auto"/>
              <w:bottom w:val="single" w:sz="4" w:space="0" w:color="auto"/>
              <w:right w:val="single" w:sz="4" w:space="0" w:color="auto"/>
            </w:tcBorders>
          </w:tcPr>
          <w:p w14:paraId="0435B85D"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0F7AAF" w:rsidRPr="00B272DC" w14:paraId="0435B862" w14:textId="77777777" w:rsidTr="00CD458A">
        <w:tblPrEx>
          <w:tblCellMar>
            <w:left w:w="108" w:type="dxa"/>
            <w:right w:w="108" w:type="dxa"/>
          </w:tblCellMar>
        </w:tblPrEx>
        <w:trPr>
          <w:trHeight w:val="360"/>
        </w:trPr>
        <w:tc>
          <w:tcPr>
            <w:tcW w:w="5164" w:type="dxa"/>
            <w:tcBorders>
              <w:top w:val="single" w:sz="4" w:space="0" w:color="auto"/>
              <w:left w:val="single" w:sz="4" w:space="0" w:color="auto"/>
              <w:bottom w:val="single" w:sz="4" w:space="0" w:color="auto"/>
              <w:right w:val="single" w:sz="4" w:space="0" w:color="auto"/>
            </w:tcBorders>
          </w:tcPr>
          <w:p w14:paraId="0435B85F"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748" w:type="dxa"/>
            <w:gridSpan w:val="2"/>
            <w:tcBorders>
              <w:top w:val="single" w:sz="4" w:space="0" w:color="auto"/>
              <w:left w:val="single" w:sz="4" w:space="0" w:color="auto"/>
              <w:bottom w:val="single" w:sz="4" w:space="0" w:color="auto"/>
              <w:right w:val="single" w:sz="4" w:space="0" w:color="auto"/>
            </w:tcBorders>
          </w:tcPr>
          <w:p w14:paraId="0435B860"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29047D">
              <w:rPr>
                <w:rFonts w:asciiTheme="minorHAnsi" w:hAnsiTheme="minorHAnsi"/>
                <w:sz w:val="14"/>
                <w:szCs w:val="14"/>
              </w:rPr>
              <w:t>:</w:t>
            </w:r>
          </w:p>
        </w:tc>
        <w:tc>
          <w:tcPr>
            <w:tcW w:w="2749" w:type="dxa"/>
            <w:tcBorders>
              <w:top w:val="single" w:sz="4" w:space="0" w:color="auto"/>
              <w:left w:val="single" w:sz="4" w:space="0" w:color="auto"/>
              <w:bottom w:val="single" w:sz="4" w:space="0" w:color="auto"/>
              <w:right w:val="single" w:sz="4" w:space="0" w:color="auto"/>
            </w:tcBorders>
          </w:tcPr>
          <w:p w14:paraId="0435B861"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r w:rsidR="000F7AAF" w:rsidRPr="00B272DC" w14:paraId="0435B865" w14:textId="77777777" w:rsidTr="00CD458A">
        <w:tblPrEx>
          <w:tblCellMar>
            <w:left w:w="108" w:type="dxa"/>
            <w:right w:w="108" w:type="dxa"/>
          </w:tblCellMar>
        </w:tblPrEx>
        <w:trPr>
          <w:trHeight w:val="360"/>
        </w:trPr>
        <w:tc>
          <w:tcPr>
            <w:tcW w:w="5164" w:type="dxa"/>
            <w:tcBorders>
              <w:top w:val="single" w:sz="4" w:space="0" w:color="auto"/>
              <w:left w:val="single" w:sz="4" w:space="0" w:color="auto"/>
              <w:bottom w:val="single" w:sz="4" w:space="0" w:color="auto"/>
              <w:right w:val="single" w:sz="4" w:space="0" w:color="auto"/>
            </w:tcBorders>
          </w:tcPr>
          <w:p w14:paraId="0435B863"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1B6B55">
              <w:rPr>
                <w:rFonts w:asciiTheme="minorHAnsi" w:hAnsiTheme="minorHAnsi"/>
                <w:sz w:val="14"/>
                <w:szCs w:val="14"/>
              </w:rPr>
              <w:t>Third Party Quality Control Program (TPQCP)</w:t>
            </w:r>
            <w:r>
              <w:rPr>
                <w:rFonts w:asciiTheme="minorHAnsi" w:hAnsiTheme="minorHAnsi"/>
                <w:sz w:val="14"/>
                <w:szCs w:val="14"/>
              </w:rPr>
              <w:t xml:space="preserve"> Status:</w:t>
            </w:r>
          </w:p>
        </w:tc>
        <w:tc>
          <w:tcPr>
            <w:tcW w:w="5497" w:type="dxa"/>
            <w:gridSpan w:val="3"/>
            <w:tcBorders>
              <w:top w:val="single" w:sz="4" w:space="0" w:color="auto"/>
              <w:left w:val="single" w:sz="4" w:space="0" w:color="auto"/>
              <w:bottom w:val="single" w:sz="4" w:space="0" w:color="auto"/>
              <w:right w:val="single" w:sz="4" w:space="0" w:color="auto"/>
            </w:tcBorders>
          </w:tcPr>
          <w:p w14:paraId="0435B864" w14:textId="77777777" w:rsidR="000F7AAF" w:rsidRPr="00B272DC" w:rsidRDefault="000F7AAF" w:rsidP="00D26DCF">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Name of TPQCP (if applicable): </w:t>
            </w:r>
          </w:p>
        </w:tc>
      </w:tr>
    </w:tbl>
    <w:p w14:paraId="0435B867" w14:textId="77777777" w:rsidR="00202E7F" w:rsidRDefault="00202E7F" w:rsidP="00AE4108">
      <w:pPr>
        <w:rPr>
          <w:rFonts w:asciiTheme="minorHAnsi" w:hAnsiTheme="minorHAnsi"/>
          <w:sz w:val="18"/>
          <w:szCs w:val="18"/>
        </w:rPr>
      </w:pPr>
    </w:p>
    <w:sectPr w:rsidR="00202E7F" w:rsidSect="0076421E">
      <w:headerReference w:type="even" r:id="rId21"/>
      <w:headerReference w:type="default" r:id="rId22"/>
      <w:foot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14AB07" w14:textId="77777777" w:rsidR="00610009" w:rsidRDefault="00610009">
      <w:r>
        <w:separator/>
      </w:r>
    </w:p>
  </w:endnote>
  <w:endnote w:type="continuationSeparator" w:id="0">
    <w:p w14:paraId="45F5D934" w14:textId="77777777" w:rsidR="00610009" w:rsidRDefault="00610009">
      <w:r>
        <w:continuationSeparator/>
      </w:r>
    </w:p>
  </w:endnote>
  <w:endnote w:type="continuationNotice" w:id="1">
    <w:p w14:paraId="5A8FD1D5" w14:textId="77777777" w:rsidR="00610009" w:rsidRDefault="0061000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nt78">
    <w:altName w:val="Cambria"/>
    <w:panose1 w:val="00000000000000000000"/>
    <w:charset w:val="4D"/>
    <w:family w:val="auto"/>
    <w:notTrueType/>
    <w:pitch w:val="default"/>
    <w:sig w:usb0="00000003" w:usb1="00000000" w:usb2="00000000" w:usb3="00000000" w:csb0="00000001" w:csb1="00000000"/>
  </w:font>
  <w:font w:name="TimesNewRomanPSMT">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CFFAFD" w14:textId="77777777" w:rsidR="00E24659" w:rsidRDefault="00E246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5" w14:textId="77777777" w:rsidR="00EE69FE" w:rsidRPr="009213E6" w:rsidRDefault="00EE69FE" w:rsidP="009213E6">
    <w:pPr>
      <w:pStyle w:val="Footer"/>
      <w:rPr>
        <w:b/>
      </w:rPr>
    </w:pPr>
    <w:r w:rsidRPr="009213E6">
      <w:t xml:space="preserve">Registration Number:                                            Registration Date/Time:                                                    HERS Provider:                                   </w:t>
    </w:r>
  </w:p>
  <w:p w14:paraId="0435B886" w14:textId="202B8E41" w:rsidR="00EE69FE" w:rsidRPr="009213E6" w:rsidRDefault="00EE69FE" w:rsidP="009213E6">
    <w:pPr>
      <w:pStyle w:val="Footer"/>
    </w:pPr>
    <w:r w:rsidRPr="009213E6">
      <w:t>CA Building Energy Efficiency Standards - 20</w:t>
    </w:r>
    <w:ins w:id="219" w:author="Alhabibi, Haider@Energy" w:date="2021-08-24T15:42:00Z">
      <w:r w:rsidR="00C87F21">
        <w:t>22</w:t>
      </w:r>
    </w:ins>
    <w:del w:id="220" w:author="Alhabibi, Haider@Energy" w:date="2021-08-24T15:42:00Z">
      <w:r w:rsidRPr="009213E6" w:rsidDel="00C87F21">
        <w:delText>1</w:delText>
      </w:r>
      <w:r w:rsidDel="00C87F21">
        <w:delText>9</w:delText>
      </w:r>
    </w:del>
    <w:r w:rsidRPr="009213E6">
      <w:t xml:space="preserve"> Residential Compliance</w:t>
    </w:r>
    <w:r w:rsidRPr="009213E6">
      <w:tab/>
    </w:r>
    <w:r w:rsidR="006364E0">
      <w:t xml:space="preserve">March </w:t>
    </w:r>
    <w:r>
      <w:t>20</w:t>
    </w:r>
    <w:ins w:id="221" w:author="Alhabibi, Haider@Energy" w:date="2021-08-24T15:42:00Z">
      <w:r w:rsidR="00C87F21">
        <w:t>22</w:t>
      </w:r>
    </w:ins>
    <w:del w:id="222" w:author="Alhabibi, Haider@Energy" w:date="2021-08-24T15:42:00Z">
      <w:r w:rsidDel="00C87F21">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29A3F" w14:textId="77777777" w:rsidR="00E24659" w:rsidRDefault="00E2465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0" w14:textId="722527E8" w:rsidR="00EE69FE" w:rsidRPr="009213E6" w:rsidRDefault="00EE69FE" w:rsidP="009213E6">
    <w:pPr>
      <w:pStyle w:val="Footer"/>
    </w:pPr>
    <w:r w:rsidRPr="009213E6">
      <w:t>CA Building Energy Efficiency Standards - 20</w:t>
    </w:r>
    <w:ins w:id="262" w:author="Alhabibi, Haider@Energy" w:date="2021-08-24T15:42:00Z">
      <w:r w:rsidR="00983489">
        <w:t>22</w:t>
      </w:r>
    </w:ins>
    <w:del w:id="263" w:author="Alhabibi, Haider@Energy" w:date="2021-08-24T15:42:00Z">
      <w:r w:rsidRPr="009213E6" w:rsidDel="00983489">
        <w:delText>1</w:delText>
      </w:r>
      <w:r w:rsidDel="00983489">
        <w:delText>9</w:delText>
      </w:r>
    </w:del>
    <w:r w:rsidRPr="009213E6">
      <w:t xml:space="preserve"> Residential Compliance</w:t>
    </w:r>
    <w:r w:rsidRPr="009213E6">
      <w:tab/>
    </w:r>
    <w:r w:rsidR="00AC1D79">
      <w:t xml:space="preserve">March </w:t>
    </w:r>
    <w:r>
      <w:t>20</w:t>
    </w:r>
    <w:ins w:id="264" w:author="Alhabibi, Haider@Energy" w:date="2021-08-24T15:42:00Z">
      <w:r w:rsidR="00983489">
        <w:t>22</w:t>
      </w:r>
    </w:ins>
    <w:del w:id="265" w:author="Alhabibi, Haider@Energy" w:date="2021-08-24T15:42:00Z">
      <w:r w:rsidDel="00983489">
        <w:delText>20</w:delText>
      </w:r>
    </w:del>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A" w14:textId="6EA182FB" w:rsidR="00EE69FE" w:rsidRPr="00A165EE" w:rsidRDefault="00EE69FE" w:rsidP="009213E6">
    <w:pPr>
      <w:pStyle w:val="Footer"/>
      <w:rPr>
        <w:b/>
      </w:rPr>
    </w:pPr>
    <w:r w:rsidRPr="00A165EE">
      <w:t xml:space="preserve">CA Building Energy Efficiency Standards - </w:t>
    </w:r>
    <w:del w:id="339" w:author="Alhabibi, Haider@Energy" w:date="2022-02-28T09:04:00Z">
      <w:r w:rsidRPr="00A165EE" w:rsidDel="0006167E">
        <w:delText>201</w:delText>
      </w:r>
      <w:r w:rsidDel="0006167E">
        <w:delText>9</w:delText>
      </w:r>
      <w:r w:rsidRPr="00A165EE" w:rsidDel="0006167E">
        <w:delText xml:space="preserve"> </w:delText>
      </w:r>
    </w:del>
    <w:ins w:id="340" w:author="Alhabibi, Haider@Energy" w:date="2022-02-28T09:04:00Z">
      <w:r w:rsidR="0006167E" w:rsidRPr="00A165EE">
        <w:t>20</w:t>
      </w:r>
      <w:r w:rsidR="0006167E">
        <w:t>22</w:t>
      </w:r>
      <w:r w:rsidR="0006167E" w:rsidRPr="00A165EE">
        <w:t xml:space="preserve"> </w:t>
      </w:r>
    </w:ins>
    <w:r w:rsidRPr="00A165EE">
      <w:t>Residential Compliance</w:t>
    </w:r>
    <w:r w:rsidRPr="00A165EE">
      <w:tab/>
    </w:r>
    <w:r w:rsidRPr="00E84F79">
      <w:t xml:space="preserve"> </w:t>
    </w:r>
    <w:r w:rsidR="00AC1D79">
      <w:t xml:space="preserve">March </w:t>
    </w:r>
    <w:del w:id="341" w:author="Alhabibi, Haider@Energy" w:date="2022-02-28T09:04:00Z">
      <w:r w:rsidDel="0006167E">
        <w:delText>2020</w:delText>
      </w:r>
    </w:del>
    <w:ins w:id="342" w:author="Alhabibi, Haider@Energy" w:date="2022-02-28T09:04:00Z">
      <w:r w:rsidR="0006167E">
        <w:t>2022</w:t>
      </w:r>
    </w:ins>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6AAA195" w14:textId="77777777" w:rsidR="00610009" w:rsidRDefault="00610009">
      <w:r>
        <w:separator/>
      </w:r>
    </w:p>
  </w:footnote>
  <w:footnote w:type="continuationSeparator" w:id="0">
    <w:p w14:paraId="0FD69575" w14:textId="77777777" w:rsidR="00610009" w:rsidRDefault="00610009">
      <w:r>
        <w:continuationSeparator/>
      </w:r>
    </w:p>
  </w:footnote>
  <w:footnote w:type="continuationNotice" w:id="1">
    <w:p w14:paraId="7701AB26" w14:textId="77777777" w:rsidR="00610009" w:rsidRDefault="0061000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72" w14:textId="6604E094" w:rsidR="00EE69FE" w:rsidRDefault="00EE69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73" w14:textId="6055956B" w:rsidR="00EE69FE" w:rsidRPr="007770C5" w:rsidRDefault="00E24659" w:rsidP="00352336">
    <w:pPr>
      <w:suppressAutoHyphens/>
      <w:ind w:left="-90"/>
      <w:rPr>
        <w:rFonts w:ascii="Arial" w:hAnsi="Arial" w:cs="Arial"/>
        <w:sz w:val="14"/>
        <w:szCs w:val="14"/>
      </w:rPr>
    </w:pPr>
    <w:sdt>
      <w:sdtPr>
        <w:rPr>
          <w:rFonts w:ascii="Arial" w:hAnsi="Arial" w:cs="Arial"/>
          <w:sz w:val="14"/>
          <w:szCs w:val="14"/>
        </w:rPr>
        <w:id w:val="-1667006339"/>
        <w:docPartObj>
          <w:docPartGallery w:val="Watermarks"/>
          <w:docPartUnique/>
        </w:docPartObj>
      </w:sdtPr>
      <w:sdtContent>
        <w:r w:rsidRPr="00E24659">
          <w:rPr>
            <w:rFonts w:ascii="Arial" w:hAnsi="Arial" w:cs="Arial"/>
            <w:noProof/>
            <w:sz w:val="14"/>
            <w:szCs w:val="14"/>
          </w:rPr>
          <w:pict w14:anchorId="720052E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60"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EE69FE" w:rsidRPr="007770C5">
      <w:rPr>
        <w:rFonts w:ascii="Arial" w:hAnsi="Arial" w:cs="Arial"/>
        <w:sz w:val="14"/>
        <w:szCs w:val="14"/>
      </w:rPr>
      <w:t>STATE OF CALIFORNIA</w:t>
    </w:r>
  </w:p>
  <w:p w14:paraId="0435B874" w14:textId="77777777" w:rsidR="00EE69FE" w:rsidRPr="007770C5" w:rsidRDefault="00EE69FE" w:rsidP="00352336">
    <w:pPr>
      <w:suppressAutoHyphens/>
      <w:ind w:left="-90"/>
      <w:rPr>
        <w:rFonts w:ascii="Arial" w:hAnsi="Arial" w:cs="Arial"/>
        <w:b/>
        <w:sz w:val="24"/>
        <w:szCs w:val="24"/>
      </w:rPr>
    </w:pPr>
    <w:r w:rsidRPr="0029047D">
      <w:rPr>
        <w:rFonts w:ascii="Arial" w:hAnsi="Arial" w:cs="Arial"/>
        <w:noProof/>
        <w:sz w:val="14"/>
        <w:szCs w:val="14"/>
      </w:rPr>
      <w:drawing>
        <wp:anchor distT="0" distB="0" distL="114300" distR="114300" simplePos="0" relativeHeight="251658249" behindDoc="0" locked="0" layoutInCell="1" allowOverlap="1" wp14:anchorId="0435B89E" wp14:editId="0435B89F">
          <wp:simplePos x="0" y="0"/>
          <wp:positionH relativeFrom="margin">
            <wp:posOffset>6618605</wp:posOffset>
          </wp:positionH>
          <wp:positionV relativeFrom="margin">
            <wp:posOffset>-1212850</wp:posOffset>
          </wp:positionV>
          <wp:extent cx="308610" cy="270510"/>
          <wp:effectExtent l="0" t="0" r="0" b="0"/>
          <wp:wrapSquare wrapText="bothSides"/>
          <wp:docPr id="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08610" cy="270510"/>
                  </a:xfrm>
                  <a:prstGeom prst="rect">
                    <a:avLst/>
                  </a:prstGeom>
                  <a:noFill/>
                  <a:ln w="9525">
                    <a:noFill/>
                    <a:miter lim="800000"/>
                    <a:headEnd/>
                    <a:tailEnd/>
                  </a:ln>
                </pic:spPr>
              </pic:pic>
            </a:graphicData>
          </a:graphic>
        </wp:anchor>
      </w:drawing>
    </w:r>
    <w:r w:rsidR="59B46851" w:rsidRPr="59B46851">
      <w:rPr>
        <w:rFonts w:ascii="Arial" w:hAnsi="Arial" w:cs="Arial"/>
        <w:b/>
        <w:bCs/>
        <w:sz w:val="24"/>
        <w:szCs w:val="24"/>
      </w:rPr>
      <w:t>INDOOR AIR QUALITY AND MECHANICAL VENTILATION</w:t>
    </w:r>
  </w:p>
  <w:p w14:paraId="0435B875" w14:textId="31494AAE" w:rsidR="00EE69FE" w:rsidRPr="007770C5" w:rsidRDefault="00EE69FE" w:rsidP="00352336">
    <w:pPr>
      <w:suppressAutoHyphens/>
      <w:ind w:left="-90"/>
      <w:rPr>
        <w:rFonts w:ascii="Arial" w:hAnsi="Arial" w:cs="Arial"/>
        <w:sz w:val="14"/>
        <w:szCs w:val="14"/>
      </w:rPr>
    </w:pPr>
    <w:r>
      <w:rPr>
        <w:rFonts w:ascii="Arial" w:hAnsi="Arial" w:cs="Arial"/>
        <w:sz w:val="14"/>
        <w:szCs w:val="14"/>
      </w:rPr>
      <w:t>CEC-CF2R-MCH-27a-H</w:t>
    </w:r>
    <w:r w:rsidRPr="007770C5">
      <w:rPr>
        <w:rFonts w:ascii="Arial" w:hAnsi="Arial" w:cs="Arial"/>
        <w:sz w:val="14"/>
        <w:szCs w:val="14"/>
      </w:rPr>
      <w:t xml:space="preserve"> (Revised</w:t>
    </w:r>
    <w:r>
      <w:rPr>
        <w:rFonts w:ascii="Arial" w:hAnsi="Arial" w:cs="Arial"/>
        <w:sz w:val="14"/>
        <w:szCs w:val="14"/>
      </w:rPr>
      <w:t xml:space="preserve"> 0</w:t>
    </w:r>
    <w:r w:rsidR="006364E0">
      <w:rPr>
        <w:rFonts w:ascii="Arial" w:hAnsi="Arial" w:cs="Arial"/>
        <w:sz w:val="14"/>
        <w:szCs w:val="14"/>
      </w:rPr>
      <w:t>3</w:t>
    </w:r>
    <w:r>
      <w:rPr>
        <w:rFonts w:ascii="Arial" w:hAnsi="Arial" w:cs="Arial"/>
        <w:sz w:val="14"/>
        <w:szCs w:val="14"/>
      </w:rPr>
      <w:t>/</w:t>
    </w:r>
    <w:ins w:id="217" w:author="Alhabibi, Haider@Energy" w:date="2021-08-24T15:41:00Z">
      <w:r w:rsidR="00C87F21">
        <w:rPr>
          <w:rFonts w:ascii="Arial" w:hAnsi="Arial" w:cs="Arial"/>
          <w:sz w:val="14"/>
          <w:szCs w:val="14"/>
        </w:rPr>
        <w:t>22</w:t>
      </w:r>
    </w:ins>
    <w:del w:id="218" w:author="Alhabibi, Haider@Energy" w:date="2021-08-24T15:42:00Z">
      <w:r w:rsidDel="00C87F21">
        <w:rPr>
          <w:rFonts w:ascii="Arial" w:hAnsi="Arial" w:cs="Arial"/>
          <w:sz w:val="14"/>
          <w:szCs w:val="14"/>
        </w:rPr>
        <w:delText>20</w:delText>
      </w:r>
    </w:del>
    <w:r w:rsidRPr="007770C5">
      <w:rPr>
        <w:rFonts w:ascii="Arial" w:hAnsi="Arial" w:cs="Arial"/>
        <w:sz w:val="14"/>
        <w:szCs w:val="14"/>
      </w:rPr>
      <w:t xml:space="preserve">)                                                                                                                               </w:t>
    </w:r>
    <w:r>
      <w:rPr>
        <w:rFonts w:ascii="Arial" w:hAnsi="Arial" w:cs="Arial"/>
        <w:sz w:val="14"/>
        <w:szCs w:val="14"/>
      </w:rPr>
      <w:t xml:space="preserve">           </w:t>
    </w:r>
    <w:r w:rsidRPr="007770C5">
      <w:rPr>
        <w:rFonts w:ascii="Arial" w:hAnsi="Arial" w:cs="Arial"/>
        <w:sz w:val="14"/>
        <w:szCs w:val="14"/>
      </w:rPr>
      <w:t>CALIFORNIA ENERGY COMMISSION</w:t>
    </w:r>
  </w:p>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EE69FE" w:rsidRPr="00F85124" w14:paraId="0435B878" w14:textId="77777777" w:rsidTr="0013183D">
      <w:trPr>
        <w:cantSplit/>
        <w:trHeight w:val="288"/>
      </w:trPr>
      <w:tc>
        <w:tcPr>
          <w:tcW w:w="3881" w:type="pct"/>
          <w:gridSpan w:val="2"/>
          <w:tcBorders>
            <w:bottom w:val="single" w:sz="4" w:space="0" w:color="auto"/>
            <w:right w:val="nil"/>
          </w:tcBorders>
          <w:vAlign w:val="center"/>
        </w:tcPr>
        <w:p w14:paraId="0435B876" w14:textId="77777777" w:rsidR="00EE69FE" w:rsidRPr="00D65FA1" w:rsidRDefault="00EE69FE" w:rsidP="0013183D">
          <w:pPr>
            <w:pStyle w:val="Style17"/>
            <w:rPr>
              <w:b/>
              <w:sz w:val="20"/>
            </w:rPr>
          </w:pPr>
          <w:r w:rsidRPr="00D65FA1">
            <w:rPr>
              <w:sz w:val="20"/>
            </w:rPr>
            <w:t>CERTIFICATE OF INSTALLATION</w:t>
          </w:r>
        </w:p>
      </w:tc>
      <w:tc>
        <w:tcPr>
          <w:tcW w:w="1119" w:type="pct"/>
          <w:tcBorders>
            <w:left w:val="nil"/>
            <w:bottom w:val="single" w:sz="4" w:space="0" w:color="auto"/>
          </w:tcBorders>
          <w:tcMar>
            <w:left w:w="115" w:type="dxa"/>
            <w:right w:w="115" w:type="dxa"/>
          </w:tcMar>
          <w:vAlign w:val="center"/>
        </w:tcPr>
        <w:p w14:paraId="0435B877" w14:textId="77777777" w:rsidR="00EE69FE" w:rsidRPr="00D65FA1" w:rsidRDefault="00EE69FE" w:rsidP="007F6151">
          <w:pPr>
            <w:pStyle w:val="Style18"/>
            <w:rPr>
              <w:b/>
              <w:sz w:val="20"/>
            </w:rPr>
          </w:pPr>
          <w:r w:rsidRPr="00D65FA1">
            <w:rPr>
              <w:sz w:val="20"/>
            </w:rPr>
            <w:t>CF2R-MCH-27</w:t>
          </w:r>
          <w:r>
            <w:rPr>
              <w:sz w:val="20"/>
            </w:rPr>
            <w:t>-H</w:t>
          </w:r>
        </w:p>
      </w:tc>
    </w:tr>
    <w:tr w:rsidR="00EE69FE" w:rsidRPr="00F85124" w14:paraId="0435B87B" w14:textId="77777777" w:rsidTr="0013183D">
      <w:trPr>
        <w:cantSplit/>
        <w:trHeight w:val="288"/>
      </w:trPr>
      <w:tc>
        <w:tcPr>
          <w:tcW w:w="2285" w:type="pct"/>
          <w:tcBorders>
            <w:right w:val="nil"/>
          </w:tcBorders>
        </w:tcPr>
        <w:p w14:paraId="0435B879" w14:textId="77777777" w:rsidR="00EE69FE" w:rsidRPr="00F85124" w:rsidRDefault="00EE69FE" w:rsidP="0013183D">
          <w:pPr>
            <w:pStyle w:val="Style19"/>
            <w:rPr>
              <w:sz w:val="12"/>
              <w:szCs w:val="12"/>
            </w:rPr>
          </w:pPr>
          <w:r w:rsidRPr="00505A99">
            <w:t>Indoor Air Quality and Mechanical Ventilation</w:t>
          </w:r>
        </w:p>
      </w:tc>
      <w:tc>
        <w:tcPr>
          <w:tcW w:w="2715" w:type="pct"/>
          <w:gridSpan w:val="2"/>
          <w:tcBorders>
            <w:left w:val="nil"/>
          </w:tcBorders>
        </w:tcPr>
        <w:p w14:paraId="0435B87A" w14:textId="2B1D1ADE" w:rsidR="00EE69FE" w:rsidRPr="00F85124" w:rsidRDefault="00EE69FE" w:rsidP="0013183D">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C1D79" w:rsidRPr="00AC1D79">
            <w:rPr>
              <w:rFonts w:asciiTheme="minorHAnsi" w:hAnsiTheme="minorHAnsi"/>
              <w:bCs/>
              <w:noProof/>
            </w:rPr>
            <w:t>6</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E24659">
            <w:rPr>
              <w:rFonts w:asciiTheme="minorHAnsi" w:hAnsiTheme="minorHAnsi"/>
              <w:bCs/>
              <w:noProof/>
            </w:rPr>
            <w:t>6</w:t>
          </w:r>
          <w:r>
            <w:rPr>
              <w:rFonts w:asciiTheme="minorHAnsi" w:hAnsiTheme="minorHAnsi"/>
              <w:bCs/>
              <w:noProof/>
            </w:rPr>
            <w:fldChar w:fldCharType="end"/>
          </w:r>
          <w:r w:rsidRPr="00F85124">
            <w:rPr>
              <w:rFonts w:asciiTheme="minorHAnsi" w:hAnsiTheme="minorHAnsi"/>
              <w:bCs/>
            </w:rPr>
            <w:t>)</w:t>
          </w:r>
        </w:p>
      </w:tc>
    </w:tr>
    <w:tr w:rsidR="00EE69FE" w:rsidRPr="00F85124" w14:paraId="0435B87F" w14:textId="77777777" w:rsidTr="0013183D">
      <w:trPr>
        <w:cantSplit/>
        <w:trHeight w:val="288"/>
      </w:trPr>
      <w:tc>
        <w:tcPr>
          <w:tcW w:w="0" w:type="auto"/>
        </w:tcPr>
        <w:p w14:paraId="0435B87C" w14:textId="77777777" w:rsidR="00EE69FE" w:rsidRPr="00F85124" w:rsidRDefault="00EE69FE" w:rsidP="0013183D">
          <w:pPr>
            <w:pStyle w:val="Style20"/>
          </w:pPr>
          <w:r w:rsidRPr="00F85124">
            <w:t>Project Name:</w:t>
          </w:r>
        </w:p>
      </w:tc>
      <w:tc>
        <w:tcPr>
          <w:tcW w:w="1596" w:type="pct"/>
        </w:tcPr>
        <w:p w14:paraId="0435B87D" w14:textId="77777777" w:rsidR="00EE69FE" w:rsidRPr="00F85124" w:rsidRDefault="00EE69FE" w:rsidP="0013183D">
          <w:pPr>
            <w:pStyle w:val="Style20"/>
          </w:pPr>
          <w:r w:rsidRPr="00F85124">
            <w:t>Enforcement Agency:</w:t>
          </w:r>
        </w:p>
      </w:tc>
      <w:tc>
        <w:tcPr>
          <w:tcW w:w="1119" w:type="pct"/>
        </w:tcPr>
        <w:p w14:paraId="0435B87E" w14:textId="77777777" w:rsidR="00EE69FE" w:rsidRPr="00F85124" w:rsidRDefault="00EE69FE" w:rsidP="0013183D">
          <w:pPr>
            <w:pStyle w:val="Style20"/>
          </w:pPr>
          <w:r w:rsidRPr="00F85124">
            <w:t>Permit Number:</w:t>
          </w:r>
        </w:p>
      </w:tc>
    </w:tr>
    <w:tr w:rsidR="00EE69FE" w:rsidRPr="00F85124" w14:paraId="0435B883" w14:textId="77777777" w:rsidTr="0013183D">
      <w:trPr>
        <w:cantSplit/>
        <w:trHeight w:val="288"/>
      </w:trPr>
      <w:tc>
        <w:tcPr>
          <w:tcW w:w="0" w:type="auto"/>
        </w:tcPr>
        <w:p w14:paraId="0435B880" w14:textId="77777777" w:rsidR="00EE69FE" w:rsidRPr="00F85124" w:rsidRDefault="00EE69FE" w:rsidP="0013183D">
          <w:pPr>
            <w:pStyle w:val="Style20"/>
            <w:rPr>
              <w:vertAlign w:val="superscript"/>
            </w:rPr>
          </w:pPr>
          <w:r w:rsidRPr="00F85124">
            <w:t>Dwelling Address:</w:t>
          </w:r>
        </w:p>
      </w:tc>
      <w:tc>
        <w:tcPr>
          <w:tcW w:w="1596" w:type="pct"/>
        </w:tcPr>
        <w:p w14:paraId="0435B881" w14:textId="77777777" w:rsidR="00EE69FE" w:rsidRPr="00F85124" w:rsidRDefault="00EE69FE" w:rsidP="0013183D">
          <w:pPr>
            <w:pStyle w:val="Style20"/>
            <w:rPr>
              <w:vertAlign w:val="superscript"/>
            </w:rPr>
          </w:pPr>
          <w:r w:rsidRPr="00F85124">
            <w:t>City</w:t>
          </w:r>
          <w:r>
            <w:t>:</w:t>
          </w:r>
        </w:p>
      </w:tc>
      <w:tc>
        <w:tcPr>
          <w:tcW w:w="1119" w:type="pct"/>
        </w:tcPr>
        <w:p w14:paraId="0435B882" w14:textId="77777777" w:rsidR="00EE69FE" w:rsidRPr="00F85124" w:rsidRDefault="00EE69FE" w:rsidP="0013183D">
          <w:pPr>
            <w:pStyle w:val="Style20"/>
            <w:rPr>
              <w:vertAlign w:val="superscript"/>
            </w:rPr>
          </w:pPr>
          <w:r w:rsidRPr="00F85124">
            <w:t>Zip Code</w:t>
          </w:r>
          <w:r>
            <w:t>:</w:t>
          </w:r>
        </w:p>
      </w:tc>
    </w:tr>
  </w:tbl>
  <w:p w14:paraId="0435B884" w14:textId="77777777" w:rsidR="00EE69FE" w:rsidRDefault="00EE69F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7" w14:textId="4B250385" w:rsidR="00EE69FE" w:rsidRDefault="00EE69F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88" w14:textId="2F3ECB3C" w:rsidR="00EE69FE" w:rsidRDefault="00EE69F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EE69FE" w:rsidRPr="00F85124" w14:paraId="0435B88B" w14:textId="77777777" w:rsidTr="00023A98">
      <w:trPr>
        <w:cantSplit/>
        <w:trHeight w:val="288"/>
      </w:trPr>
      <w:tc>
        <w:tcPr>
          <w:tcW w:w="3881" w:type="pct"/>
          <w:gridSpan w:val="2"/>
          <w:tcBorders>
            <w:bottom w:val="single" w:sz="4" w:space="0" w:color="auto"/>
            <w:right w:val="nil"/>
          </w:tcBorders>
          <w:vAlign w:val="center"/>
        </w:tcPr>
        <w:p w14:paraId="0435B889" w14:textId="77777777" w:rsidR="00EE69FE" w:rsidRPr="00927918" w:rsidRDefault="00EE69FE" w:rsidP="00023A98">
          <w:pPr>
            <w:pStyle w:val="Style17"/>
            <w:rPr>
              <w:b/>
              <w:sz w:val="20"/>
            </w:rPr>
          </w:pPr>
          <w:r w:rsidRPr="00927918">
            <w:rPr>
              <w:sz w:val="20"/>
            </w:rPr>
            <w:t>CERTIFICATE OF INSTALLATION</w:t>
          </w:r>
          <w:r w:rsidRPr="0053106D">
            <w:rPr>
              <w:sz w:val="20"/>
            </w:rPr>
            <w:t xml:space="preserve"> </w:t>
          </w:r>
          <w:r>
            <w:rPr>
              <w:sz w:val="20"/>
            </w:rPr>
            <w:t xml:space="preserve">- </w:t>
          </w:r>
          <w:r w:rsidRPr="0053106D">
            <w:rPr>
              <w:sz w:val="20"/>
            </w:rPr>
            <w:t>USER INSTRUCTIONS</w:t>
          </w:r>
        </w:p>
      </w:tc>
      <w:tc>
        <w:tcPr>
          <w:tcW w:w="1119" w:type="pct"/>
          <w:tcBorders>
            <w:left w:val="nil"/>
            <w:bottom w:val="single" w:sz="4" w:space="0" w:color="auto"/>
          </w:tcBorders>
          <w:tcMar>
            <w:left w:w="115" w:type="dxa"/>
            <w:right w:w="115" w:type="dxa"/>
          </w:tcMar>
          <w:vAlign w:val="center"/>
        </w:tcPr>
        <w:p w14:paraId="0435B88A" w14:textId="77777777" w:rsidR="00EE69FE" w:rsidRPr="00927918" w:rsidRDefault="00EE69FE" w:rsidP="00D85A3A">
          <w:pPr>
            <w:pStyle w:val="Style18"/>
            <w:rPr>
              <w:b/>
              <w:sz w:val="20"/>
            </w:rPr>
          </w:pPr>
          <w:r w:rsidRPr="00927918">
            <w:rPr>
              <w:sz w:val="20"/>
            </w:rPr>
            <w:t>CF2R-MCH-27</w:t>
          </w:r>
          <w:r>
            <w:rPr>
              <w:sz w:val="20"/>
            </w:rPr>
            <w:t>-H</w:t>
          </w:r>
        </w:p>
      </w:tc>
    </w:tr>
    <w:tr w:rsidR="00EE69FE" w:rsidRPr="00F85124" w14:paraId="0435B88E" w14:textId="77777777" w:rsidTr="00023A98">
      <w:trPr>
        <w:cantSplit/>
        <w:trHeight w:val="288"/>
      </w:trPr>
      <w:tc>
        <w:tcPr>
          <w:tcW w:w="2285" w:type="pct"/>
          <w:tcBorders>
            <w:right w:val="nil"/>
          </w:tcBorders>
        </w:tcPr>
        <w:p w14:paraId="0435B88C" w14:textId="77777777" w:rsidR="00EE69FE" w:rsidRPr="00F85124" w:rsidRDefault="00EE69FE" w:rsidP="00700338">
          <w:pPr>
            <w:pStyle w:val="Style19"/>
            <w:rPr>
              <w:sz w:val="12"/>
              <w:szCs w:val="12"/>
            </w:rPr>
          </w:pPr>
          <w:r w:rsidRPr="00505A99">
            <w:t>Indoor Air Quality and Mechanical Ventilation</w:t>
          </w:r>
          <w:r>
            <w:t xml:space="preserve"> – MCH-27a</w:t>
          </w:r>
        </w:p>
      </w:tc>
      <w:tc>
        <w:tcPr>
          <w:tcW w:w="2715" w:type="pct"/>
          <w:gridSpan w:val="2"/>
          <w:tcBorders>
            <w:left w:val="nil"/>
          </w:tcBorders>
        </w:tcPr>
        <w:p w14:paraId="0435B88D" w14:textId="1D2275E8" w:rsidR="00EE69FE" w:rsidRPr="00F85124" w:rsidRDefault="00EE69FE"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C1D79" w:rsidRPr="00AC1D79">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E24659">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bl>
  <w:p w14:paraId="0435B88F" w14:textId="17079271" w:rsidR="00EE69FE" w:rsidRDefault="00EE69FE" w:rsidP="00D65FA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1" w14:textId="7E7A2733" w:rsidR="00EE69FE" w:rsidRDefault="00EE69FE">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2" w14:textId="7835FFF9" w:rsidR="00EE69FE" w:rsidRDefault="00EE69F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1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4944"/>
      <w:gridCol w:w="3454"/>
      <w:gridCol w:w="2422"/>
    </w:tblGrid>
    <w:tr w:rsidR="00EE69FE" w:rsidRPr="00F85124" w14:paraId="0435B895" w14:textId="77777777" w:rsidTr="00023A98">
      <w:trPr>
        <w:cantSplit/>
        <w:trHeight w:val="288"/>
      </w:trPr>
      <w:tc>
        <w:tcPr>
          <w:tcW w:w="3881" w:type="pct"/>
          <w:gridSpan w:val="2"/>
          <w:tcBorders>
            <w:bottom w:val="single" w:sz="4" w:space="0" w:color="auto"/>
            <w:right w:val="nil"/>
          </w:tcBorders>
          <w:vAlign w:val="center"/>
        </w:tcPr>
        <w:p w14:paraId="0435B893" w14:textId="77777777" w:rsidR="00EE69FE" w:rsidRPr="00D65FA1" w:rsidRDefault="00EE69FE" w:rsidP="00023A98">
          <w:pPr>
            <w:pStyle w:val="Style17"/>
            <w:rPr>
              <w:b/>
              <w:sz w:val="20"/>
            </w:rPr>
          </w:pPr>
          <w:r w:rsidRPr="00D65FA1">
            <w:rPr>
              <w:sz w:val="20"/>
            </w:rPr>
            <w:t>CERTIFICATE OF INSTALLATION</w:t>
          </w:r>
          <w:r>
            <w:rPr>
              <w:sz w:val="20"/>
            </w:rPr>
            <w:t xml:space="preserve"> – DATA FIELD DEFINITIONS AND CALCULATIONS</w:t>
          </w:r>
        </w:p>
      </w:tc>
      <w:tc>
        <w:tcPr>
          <w:tcW w:w="1119" w:type="pct"/>
          <w:tcBorders>
            <w:left w:val="nil"/>
            <w:bottom w:val="single" w:sz="4" w:space="0" w:color="auto"/>
          </w:tcBorders>
          <w:tcMar>
            <w:left w:w="115" w:type="dxa"/>
            <w:right w:w="115" w:type="dxa"/>
          </w:tcMar>
          <w:vAlign w:val="center"/>
        </w:tcPr>
        <w:p w14:paraId="0435B894" w14:textId="77777777" w:rsidR="00EE69FE" w:rsidRPr="00D65FA1" w:rsidRDefault="00EE69FE" w:rsidP="00D85A3A">
          <w:pPr>
            <w:pStyle w:val="Style18"/>
            <w:rPr>
              <w:b/>
              <w:sz w:val="20"/>
            </w:rPr>
          </w:pPr>
          <w:r w:rsidRPr="00D65FA1">
            <w:rPr>
              <w:sz w:val="20"/>
            </w:rPr>
            <w:t>CF2R-MCH-27</w:t>
          </w:r>
          <w:r>
            <w:rPr>
              <w:sz w:val="20"/>
            </w:rPr>
            <w:t>-H</w:t>
          </w:r>
        </w:p>
      </w:tc>
    </w:tr>
    <w:tr w:rsidR="00EE69FE" w:rsidRPr="00F85124" w14:paraId="0435B898" w14:textId="77777777" w:rsidTr="00023A98">
      <w:trPr>
        <w:cantSplit/>
        <w:trHeight w:val="288"/>
      </w:trPr>
      <w:tc>
        <w:tcPr>
          <w:tcW w:w="2285" w:type="pct"/>
          <w:tcBorders>
            <w:right w:val="nil"/>
          </w:tcBorders>
        </w:tcPr>
        <w:p w14:paraId="0435B896" w14:textId="77777777" w:rsidR="00EE69FE" w:rsidRPr="00F85124" w:rsidRDefault="00EE69FE" w:rsidP="00700338">
          <w:pPr>
            <w:pStyle w:val="Style19"/>
            <w:rPr>
              <w:sz w:val="12"/>
              <w:szCs w:val="12"/>
            </w:rPr>
          </w:pPr>
          <w:r w:rsidRPr="00505A99">
            <w:t>Indoor Air Quality and Mechanical Ventilation</w:t>
          </w:r>
          <w:r>
            <w:t xml:space="preserve"> – MCH-27a</w:t>
          </w:r>
        </w:p>
      </w:tc>
      <w:tc>
        <w:tcPr>
          <w:tcW w:w="2715" w:type="pct"/>
          <w:gridSpan w:val="2"/>
          <w:tcBorders>
            <w:left w:val="nil"/>
          </w:tcBorders>
        </w:tcPr>
        <w:p w14:paraId="0435B897" w14:textId="20706D31" w:rsidR="00EE69FE" w:rsidRPr="00F85124" w:rsidRDefault="00EE69FE" w:rsidP="00023A98">
          <w:pPr>
            <w:tabs>
              <w:tab w:val="right" w:pos="10543"/>
            </w:tabs>
            <w:jc w:val="right"/>
            <w:rPr>
              <w:rFonts w:asciiTheme="minorHAnsi" w:hAnsiTheme="minorHAnsi"/>
              <w:sz w:val="12"/>
              <w:szCs w:val="12"/>
            </w:rPr>
          </w:pPr>
          <w:r w:rsidRPr="00F85124">
            <w:rPr>
              <w:rFonts w:asciiTheme="minorHAnsi" w:hAnsiTheme="minorHAnsi"/>
              <w:bCs/>
            </w:rPr>
            <w:t xml:space="preserve">(Page </w:t>
          </w:r>
          <w:r>
            <w:fldChar w:fldCharType="begin"/>
          </w:r>
          <w:r>
            <w:instrText xml:space="preserve"> PAGE   \* MERGEFORMAT </w:instrText>
          </w:r>
          <w:r>
            <w:fldChar w:fldCharType="separate"/>
          </w:r>
          <w:r w:rsidR="00AC1D79" w:rsidRPr="00AC1D79">
            <w:rPr>
              <w:rFonts w:asciiTheme="minorHAnsi" w:hAnsiTheme="minorHAnsi"/>
              <w:bCs/>
              <w:noProof/>
            </w:rPr>
            <w:t>1</w:t>
          </w:r>
          <w:r>
            <w:rPr>
              <w:rFonts w:asciiTheme="minorHAnsi" w:hAnsiTheme="minorHAnsi"/>
              <w:bCs/>
              <w:noProof/>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E24659">
            <w:rPr>
              <w:rFonts w:asciiTheme="minorHAnsi" w:hAnsiTheme="minorHAnsi"/>
              <w:bCs/>
              <w:noProof/>
            </w:rPr>
            <w:t>8</w:t>
          </w:r>
          <w:r>
            <w:rPr>
              <w:rFonts w:asciiTheme="minorHAnsi" w:hAnsiTheme="minorHAnsi"/>
              <w:bCs/>
              <w:noProof/>
            </w:rPr>
            <w:fldChar w:fldCharType="end"/>
          </w:r>
          <w:r w:rsidRPr="00F85124">
            <w:rPr>
              <w:rFonts w:asciiTheme="minorHAnsi" w:hAnsiTheme="minorHAnsi"/>
              <w:bCs/>
            </w:rPr>
            <w:t>)</w:t>
          </w:r>
        </w:p>
      </w:tc>
    </w:tr>
  </w:tbl>
  <w:p w14:paraId="0435B899" w14:textId="4AA9F96E" w:rsidR="00EE69FE" w:rsidRDefault="00EE69FE" w:rsidP="007F6151">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B89B" w14:textId="1889C422" w:rsidR="00EE69FE" w:rsidRDefault="00EE69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multilevel"/>
    <w:tmpl w:val="C91CF59E"/>
    <w:lvl w:ilvl="0">
      <w:start w:val="1"/>
      <w:numFmt w:val="bullet"/>
      <w:pStyle w:val="ListBullet5"/>
      <w:lvlText w:val=""/>
      <w:lvlJc w:val="left"/>
      <w:pPr>
        <w:tabs>
          <w:tab w:val="num" w:pos="1800"/>
        </w:tabs>
        <w:ind w:left="1800" w:hanging="360"/>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1EA0C50"/>
    <w:multiLevelType w:val="hybridMultilevel"/>
    <w:tmpl w:val="B59CAF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4BC4FE0"/>
    <w:multiLevelType w:val="hybridMultilevel"/>
    <w:tmpl w:val="292E4F9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0E09A5"/>
    <w:multiLevelType w:val="hybridMultilevel"/>
    <w:tmpl w:val="43CEBF0A"/>
    <w:lvl w:ilvl="0" w:tplc="04090001">
      <w:start w:val="1"/>
      <w:numFmt w:val="bullet"/>
      <w:lvlText w:val=""/>
      <w:lvlJc w:val="left"/>
      <w:pPr>
        <w:ind w:left="1163" w:hanging="360"/>
      </w:pPr>
      <w:rPr>
        <w:rFonts w:ascii="Symbol" w:hAnsi="Symbol" w:hint="default"/>
      </w:rPr>
    </w:lvl>
    <w:lvl w:ilvl="1" w:tplc="04090003" w:tentative="1">
      <w:start w:val="1"/>
      <w:numFmt w:val="bullet"/>
      <w:lvlText w:val="o"/>
      <w:lvlJc w:val="left"/>
      <w:pPr>
        <w:ind w:left="1883" w:hanging="360"/>
      </w:pPr>
      <w:rPr>
        <w:rFonts w:ascii="Courier New" w:hAnsi="Courier New" w:cs="Courier New" w:hint="default"/>
      </w:rPr>
    </w:lvl>
    <w:lvl w:ilvl="2" w:tplc="04090005" w:tentative="1">
      <w:start w:val="1"/>
      <w:numFmt w:val="bullet"/>
      <w:lvlText w:val=""/>
      <w:lvlJc w:val="left"/>
      <w:pPr>
        <w:ind w:left="2603" w:hanging="360"/>
      </w:pPr>
      <w:rPr>
        <w:rFonts w:ascii="Wingdings" w:hAnsi="Wingdings" w:hint="default"/>
      </w:rPr>
    </w:lvl>
    <w:lvl w:ilvl="3" w:tplc="04090001" w:tentative="1">
      <w:start w:val="1"/>
      <w:numFmt w:val="bullet"/>
      <w:lvlText w:val=""/>
      <w:lvlJc w:val="left"/>
      <w:pPr>
        <w:ind w:left="3323" w:hanging="360"/>
      </w:pPr>
      <w:rPr>
        <w:rFonts w:ascii="Symbol" w:hAnsi="Symbol" w:hint="default"/>
      </w:rPr>
    </w:lvl>
    <w:lvl w:ilvl="4" w:tplc="04090003" w:tentative="1">
      <w:start w:val="1"/>
      <w:numFmt w:val="bullet"/>
      <w:lvlText w:val="o"/>
      <w:lvlJc w:val="left"/>
      <w:pPr>
        <w:ind w:left="4043" w:hanging="360"/>
      </w:pPr>
      <w:rPr>
        <w:rFonts w:ascii="Courier New" w:hAnsi="Courier New" w:cs="Courier New" w:hint="default"/>
      </w:rPr>
    </w:lvl>
    <w:lvl w:ilvl="5" w:tplc="04090005" w:tentative="1">
      <w:start w:val="1"/>
      <w:numFmt w:val="bullet"/>
      <w:lvlText w:val=""/>
      <w:lvlJc w:val="left"/>
      <w:pPr>
        <w:ind w:left="4763" w:hanging="360"/>
      </w:pPr>
      <w:rPr>
        <w:rFonts w:ascii="Wingdings" w:hAnsi="Wingdings" w:hint="default"/>
      </w:rPr>
    </w:lvl>
    <w:lvl w:ilvl="6" w:tplc="04090001" w:tentative="1">
      <w:start w:val="1"/>
      <w:numFmt w:val="bullet"/>
      <w:lvlText w:val=""/>
      <w:lvlJc w:val="left"/>
      <w:pPr>
        <w:ind w:left="5483" w:hanging="360"/>
      </w:pPr>
      <w:rPr>
        <w:rFonts w:ascii="Symbol" w:hAnsi="Symbol" w:hint="default"/>
      </w:rPr>
    </w:lvl>
    <w:lvl w:ilvl="7" w:tplc="04090003" w:tentative="1">
      <w:start w:val="1"/>
      <w:numFmt w:val="bullet"/>
      <w:lvlText w:val="o"/>
      <w:lvlJc w:val="left"/>
      <w:pPr>
        <w:ind w:left="6203" w:hanging="360"/>
      </w:pPr>
      <w:rPr>
        <w:rFonts w:ascii="Courier New" w:hAnsi="Courier New" w:cs="Courier New" w:hint="default"/>
      </w:rPr>
    </w:lvl>
    <w:lvl w:ilvl="8" w:tplc="04090005" w:tentative="1">
      <w:start w:val="1"/>
      <w:numFmt w:val="bullet"/>
      <w:lvlText w:val=""/>
      <w:lvlJc w:val="left"/>
      <w:pPr>
        <w:ind w:left="6923" w:hanging="360"/>
      </w:pPr>
      <w:rPr>
        <w:rFonts w:ascii="Wingdings" w:hAnsi="Wingdings" w:hint="default"/>
      </w:rPr>
    </w:lvl>
  </w:abstractNum>
  <w:abstractNum w:abstractNumId="5"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6" w15:restartNumberingAfterBreak="0">
    <w:nsid w:val="0EBF771E"/>
    <w:multiLevelType w:val="multilevel"/>
    <w:tmpl w:val="4B2E9D9E"/>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7" w15:restartNumberingAfterBreak="0">
    <w:nsid w:val="12074152"/>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A317326"/>
    <w:multiLevelType w:val="hybridMultilevel"/>
    <w:tmpl w:val="ADA03F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CC30BC1"/>
    <w:multiLevelType w:val="multilevel"/>
    <w:tmpl w:val="0EA06CA2"/>
    <w:lvl w:ilvl="0">
      <w:start w:val="1"/>
      <w:numFmt w:val="decimal"/>
      <w:lvlText w:val="%1."/>
      <w:lvlJc w:val="left"/>
      <w:pPr>
        <w:ind w:left="360" w:hanging="360"/>
      </w:pPr>
      <w:rPr>
        <w:rFonts w:hint="default"/>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asciiTheme="minorHAnsi" w:hAnsiTheme="minorHAnsi" w:cstheme="minorHAnsi" w:hint="default"/>
        <w:b w:val="0"/>
        <w:sz w:val="18"/>
        <w:szCs w:val="18"/>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3D72DE3"/>
    <w:multiLevelType w:val="hybridMultilevel"/>
    <w:tmpl w:val="D1289E72"/>
    <w:lvl w:ilvl="0" w:tplc="582E32D6">
      <w:start w:val="1"/>
      <w:numFmt w:val="decimal"/>
      <w:lvlText w:val="%1."/>
      <w:lvlJc w:val="left"/>
      <w:pPr>
        <w:ind w:left="360" w:hanging="360"/>
      </w:pPr>
      <w:rPr>
        <w:rFonts w:hint="default"/>
        <w:b w:val="0"/>
        <w:sz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455D8B"/>
    <w:multiLevelType w:val="multilevel"/>
    <w:tmpl w:val="15D051C0"/>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2" w15:restartNumberingAfterBreak="0">
    <w:nsid w:val="28A201A2"/>
    <w:multiLevelType w:val="hybridMultilevel"/>
    <w:tmpl w:val="CB8690F4"/>
    <w:lvl w:ilvl="0" w:tplc="739A78D6">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13" w15:restartNumberingAfterBreak="0">
    <w:nsid w:val="2B1D2344"/>
    <w:multiLevelType w:val="hybridMultilevel"/>
    <w:tmpl w:val="5164BE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B2D05EC"/>
    <w:multiLevelType w:val="hybridMultilevel"/>
    <w:tmpl w:val="7C647EF8"/>
    <w:lvl w:ilvl="0" w:tplc="8EBA107A">
      <w:start w:val="1"/>
      <w:numFmt w:val="decimal"/>
      <w:lvlText w:val="%1."/>
      <w:lvlJc w:val="left"/>
      <w:pPr>
        <w:ind w:left="1469" w:hanging="360"/>
      </w:pPr>
      <w:rPr>
        <w:rFonts w:asciiTheme="minorHAnsi" w:eastAsia="Times New Roman" w:hAnsiTheme="minorHAnsi" w:cstheme="minorHAnsi"/>
      </w:rPr>
    </w:lvl>
    <w:lvl w:ilvl="1" w:tplc="04090019" w:tentative="1">
      <w:start w:val="1"/>
      <w:numFmt w:val="lowerLetter"/>
      <w:lvlText w:val="%2."/>
      <w:lvlJc w:val="left"/>
      <w:pPr>
        <w:ind w:left="2189" w:hanging="360"/>
      </w:pPr>
    </w:lvl>
    <w:lvl w:ilvl="2" w:tplc="0409001B" w:tentative="1">
      <w:start w:val="1"/>
      <w:numFmt w:val="lowerRoman"/>
      <w:lvlText w:val="%3."/>
      <w:lvlJc w:val="right"/>
      <w:pPr>
        <w:ind w:left="2909" w:hanging="180"/>
      </w:pPr>
    </w:lvl>
    <w:lvl w:ilvl="3" w:tplc="0409000F" w:tentative="1">
      <w:start w:val="1"/>
      <w:numFmt w:val="decimal"/>
      <w:lvlText w:val="%4."/>
      <w:lvlJc w:val="left"/>
      <w:pPr>
        <w:ind w:left="3629" w:hanging="360"/>
      </w:pPr>
    </w:lvl>
    <w:lvl w:ilvl="4" w:tplc="04090019" w:tentative="1">
      <w:start w:val="1"/>
      <w:numFmt w:val="lowerLetter"/>
      <w:lvlText w:val="%5."/>
      <w:lvlJc w:val="left"/>
      <w:pPr>
        <w:ind w:left="4349" w:hanging="360"/>
      </w:pPr>
    </w:lvl>
    <w:lvl w:ilvl="5" w:tplc="0409001B" w:tentative="1">
      <w:start w:val="1"/>
      <w:numFmt w:val="lowerRoman"/>
      <w:lvlText w:val="%6."/>
      <w:lvlJc w:val="right"/>
      <w:pPr>
        <w:ind w:left="5069" w:hanging="180"/>
      </w:pPr>
    </w:lvl>
    <w:lvl w:ilvl="6" w:tplc="0409000F" w:tentative="1">
      <w:start w:val="1"/>
      <w:numFmt w:val="decimal"/>
      <w:lvlText w:val="%7."/>
      <w:lvlJc w:val="left"/>
      <w:pPr>
        <w:ind w:left="5789" w:hanging="360"/>
      </w:pPr>
    </w:lvl>
    <w:lvl w:ilvl="7" w:tplc="04090019" w:tentative="1">
      <w:start w:val="1"/>
      <w:numFmt w:val="lowerLetter"/>
      <w:lvlText w:val="%8."/>
      <w:lvlJc w:val="left"/>
      <w:pPr>
        <w:ind w:left="6509" w:hanging="360"/>
      </w:pPr>
    </w:lvl>
    <w:lvl w:ilvl="8" w:tplc="0409001B" w:tentative="1">
      <w:start w:val="1"/>
      <w:numFmt w:val="lowerRoman"/>
      <w:lvlText w:val="%9."/>
      <w:lvlJc w:val="right"/>
      <w:pPr>
        <w:ind w:left="7229" w:hanging="180"/>
      </w:pPr>
    </w:lvl>
  </w:abstractNum>
  <w:abstractNum w:abstractNumId="15" w15:restartNumberingAfterBreak="0">
    <w:nsid w:val="3163657B"/>
    <w:multiLevelType w:val="hybridMultilevel"/>
    <w:tmpl w:val="B71C3B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6E52C92"/>
    <w:multiLevelType w:val="hybridMultilevel"/>
    <w:tmpl w:val="4F804B22"/>
    <w:lvl w:ilvl="0" w:tplc="04090019">
      <w:start w:val="1"/>
      <w:numFmt w:val="lowerLetter"/>
      <w:lvlText w:val="%1."/>
      <w:lvlJc w:val="left"/>
      <w:pPr>
        <w:ind w:left="1111" w:hanging="360"/>
      </w:pPr>
    </w:lvl>
    <w:lvl w:ilvl="1" w:tplc="04090019" w:tentative="1">
      <w:start w:val="1"/>
      <w:numFmt w:val="lowerLetter"/>
      <w:lvlText w:val="%2."/>
      <w:lvlJc w:val="left"/>
      <w:pPr>
        <w:ind w:left="1831" w:hanging="360"/>
      </w:pPr>
    </w:lvl>
    <w:lvl w:ilvl="2" w:tplc="0409001B" w:tentative="1">
      <w:start w:val="1"/>
      <w:numFmt w:val="lowerRoman"/>
      <w:lvlText w:val="%3."/>
      <w:lvlJc w:val="right"/>
      <w:pPr>
        <w:ind w:left="2551" w:hanging="180"/>
      </w:pPr>
    </w:lvl>
    <w:lvl w:ilvl="3" w:tplc="0409000F" w:tentative="1">
      <w:start w:val="1"/>
      <w:numFmt w:val="decimal"/>
      <w:lvlText w:val="%4."/>
      <w:lvlJc w:val="left"/>
      <w:pPr>
        <w:ind w:left="3271" w:hanging="360"/>
      </w:pPr>
    </w:lvl>
    <w:lvl w:ilvl="4" w:tplc="04090019" w:tentative="1">
      <w:start w:val="1"/>
      <w:numFmt w:val="lowerLetter"/>
      <w:lvlText w:val="%5."/>
      <w:lvlJc w:val="left"/>
      <w:pPr>
        <w:ind w:left="3991" w:hanging="360"/>
      </w:pPr>
    </w:lvl>
    <w:lvl w:ilvl="5" w:tplc="0409001B" w:tentative="1">
      <w:start w:val="1"/>
      <w:numFmt w:val="lowerRoman"/>
      <w:lvlText w:val="%6."/>
      <w:lvlJc w:val="right"/>
      <w:pPr>
        <w:ind w:left="4711" w:hanging="180"/>
      </w:pPr>
    </w:lvl>
    <w:lvl w:ilvl="6" w:tplc="0409000F" w:tentative="1">
      <w:start w:val="1"/>
      <w:numFmt w:val="decimal"/>
      <w:lvlText w:val="%7."/>
      <w:lvlJc w:val="left"/>
      <w:pPr>
        <w:ind w:left="5431" w:hanging="360"/>
      </w:pPr>
    </w:lvl>
    <w:lvl w:ilvl="7" w:tplc="04090019" w:tentative="1">
      <w:start w:val="1"/>
      <w:numFmt w:val="lowerLetter"/>
      <w:lvlText w:val="%8."/>
      <w:lvlJc w:val="left"/>
      <w:pPr>
        <w:ind w:left="6151" w:hanging="360"/>
      </w:pPr>
    </w:lvl>
    <w:lvl w:ilvl="8" w:tplc="0409001B" w:tentative="1">
      <w:start w:val="1"/>
      <w:numFmt w:val="lowerRoman"/>
      <w:lvlText w:val="%9."/>
      <w:lvlJc w:val="right"/>
      <w:pPr>
        <w:ind w:left="6871" w:hanging="180"/>
      </w:pPr>
    </w:lvl>
  </w:abstractNum>
  <w:abstractNum w:abstractNumId="17" w15:restartNumberingAfterBreak="0">
    <w:nsid w:val="3BB4221A"/>
    <w:multiLevelType w:val="hybridMultilevel"/>
    <w:tmpl w:val="E7A8B87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E3A7AFE"/>
    <w:multiLevelType w:val="hybridMultilevel"/>
    <w:tmpl w:val="629442F8"/>
    <w:lvl w:ilvl="0" w:tplc="04090005">
      <w:start w:val="1"/>
      <w:numFmt w:val="bullet"/>
      <w:lvlText w:val=""/>
      <w:lvlJc w:val="left"/>
      <w:pPr>
        <w:ind w:left="744" w:hanging="360"/>
      </w:pPr>
      <w:rPr>
        <w:rFonts w:ascii="Wingdings" w:hAnsi="Wingdings" w:hint="default"/>
      </w:rPr>
    </w:lvl>
    <w:lvl w:ilvl="1" w:tplc="04090003" w:tentative="1">
      <w:start w:val="1"/>
      <w:numFmt w:val="bullet"/>
      <w:lvlText w:val="o"/>
      <w:lvlJc w:val="left"/>
      <w:pPr>
        <w:ind w:left="1464" w:hanging="360"/>
      </w:pPr>
      <w:rPr>
        <w:rFonts w:ascii="Courier New" w:hAnsi="Courier New" w:cs="Courier New" w:hint="default"/>
      </w:rPr>
    </w:lvl>
    <w:lvl w:ilvl="2" w:tplc="04090005" w:tentative="1">
      <w:start w:val="1"/>
      <w:numFmt w:val="bullet"/>
      <w:lvlText w:val=""/>
      <w:lvlJc w:val="left"/>
      <w:pPr>
        <w:ind w:left="2184" w:hanging="360"/>
      </w:pPr>
      <w:rPr>
        <w:rFonts w:ascii="Wingdings" w:hAnsi="Wingdings" w:hint="default"/>
      </w:rPr>
    </w:lvl>
    <w:lvl w:ilvl="3" w:tplc="04090001" w:tentative="1">
      <w:start w:val="1"/>
      <w:numFmt w:val="bullet"/>
      <w:lvlText w:val=""/>
      <w:lvlJc w:val="left"/>
      <w:pPr>
        <w:ind w:left="2904" w:hanging="360"/>
      </w:pPr>
      <w:rPr>
        <w:rFonts w:ascii="Symbol" w:hAnsi="Symbol" w:hint="default"/>
      </w:rPr>
    </w:lvl>
    <w:lvl w:ilvl="4" w:tplc="04090003" w:tentative="1">
      <w:start w:val="1"/>
      <w:numFmt w:val="bullet"/>
      <w:lvlText w:val="o"/>
      <w:lvlJc w:val="left"/>
      <w:pPr>
        <w:ind w:left="3624" w:hanging="360"/>
      </w:pPr>
      <w:rPr>
        <w:rFonts w:ascii="Courier New" w:hAnsi="Courier New" w:cs="Courier New" w:hint="default"/>
      </w:rPr>
    </w:lvl>
    <w:lvl w:ilvl="5" w:tplc="04090005" w:tentative="1">
      <w:start w:val="1"/>
      <w:numFmt w:val="bullet"/>
      <w:lvlText w:val=""/>
      <w:lvlJc w:val="left"/>
      <w:pPr>
        <w:ind w:left="4344" w:hanging="360"/>
      </w:pPr>
      <w:rPr>
        <w:rFonts w:ascii="Wingdings" w:hAnsi="Wingdings" w:hint="default"/>
      </w:rPr>
    </w:lvl>
    <w:lvl w:ilvl="6" w:tplc="04090001" w:tentative="1">
      <w:start w:val="1"/>
      <w:numFmt w:val="bullet"/>
      <w:lvlText w:val=""/>
      <w:lvlJc w:val="left"/>
      <w:pPr>
        <w:ind w:left="5064" w:hanging="360"/>
      </w:pPr>
      <w:rPr>
        <w:rFonts w:ascii="Symbol" w:hAnsi="Symbol" w:hint="default"/>
      </w:rPr>
    </w:lvl>
    <w:lvl w:ilvl="7" w:tplc="04090003" w:tentative="1">
      <w:start w:val="1"/>
      <w:numFmt w:val="bullet"/>
      <w:lvlText w:val="o"/>
      <w:lvlJc w:val="left"/>
      <w:pPr>
        <w:ind w:left="5784" w:hanging="360"/>
      </w:pPr>
      <w:rPr>
        <w:rFonts w:ascii="Courier New" w:hAnsi="Courier New" w:cs="Courier New" w:hint="default"/>
      </w:rPr>
    </w:lvl>
    <w:lvl w:ilvl="8" w:tplc="04090005" w:tentative="1">
      <w:start w:val="1"/>
      <w:numFmt w:val="bullet"/>
      <w:lvlText w:val=""/>
      <w:lvlJc w:val="left"/>
      <w:pPr>
        <w:ind w:left="6504" w:hanging="360"/>
      </w:pPr>
      <w:rPr>
        <w:rFonts w:ascii="Wingdings" w:hAnsi="Wingdings" w:hint="default"/>
      </w:rPr>
    </w:lvl>
  </w:abstractNum>
  <w:abstractNum w:abstractNumId="19" w15:restartNumberingAfterBreak="0">
    <w:nsid w:val="4DDC416A"/>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1B3090A"/>
    <w:multiLevelType w:val="hybridMultilevel"/>
    <w:tmpl w:val="45646626"/>
    <w:lvl w:ilvl="0" w:tplc="38F43DEA">
      <w:start w:val="1"/>
      <w:numFmt w:val="decimal"/>
      <w:lvlText w:val="%1."/>
      <w:lvlJc w:val="left"/>
      <w:pPr>
        <w:ind w:left="630" w:hanging="360"/>
      </w:pPr>
      <w:rPr>
        <w:rFonts w:hint="default"/>
        <w:sz w:val="18"/>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2" w15:restartNumberingAfterBreak="0">
    <w:nsid w:val="609916F5"/>
    <w:multiLevelType w:val="hybridMultilevel"/>
    <w:tmpl w:val="0D4445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29371CD"/>
    <w:multiLevelType w:val="hybridMultilevel"/>
    <w:tmpl w:val="EA043A38"/>
    <w:lvl w:ilvl="0" w:tplc="38F43DEA">
      <w:start w:val="1"/>
      <w:numFmt w:val="decimal"/>
      <w:lvlText w:val="%1."/>
      <w:lvlJc w:val="left"/>
      <w:pPr>
        <w:ind w:left="360" w:hanging="360"/>
      </w:pPr>
      <w:rPr>
        <w:rFonts w:hint="default"/>
        <w:sz w:val="18"/>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6D18BA"/>
    <w:multiLevelType w:val="hybridMultilevel"/>
    <w:tmpl w:val="ADB6CE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6FA73BE5"/>
    <w:multiLevelType w:val="multilevel"/>
    <w:tmpl w:val="A490BFC2"/>
    <w:lvl w:ilvl="0">
      <w:start w:val="1"/>
      <w:numFmt w:val="decimal"/>
      <w:lvlText w:val="%1."/>
      <w:lvlJc w:val="left"/>
      <w:pPr>
        <w:ind w:left="360" w:hanging="360"/>
      </w:pPr>
      <w:rPr>
        <w:rFonts w:hint="default"/>
      </w:rPr>
    </w:lvl>
    <w:lvl w:ilvl="1">
      <w:start w:val="1"/>
      <w:numFmt w:val="decimal"/>
      <w:isLgl/>
      <w:lvlText w:val="6.%2"/>
      <w:lvlJc w:val="left"/>
      <w:pPr>
        <w:ind w:left="315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26" w15:restartNumberingAfterBreak="0">
    <w:nsid w:val="757854B1"/>
    <w:multiLevelType w:val="hybridMultilevel"/>
    <w:tmpl w:val="AEA816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79D1746"/>
    <w:multiLevelType w:val="hybridMultilevel"/>
    <w:tmpl w:val="0066A4B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A46175E"/>
    <w:multiLevelType w:val="hybridMultilevel"/>
    <w:tmpl w:val="E9E0BC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AEF037E"/>
    <w:multiLevelType w:val="multilevel"/>
    <w:tmpl w:val="1FDCC50C"/>
    <w:lvl w:ilvl="0">
      <w:start w:val="1"/>
      <w:numFmt w:val="decimal"/>
      <w:lvlText w:val="%1."/>
      <w:lvlJc w:val="left"/>
      <w:pPr>
        <w:ind w:left="360" w:hanging="360"/>
      </w:pPr>
      <w:rPr>
        <w:rFonts w:hint="default"/>
      </w:rPr>
    </w:lvl>
    <w:lvl w:ilvl="1">
      <w:start w:val="1"/>
      <w:numFmt w:val="decimal"/>
      <w:isLgl/>
      <w:lvlText w:val="6.%2"/>
      <w:lvlJc w:val="left"/>
      <w:pPr>
        <w:ind w:left="360" w:hanging="360"/>
      </w:pPr>
      <w:rPr>
        <w:rFonts w:hint="default"/>
        <w:b/>
      </w:rPr>
    </w:lvl>
    <w:lvl w:ilvl="2">
      <w:start w:val="1"/>
      <w:numFmt w:val="decimal"/>
      <w:isLgl/>
      <w:lvlText w:val="%1.%2.%3"/>
      <w:lvlJc w:val="left"/>
      <w:pPr>
        <w:ind w:left="360" w:hanging="36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720" w:hanging="72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080" w:hanging="1080"/>
      </w:pPr>
      <w:rPr>
        <w:rFonts w:hint="default"/>
        <w:b/>
      </w:rPr>
    </w:lvl>
    <w:lvl w:ilvl="7">
      <w:start w:val="1"/>
      <w:numFmt w:val="decimal"/>
      <w:isLgl/>
      <w:lvlText w:val="%1.%2.%3.%4.%5.%6.%7.%8"/>
      <w:lvlJc w:val="left"/>
      <w:pPr>
        <w:ind w:left="1080" w:hanging="1080"/>
      </w:pPr>
      <w:rPr>
        <w:rFonts w:hint="default"/>
        <w:b/>
      </w:rPr>
    </w:lvl>
    <w:lvl w:ilvl="8">
      <w:start w:val="1"/>
      <w:numFmt w:val="decimal"/>
      <w:isLgl/>
      <w:lvlText w:val="%1.%2.%3.%4.%5.%6.%7.%8.%9"/>
      <w:lvlJc w:val="left"/>
      <w:pPr>
        <w:ind w:left="1440" w:hanging="1440"/>
      </w:pPr>
      <w:rPr>
        <w:rFonts w:hint="default"/>
        <w:b/>
      </w:rPr>
    </w:lvl>
  </w:abstractNum>
  <w:abstractNum w:abstractNumId="30" w15:restartNumberingAfterBreak="0">
    <w:nsid w:val="7D021550"/>
    <w:multiLevelType w:val="hybridMultilevel"/>
    <w:tmpl w:val="74241098"/>
    <w:lvl w:ilvl="0" w:tplc="027CC56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1"/>
  </w:num>
  <w:num w:numId="2">
    <w:abstractNumId w:val="5"/>
  </w:num>
  <w:num w:numId="3">
    <w:abstractNumId w:val="20"/>
  </w:num>
  <w:num w:numId="4">
    <w:abstractNumId w:val="1"/>
  </w:num>
  <w:num w:numId="5">
    <w:abstractNumId w:val="0"/>
  </w:num>
  <w:num w:numId="6">
    <w:abstractNumId w:val="10"/>
  </w:num>
  <w:num w:numId="7">
    <w:abstractNumId w:val="21"/>
  </w:num>
  <w:num w:numId="8">
    <w:abstractNumId w:val="23"/>
  </w:num>
  <w:num w:numId="9">
    <w:abstractNumId w:val="9"/>
  </w:num>
  <w:num w:numId="10">
    <w:abstractNumId w:val="16"/>
  </w:num>
  <w:num w:numId="11">
    <w:abstractNumId w:val="26"/>
  </w:num>
  <w:num w:numId="12">
    <w:abstractNumId w:val="18"/>
  </w:num>
  <w:num w:numId="13">
    <w:abstractNumId w:val="12"/>
  </w:num>
  <w:num w:numId="14">
    <w:abstractNumId w:val="19"/>
  </w:num>
  <w:num w:numId="15">
    <w:abstractNumId w:val="1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0"/>
  </w:num>
  <w:num w:numId="17">
    <w:abstractNumId w:val="10"/>
  </w:num>
  <w:num w:numId="18">
    <w:abstractNumId w:val="7"/>
  </w:num>
  <w:num w:numId="19">
    <w:abstractNumId w:val="8"/>
  </w:num>
  <w:num w:numId="20">
    <w:abstractNumId w:val="30"/>
  </w:num>
  <w:num w:numId="21">
    <w:abstractNumId w:val="13"/>
  </w:num>
  <w:num w:numId="22">
    <w:abstractNumId w:val="17"/>
  </w:num>
  <w:num w:numId="23">
    <w:abstractNumId w:val="28"/>
  </w:num>
  <w:num w:numId="24">
    <w:abstractNumId w:val="4"/>
  </w:num>
  <w:num w:numId="25">
    <w:abstractNumId w:val="2"/>
  </w:num>
  <w:num w:numId="26">
    <w:abstractNumId w:val="27"/>
  </w:num>
  <w:num w:numId="27">
    <w:abstractNumId w:val="15"/>
  </w:num>
  <w:num w:numId="28">
    <w:abstractNumId w:val="22"/>
  </w:num>
  <w:num w:numId="29">
    <w:abstractNumId w:val="24"/>
  </w:num>
  <w:num w:numId="30">
    <w:abstractNumId w:val="25"/>
  </w:num>
  <w:num w:numId="31">
    <w:abstractNumId w:val="14"/>
  </w:num>
  <w:num w:numId="32">
    <w:abstractNumId w:val="3"/>
  </w:num>
  <w:num w:numId="33">
    <w:abstractNumId w:val="29"/>
  </w:num>
  <w:num w:numId="34">
    <w:abstractNumId w:val="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san, Bach@Energy">
    <w15:presenceInfo w15:providerId="AD" w15:userId="S::Bach.Tsan@energy.ca.gov::12b90a9a-310a-4ea4-8d41-6bc490e058d0"/>
  </w15:person>
  <w15:person w15:author="Moua, Cheng@Energy">
    <w15:presenceInfo w15:providerId="AD" w15:userId="S::Cheng.Moua@energy.ca.gov::0a7b5eaa-32b5-460c-b817-ff0d5e5e693f"/>
  </w15:person>
  <w15:person w15:author="Alhabibi, Haider@Energy">
    <w15:presenceInfo w15:providerId="AD" w15:userId="S::Haider.Alhabibi@energy.ca.gov::9decb8d2-95ad-4b7d-9bf6-d4373f69254c"/>
  </w15:person>
  <w15:person w15:author="Bucaneg, Haile@Energy">
    <w15:presenceInfo w15:providerId="AD" w15:userId="S::Haile.Bucaneg@energy.ca.gov::6da82fe0-f71f-47c0-a9da-67c18fe92b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activeWritingStyle w:appName="MSWord" w:lang="en-US" w:vendorID="64" w:dllVersion="0" w:nlCheck="1" w:checkStyle="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1" w:cryptProviderType="rsaAES" w:cryptAlgorithmClass="hash" w:cryptAlgorithmType="typeAny" w:cryptAlgorithmSid="14" w:cryptSpinCount="100000" w:hash="m5zuvT3g3mQnGYAJ/ubsDsfud2Eq7waGDEIuB78wDw6B4xkjUr4q5cc4iWGI2oNm6YsgaoCeRwQy44IwntaMqg==" w:salt="gKHePq0N4twze97DOnTGRA=="/>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61"/>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2EE0"/>
    <w:rsid w:val="00003921"/>
    <w:rsid w:val="0001052E"/>
    <w:rsid w:val="00010C95"/>
    <w:rsid w:val="0001108C"/>
    <w:rsid w:val="000165F9"/>
    <w:rsid w:val="000171E2"/>
    <w:rsid w:val="00017246"/>
    <w:rsid w:val="00022BF1"/>
    <w:rsid w:val="00023A98"/>
    <w:rsid w:val="00024AD3"/>
    <w:rsid w:val="00025040"/>
    <w:rsid w:val="00026B59"/>
    <w:rsid w:val="0003042D"/>
    <w:rsid w:val="00030737"/>
    <w:rsid w:val="00031FF2"/>
    <w:rsid w:val="00032C54"/>
    <w:rsid w:val="00035135"/>
    <w:rsid w:val="00037F93"/>
    <w:rsid w:val="0004016A"/>
    <w:rsid w:val="000411FC"/>
    <w:rsid w:val="000452DE"/>
    <w:rsid w:val="00045AF9"/>
    <w:rsid w:val="00046D7A"/>
    <w:rsid w:val="00050BE5"/>
    <w:rsid w:val="0005156F"/>
    <w:rsid w:val="000515A0"/>
    <w:rsid w:val="00052480"/>
    <w:rsid w:val="00052E5A"/>
    <w:rsid w:val="00053EDA"/>
    <w:rsid w:val="00055A5B"/>
    <w:rsid w:val="00057BD8"/>
    <w:rsid w:val="0006136B"/>
    <w:rsid w:val="0006167E"/>
    <w:rsid w:val="0006325B"/>
    <w:rsid w:val="00065060"/>
    <w:rsid w:val="00065AA8"/>
    <w:rsid w:val="000661F9"/>
    <w:rsid w:val="00067802"/>
    <w:rsid w:val="00070E18"/>
    <w:rsid w:val="000738E3"/>
    <w:rsid w:val="00074423"/>
    <w:rsid w:val="000753FB"/>
    <w:rsid w:val="00077F11"/>
    <w:rsid w:val="00080C7F"/>
    <w:rsid w:val="00081D9D"/>
    <w:rsid w:val="00085329"/>
    <w:rsid w:val="00087BC9"/>
    <w:rsid w:val="000901BD"/>
    <w:rsid w:val="000911E2"/>
    <w:rsid w:val="00093A7F"/>
    <w:rsid w:val="00094357"/>
    <w:rsid w:val="0009608C"/>
    <w:rsid w:val="00097FDE"/>
    <w:rsid w:val="000A01E6"/>
    <w:rsid w:val="000A1652"/>
    <w:rsid w:val="000A6716"/>
    <w:rsid w:val="000A7A62"/>
    <w:rsid w:val="000B0B4E"/>
    <w:rsid w:val="000B1B45"/>
    <w:rsid w:val="000B43B3"/>
    <w:rsid w:val="000C0B3F"/>
    <w:rsid w:val="000C0F7C"/>
    <w:rsid w:val="000C31D2"/>
    <w:rsid w:val="000C4D97"/>
    <w:rsid w:val="000C5446"/>
    <w:rsid w:val="000C6B12"/>
    <w:rsid w:val="000C6F34"/>
    <w:rsid w:val="000D01A4"/>
    <w:rsid w:val="000D065E"/>
    <w:rsid w:val="000D0C09"/>
    <w:rsid w:val="000D4776"/>
    <w:rsid w:val="000D6324"/>
    <w:rsid w:val="000E0347"/>
    <w:rsid w:val="000E2FAB"/>
    <w:rsid w:val="000E4464"/>
    <w:rsid w:val="000E7D1A"/>
    <w:rsid w:val="000F2727"/>
    <w:rsid w:val="000F3711"/>
    <w:rsid w:val="000F685B"/>
    <w:rsid w:val="000F7AAF"/>
    <w:rsid w:val="00103283"/>
    <w:rsid w:val="00104155"/>
    <w:rsid w:val="00104BA0"/>
    <w:rsid w:val="001051B9"/>
    <w:rsid w:val="001079E1"/>
    <w:rsid w:val="00121986"/>
    <w:rsid w:val="00121AEA"/>
    <w:rsid w:val="00127A5E"/>
    <w:rsid w:val="0013183D"/>
    <w:rsid w:val="00131E30"/>
    <w:rsid w:val="00135299"/>
    <w:rsid w:val="00141821"/>
    <w:rsid w:val="001456B0"/>
    <w:rsid w:val="0014582E"/>
    <w:rsid w:val="001520C9"/>
    <w:rsid w:val="001615DD"/>
    <w:rsid w:val="00163FB5"/>
    <w:rsid w:val="00164B1B"/>
    <w:rsid w:val="00167B5E"/>
    <w:rsid w:val="001706A4"/>
    <w:rsid w:val="00170A93"/>
    <w:rsid w:val="00174B78"/>
    <w:rsid w:val="001837A7"/>
    <w:rsid w:val="001844F5"/>
    <w:rsid w:val="001905DC"/>
    <w:rsid w:val="00192313"/>
    <w:rsid w:val="001947AA"/>
    <w:rsid w:val="001A0081"/>
    <w:rsid w:val="001A1041"/>
    <w:rsid w:val="001A2F19"/>
    <w:rsid w:val="001A31BE"/>
    <w:rsid w:val="001A6444"/>
    <w:rsid w:val="001B1FE6"/>
    <w:rsid w:val="001B335E"/>
    <w:rsid w:val="001B37A2"/>
    <w:rsid w:val="001B4172"/>
    <w:rsid w:val="001B6631"/>
    <w:rsid w:val="001B6972"/>
    <w:rsid w:val="001C0809"/>
    <w:rsid w:val="001C365C"/>
    <w:rsid w:val="001C4226"/>
    <w:rsid w:val="001C624C"/>
    <w:rsid w:val="001C770C"/>
    <w:rsid w:val="001D331F"/>
    <w:rsid w:val="001E2BE1"/>
    <w:rsid w:val="001E3C1B"/>
    <w:rsid w:val="001F4A5C"/>
    <w:rsid w:val="001F52FE"/>
    <w:rsid w:val="001F7B1E"/>
    <w:rsid w:val="002011BC"/>
    <w:rsid w:val="00202A63"/>
    <w:rsid w:val="00202E7F"/>
    <w:rsid w:val="00204C45"/>
    <w:rsid w:val="00210A31"/>
    <w:rsid w:val="00212114"/>
    <w:rsid w:val="0021359B"/>
    <w:rsid w:val="00213B87"/>
    <w:rsid w:val="00213FA0"/>
    <w:rsid w:val="00215D5D"/>
    <w:rsid w:val="00221C67"/>
    <w:rsid w:val="00222DEB"/>
    <w:rsid w:val="00223BFD"/>
    <w:rsid w:val="00232C1C"/>
    <w:rsid w:val="00236F90"/>
    <w:rsid w:val="00237379"/>
    <w:rsid w:val="002417C8"/>
    <w:rsid w:val="00244508"/>
    <w:rsid w:val="00246307"/>
    <w:rsid w:val="00246D26"/>
    <w:rsid w:val="002476A0"/>
    <w:rsid w:val="002477FB"/>
    <w:rsid w:val="002501AE"/>
    <w:rsid w:val="002512FF"/>
    <w:rsid w:val="00255835"/>
    <w:rsid w:val="00256541"/>
    <w:rsid w:val="002566B0"/>
    <w:rsid w:val="00260F33"/>
    <w:rsid w:val="002614E0"/>
    <w:rsid w:val="0026531F"/>
    <w:rsid w:val="002679C3"/>
    <w:rsid w:val="00270950"/>
    <w:rsid w:val="00272416"/>
    <w:rsid w:val="002744EB"/>
    <w:rsid w:val="00276E1F"/>
    <w:rsid w:val="0029047D"/>
    <w:rsid w:val="002912A4"/>
    <w:rsid w:val="0029154A"/>
    <w:rsid w:val="00292601"/>
    <w:rsid w:val="002955B0"/>
    <w:rsid w:val="002A1F1B"/>
    <w:rsid w:val="002A28EA"/>
    <w:rsid w:val="002A3C7E"/>
    <w:rsid w:val="002A3EBD"/>
    <w:rsid w:val="002A4508"/>
    <w:rsid w:val="002A4574"/>
    <w:rsid w:val="002B6103"/>
    <w:rsid w:val="002C03F1"/>
    <w:rsid w:val="002C4695"/>
    <w:rsid w:val="002C490A"/>
    <w:rsid w:val="002D0D46"/>
    <w:rsid w:val="002D1C94"/>
    <w:rsid w:val="002D69FC"/>
    <w:rsid w:val="002E1E35"/>
    <w:rsid w:val="002E37A9"/>
    <w:rsid w:val="002E4820"/>
    <w:rsid w:val="002E5B7B"/>
    <w:rsid w:val="002F0DD1"/>
    <w:rsid w:val="002F1665"/>
    <w:rsid w:val="002F25BB"/>
    <w:rsid w:val="002F5EFB"/>
    <w:rsid w:val="002F679F"/>
    <w:rsid w:val="00301048"/>
    <w:rsid w:val="00301694"/>
    <w:rsid w:val="0030200E"/>
    <w:rsid w:val="00302FCE"/>
    <w:rsid w:val="003058D2"/>
    <w:rsid w:val="00305C56"/>
    <w:rsid w:val="00306C27"/>
    <w:rsid w:val="00311607"/>
    <w:rsid w:val="003138FA"/>
    <w:rsid w:val="0032218C"/>
    <w:rsid w:val="00323CEE"/>
    <w:rsid w:val="00324825"/>
    <w:rsid w:val="003266B4"/>
    <w:rsid w:val="00326D40"/>
    <w:rsid w:val="00327F0A"/>
    <w:rsid w:val="00332461"/>
    <w:rsid w:val="00333EB4"/>
    <w:rsid w:val="003363E8"/>
    <w:rsid w:val="00340779"/>
    <w:rsid w:val="00341EBD"/>
    <w:rsid w:val="003426B7"/>
    <w:rsid w:val="0034686E"/>
    <w:rsid w:val="00350756"/>
    <w:rsid w:val="00350B10"/>
    <w:rsid w:val="00352336"/>
    <w:rsid w:val="0035245C"/>
    <w:rsid w:val="00353923"/>
    <w:rsid w:val="00354C00"/>
    <w:rsid w:val="00355C2A"/>
    <w:rsid w:val="00355CC6"/>
    <w:rsid w:val="003563E7"/>
    <w:rsid w:val="003573E4"/>
    <w:rsid w:val="00360628"/>
    <w:rsid w:val="00361E9D"/>
    <w:rsid w:val="00362ECD"/>
    <w:rsid w:val="0036351A"/>
    <w:rsid w:val="00367C46"/>
    <w:rsid w:val="00370F90"/>
    <w:rsid w:val="003723C0"/>
    <w:rsid w:val="00373578"/>
    <w:rsid w:val="00377144"/>
    <w:rsid w:val="00380356"/>
    <w:rsid w:val="0038173A"/>
    <w:rsid w:val="003837C9"/>
    <w:rsid w:val="003913FF"/>
    <w:rsid w:val="0039518A"/>
    <w:rsid w:val="003952E1"/>
    <w:rsid w:val="003A3A65"/>
    <w:rsid w:val="003A3D8D"/>
    <w:rsid w:val="003A6A70"/>
    <w:rsid w:val="003A7CD3"/>
    <w:rsid w:val="003B147F"/>
    <w:rsid w:val="003B3625"/>
    <w:rsid w:val="003B4F74"/>
    <w:rsid w:val="003B515A"/>
    <w:rsid w:val="003B662A"/>
    <w:rsid w:val="003B6CB0"/>
    <w:rsid w:val="003C0B0D"/>
    <w:rsid w:val="003C0DA6"/>
    <w:rsid w:val="003C565D"/>
    <w:rsid w:val="003D0A5A"/>
    <w:rsid w:val="003D14E1"/>
    <w:rsid w:val="003D2243"/>
    <w:rsid w:val="003D30A5"/>
    <w:rsid w:val="003E1564"/>
    <w:rsid w:val="003E1DD7"/>
    <w:rsid w:val="003E21C8"/>
    <w:rsid w:val="003E2FA6"/>
    <w:rsid w:val="003E3948"/>
    <w:rsid w:val="003E7FF4"/>
    <w:rsid w:val="003F06CE"/>
    <w:rsid w:val="003F1105"/>
    <w:rsid w:val="003F2391"/>
    <w:rsid w:val="003F4844"/>
    <w:rsid w:val="003F49B9"/>
    <w:rsid w:val="003F7234"/>
    <w:rsid w:val="00407BCC"/>
    <w:rsid w:val="004152D0"/>
    <w:rsid w:val="00423E8B"/>
    <w:rsid w:val="00431F8D"/>
    <w:rsid w:val="004351D2"/>
    <w:rsid w:val="004354D4"/>
    <w:rsid w:val="004371E7"/>
    <w:rsid w:val="0043792C"/>
    <w:rsid w:val="004400B4"/>
    <w:rsid w:val="00444E93"/>
    <w:rsid w:val="00445E71"/>
    <w:rsid w:val="0044729E"/>
    <w:rsid w:val="0044774C"/>
    <w:rsid w:val="004509C4"/>
    <w:rsid w:val="0045236C"/>
    <w:rsid w:val="00454307"/>
    <w:rsid w:val="00454F2E"/>
    <w:rsid w:val="004575B2"/>
    <w:rsid w:val="00465DA8"/>
    <w:rsid w:val="00467A82"/>
    <w:rsid w:val="004708BF"/>
    <w:rsid w:val="004726CC"/>
    <w:rsid w:val="0047390B"/>
    <w:rsid w:val="004772E1"/>
    <w:rsid w:val="00484240"/>
    <w:rsid w:val="00490895"/>
    <w:rsid w:val="004913AF"/>
    <w:rsid w:val="004935CD"/>
    <w:rsid w:val="004947F6"/>
    <w:rsid w:val="00495793"/>
    <w:rsid w:val="0049664A"/>
    <w:rsid w:val="004A0112"/>
    <w:rsid w:val="004A27C6"/>
    <w:rsid w:val="004A3B1A"/>
    <w:rsid w:val="004A40B0"/>
    <w:rsid w:val="004A7867"/>
    <w:rsid w:val="004B12CA"/>
    <w:rsid w:val="004B3816"/>
    <w:rsid w:val="004B5360"/>
    <w:rsid w:val="004B6DC4"/>
    <w:rsid w:val="004B6E84"/>
    <w:rsid w:val="004C137B"/>
    <w:rsid w:val="004C138D"/>
    <w:rsid w:val="004C3F98"/>
    <w:rsid w:val="004C4DA0"/>
    <w:rsid w:val="004C5AC8"/>
    <w:rsid w:val="004C65CB"/>
    <w:rsid w:val="004D1B4B"/>
    <w:rsid w:val="004D5917"/>
    <w:rsid w:val="004D64CA"/>
    <w:rsid w:val="004E0BF4"/>
    <w:rsid w:val="004E278D"/>
    <w:rsid w:val="004E4F83"/>
    <w:rsid w:val="004E5751"/>
    <w:rsid w:val="004F0D78"/>
    <w:rsid w:val="004F2569"/>
    <w:rsid w:val="004F327F"/>
    <w:rsid w:val="00500F31"/>
    <w:rsid w:val="00502354"/>
    <w:rsid w:val="00502543"/>
    <w:rsid w:val="00502D14"/>
    <w:rsid w:val="00502D64"/>
    <w:rsid w:val="00505A99"/>
    <w:rsid w:val="005066B1"/>
    <w:rsid w:val="00510398"/>
    <w:rsid w:val="00511116"/>
    <w:rsid w:val="00511464"/>
    <w:rsid w:val="00511EDE"/>
    <w:rsid w:val="00514646"/>
    <w:rsid w:val="00515E8F"/>
    <w:rsid w:val="00517C75"/>
    <w:rsid w:val="00521E1D"/>
    <w:rsid w:val="005224EB"/>
    <w:rsid w:val="00522C7B"/>
    <w:rsid w:val="005365BE"/>
    <w:rsid w:val="005405B0"/>
    <w:rsid w:val="005410ED"/>
    <w:rsid w:val="0054256A"/>
    <w:rsid w:val="005461AA"/>
    <w:rsid w:val="005518CD"/>
    <w:rsid w:val="00552DC8"/>
    <w:rsid w:val="005670D3"/>
    <w:rsid w:val="00573D96"/>
    <w:rsid w:val="00584D67"/>
    <w:rsid w:val="005952AD"/>
    <w:rsid w:val="005A21B1"/>
    <w:rsid w:val="005A2B97"/>
    <w:rsid w:val="005A6118"/>
    <w:rsid w:val="005B0932"/>
    <w:rsid w:val="005C7DAC"/>
    <w:rsid w:val="005D3BD0"/>
    <w:rsid w:val="005D410F"/>
    <w:rsid w:val="005D51CC"/>
    <w:rsid w:val="005D5A2C"/>
    <w:rsid w:val="005D66CB"/>
    <w:rsid w:val="005E1615"/>
    <w:rsid w:val="005E2F74"/>
    <w:rsid w:val="005F61B2"/>
    <w:rsid w:val="0060116F"/>
    <w:rsid w:val="006030ED"/>
    <w:rsid w:val="0060414D"/>
    <w:rsid w:val="006064B9"/>
    <w:rsid w:val="00610009"/>
    <w:rsid w:val="00613976"/>
    <w:rsid w:val="006141F2"/>
    <w:rsid w:val="006150E9"/>
    <w:rsid w:val="00615C91"/>
    <w:rsid w:val="00624477"/>
    <w:rsid w:val="006312CE"/>
    <w:rsid w:val="00632B06"/>
    <w:rsid w:val="00632CE4"/>
    <w:rsid w:val="006364E0"/>
    <w:rsid w:val="006368EF"/>
    <w:rsid w:val="00636F83"/>
    <w:rsid w:val="0064067F"/>
    <w:rsid w:val="00640CBD"/>
    <w:rsid w:val="0064119B"/>
    <w:rsid w:val="00644DA5"/>
    <w:rsid w:val="0064650E"/>
    <w:rsid w:val="00647B86"/>
    <w:rsid w:val="00657DE8"/>
    <w:rsid w:val="006610B8"/>
    <w:rsid w:val="0066221E"/>
    <w:rsid w:val="00665B38"/>
    <w:rsid w:val="00665F31"/>
    <w:rsid w:val="00670A84"/>
    <w:rsid w:val="006740ED"/>
    <w:rsid w:val="00680801"/>
    <w:rsid w:val="00681623"/>
    <w:rsid w:val="006849B6"/>
    <w:rsid w:val="0069465C"/>
    <w:rsid w:val="0069680E"/>
    <w:rsid w:val="00696A6F"/>
    <w:rsid w:val="00696D31"/>
    <w:rsid w:val="006971DB"/>
    <w:rsid w:val="00697E52"/>
    <w:rsid w:val="006A206B"/>
    <w:rsid w:val="006A2685"/>
    <w:rsid w:val="006A4533"/>
    <w:rsid w:val="006A5191"/>
    <w:rsid w:val="006A7E92"/>
    <w:rsid w:val="006B588E"/>
    <w:rsid w:val="006B7D08"/>
    <w:rsid w:val="006D0675"/>
    <w:rsid w:val="006D0A26"/>
    <w:rsid w:val="006D506A"/>
    <w:rsid w:val="006D6FE1"/>
    <w:rsid w:val="006D7D02"/>
    <w:rsid w:val="006E0082"/>
    <w:rsid w:val="006E08B4"/>
    <w:rsid w:val="006E3552"/>
    <w:rsid w:val="006E36B8"/>
    <w:rsid w:val="006E61C7"/>
    <w:rsid w:val="006F20AA"/>
    <w:rsid w:val="006F5261"/>
    <w:rsid w:val="00700338"/>
    <w:rsid w:val="00700954"/>
    <w:rsid w:val="007043ED"/>
    <w:rsid w:val="007056D7"/>
    <w:rsid w:val="00707DEC"/>
    <w:rsid w:val="00715822"/>
    <w:rsid w:val="0072157A"/>
    <w:rsid w:val="00724D33"/>
    <w:rsid w:val="00731786"/>
    <w:rsid w:val="00744218"/>
    <w:rsid w:val="00746984"/>
    <w:rsid w:val="00752BAF"/>
    <w:rsid w:val="007533B9"/>
    <w:rsid w:val="00753879"/>
    <w:rsid w:val="00760BD0"/>
    <w:rsid w:val="00762E40"/>
    <w:rsid w:val="0076421E"/>
    <w:rsid w:val="00771100"/>
    <w:rsid w:val="00771162"/>
    <w:rsid w:val="00773425"/>
    <w:rsid w:val="00777B2F"/>
    <w:rsid w:val="00786052"/>
    <w:rsid w:val="0078705F"/>
    <w:rsid w:val="0079128F"/>
    <w:rsid w:val="00791629"/>
    <w:rsid w:val="00792A45"/>
    <w:rsid w:val="00795E0C"/>
    <w:rsid w:val="007965B2"/>
    <w:rsid w:val="007A093B"/>
    <w:rsid w:val="007A0C3B"/>
    <w:rsid w:val="007A29FC"/>
    <w:rsid w:val="007A30B7"/>
    <w:rsid w:val="007A4BBF"/>
    <w:rsid w:val="007A5D38"/>
    <w:rsid w:val="007A6042"/>
    <w:rsid w:val="007C522D"/>
    <w:rsid w:val="007D3387"/>
    <w:rsid w:val="007D3820"/>
    <w:rsid w:val="007D4CA3"/>
    <w:rsid w:val="007E1719"/>
    <w:rsid w:val="007E5494"/>
    <w:rsid w:val="007F0A78"/>
    <w:rsid w:val="007F1D48"/>
    <w:rsid w:val="007F6151"/>
    <w:rsid w:val="008002F8"/>
    <w:rsid w:val="00800C91"/>
    <w:rsid w:val="0080146C"/>
    <w:rsid w:val="00802060"/>
    <w:rsid w:val="00802732"/>
    <w:rsid w:val="00802F5A"/>
    <w:rsid w:val="008040AC"/>
    <w:rsid w:val="00806304"/>
    <w:rsid w:val="00822CAA"/>
    <w:rsid w:val="008236A7"/>
    <w:rsid w:val="00825680"/>
    <w:rsid w:val="00827F4B"/>
    <w:rsid w:val="00830150"/>
    <w:rsid w:val="00833312"/>
    <w:rsid w:val="008378BF"/>
    <w:rsid w:val="00840077"/>
    <w:rsid w:val="008464D7"/>
    <w:rsid w:val="008472E3"/>
    <w:rsid w:val="0085658C"/>
    <w:rsid w:val="008624D7"/>
    <w:rsid w:val="00865F3D"/>
    <w:rsid w:val="008709C8"/>
    <w:rsid w:val="00873389"/>
    <w:rsid w:val="00874BE3"/>
    <w:rsid w:val="00883B90"/>
    <w:rsid w:val="00885349"/>
    <w:rsid w:val="008857BE"/>
    <w:rsid w:val="00885E0F"/>
    <w:rsid w:val="008941A9"/>
    <w:rsid w:val="008951AB"/>
    <w:rsid w:val="00895E32"/>
    <w:rsid w:val="008978A7"/>
    <w:rsid w:val="008A0EE5"/>
    <w:rsid w:val="008A46CE"/>
    <w:rsid w:val="008A77FE"/>
    <w:rsid w:val="008B15A4"/>
    <w:rsid w:val="008B7043"/>
    <w:rsid w:val="008B7E40"/>
    <w:rsid w:val="008C5524"/>
    <w:rsid w:val="008C5AD3"/>
    <w:rsid w:val="008C702A"/>
    <w:rsid w:val="008D037B"/>
    <w:rsid w:val="008D2AD1"/>
    <w:rsid w:val="008D2F0E"/>
    <w:rsid w:val="008D7DBB"/>
    <w:rsid w:val="008E1523"/>
    <w:rsid w:val="008E1BB7"/>
    <w:rsid w:val="008E64D2"/>
    <w:rsid w:val="008E74BE"/>
    <w:rsid w:val="008F5AD6"/>
    <w:rsid w:val="008F6EED"/>
    <w:rsid w:val="008F77B0"/>
    <w:rsid w:val="009062EA"/>
    <w:rsid w:val="009062F2"/>
    <w:rsid w:val="0091004C"/>
    <w:rsid w:val="0091285E"/>
    <w:rsid w:val="00912920"/>
    <w:rsid w:val="00912F68"/>
    <w:rsid w:val="009213E6"/>
    <w:rsid w:val="00925EA3"/>
    <w:rsid w:val="00926A72"/>
    <w:rsid w:val="00931F33"/>
    <w:rsid w:val="00932E1C"/>
    <w:rsid w:val="009335C5"/>
    <w:rsid w:val="00933F31"/>
    <w:rsid w:val="00935DA0"/>
    <w:rsid w:val="009369F2"/>
    <w:rsid w:val="009402F9"/>
    <w:rsid w:val="00944341"/>
    <w:rsid w:val="0094680D"/>
    <w:rsid w:val="00950571"/>
    <w:rsid w:val="00951005"/>
    <w:rsid w:val="00951BB7"/>
    <w:rsid w:val="009528FF"/>
    <w:rsid w:val="00952C94"/>
    <w:rsid w:val="00954811"/>
    <w:rsid w:val="00954E27"/>
    <w:rsid w:val="00960B32"/>
    <w:rsid w:val="0096325C"/>
    <w:rsid w:val="00972E73"/>
    <w:rsid w:val="00983489"/>
    <w:rsid w:val="0098792D"/>
    <w:rsid w:val="00992AE0"/>
    <w:rsid w:val="0099346B"/>
    <w:rsid w:val="009956F3"/>
    <w:rsid w:val="0099732B"/>
    <w:rsid w:val="009A0305"/>
    <w:rsid w:val="009A4A2E"/>
    <w:rsid w:val="009A4F12"/>
    <w:rsid w:val="009A4F6D"/>
    <w:rsid w:val="009A708E"/>
    <w:rsid w:val="009A7DD2"/>
    <w:rsid w:val="009A7F4E"/>
    <w:rsid w:val="009B1087"/>
    <w:rsid w:val="009B1D56"/>
    <w:rsid w:val="009B401F"/>
    <w:rsid w:val="009B5610"/>
    <w:rsid w:val="009B68D4"/>
    <w:rsid w:val="009C1D48"/>
    <w:rsid w:val="009C7275"/>
    <w:rsid w:val="009D3D1C"/>
    <w:rsid w:val="009D4C4A"/>
    <w:rsid w:val="009D6D23"/>
    <w:rsid w:val="009D6E12"/>
    <w:rsid w:val="009E1167"/>
    <w:rsid w:val="009E7A2F"/>
    <w:rsid w:val="009F41D2"/>
    <w:rsid w:val="009F4FC9"/>
    <w:rsid w:val="00A064F6"/>
    <w:rsid w:val="00A106C7"/>
    <w:rsid w:val="00A11558"/>
    <w:rsid w:val="00A11ADD"/>
    <w:rsid w:val="00A12F10"/>
    <w:rsid w:val="00A13DB2"/>
    <w:rsid w:val="00A16EB5"/>
    <w:rsid w:val="00A26E22"/>
    <w:rsid w:val="00A31477"/>
    <w:rsid w:val="00A35980"/>
    <w:rsid w:val="00A377D9"/>
    <w:rsid w:val="00A44C1C"/>
    <w:rsid w:val="00A4665D"/>
    <w:rsid w:val="00A522C8"/>
    <w:rsid w:val="00A56F73"/>
    <w:rsid w:val="00A57EE8"/>
    <w:rsid w:val="00A60CF5"/>
    <w:rsid w:val="00A6101B"/>
    <w:rsid w:val="00A625DC"/>
    <w:rsid w:val="00A635C0"/>
    <w:rsid w:val="00A648E4"/>
    <w:rsid w:val="00A66940"/>
    <w:rsid w:val="00A70D8F"/>
    <w:rsid w:val="00A71969"/>
    <w:rsid w:val="00A729CA"/>
    <w:rsid w:val="00A75DC5"/>
    <w:rsid w:val="00A768FF"/>
    <w:rsid w:val="00A842F0"/>
    <w:rsid w:val="00A85630"/>
    <w:rsid w:val="00A904B1"/>
    <w:rsid w:val="00A93A81"/>
    <w:rsid w:val="00A947A7"/>
    <w:rsid w:val="00AA157A"/>
    <w:rsid w:val="00AA2E4F"/>
    <w:rsid w:val="00AA3550"/>
    <w:rsid w:val="00AA3A32"/>
    <w:rsid w:val="00AA4AC4"/>
    <w:rsid w:val="00AA5BE8"/>
    <w:rsid w:val="00AA686E"/>
    <w:rsid w:val="00AA7267"/>
    <w:rsid w:val="00AB4A68"/>
    <w:rsid w:val="00AB4B57"/>
    <w:rsid w:val="00AB55F0"/>
    <w:rsid w:val="00AC01B4"/>
    <w:rsid w:val="00AC0F91"/>
    <w:rsid w:val="00AC1547"/>
    <w:rsid w:val="00AC1D79"/>
    <w:rsid w:val="00AC2089"/>
    <w:rsid w:val="00AC36B4"/>
    <w:rsid w:val="00AC7866"/>
    <w:rsid w:val="00AC79A0"/>
    <w:rsid w:val="00AD1A32"/>
    <w:rsid w:val="00AD5C25"/>
    <w:rsid w:val="00AD6973"/>
    <w:rsid w:val="00AE10C0"/>
    <w:rsid w:val="00AE4108"/>
    <w:rsid w:val="00AE5DAC"/>
    <w:rsid w:val="00AE6DE8"/>
    <w:rsid w:val="00AF1B02"/>
    <w:rsid w:val="00AF584B"/>
    <w:rsid w:val="00B002FE"/>
    <w:rsid w:val="00B0183E"/>
    <w:rsid w:val="00B03CC8"/>
    <w:rsid w:val="00B04BE2"/>
    <w:rsid w:val="00B07B81"/>
    <w:rsid w:val="00B2607A"/>
    <w:rsid w:val="00B3284C"/>
    <w:rsid w:val="00B3535A"/>
    <w:rsid w:val="00B37E3B"/>
    <w:rsid w:val="00B41FFD"/>
    <w:rsid w:val="00B460EA"/>
    <w:rsid w:val="00B461A4"/>
    <w:rsid w:val="00B47A76"/>
    <w:rsid w:val="00B573A6"/>
    <w:rsid w:val="00B64414"/>
    <w:rsid w:val="00B71555"/>
    <w:rsid w:val="00B7353D"/>
    <w:rsid w:val="00B85083"/>
    <w:rsid w:val="00B866CA"/>
    <w:rsid w:val="00B9070D"/>
    <w:rsid w:val="00B91C90"/>
    <w:rsid w:val="00B96332"/>
    <w:rsid w:val="00B97159"/>
    <w:rsid w:val="00BA3C37"/>
    <w:rsid w:val="00BA3DBE"/>
    <w:rsid w:val="00BA4F7A"/>
    <w:rsid w:val="00BA4F86"/>
    <w:rsid w:val="00BA617F"/>
    <w:rsid w:val="00BA6D7A"/>
    <w:rsid w:val="00BB7005"/>
    <w:rsid w:val="00BC2AE6"/>
    <w:rsid w:val="00BC564F"/>
    <w:rsid w:val="00BD285F"/>
    <w:rsid w:val="00BD35E0"/>
    <w:rsid w:val="00BE2C95"/>
    <w:rsid w:val="00BE6CC7"/>
    <w:rsid w:val="00BF249E"/>
    <w:rsid w:val="00BF2ACF"/>
    <w:rsid w:val="00BF340F"/>
    <w:rsid w:val="00BF54E0"/>
    <w:rsid w:val="00BF66FE"/>
    <w:rsid w:val="00C01E1A"/>
    <w:rsid w:val="00C0202F"/>
    <w:rsid w:val="00C03396"/>
    <w:rsid w:val="00C053EF"/>
    <w:rsid w:val="00C05A2C"/>
    <w:rsid w:val="00C135F2"/>
    <w:rsid w:val="00C16F33"/>
    <w:rsid w:val="00C16F9A"/>
    <w:rsid w:val="00C1794E"/>
    <w:rsid w:val="00C20B65"/>
    <w:rsid w:val="00C21469"/>
    <w:rsid w:val="00C22A5C"/>
    <w:rsid w:val="00C23628"/>
    <w:rsid w:val="00C23D5F"/>
    <w:rsid w:val="00C25452"/>
    <w:rsid w:val="00C26E84"/>
    <w:rsid w:val="00C27BAB"/>
    <w:rsid w:val="00C3222B"/>
    <w:rsid w:val="00C41A5D"/>
    <w:rsid w:val="00C43729"/>
    <w:rsid w:val="00C44A28"/>
    <w:rsid w:val="00C44D97"/>
    <w:rsid w:val="00C474C1"/>
    <w:rsid w:val="00C5055B"/>
    <w:rsid w:val="00C51289"/>
    <w:rsid w:val="00C52E92"/>
    <w:rsid w:val="00C53F9A"/>
    <w:rsid w:val="00C56E30"/>
    <w:rsid w:val="00C62D48"/>
    <w:rsid w:val="00C64DBF"/>
    <w:rsid w:val="00C76888"/>
    <w:rsid w:val="00C82A42"/>
    <w:rsid w:val="00C87F21"/>
    <w:rsid w:val="00C91598"/>
    <w:rsid w:val="00C9288D"/>
    <w:rsid w:val="00C951B8"/>
    <w:rsid w:val="00CA0A88"/>
    <w:rsid w:val="00CA4DB1"/>
    <w:rsid w:val="00CA4FE4"/>
    <w:rsid w:val="00CA740A"/>
    <w:rsid w:val="00CA7A97"/>
    <w:rsid w:val="00CB00C9"/>
    <w:rsid w:val="00CB14DD"/>
    <w:rsid w:val="00CB22EC"/>
    <w:rsid w:val="00CB62E7"/>
    <w:rsid w:val="00CC5F3A"/>
    <w:rsid w:val="00CD1C6E"/>
    <w:rsid w:val="00CD2A82"/>
    <w:rsid w:val="00CD401C"/>
    <w:rsid w:val="00CD458A"/>
    <w:rsid w:val="00CD6B8A"/>
    <w:rsid w:val="00CE2879"/>
    <w:rsid w:val="00CE3C37"/>
    <w:rsid w:val="00CE3D5B"/>
    <w:rsid w:val="00CF031E"/>
    <w:rsid w:val="00CF0F79"/>
    <w:rsid w:val="00CF0FC6"/>
    <w:rsid w:val="00CF3857"/>
    <w:rsid w:val="00CF3ECE"/>
    <w:rsid w:val="00CF49BD"/>
    <w:rsid w:val="00CF4E00"/>
    <w:rsid w:val="00D000F8"/>
    <w:rsid w:val="00D012B3"/>
    <w:rsid w:val="00D02EF8"/>
    <w:rsid w:val="00D0506C"/>
    <w:rsid w:val="00D0728E"/>
    <w:rsid w:val="00D10AB8"/>
    <w:rsid w:val="00D13939"/>
    <w:rsid w:val="00D1405D"/>
    <w:rsid w:val="00D22387"/>
    <w:rsid w:val="00D232DF"/>
    <w:rsid w:val="00D2532B"/>
    <w:rsid w:val="00D25693"/>
    <w:rsid w:val="00D26DCF"/>
    <w:rsid w:val="00D27AE0"/>
    <w:rsid w:val="00D329E4"/>
    <w:rsid w:val="00D32EB3"/>
    <w:rsid w:val="00D3687A"/>
    <w:rsid w:val="00D3717D"/>
    <w:rsid w:val="00D414C1"/>
    <w:rsid w:val="00D42F3C"/>
    <w:rsid w:val="00D431C2"/>
    <w:rsid w:val="00D434B0"/>
    <w:rsid w:val="00D44419"/>
    <w:rsid w:val="00D45921"/>
    <w:rsid w:val="00D45D17"/>
    <w:rsid w:val="00D45E88"/>
    <w:rsid w:val="00D46201"/>
    <w:rsid w:val="00D53C41"/>
    <w:rsid w:val="00D546E0"/>
    <w:rsid w:val="00D54DA1"/>
    <w:rsid w:val="00D54E7C"/>
    <w:rsid w:val="00D61077"/>
    <w:rsid w:val="00D610C3"/>
    <w:rsid w:val="00D611EF"/>
    <w:rsid w:val="00D617D9"/>
    <w:rsid w:val="00D6244D"/>
    <w:rsid w:val="00D63A41"/>
    <w:rsid w:val="00D63DD6"/>
    <w:rsid w:val="00D642FF"/>
    <w:rsid w:val="00D65FA1"/>
    <w:rsid w:val="00D67E5B"/>
    <w:rsid w:val="00D71F67"/>
    <w:rsid w:val="00D80F84"/>
    <w:rsid w:val="00D81792"/>
    <w:rsid w:val="00D84059"/>
    <w:rsid w:val="00D85160"/>
    <w:rsid w:val="00D85A3A"/>
    <w:rsid w:val="00D85C5F"/>
    <w:rsid w:val="00D85C84"/>
    <w:rsid w:val="00D906DC"/>
    <w:rsid w:val="00D9307B"/>
    <w:rsid w:val="00D951D1"/>
    <w:rsid w:val="00D95C93"/>
    <w:rsid w:val="00DA445F"/>
    <w:rsid w:val="00DB3BB0"/>
    <w:rsid w:val="00DC7F00"/>
    <w:rsid w:val="00DD049C"/>
    <w:rsid w:val="00DD1F61"/>
    <w:rsid w:val="00DD2592"/>
    <w:rsid w:val="00DD4B3B"/>
    <w:rsid w:val="00DE034E"/>
    <w:rsid w:val="00DE0501"/>
    <w:rsid w:val="00DE05B7"/>
    <w:rsid w:val="00DE0E94"/>
    <w:rsid w:val="00DE452C"/>
    <w:rsid w:val="00DE4D94"/>
    <w:rsid w:val="00DE79CE"/>
    <w:rsid w:val="00DF4B50"/>
    <w:rsid w:val="00DF4E35"/>
    <w:rsid w:val="00DF62BF"/>
    <w:rsid w:val="00E00577"/>
    <w:rsid w:val="00E0224C"/>
    <w:rsid w:val="00E02830"/>
    <w:rsid w:val="00E04355"/>
    <w:rsid w:val="00E04D85"/>
    <w:rsid w:val="00E04E04"/>
    <w:rsid w:val="00E168DF"/>
    <w:rsid w:val="00E22DBA"/>
    <w:rsid w:val="00E24659"/>
    <w:rsid w:val="00E32596"/>
    <w:rsid w:val="00E326DF"/>
    <w:rsid w:val="00E32AB8"/>
    <w:rsid w:val="00E3328B"/>
    <w:rsid w:val="00E34CEC"/>
    <w:rsid w:val="00E35A2C"/>
    <w:rsid w:val="00E37C19"/>
    <w:rsid w:val="00E43EF3"/>
    <w:rsid w:val="00E5118D"/>
    <w:rsid w:val="00E54A96"/>
    <w:rsid w:val="00E553BA"/>
    <w:rsid w:val="00E658A8"/>
    <w:rsid w:val="00E70870"/>
    <w:rsid w:val="00E733DD"/>
    <w:rsid w:val="00E74FA7"/>
    <w:rsid w:val="00E84254"/>
    <w:rsid w:val="00E84C3B"/>
    <w:rsid w:val="00E84F79"/>
    <w:rsid w:val="00E93FB2"/>
    <w:rsid w:val="00E94249"/>
    <w:rsid w:val="00E94DBE"/>
    <w:rsid w:val="00E9761F"/>
    <w:rsid w:val="00EA7CAB"/>
    <w:rsid w:val="00EB1DEC"/>
    <w:rsid w:val="00EB3465"/>
    <w:rsid w:val="00EB40E3"/>
    <w:rsid w:val="00EC0A97"/>
    <w:rsid w:val="00EC1AC2"/>
    <w:rsid w:val="00EC36AD"/>
    <w:rsid w:val="00EC4875"/>
    <w:rsid w:val="00EC5679"/>
    <w:rsid w:val="00EC69BF"/>
    <w:rsid w:val="00ED2264"/>
    <w:rsid w:val="00ED2DAF"/>
    <w:rsid w:val="00ED7091"/>
    <w:rsid w:val="00ED7383"/>
    <w:rsid w:val="00EE14CA"/>
    <w:rsid w:val="00EE1876"/>
    <w:rsid w:val="00EE3065"/>
    <w:rsid w:val="00EE48B5"/>
    <w:rsid w:val="00EE6757"/>
    <w:rsid w:val="00EE69FE"/>
    <w:rsid w:val="00EF05FF"/>
    <w:rsid w:val="00EF4EBA"/>
    <w:rsid w:val="00EF64A5"/>
    <w:rsid w:val="00F03A9E"/>
    <w:rsid w:val="00F111F9"/>
    <w:rsid w:val="00F1220E"/>
    <w:rsid w:val="00F14AB2"/>
    <w:rsid w:val="00F156EB"/>
    <w:rsid w:val="00F166B0"/>
    <w:rsid w:val="00F30D8F"/>
    <w:rsid w:val="00F33AAA"/>
    <w:rsid w:val="00F36EAC"/>
    <w:rsid w:val="00F37B06"/>
    <w:rsid w:val="00F42A48"/>
    <w:rsid w:val="00F435EA"/>
    <w:rsid w:val="00F44B1B"/>
    <w:rsid w:val="00F464CD"/>
    <w:rsid w:val="00F46A43"/>
    <w:rsid w:val="00F47345"/>
    <w:rsid w:val="00F51F71"/>
    <w:rsid w:val="00F52A83"/>
    <w:rsid w:val="00F557C8"/>
    <w:rsid w:val="00F557F6"/>
    <w:rsid w:val="00F635DD"/>
    <w:rsid w:val="00F836EF"/>
    <w:rsid w:val="00F86E28"/>
    <w:rsid w:val="00F87EAE"/>
    <w:rsid w:val="00F967F2"/>
    <w:rsid w:val="00FA07E5"/>
    <w:rsid w:val="00FA3F83"/>
    <w:rsid w:val="00FA76EA"/>
    <w:rsid w:val="00FB02B0"/>
    <w:rsid w:val="00FB0F26"/>
    <w:rsid w:val="00FB4BAB"/>
    <w:rsid w:val="00FB5CF1"/>
    <w:rsid w:val="00FB7C8C"/>
    <w:rsid w:val="00FC25CF"/>
    <w:rsid w:val="00FC53A2"/>
    <w:rsid w:val="00FC5CD6"/>
    <w:rsid w:val="00FC6E8F"/>
    <w:rsid w:val="00FD0B67"/>
    <w:rsid w:val="00FD4666"/>
    <w:rsid w:val="00FD4D9A"/>
    <w:rsid w:val="00FD7B32"/>
    <w:rsid w:val="00FE11F7"/>
    <w:rsid w:val="00FE1DFE"/>
    <w:rsid w:val="00FE7CC4"/>
    <w:rsid w:val="00FF5B89"/>
    <w:rsid w:val="00FF7144"/>
    <w:rsid w:val="134553DC"/>
    <w:rsid w:val="2899AE94"/>
    <w:rsid w:val="3299465E"/>
    <w:rsid w:val="3F3BEEED"/>
    <w:rsid w:val="42CCE20F"/>
    <w:rsid w:val="59B46851"/>
    <w:rsid w:val="6AB761CC"/>
  </w:rsids>
  <m:mathPr>
    <m:mathFont m:val="Cambria Math"/>
    <m:brkBin m:val="before"/>
    <m:brkBinSub m:val="--"/>
    <m:smallFrac/>
    <m:dispDef/>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0435B138"/>
  <w15:docId w15:val="{43058549-4E6B-4D5F-BCAE-57CA50FBF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5E32"/>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3A3D8D"/>
    <w:pPr>
      <w:keepNext/>
      <w:numPr>
        <w:ilvl w:val="1"/>
        <w:numId w:val="1"/>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3A3D8D"/>
    <w:pPr>
      <w:keepNext/>
      <w:numPr>
        <w:ilvl w:val="2"/>
        <w:numId w:val="2"/>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3"/>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9213E6"/>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4"/>
      </w:numPr>
    </w:pPr>
  </w:style>
  <w:style w:type="paragraph" w:styleId="CommentText">
    <w:name w:val="annotation text"/>
    <w:basedOn w:val="Normal"/>
    <w:link w:val="CommentTextChar"/>
    <w:uiPriority w:val="99"/>
    <w:semiHidden/>
    <w:rsid w:val="00777B2F"/>
  </w:style>
  <w:style w:type="paragraph" w:styleId="CommentSubject">
    <w:name w:val="annotation subject"/>
    <w:basedOn w:val="CommentText"/>
    <w:next w:val="CommentText"/>
    <w:semiHidden/>
    <w:rsid w:val="00777B2F"/>
    <w:rPr>
      <w:b/>
      <w:bCs/>
    </w:rPr>
  </w:style>
  <w:style w:type="paragraph" w:styleId="Header">
    <w:name w:val="header"/>
    <w:basedOn w:val="Normal"/>
    <w:link w:val="HeaderChar"/>
    <w:uiPriority w:val="99"/>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5"/>
      </w:numPr>
    </w:pPr>
  </w:style>
  <w:style w:type="paragraph" w:customStyle="1" w:styleId="doublelineabove">
    <w:name w:val="double line above"/>
    <w:basedOn w:val="Normal"/>
    <w:rsid w:val="00A75B9B"/>
    <w:pPr>
      <w:pBdr>
        <w:top w:val="double" w:sz="4" w:space="1" w:color="auto"/>
      </w:pBdr>
      <w:tabs>
        <w:tab w:val="left" w:pos="360"/>
        <w:tab w:val="left" w:pos="3600"/>
        <w:tab w:val="left" w:pos="4680"/>
        <w:tab w:val="left" w:pos="5940"/>
        <w:tab w:val="left" w:pos="6930"/>
        <w:tab w:val="left" w:pos="8100"/>
        <w:tab w:val="left" w:pos="9090"/>
      </w:tabs>
    </w:pPr>
    <w:rPr>
      <w:b/>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uiPriority w:val="99"/>
    <w:semiHidden/>
    <w:rsid w:val="00262721"/>
    <w:rPr>
      <w:sz w:val="16"/>
      <w:szCs w:val="16"/>
    </w:rPr>
  </w:style>
  <w:style w:type="table" w:styleId="TableGrid">
    <w:name w:val="Table Grid"/>
    <w:basedOn w:val="TableNormal"/>
    <w:rsid w:val="00EF2866"/>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C313B0"/>
    <w:rPr>
      <w:i/>
      <w:iCs/>
    </w:rPr>
  </w:style>
  <w:style w:type="character" w:customStyle="1" w:styleId="FooterChar">
    <w:name w:val="Footer Char"/>
    <w:basedOn w:val="DefaultParagraphFont"/>
    <w:link w:val="Footer"/>
    <w:uiPriority w:val="99"/>
    <w:rsid w:val="009213E6"/>
    <w:rPr>
      <w:rFonts w:asciiTheme="minorHAnsi" w:hAnsiTheme="minorHAnsi"/>
    </w:rPr>
  </w:style>
  <w:style w:type="paragraph" w:customStyle="1" w:styleId="ColorfulShading-Accent11">
    <w:name w:val="Colorful Shading - Accent 11"/>
    <w:hidden/>
    <w:uiPriority w:val="99"/>
    <w:semiHidden/>
    <w:rsid w:val="000804EA"/>
  </w:style>
  <w:style w:type="character" w:customStyle="1" w:styleId="Heading3Char">
    <w:name w:val="Heading 3 Char"/>
    <w:aliases w:val="h3 Char,h31 Char,h32 Char"/>
    <w:basedOn w:val="DefaultParagraphFont"/>
    <w:link w:val="Heading3"/>
    <w:rsid w:val="001F7FD8"/>
    <w:rPr>
      <w:rFonts w:ascii="Arial Black" w:hAnsi="Arial Black"/>
      <w:sz w:val="22"/>
    </w:rPr>
  </w:style>
  <w:style w:type="paragraph" w:customStyle="1" w:styleId="ColorfulList-Accent11">
    <w:name w:val="Colorful List - Accent 11"/>
    <w:basedOn w:val="Normal"/>
    <w:uiPriority w:val="34"/>
    <w:qFormat/>
    <w:rsid w:val="001F7FD8"/>
    <w:pPr>
      <w:ind w:left="720"/>
      <w:contextualSpacing/>
    </w:pPr>
  </w:style>
  <w:style w:type="character" w:customStyle="1" w:styleId="Heading1Char">
    <w:name w:val="Heading 1 Char"/>
    <w:basedOn w:val="DefaultParagraphFont"/>
    <w:link w:val="Heading1"/>
    <w:rsid w:val="008D0FBB"/>
    <w:rPr>
      <w:b/>
      <w:sz w:val="30"/>
    </w:rPr>
  </w:style>
  <w:style w:type="character" w:customStyle="1" w:styleId="CommentTextChar">
    <w:name w:val="Comment Text Char"/>
    <w:basedOn w:val="DefaultParagraphFont"/>
    <w:link w:val="CommentText"/>
    <w:uiPriority w:val="99"/>
    <w:semiHidden/>
    <w:rsid w:val="0042588D"/>
  </w:style>
  <w:style w:type="character" w:customStyle="1" w:styleId="HeaderChar">
    <w:name w:val="Header Char"/>
    <w:basedOn w:val="DefaultParagraphFont"/>
    <w:link w:val="Header"/>
    <w:uiPriority w:val="99"/>
    <w:rsid w:val="00505A99"/>
  </w:style>
  <w:style w:type="paragraph" w:customStyle="1" w:styleId="Style17">
    <w:name w:val="Style17"/>
    <w:basedOn w:val="Heading1"/>
    <w:link w:val="Style17Char"/>
    <w:qFormat/>
    <w:rsid w:val="00505A99"/>
    <w:rPr>
      <w:rFonts w:asciiTheme="minorHAnsi" w:hAnsiTheme="minorHAnsi"/>
      <w:b w:val="0"/>
      <w:bCs/>
    </w:rPr>
  </w:style>
  <w:style w:type="paragraph" w:customStyle="1" w:styleId="Style18">
    <w:name w:val="Style18"/>
    <w:basedOn w:val="Heading1"/>
    <w:link w:val="Style18Char"/>
    <w:qFormat/>
    <w:rsid w:val="00505A99"/>
    <w:pPr>
      <w:jc w:val="right"/>
    </w:pPr>
    <w:rPr>
      <w:rFonts w:asciiTheme="minorHAnsi" w:hAnsiTheme="minorHAnsi"/>
      <w:b w:val="0"/>
      <w:bCs/>
    </w:rPr>
  </w:style>
  <w:style w:type="character" w:customStyle="1" w:styleId="Style17Char">
    <w:name w:val="Style17 Char"/>
    <w:basedOn w:val="Heading1Char"/>
    <w:link w:val="Style17"/>
    <w:rsid w:val="00505A99"/>
    <w:rPr>
      <w:rFonts w:asciiTheme="minorHAnsi" w:hAnsiTheme="minorHAnsi"/>
      <w:b w:val="0"/>
      <w:bCs/>
      <w:sz w:val="30"/>
    </w:rPr>
  </w:style>
  <w:style w:type="paragraph" w:customStyle="1" w:styleId="Style19">
    <w:name w:val="Style19"/>
    <w:basedOn w:val="Normal"/>
    <w:link w:val="Style19Char"/>
    <w:qFormat/>
    <w:rsid w:val="00505A99"/>
    <w:pPr>
      <w:tabs>
        <w:tab w:val="right" w:pos="10543"/>
      </w:tabs>
    </w:pPr>
    <w:rPr>
      <w:rFonts w:asciiTheme="minorHAnsi" w:hAnsiTheme="minorHAnsi"/>
      <w:bCs/>
    </w:rPr>
  </w:style>
  <w:style w:type="character" w:customStyle="1" w:styleId="Style18Char">
    <w:name w:val="Style18 Char"/>
    <w:basedOn w:val="Heading1Char"/>
    <w:link w:val="Style18"/>
    <w:rsid w:val="00505A99"/>
    <w:rPr>
      <w:rFonts w:asciiTheme="minorHAnsi" w:hAnsiTheme="minorHAnsi"/>
      <w:b w:val="0"/>
      <w:bCs/>
      <w:sz w:val="30"/>
    </w:rPr>
  </w:style>
  <w:style w:type="paragraph" w:customStyle="1" w:styleId="Style20">
    <w:name w:val="Style20"/>
    <w:basedOn w:val="Normal"/>
    <w:link w:val="Style20Char"/>
    <w:qFormat/>
    <w:rsid w:val="00505A99"/>
    <w:rPr>
      <w:rFonts w:asciiTheme="minorHAnsi" w:hAnsiTheme="minorHAnsi"/>
      <w:sz w:val="12"/>
      <w:szCs w:val="12"/>
    </w:rPr>
  </w:style>
  <w:style w:type="character" w:customStyle="1" w:styleId="Style19Char">
    <w:name w:val="Style19 Char"/>
    <w:basedOn w:val="DefaultParagraphFont"/>
    <w:link w:val="Style19"/>
    <w:rsid w:val="00505A99"/>
    <w:rPr>
      <w:rFonts w:asciiTheme="minorHAnsi" w:hAnsiTheme="minorHAnsi"/>
      <w:bCs/>
    </w:rPr>
  </w:style>
  <w:style w:type="character" w:customStyle="1" w:styleId="Style20Char">
    <w:name w:val="Style20 Char"/>
    <w:basedOn w:val="DefaultParagraphFont"/>
    <w:link w:val="Style20"/>
    <w:rsid w:val="00505A99"/>
    <w:rPr>
      <w:rFonts w:asciiTheme="minorHAnsi" w:hAnsiTheme="minorHAnsi"/>
      <w:sz w:val="12"/>
      <w:szCs w:val="12"/>
    </w:rPr>
  </w:style>
  <w:style w:type="paragraph" w:styleId="ListParagraph">
    <w:name w:val="List Paragraph"/>
    <w:basedOn w:val="Normal"/>
    <w:uiPriority w:val="34"/>
    <w:qFormat/>
    <w:rsid w:val="00C64DBF"/>
    <w:pPr>
      <w:ind w:left="720"/>
      <w:contextualSpacing/>
    </w:pPr>
  </w:style>
  <w:style w:type="character" w:customStyle="1" w:styleId="margin0020notechar">
    <w:name w:val="margin_0020note__char"/>
    <w:basedOn w:val="DefaultParagraphFont"/>
    <w:rsid w:val="000F7AAF"/>
  </w:style>
  <w:style w:type="paragraph" w:customStyle="1" w:styleId="margin0020note">
    <w:name w:val="margin_0020note"/>
    <w:basedOn w:val="Normal"/>
    <w:rsid w:val="000F7AAF"/>
    <w:pPr>
      <w:spacing w:before="100" w:beforeAutospacing="1" w:after="100" w:afterAutospacing="1"/>
    </w:pPr>
    <w:rPr>
      <w:sz w:val="24"/>
      <w:szCs w:val="24"/>
    </w:rPr>
  </w:style>
  <w:style w:type="paragraph" w:styleId="Revision">
    <w:name w:val="Revision"/>
    <w:hidden/>
    <w:rsid w:val="000A6716"/>
  </w:style>
  <w:style w:type="character" w:styleId="PlaceholderText">
    <w:name w:val="Placeholder Text"/>
    <w:basedOn w:val="DefaultParagraphFont"/>
    <w:rsid w:val="0099732B"/>
    <w:rPr>
      <w:color w:val="808080"/>
    </w:rPr>
  </w:style>
  <w:style w:type="character" w:styleId="UnresolvedMention">
    <w:name w:val="Unresolved Mention"/>
    <w:basedOn w:val="DefaultParagraphFont"/>
    <w:uiPriority w:val="99"/>
    <w:unhideWhenUsed/>
    <w:rsid w:val="003F1105"/>
    <w:rPr>
      <w:color w:val="605E5C"/>
      <w:shd w:val="clear" w:color="auto" w:fill="E1DFDD"/>
    </w:rPr>
  </w:style>
  <w:style w:type="character" w:styleId="Mention">
    <w:name w:val="Mention"/>
    <w:basedOn w:val="DefaultParagraphFont"/>
    <w:uiPriority w:val="99"/>
    <w:unhideWhenUsed/>
    <w:rsid w:val="003F1105"/>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246840">
      <w:bodyDiv w:val="1"/>
      <w:marLeft w:val="0"/>
      <w:marRight w:val="0"/>
      <w:marTop w:val="0"/>
      <w:marBottom w:val="0"/>
      <w:divBdr>
        <w:top w:val="none" w:sz="0" w:space="0" w:color="auto"/>
        <w:left w:val="none" w:sz="0" w:space="0" w:color="auto"/>
        <w:bottom w:val="none" w:sz="0" w:space="0" w:color="auto"/>
        <w:right w:val="none" w:sz="0" w:space="0" w:color="auto"/>
      </w:divBdr>
    </w:div>
    <w:div w:id="45642250">
      <w:bodyDiv w:val="1"/>
      <w:marLeft w:val="0"/>
      <w:marRight w:val="0"/>
      <w:marTop w:val="0"/>
      <w:marBottom w:val="0"/>
      <w:divBdr>
        <w:top w:val="none" w:sz="0" w:space="0" w:color="auto"/>
        <w:left w:val="none" w:sz="0" w:space="0" w:color="auto"/>
        <w:bottom w:val="none" w:sz="0" w:space="0" w:color="auto"/>
        <w:right w:val="none" w:sz="0" w:space="0" w:color="auto"/>
      </w:divBdr>
    </w:div>
    <w:div w:id="803036473">
      <w:bodyDiv w:val="1"/>
      <w:marLeft w:val="0"/>
      <w:marRight w:val="0"/>
      <w:marTop w:val="0"/>
      <w:marBottom w:val="0"/>
      <w:divBdr>
        <w:top w:val="none" w:sz="0" w:space="0" w:color="auto"/>
        <w:left w:val="none" w:sz="0" w:space="0" w:color="auto"/>
        <w:bottom w:val="none" w:sz="0" w:space="0" w:color="auto"/>
        <w:right w:val="none" w:sz="0" w:space="0" w:color="auto"/>
      </w:divBdr>
    </w:div>
    <w:div w:id="1216962718">
      <w:bodyDiv w:val="1"/>
      <w:marLeft w:val="0"/>
      <w:marRight w:val="0"/>
      <w:marTop w:val="0"/>
      <w:marBottom w:val="0"/>
      <w:divBdr>
        <w:top w:val="none" w:sz="0" w:space="0" w:color="auto"/>
        <w:left w:val="none" w:sz="0" w:space="0" w:color="auto"/>
        <w:bottom w:val="none" w:sz="0" w:space="0" w:color="auto"/>
        <w:right w:val="none" w:sz="0" w:space="0" w:color="auto"/>
      </w:divBdr>
    </w:div>
    <w:div w:id="1272007308">
      <w:bodyDiv w:val="1"/>
      <w:marLeft w:val="0"/>
      <w:marRight w:val="0"/>
      <w:marTop w:val="0"/>
      <w:marBottom w:val="0"/>
      <w:divBdr>
        <w:top w:val="none" w:sz="0" w:space="0" w:color="auto"/>
        <w:left w:val="none" w:sz="0" w:space="0" w:color="auto"/>
        <w:bottom w:val="none" w:sz="0" w:space="0" w:color="auto"/>
        <w:right w:val="none" w:sz="0" w:space="0" w:color="auto"/>
      </w:divBdr>
    </w:div>
    <w:div w:id="1451901546">
      <w:bodyDiv w:val="1"/>
      <w:marLeft w:val="0"/>
      <w:marRight w:val="0"/>
      <w:marTop w:val="0"/>
      <w:marBottom w:val="0"/>
      <w:divBdr>
        <w:top w:val="none" w:sz="0" w:space="0" w:color="auto"/>
        <w:left w:val="none" w:sz="0" w:space="0" w:color="auto"/>
        <w:bottom w:val="none" w:sz="0" w:space="0" w:color="auto"/>
        <w:right w:val="none" w:sz="0" w:space="0" w:color="auto"/>
      </w:divBdr>
    </w:div>
    <w:div w:id="1489323042">
      <w:bodyDiv w:val="1"/>
      <w:marLeft w:val="0"/>
      <w:marRight w:val="0"/>
      <w:marTop w:val="0"/>
      <w:marBottom w:val="0"/>
      <w:divBdr>
        <w:top w:val="none" w:sz="0" w:space="0" w:color="auto"/>
        <w:left w:val="none" w:sz="0" w:space="0" w:color="auto"/>
        <w:bottom w:val="none" w:sz="0" w:space="0" w:color="auto"/>
        <w:right w:val="none" w:sz="0" w:space="0" w:color="auto"/>
      </w:divBdr>
    </w:div>
    <w:div w:id="1626884860">
      <w:bodyDiv w:val="1"/>
      <w:marLeft w:val="0"/>
      <w:marRight w:val="0"/>
      <w:marTop w:val="0"/>
      <w:marBottom w:val="0"/>
      <w:divBdr>
        <w:top w:val="none" w:sz="0" w:space="0" w:color="auto"/>
        <w:left w:val="none" w:sz="0" w:space="0" w:color="auto"/>
        <w:bottom w:val="none" w:sz="0" w:space="0" w:color="auto"/>
        <w:right w:val="none" w:sz="0" w:space="0" w:color="auto"/>
      </w:divBdr>
    </w:div>
    <w:div w:id="1780761142">
      <w:bodyDiv w:val="1"/>
      <w:marLeft w:val="0"/>
      <w:marRight w:val="0"/>
      <w:marTop w:val="0"/>
      <w:marBottom w:val="0"/>
      <w:divBdr>
        <w:top w:val="none" w:sz="0" w:space="0" w:color="auto"/>
        <w:left w:val="none" w:sz="0" w:space="0" w:color="auto"/>
        <w:bottom w:val="none" w:sz="0" w:space="0" w:color="auto"/>
        <w:right w:val="none" w:sz="0" w:space="0" w:color="auto"/>
      </w:divBdr>
    </w:div>
    <w:div w:id="1853566093">
      <w:bodyDiv w:val="1"/>
      <w:marLeft w:val="0"/>
      <w:marRight w:val="0"/>
      <w:marTop w:val="0"/>
      <w:marBottom w:val="0"/>
      <w:divBdr>
        <w:top w:val="none" w:sz="0" w:space="0" w:color="auto"/>
        <w:left w:val="none" w:sz="0" w:space="0" w:color="auto"/>
        <w:bottom w:val="none" w:sz="0" w:space="0" w:color="auto"/>
        <w:right w:val="none" w:sz="0" w:space="0" w:color="auto"/>
      </w:divBdr>
    </w:div>
    <w:div w:id="2029132783">
      <w:bodyDiv w:val="1"/>
      <w:marLeft w:val="0"/>
      <w:marRight w:val="0"/>
      <w:marTop w:val="0"/>
      <w:marBottom w:val="0"/>
      <w:divBdr>
        <w:top w:val="none" w:sz="0" w:space="0" w:color="auto"/>
        <w:left w:val="none" w:sz="0" w:space="0" w:color="auto"/>
        <w:bottom w:val="none" w:sz="0" w:space="0" w:color="auto"/>
        <w:right w:val="none" w:sz="0" w:space="0" w:color="auto"/>
      </w:divBdr>
    </w:div>
    <w:div w:id="2099130635">
      <w:bodyDiv w:val="1"/>
      <w:marLeft w:val="0"/>
      <w:marRight w:val="0"/>
      <w:marTop w:val="0"/>
      <w:marBottom w:val="0"/>
      <w:divBdr>
        <w:top w:val="none" w:sz="0" w:space="0" w:color="auto"/>
        <w:left w:val="none" w:sz="0" w:space="0" w:color="auto"/>
        <w:bottom w:val="none" w:sz="0" w:space="0" w:color="auto"/>
        <w:right w:val="none" w:sz="0" w:space="0" w:color="auto"/>
      </w:divBdr>
    </w:div>
    <w:div w:id="2125734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7.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9.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footer" Target="footer5.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oawc xmlns="785685f2-c2e1-4352-89aa-3faca8eaba52" xsi:nil="true"/>
    <sipv xmlns="785685f2-c2e1-4352-89aa-3faca8eaba52" xsi:nil="true"/>
    <_x0074_mv6 xmlns="785685f2-c2e1-4352-89aa-3faca8eaba52">
      <UserInfo>
        <DisplayName/>
        <AccountId xsi:nil="true"/>
        <AccountType/>
      </UserInfo>
    </_x0074_mv6>
    <b26d xmlns="785685f2-c2e1-4352-89aa-3faca8eaba52" xsi:nil="true"/>
    <DateCCOReviewed xmlns="785685f2-c2e1-4352-89aa-3faca8eaba52" xsi:nil="true"/>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C4A5584-3484-436E-8AA6-7703ADE2EB10}">
  <ds:schemaRefs>
    <ds:schemaRef ds:uri="http://schemas.openxmlformats.org/officeDocument/2006/bibliography"/>
  </ds:schemaRefs>
</ds:datastoreItem>
</file>

<file path=customXml/itemProps2.xml><?xml version="1.0" encoding="utf-8"?>
<ds:datastoreItem xmlns:ds="http://schemas.openxmlformats.org/officeDocument/2006/customXml" ds:itemID="{28824C9C-2CDF-4E4C-BF7C-180650970117}">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D67C50BA-B528-4A69-8A00-5FF874B6114F}">
  <ds:schemaRefs>
    <ds:schemaRef ds:uri="http://schemas.microsoft.com/sharepoint/v3/contenttype/forms"/>
  </ds:schemaRefs>
</ds:datastoreItem>
</file>

<file path=customXml/itemProps4.xml><?xml version="1.0" encoding="utf-8"?>
<ds:datastoreItem xmlns:ds="http://schemas.openxmlformats.org/officeDocument/2006/customXml" ds:itemID="{BDF95C50-6C0D-4575-B517-DD4A1D5012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17</Pages>
  <Words>8037</Words>
  <Characters>45812</Characters>
  <Application>Microsoft Office Word</Application>
  <DocSecurity>0</DocSecurity>
  <Lines>381</Lines>
  <Paragraphs>107</Paragraphs>
  <ScaleCrop>false</ScaleCrop>
  <Company>California Energy Commission</Company>
  <LinksUpToDate>false</LinksUpToDate>
  <CharactersWithSpaces>53742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Balneg, Ronald@Energy</dc:creator>
  <cp:keywords/>
  <cp:lastModifiedBy>Geiser, Che@Energy</cp:lastModifiedBy>
  <cp:revision>219</cp:revision>
  <cp:lastPrinted>2018-11-21T19:12:00Z</cp:lastPrinted>
  <dcterms:created xsi:type="dcterms:W3CDTF">2018-11-27T21:32:00Z</dcterms:created>
  <dcterms:modified xsi:type="dcterms:W3CDTF">2022-04-08T20:30:00Z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