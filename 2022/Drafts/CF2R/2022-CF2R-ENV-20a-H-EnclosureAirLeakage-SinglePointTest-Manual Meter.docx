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4B2594">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77777777" w:rsidR="00D03609" w:rsidRPr="00A42BCC" w:rsidRDefault="00D03609" w:rsidP="0007727D">
            <w:pPr>
              <w:rPr>
                <w:rFonts w:asciiTheme="minorHAnsi" w:hAnsiTheme="minorHAnsi"/>
                <w:sz w:val="18"/>
                <w:szCs w:val="18"/>
              </w:rPr>
            </w:pPr>
            <w:r>
              <w:rPr>
                <w:rFonts w:asciiTheme="minorHAnsi" w:hAnsiTheme="minorHAnsi"/>
                <w:sz w:val="18"/>
                <w:szCs w:val="18"/>
              </w:rPr>
              <w:t>Is HERS verification of building enclosure air leakage to outside required by CF1R?</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rsidDel="00764A9A" w14:paraId="5C04854D" w14:textId="79D1081F" w:rsidTr="004B2594">
        <w:trPr>
          <w:del w:id="0" w:author="Shewmaker, Michael@Energy" w:date="2021-11-23T11:39:00Z"/>
        </w:trPr>
        <w:tc>
          <w:tcPr>
            <w:tcW w:w="588" w:type="dxa"/>
            <w:vAlign w:val="center"/>
          </w:tcPr>
          <w:p w14:paraId="609461D8" w14:textId="78D837BC" w:rsidR="00D03609" w:rsidRPr="00A42BCC" w:rsidDel="00764A9A" w:rsidRDefault="00D03609" w:rsidP="0007727D">
            <w:pPr>
              <w:jc w:val="center"/>
              <w:rPr>
                <w:del w:id="1" w:author="Shewmaker, Michael@Energy" w:date="2021-11-23T11:39:00Z"/>
                <w:rFonts w:asciiTheme="minorHAnsi" w:hAnsiTheme="minorHAnsi"/>
                <w:sz w:val="18"/>
                <w:szCs w:val="18"/>
              </w:rPr>
            </w:pPr>
            <w:del w:id="2" w:author="Shewmaker, Michael@Energy" w:date="2021-11-23T11:39:00Z">
              <w:r w:rsidDel="00764A9A">
                <w:rPr>
                  <w:rFonts w:asciiTheme="minorHAnsi" w:hAnsiTheme="minorHAnsi"/>
                  <w:sz w:val="18"/>
                  <w:szCs w:val="18"/>
                </w:rPr>
                <w:delText>02</w:delText>
              </w:r>
            </w:del>
          </w:p>
        </w:tc>
        <w:tc>
          <w:tcPr>
            <w:tcW w:w="5098" w:type="dxa"/>
            <w:vAlign w:val="center"/>
          </w:tcPr>
          <w:p w14:paraId="377A8AF7" w14:textId="28667BB2" w:rsidR="00D03609" w:rsidDel="00764A9A" w:rsidRDefault="00D03609" w:rsidP="0007727D">
            <w:pPr>
              <w:rPr>
                <w:del w:id="3" w:author="Shewmaker, Michael@Energy" w:date="2021-11-23T11:39:00Z"/>
                <w:rFonts w:asciiTheme="minorHAnsi" w:hAnsiTheme="minorHAnsi"/>
                <w:sz w:val="18"/>
                <w:szCs w:val="18"/>
              </w:rPr>
            </w:pPr>
            <w:del w:id="4" w:author="Shewmaker, Michael@Energy" w:date="2021-11-23T11:39:00Z">
              <w:r w:rsidDel="00764A9A">
                <w:rPr>
                  <w:rFonts w:asciiTheme="minorHAnsi" w:hAnsiTheme="minorHAnsi"/>
                  <w:sz w:val="18"/>
                  <w:szCs w:val="18"/>
                </w:rPr>
                <w:delText xml:space="preserve">Is HERS verification of dwelling compartmentalization leakage </w:delText>
              </w:r>
              <w:r w:rsidDel="00764A9A">
                <w:rPr>
                  <w:rFonts w:asciiTheme="minorHAnsi" w:hAnsiTheme="minorHAnsi" w:cstheme="minorHAnsi"/>
                  <w:sz w:val="18"/>
                  <w:szCs w:val="18"/>
                </w:rPr>
                <w:delText>≤</w:delText>
              </w:r>
              <w:r w:rsidDel="00764A9A">
                <w:rPr>
                  <w:rFonts w:asciiTheme="minorHAnsi" w:hAnsiTheme="minorHAnsi"/>
                  <w:sz w:val="18"/>
                  <w:szCs w:val="18"/>
                </w:rPr>
                <w:delText xml:space="preserve"> 0.3 CFM</w:delText>
              </w:r>
              <w:r w:rsidRPr="00820D66" w:rsidDel="00764A9A">
                <w:rPr>
                  <w:rFonts w:asciiTheme="minorHAnsi" w:hAnsiTheme="minorHAnsi"/>
                  <w:sz w:val="18"/>
                  <w:szCs w:val="18"/>
                  <w:vertAlign w:val="subscript"/>
                </w:rPr>
                <w:delText>50</w:delText>
              </w:r>
              <w:r w:rsidDel="00764A9A">
                <w:rPr>
                  <w:rFonts w:asciiTheme="minorHAnsi" w:hAnsiTheme="minorHAnsi"/>
                  <w:sz w:val="18"/>
                  <w:szCs w:val="18"/>
                </w:rPr>
                <w:delText>/ft</w:delText>
              </w:r>
              <w:r w:rsidRPr="00820D66" w:rsidDel="00764A9A">
                <w:rPr>
                  <w:rFonts w:asciiTheme="minorHAnsi" w:hAnsiTheme="minorHAnsi"/>
                  <w:sz w:val="18"/>
                  <w:szCs w:val="18"/>
                  <w:vertAlign w:val="superscript"/>
                </w:rPr>
                <w:delText>2</w:delText>
              </w:r>
              <w:r w:rsidDel="00764A9A">
                <w:rPr>
                  <w:rFonts w:asciiTheme="minorHAnsi" w:hAnsiTheme="minorHAnsi"/>
                  <w:sz w:val="18"/>
                  <w:szCs w:val="18"/>
                </w:rPr>
                <w:delText xml:space="preserve"> of enclosure area required by CF1R? </w:delText>
              </w:r>
            </w:del>
          </w:p>
        </w:tc>
        <w:tc>
          <w:tcPr>
            <w:tcW w:w="5104" w:type="dxa"/>
            <w:vAlign w:val="center"/>
          </w:tcPr>
          <w:p w14:paraId="7331E3FE" w14:textId="7EA4229E" w:rsidR="00D03609" w:rsidDel="00764A9A" w:rsidRDefault="00D03609" w:rsidP="0007727D">
            <w:pPr>
              <w:rPr>
                <w:del w:id="5" w:author="Shewmaker, Michael@Energy" w:date="2021-11-23T11:39:00Z"/>
                <w:rFonts w:asciiTheme="minorHAnsi" w:hAnsiTheme="minorHAnsi"/>
                <w:sz w:val="18"/>
                <w:szCs w:val="18"/>
              </w:rPr>
            </w:pPr>
          </w:p>
        </w:tc>
      </w:tr>
      <w:tr w:rsidR="00D03609" w:rsidRPr="00A42BCC" w14:paraId="75293A00" w14:textId="77777777" w:rsidTr="004B2594">
        <w:tc>
          <w:tcPr>
            <w:tcW w:w="588" w:type="dxa"/>
            <w:vAlign w:val="center"/>
          </w:tcPr>
          <w:p w14:paraId="347AC8E5" w14:textId="2E974308" w:rsidR="00D03609" w:rsidRPr="00A42BCC" w:rsidRDefault="00D03609" w:rsidP="0007727D">
            <w:pPr>
              <w:jc w:val="center"/>
              <w:rPr>
                <w:rFonts w:asciiTheme="minorHAnsi" w:hAnsiTheme="minorHAnsi"/>
                <w:sz w:val="18"/>
                <w:szCs w:val="18"/>
              </w:rPr>
            </w:pPr>
            <w:del w:id="6" w:author="Shewmaker, Michael@Energy" w:date="2021-11-23T11:39:00Z">
              <w:r w:rsidRPr="00A42BCC" w:rsidDel="00764A9A">
                <w:rPr>
                  <w:rFonts w:asciiTheme="minorHAnsi" w:hAnsiTheme="minorHAnsi"/>
                  <w:sz w:val="18"/>
                  <w:szCs w:val="18"/>
                </w:rPr>
                <w:delText>0</w:delText>
              </w:r>
              <w:r w:rsidDel="00764A9A">
                <w:rPr>
                  <w:rFonts w:asciiTheme="minorHAnsi" w:hAnsiTheme="minorHAnsi"/>
                  <w:sz w:val="18"/>
                  <w:szCs w:val="18"/>
                </w:rPr>
                <w:delText>3</w:delText>
              </w:r>
            </w:del>
            <w:ins w:id="7" w:author="Shewmaker, Michael@Energy" w:date="2021-11-23T11:39:00Z">
              <w:r w:rsidR="00764A9A">
                <w:rPr>
                  <w:rFonts w:asciiTheme="minorHAnsi" w:hAnsiTheme="minorHAnsi"/>
                  <w:sz w:val="18"/>
                  <w:szCs w:val="18"/>
                </w:rPr>
                <w:t>02</w:t>
              </w:r>
            </w:ins>
          </w:p>
        </w:tc>
        <w:tc>
          <w:tcPr>
            <w:tcW w:w="5098" w:type="dxa"/>
          </w:tcPr>
          <w:p w14:paraId="6579BE93" w14:textId="5F81CE59" w:rsidR="00D03609" w:rsidRPr="00A42BCC" w:rsidRDefault="00D03609">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Pr="00A42BCC">
              <w:rPr>
                <w:rFonts w:asciiTheme="minorHAnsi" w:hAnsiTheme="minorHAnsi"/>
                <w:sz w:val="18"/>
                <w:szCs w:val="18"/>
              </w:rPr>
              <w:t xml:space="preserve"> Air Leakage from CF1R</w:t>
            </w:r>
            <w:r>
              <w:rPr>
                <w:rFonts w:asciiTheme="minorHAnsi" w:hAnsiTheme="minorHAnsi"/>
                <w:sz w:val="18"/>
                <w:szCs w:val="18"/>
              </w:rPr>
              <w:t xml:space="preserve"> (CFM50)</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4B2594">
        <w:tc>
          <w:tcPr>
            <w:tcW w:w="588" w:type="dxa"/>
            <w:vAlign w:val="center"/>
          </w:tcPr>
          <w:p w14:paraId="49A31367" w14:textId="5FE66AAF" w:rsidR="00D03609" w:rsidRPr="00A42BCC" w:rsidRDefault="00D03609" w:rsidP="0007727D">
            <w:pPr>
              <w:jc w:val="center"/>
              <w:rPr>
                <w:rFonts w:asciiTheme="minorHAnsi" w:hAnsiTheme="minorHAnsi"/>
                <w:sz w:val="18"/>
                <w:szCs w:val="18"/>
              </w:rPr>
            </w:pPr>
            <w:del w:id="8" w:author="Shewmaker, Michael@Energy" w:date="2021-11-23T11:39:00Z">
              <w:r w:rsidRPr="00A42BCC" w:rsidDel="00764A9A">
                <w:rPr>
                  <w:rFonts w:asciiTheme="minorHAnsi" w:hAnsiTheme="minorHAnsi"/>
                  <w:sz w:val="18"/>
                  <w:szCs w:val="18"/>
                </w:rPr>
                <w:delText>0</w:delText>
              </w:r>
              <w:r w:rsidDel="00764A9A">
                <w:rPr>
                  <w:rFonts w:asciiTheme="minorHAnsi" w:hAnsiTheme="minorHAnsi"/>
                  <w:sz w:val="18"/>
                  <w:szCs w:val="18"/>
                </w:rPr>
                <w:delText>4</w:delText>
              </w:r>
            </w:del>
            <w:ins w:id="9" w:author="Shewmaker, Michael@Energy" w:date="2021-11-23T11:39:00Z">
              <w:r w:rsidR="00764A9A">
                <w:rPr>
                  <w:rFonts w:asciiTheme="minorHAnsi" w:hAnsiTheme="minorHAnsi"/>
                  <w:sz w:val="18"/>
                  <w:szCs w:val="18"/>
                </w:rPr>
                <w:t>03</w:t>
              </w:r>
            </w:ins>
          </w:p>
        </w:tc>
        <w:tc>
          <w:tcPr>
            <w:tcW w:w="5098" w:type="dxa"/>
          </w:tcPr>
          <w:p w14:paraId="102C2492" w14:textId="602FF6BE"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ins w:id="10" w:author="Shewmaker, Michael@Energy" w:date="2021-11-23T11:39:00Z">
              <w:r w:rsidR="00764A9A">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1" w:author="Shewmaker, Michael@Energy" w:date="2021-11-23T11:39:00Z">
              <w:r w:rsidR="00764A9A">
                <w:rPr>
                  <w:rFonts w:asciiTheme="minorHAnsi" w:hAnsiTheme="minorHAnsi"/>
                  <w:sz w:val="18"/>
                  <w:szCs w:val="18"/>
                </w:rPr>
                <w:t>)</w:t>
              </w:r>
            </w:ins>
            <w:r w:rsidRPr="00A42BCC">
              <w:rPr>
                <w:rFonts w:asciiTheme="minorHAnsi" w:hAnsiTheme="minorHAnsi"/>
                <w:sz w:val="18"/>
                <w:szCs w:val="18"/>
              </w:rPr>
              <w:t>)</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4B2594">
        <w:tc>
          <w:tcPr>
            <w:tcW w:w="588" w:type="dxa"/>
            <w:vAlign w:val="center"/>
          </w:tcPr>
          <w:p w14:paraId="08A2DD43" w14:textId="4E7FC8C6" w:rsidR="00D03609" w:rsidRPr="00A42BCC" w:rsidRDefault="00D03609" w:rsidP="0007727D">
            <w:pPr>
              <w:jc w:val="center"/>
              <w:rPr>
                <w:rFonts w:asciiTheme="minorHAnsi" w:hAnsiTheme="minorHAnsi"/>
                <w:sz w:val="18"/>
                <w:szCs w:val="18"/>
              </w:rPr>
            </w:pPr>
            <w:del w:id="12" w:author="Shewmaker, Michael@Energy" w:date="2021-11-23T11:39:00Z">
              <w:r w:rsidRPr="00A42BCC" w:rsidDel="00764A9A">
                <w:rPr>
                  <w:rFonts w:asciiTheme="minorHAnsi" w:hAnsiTheme="minorHAnsi"/>
                  <w:sz w:val="18"/>
                  <w:szCs w:val="18"/>
                </w:rPr>
                <w:delText>0</w:delText>
              </w:r>
              <w:r w:rsidDel="00764A9A">
                <w:rPr>
                  <w:rFonts w:asciiTheme="minorHAnsi" w:hAnsiTheme="minorHAnsi"/>
                  <w:sz w:val="18"/>
                  <w:szCs w:val="18"/>
                </w:rPr>
                <w:delText>5</w:delText>
              </w:r>
            </w:del>
            <w:ins w:id="13" w:author="Shewmaker, Michael@Energy" w:date="2021-11-23T11:39:00Z">
              <w:r w:rsidR="00764A9A">
                <w:rPr>
                  <w:rFonts w:asciiTheme="minorHAnsi" w:hAnsiTheme="minorHAnsi"/>
                  <w:sz w:val="18"/>
                  <w:szCs w:val="18"/>
                </w:rPr>
                <w:t>04</w:t>
              </w:r>
            </w:ins>
          </w:p>
        </w:tc>
        <w:tc>
          <w:tcPr>
            <w:tcW w:w="5098" w:type="dxa"/>
          </w:tcPr>
          <w:p w14:paraId="6B0F0504" w14:textId="64911422"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ins w:id="14" w:author="Shewmaker, Michael@Energy" w:date="2021-11-23T11:39:00Z">
              <w:r w:rsidR="00764A9A">
                <w:rPr>
                  <w:rFonts w:asciiTheme="minorHAnsi" w:hAnsiTheme="minorHAnsi"/>
                  <w:sz w:val="18"/>
                  <w:szCs w:val="18"/>
                </w:rPr>
                <w:t>degrees Fahrenheit (</w:t>
              </w:r>
            </w:ins>
            <w:r>
              <w:rPr>
                <w:rFonts w:asciiTheme="minorHAnsi" w:hAnsiTheme="minorHAnsi"/>
                <w:sz w:val="18"/>
                <w:szCs w:val="18"/>
              </w:rPr>
              <w:t>°</w:t>
            </w:r>
            <w:r w:rsidRPr="00A42BCC">
              <w:rPr>
                <w:rFonts w:asciiTheme="minorHAnsi" w:hAnsiTheme="minorHAnsi"/>
                <w:sz w:val="18"/>
                <w:szCs w:val="18"/>
              </w:rPr>
              <w:t>F</w:t>
            </w:r>
            <w:ins w:id="15" w:author="Shewmaker, Michael@Energy" w:date="2021-11-23T11:39:00Z">
              <w:r w:rsidR="00764A9A">
                <w:rPr>
                  <w:rFonts w:asciiTheme="minorHAnsi" w:hAnsiTheme="minorHAnsi"/>
                  <w:sz w:val="18"/>
                  <w:szCs w:val="18"/>
                </w:rPr>
                <w:t>)</w:t>
              </w:r>
            </w:ins>
            <w:r w:rsidRPr="00A42BCC">
              <w:rPr>
                <w:rFonts w:asciiTheme="minorHAnsi" w:hAnsiTheme="minorHAnsi"/>
                <w:sz w:val="18"/>
                <w:szCs w:val="18"/>
              </w:rPr>
              <w:t>)</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4B2594">
        <w:tc>
          <w:tcPr>
            <w:tcW w:w="588" w:type="dxa"/>
            <w:vAlign w:val="center"/>
          </w:tcPr>
          <w:p w14:paraId="45ECE08F" w14:textId="15CAE982" w:rsidR="00D03609" w:rsidRPr="00A42BCC" w:rsidRDefault="00D03609" w:rsidP="0007727D">
            <w:pPr>
              <w:jc w:val="center"/>
              <w:rPr>
                <w:rFonts w:asciiTheme="minorHAnsi" w:hAnsiTheme="minorHAnsi"/>
                <w:sz w:val="18"/>
                <w:szCs w:val="18"/>
              </w:rPr>
            </w:pPr>
            <w:del w:id="16" w:author="Shewmaker, Michael@Energy" w:date="2021-11-23T11:39:00Z">
              <w:r w:rsidRPr="00A42BCC" w:rsidDel="00764A9A">
                <w:rPr>
                  <w:rFonts w:asciiTheme="minorHAnsi" w:hAnsiTheme="minorHAnsi"/>
                  <w:sz w:val="18"/>
                  <w:szCs w:val="18"/>
                </w:rPr>
                <w:delText>0</w:delText>
              </w:r>
              <w:r w:rsidDel="00764A9A">
                <w:rPr>
                  <w:rFonts w:asciiTheme="minorHAnsi" w:hAnsiTheme="minorHAnsi"/>
                  <w:sz w:val="18"/>
                  <w:szCs w:val="18"/>
                </w:rPr>
                <w:delText>6</w:delText>
              </w:r>
            </w:del>
            <w:ins w:id="17" w:author="Shewmaker, Michael@Energy" w:date="2021-11-23T11:39:00Z">
              <w:r w:rsidR="00764A9A">
                <w:rPr>
                  <w:rFonts w:asciiTheme="minorHAnsi" w:hAnsiTheme="minorHAnsi"/>
                  <w:sz w:val="18"/>
                  <w:szCs w:val="18"/>
                </w:rPr>
                <w:t>05</w:t>
              </w:r>
            </w:ins>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4B2594">
        <w:tc>
          <w:tcPr>
            <w:tcW w:w="588" w:type="dxa"/>
            <w:vAlign w:val="center"/>
          </w:tcPr>
          <w:p w14:paraId="2E1A8B49" w14:textId="44680757" w:rsidR="00D03609" w:rsidRPr="00A42BCC" w:rsidRDefault="00D03609" w:rsidP="0007727D">
            <w:pPr>
              <w:jc w:val="center"/>
              <w:rPr>
                <w:rFonts w:asciiTheme="minorHAnsi" w:hAnsiTheme="minorHAnsi"/>
                <w:sz w:val="18"/>
                <w:szCs w:val="18"/>
              </w:rPr>
            </w:pPr>
            <w:del w:id="18" w:author="Shewmaker, Michael@Energy" w:date="2021-11-23T11:39:00Z">
              <w:r w:rsidRPr="00A42BCC" w:rsidDel="00764A9A">
                <w:rPr>
                  <w:rFonts w:asciiTheme="minorHAnsi" w:hAnsiTheme="minorHAnsi"/>
                  <w:sz w:val="18"/>
                  <w:szCs w:val="18"/>
                </w:rPr>
                <w:delText>0</w:delText>
              </w:r>
              <w:r w:rsidDel="00764A9A">
                <w:rPr>
                  <w:rFonts w:asciiTheme="minorHAnsi" w:hAnsiTheme="minorHAnsi"/>
                  <w:sz w:val="18"/>
                  <w:szCs w:val="18"/>
                </w:rPr>
                <w:delText>7</w:delText>
              </w:r>
            </w:del>
            <w:ins w:id="19" w:author="Shewmaker, Michael@Energy" w:date="2021-11-23T11:39:00Z">
              <w:r w:rsidR="00764A9A">
                <w:rPr>
                  <w:rFonts w:asciiTheme="minorHAnsi" w:hAnsiTheme="minorHAnsi"/>
                  <w:sz w:val="18"/>
                  <w:szCs w:val="18"/>
                </w:rPr>
                <w:t>06</w:t>
              </w:r>
            </w:ins>
          </w:p>
        </w:tc>
        <w:tc>
          <w:tcPr>
            <w:tcW w:w="5098" w:type="dxa"/>
          </w:tcPr>
          <w:p w14:paraId="4B5E3AF9" w14:textId="79B81BE5"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w:t>
            </w:r>
            <w:ins w:id="20" w:author="Shewmaker, Michael@Energy" w:date="2021-11-23T11:39:00Z">
              <w:r w:rsidR="00764A9A">
                <w:rPr>
                  <w:rFonts w:asciiTheme="minorHAnsi" w:hAnsiTheme="minorHAnsi"/>
                  <w:sz w:val="18"/>
                  <w:szCs w:val="18"/>
                </w:rPr>
                <w:t>feet (</w:t>
              </w:r>
            </w:ins>
            <w:r w:rsidRPr="00A42BCC">
              <w:rPr>
                <w:rFonts w:asciiTheme="minorHAnsi" w:hAnsiTheme="minorHAnsi"/>
                <w:sz w:val="18"/>
                <w:szCs w:val="18"/>
              </w:rPr>
              <w:t>ft</w:t>
            </w:r>
            <w:ins w:id="21" w:author="Shewmaker, Michael@Energy" w:date="2021-11-23T11:40:00Z">
              <w:r w:rsidR="00764A9A">
                <w:rPr>
                  <w:rFonts w:asciiTheme="minorHAnsi" w:hAnsiTheme="minorHAnsi"/>
                  <w:sz w:val="18"/>
                  <w:szCs w:val="18"/>
                </w:rPr>
                <w:t>)</w:t>
              </w:r>
            </w:ins>
            <w:r w:rsidRPr="00A42BCC">
              <w:rPr>
                <w:rFonts w:asciiTheme="minorHAnsi" w:hAnsiTheme="minorHAnsi"/>
                <w:sz w:val="18"/>
                <w:szCs w:val="18"/>
              </w:rPr>
              <w: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764A9A" w14:paraId="32718EAB" w14:textId="5C2655EA" w:rsidTr="004B2594">
        <w:trPr>
          <w:del w:id="22" w:author="Shewmaker, Michael@Energy" w:date="2021-11-23T11:39:00Z"/>
        </w:trPr>
        <w:tc>
          <w:tcPr>
            <w:tcW w:w="588" w:type="dxa"/>
            <w:vAlign w:val="center"/>
          </w:tcPr>
          <w:p w14:paraId="45EC638A" w14:textId="6AC68B25" w:rsidR="00D03609" w:rsidDel="00764A9A" w:rsidRDefault="00D03609" w:rsidP="0007727D">
            <w:pPr>
              <w:jc w:val="center"/>
              <w:rPr>
                <w:del w:id="23" w:author="Shewmaker, Michael@Energy" w:date="2021-11-23T11:39:00Z"/>
                <w:rFonts w:asciiTheme="minorHAnsi" w:hAnsiTheme="minorHAnsi"/>
                <w:sz w:val="18"/>
                <w:szCs w:val="18"/>
              </w:rPr>
            </w:pPr>
            <w:del w:id="24" w:author="Shewmaker, Michael@Energy" w:date="2021-11-23T11:39:00Z">
              <w:r w:rsidDel="00764A9A">
                <w:rPr>
                  <w:rFonts w:asciiTheme="minorHAnsi" w:hAnsiTheme="minorHAnsi"/>
                  <w:sz w:val="18"/>
                  <w:szCs w:val="18"/>
                </w:rPr>
                <w:delText>08</w:delText>
              </w:r>
            </w:del>
          </w:p>
        </w:tc>
        <w:tc>
          <w:tcPr>
            <w:tcW w:w="5098" w:type="dxa"/>
            <w:vAlign w:val="center"/>
          </w:tcPr>
          <w:p w14:paraId="18B38FE9" w14:textId="3B552AA6" w:rsidR="00D03609" w:rsidRPr="00A42BCC" w:rsidDel="00764A9A" w:rsidRDefault="00D03609" w:rsidP="0007727D">
            <w:pPr>
              <w:rPr>
                <w:del w:id="25" w:author="Shewmaker, Michael@Energy" w:date="2021-11-23T11:39:00Z"/>
                <w:rFonts w:asciiTheme="minorHAnsi" w:hAnsiTheme="minorHAnsi"/>
                <w:sz w:val="18"/>
                <w:szCs w:val="18"/>
              </w:rPr>
            </w:pPr>
            <w:del w:id="26" w:author="Shewmaker, Michael@Energy" w:date="2021-11-23T11:39:00Z">
              <w:r w:rsidDel="00764A9A">
                <w:rPr>
                  <w:rFonts w:asciiTheme="minorHAnsi" w:hAnsiTheme="minorHAnsi"/>
                  <w:sz w:val="18"/>
                  <w:szCs w:val="18"/>
                </w:rPr>
                <w:delText>Total dwelling unit floor area (ft</w:delText>
              </w:r>
              <w:r w:rsidRPr="00037CA8"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
          <w:p w14:paraId="3BA48AE7" w14:textId="4D51F4BA" w:rsidR="00D03609" w:rsidRPr="00A42BCC" w:rsidDel="00764A9A" w:rsidRDefault="00D03609" w:rsidP="0007727D">
            <w:pPr>
              <w:rPr>
                <w:del w:id="27" w:author="Shewmaker, Michael@Energy" w:date="2021-11-23T11:39:00Z"/>
                <w:rFonts w:asciiTheme="minorHAnsi" w:hAnsiTheme="minorHAnsi"/>
                <w:sz w:val="18"/>
                <w:szCs w:val="18"/>
              </w:rPr>
            </w:pPr>
          </w:p>
        </w:tc>
      </w:tr>
      <w:tr w:rsidR="00D03609" w:rsidRPr="00A42BCC" w:rsidDel="00764A9A" w14:paraId="78336177" w14:textId="49C02B9C" w:rsidTr="004B2594">
        <w:trPr>
          <w:del w:id="28" w:author="Shewmaker, Michael@Energy" w:date="2021-11-23T11:39:00Z"/>
        </w:trPr>
        <w:tc>
          <w:tcPr>
            <w:tcW w:w="588" w:type="dxa"/>
            <w:vAlign w:val="center"/>
          </w:tcPr>
          <w:p w14:paraId="497B0C4A" w14:textId="2DC00C40" w:rsidR="00D03609" w:rsidDel="00764A9A" w:rsidRDefault="00D03609" w:rsidP="0007727D">
            <w:pPr>
              <w:jc w:val="center"/>
              <w:rPr>
                <w:del w:id="29" w:author="Shewmaker, Michael@Energy" w:date="2021-11-23T11:39:00Z"/>
                <w:rFonts w:asciiTheme="minorHAnsi" w:hAnsiTheme="minorHAnsi"/>
                <w:sz w:val="18"/>
                <w:szCs w:val="18"/>
              </w:rPr>
            </w:pPr>
            <w:del w:id="30" w:author="Shewmaker, Michael@Energy" w:date="2021-11-23T11:39:00Z">
              <w:r w:rsidDel="00764A9A">
                <w:rPr>
                  <w:rFonts w:asciiTheme="minorHAnsi" w:hAnsiTheme="minorHAnsi"/>
                  <w:sz w:val="18"/>
                  <w:szCs w:val="18"/>
                </w:rPr>
                <w:delText>09</w:delText>
              </w:r>
            </w:del>
          </w:p>
        </w:tc>
        <w:tc>
          <w:tcPr>
            <w:tcW w:w="5098" w:type="dxa"/>
            <w:vAlign w:val="center"/>
          </w:tcPr>
          <w:p w14:paraId="10934861" w14:textId="76E96833" w:rsidR="00D03609" w:rsidRPr="00A42BCC" w:rsidDel="00764A9A" w:rsidRDefault="00D03609" w:rsidP="0007727D">
            <w:pPr>
              <w:rPr>
                <w:del w:id="31" w:author="Shewmaker, Michael@Energy" w:date="2021-11-23T11:39:00Z"/>
                <w:rFonts w:asciiTheme="minorHAnsi" w:hAnsiTheme="minorHAnsi"/>
                <w:sz w:val="18"/>
                <w:szCs w:val="18"/>
              </w:rPr>
            </w:pPr>
            <w:del w:id="32" w:author="Shewmaker, Michael@Energy" w:date="2021-11-23T11:39:00Z">
              <w:r w:rsidDel="00764A9A">
                <w:rPr>
                  <w:rFonts w:asciiTheme="minorHAnsi" w:hAnsiTheme="minorHAnsi"/>
                  <w:sz w:val="18"/>
                  <w:szCs w:val="18"/>
                </w:rPr>
                <w:delText>Total dwelling unit ceiling area (ft</w:delText>
              </w:r>
              <w:r w:rsidRPr="00037CA8"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
          <w:p w14:paraId="7D4C6E60" w14:textId="734F7173" w:rsidR="00D03609" w:rsidRPr="00A42BCC" w:rsidDel="00764A9A" w:rsidRDefault="00D03609" w:rsidP="0007727D">
            <w:pPr>
              <w:rPr>
                <w:del w:id="33" w:author="Shewmaker, Michael@Energy" w:date="2021-11-23T11:39:00Z"/>
                <w:rFonts w:asciiTheme="minorHAnsi" w:hAnsiTheme="minorHAnsi"/>
                <w:sz w:val="18"/>
                <w:szCs w:val="18"/>
              </w:rPr>
            </w:pPr>
          </w:p>
        </w:tc>
      </w:tr>
      <w:tr w:rsidR="00D03609" w:rsidRPr="00A42BCC" w:rsidDel="00764A9A" w14:paraId="4F880772" w14:textId="5F6BC444" w:rsidTr="004B2594">
        <w:trPr>
          <w:del w:id="34" w:author="Shewmaker, Michael@Energy" w:date="2021-11-23T11:39:00Z"/>
        </w:trPr>
        <w:tc>
          <w:tcPr>
            <w:tcW w:w="588" w:type="dxa"/>
            <w:vAlign w:val="center"/>
          </w:tcPr>
          <w:p w14:paraId="662F1787" w14:textId="3224E3AE" w:rsidR="00D03609" w:rsidDel="00764A9A" w:rsidRDefault="00D03609" w:rsidP="0007727D">
            <w:pPr>
              <w:jc w:val="center"/>
              <w:rPr>
                <w:del w:id="35" w:author="Shewmaker, Michael@Energy" w:date="2021-11-23T11:39:00Z"/>
                <w:rFonts w:asciiTheme="minorHAnsi" w:hAnsiTheme="minorHAnsi"/>
                <w:sz w:val="18"/>
                <w:szCs w:val="18"/>
              </w:rPr>
            </w:pPr>
            <w:del w:id="36" w:author="Shewmaker, Michael@Energy" w:date="2021-11-23T11:39:00Z">
              <w:r w:rsidDel="00764A9A">
                <w:rPr>
                  <w:rFonts w:asciiTheme="minorHAnsi" w:hAnsiTheme="minorHAnsi"/>
                  <w:sz w:val="18"/>
                  <w:szCs w:val="18"/>
                </w:rPr>
                <w:delText>10</w:delText>
              </w:r>
            </w:del>
          </w:p>
        </w:tc>
        <w:tc>
          <w:tcPr>
            <w:tcW w:w="5098" w:type="dxa"/>
            <w:vAlign w:val="center"/>
          </w:tcPr>
          <w:p w14:paraId="37A67547" w14:textId="6085BF85" w:rsidR="00D03609" w:rsidRPr="00A42BCC" w:rsidDel="00764A9A" w:rsidRDefault="00D03609" w:rsidP="0007727D">
            <w:pPr>
              <w:rPr>
                <w:del w:id="37" w:author="Shewmaker, Michael@Energy" w:date="2021-11-23T11:39:00Z"/>
                <w:rFonts w:asciiTheme="minorHAnsi" w:hAnsiTheme="minorHAnsi"/>
                <w:sz w:val="18"/>
                <w:szCs w:val="18"/>
              </w:rPr>
            </w:pPr>
            <w:del w:id="38" w:author="Shewmaker, Michael@Energy" w:date="2021-11-23T11:39:00Z">
              <w:r w:rsidDel="00764A9A">
                <w:rPr>
                  <w:rFonts w:asciiTheme="minorHAnsi" w:hAnsiTheme="minorHAnsi"/>
                  <w:sz w:val="18"/>
                  <w:szCs w:val="18"/>
                </w:rPr>
                <w:delText>Total dwelling unit exterior wall area (ft</w:delText>
              </w:r>
              <w:r w:rsidRPr="00037CA8"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
          <w:p w14:paraId="07EDF977" w14:textId="06114409" w:rsidR="00D03609" w:rsidRPr="00A42BCC" w:rsidDel="00764A9A" w:rsidRDefault="00D03609" w:rsidP="0007727D">
            <w:pPr>
              <w:rPr>
                <w:del w:id="39" w:author="Shewmaker, Michael@Energy" w:date="2021-11-23T11:39:00Z"/>
                <w:rFonts w:asciiTheme="minorHAnsi" w:hAnsiTheme="minorHAnsi"/>
                <w:sz w:val="18"/>
                <w:szCs w:val="18"/>
              </w:rPr>
            </w:pPr>
          </w:p>
        </w:tc>
      </w:tr>
      <w:tr w:rsidR="00D03609" w:rsidRPr="00A42BCC" w:rsidDel="00764A9A" w14:paraId="2C3BA071" w14:textId="3748B47C" w:rsidTr="004B2594">
        <w:trPr>
          <w:del w:id="40" w:author="Shewmaker, Michael@Energy" w:date="2021-11-23T11:39:00Z"/>
        </w:trPr>
        <w:tc>
          <w:tcPr>
            <w:tcW w:w="588" w:type="dxa"/>
            <w:vAlign w:val="center"/>
          </w:tcPr>
          <w:p w14:paraId="3092899D" w14:textId="172A56B4" w:rsidR="00D03609" w:rsidDel="00764A9A" w:rsidRDefault="00D03609" w:rsidP="0007727D">
            <w:pPr>
              <w:jc w:val="center"/>
              <w:rPr>
                <w:del w:id="41" w:author="Shewmaker, Michael@Energy" w:date="2021-11-23T11:39:00Z"/>
                <w:rFonts w:asciiTheme="minorHAnsi" w:hAnsiTheme="minorHAnsi"/>
                <w:sz w:val="18"/>
                <w:szCs w:val="18"/>
              </w:rPr>
            </w:pPr>
            <w:del w:id="42" w:author="Shewmaker, Michael@Energy" w:date="2021-11-23T11:39:00Z">
              <w:r w:rsidDel="00764A9A">
                <w:rPr>
                  <w:rFonts w:asciiTheme="minorHAnsi" w:hAnsiTheme="minorHAnsi"/>
                  <w:sz w:val="18"/>
                  <w:szCs w:val="18"/>
                </w:rPr>
                <w:delText>11</w:delText>
              </w:r>
            </w:del>
          </w:p>
        </w:tc>
        <w:tc>
          <w:tcPr>
            <w:tcW w:w="5098" w:type="dxa"/>
            <w:vAlign w:val="center"/>
          </w:tcPr>
          <w:p w14:paraId="00B626C7" w14:textId="2CA58D55" w:rsidR="00D03609" w:rsidRPr="00A42BCC" w:rsidDel="00764A9A" w:rsidRDefault="00D03609" w:rsidP="0007727D">
            <w:pPr>
              <w:rPr>
                <w:del w:id="43" w:author="Shewmaker, Michael@Energy" w:date="2021-11-23T11:39:00Z"/>
                <w:rFonts w:asciiTheme="minorHAnsi" w:hAnsiTheme="minorHAnsi"/>
                <w:sz w:val="18"/>
                <w:szCs w:val="18"/>
              </w:rPr>
            </w:pPr>
            <w:del w:id="44" w:author="Shewmaker, Michael@Energy" w:date="2021-11-23T11:39:00Z">
              <w:r w:rsidDel="00764A9A">
                <w:rPr>
                  <w:rFonts w:asciiTheme="minorHAnsi" w:hAnsiTheme="minorHAnsi"/>
                  <w:sz w:val="18"/>
                  <w:szCs w:val="18"/>
                </w:rPr>
                <w:delText>Total dwelling unit wall area shared with other dwelling units (ft</w:delText>
              </w:r>
              <w:r w:rsidRPr="00037CA8"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
          <w:p w14:paraId="66FA527E" w14:textId="662BBEEF" w:rsidR="00D03609" w:rsidRPr="00A42BCC" w:rsidDel="00764A9A" w:rsidRDefault="00D03609" w:rsidP="0007727D">
            <w:pPr>
              <w:rPr>
                <w:del w:id="45" w:author="Shewmaker, Michael@Energy" w:date="2021-11-23T11:39:00Z"/>
                <w:rFonts w:asciiTheme="minorHAnsi" w:hAnsiTheme="minorHAnsi"/>
                <w:sz w:val="18"/>
                <w:szCs w:val="18"/>
              </w:rPr>
            </w:pPr>
          </w:p>
        </w:tc>
      </w:tr>
      <w:tr w:rsidR="00D03609" w:rsidRPr="00A42BCC" w:rsidDel="00764A9A" w14:paraId="2757AC13" w14:textId="5F555641" w:rsidTr="004B2594">
        <w:trPr>
          <w:del w:id="46" w:author="Shewmaker, Michael@Energy" w:date="2021-11-23T11:39:00Z"/>
        </w:trPr>
        <w:tc>
          <w:tcPr>
            <w:tcW w:w="588" w:type="dxa"/>
            <w:vAlign w:val="center"/>
          </w:tcPr>
          <w:p w14:paraId="0686C6E0" w14:textId="0131DCC7" w:rsidR="00D03609" w:rsidRPr="00A42BCC" w:rsidDel="00764A9A" w:rsidRDefault="00D03609" w:rsidP="0007727D">
            <w:pPr>
              <w:jc w:val="center"/>
              <w:rPr>
                <w:del w:id="47" w:author="Shewmaker, Michael@Energy" w:date="2021-11-23T11:39:00Z"/>
                <w:rFonts w:asciiTheme="minorHAnsi" w:hAnsiTheme="minorHAnsi"/>
                <w:sz w:val="18"/>
                <w:szCs w:val="18"/>
              </w:rPr>
            </w:pPr>
            <w:del w:id="48" w:author="Shewmaker, Michael@Energy" w:date="2021-11-23T11:39:00Z">
              <w:r w:rsidDel="00764A9A">
                <w:rPr>
                  <w:rFonts w:asciiTheme="minorHAnsi" w:hAnsiTheme="minorHAnsi"/>
                  <w:sz w:val="18"/>
                  <w:szCs w:val="18"/>
                </w:rPr>
                <w:delText>12</w:delText>
              </w:r>
            </w:del>
          </w:p>
        </w:tc>
        <w:tc>
          <w:tcPr>
            <w:tcW w:w="5098" w:type="dxa"/>
            <w:vAlign w:val="center"/>
          </w:tcPr>
          <w:p w14:paraId="7B883F36" w14:textId="68A55CCE" w:rsidR="00D03609" w:rsidRPr="00197C55" w:rsidDel="00764A9A" w:rsidRDefault="00D03609" w:rsidP="0007727D">
            <w:pPr>
              <w:rPr>
                <w:del w:id="49" w:author="Shewmaker, Michael@Energy" w:date="2021-11-23T11:39:00Z"/>
                <w:rFonts w:asciiTheme="minorHAnsi" w:hAnsiTheme="minorHAnsi"/>
                <w:sz w:val="18"/>
                <w:szCs w:val="18"/>
              </w:rPr>
            </w:pPr>
            <w:del w:id="50" w:author="Shewmaker, Michael@Energy" w:date="2021-11-23T11:39:00Z">
              <w:r w:rsidDel="00764A9A">
                <w:rPr>
                  <w:rFonts w:asciiTheme="minorHAnsi" w:hAnsiTheme="minorHAnsi"/>
                  <w:sz w:val="18"/>
                  <w:szCs w:val="18"/>
                </w:rPr>
                <w:delText>Total dwelling unit enclosure area (ft</w:delText>
              </w:r>
              <w:r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
          <w:p w14:paraId="34EDF188" w14:textId="2AE64798" w:rsidR="00D03609" w:rsidRPr="00A42BCC" w:rsidDel="00764A9A" w:rsidRDefault="00D03609" w:rsidP="0007727D">
            <w:pPr>
              <w:rPr>
                <w:del w:id="51" w:author="Shewmaker, Michael@Energy" w:date="2021-11-23T11:39:00Z"/>
                <w:rFonts w:asciiTheme="minorHAnsi" w:hAnsiTheme="minorHAnsi"/>
                <w:sz w:val="18"/>
                <w:szCs w:val="18"/>
              </w:rPr>
            </w:pPr>
          </w:p>
        </w:tc>
      </w:tr>
      <w:tr w:rsidR="00D03609" w:rsidDel="00764A9A" w14:paraId="63B3D063" w14:textId="268E2AB1" w:rsidTr="004B2594">
        <w:trPr>
          <w:del w:id="52" w:author="Shewmaker, Michael@Energy" w:date="2021-11-23T11:39:00Z"/>
        </w:trPr>
        <w:tc>
          <w:tcPr>
            <w:tcW w:w="588" w:type="dxa"/>
            <w:vAlign w:val="center"/>
          </w:tcPr>
          <w:p w14:paraId="69711B2F" w14:textId="50D41978" w:rsidR="00D03609" w:rsidDel="00764A9A" w:rsidRDefault="00D03609" w:rsidP="0007727D">
            <w:pPr>
              <w:jc w:val="center"/>
              <w:rPr>
                <w:del w:id="53" w:author="Shewmaker, Michael@Energy" w:date="2021-11-23T11:39:00Z"/>
                <w:rFonts w:asciiTheme="minorHAnsi" w:hAnsiTheme="minorHAnsi"/>
                <w:sz w:val="18"/>
                <w:szCs w:val="18"/>
              </w:rPr>
            </w:pPr>
            <w:del w:id="54" w:author="Shewmaker, Michael@Energy" w:date="2021-11-23T11:39:00Z">
              <w:r w:rsidDel="00764A9A">
                <w:rPr>
                  <w:rFonts w:asciiTheme="minorHAnsi" w:hAnsiTheme="minorHAnsi"/>
                  <w:sz w:val="18"/>
                  <w:szCs w:val="18"/>
                </w:rPr>
                <w:delText>13</w:delText>
              </w:r>
            </w:del>
          </w:p>
        </w:tc>
        <w:tc>
          <w:tcPr>
            <w:tcW w:w="5098" w:type="dxa"/>
            <w:vAlign w:val="center"/>
          </w:tcPr>
          <w:p w14:paraId="332CC273" w14:textId="122B58C4" w:rsidR="00D03609" w:rsidRPr="00037CA8" w:rsidDel="00764A9A" w:rsidRDefault="00D03609" w:rsidP="0007727D">
            <w:pPr>
              <w:rPr>
                <w:del w:id="55" w:author="Shewmaker, Michael@Energy" w:date="2021-11-23T11:39:00Z"/>
                <w:rFonts w:asciiTheme="minorHAnsi" w:hAnsiTheme="minorHAnsi"/>
                <w:sz w:val="18"/>
                <w:szCs w:val="18"/>
              </w:rPr>
            </w:pPr>
            <w:del w:id="56" w:author="Shewmaker, Michael@Energy" w:date="2021-11-23T11:39:00Z">
              <w:r w:rsidDel="00764A9A">
                <w:rPr>
                  <w:rFonts w:asciiTheme="minorHAnsi" w:hAnsiTheme="minorHAnsi"/>
                  <w:sz w:val="18"/>
                  <w:szCs w:val="18"/>
                </w:rPr>
                <w:delText xml:space="preserve">Target dwelling unit compartmentalization leakage </w:delText>
              </w:r>
              <w:r w:rsidDel="00764A9A">
                <w:rPr>
                  <w:rFonts w:asciiTheme="minorHAnsi" w:hAnsiTheme="minorHAnsi"/>
                  <w:sz w:val="18"/>
                  <w:szCs w:val="18"/>
                  <w:vertAlign w:val="superscript"/>
                </w:rPr>
                <w:delText xml:space="preserve"> </w:delText>
              </w:r>
              <w:r w:rsidDel="00764A9A">
                <w:rPr>
                  <w:rFonts w:asciiTheme="minorHAnsi" w:hAnsiTheme="minorHAnsi"/>
                  <w:sz w:val="18"/>
                  <w:szCs w:val="18"/>
                </w:rPr>
                <w:delText>(CFM50)</w:delText>
              </w:r>
            </w:del>
          </w:p>
        </w:tc>
        <w:tc>
          <w:tcPr>
            <w:tcW w:w="5104" w:type="dxa"/>
            <w:vAlign w:val="center"/>
          </w:tcPr>
          <w:p w14:paraId="572C9097" w14:textId="23F91B04" w:rsidR="00D03609" w:rsidDel="00764A9A" w:rsidRDefault="00D03609" w:rsidP="0007727D">
            <w:pPr>
              <w:rPr>
                <w:del w:id="57" w:author="Shewmaker, Michael@Energy" w:date="2021-11-23T11:39:00Z"/>
                <w:rFonts w:asciiTheme="minorHAnsi" w:hAnsiTheme="minorHAnsi"/>
                <w:sz w:val="18"/>
                <w:szCs w:val="18"/>
              </w:rPr>
            </w:pPr>
          </w:p>
        </w:tc>
      </w:tr>
      <w:tr w:rsidR="00D03609" w:rsidRPr="00A42BCC" w14:paraId="33AA5810" w14:textId="77777777" w:rsidTr="004B2594">
        <w:tc>
          <w:tcPr>
            <w:tcW w:w="588" w:type="dxa"/>
            <w:vAlign w:val="center"/>
          </w:tcPr>
          <w:p w14:paraId="044E5683" w14:textId="458B24C8" w:rsidR="00D03609" w:rsidRPr="00A42BCC" w:rsidDel="0053362D" w:rsidRDefault="00D03609" w:rsidP="0007727D">
            <w:pPr>
              <w:jc w:val="center"/>
              <w:rPr>
                <w:rFonts w:asciiTheme="minorHAnsi" w:hAnsiTheme="minorHAnsi"/>
                <w:sz w:val="18"/>
                <w:szCs w:val="18"/>
              </w:rPr>
            </w:pPr>
            <w:del w:id="58" w:author="Shewmaker, Michael@Energy" w:date="2021-11-23T11:40:00Z">
              <w:r w:rsidDel="00764A9A">
                <w:rPr>
                  <w:rFonts w:asciiTheme="minorHAnsi" w:hAnsiTheme="minorHAnsi"/>
                  <w:sz w:val="18"/>
                  <w:szCs w:val="18"/>
                </w:rPr>
                <w:delText>14</w:delText>
              </w:r>
            </w:del>
            <w:ins w:id="59" w:author="Shewmaker, Michael@Energy" w:date="2021-11-23T11:40:00Z">
              <w:r w:rsidR="00764A9A">
                <w:rPr>
                  <w:rFonts w:asciiTheme="minorHAnsi" w:hAnsiTheme="minorHAnsi"/>
                  <w:sz w:val="18"/>
                  <w:szCs w:val="18"/>
                </w:rPr>
                <w:t>07</w:t>
              </w:r>
            </w:ins>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4B2594">
        <w:tc>
          <w:tcPr>
            <w:tcW w:w="588" w:type="dxa"/>
            <w:vAlign w:val="center"/>
          </w:tcPr>
          <w:p w14:paraId="290130AF" w14:textId="5C03B26B" w:rsidR="00D03609" w:rsidDel="00820D66" w:rsidRDefault="00D03609" w:rsidP="0007727D">
            <w:pPr>
              <w:jc w:val="center"/>
              <w:rPr>
                <w:rFonts w:asciiTheme="minorHAnsi" w:hAnsiTheme="minorHAnsi"/>
                <w:sz w:val="18"/>
                <w:szCs w:val="18"/>
              </w:rPr>
            </w:pPr>
            <w:del w:id="60" w:author="Shewmaker, Michael@Energy" w:date="2021-11-23T11:40:00Z">
              <w:r w:rsidDel="00764A9A">
                <w:rPr>
                  <w:rFonts w:asciiTheme="minorHAnsi" w:hAnsiTheme="minorHAnsi"/>
                  <w:sz w:val="18"/>
                  <w:szCs w:val="18"/>
                </w:rPr>
                <w:delText>15</w:delText>
              </w:r>
            </w:del>
            <w:ins w:id="61" w:author="Shewmaker, Michael@Energy" w:date="2021-11-23T11:40:00Z">
              <w:r w:rsidR="00764A9A">
                <w:rPr>
                  <w:rFonts w:asciiTheme="minorHAnsi" w:hAnsiTheme="minorHAnsi"/>
                  <w:sz w:val="18"/>
                  <w:szCs w:val="18"/>
                </w:rPr>
                <w:t>08</w:t>
              </w:r>
            </w:ins>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4B2594">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4B2594">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3661194D" w:rsidR="00D03609" w:rsidRPr="00A42BCC" w:rsidRDefault="00D03609">
            <w:pPr>
              <w:keepNext/>
              <w:rPr>
                <w:rFonts w:asciiTheme="minorHAnsi" w:hAnsiTheme="minorHAnsi"/>
                <w:sz w:val="18"/>
                <w:szCs w:val="18"/>
              </w:rPr>
            </w:pPr>
            <w:r w:rsidRPr="00A42BCC">
              <w:rPr>
                <w:rFonts w:asciiTheme="minorHAnsi" w:hAnsiTheme="minorHAnsi"/>
                <w:sz w:val="18"/>
                <w:szCs w:val="18"/>
              </w:rPr>
              <w:t xml:space="preserve"> </w:t>
            </w:r>
          </w:p>
        </w:tc>
      </w:tr>
      <w:tr w:rsidR="00D03609" w:rsidRPr="00A42BCC" w14:paraId="6F43FA61" w14:textId="77777777" w:rsidTr="004B2594">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4B2594">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4B2594">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4B2594">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4B2594">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5CBBCD73" w:rsidR="00D03609" w:rsidRPr="00A42BCC" w:rsidRDefault="00D03609">
            <w:pPr>
              <w:keepNext/>
              <w:rPr>
                <w:rFonts w:asciiTheme="minorHAnsi" w:hAnsiTheme="minorHAnsi"/>
                <w:sz w:val="18"/>
                <w:szCs w:val="18"/>
              </w:rPr>
            </w:pPr>
          </w:p>
        </w:tc>
      </w:tr>
      <w:tr w:rsidR="00D03609" w:rsidRPr="00A42BCC" w14:paraId="3CB08B47" w14:textId="77777777" w:rsidTr="004B2594">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4B2594">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4B2594">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4B2594">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4B2594">
        <w:tc>
          <w:tcPr>
            <w:tcW w:w="10795" w:type="dxa"/>
          </w:tcPr>
          <w:p w14:paraId="537F6E7A" w14:textId="77777777" w:rsidR="00D03609" w:rsidRPr="005A593D" w:rsidRDefault="00D03609" w:rsidP="0007727D">
            <w:pPr>
              <w:rPr>
                <w:rFonts w:asciiTheme="minorHAnsi" w:hAnsiTheme="minorHAnsi"/>
                <w:b/>
                <w:szCs w:val="18"/>
              </w:rPr>
            </w:pPr>
            <w:r w:rsidRPr="005A593D">
              <w:rPr>
                <w:rFonts w:asciiTheme="minorHAnsi" w:hAnsiTheme="minorHAnsi"/>
                <w:b/>
                <w:szCs w:val="18"/>
              </w:rPr>
              <w:t xml:space="preserve">ENV20a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Manual 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4B2594">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4B2594">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4B2594">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4B2594">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4B2594">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4B2594">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4B2594">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1DBB2DB3"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r w:rsidR="00C468DE">
              <w:rPr>
                <w:rFonts w:asciiTheme="minorHAnsi" w:hAnsiTheme="minorHAnsi"/>
                <w:sz w:val="18"/>
                <w:szCs w:val="18"/>
              </w:rPr>
              <w:t xml:space="preserve"> or -50 </w:t>
            </w:r>
            <w:r w:rsidR="00C468DE">
              <w:rPr>
                <w:rFonts w:asciiTheme="minorHAnsi" w:hAnsiTheme="minorHAnsi" w:cstheme="minorHAnsi"/>
                <w:sz w:val="18"/>
                <w:szCs w:val="18"/>
              </w:rPr>
              <w:t xml:space="preserve">± </w:t>
            </w:r>
            <w:r w:rsidR="00C468DE">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4B2594">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4B2594">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4B2594">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4B2594">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4B2594">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4B2594">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85"/>
      </w:tblGrid>
      <w:tr w:rsidR="00D03609" w:rsidRPr="00A42BCC" w14:paraId="6CD0C7E3" w14:textId="77777777" w:rsidTr="004B2594">
        <w:trPr>
          <w:trHeight w:val="57"/>
        </w:trPr>
        <w:tc>
          <w:tcPr>
            <w:tcW w:w="10790" w:type="dxa"/>
            <w:gridSpan w:val="2"/>
          </w:tcPr>
          <w:p w14:paraId="6A6982EE"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D03609" w:rsidRPr="00A42BCC" w14:paraId="045D8521" w14:textId="77777777" w:rsidTr="004B2594">
        <w:trPr>
          <w:trHeight w:val="47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5"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5A2B0BE8"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del w:id="62" w:author="Shewmaker, Michael@Energy" w:date="2021-11-23T11:54:00Z">
              <w:r w:rsidRPr="00C55ED3" w:rsidDel="007C5570">
                <w:rPr>
                  <w:rFonts w:asciiTheme="minorHAnsi" w:hAnsiTheme="minorHAnsi"/>
                  <w:sz w:val="18"/>
                  <w:szCs w:val="18"/>
                </w:rPr>
                <w:delText xml:space="preserve">2016 </w:delText>
              </w:r>
            </w:del>
            <w:ins w:id="63" w:author="Shewmaker, Michael@Energy" w:date="2021-11-23T11:54:00Z">
              <w:r w:rsidR="007C5570">
                <w:rPr>
                  <w:rFonts w:asciiTheme="minorHAnsi" w:hAnsiTheme="minorHAnsi"/>
                  <w:sz w:val="18"/>
                  <w:szCs w:val="18"/>
                </w:rPr>
                <w:t>2019</w:t>
              </w:r>
              <w:r w:rsidR="007C5570" w:rsidRPr="00C55ED3">
                <w:rPr>
                  <w:rFonts w:asciiTheme="minorHAnsi" w:hAnsiTheme="minorHAnsi"/>
                  <w:sz w:val="18"/>
                  <w:szCs w:val="18"/>
                </w:rPr>
                <w:t xml:space="preserve"> </w:t>
              </w:r>
            </w:ins>
            <w:r w:rsidRPr="00C55ED3">
              <w:rPr>
                <w:rFonts w:asciiTheme="minorHAnsi" w:hAnsiTheme="minorHAnsi"/>
                <w:sz w:val="18"/>
                <w:szCs w:val="18"/>
              </w:rPr>
              <w:t xml:space="preserve">Section </w:t>
            </w:r>
            <w:del w:id="64" w:author="Alhabibi, Haider@Energy" w:date="2022-03-21T11:40:00Z">
              <w:r w:rsidRPr="00C55ED3" w:rsidDel="00601F04">
                <w:rPr>
                  <w:rFonts w:asciiTheme="minorHAnsi" w:hAnsiTheme="minorHAnsi"/>
                  <w:sz w:val="18"/>
                  <w:szCs w:val="18"/>
                </w:rPr>
                <w:delText>3</w:delText>
              </w:r>
            </w:del>
            <w:ins w:id="65" w:author="Alhabibi, Haider@Energy" w:date="2022-03-21T11:40:00Z">
              <w:r w:rsidR="00601F04">
                <w:rPr>
                  <w:rFonts w:asciiTheme="minorHAnsi" w:hAnsiTheme="minorHAnsi"/>
                  <w:sz w:val="18"/>
                  <w:szCs w:val="18"/>
                </w:rPr>
                <w:t>4</w:t>
              </w:r>
            </w:ins>
            <w:r w:rsidRPr="00C55ED3">
              <w:rPr>
                <w:rFonts w:asciiTheme="minorHAnsi" w:hAnsiTheme="minorHAnsi"/>
                <w:sz w:val="18"/>
                <w:szCs w:val="18"/>
              </w:rPr>
              <w:t>.2.</w:t>
            </w:r>
          </w:p>
        </w:tc>
      </w:tr>
      <w:tr w:rsidR="00D03609" w:rsidRPr="00A42BCC" w:rsidDel="00764A9A" w14:paraId="0ED5FA4F" w14:textId="6755797F" w:rsidTr="0007727D">
        <w:trPr>
          <w:del w:id="66" w:author="Shewmaker, Michael@Energy" w:date="2021-11-23T11:40:00Z"/>
        </w:trPr>
        <w:tc>
          <w:tcPr>
            <w:tcW w:w="585" w:type="dxa"/>
            <w:vAlign w:val="center"/>
          </w:tcPr>
          <w:p w14:paraId="2D63D9DD" w14:textId="70D638FD" w:rsidR="00D03609" w:rsidRPr="00A42BCC" w:rsidDel="00764A9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67" w:author="Shewmaker, Michael@Energy" w:date="2021-11-23T11:40:00Z"/>
                <w:rFonts w:asciiTheme="minorHAnsi" w:hAnsiTheme="minorHAnsi"/>
                <w:sz w:val="18"/>
                <w:szCs w:val="18"/>
              </w:rPr>
            </w:pPr>
            <w:del w:id="68" w:author="Shewmaker, Michael@Energy" w:date="2021-11-23T11:40:00Z">
              <w:r w:rsidRPr="00A42BCC" w:rsidDel="00764A9A">
                <w:rPr>
                  <w:rFonts w:asciiTheme="minorHAnsi" w:hAnsiTheme="minorHAnsi"/>
                  <w:sz w:val="18"/>
                  <w:szCs w:val="18"/>
                </w:rPr>
                <w:delText>02</w:delText>
              </w:r>
            </w:del>
          </w:p>
        </w:tc>
        <w:tc>
          <w:tcPr>
            <w:tcW w:w="10209" w:type="dxa"/>
            <w:vAlign w:val="center"/>
          </w:tcPr>
          <w:p w14:paraId="6AA9CACD" w14:textId="1593EF71" w:rsidR="00D03609" w:rsidRPr="00A42BCC" w:rsidDel="00764A9A" w:rsidRDefault="00D03609" w:rsidP="0007727D">
            <w:pPr>
              <w:shd w:val="clear" w:color="auto" w:fill="FFFFFF"/>
              <w:rPr>
                <w:del w:id="69" w:author="Shewmaker, Michael@Energy" w:date="2021-11-23T11:40:00Z"/>
                <w:rFonts w:asciiTheme="minorHAnsi" w:hAnsiTheme="minorHAnsi"/>
                <w:sz w:val="18"/>
                <w:szCs w:val="18"/>
              </w:rPr>
            </w:pPr>
            <w:del w:id="70" w:author="Shewmaker, Michael@Energy" w:date="2021-11-23T11:40:00Z">
              <w:r w:rsidRPr="00C55ED3" w:rsidDel="00764A9A">
                <w:rPr>
                  <w:rFonts w:asciiTheme="minorHAnsi" w:hAnsiTheme="minorHAnsi"/>
                  <w:sz w:val="18"/>
                  <w:szCs w:val="18"/>
                </w:rPr>
                <w:delText xml:space="preserve">When </w:delText>
              </w:r>
              <w:r w:rsidDel="00764A9A">
                <w:rPr>
                  <w:rFonts w:asciiTheme="minorHAnsi" w:hAnsiTheme="minorHAnsi"/>
                  <w:sz w:val="18"/>
                  <w:szCs w:val="18"/>
                </w:rPr>
                <w:delText>multifamily attached dwelling units must comply</w:delText>
              </w:r>
              <w:r w:rsidRPr="00C55ED3" w:rsidDel="00764A9A">
                <w:rPr>
                  <w:rFonts w:asciiTheme="minorHAnsi" w:hAnsiTheme="minorHAnsi"/>
                  <w:sz w:val="18"/>
                  <w:szCs w:val="18"/>
                </w:rPr>
                <w:delText xml:space="preserve"> with </w:delText>
              </w:r>
              <w:r w:rsidDel="00764A9A">
                <w:rPr>
                  <w:rFonts w:asciiTheme="minorHAnsi" w:hAnsiTheme="minorHAnsi"/>
                  <w:sz w:val="18"/>
                  <w:szCs w:val="18"/>
                </w:rPr>
                <w:delText>the</w:delText>
              </w:r>
              <w:r w:rsidRPr="00C55ED3" w:rsidDel="00764A9A">
                <w:rPr>
                  <w:rFonts w:asciiTheme="minorHAnsi" w:hAnsiTheme="minorHAnsi"/>
                  <w:sz w:val="18"/>
                  <w:szCs w:val="18"/>
                </w:rPr>
                <w:delText xml:space="preserve"> maximum dwelling unit enclosure</w:delText>
              </w:r>
              <w:r w:rsidDel="00764A9A">
                <w:rPr>
                  <w:rFonts w:asciiTheme="minorHAnsi" w:hAnsiTheme="minorHAnsi"/>
                  <w:sz w:val="18"/>
                  <w:szCs w:val="18"/>
                </w:rPr>
                <w:delText xml:space="preserve"> air</w:delText>
              </w:r>
              <w:r w:rsidRPr="00C55ED3" w:rsidDel="00764A9A">
                <w:rPr>
                  <w:rFonts w:asciiTheme="minorHAnsi" w:hAnsiTheme="minorHAnsi"/>
                  <w:sz w:val="18"/>
                  <w:szCs w:val="18"/>
                </w:rPr>
                <w:delText xml:space="preserve"> leakage </w:delText>
              </w:r>
              <w:r w:rsidDel="00764A9A">
                <w:rPr>
                  <w:rFonts w:asciiTheme="minorHAnsi" w:hAnsiTheme="minorHAnsi"/>
                  <w:sz w:val="18"/>
                  <w:szCs w:val="18"/>
                </w:rPr>
                <w:delText>specified in</w:delText>
              </w:r>
              <w:r w:rsidRPr="00C55ED3" w:rsidDel="00764A9A">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764A9A">
                <w:rPr>
                  <w:rFonts w:asciiTheme="minorHAnsi" w:hAnsiTheme="minorHAnsi"/>
                  <w:sz w:val="18"/>
                  <w:szCs w:val="18"/>
                </w:rPr>
                <w:delText xml:space="preserve"> as specified by RA3.8.3.1</w:delText>
              </w:r>
              <w:r w:rsidRPr="00C55ED3" w:rsidDel="00764A9A">
                <w:rPr>
                  <w:rFonts w:asciiTheme="minorHAnsi" w:hAnsiTheme="minorHAnsi"/>
                  <w:sz w:val="18"/>
                  <w:szCs w:val="18"/>
                </w:rPr>
                <w:delText>.</w:delText>
              </w:r>
            </w:del>
          </w:p>
        </w:tc>
      </w:tr>
      <w:tr w:rsidR="00D03609" w:rsidRPr="00A42BCC" w14:paraId="6D029162" w14:textId="77777777" w:rsidTr="0007727D">
        <w:tc>
          <w:tcPr>
            <w:tcW w:w="585" w:type="dxa"/>
            <w:vAlign w:val="center"/>
          </w:tcPr>
          <w:p w14:paraId="41F06863" w14:textId="0D0BDE49"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1" w:author="Shewmaker, Michael@Energy" w:date="2021-11-23T11:54:00Z">
              <w:r w:rsidRPr="00A42BCC" w:rsidDel="007C5570">
                <w:rPr>
                  <w:rFonts w:asciiTheme="minorHAnsi" w:hAnsiTheme="minorHAnsi"/>
                  <w:sz w:val="18"/>
                  <w:szCs w:val="18"/>
                </w:rPr>
                <w:delText>03</w:delText>
              </w:r>
            </w:del>
            <w:ins w:id="72" w:author="Shewmaker, Michael@Energy" w:date="2021-11-23T11:54:00Z">
              <w:r w:rsidR="007C5570">
                <w:rPr>
                  <w:rFonts w:asciiTheme="minorHAnsi" w:hAnsiTheme="minorHAnsi"/>
                  <w:sz w:val="18"/>
                  <w:szCs w:val="18"/>
                </w:rPr>
                <w:t>02</w:t>
              </w:r>
            </w:ins>
          </w:p>
        </w:tc>
        <w:tc>
          <w:tcPr>
            <w:tcW w:w="10209" w:type="dxa"/>
            <w:vAlign w:val="center"/>
          </w:tcPr>
          <w:p w14:paraId="3EE186F1" w14:textId="5EEDA021"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del w:id="73" w:author="Shewmaker, Michael@Energy" w:date="2021-11-23T11:54:00Z">
              <w:r w:rsidDel="007C5570">
                <w:rPr>
                  <w:rFonts w:asciiTheme="minorHAnsi" w:hAnsiTheme="minorHAnsi"/>
                  <w:sz w:val="18"/>
                  <w:szCs w:val="18"/>
                </w:rPr>
                <w:delText>2016</w:delText>
              </w:r>
              <w:r w:rsidRPr="00C55ED3" w:rsidDel="007C5570">
                <w:rPr>
                  <w:rFonts w:asciiTheme="minorHAnsi" w:hAnsiTheme="minorHAnsi"/>
                  <w:sz w:val="18"/>
                  <w:szCs w:val="18"/>
                </w:rPr>
                <w:delText xml:space="preserve"> </w:delText>
              </w:r>
            </w:del>
            <w:ins w:id="74" w:author="Shewmaker, Michael@Energy" w:date="2021-11-23T11:54:00Z">
              <w:r w:rsidR="007C5570">
                <w:rPr>
                  <w:rFonts w:asciiTheme="minorHAnsi" w:hAnsiTheme="minorHAnsi"/>
                  <w:sz w:val="18"/>
                  <w:szCs w:val="18"/>
                </w:rPr>
                <w:t>2</w:t>
              </w:r>
            </w:ins>
            <w:ins w:id="75" w:author="Shewmaker, Michael@Energy" w:date="2021-11-23T11:55:00Z">
              <w:r w:rsidR="007C5570">
                <w:rPr>
                  <w:rFonts w:asciiTheme="minorHAnsi" w:hAnsiTheme="minorHAnsi"/>
                  <w:sz w:val="18"/>
                  <w:szCs w:val="18"/>
                </w:rPr>
                <w:t>019</w:t>
              </w:r>
            </w:ins>
            <w:ins w:id="76" w:author="Shewmaker, Michael@Energy" w:date="2021-11-23T11:54:00Z">
              <w:r w:rsidR="007C5570" w:rsidRPr="00C55ED3">
                <w:rPr>
                  <w:rFonts w:asciiTheme="minorHAnsi" w:hAnsiTheme="minorHAnsi"/>
                  <w:sz w:val="18"/>
                  <w:szCs w:val="18"/>
                </w:rPr>
                <w:t xml:space="preserve"> </w:t>
              </w:r>
            </w:ins>
            <w:r w:rsidRPr="00C55ED3">
              <w:rPr>
                <w:rFonts w:asciiTheme="minorHAnsi" w:hAnsiTheme="minorHAnsi"/>
                <w:sz w:val="18"/>
                <w:szCs w:val="18"/>
              </w:rPr>
              <w:t xml:space="preserve">Section </w:t>
            </w:r>
            <w:del w:id="77" w:author="Alhabibi, Haider@Energy" w:date="2022-03-21T11:40:00Z">
              <w:r w:rsidRPr="00C55ED3" w:rsidDel="00601F04">
                <w:rPr>
                  <w:rFonts w:asciiTheme="minorHAnsi" w:hAnsiTheme="minorHAnsi"/>
                  <w:sz w:val="18"/>
                  <w:szCs w:val="18"/>
                </w:rPr>
                <w:delText>3</w:delText>
              </w:r>
            </w:del>
            <w:ins w:id="78" w:author="Alhabibi, Haider@Energy" w:date="2022-03-21T11:40:00Z">
              <w:r w:rsidR="00601F04">
                <w:rPr>
                  <w:rFonts w:asciiTheme="minorHAnsi" w:hAnsiTheme="minorHAnsi"/>
                  <w:sz w:val="18"/>
                  <w:szCs w:val="18"/>
                </w:rPr>
                <w:t>4</w:t>
              </w:r>
            </w:ins>
            <w:r w:rsidRPr="00C55ED3">
              <w:rPr>
                <w:rFonts w:asciiTheme="minorHAnsi" w:hAnsiTheme="minorHAnsi"/>
                <w:sz w:val="18"/>
                <w:szCs w:val="18"/>
              </w:rPr>
              <w:t>.3</w:t>
            </w:r>
          </w:p>
        </w:tc>
      </w:tr>
      <w:tr w:rsidR="00D03609" w:rsidRPr="00A42BCC" w14:paraId="1947D04A" w14:textId="77777777" w:rsidTr="0007727D">
        <w:tc>
          <w:tcPr>
            <w:tcW w:w="585" w:type="dxa"/>
            <w:vAlign w:val="center"/>
          </w:tcPr>
          <w:p w14:paraId="16904188" w14:textId="58214285"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79" w:author="Shewmaker, Michael@Energy" w:date="2021-11-23T11:54:00Z">
              <w:r w:rsidRPr="00A42BCC" w:rsidDel="007C5570">
                <w:rPr>
                  <w:rFonts w:asciiTheme="minorHAnsi" w:hAnsiTheme="minorHAnsi"/>
                  <w:sz w:val="18"/>
                  <w:szCs w:val="18"/>
                </w:rPr>
                <w:delText>04</w:delText>
              </w:r>
            </w:del>
            <w:ins w:id="80" w:author="Shewmaker, Michael@Energy" w:date="2021-11-23T11:54:00Z">
              <w:r w:rsidR="007C5570">
                <w:rPr>
                  <w:rFonts w:asciiTheme="minorHAnsi" w:hAnsiTheme="minorHAnsi"/>
                  <w:sz w:val="18"/>
                  <w:szCs w:val="18"/>
                </w:rPr>
                <w:t>03</w:t>
              </w:r>
            </w:ins>
          </w:p>
        </w:tc>
        <w:tc>
          <w:tcPr>
            <w:tcW w:w="10209" w:type="dxa"/>
            <w:vAlign w:val="center"/>
          </w:tcPr>
          <w:p w14:paraId="372ECBA8" w14:textId="782456D8"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del w:id="81" w:author="Shewmaker, Michael@Energy" w:date="2021-11-23T11:55:00Z">
              <w:r w:rsidDel="007C5570">
                <w:rPr>
                  <w:rFonts w:asciiTheme="minorHAnsi" w:hAnsiTheme="minorHAnsi"/>
                  <w:sz w:val="18"/>
                  <w:szCs w:val="18"/>
                </w:rPr>
                <w:delText>2016</w:delText>
              </w:r>
              <w:r w:rsidRPr="00875D94" w:rsidDel="007C5570">
                <w:rPr>
                  <w:rFonts w:asciiTheme="minorHAnsi" w:hAnsiTheme="minorHAnsi"/>
                  <w:sz w:val="18"/>
                  <w:szCs w:val="18"/>
                </w:rPr>
                <w:delText xml:space="preserve"> </w:delText>
              </w:r>
            </w:del>
            <w:ins w:id="82" w:author="Shewmaker, Michael@Energy" w:date="2021-11-23T11:55:00Z">
              <w:r w:rsidR="007C5570">
                <w:rPr>
                  <w:rFonts w:asciiTheme="minorHAnsi" w:hAnsiTheme="minorHAnsi"/>
                  <w:sz w:val="18"/>
                  <w:szCs w:val="18"/>
                </w:rPr>
                <w:t>2019</w:t>
              </w:r>
              <w:r w:rsidR="007C5570" w:rsidRPr="00875D94">
                <w:rPr>
                  <w:rFonts w:asciiTheme="minorHAnsi" w:hAnsiTheme="minorHAnsi"/>
                  <w:sz w:val="18"/>
                  <w:szCs w:val="18"/>
                </w:rPr>
                <w:t xml:space="preserve"> </w:t>
              </w:r>
            </w:ins>
            <w:r w:rsidRPr="00875D94">
              <w:rPr>
                <w:rFonts w:asciiTheme="minorHAnsi" w:hAnsiTheme="minorHAnsi"/>
                <w:sz w:val="18"/>
                <w:szCs w:val="18"/>
              </w:rPr>
              <w:t xml:space="preserve">Section </w:t>
            </w:r>
            <w:del w:id="83" w:author="Alhabibi, Haider@Energy" w:date="2022-03-21T11:40:00Z">
              <w:r w:rsidRPr="00875D94" w:rsidDel="00601F04">
                <w:rPr>
                  <w:rFonts w:asciiTheme="minorHAnsi" w:hAnsiTheme="minorHAnsi"/>
                  <w:sz w:val="18"/>
                  <w:szCs w:val="18"/>
                </w:rPr>
                <w:delText>3</w:delText>
              </w:r>
            </w:del>
            <w:ins w:id="84" w:author="Alhabibi, Haider@Energy" w:date="2022-03-21T11:40:00Z">
              <w:r w:rsidR="00601F04">
                <w:rPr>
                  <w:rFonts w:asciiTheme="minorHAnsi" w:hAnsiTheme="minorHAnsi"/>
                  <w:sz w:val="18"/>
                  <w:szCs w:val="18"/>
                </w:rPr>
                <w:t>4</w:t>
              </w:r>
            </w:ins>
            <w:r w:rsidRPr="00875D94">
              <w:rPr>
                <w:rFonts w:asciiTheme="minorHAnsi" w:hAnsiTheme="minorHAnsi"/>
                <w:sz w:val="18"/>
                <w:szCs w:val="18"/>
              </w:rPr>
              <w:t>.4.1</w:t>
            </w:r>
          </w:p>
        </w:tc>
      </w:tr>
      <w:tr w:rsidR="00D03609" w:rsidRPr="00A42BCC" w14:paraId="08E10AC5" w14:textId="77777777" w:rsidTr="0007727D">
        <w:tc>
          <w:tcPr>
            <w:tcW w:w="10794" w:type="dxa"/>
            <w:gridSpan w:val="2"/>
            <w:vAlign w:val="center"/>
          </w:tcPr>
          <w:p w14:paraId="730E5BB4" w14:textId="77777777" w:rsidR="00D03609" w:rsidRPr="00A42BCC" w:rsidRDefault="00D03609" w:rsidP="0007727D">
            <w:pPr>
              <w:autoSpaceDE w:val="0"/>
              <w:autoSpaceDN w:val="0"/>
              <w:adjustRightInd w:val="0"/>
              <w:rPr>
                <w:rFonts w:asciiTheme="minorHAnsi" w:hAnsiTheme="minorHAnsi"/>
                <w:sz w:val="18"/>
                <w:szCs w:val="18"/>
              </w:rPr>
            </w:pPr>
            <w:r w:rsidRPr="00A42BCC">
              <w:rPr>
                <w:rFonts w:asciiTheme="minorHAnsi" w:hAnsiTheme="minorHAnsi"/>
                <w:b/>
                <w:sz w:val="18"/>
                <w:szCs w:val="18"/>
              </w:rPr>
              <w:t>The responsible person’s signature on this compliance document affirms that all applicable requirements in this table have been met.</w:t>
            </w:r>
          </w:p>
        </w:tc>
      </w:tr>
    </w:tbl>
    <w:p w14:paraId="4A3A5AE3" w14:textId="287D4F39" w:rsidR="00EA01F0" w:rsidRDefault="00EA01F0" w:rsidP="009762F6">
      <w:pPr>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6"/>
        <w:gridCol w:w="2874"/>
      </w:tblGrid>
      <w:tr w:rsidR="00EA01F0" w:rsidRPr="009E2C1C" w14:paraId="4A3A5AE5" w14:textId="77777777" w:rsidTr="004B2594">
        <w:trPr>
          <w:trHeight w:val="206"/>
        </w:trPr>
        <w:tc>
          <w:tcPr>
            <w:tcW w:w="10885" w:type="dxa"/>
            <w:gridSpan w:val="4"/>
            <w:vAlign w:val="center"/>
          </w:tcPr>
          <w:p w14:paraId="4A3A5AE4" w14:textId="77777777" w:rsidR="00EA01F0" w:rsidRPr="009351D2" w:rsidRDefault="00EA01F0" w:rsidP="00231CF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EA01F0" w:rsidRPr="001B14D6" w14:paraId="4A3A5AE7" w14:textId="77777777" w:rsidTr="004B2594">
        <w:trPr>
          <w:trHeight w:val="206"/>
        </w:trPr>
        <w:tc>
          <w:tcPr>
            <w:tcW w:w="10885" w:type="dxa"/>
            <w:gridSpan w:val="4"/>
            <w:vAlign w:val="center"/>
          </w:tcPr>
          <w:p w14:paraId="4A3A5AE6" w14:textId="77777777" w:rsidR="00EA01F0" w:rsidRDefault="00EA01F0" w:rsidP="009B5C22">
            <w:pPr>
              <w:keepNext/>
              <w:numPr>
                <w:ilvl w:val="0"/>
                <w:numId w:val="14"/>
              </w:numPr>
              <w:ind w:left="360" w:hanging="270"/>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Installation</w:t>
            </w:r>
            <w:r w:rsidRPr="00E136A4">
              <w:rPr>
                <w:rFonts w:ascii="Calibri" w:hAnsi="Calibri"/>
                <w:sz w:val="18"/>
                <w:szCs w:val="18"/>
              </w:rPr>
              <w:t xml:space="preserve"> documentation is accurate and complete.</w:t>
            </w:r>
          </w:p>
        </w:tc>
      </w:tr>
      <w:tr w:rsidR="00EA01F0" w:rsidRPr="00B272DC" w14:paraId="4A3A5AEA" w14:textId="77777777" w:rsidTr="004B2594">
        <w:trPr>
          <w:trHeight w:val="360"/>
        </w:trPr>
        <w:tc>
          <w:tcPr>
            <w:tcW w:w="5480" w:type="dxa"/>
            <w:gridSpan w:val="2"/>
          </w:tcPr>
          <w:p w14:paraId="4A3A5AE8" w14:textId="77777777" w:rsidR="00EA01F0" w:rsidRPr="00B272DC" w:rsidRDefault="00EA01F0" w:rsidP="00231CFA">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Name:</w:t>
            </w:r>
          </w:p>
        </w:tc>
        <w:tc>
          <w:tcPr>
            <w:tcW w:w="5405" w:type="dxa"/>
            <w:gridSpan w:val="2"/>
          </w:tcPr>
          <w:p w14:paraId="4A3A5AE9" w14:textId="77777777" w:rsidR="00EA01F0" w:rsidRPr="00B272DC" w:rsidRDefault="00EA01F0" w:rsidP="00231CFA">
            <w:pPr>
              <w:keepNext/>
              <w:rPr>
                <w:rFonts w:ascii="Calibri" w:hAnsi="Calibri"/>
                <w:sz w:val="14"/>
                <w:szCs w:val="14"/>
              </w:rPr>
            </w:pPr>
            <w:r>
              <w:rPr>
                <w:rFonts w:ascii="Calibri" w:hAnsi="Calibri"/>
                <w:sz w:val="14"/>
                <w:szCs w:val="14"/>
              </w:rPr>
              <w:t xml:space="preserve">Documentation Author </w:t>
            </w:r>
            <w:r w:rsidRPr="00B272DC">
              <w:rPr>
                <w:rFonts w:ascii="Calibri" w:hAnsi="Calibri"/>
                <w:sz w:val="14"/>
                <w:szCs w:val="14"/>
              </w:rPr>
              <w:t>Signature:</w:t>
            </w:r>
          </w:p>
        </w:tc>
      </w:tr>
      <w:tr w:rsidR="00EA01F0" w:rsidRPr="00B272DC" w14:paraId="4A3A5AED" w14:textId="77777777" w:rsidTr="004B2594">
        <w:trPr>
          <w:trHeight w:val="360"/>
        </w:trPr>
        <w:tc>
          <w:tcPr>
            <w:tcW w:w="5480" w:type="dxa"/>
            <w:gridSpan w:val="2"/>
          </w:tcPr>
          <w:p w14:paraId="4A3A5AEB" w14:textId="77777777" w:rsidR="00EA01F0" w:rsidRPr="00B272DC" w:rsidRDefault="00EA01F0" w:rsidP="00231CFA">
            <w:pPr>
              <w:keepNext/>
              <w:rPr>
                <w:rFonts w:ascii="Calibri" w:hAnsi="Calibri"/>
                <w:sz w:val="14"/>
                <w:szCs w:val="14"/>
              </w:rPr>
            </w:pPr>
            <w:r>
              <w:rPr>
                <w:rFonts w:ascii="Calibri" w:hAnsi="Calibri"/>
                <w:sz w:val="14"/>
                <w:szCs w:val="14"/>
              </w:rPr>
              <w:t>Documentation Author Company Name</w:t>
            </w:r>
            <w:r w:rsidRPr="00B272DC">
              <w:rPr>
                <w:rFonts w:ascii="Calibri" w:hAnsi="Calibri"/>
                <w:sz w:val="14"/>
                <w:szCs w:val="14"/>
              </w:rPr>
              <w:t>:</w:t>
            </w:r>
          </w:p>
        </w:tc>
        <w:tc>
          <w:tcPr>
            <w:tcW w:w="5405" w:type="dxa"/>
            <w:gridSpan w:val="2"/>
          </w:tcPr>
          <w:p w14:paraId="4A3A5AEC" w14:textId="77777777" w:rsidR="00EA01F0" w:rsidRPr="00B272DC" w:rsidRDefault="00EA01F0" w:rsidP="00231CFA">
            <w:pPr>
              <w:keepNext/>
              <w:rPr>
                <w:rFonts w:ascii="Calibri" w:hAnsi="Calibri"/>
                <w:sz w:val="14"/>
                <w:szCs w:val="14"/>
              </w:rPr>
            </w:pPr>
            <w:r w:rsidRPr="00B272DC">
              <w:rPr>
                <w:rFonts w:ascii="Calibri" w:hAnsi="Calibri"/>
                <w:sz w:val="14"/>
                <w:szCs w:val="14"/>
              </w:rPr>
              <w:t>Date</w:t>
            </w:r>
            <w:r>
              <w:rPr>
                <w:rFonts w:ascii="Calibri" w:hAnsi="Calibri"/>
                <w:sz w:val="14"/>
                <w:szCs w:val="14"/>
              </w:rPr>
              <w:t xml:space="preserve"> Signed</w:t>
            </w:r>
            <w:r w:rsidRPr="00B272DC">
              <w:rPr>
                <w:rFonts w:ascii="Calibri" w:hAnsi="Calibri"/>
                <w:sz w:val="14"/>
                <w:szCs w:val="14"/>
              </w:rPr>
              <w:t>:</w:t>
            </w:r>
          </w:p>
        </w:tc>
      </w:tr>
      <w:tr w:rsidR="00EA01F0" w:rsidRPr="00B272DC" w14:paraId="4A3A5AF0" w14:textId="77777777" w:rsidTr="004B2594">
        <w:trPr>
          <w:trHeight w:val="360"/>
        </w:trPr>
        <w:tc>
          <w:tcPr>
            <w:tcW w:w="5480" w:type="dxa"/>
            <w:gridSpan w:val="2"/>
          </w:tcPr>
          <w:p w14:paraId="4A3A5AEE" w14:textId="77777777" w:rsidR="00EA01F0" w:rsidRPr="00B272DC" w:rsidRDefault="00EA01F0" w:rsidP="00231CFA">
            <w:pPr>
              <w:keepNext/>
              <w:rPr>
                <w:rFonts w:ascii="Calibri" w:hAnsi="Calibri"/>
                <w:sz w:val="14"/>
                <w:szCs w:val="14"/>
              </w:rPr>
            </w:pPr>
            <w:r w:rsidRPr="00B272DC">
              <w:rPr>
                <w:rFonts w:ascii="Calibri" w:hAnsi="Calibri"/>
                <w:sz w:val="14"/>
                <w:szCs w:val="14"/>
              </w:rPr>
              <w:t>Address:</w:t>
            </w:r>
          </w:p>
        </w:tc>
        <w:tc>
          <w:tcPr>
            <w:tcW w:w="5405" w:type="dxa"/>
            <w:gridSpan w:val="2"/>
          </w:tcPr>
          <w:p w14:paraId="4A3A5AEF" w14:textId="77777777" w:rsidR="00EA01F0" w:rsidRPr="00B272DC" w:rsidRDefault="00EA01F0" w:rsidP="00231CFA">
            <w:pPr>
              <w:keepNext/>
              <w:rPr>
                <w:rFonts w:ascii="Calibri" w:hAnsi="Calibri"/>
                <w:sz w:val="14"/>
                <w:szCs w:val="14"/>
              </w:rPr>
            </w:pPr>
            <w:r w:rsidRPr="00B272DC">
              <w:rPr>
                <w:rFonts w:ascii="Calibri" w:hAnsi="Calibri"/>
                <w:sz w:val="14"/>
                <w:szCs w:val="14"/>
              </w:rPr>
              <w:t>CEA/</w:t>
            </w:r>
            <w:r>
              <w:rPr>
                <w:rFonts w:ascii="Calibri" w:hAnsi="Calibri"/>
                <w:sz w:val="14"/>
                <w:szCs w:val="14"/>
              </w:rPr>
              <w:t>HERS Certification I</w:t>
            </w:r>
            <w:r w:rsidRPr="00B272DC">
              <w:rPr>
                <w:rFonts w:ascii="Calibri" w:hAnsi="Calibri"/>
                <w:sz w:val="14"/>
                <w:szCs w:val="14"/>
              </w:rPr>
              <w:t>dentification (If applicable):</w:t>
            </w:r>
          </w:p>
        </w:tc>
      </w:tr>
      <w:tr w:rsidR="00EA01F0" w:rsidRPr="00B272DC" w14:paraId="4A3A5AF3" w14:textId="77777777" w:rsidTr="004B2594">
        <w:trPr>
          <w:trHeight w:val="360"/>
        </w:trPr>
        <w:tc>
          <w:tcPr>
            <w:tcW w:w="5480" w:type="dxa"/>
            <w:gridSpan w:val="2"/>
          </w:tcPr>
          <w:p w14:paraId="4A3A5AF1" w14:textId="77777777" w:rsidR="00EA01F0" w:rsidRPr="00B272DC" w:rsidRDefault="00EA01F0" w:rsidP="00231CFA">
            <w:pPr>
              <w:keepNext/>
              <w:rPr>
                <w:rFonts w:ascii="Calibri" w:hAnsi="Calibri"/>
                <w:sz w:val="14"/>
                <w:szCs w:val="14"/>
              </w:rPr>
            </w:pPr>
            <w:r w:rsidRPr="00B272DC">
              <w:rPr>
                <w:rFonts w:ascii="Calibri" w:hAnsi="Calibri"/>
                <w:sz w:val="14"/>
                <w:szCs w:val="14"/>
              </w:rPr>
              <w:t>City/State/Zip:</w:t>
            </w:r>
          </w:p>
        </w:tc>
        <w:tc>
          <w:tcPr>
            <w:tcW w:w="5405" w:type="dxa"/>
            <w:gridSpan w:val="2"/>
          </w:tcPr>
          <w:p w14:paraId="4A3A5AF2" w14:textId="77777777" w:rsidR="00EA01F0" w:rsidRPr="00B272DC" w:rsidRDefault="00EA01F0" w:rsidP="00231CFA">
            <w:pPr>
              <w:keepNext/>
              <w:rPr>
                <w:rFonts w:ascii="Calibri" w:hAnsi="Calibri"/>
                <w:sz w:val="14"/>
                <w:szCs w:val="14"/>
              </w:rPr>
            </w:pPr>
            <w:r w:rsidRPr="00B272DC">
              <w:rPr>
                <w:rFonts w:ascii="Calibri" w:hAnsi="Calibri"/>
                <w:sz w:val="14"/>
                <w:szCs w:val="14"/>
              </w:rPr>
              <w:t>Phone:</w:t>
            </w:r>
          </w:p>
        </w:tc>
      </w:tr>
      <w:tr w:rsidR="00EA01F0" w:rsidRPr="008E6C57" w14:paraId="4A3A5AF5" w14:textId="77777777" w:rsidTr="004B2594">
        <w:tblPrEx>
          <w:tblCellMar>
            <w:left w:w="115" w:type="dxa"/>
            <w:right w:w="115" w:type="dxa"/>
          </w:tblCellMar>
        </w:tblPrEx>
        <w:trPr>
          <w:trHeight w:val="296"/>
        </w:trPr>
        <w:tc>
          <w:tcPr>
            <w:tcW w:w="10885" w:type="dxa"/>
            <w:gridSpan w:val="4"/>
            <w:vAlign w:val="center"/>
          </w:tcPr>
          <w:p w14:paraId="4A3A5AF4" w14:textId="77777777" w:rsidR="00EA01F0" w:rsidRDefault="00EA01F0" w:rsidP="00231CF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EA01F0" w:rsidRPr="008E6C57" w14:paraId="4A3A5AFD" w14:textId="77777777" w:rsidTr="004B2594">
        <w:tblPrEx>
          <w:tblCellMar>
            <w:left w:w="115" w:type="dxa"/>
            <w:right w:w="115" w:type="dxa"/>
          </w:tblCellMar>
        </w:tblPrEx>
        <w:trPr>
          <w:trHeight w:val="504"/>
        </w:trPr>
        <w:tc>
          <w:tcPr>
            <w:tcW w:w="10885" w:type="dxa"/>
            <w:gridSpan w:val="4"/>
          </w:tcPr>
          <w:p w14:paraId="4A3A5AF6" w14:textId="77777777" w:rsidR="00EA01F0" w:rsidRPr="00C13C13" w:rsidRDefault="00EA01F0" w:rsidP="00C13C13">
            <w:pPr>
              <w:pStyle w:val="Heading3"/>
              <w:numPr>
                <w:ilvl w:val="0"/>
                <w:numId w:val="0"/>
              </w:numPr>
              <w:spacing w:before="60" w:after="60"/>
              <w:ind w:right="86"/>
              <w:rPr>
                <w:rFonts w:asciiTheme="minorHAnsi" w:hAnsiTheme="minorHAnsi"/>
                <w:sz w:val="18"/>
                <w:szCs w:val="18"/>
              </w:rPr>
            </w:pPr>
            <w:r w:rsidRPr="00C13C13">
              <w:rPr>
                <w:rFonts w:asciiTheme="minorHAnsi" w:hAnsiTheme="minorHAnsi"/>
                <w:sz w:val="18"/>
                <w:szCs w:val="18"/>
              </w:rPr>
              <w:t xml:space="preserve">I certify the following under penalty of perjury, under the laws of the State of California: </w:t>
            </w:r>
          </w:p>
          <w:p w14:paraId="56E79897" w14:textId="77777777" w:rsidR="00EA4B2F" w:rsidRPr="00C13C13" w:rsidRDefault="00EA4B2F" w:rsidP="00EA4B2F">
            <w:pPr>
              <w:pStyle w:val="Heading3"/>
              <w:numPr>
                <w:ilvl w:val="0"/>
                <w:numId w:val="24"/>
              </w:numPr>
              <w:spacing w:before="0"/>
              <w:ind w:right="90"/>
              <w:rPr>
                <w:rFonts w:asciiTheme="minorHAnsi" w:hAnsiTheme="minorHAnsi"/>
                <w:b/>
                <w:caps/>
                <w:sz w:val="18"/>
                <w:szCs w:val="18"/>
              </w:rPr>
            </w:pPr>
            <w:r w:rsidRPr="00C13C13">
              <w:rPr>
                <w:rFonts w:asciiTheme="minorHAnsi" w:hAnsiTheme="minorHAnsi"/>
                <w:sz w:val="18"/>
                <w:szCs w:val="18"/>
              </w:rPr>
              <w:t xml:space="preserve">The information provided on this Certificate of Installation is true and correct. </w:t>
            </w:r>
          </w:p>
          <w:p w14:paraId="0DD5AB21" w14:textId="77777777" w:rsidR="00EA4B2F" w:rsidRPr="00C13C13" w:rsidRDefault="00EA4B2F" w:rsidP="00C13C13">
            <w:pPr>
              <w:pStyle w:val="Heading3"/>
              <w:numPr>
                <w:ilvl w:val="0"/>
                <w:numId w:val="24"/>
              </w:numPr>
              <w:spacing w:before="0"/>
              <w:ind w:right="90"/>
              <w:rPr>
                <w:rFonts w:asciiTheme="minorHAnsi" w:hAnsiTheme="minorHAnsi"/>
                <w:b/>
                <w:caps/>
                <w:sz w:val="18"/>
              </w:rPr>
            </w:pPr>
            <w:r w:rsidRPr="00C13C13">
              <w:rPr>
                <w:rFonts w:asciiTheme="minorHAnsi" w:hAnsiTheme="minorHAnsi"/>
                <w:snapToGrid w:val="0"/>
                <w:sz w:val="18"/>
                <w:szCs w:val="18"/>
              </w:rPr>
              <w:t xml:space="preserve">I am either: a) a responsible person eligible under Division 3 of the Business and Professions Code </w:t>
            </w:r>
            <w:r w:rsidRPr="00C13C13">
              <w:rPr>
                <w:rFonts w:asciiTheme="minorHAnsi" w:hAnsiTheme="minorHAnsi"/>
                <w:sz w:val="18"/>
                <w:szCs w:val="18"/>
              </w:rPr>
              <w:t xml:space="preserve">in the applicable classification to accept responsibility for the system design, construction, or installation </w:t>
            </w:r>
            <w:r w:rsidRPr="00C13C13">
              <w:rPr>
                <w:rFonts w:asciiTheme="minorHAnsi" w:hAnsiTheme="minorHAnsi"/>
                <w:snapToGrid w:val="0"/>
                <w:sz w:val="18"/>
                <w:szCs w:val="18"/>
              </w:rPr>
              <w:t xml:space="preserve">of features, materials, components, or manufactured devices </w:t>
            </w:r>
            <w:r w:rsidRPr="00C13C13">
              <w:rPr>
                <w:rFonts w:asciiTheme="minorHAnsi" w:hAnsiTheme="minorHAnsi"/>
                <w:sz w:val="18"/>
                <w:szCs w:val="18"/>
              </w:rPr>
              <w:t xml:space="preserve">for the scope of work identified on this Certificate of Installation </w:t>
            </w:r>
            <w:r w:rsidRPr="00C13C13">
              <w:rPr>
                <w:rFonts w:asciiTheme="minorHAnsi" w:hAnsiTheme="minorHAnsi"/>
                <w:snapToGrid w:val="0"/>
                <w:sz w:val="18"/>
                <w:szCs w:val="18"/>
              </w:rPr>
              <w:t>and attest to the declarations in this statement</w:t>
            </w:r>
            <w:r w:rsidRPr="00C13C13">
              <w:rPr>
                <w:rFonts w:asciiTheme="minorHAnsi" w:hAnsiTheme="minorHAnsi"/>
                <w:sz w:val="18"/>
                <w:szCs w:val="18"/>
              </w:rPr>
              <w:t>, or b) I am an authorized representative of the responsible person and attest to the declarations in this statement on the responsible person’s behalf</w:t>
            </w:r>
            <w:r w:rsidRPr="00C13C13">
              <w:rPr>
                <w:rFonts w:asciiTheme="minorHAnsi" w:eastAsia="Calibri" w:hAnsiTheme="minorHAnsi"/>
                <w:sz w:val="18"/>
                <w:szCs w:val="18"/>
              </w:rPr>
              <w:t>.</w:t>
            </w:r>
          </w:p>
          <w:p w14:paraId="5912D566" w14:textId="77777777" w:rsidR="00EA4B2F" w:rsidRPr="00C13C13" w:rsidRDefault="00EA4B2F" w:rsidP="00EA4B2F">
            <w:pPr>
              <w:keepNext/>
              <w:numPr>
                <w:ilvl w:val="0"/>
                <w:numId w:val="24"/>
              </w:numPr>
              <w:autoSpaceDE w:val="0"/>
              <w:autoSpaceDN w:val="0"/>
              <w:adjustRightInd w:val="0"/>
              <w:ind w:right="90"/>
              <w:rPr>
                <w:rFonts w:asciiTheme="minorHAnsi" w:hAnsiTheme="minorHAnsi"/>
                <w:sz w:val="18"/>
                <w:szCs w:val="18"/>
              </w:rPr>
            </w:pPr>
            <w:r w:rsidRPr="00C13C13">
              <w:rPr>
                <w:rFonts w:asciiTheme="minorHAnsi" w:hAnsiTheme="minorHAnsi"/>
                <w:sz w:val="18"/>
                <w:szCs w:val="18"/>
              </w:rPr>
              <w:t xml:space="preserve">The constructed or installed features, materials, </w:t>
            </w:r>
            <w:proofErr w:type="gramStart"/>
            <w:r w:rsidRPr="00C13C13">
              <w:rPr>
                <w:rFonts w:asciiTheme="minorHAnsi" w:hAnsiTheme="minorHAnsi"/>
                <w:sz w:val="18"/>
                <w:szCs w:val="18"/>
              </w:rPr>
              <w:t>components</w:t>
            </w:r>
            <w:proofErr w:type="gramEnd"/>
            <w:r w:rsidRPr="00C13C13">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13C13">
              <w:rPr>
                <w:rFonts w:asciiTheme="minorHAnsi" w:eastAsia="Calibri" w:hAnsiTheme="minorHAnsi" w:cs="TimesNewRomanPSMT"/>
                <w:sz w:val="18"/>
                <w:szCs w:val="18"/>
              </w:rPr>
              <w:t>.</w:t>
            </w:r>
          </w:p>
          <w:p w14:paraId="42917DAD" w14:textId="77777777" w:rsidR="00EA4B2F" w:rsidRPr="00C13C13" w:rsidRDefault="00EA4B2F" w:rsidP="00EA4B2F">
            <w:pPr>
              <w:pStyle w:val="ListParagraph"/>
              <w:keepNext/>
              <w:numPr>
                <w:ilvl w:val="0"/>
                <w:numId w:val="24"/>
              </w:numPr>
              <w:autoSpaceDE w:val="0"/>
              <w:autoSpaceDN w:val="0"/>
              <w:adjustRightInd w:val="0"/>
              <w:rPr>
                <w:rFonts w:asciiTheme="minorHAnsi" w:hAnsiTheme="minorHAnsi"/>
                <w:sz w:val="18"/>
              </w:rPr>
            </w:pPr>
            <w:r w:rsidRPr="00C13C1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C13C13" w:rsidDel="001D633D">
              <w:rPr>
                <w:rFonts w:asciiTheme="minorHAnsi" w:hAnsiTheme="minorHAnsi"/>
                <w:sz w:val="18"/>
                <w:szCs w:val="18"/>
              </w:rPr>
              <w:t xml:space="preserve"> </w:t>
            </w:r>
          </w:p>
          <w:p w14:paraId="4A3A5AFC" w14:textId="4BC63D0F" w:rsidR="00EA01F0" w:rsidRPr="00C13C13" w:rsidRDefault="00EA4B2F" w:rsidP="00C13C13">
            <w:pPr>
              <w:pStyle w:val="ListParagraph"/>
              <w:numPr>
                <w:ilvl w:val="0"/>
                <w:numId w:val="24"/>
              </w:numPr>
              <w:rPr>
                <w:rFonts w:ascii="Calibri" w:hAnsi="Calibri"/>
                <w:b/>
              </w:rPr>
            </w:pPr>
            <w:r w:rsidRPr="00C13C13">
              <w:rPr>
                <w:rFonts w:asciiTheme="minorHAnsi" w:hAnsiTheme="minorHAnsi"/>
                <w:sz w:val="18"/>
                <w:szCs w:val="18"/>
              </w:rPr>
              <w:t xml:space="preserve">I will ensure that a registered copy of this Certificate of Installation shall be </w:t>
            </w:r>
            <w:proofErr w:type="gramStart"/>
            <w:r w:rsidRPr="00C13C13">
              <w:rPr>
                <w:rFonts w:asciiTheme="minorHAnsi" w:hAnsiTheme="minorHAnsi"/>
                <w:sz w:val="18"/>
                <w:szCs w:val="18"/>
              </w:rPr>
              <w:t>posted, or</w:t>
            </w:r>
            <w:proofErr w:type="gramEnd"/>
            <w:r w:rsidRPr="00C13C13">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EA01F0" w:rsidRPr="00B272DC" w14:paraId="4A3A5B00" w14:textId="77777777" w:rsidTr="004B2594">
        <w:tblPrEx>
          <w:tblCellMar>
            <w:left w:w="108" w:type="dxa"/>
            <w:right w:w="108" w:type="dxa"/>
          </w:tblCellMar>
        </w:tblPrEx>
        <w:trPr>
          <w:trHeight w:val="360"/>
        </w:trPr>
        <w:tc>
          <w:tcPr>
            <w:tcW w:w="5214" w:type="dxa"/>
          </w:tcPr>
          <w:p w14:paraId="4A3A5AFE" w14:textId="77777777" w:rsidR="00EA01F0" w:rsidRPr="00B272DC" w:rsidRDefault="00EA01F0" w:rsidP="00231C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Name:</w:t>
            </w:r>
          </w:p>
        </w:tc>
        <w:tc>
          <w:tcPr>
            <w:tcW w:w="5671" w:type="dxa"/>
            <w:gridSpan w:val="3"/>
          </w:tcPr>
          <w:p w14:paraId="4A3A5AFF" w14:textId="77777777" w:rsidR="00EA01F0" w:rsidRPr="00B272DC" w:rsidRDefault="00EA01F0" w:rsidP="00231C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Responsible </w:t>
            </w:r>
            <w:r>
              <w:rPr>
                <w:rFonts w:ascii="Calibri" w:hAnsi="Calibri"/>
                <w:sz w:val="14"/>
                <w:szCs w:val="14"/>
              </w:rPr>
              <w:t>Builder/I</w:t>
            </w:r>
            <w:r w:rsidRPr="00997081">
              <w:rPr>
                <w:rFonts w:ascii="Calibri" w:hAnsi="Calibri"/>
                <w:sz w:val="14"/>
                <w:szCs w:val="14"/>
              </w:rPr>
              <w:t xml:space="preserve">nstaller </w:t>
            </w:r>
            <w:r w:rsidRPr="00B272DC">
              <w:rPr>
                <w:rFonts w:ascii="Calibri" w:hAnsi="Calibri"/>
                <w:sz w:val="14"/>
                <w:szCs w:val="14"/>
              </w:rPr>
              <w:t>Signature:</w:t>
            </w:r>
          </w:p>
        </w:tc>
      </w:tr>
      <w:tr w:rsidR="00EA01F0" w:rsidRPr="00B272DC" w14:paraId="4A3A5B03" w14:textId="77777777" w:rsidTr="004B2594">
        <w:tblPrEx>
          <w:tblCellMar>
            <w:left w:w="108" w:type="dxa"/>
            <w:right w:w="108" w:type="dxa"/>
          </w:tblCellMar>
        </w:tblPrEx>
        <w:trPr>
          <w:trHeight w:val="360"/>
        </w:trPr>
        <w:tc>
          <w:tcPr>
            <w:tcW w:w="5214" w:type="dxa"/>
          </w:tcPr>
          <w:p w14:paraId="4A3A5B01"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Company Name</w:t>
            </w:r>
            <w:proofErr w:type="gramStart"/>
            <w:r w:rsidRPr="00B272DC">
              <w:rPr>
                <w:rFonts w:ascii="Calibri" w:hAnsi="Calibri"/>
                <w:sz w:val="14"/>
                <w:szCs w:val="14"/>
              </w:rPr>
              <w:t>:  (</w:t>
            </w:r>
            <w:proofErr w:type="gramEnd"/>
            <w:r w:rsidRPr="00B272DC">
              <w:rPr>
                <w:rFonts w:ascii="Calibri" w:hAnsi="Calibri"/>
                <w:sz w:val="14"/>
                <w:szCs w:val="14"/>
              </w:rPr>
              <w:t>Installing Subcontractor or General Contractor or Builder/Owner)</w:t>
            </w:r>
          </w:p>
        </w:tc>
        <w:tc>
          <w:tcPr>
            <w:tcW w:w="5671" w:type="dxa"/>
            <w:gridSpan w:val="3"/>
          </w:tcPr>
          <w:p w14:paraId="4A3A5B02"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Position With Company (Title):</w:t>
            </w:r>
          </w:p>
        </w:tc>
      </w:tr>
      <w:tr w:rsidR="00EA01F0" w:rsidRPr="00B272DC" w14:paraId="4A3A5B06" w14:textId="77777777" w:rsidTr="004B2594">
        <w:tblPrEx>
          <w:tblCellMar>
            <w:left w:w="108" w:type="dxa"/>
            <w:right w:w="108" w:type="dxa"/>
          </w:tblCellMar>
        </w:tblPrEx>
        <w:trPr>
          <w:trHeight w:val="360"/>
        </w:trPr>
        <w:tc>
          <w:tcPr>
            <w:tcW w:w="5214" w:type="dxa"/>
          </w:tcPr>
          <w:p w14:paraId="4A3A5B04"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Address:</w:t>
            </w:r>
          </w:p>
        </w:tc>
        <w:tc>
          <w:tcPr>
            <w:tcW w:w="5671" w:type="dxa"/>
            <w:gridSpan w:val="3"/>
          </w:tcPr>
          <w:p w14:paraId="4A3A5B05"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CSLB License:</w:t>
            </w:r>
          </w:p>
        </w:tc>
      </w:tr>
      <w:tr w:rsidR="00EA01F0" w:rsidRPr="00B272DC" w14:paraId="4A3A5B0A" w14:textId="77777777" w:rsidTr="004B2594">
        <w:tblPrEx>
          <w:tblCellMar>
            <w:left w:w="108" w:type="dxa"/>
            <w:right w:w="108" w:type="dxa"/>
          </w:tblCellMar>
        </w:tblPrEx>
        <w:trPr>
          <w:trHeight w:val="360"/>
        </w:trPr>
        <w:tc>
          <w:tcPr>
            <w:tcW w:w="5214" w:type="dxa"/>
          </w:tcPr>
          <w:p w14:paraId="4A3A5B07"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47600B">
              <w:rPr>
                <w:rFonts w:ascii="Calibri" w:hAnsi="Calibri"/>
                <w:sz w:val="14"/>
                <w:szCs w:val="14"/>
              </w:rPr>
              <w:t>City/State/Zip:</w:t>
            </w:r>
          </w:p>
        </w:tc>
        <w:tc>
          <w:tcPr>
            <w:tcW w:w="2774" w:type="dxa"/>
            <w:gridSpan w:val="2"/>
          </w:tcPr>
          <w:p w14:paraId="4A3A5B08" w14:textId="275C8E28"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r w:rsidR="00766464">
              <w:rPr>
                <w:rFonts w:ascii="Calibri" w:hAnsi="Calibri"/>
                <w:sz w:val="14"/>
                <w:szCs w:val="14"/>
              </w:rPr>
              <w:t>:</w:t>
            </w:r>
          </w:p>
        </w:tc>
        <w:tc>
          <w:tcPr>
            <w:tcW w:w="2897" w:type="dxa"/>
          </w:tcPr>
          <w:p w14:paraId="4A3A5B09"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Date Signed:</w:t>
            </w:r>
          </w:p>
        </w:tc>
      </w:tr>
      <w:tr w:rsidR="00EA01F0" w:rsidRPr="00B272DC" w14:paraId="4A3A5B0D" w14:textId="77777777" w:rsidTr="004B2594">
        <w:tblPrEx>
          <w:tblCellMar>
            <w:left w:w="108" w:type="dxa"/>
            <w:right w:w="108" w:type="dxa"/>
          </w:tblCellMar>
        </w:tblPrEx>
        <w:trPr>
          <w:trHeight w:val="360"/>
        </w:trPr>
        <w:tc>
          <w:tcPr>
            <w:tcW w:w="5214" w:type="dxa"/>
          </w:tcPr>
          <w:p w14:paraId="4A3A5B0B"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Third Party Quality Control Program (TPQCP)</w:t>
            </w:r>
            <w:r>
              <w:rPr>
                <w:rFonts w:ascii="Calibri" w:hAnsi="Calibri"/>
                <w:sz w:val="14"/>
                <w:szCs w:val="14"/>
              </w:rPr>
              <w:t xml:space="preserve"> Status:</w:t>
            </w:r>
          </w:p>
        </w:tc>
        <w:tc>
          <w:tcPr>
            <w:tcW w:w="5671" w:type="dxa"/>
            <w:gridSpan w:val="3"/>
          </w:tcPr>
          <w:p w14:paraId="4A3A5B0C" w14:textId="77777777" w:rsidR="00EA01F0" w:rsidRPr="00B272DC"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272DC">
              <w:rPr>
                <w:rFonts w:ascii="Calibri" w:hAnsi="Calibri"/>
                <w:sz w:val="14"/>
                <w:szCs w:val="14"/>
              </w:rPr>
              <w:t xml:space="preserve">Name of TPQCP (if applicable): </w:t>
            </w:r>
          </w:p>
        </w:tc>
      </w:tr>
    </w:tbl>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180" w:footer="576" w:gutter="0"/>
          <w:pgNumType w:start="1"/>
          <w:cols w:space="720"/>
          <w:docGrid w:linePitch="272"/>
        </w:sectPr>
      </w:pPr>
    </w:p>
    <w:p w14:paraId="4A3A5B11" w14:textId="77777777" w:rsidR="00EA01F0" w:rsidRPr="002F4374" w:rsidRDefault="009B5C14" w:rsidP="009B5C14">
      <w:pPr>
        <w:jc w:val="center"/>
        <w:rPr>
          <w:rFonts w:ascii="Calibri" w:hAnsi="Calibri"/>
          <w:b/>
          <w:szCs w:val="18"/>
        </w:rPr>
      </w:pPr>
      <w:r w:rsidRPr="002F4374">
        <w:rPr>
          <w:rFonts w:ascii="Calibri" w:hAnsi="Calibri"/>
          <w:b/>
          <w:szCs w:val="18"/>
        </w:rPr>
        <w:lastRenderedPageBreak/>
        <w:t>CF2R-ENV-20a-H User Instructions</w:t>
      </w:r>
    </w:p>
    <w:p w14:paraId="4A3A5B12" w14:textId="77777777" w:rsidR="00EA01F0" w:rsidRPr="00BF1ADA" w:rsidRDefault="00EA01F0" w:rsidP="009762F6">
      <w:pPr>
        <w:rPr>
          <w:rFonts w:ascii="Calibri" w:hAnsi="Calibri"/>
          <w:sz w:val="18"/>
          <w:szCs w:val="18"/>
        </w:rPr>
      </w:pPr>
    </w:p>
    <w:p w14:paraId="4A3A5B13" w14:textId="5BBA7B72"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21C7A0CE"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automatically filled from the CF1R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2E7F09">
        <w:rPr>
          <w:rFonts w:ascii="Calibri" w:hAnsi="Calibri"/>
          <w:sz w:val="18"/>
          <w:szCs w:val="18"/>
        </w:rPr>
        <w:t xml:space="preserve">CFM50 </w:t>
      </w:r>
      <w:r>
        <w:rPr>
          <w:rFonts w:ascii="Calibri" w:hAnsi="Calibri"/>
          <w:sz w:val="18"/>
          <w:szCs w:val="18"/>
        </w:rPr>
        <w:t xml:space="preserve">compliance </w:t>
      </w:r>
      <w:r w:rsidR="005A57F7">
        <w:rPr>
          <w:rFonts w:ascii="Calibri" w:hAnsi="Calibri"/>
          <w:sz w:val="18"/>
          <w:szCs w:val="18"/>
        </w:rPr>
        <w:t>target value</w:t>
      </w:r>
      <w:r w:rsidR="00C65A7D">
        <w:rPr>
          <w:rFonts w:ascii="Calibri" w:hAnsi="Calibri"/>
          <w:sz w:val="18"/>
          <w:szCs w:val="18"/>
        </w:rPr>
        <w:t xml:space="preserve"> is required</w:t>
      </w:r>
      <w:r>
        <w:rPr>
          <w:rFonts w:ascii="Calibri" w:hAnsi="Calibri"/>
          <w:sz w:val="18"/>
          <w:szCs w:val="18"/>
        </w:rPr>
        <w:t>.</w:t>
      </w:r>
    </w:p>
    <w:p w14:paraId="772E421E" w14:textId="3E7BD271" w:rsidR="00EC07D1" w:rsidDel="00764A9A" w:rsidRDefault="00EC07D1" w:rsidP="00EC07D1">
      <w:pPr>
        <w:pStyle w:val="ListParagraph"/>
        <w:numPr>
          <w:ilvl w:val="0"/>
          <w:numId w:val="15"/>
        </w:numPr>
        <w:rPr>
          <w:del w:id="91" w:author="Shewmaker, Michael@Energy" w:date="2021-11-23T11:40:00Z"/>
          <w:rFonts w:ascii="Calibri" w:hAnsi="Calibri"/>
          <w:sz w:val="18"/>
          <w:szCs w:val="18"/>
        </w:rPr>
      </w:pPr>
      <w:del w:id="92" w:author="Shewmaker, Michael@Energy" w:date="2021-11-23T11:40:00Z">
        <w:r w:rsidDel="00764A9A">
          <w:rPr>
            <w:rFonts w:ascii="Calibri" w:hAnsi="Calibri"/>
            <w:sz w:val="18"/>
            <w:szCs w:val="18"/>
          </w:rPr>
          <w:delText>This field is automatically filled from the CF1R w</w:delText>
        </w:r>
        <w:r w:rsidR="005A57F7" w:rsidDel="00764A9A">
          <w:rPr>
            <w:rFonts w:ascii="Calibri" w:hAnsi="Calibri"/>
            <w:sz w:val="18"/>
            <w:szCs w:val="18"/>
          </w:rPr>
          <w:delText xml:space="preserve">hich determines </w:delText>
        </w:r>
        <w:r w:rsidR="00C65A7D" w:rsidDel="00764A9A">
          <w:rPr>
            <w:rFonts w:ascii="Calibri" w:hAnsi="Calibri"/>
            <w:sz w:val="18"/>
            <w:szCs w:val="18"/>
          </w:rPr>
          <w:delText xml:space="preserve">if </w:delText>
        </w:r>
        <w:r w:rsidR="002E7F09" w:rsidDel="00764A9A">
          <w:rPr>
            <w:rFonts w:ascii="Calibri" w:hAnsi="Calibri"/>
            <w:sz w:val="18"/>
            <w:szCs w:val="18"/>
          </w:rPr>
          <w:delText>a 0.3CFM/ft</w:delText>
        </w:r>
        <w:r w:rsidR="002E7F09" w:rsidRPr="005D490A" w:rsidDel="00764A9A">
          <w:rPr>
            <w:rFonts w:ascii="Calibri" w:hAnsi="Calibri"/>
            <w:sz w:val="18"/>
            <w:szCs w:val="18"/>
            <w:vertAlign w:val="superscript"/>
          </w:rPr>
          <w:delText>2</w:delText>
        </w:r>
        <w:r w:rsidR="002E7F09" w:rsidDel="00764A9A">
          <w:rPr>
            <w:rFonts w:ascii="Calibri" w:hAnsi="Calibri"/>
            <w:sz w:val="18"/>
            <w:szCs w:val="18"/>
          </w:rPr>
          <w:delText xml:space="preserve"> </w:delText>
        </w:r>
        <w:r w:rsidR="005A57F7" w:rsidDel="00764A9A">
          <w:rPr>
            <w:rFonts w:ascii="Calibri" w:hAnsi="Calibri"/>
            <w:sz w:val="18"/>
            <w:szCs w:val="18"/>
          </w:rPr>
          <w:delText>compliance target value</w:delText>
        </w:r>
        <w:r w:rsidR="00C65A7D" w:rsidDel="00764A9A">
          <w:rPr>
            <w:rFonts w:ascii="Calibri" w:hAnsi="Calibri"/>
            <w:sz w:val="18"/>
            <w:szCs w:val="18"/>
          </w:rPr>
          <w:delText xml:space="preserve"> is required</w:delText>
        </w:r>
        <w:r w:rsidDel="00764A9A">
          <w:rPr>
            <w:rFonts w:ascii="Calibri" w:hAnsi="Calibri"/>
            <w:sz w:val="18"/>
            <w:szCs w:val="18"/>
          </w:rPr>
          <w:delText>.</w:delText>
        </w:r>
      </w:del>
    </w:p>
    <w:p w14:paraId="44AB8158" w14:textId="31305071"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determines the CFM50 target </w:t>
      </w:r>
      <w:r w:rsidR="00B02DA6">
        <w:rPr>
          <w:rFonts w:ascii="Calibri" w:hAnsi="Calibri"/>
          <w:sz w:val="18"/>
          <w:szCs w:val="18"/>
        </w:rPr>
        <w:t>enclosure</w:t>
      </w:r>
      <w:r>
        <w:rPr>
          <w:rFonts w:ascii="Calibri" w:hAnsi="Calibri"/>
          <w:sz w:val="18"/>
          <w:szCs w:val="18"/>
        </w:rPr>
        <w:t xml:space="preserve"> air leakage from the CF1R if HERS verification </w:t>
      </w:r>
      <w:r w:rsidR="005A57F7">
        <w:rPr>
          <w:rFonts w:ascii="Calibri" w:hAnsi="Calibri"/>
          <w:sz w:val="18"/>
          <w:szCs w:val="18"/>
        </w:rPr>
        <w:t xml:space="preserve">of enclosure </w:t>
      </w:r>
      <w:r w:rsidR="00B02DA6">
        <w:rPr>
          <w:rFonts w:ascii="Calibri" w:hAnsi="Calibri"/>
          <w:sz w:val="18"/>
          <w:szCs w:val="18"/>
        </w:rPr>
        <w:t xml:space="preserve">air </w:t>
      </w:r>
      <w:r w:rsidR="005A57F7">
        <w:rPr>
          <w:rFonts w:ascii="Calibri" w:hAnsi="Calibri"/>
          <w:sz w:val="18"/>
          <w:szCs w:val="18"/>
        </w:rPr>
        <w:t xml:space="preserve">leakage </w:t>
      </w:r>
      <w:r>
        <w:rPr>
          <w:rFonts w:ascii="Calibri" w:hAnsi="Calibri"/>
          <w:sz w:val="18"/>
          <w:szCs w:val="18"/>
        </w:rPr>
        <w:t>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3D0AA8E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 xml:space="preserve">se the value for the closest city found in </w:t>
      </w:r>
      <w:ins w:id="93" w:author="Shewmaker, Michael@Energy" w:date="2021-11-23T11:59:00Z">
        <w:r w:rsidR="00640BD3">
          <w:rPr>
            <w:rFonts w:ascii="Calibri" w:hAnsi="Calibri"/>
            <w:sz w:val="18"/>
            <w:szCs w:val="18"/>
          </w:rPr>
          <w:t xml:space="preserve">Reference Appendices, </w:t>
        </w:r>
      </w:ins>
      <w:r>
        <w:rPr>
          <w:rFonts w:ascii="Calibri" w:hAnsi="Calibri"/>
          <w:sz w:val="18"/>
          <w:szCs w:val="18"/>
        </w:rPr>
        <w:t>Joint Appendix JA2.2</w:t>
      </w:r>
      <w:r w:rsidR="00F47523">
        <w:rPr>
          <w:rFonts w:ascii="Calibri" w:hAnsi="Calibri"/>
          <w:sz w:val="18"/>
          <w:szCs w:val="18"/>
        </w:rPr>
        <w:t>.</w:t>
      </w:r>
    </w:p>
    <w:p w14:paraId="6CBA3972" w14:textId="08D98400" w:rsidR="00EC07D1" w:rsidDel="00764A9A" w:rsidRDefault="00EC07D1" w:rsidP="00EC07D1">
      <w:pPr>
        <w:pStyle w:val="ListParagraph"/>
        <w:numPr>
          <w:ilvl w:val="0"/>
          <w:numId w:val="15"/>
        </w:numPr>
        <w:rPr>
          <w:del w:id="94" w:author="Shewmaker, Michael@Energy" w:date="2021-11-23T11:40:00Z"/>
          <w:rFonts w:ascii="Calibri" w:hAnsi="Calibri"/>
          <w:sz w:val="18"/>
          <w:szCs w:val="18"/>
        </w:rPr>
      </w:pPr>
      <w:del w:id="95" w:author="Shewmaker, Michael@Energy" w:date="2021-11-23T11:40:00Z">
        <w:r w:rsidDel="00764A9A">
          <w:rPr>
            <w:rFonts w:ascii="Calibri" w:hAnsi="Calibri"/>
            <w:sz w:val="18"/>
            <w:szCs w:val="18"/>
          </w:rPr>
          <w:delText>Enter the total dwelling unit floor area if HERS verification of dwelling compartmentalization leakage is required.</w:delText>
        </w:r>
      </w:del>
    </w:p>
    <w:p w14:paraId="3F3ACC1E" w14:textId="3CBDF180" w:rsidR="00EC07D1" w:rsidDel="00764A9A" w:rsidRDefault="00EC07D1" w:rsidP="00EC07D1">
      <w:pPr>
        <w:pStyle w:val="ListParagraph"/>
        <w:numPr>
          <w:ilvl w:val="0"/>
          <w:numId w:val="15"/>
        </w:numPr>
        <w:rPr>
          <w:del w:id="96" w:author="Shewmaker, Michael@Energy" w:date="2021-11-23T11:40:00Z"/>
          <w:rFonts w:ascii="Calibri" w:hAnsi="Calibri"/>
          <w:sz w:val="18"/>
          <w:szCs w:val="18"/>
        </w:rPr>
      </w:pPr>
      <w:del w:id="97" w:author="Shewmaker, Michael@Energy" w:date="2021-11-23T11:40:00Z">
        <w:r w:rsidDel="00764A9A">
          <w:rPr>
            <w:rFonts w:ascii="Calibri" w:hAnsi="Calibri"/>
            <w:sz w:val="18"/>
            <w:szCs w:val="18"/>
          </w:rPr>
          <w:delText>Enter the total dwelling unit ceiling area if HERS verification of dwelling compartmentalization leakage is required.</w:delText>
        </w:r>
      </w:del>
    </w:p>
    <w:p w14:paraId="4DB55E8F" w14:textId="6F80B8DB" w:rsidR="00EC07D1" w:rsidDel="00764A9A" w:rsidRDefault="00EC07D1" w:rsidP="00EC07D1">
      <w:pPr>
        <w:pStyle w:val="ListParagraph"/>
        <w:numPr>
          <w:ilvl w:val="0"/>
          <w:numId w:val="15"/>
        </w:numPr>
        <w:rPr>
          <w:del w:id="98" w:author="Shewmaker, Michael@Energy" w:date="2021-11-23T11:40:00Z"/>
          <w:rFonts w:ascii="Calibri" w:hAnsi="Calibri"/>
          <w:sz w:val="18"/>
          <w:szCs w:val="18"/>
        </w:rPr>
      </w:pPr>
      <w:del w:id="99" w:author="Shewmaker, Michael@Energy" w:date="2021-11-23T11:40:00Z">
        <w:r w:rsidDel="00764A9A">
          <w:rPr>
            <w:rFonts w:ascii="Calibri" w:hAnsi="Calibri"/>
            <w:sz w:val="18"/>
            <w:szCs w:val="18"/>
          </w:rPr>
          <w:delText>Enter the total dwelling unit exterior wall area if HERS verification of dwelling compartmentalization leakage is required.</w:delText>
        </w:r>
      </w:del>
    </w:p>
    <w:p w14:paraId="41F96E9D" w14:textId="55304F2D" w:rsidR="00EC07D1" w:rsidDel="00764A9A" w:rsidRDefault="00EC07D1" w:rsidP="00EC07D1">
      <w:pPr>
        <w:pStyle w:val="ListParagraph"/>
        <w:numPr>
          <w:ilvl w:val="0"/>
          <w:numId w:val="15"/>
        </w:numPr>
        <w:rPr>
          <w:del w:id="100" w:author="Shewmaker, Michael@Energy" w:date="2021-11-23T11:40:00Z"/>
          <w:rFonts w:ascii="Calibri" w:hAnsi="Calibri"/>
          <w:sz w:val="18"/>
          <w:szCs w:val="18"/>
        </w:rPr>
      </w:pPr>
      <w:del w:id="101" w:author="Shewmaker, Michael@Energy" w:date="2021-11-23T11:40:00Z">
        <w:r w:rsidDel="00764A9A">
          <w:rPr>
            <w:rFonts w:ascii="Calibri" w:hAnsi="Calibri"/>
            <w:sz w:val="18"/>
            <w:szCs w:val="18"/>
          </w:rPr>
          <w:delText>Enter the total dwelling unit wall area shared with other dwelling units if HERS verification of dwelling compartmentalization leakage is required.</w:delText>
        </w:r>
      </w:del>
    </w:p>
    <w:p w14:paraId="19154EA3" w14:textId="761CB6D1" w:rsidR="00EC07D1" w:rsidDel="00764A9A" w:rsidRDefault="00EC07D1" w:rsidP="00EC07D1">
      <w:pPr>
        <w:pStyle w:val="ListParagraph"/>
        <w:numPr>
          <w:ilvl w:val="0"/>
          <w:numId w:val="15"/>
        </w:numPr>
        <w:rPr>
          <w:del w:id="102" w:author="Shewmaker, Michael@Energy" w:date="2021-11-23T11:40:00Z"/>
          <w:rFonts w:ascii="Calibri" w:hAnsi="Calibri"/>
          <w:sz w:val="18"/>
          <w:szCs w:val="18"/>
        </w:rPr>
      </w:pPr>
      <w:del w:id="103" w:author="Shewmaker, Michael@Energy" w:date="2021-11-23T11:40:00Z">
        <w:r w:rsidDel="00764A9A">
          <w:rPr>
            <w:rFonts w:ascii="Calibri" w:hAnsi="Calibri"/>
            <w:sz w:val="18"/>
            <w:szCs w:val="18"/>
          </w:rPr>
          <w:delText xml:space="preserve">This field is automatically calculated as the sum of the total dwelling unit surface area </w:delText>
        </w:r>
        <w:r w:rsidR="005A57F7" w:rsidDel="00764A9A">
          <w:rPr>
            <w:rFonts w:ascii="Calibri" w:hAnsi="Calibri"/>
            <w:sz w:val="18"/>
            <w:szCs w:val="18"/>
          </w:rPr>
          <w:delText>i</w:delText>
        </w:r>
        <w:r w:rsidDel="00764A9A">
          <w:rPr>
            <w:rFonts w:ascii="Calibri" w:hAnsi="Calibri"/>
            <w:sz w:val="18"/>
            <w:szCs w:val="18"/>
          </w:rPr>
          <w:delText>f HERS verification of dwelling compartmentalization leakage is required.</w:delText>
        </w:r>
      </w:del>
    </w:p>
    <w:p w14:paraId="61766F45" w14:textId="1AC8DAAF" w:rsidR="00EC07D1" w:rsidDel="00764A9A" w:rsidRDefault="00EC07D1" w:rsidP="00EC07D1">
      <w:pPr>
        <w:pStyle w:val="ListParagraph"/>
        <w:numPr>
          <w:ilvl w:val="0"/>
          <w:numId w:val="15"/>
        </w:numPr>
        <w:rPr>
          <w:del w:id="104" w:author="Shewmaker, Michael@Energy" w:date="2021-11-23T11:40:00Z"/>
          <w:rFonts w:ascii="Calibri" w:hAnsi="Calibri"/>
          <w:sz w:val="18"/>
          <w:szCs w:val="18"/>
        </w:rPr>
      </w:pPr>
      <w:del w:id="105" w:author="Shewmaker, Michael@Energy" w:date="2021-11-23T11:40:00Z">
        <w:r w:rsidDel="00764A9A">
          <w:rPr>
            <w:rFonts w:ascii="Calibri" w:hAnsi="Calibri"/>
            <w:sz w:val="18"/>
            <w:szCs w:val="18"/>
          </w:rPr>
          <w:delText xml:space="preserve">This field is automatically calculated as the target dwelling unit compartmentalization leakage value if HERS verification of dwelling compartmentalization leakage is required. </w:delText>
        </w:r>
      </w:del>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6CC9F6E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07A96D5A"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09D4C23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0AAB849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370F02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62665EEB"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0C5443F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17BF8E4E"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2AC315B0"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923C221"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(ENV20a)</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3FBDE6C7"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40138CE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154E8A30"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01E38E0C"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39EA773F"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2821D713"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67D3DE39"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7B47046F"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w:t>
      </w:r>
      <w:ins w:id="106" w:author="Shewmaker, Michael@Energy" w:date="2021-11-23T12:01:00Z">
        <w:r w:rsidR="001E6DFB">
          <w:rPr>
            <w:rFonts w:ascii="Calibri" w:hAnsi="Calibri"/>
            <w:sz w:val="18"/>
            <w:szCs w:val="18"/>
          </w:rPr>
          <w:t>9</w:t>
        </w:r>
      </w:ins>
      <w:del w:id="107" w:author="Shewmaker, Michael@Energy" w:date="2021-11-23T12:01:00Z">
        <w:r w:rsidR="00FB41F0" w:rsidDel="001E6DFB">
          <w:rPr>
            <w:rFonts w:ascii="Calibri" w:hAnsi="Calibri"/>
            <w:sz w:val="18"/>
            <w:szCs w:val="18"/>
          </w:rPr>
          <w:delText>0</w:delText>
        </w:r>
      </w:del>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4C7661BA"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445AF953" w:rsidR="00E223BF" w:rsidRDefault="0009311F" w:rsidP="005D490A">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xml:space="preserve">. This value is determined from </w:t>
      </w:r>
      <w:del w:id="108" w:author="Shewmaker, Michael@Energy" w:date="2021-11-23T11:59:00Z">
        <w:r w:rsidR="00E223BF" w:rsidDel="00640BD3">
          <w:rPr>
            <w:rFonts w:ascii="Calibri" w:hAnsi="Calibri"/>
            <w:sz w:val="18"/>
            <w:szCs w:val="18"/>
          </w:rPr>
          <w:delText>e</w:delText>
        </w:r>
      </w:del>
      <w:ins w:id="109" w:author="Shewmaker, Michael@Energy" w:date="2021-11-23T11:59:00Z">
        <w:r w:rsidR="00640BD3">
          <w:rPr>
            <w:rFonts w:ascii="Calibri" w:hAnsi="Calibri"/>
            <w:sz w:val="18"/>
            <w:szCs w:val="18"/>
          </w:rPr>
          <w:t>E</w:t>
        </w:r>
      </w:ins>
      <w:r w:rsidR="00E223BF">
        <w:rPr>
          <w:rFonts w:ascii="Calibri" w:hAnsi="Calibri"/>
          <w:sz w:val="18"/>
          <w:szCs w:val="18"/>
        </w:rPr>
        <w:t>quation 5a from ANSI/RESNET/ICC 380-</w:t>
      </w:r>
      <w:del w:id="110" w:author="Shewmaker, Michael@Energy" w:date="2021-11-23T11:55:00Z">
        <w:r w:rsidR="00E223BF" w:rsidDel="009F3280">
          <w:rPr>
            <w:rFonts w:ascii="Calibri" w:hAnsi="Calibri"/>
            <w:sz w:val="18"/>
            <w:szCs w:val="18"/>
          </w:rPr>
          <w:delText>2016</w:delText>
        </w:r>
      </w:del>
      <w:ins w:id="111" w:author="Shewmaker, Michael@Energy" w:date="2021-11-23T11:55:00Z">
        <w:r w:rsidR="009F3280">
          <w:rPr>
            <w:rFonts w:ascii="Calibri" w:hAnsi="Calibri"/>
            <w:sz w:val="18"/>
            <w:szCs w:val="18"/>
          </w:rPr>
          <w:t>2019</w:t>
        </w:r>
      </w:ins>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E735DB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177893F1"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513E6E9C" w:rsidR="0009311F" w:rsidRPr="00782762" w:rsidDel="00764A9A" w:rsidRDefault="0009311F" w:rsidP="0009311F">
      <w:pPr>
        <w:pStyle w:val="ListParagraph"/>
        <w:numPr>
          <w:ilvl w:val="0"/>
          <w:numId w:val="22"/>
        </w:numPr>
        <w:rPr>
          <w:del w:id="112" w:author="Shewmaker, Michael@Energy" w:date="2021-11-23T11:40:00Z"/>
          <w:rFonts w:ascii="Calibri" w:hAnsi="Calibri"/>
          <w:sz w:val="18"/>
          <w:szCs w:val="18"/>
        </w:rPr>
      </w:pPr>
      <w:del w:id="113" w:author="Shewmaker, Michael@Energy" w:date="2021-11-23T11:40:00Z">
        <w:r w:rsidDel="00764A9A">
          <w:rPr>
            <w:rFonts w:ascii="Calibri" w:hAnsi="Calibri"/>
            <w:sz w:val="18"/>
            <w:szCs w:val="18"/>
          </w:rPr>
          <w:delText>This statement must be true (or not applicable) for the test to conform to the protocols.</w:delText>
        </w:r>
      </w:del>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319A4A4F" w:rsidR="0009311F" w:rsidRPr="00782762" w:rsidRDefault="0009311F" w:rsidP="005D490A">
      <w:pPr>
        <w:pStyle w:val="ListParagraph"/>
        <w:rPr>
          <w:rFonts w:ascii="Calibri" w:hAnsi="Calibri"/>
          <w:sz w:val="18"/>
          <w:szCs w:val="18"/>
        </w:rPr>
      </w:pPr>
    </w:p>
    <w:p w14:paraId="4A3A5E02" w14:textId="77777777" w:rsidR="00EA01F0" w:rsidRDefault="00EA01F0" w:rsidP="004B2594">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Change w:id="118" w:author="Shewmaker, Michael@Energy" w:date="2021-11-23T11:40: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PrChange>
      </w:tblPr>
      <w:tblGrid>
        <w:gridCol w:w="582"/>
        <w:gridCol w:w="5104"/>
        <w:gridCol w:w="5104"/>
        <w:tblGridChange w:id="119">
          <w:tblGrid>
            <w:gridCol w:w="582"/>
            <w:gridCol w:w="5104"/>
            <w:gridCol w:w="5104"/>
          </w:tblGrid>
        </w:tblGridChange>
      </w:tblGrid>
      <w:tr w:rsidR="00EA01F0" w:rsidRPr="00A42BCC" w14:paraId="4A3A5E04" w14:textId="77777777" w:rsidTr="00764A9A">
        <w:tc>
          <w:tcPr>
            <w:tcW w:w="10790" w:type="dxa"/>
            <w:gridSpan w:val="3"/>
            <w:vAlign w:val="center"/>
            <w:tcPrChange w:id="120" w:author="Shewmaker, Michael@Energy" w:date="2021-11-23T11:40:00Z">
              <w:tcPr>
                <w:tcW w:w="11016" w:type="dxa"/>
                <w:gridSpan w:val="3"/>
                <w:vAlign w:val="center"/>
              </w:tcPr>
            </w:tcPrChange>
          </w:tcPr>
          <w:p w14:paraId="4A3A5E03" w14:textId="0721916B"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764A9A">
        <w:tc>
          <w:tcPr>
            <w:tcW w:w="582" w:type="dxa"/>
            <w:vAlign w:val="center"/>
            <w:tcPrChange w:id="121" w:author="Shewmaker, Michael@Energy" w:date="2021-11-23T11:40:00Z">
              <w:tcPr>
                <w:tcW w:w="588" w:type="dxa"/>
                <w:vAlign w:val="center"/>
              </w:tcPr>
            </w:tcPrChange>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Change w:id="122" w:author="Shewmaker, Michael@Energy" w:date="2021-11-23T11:40:00Z">
              <w:tcPr>
                <w:tcW w:w="5214" w:type="dxa"/>
                <w:vAlign w:val="center"/>
              </w:tcPr>
            </w:tcPrChange>
          </w:tcPr>
          <w:p w14:paraId="4A3A5E06" w14:textId="34FB63FF"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CF1R?</w:t>
            </w:r>
          </w:p>
        </w:tc>
        <w:tc>
          <w:tcPr>
            <w:tcW w:w="5104" w:type="dxa"/>
            <w:vAlign w:val="center"/>
            <w:tcPrChange w:id="123" w:author="Shewmaker, Michael@Energy" w:date="2021-11-23T11:40:00Z">
              <w:tcPr>
                <w:tcW w:w="5214" w:type="dxa"/>
                <w:vAlign w:val="center"/>
              </w:tcPr>
            </w:tcPrChange>
          </w:tcPr>
          <w:p w14:paraId="4A3A5E08" w14:textId="4EC4CF38"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CF1R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rsidDel="00764A9A" w14:paraId="1FE7BD42" w14:textId="50109345" w:rsidTr="00764A9A">
        <w:trPr>
          <w:del w:id="124" w:author="Shewmaker, Michael@Energy" w:date="2021-11-23T11:40:00Z"/>
        </w:trPr>
        <w:tc>
          <w:tcPr>
            <w:tcW w:w="582" w:type="dxa"/>
            <w:vAlign w:val="center"/>
            <w:tcPrChange w:id="125" w:author="Shewmaker, Michael@Energy" w:date="2021-11-23T11:40:00Z">
              <w:tcPr>
                <w:tcW w:w="588" w:type="dxa"/>
                <w:vAlign w:val="center"/>
              </w:tcPr>
            </w:tcPrChange>
          </w:tcPr>
          <w:p w14:paraId="13716C10" w14:textId="67613DAA" w:rsidR="005B6312" w:rsidRPr="00A42BCC" w:rsidDel="00764A9A" w:rsidRDefault="005B6312" w:rsidP="005B6312">
            <w:pPr>
              <w:jc w:val="center"/>
              <w:rPr>
                <w:del w:id="126" w:author="Shewmaker, Michael@Energy" w:date="2021-11-23T11:40:00Z"/>
                <w:rFonts w:asciiTheme="minorHAnsi" w:hAnsiTheme="minorHAnsi"/>
                <w:sz w:val="18"/>
                <w:szCs w:val="18"/>
              </w:rPr>
            </w:pPr>
            <w:del w:id="127" w:author="Shewmaker, Michael@Energy" w:date="2021-11-23T11:40:00Z">
              <w:r w:rsidDel="00764A9A">
                <w:rPr>
                  <w:rFonts w:asciiTheme="minorHAnsi" w:hAnsiTheme="minorHAnsi"/>
                  <w:sz w:val="18"/>
                  <w:szCs w:val="18"/>
                </w:rPr>
                <w:delText>02</w:delText>
              </w:r>
            </w:del>
          </w:p>
        </w:tc>
        <w:tc>
          <w:tcPr>
            <w:tcW w:w="5104" w:type="dxa"/>
            <w:vAlign w:val="center"/>
            <w:tcPrChange w:id="128" w:author="Shewmaker, Michael@Energy" w:date="2021-11-23T11:40:00Z">
              <w:tcPr>
                <w:tcW w:w="5214" w:type="dxa"/>
                <w:vAlign w:val="center"/>
              </w:tcPr>
            </w:tcPrChange>
          </w:tcPr>
          <w:p w14:paraId="014B530B" w14:textId="59B9703F" w:rsidR="005B6312" w:rsidDel="00764A9A" w:rsidRDefault="005B6312" w:rsidP="005B6312">
            <w:pPr>
              <w:rPr>
                <w:del w:id="129" w:author="Shewmaker, Michael@Energy" w:date="2021-11-23T11:40:00Z"/>
                <w:rFonts w:asciiTheme="minorHAnsi" w:hAnsiTheme="minorHAnsi"/>
                <w:sz w:val="18"/>
                <w:szCs w:val="18"/>
              </w:rPr>
            </w:pPr>
            <w:del w:id="130" w:author="Shewmaker, Michael@Energy" w:date="2021-11-23T11:40:00Z">
              <w:r w:rsidDel="00764A9A">
                <w:rPr>
                  <w:rFonts w:asciiTheme="minorHAnsi" w:hAnsiTheme="minorHAnsi"/>
                  <w:sz w:val="18"/>
                  <w:szCs w:val="18"/>
                </w:rPr>
                <w:delText xml:space="preserve">Is HERS verification of dwelling compartmentalization leakage </w:delText>
              </w:r>
              <w:r w:rsidDel="00764A9A">
                <w:rPr>
                  <w:rFonts w:asciiTheme="minorHAnsi" w:hAnsiTheme="minorHAnsi" w:cstheme="minorHAnsi"/>
                  <w:sz w:val="18"/>
                  <w:szCs w:val="18"/>
                </w:rPr>
                <w:delText>≤</w:delText>
              </w:r>
              <w:r w:rsidDel="00764A9A">
                <w:rPr>
                  <w:rFonts w:asciiTheme="minorHAnsi" w:hAnsiTheme="minorHAnsi"/>
                  <w:sz w:val="18"/>
                  <w:szCs w:val="18"/>
                </w:rPr>
                <w:delText xml:space="preserve"> 0.3 CFM</w:delText>
              </w:r>
              <w:r w:rsidRPr="00820D66" w:rsidDel="00764A9A">
                <w:rPr>
                  <w:rFonts w:asciiTheme="minorHAnsi" w:hAnsiTheme="minorHAnsi"/>
                  <w:sz w:val="18"/>
                  <w:szCs w:val="18"/>
                  <w:vertAlign w:val="subscript"/>
                </w:rPr>
                <w:delText>50</w:delText>
              </w:r>
              <w:r w:rsidDel="00764A9A">
                <w:rPr>
                  <w:rFonts w:asciiTheme="minorHAnsi" w:hAnsiTheme="minorHAnsi"/>
                  <w:sz w:val="18"/>
                  <w:szCs w:val="18"/>
                </w:rPr>
                <w:delText>/ft</w:delText>
              </w:r>
              <w:r w:rsidRPr="00820D66" w:rsidDel="00764A9A">
                <w:rPr>
                  <w:rFonts w:asciiTheme="minorHAnsi" w:hAnsiTheme="minorHAnsi"/>
                  <w:sz w:val="18"/>
                  <w:szCs w:val="18"/>
                  <w:vertAlign w:val="superscript"/>
                </w:rPr>
                <w:delText>2</w:delText>
              </w:r>
              <w:r w:rsidDel="00764A9A">
                <w:rPr>
                  <w:rFonts w:asciiTheme="minorHAnsi" w:hAnsiTheme="minorHAnsi"/>
                  <w:sz w:val="18"/>
                  <w:szCs w:val="18"/>
                </w:rPr>
                <w:delText xml:space="preserve"> of enclosure area required by CF1R? </w:delText>
              </w:r>
            </w:del>
          </w:p>
        </w:tc>
        <w:tc>
          <w:tcPr>
            <w:tcW w:w="5104" w:type="dxa"/>
            <w:vAlign w:val="center"/>
            <w:tcPrChange w:id="131" w:author="Shewmaker, Michael@Energy" w:date="2021-11-23T11:40:00Z">
              <w:tcPr>
                <w:tcW w:w="5214" w:type="dxa"/>
                <w:vAlign w:val="center"/>
              </w:tcPr>
            </w:tcPrChange>
          </w:tcPr>
          <w:p w14:paraId="41BD8D6F" w14:textId="2F2F9915" w:rsidR="005B6312" w:rsidDel="00764A9A" w:rsidRDefault="005B6312" w:rsidP="005B6312">
            <w:pPr>
              <w:rPr>
                <w:del w:id="132" w:author="Shewmaker, Michael@Energy" w:date="2021-11-23T11:40:00Z"/>
                <w:rFonts w:asciiTheme="minorHAnsi" w:hAnsiTheme="minorHAnsi"/>
                <w:sz w:val="18"/>
                <w:szCs w:val="18"/>
              </w:rPr>
            </w:pPr>
            <w:del w:id="133" w:author="Shewmaker, Michael@Energy" w:date="2021-11-23T11:40:00Z">
              <w:r w:rsidDel="00764A9A">
                <w:rPr>
                  <w:rFonts w:asciiTheme="minorHAnsi" w:hAnsiTheme="minorHAnsi"/>
                  <w:sz w:val="18"/>
                  <w:szCs w:val="18"/>
                </w:rPr>
                <w:delText>&lt;&lt;calculated field: If CF1R requires HERS verification of compartmentalization leakage, then value = Required, else value = N/A&gt;&gt;</w:delText>
              </w:r>
            </w:del>
          </w:p>
        </w:tc>
      </w:tr>
      <w:tr w:rsidR="005B6312" w:rsidRPr="00A42BCC" w14:paraId="4A3A5E0D" w14:textId="77777777" w:rsidTr="00764A9A">
        <w:tc>
          <w:tcPr>
            <w:tcW w:w="582" w:type="dxa"/>
            <w:vAlign w:val="center"/>
            <w:tcPrChange w:id="134" w:author="Shewmaker, Michael@Energy" w:date="2021-11-23T11:40:00Z">
              <w:tcPr>
                <w:tcW w:w="588" w:type="dxa"/>
                <w:vAlign w:val="center"/>
              </w:tcPr>
            </w:tcPrChange>
          </w:tcPr>
          <w:p w14:paraId="4A3A5E0A" w14:textId="2817B07D" w:rsidR="005B6312" w:rsidRPr="00A42BCC" w:rsidRDefault="005B6312" w:rsidP="005B6312">
            <w:pPr>
              <w:jc w:val="center"/>
              <w:rPr>
                <w:rFonts w:asciiTheme="minorHAnsi" w:hAnsiTheme="minorHAnsi"/>
                <w:sz w:val="18"/>
                <w:szCs w:val="18"/>
              </w:rPr>
            </w:pPr>
            <w:del w:id="135" w:author="Shewmaker, Michael@Energy" w:date="2021-11-23T11:41:00Z">
              <w:r w:rsidRPr="00A42BCC" w:rsidDel="00764A9A">
                <w:rPr>
                  <w:rFonts w:asciiTheme="minorHAnsi" w:hAnsiTheme="minorHAnsi"/>
                  <w:sz w:val="18"/>
                  <w:szCs w:val="18"/>
                </w:rPr>
                <w:delText>0</w:delText>
              </w:r>
              <w:r w:rsidR="00497E2F" w:rsidDel="00764A9A">
                <w:rPr>
                  <w:rFonts w:asciiTheme="minorHAnsi" w:hAnsiTheme="minorHAnsi"/>
                  <w:sz w:val="18"/>
                  <w:szCs w:val="18"/>
                </w:rPr>
                <w:delText>3</w:delText>
              </w:r>
            </w:del>
            <w:ins w:id="136" w:author="Shewmaker, Michael@Energy" w:date="2021-11-23T11:41:00Z">
              <w:r w:rsidR="00764A9A">
                <w:rPr>
                  <w:rFonts w:asciiTheme="minorHAnsi" w:hAnsiTheme="minorHAnsi"/>
                  <w:sz w:val="18"/>
                  <w:szCs w:val="18"/>
                </w:rPr>
                <w:t>02</w:t>
              </w:r>
            </w:ins>
          </w:p>
        </w:tc>
        <w:tc>
          <w:tcPr>
            <w:tcW w:w="5104" w:type="dxa"/>
            <w:tcPrChange w:id="137" w:author="Shewmaker, Michael@Energy" w:date="2021-11-23T11:40:00Z">
              <w:tcPr>
                <w:tcW w:w="5214" w:type="dxa"/>
              </w:tcPr>
            </w:tcPrChange>
          </w:tcPr>
          <w:p w14:paraId="4A3A5E0B" w14:textId="493648DD" w:rsidR="005B6312" w:rsidRPr="00A42BCC" w:rsidRDefault="005B6312">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Pr="00A42BCC">
              <w:rPr>
                <w:rFonts w:asciiTheme="minorHAnsi" w:hAnsiTheme="minorHAnsi"/>
                <w:sz w:val="18"/>
                <w:szCs w:val="18"/>
              </w:rPr>
              <w:t>Air Leakage from CF1R</w:t>
            </w:r>
            <w:r>
              <w:rPr>
                <w:rFonts w:asciiTheme="minorHAnsi" w:hAnsiTheme="minorHAnsi"/>
                <w:sz w:val="18"/>
                <w:szCs w:val="18"/>
              </w:rPr>
              <w:t xml:space="preserve"> (CFM50)</w:t>
            </w:r>
          </w:p>
        </w:tc>
        <w:tc>
          <w:tcPr>
            <w:tcW w:w="5104" w:type="dxa"/>
            <w:vAlign w:val="center"/>
            <w:tcPrChange w:id="138" w:author="Shewmaker, Michael@Energy" w:date="2021-11-23T11:40:00Z">
              <w:tcPr>
                <w:tcW w:w="5214" w:type="dxa"/>
                <w:vAlign w:val="center"/>
              </w:tcPr>
            </w:tcPrChange>
          </w:tcPr>
          <w:p w14:paraId="4A3A5E0C" w14:textId="17B0645A" w:rsidR="005B6312" w:rsidRPr="00A42BCC" w:rsidRDefault="005B6312" w:rsidP="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if A01=required, then value = the CFM50 target value specified on the</w:t>
            </w:r>
            <w:r w:rsidRPr="00A42BCC">
              <w:rPr>
                <w:rFonts w:asciiTheme="minorHAnsi" w:hAnsiTheme="minorHAnsi"/>
                <w:sz w:val="18"/>
                <w:szCs w:val="18"/>
              </w:rPr>
              <w:t xml:space="preserve"> CF1R</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764A9A">
        <w:tc>
          <w:tcPr>
            <w:tcW w:w="582" w:type="dxa"/>
            <w:vAlign w:val="center"/>
            <w:tcPrChange w:id="139" w:author="Shewmaker, Michael@Energy" w:date="2021-11-23T11:40:00Z">
              <w:tcPr>
                <w:tcW w:w="588" w:type="dxa"/>
                <w:vAlign w:val="center"/>
              </w:tcPr>
            </w:tcPrChange>
          </w:tcPr>
          <w:p w14:paraId="4A3A5E0E" w14:textId="23DE6D92" w:rsidR="005B6312" w:rsidRPr="00A42BCC" w:rsidRDefault="005B6312" w:rsidP="005B6312">
            <w:pPr>
              <w:jc w:val="center"/>
              <w:rPr>
                <w:rFonts w:asciiTheme="minorHAnsi" w:hAnsiTheme="minorHAnsi"/>
                <w:sz w:val="18"/>
                <w:szCs w:val="18"/>
              </w:rPr>
            </w:pPr>
            <w:del w:id="140" w:author="Shewmaker, Michael@Energy" w:date="2021-11-23T11:41:00Z">
              <w:r w:rsidRPr="00A42BCC" w:rsidDel="00764A9A">
                <w:rPr>
                  <w:rFonts w:asciiTheme="minorHAnsi" w:hAnsiTheme="minorHAnsi"/>
                  <w:sz w:val="18"/>
                  <w:szCs w:val="18"/>
                </w:rPr>
                <w:delText>0</w:delText>
              </w:r>
              <w:r w:rsidR="00497E2F" w:rsidDel="00764A9A">
                <w:rPr>
                  <w:rFonts w:asciiTheme="minorHAnsi" w:hAnsiTheme="minorHAnsi"/>
                  <w:sz w:val="18"/>
                  <w:szCs w:val="18"/>
                </w:rPr>
                <w:delText>4</w:delText>
              </w:r>
            </w:del>
            <w:ins w:id="141" w:author="Shewmaker, Michael@Energy" w:date="2021-11-23T11:41:00Z">
              <w:r w:rsidR="00764A9A">
                <w:rPr>
                  <w:rFonts w:asciiTheme="minorHAnsi" w:hAnsiTheme="minorHAnsi"/>
                  <w:sz w:val="18"/>
                  <w:szCs w:val="18"/>
                </w:rPr>
                <w:t>03</w:t>
              </w:r>
            </w:ins>
          </w:p>
        </w:tc>
        <w:tc>
          <w:tcPr>
            <w:tcW w:w="5104" w:type="dxa"/>
            <w:tcPrChange w:id="142" w:author="Shewmaker, Michael@Energy" w:date="2021-11-23T11:40:00Z">
              <w:tcPr>
                <w:tcW w:w="5214" w:type="dxa"/>
              </w:tcPr>
            </w:tcPrChange>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Change w:id="143" w:author="Shewmaker, Michael@Energy" w:date="2021-11-23T11:40:00Z">
              <w:tcPr>
                <w:tcW w:w="5214" w:type="dxa"/>
              </w:tcPr>
            </w:tcPrChange>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764A9A">
        <w:tc>
          <w:tcPr>
            <w:tcW w:w="582" w:type="dxa"/>
            <w:vAlign w:val="center"/>
            <w:tcPrChange w:id="144" w:author="Shewmaker, Michael@Energy" w:date="2021-11-23T11:40:00Z">
              <w:tcPr>
                <w:tcW w:w="588" w:type="dxa"/>
                <w:vAlign w:val="center"/>
              </w:tcPr>
            </w:tcPrChange>
          </w:tcPr>
          <w:p w14:paraId="4A3A5E12" w14:textId="3C61CEAD" w:rsidR="005B6312" w:rsidRPr="00A42BCC" w:rsidRDefault="005B6312" w:rsidP="005B6312">
            <w:pPr>
              <w:jc w:val="center"/>
              <w:rPr>
                <w:rFonts w:asciiTheme="minorHAnsi" w:hAnsiTheme="minorHAnsi"/>
                <w:sz w:val="18"/>
                <w:szCs w:val="18"/>
              </w:rPr>
            </w:pPr>
            <w:del w:id="145" w:author="Shewmaker, Michael@Energy" w:date="2021-11-23T11:41:00Z">
              <w:r w:rsidRPr="00A42BCC" w:rsidDel="00764A9A">
                <w:rPr>
                  <w:rFonts w:asciiTheme="minorHAnsi" w:hAnsiTheme="minorHAnsi"/>
                  <w:sz w:val="18"/>
                  <w:szCs w:val="18"/>
                </w:rPr>
                <w:delText>0</w:delText>
              </w:r>
              <w:r w:rsidR="00497E2F" w:rsidDel="00764A9A">
                <w:rPr>
                  <w:rFonts w:asciiTheme="minorHAnsi" w:hAnsiTheme="minorHAnsi"/>
                  <w:sz w:val="18"/>
                  <w:szCs w:val="18"/>
                </w:rPr>
                <w:delText>5</w:delText>
              </w:r>
            </w:del>
            <w:ins w:id="146" w:author="Shewmaker, Michael@Energy" w:date="2021-11-23T11:41:00Z">
              <w:r w:rsidR="00764A9A">
                <w:rPr>
                  <w:rFonts w:asciiTheme="minorHAnsi" w:hAnsiTheme="minorHAnsi"/>
                  <w:sz w:val="18"/>
                  <w:szCs w:val="18"/>
                </w:rPr>
                <w:t>04</w:t>
              </w:r>
            </w:ins>
          </w:p>
        </w:tc>
        <w:tc>
          <w:tcPr>
            <w:tcW w:w="5104" w:type="dxa"/>
            <w:tcPrChange w:id="147" w:author="Shewmaker, Michael@Energy" w:date="2021-11-23T11:40:00Z">
              <w:tcPr>
                <w:tcW w:w="5214" w:type="dxa"/>
              </w:tcPr>
            </w:tcPrChange>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Change w:id="148" w:author="Shewmaker, Michael@Energy" w:date="2021-11-23T11:40:00Z">
              <w:tcPr>
                <w:tcW w:w="5214" w:type="dxa"/>
              </w:tcPr>
            </w:tcPrChange>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764A9A">
        <w:tc>
          <w:tcPr>
            <w:tcW w:w="582" w:type="dxa"/>
            <w:vAlign w:val="center"/>
            <w:tcPrChange w:id="149" w:author="Shewmaker, Michael@Energy" w:date="2021-11-23T11:40:00Z">
              <w:tcPr>
                <w:tcW w:w="588" w:type="dxa"/>
                <w:vAlign w:val="center"/>
              </w:tcPr>
            </w:tcPrChange>
          </w:tcPr>
          <w:p w14:paraId="4A3A5E16" w14:textId="57E859E3" w:rsidR="005B6312" w:rsidRPr="00A42BCC" w:rsidRDefault="005B6312" w:rsidP="005B6312">
            <w:pPr>
              <w:jc w:val="center"/>
              <w:rPr>
                <w:rFonts w:asciiTheme="minorHAnsi" w:hAnsiTheme="minorHAnsi"/>
                <w:sz w:val="18"/>
                <w:szCs w:val="18"/>
              </w:rPr>
            </w:pPr>
            <w:del w:id="150" w:author="Shewmaker, Michael@Energy" w:date="2021-11-23T11:41:00Z">
              <w:r w:rsidRPr="00A42BCC" w:rsidDel="00764A9A">
                <w:rPr>
                  <w:rFonts w:asciiTheme="minorHAnsi" w:hAnsiTheme="minorHAnsi"/>
                  <w:sz w:val="18"/>
                  <w:szCs w:val="18"/>
                </w:rPr>
                <w:delText>0</w:delText>
              </w:r>
              <w:r w:rsidR="00497E2F" w:rsidDel="00764A9A">
                <w:rPr>
                  <w:rFonts w:asciiTheme="minorHAnsi" w:hAnsiTheme="minorHAnsi"/>
                  <w:sz w:val="18"/>
                  <w:szCs w:val="18"/>
                </w:rPr>
                <w:delText>6</w:delText>
              </w:r>
            </w:del>
            <w:ins w:id="151" w:author="Shewmaker, Michael@Energy" w:date="2021-11-23T11:41:00Z">
              <w:r w:rsidR="00764A9A">
                <w:rPr>
                  <w:rFonts w:asciiTheme="minorHAnsi" w:hAnsiTheme="minorHAnsi"/>
                  <w:sz w:val="18"/>
                  <w:szCs w:val="18"/>
                </w:rPr>
                <w:t>05</w:t>
              </w:r>
            </w:ins>
          </w:p>
        </w:tc>
        <w:tc>
          <w:tcPr>
            <w:tcW w:w="5104" w:type="dxa"/>
            <w:tcPrChange w:id="152" w:author="Shewmaker, Michael@Energy" w:date="2021-11-23T11:40:00Z">
              <w:tcPr>
                <w:tcW w:w="5214" w:type="dxa"/>
              </w:tcPr>
            </w:tcPrChange>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Change w:id="153" w:author="Shewmaker, Michael@Energy" w:date="2021-11-23T11:40:00Z">
              <w:tcPr>
                <w:tcW w:w="5214" w:type="dxa"/>
              </w:tcPr>
            </w:tcPrChange>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764A9A">
        <w:tc>
          <w:tcPr>
            <w:tcW w:w="582" w:type="dxa"/>
            <w:vAlign w:val="center"/>
            <w:tcPrChange w:id="154" w:author="Shewmaker, Michael@Energy" w:date="2021-11-23T11:40:00Z">
              <w:tcPr>
                <w:tcW w:w="588" w:type="dxa"/>
                <w:vAlign w:val="center"/>
              </w:tcPr>
            </w:tcPrChange>
          </w:tcPr>
          <w:p w14:paraId="4A3A5E1A" w14:textId="0E28ED1F" w:rsidR="005B6312" w:rsidRPr="00A42BCC" w:rsidRDefault="005B6312" w:rsidP="005B6312">
            <w:pPr>
              <w:jc w:val="center"/>
              <w:rPr>
                <w:rFonts w:asciiTheme="minorHAnsi" w:hAnsiTheme="minorHAnsi"/>
                <w:sz w:val="18"/>
                <w:szCs w:val="18"/>
              </w:rPr>
            </w:pPr>
            <w:del w:id="155" w:author="Shewmaker, Michael@Energy" w:date="2021-11-23T11:41:00Z">
              <w:r w:rsidRPr="00A42BCC" w:rsidDel="00764A9A">
                <w:rPr>
                  <w:rFonts w:asciiTheme="minorHAnsi" w:hAnsiTheme="minorHAnsi"/>
                  <w:sz w:val="18"/>
                  <w:szCs w:val="18"/>
                </w:rPr>
                <w:delText>0</w:delText>
              </w:r>
              <w:r w:rsidR="00497E2F" w:rsidDel="00764A9A">
                <w:rPr>
                  <w:rFonts w:asciiTheme="minorHAnsi" w:hAnsiTheme="minorHAnsi"/>
                  <w:sz w:val="18"/>
                  <w:szCs w:val="18"/>
                </w:rPr>
                <w:delText>7</w:delText>
              </w:r>
            </w:del>
            <w:ins w:id="156" w:author="Shewmaker, Michael@Energy" w:date="2021-11-23T11:41:00Z">
              <w:r w:rsidR="00764A9A">
                <w:rPr>
                  <w:rFonts w:asciiTheme="minorHAnsi" w:hAnsiTheme="minorHAnsi"/>
                  <w:sz w:val="18"/>
                  <w:szCs w:val="18"/>
                </w:rPr>
                <w:t>06</w:t>
              </w:r>
            </w:ins>
          </w:p>
        </w:tc>
        <w:tc>
          <w:tcPr>
            <w:tcW w:w="5104" w:type="dxa"/>
            <w:tcPrChange w:id="157" w:author="Shewmaker, Michael@Energy" w:date="2021-11-23T11:40:00Z">
              <w:tcPr>
                <w:tcW w:w="5214" w:type="dxa"/>
              </w:tcPr>
            </w:tcPrChange>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Change w:id="158" w:author="Shewmaker, Michael@Energy" w:date="2021-11-23T11:40:00Z">
              <w:tcPr>
                <w:tcW w:w="5214" w:type="dxa"/>
              </w:tcPr>
            </w:tcPrChange>
          </w:tcPr>
          <w:p w14:paraId="4A3A5E1C" w14:textId="42963541"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764A9A" w14:paraId="1C20919B" w14:textId="3776A631" w:rsidTr="00764A9A">
        <w:trPr>
          <w:del w:id="159" w:author="Shewmaker, Michael@Energy" w:date="2021-11-23T11:40:00Z"/>
        </w:trPr>
        <w:tc>
          <w:tcPr>
            <w:tcW w:w="582" w:type="dxa"/>
            <w:vAlign w:val="center"/>
            <w:tcPrChange w:id="160" w:author="Shewmaker, Michael@Energy" w:date="2021-11-23T11:40:00Z">
              <w:tcPr>
                <w:tcW w:w="588" w:type="dxa"/>
                <w:vAlign w:val="center"/>
              </w:tcPr>
            </w:tcPrChange>
          </w:tcPr>
          <w:p w14:paraId="02FF2CA6" w14:textId="27DC1937" w:rsidR="005B6312" w:rsidDel="00764A9A" w:rsidRDefault="00011BC3" w:rsidP="008D3313">
            <w:pPr>
              <w:jc w:val="center"/>
              <w:rPr>
                <w:del w:id="161" w:author="Shewmaker, Michael@Energy" w:date="2021-11-23T11:40:00Z"/>
                <w:rFonts w:asciiTheme="minorHAnsi" w:hAnsiTheme="minorHAnsi"/>
                <w:sz w:val="18"/>
                <w:szCs w:val="18"/>
              </w:rPr>
            </w:pPr>
            <w:del w:id="162" w:author="Shewmaker, Michael@Energy" w:date="2021-11-23T11:40:00Z">
              <w:r w:rsidDel="00764A9A">
                <w:rPr>
                  <w:rFonts w:asciiTheme="minorHAnsi" w:hAnsiTheme="minorHAnsi"/>
                  <w:sz w:val="18"/>
                  <w:szCs w:val="18"/>
                </w:rPr>
                <w:delText>08</w:delText>
              </w:r>
            </w:del>
          </w:p>
        </w:tc>
        <w:tc>
          <w:tcPr>
            <w:tcW w:w="5104" w:type="dxa"/>
            <w:vAlign w:val="center"/>
            <w:tcPrChange w:id="163" w:author="Shewmaker, Michael@Energy" w:date="2021-11-23T11:40:00Z">
              <w:tcPr>
                <w:tcW w:w="5214" w:type="dxa"/>
                <w:vAlign w:val="center"/>
              </w:tcPr>
            </w:tcPrChange>
          </w:tcPr>
          <w:p w14:paraId="12609F12" w14:textId="07E7142B" w:rsidR="005B6312" w:rsidRPr="00A42BCC" w:rsidDel="00764A9A" w:rsidRDefault="005B6312" w:rsidP="008D3313">
            <w:pPr>
              <w:rPr>
                <w:del w:id="164" w:author="Shewmaker, Michael@Energy" w:date="2021-11-23T11:40:00Z"/>
                <w:rFonts w:asciiTheme="minorHAnsi" w:hAnsiTheme="minorHAnsi"/>
                <w:sz w:val="18"/>
                <w:szCs w:val="18"/>
              </w:rPr>
            </w:pPr>
            <w:del w:id="165" w:author="Shewmaker, Michael@Energy" w:date="2021-11-23T11:40:00Z">
              <w:r w:rsidDel="00764A9A">
                <w:rPr>
                  <w:rFonts w:asciiTheme="minorHAnsi" w:hAnsiTheme="minorHAnsi"/>
                  <w:sz w:val="18"/>
                  <w:szCs w:val="18"/>
                </w:rPr>
                <w:delText>Total dwelling unit floor area (ft</w:delText>
              </w:r>
              <w:r w:rsidRPr="00037CA8"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Change w:id="166" w:author="Shewmaker, Michael@Energy" w:date="2021-11-23T11:40:00Z">
              <w:tcPr>
                <w:tcW w:w="5214" w:type="dxa"/>
                <w:vAlign w:val="center"/>
              </w:tcPr>
            </w:tcPrChange>
          </w:tcPr>
          <w:p w14:paraId="2C1C12BE" w14:textId="03792CF7" w:rsidR="00D70E25" w:rsidDel="00764A9A" w:rsidRDefault="00D70E25" w:rsidP="00216D94">
            <w:pPr>
              <w:rPr>
                <w:del w:id="167" w:author="Shewmaker, Michael@Energy" w:date="2021-11-23T11:40:00Z"/>
                <w:rFonts w:asciiTheme="minorHAnsi" w:hAnsiTheme="minorHAnsi"/>
                <w:sz w:val="18"/>
                <w:szCs w:val="18"/>
              </w:rPr>
            </w:pPr>
            <w:del w:id="168" w:author="Shewmaker, Michael@Energy" w:date="2021-11-23T11:40:00Z">
              <w:r w:rsidRPr="00D70E25" w:rsidDel="00764A9A">
                <w:rPr>
                  <w:rFonts w:asciiTheme="minorHAnsi" w:hAnsiTheme="minorHAnsi"/>
                  <w:sz w:val="18"/>
                  <w:szCs w:val="18"/>
                </w:rPr>
                <w:delText xml:space="preserve">&lt;&lt;if A02≠"required", then value = N/A; </w:delText>
              </w:r>
            </w:del>
          </w:p>
          <w:p w14:paraId="31F828EF" w14:textId="5F1C1EE0" w:rsidR="00D70E25" w:rsidDel="00764A9A" w:rsidRDefault="00D70E25" w:rsidP="00216D94">
            <w:pPr>
              <w:rPr>
                <w:del w:id="169" w:author="Shewmaker, Michael@Energy" w:date="2021-11-23T11:40:00Z"/>
                <w:rFonts w:asciiTheme="minorHAnsi" w:hAnsiTheme="minorHAnsi"/>
                <w:sz w:val="18"/>
                <w:szCs w:val="18"/>
              </w:rPr>
            </w:pPr>
            <w:del w:id="170" w:author="Shewmaker, Michael@Energy" w:date="2021-11-23T11:40:00Z">
              <w:r w:rsidRPr="00D70E25" w:rsidDel="00764A9A">
                <w:rPr>
                  <w:rFonts w:asciiTheme="minorHAnsi" w:hAnsiTheme="minorHAnsi"/>
                  <w:sz w:val="18"/>
                  <w:szCs w:val="18"/>
                </w:rPr>
                <w:delText xml:space="preserve">Else if value available from CF1R, use value; </w:delText>
              </w:r>
            </w:del>
          </w:p>
          <w:p w14:paraId="1FC322F3" w14:textId="324C62CA" w:rsidR="005B6312" w:rsidRPr="00A42BCC" w:rsidDel="00764A9A" w:rsidRDefault="00D70E25" w:rsidP="00216D94">
            <w:pPr>
              <w:rPr>
                <w:del w:id="171" w:author="Shewmaker, Michael@Energy" w:date="2021-11-23T11:40:00Z"/>
                <w:rFonts w:asciiTheme="minorHAnsi" w:hAnsiTheme="minorHAnsi"/>
                <w:sz w:val="18"/>
                <w:szCs w:val="18"/>
              </w:rPr>
            </w:pPr>
            <w:del w:id="172" w:author="Shewmaker, Michael@Energy" w:date="2021-11-23T11:40:00Z">
              <w:r w:rsidRPr="00D70E25" w:rsidDel="00764A9A">
                <w:rPr>
                  <w:rFonts w:asciiTheme="minorHAnsi" w:hAnsiTheme="minorHAnsi"/>
                  <w:sz w:val="18"/>
                  <w:szCs w:val="18"/>
                </w:rPr>
                <w:delText>Else user input numeric value, xxxxx.x &gt;&gt;</w:delText>
              </w:r>
            </w:del>
          </w:p>
        </w:tc>
      </w:tr>
      <w:tr w:rsidR="005B6312" w:rsidRPr="00A42BCC" w:rsidDel="00764A9A" w14:paraId="0666F892" w14:textId="24A10875" w:rsidTr="00764A9A">
        <w:trPr>
          <w:del w:id="173" w:author="Shewmaker, Michael@Energy" w:date="2021-11-23T11:40:00Z"/>
        </w:trPr>
        <w:tc>
          <w:tcPr>
            <w:tcW w:w="582" w:type="dxa"/>
            <w:vAlign w:val="center"/>
            <w:tcPrChange w:id="174" w:author="Shewmaker, Michael@Energy" w:date="2021-11-23T11:40:00Z">
              <w:tcPr>
                <w:tcW w:w="588" w:type="dxa"/>
                <w:vAlign w:val="center"/>
              </w:tcPr>
            </w:tcPrChange>
          </w:tcPr>
          <w:p w14:paraId="287EAC2B" w14:textId="6D74FF66" w:rsidR="005B6312" w:rsidDel="00764A9A" w:rsidRDefault="00011BC3" w:rsidP="008D3313">
            <w:pPr>
              <w:jc w:val="center"/>
              <w:rPr>
                <w:del w:id="175" w:author="Shewmaker, Michael@Energy" w:date="2021-11-23T11:40:00Z"/>
                <w:rFonts w:asciiTheme="minorHAnsi" w:hAnsiTheme="minorHAnsi"/>
                <w:sz w:val="18"/>
                <w:szCs w:val="18"/>
              </w:rPr>
            </w:pPr>
            <w:del w:id="176" w:author="Shewmaker, Michael@Energy" w:date="2021-11-23T11:40:00Z">
              <w:r w:rsidDel="00764A9A">
                <w:rPr>
                  <w:rFonts w:asciiTheme="minorHAnsi" w:hAnsiTheme="minorHAnsi"/>
                  <w:sz w:val="18"/>
                  <w:szCs w:val="18"/>
                </w:rPr>
                <w:delText>09</w:delText>
              </w:r>
            </w:del>
          </w:p>
        </w:tc>
        <w:tc>
          <w:tcPr>
            <w:tcW w:w="5104" w:type="dxa"/>
            <w:vAlign w:val="center"/>
            <w:tcPrChange w:id="177" w:author="Shewmaker, Michael@Energy" w:date="2021-11-23T11:40:00Z">
              <w:tcPr>
                <w:tcW w:w="5214" w:type="dxa"/>
                <w:vAlign w:val="center"/>
              </w:tcPr>
            </w:tcPrChange>
          </w:tcPr>
          <w:p w14:paraId="1E9FC4B1" w14:textId="717C9B5C" w:rsidR="005B6312" w:rsidRPr="00A42BCC" w:rsidDel="00764A9A" w:rsidRDefault="005B6312" w:rsidP="008D3313">
            <w:pPr>
              <w:rPr>
                <w:del w:id="178" w:author="Shewmaker, Michael@Energy" w:date="2021-11-23T11:40:00Z"/>
                <w:rFonts w:asciiTheme="minorHAnsi" w:hAnsiTheme="minorHAnsi"/>
                <w:sz w:val="18"/>
                <w:szCs w:val="18"/>
              </w:rPr>
            </w:pPr>
            <w:del w:id="179" w:author="Shewmaker, Michael@Energy" w:date="2021-11-23T11:40:00Z">
              <w:r w:rsidDel="00764A9A">
                <w:rPr>
                  <w:rFonts w:asciiTheme="minorHAnsi" w:hAnsiTheme="minorHAnsi"/>
                  <w:sz w:val="18"/>
                  <w:szCs w:val="18"/>
                </w:rPr>
                <w:delText>Total dwelling unit ceiling area (ft</w:delText>
              </w:r>
              <w:r w:rsidRPr="00037CA8"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Change w:id="180" w:author="Shewmaker, Michael@Energy" w:date="2021-11-23T11:40:00Z">
              <w:tcPr>
                <w:tcW w:w="5214" w:type="dxa"/>
                <w:vAlign w:val="center"/>
              </w:tcPr>
            </w:tcPrChange>
          </w:tcPr>
          <w:p w14:paraId="35E0EA8B" w14:textId="28E6E74F" w:rsidR="00D70E25" w:rsidDel="00764A9A" w:rsidRDefault="00D70E25" w:rsidP="00C15D3B">
            <w:pPr>
              <w:rPr>
                <w:del w:id="181" w:author="Shewmaker, Michael@Energy" w:date="2021-11-23T11:40:00Z"/>
                <w:rFonts w:asciiTheme="minorHAnsi" w:hAnsiTheme="minorHAnsi"/>
                <w:sz w:val="18"/>
                <w:szCs w:val="18"/>
              </w:rPr>
            </w:pPr>
            <w:del w:id="182" w:author="Shewmaker, Michael@Energy" w:date="2021-11-23T11:40:00Z">
              <w:r w:rsidRPr="00D70E25" w:rsidDel="00764A9A">
                <w:rPr>
                  <w:rFonts w:asciiTheme="minorHAnsi" w:hAnsiTheme="minorHAnsi"/>
                  <w:sz w:val="18"/>
                  <w:szCs w:val="18"/>
                </w:rPr>
                <w:delText xml:space="preserve">&lt;&lt;if A02≠"required", then value = N/A; </w:delText>
              </w:r>
            </w:del>
          </w:p>
          <w:p w14:paraId="0FB52C05" w14:textId="09C84910" w:rsidR="00D70E25" w:rsidDel="00764A9A" w:rsidRDefault="00D70E25" w:rsidP="00C15D3B">
            <w:pPr>
              <w:rPr>
                <w:del w:id="183" w:author="Shewmaker, Michael@Energy" w:date="2021-11-23T11:40:00Z"/>
                <w:rFonts w:asciiTheme="minorHAnsi" w:hAnsiTheme="minorHAnsi"/>
                <w:sz w:val="18"/>
                <w:szCs w:val="18"/>
              </w:rPr>
            </w:pPr>
            <w:del w:id="184" w:author="Shewmaker, Michael@Energy" w:date="2021-11-23T11:40:00Z">
              <w:r w:rsidRPr="00D70E25" w:rsidDel="00764A9A">
                <w:rPr>
                  <w:rFonts w:asciiTheme="minorHAnsi" w:hAnsiTheme="minorHAnsi"/>
                  <w:sz w:val="18"/>
                  <w:szCs w:val="18"/>
                </w:rPr>
                <w:delText xml:space="preserve">Else if value available from CF1R, use value; </w:delText>
              </w:r>
            </w:del>
          </w:p>
          <w:p w14:paraId="72497052" w14:textId="2F427C23" w:rsidR="005B6312" w:rsidRPr="00A42BCC" w:rsidDel="00764A9A" w:rsidRDefault="00D70E25" w:rsidP="00C15D3B">
            <w:pPr>
              <w:rPr>
                <w:del w:id="185" w:author="Shewmaker, Michael@Energy" w:date="2021-11-23T11:40:00Z"/>
                <w:rFonts w:asciiTheme="minorHAnsi" w:hAnsiTheme="minorHAnsi"/>
                <w:sz w:val="18"/>
                <w:szCs w:val="18"/>
              </w:rPr>
            </w:pPr>
            <w:del w:id="186" w:author="Shewmaker, Michael@Energy" w:date="2021-11-23T11:40:00Z">
              <w:r w:rsidRPr="00D70E25" w:rsidDel="00764A9A">
                <w:rPr>
                  <w:rFonts w:asciiTheme="minorHAnsi" w:hAnsiTheme="minorHAnsi"/>
                  <w:sz w:val="18"/>
                  <w:szCs w:val="18"/>
                </w:rPr>
                <w:delText>Else user input numeric value, xxxxx.x &gt;&gt;</w:delText>
              </w:r>
            </w:del>
          </w:p>
        </w:tc>
      </w:tr>
      <w:tr w:rsidR="005B6312" w:rsidRPr="00A42BCC" w:rsidDel="00764A9A" w14:paraId="59CB9D0E" w14:textId="6F98A006" w:rsidTr="00764A9A">
        <w:trPr>
          <w:del w:id="187" w:author="Shewmaker, Michael@Energy" w:date="2021-11-23T11:40:00Z"/>
        </w:trPr>
        <w:tc>
          <w:tcPr>
            <w:tcW w:w="582" w:type="dxa"/>
            <w:vAlign w:val="center"/>
            <w:tcPrChange w:id="188" w:author="Shewmaker, Michael@Energy" w:date="2021-11-23T11:40:00Z">
              <w:tcPr>
                <w:tcW w:w="588" w:type="dxa"/>
                <w:vAlign w:val="center"/>
              </w:tcPr>
            </w:tcPrChange>
          </w:tcPr>
          <w:p w14:paraId="375AB967" w14:textId="1323F95F" w:rsidR="005B6312" w:rsidDel="00764A9A" w:rsidRDefault="00011BC3" w:rsidP="00865606">
            <w:pPr>
              <w:jc w:val="center"/>
              <w:rPr>
                <w:del w:id="189" w:author="Shewmaker, Michael@Energy" w:date="2021-11-23T11:40:00Z"/>
                <w:rFonts w:asciiTheme="minorHAnsi" w:hAnsiTheme="minorHAnsi"/>
                <w:sz w:val="18"/>
                <w:szCs w:val="18"/>
              </w:rPr>
            </w:pPr>
            <w:del w:id="190" w:author="Shewmaker, Michael@Energy" w:date="2021-11-23T11:40:00Z">
              <w:r w:rsidDel="00764A9A">
                <w:rPr>
                  <w:rFonts w:asciiTheme="minorHAnsi" w:hAnsiTheme="minorHAnsi"/>
                  <w:sz w:val="18"/>
                  <w:szCs w:val="18"/>
                </w:rPr>
                <w:delText>10</w:delText>
              </w:r>
            </w:del>
          </w:p>
        </w:tc>
        <w:tc>
          <w:tcPr>
            <w:tcW w:w="5104" w:type="dxa"/>
            <w:vAlign w:val="center"/>
            <w:tcPrChange w:id="191" w:author="Shewmaker, Michael@Energy" w:date="2021-11-23T11:40:00Z">
              <w:tcPr>
                <w:tcW w:w="5214" w:type="dxa"/>
                <w:vAlign w:val="center"/>
              </w:tcPr>
            </w:tcPrChange>
          </w:tcPr>
          <w:p w14:paraId="2E877F62" w14:textId="07A38032" w:rsidR="005B6312" w:rsidRPr="00A42BCC" w:rsidDel="00764A9A" w:rsidRDefault="005B6312" w:rsidP="008D3313">
            <w:pPr>
              <w:rPr>
                <w:del w:id="192" w:author="Shewmaker, Michael@Energy" w:date="2021-11-23T11:40:00Z"/>
                <w:rFonts w:asciiTheme="minorHAnsi" w:hAnsiTheme="minorHAnsi"/>
                <w:sz w:val="18"/>
                <w:szCs w:val="18"/>
              </w:rPr>
            </w:pPr>
            <w:del w:id="193" w:author="Shewmaker, Michael@Energy" w:date="2021-11-23T11:40:00Z">
              <w:r w:rsidDel="00764A9A">
                <w:rPr>
                  <w:rFonts w:asciiTheme="minorHAnsi" w:hAnsiTheme="minorHAnsi"/>
                  <w:sz w:val="18"/>
                  <w:szCs w:val="18"/>
                </w:rPr>
                <w:delText>Total dwelling unit exterior wall area (ft</w:delText>
              </w:r>
              <w:r w:rsidRPr="00037CA8"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Change w:id="194" w:author="Shewmaker, Michael@Energy" w:date="2021-11-23T11:40:00Z">
              <w:tcPr>
                <w:tcW w:w="5214" w:type="dxa"/>
                <w:vAlign w:val="center"/>
              </w:tcPr>
            </w:tcPrChange>
          </w:tcPr>
          <w:p w14:paraId="1E4FA02B" w14:textId="2589B349" w:rsidR="00D70E25" w:rsidDel="00764A9A" w:rsidRDefault="00D70E25" w:rsidP="00C15D3B">
            <w:pPr>
              <w:rPr>
                <w:del w:id="195" w:author="Shewmaker, Michael@Energy" w:date="2021-11-23T11:40:00Z"/>
                <w:rFonts w:asciiTheme="minorHAnsi" w:hAnsiTheme="minorHAnsi"/>
                <w:sz w:val="18"/>
                <w:szCs w:val="18"/>
              </w:rPr>
            </w:pPr>
            <w:del w:id="196" w:author="Shewmaker, Michael@Energy" w:date="2021-11-23T11:40:00Z">
              <w:r w:rsidRPr="00D70E25" w:rsidDel="00764A9A">
                <w:rPr>
                  <w:rFonts w:asciiTheme="minorHAnsi" w:hAnsiTheme="minorHAnsi"/>
                  <w:sz w:val="18"/>
                  <w:szCs w:val="18"/>
                </w:rPr>
                <w:delText xml:space="preserve">&lt;&lt;if A02≠"required", then value = N/A; </w:delText>
              </w:r>
            </w:del>
          </w:p>
          <w:p w14:paraId="36075A66" w14:textId="291F522F" w:rsidR="00D70E25" w:rsidDel="00764A9A" w:rsidRDefault="00D70E25" w:rsidP="00C15D3B">
            <w:pPr>
              <w:rPr>
                <w:del w:id="197" w:author="Shewmaker, Michael@Energy" w:date="2021-11-23T11:40:00Z"/>
                <w:rFonts w:asciiTheme="minorHAnsi" w:hAnsiTheme="minorHAnsi"/>
                <w:sz w:val="18"/>
                <w:szCs w:val="18"/>
              </w:rPr>
            </w:pPr>
            <w:del w:id="198" w:author="Shewmaker, Michael@Energy" w:date="2021-11-23T11:40:00Z">
              <w:r w:rsidRPr="00D70E25" w:rsidDel="00764A9A">
                <w:rPr>
                  <w:rFonts w:asciiTheme="minorHAnsi" w:hAnsiTheme="minorHAnsi"/>
                  <w:sz w:val="18"/>
                  <w:szCs w:val="18"/>
                </w:rPr>
                <w:delText xml:space="preserve">Else if value available from CF1R, use value; </w:delText>
              </w:r>
            </w:del>
          </w:p>
          <w:p w14:paraId="1F2E99B6" w14:textId="78BFC294" w:rsidR="005B6312" w:rsidRPr="00A42BCC" w:rsidDel="00764A9A" w:rsidRDefault="00D70E25" w:rsidP="00C15D3B">
            <w:pPr>
              <w:rPr>
                <w:del w:id="199" w:author="Shewmaker, Michael@Energy" w:date="2021-11-23T11:40:00Z"/>
                <w:rFonts w:asciiTheme="minorHAnsi" w:hAnsiTheme="minorHAnsi"/>
                <w:sz w:val="18"/>
                <w:szCs w:val="18"/>
              </w:rPr>
            </w:pPr>
            <w:del w:id="200" w:author="Shewmaker, Michael@Energy" w:date="2021-11-23T11:40:00Z">
              <w:r w:rsidRPr="00D70E25" w:rsidDel="00764A9A">
                <w:rPr>
                  <w:rFonts w:asciiTheme="minorHAnsi" w:hAnsiTheme="minorHAnsi"/>
                  <w:sz w:val="18"/>
                  <w:szCs w:val="18"/>
                </w:rPr>
                <w:delText>Else user input numeric value, xxxxx.x &gt;&gt;</w:delText>
              </w:r>
            </w:del>
          </w:p>
        </w:tc>
      </w:tr>
      <w:tr w:rsidR="005B6312" w:rsidRPr="00A42BCC" w:rsidDel="00764A9A" w14:paraId="342AFEC0" w14:textId="6528E3F8" w:rsidTr="00764A9A">
        <w:trPr>
          <w:del w:id="201" w:author="Shewmaker, Michael@Energy" w:date="2021-11-23T11:40:00Z"/>
        </w:trPr>
        <w:tc>
          <w:tcPr>
            <w:tcW w:w="582" w:type="dxa"/>
            <w:vAlign w:val="center"/>
            <w:tcPrChange w:id="202" w:author="Shewmaker, Michael@Energy" w:date="2021-11-23T11:40:00Z">
              <w:tcPr>
                <w:tcW w:w="588" w:type="dxa"/>
                <w:vAlign w:val="center"/>
              </w:tcPr>
            </w:tcPrChange>
          </w:tcPr>
          <w:p w14:paraId="7354F5EE" w14:textId="29958E21" w:rsidR="005B6312" w:rsidDel="00764A9A" w:rsidRDefault="00011BC3" w:rsidP="008D3313">
            <w:pPr>
              <w:jc w:val="center"/>
              <w:rPr>
                <w:del w:id="203" w:author="Shewmaker, Michael@Energy" w:date="2021-11-23T11:40:00Z"/>
                <w:rFonts w:asciiTheme="minorHAnsi" w:hAnsiTheme="minorHAnsi"/>
                <w:sz w:val="18"/>
                <w:szCs w:val="18"/>
              </w:rPr>
            </w:pPr>
            <w:del w:id="204" w:author="Shewmaker, Michael@Energy" w:date="2021-11-23T11:40:00Z">
              <w:r w:rsidDel="00764A9A">
                <w:rPr>
                  <w:rFonts w:asciiTheme="minorHAnsi" w:hAnsiTheme="minorHAnsi"/>
                  <w:sz w:val="18"/>
                  <w:szCs w:val="18"/>
                </w:rPr>
                <w:delText>11</w:delText>
              </w:r>
            </w:del>
          </w:p>
        </w:tc>
        <w:tc>
          <w:tcPr>
            <w:tcW w:w="5104" w:type="dxa"/>
            <w:vAlign w:val="center"/>
            <w:tcPrChange w:id="205" w:author="Shewmaker, Michael@Energy" w:date="2021-11-23T11:40:00Z">
              <w:tcPr>
                <w:tcW w:w="5214" w:type="dxa"/>
                <w:vAlign w:val="center"/>
              </w:tcPr>
            </w:tcPrChange>
          </w:tcPr>
          <w:p w14:paraId="1D6B8F1E" w14:textId="567C795E" w:rsidR="005B6312" w:rsidRPr="00A42BCC" w:rsidDel="00764A9A" w:rsidRDefault="005B6312" w:rsidP="008D3313">
            <w:pPr>
              <w:rPr>
                <w:del w:id="206" w:author="Shewmaker, Michael@Energy" w:date="2021-11-23T11:40:00Z"/>
                <w:rFonts w:asciiTheme="minorHAnsi" w:hAnsiTheme="minorHAnsi"/>
                <w:sz w:val="18"/>
                <w:szCs w:val="18"/>
              </w:rPr>
            </w:pPr>
            <w:del w:id="207" w:author="Shewmaker, Michael@Energy" w:date="2021-11-23T11:40:00Z">
              <w:r w:rsidDel="00764A9A">
                <w:rPr>
                  <w:rFonts w:asciiTheme="minorHAnsi" w:hAnsiTheme="minorHAnsi"/>
                  <w:sz w:val="18"/>
                  <w:szCs w:val="18"/>
                </w:rPr>
                <w:delText>Total dwelling unit wall area shared with other dwelling units (ft</w:delText>
              </w:r>
              <w:r w:rsidRPr="00037CA8"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Change w:id="208" w:author="Shewmaker, Michael@Energy" w:date="2021-11-23T11:40:00Z">
              <w:tcPr>
                <w:tcW w:w="5214" w:type="dxa"/>
                <w:vAlign w:val="center"/>
              </w:tcPr>
            </w:tcPrChange>
          </w:tcPr>
          <w:p w14:paraId="28A57FDA" w14:textId="07ADCDC6" w:rsidR="00D70E25" w:rsidDel="00764A9A" w:rsidRDefault="00D70E25" w:rsidP="00C15D3B">
            <w:pPr>
              <w:rPr>
                <w:del w:id="209" w:author="Shewmaker, Michael@Energy" w:date="2021-11-23T11:40:00Z"/>
                <w:rFonts w:asciiTheme="minorHAnsi" w:hAnsiTheme="minorHAnsi"/>
                <w:sz w:val="18"/>
                <w:szCs w:val="18"/>
              </w:rPr>
            </w:pPr>
            <w:del w:id="210" w:author="Shewmaker, Michael@Energy" w:date="2021-11-23T11:40:00Z">
              <w:r w:rsidRPr="00D70E25" w:rsidDel="00764A9A">
                <w:rPr>
                  <w:rFonts w:asciiTheme="minorHAnsi" w:hAnsiTheme="minorHAnsi"/>
                  <w:sz w:val="18"/>
                  <w:szCs w:val="18"/>
                </w:rPr>
                <w:delText xml:space="preserve">&lt;&lt;if A02≠"required", then value = N/A; </w:delText>
              </w:r>
            </w:del>
          </w:p>
          <w:p w14:paraId="2CE6A548" w14:textId="1132CDC3" w:rsidR="00D70E25" w:rsidDel="00764A9A" w:rsidRDefault="00D70E25" w:rsidP="00C15D3B">
            <w:pPr>
              <w:rPr>
                <w:del w:id="211" w:author="Shewmaker, Michael@Energy" w:date="2021-11-23T11:40:00Z"/>
                <w:rFonts w:asciiTheme="minorHAnsi" w:hAnsiTheme="minorHAnsi"/>
                <w:sz w:val="18"/>
                <w:szCs w:val="18"/>
              </w:rPr>
            </w:pPr>
            <w:del w:id="212" w:author="Shewmaker, Michael@Energy" w:date="2021-11-23T11:40:00Z">
              <w:r w:rsidRPr="00D70E25" w:rsidDel="00764A9A">
                <w:rPr>
                  <w:rFonts w:asciiTheme="minorHAnsi" w:hAnsiTheme="minorHAnsi"/>
                  <w:sz w:val="18"/>
                  <w:szCs w:val="18"/>
                </w:rPr>
                <w:delText xml:space="preserve">Else if value available from CF1R, use value; </w:delText>
              </w:r>
            </w:del>
          </w:p>
          <w:p w14:paraId="425E3BDA" w14:textId="722DE14B" w:rsidR="005B6312" w:rsidRPr="00A42BCC" w:rsidDel="00764A9A" w:rsidRDefault="00D70E25" w:rsidP="00C15D3B">
            <w:pPr>
              <w:rPr>
                <w:del w:id="213" w:author="Shewmaker, Michael@Energy" w:date="2021-11-23T11:40:00Z"/>
                <w:rFonts w:asciiTheme="minorHAnsi" w:hAnsiTheme="minorHAnsi"/>
                <w:sz w:val="18"/>
                <w:szCs w:val="18"/>
              </w:rPr>
            </w:pPr>
            <w:del w:id="214" w:author="Shewmaker, Michael@Energy" w:date="2021-11-23T11:40:00Z">
              <w:r w:rsidRPr="00D70E25" w:rsidDel="00764A9A">
                <w:rPr>
                  <w:rFonts w:asciiTheme="minorHAnsi" w:hAnsiTheme="minorHAnsi"/>
                  <w:sz w:val="18"/>
                  <w:szCs w:val="18"/>
                </w:rPr>
                <w:delText>Else user input numeric value, xxxxx.x &gt;&gt;</w:delText>
              </w:r>
            </w:del>
          </w:p>
        </w:tc>
      </w:tr>
      <w:tr w:rsidR="005B6312" w:rsidRPr="00A42BCC" w:rsidDel="00764A9A" w14:paraId="110D76D1" w14:textId="6501DE07" w:rsidTr="00764A9A">
        <w:trPr>
          <w:del w:id="215" w:author="Shewmaker, Michael@Energy" w:date="2021-11-23T11:40:00Z"/>
        </w:trPr>
        <w:tc>
          <w:tcPr>
            <w:tcW w:w="582" w:type="dxa"/>
            <w:vAlign w:val="center"/>
            <w:tcPrChange w:id="216" w:author="Shewmaker, Michael@Energy" w:date="2021-11-23T11:40:00Z">
              <w:tcPr>
                <w:tcW w:w="588" w:type="dxa"/>
                <w:vAlign w:val="center"/>
              </w:tcPr>
            </w:tcPrChange>
          </w:tcPr>
          <w:p w14:paraId="707BDC72" w14:textId="6433E0D6" w:rsidR="005B6312" w:rsidRPr="00A42BCC" w:rsidDel="00764A9A" w:rsidRDefault="00011BC3" w:rsidP="008D3313">
            <w:pPr>
              <w:jc w:val="center"/>
              <w:rPr>
                <w:del w:id="217" w:author="Shewmaker, Michael@Energy" w:date="2021-11-23T11:40:00Z"/>
                <w:rFonts w:asciiTheme="minorHAnsi" w:hAnsiTheme="minorHAnsi"/>
                <w:sz w:val="18"/>
                <w:szCs w:val="18"/>
              </w:rPr>
            </w:pPr>
            <w:del w:id="218" w:author="Shewmaker, Michael@Energy" w:date="2021-11-23T11:40:00Z">
              <w:r w:rsidDel="00764A9A">
                <w:rPr>
                  <w:rFonts w:asciiTheme="minorHAnsi" w:hAnsiTheme="minorHAnsi"/>
                  <w:sz w:val="18"/>
                  <w:szCs w:val="18"/>
                </w:rPr>
                <w:delText>12</w:delText>
              </w:r>
            </w:del>
          </w:p>
        </w:tc>
        <w:tc>
          <w:tcPr>
            <w:tcW w:w="5104" w:type="dxa"/>
            <w:vAlign w:val="center"/>
            <w:tcPrChange w:id="219" w:author="Shewmaker, Michael@Energy" w:date="2021-11-23T11:40:00Z">
              <w:tcPr>
                <w:tcW w:w="5214" w:type="dxa"/>
                <w:vAlign w:val="center"/>
              </w:tcPr>
            </w:tcPrChange>
          </w:tcPr>
          <w:p w14:paraId="5AC4F34E" w14:textId="2CBDA274" w:rsidR="005B6312" w:rsidRPr="00197C55" w:rsidDel="00764A9A" w:rsidRDefault="005B6312" w:rsidP="008D3313">
            <w:pPr>
              <w:rPr>
                <w:del w:id="220" w:author="Shewmaker, Michael@Energy" w:date="2021-11-23T11:40:00Z"/>
                <w:rFonts w:asciiTheme="minorHAnsi" w:hAnsiTheme="minorHAnsi"/>
                <w:sz w:val="18"/>
                <w:szCs w:val="18"/>
              </w:rPr>
            </w:pPr>
            <w:del w:id="221" w:author="Shewmaker, Michael@Energy" w:date="2021-11-23T11:40:00Z">
              <w:r w:rsidDel="00764A9A">
                <w:rPr>
                  <w:rFonts w:asciiTheme="minorHAnsi" w:hAnsiTheme="minorHAnsi"/>
                  <w:sz w:val="18"/>
                  <w:szCs w:val="18"/>
                </w:rPr>
                <w:delText>Total dwelling unit enclosure area (ft</w:delText>
              </w:r>
              <w:r w:rsidDel="00764A9A">
                <w:rPr>
                  <w:rFonts w:asciiTheme="minorHAnsi" w:hAnsiTheme="minorHAnsi"/>
                  <w:sz w:val="18"/>
                  <w:szCs w:val="18"/>
                  <w:vertAlign w:val="superscript"/>
                </w:rPr>
                <w:delText>2</w:delText>
              </w:r>
              <w:r w:rsidDel="00764A9A">
                <w:rPr>
                  <w:rFonts w:asciiTheme="minorHAnsi" w:hAnsiTheme="minorHAnsi"/>
                  <w:sz w:val="18"/>
                  <w:szCs w:val="18"/>
                </w:rPr>
                <w:delText>)</w:delText>
              </w:r>
            </w:del>
          </w:p>
        </w:tc>
        <w:tc>
          <w:tcPr>
            <w:tcW w:w="5104" w:type="dxa"/>
            <w:vAlign w:val="center"/>
            <w:tcPrChange w:id="222" w:author="Shewmaker, Michael@Energy" w:date="2021-11-23T11:40:00Z">
              <w:tcPr>
                <w:tcW w:w="5214" w:type="dxa"/>
                <w:vAlign w:val="center"/>
              </w:tcPr>
            </w:tcPrChange>
          </w:tcPr>
          <w:p w14:paraId="5296F613" w14:textId="6E1B3622" w:rsidR="00D70E25" w:rsidDel="00764A9A" w:rsidRDefault="00D70E25" w:rsidP="00C15D3B">
            <w:pPr>
              <w:rPr>
                <w:del w:id="223" w:author="Shewmaker, Michael@Energy" w:date="2021-11-23T11:40:00Z"/>
                <w:rFonts w:asciiTheme="minorHAnsi" w:hAnsiTheme="minorHAnsi"/>
                <w:sz w:val="18"/>
                <w:szCs w:val="18"/>
              </w:rPr>
            </w:pPr>
            <w:del w:id="224" w:author="Shewmaker, Michael@Energy" w:date="2021-11-23T11:40:00Z">
              <w:r w:rsidRPr="00D70E25" w:rsidDel="00764A9A">
                <w:rPr>
                  <w:rFonts w:asciiTheme="minorHAnsi" w:hAnsiTheme="minorHAnsi"/>
                  <w:sz w:val="18"/>
                  <w:szCs w:val="18"/>
                </w:rPr>
                <w:delText xml:space="preserve">&lt;&lt; if A02≠"required", then value = N/A; </w:delText>
              </w:r>
            </w:del>
          </w:p>
          <w:p w14:paraId="2300BCE3" w14:textId="73441C7C" w:rsidR="00D70E25" w:rsidDel="00764A9A" w:rsidRDefault="00D70E25" w:rsidP="00C15D3B">
            <w:pPr>
              <w:rPr>
                <w:del w:id="225" w:author="Shewmaker, Michael@Energy" w:date="2021-11-23T11:40:00Z"/>
                <w:rFonts w:asciiTheme="minorHAnsi" w:hAnsiTheme="minorHAnsi"/>
                <w:sz w:val="18"/>
                <w:szCs w:val="18"/>
              </w:rPr>
            </w:pPr>
            <w:del w:id="226" w:author="Shewmaker, Michael@Energy" w:date="2021-11-23T11:40:00Z">
              <w:r w:rsidRPr="00D70E25" w:rsidDel="00764A9A">
                <w:rPr>
                  <w:rFonts w:asciiTheme="minorHAnsi" w:hAnsiTheme="minorHAnsi"/>
                  <w:sz w:val="18"/>
                  <w:szCs w:val="18"/>
                </w:rPr>
                <w:delText xml:space="preserve">Else if value available from CF1R, use value; </w:delText>
              </w:r>
            </w:del>
          </w:p>
          <w:p w14:paraId="50B6D4C5" w14:textId="505842A7" w:rsidR="005B6312" w:rsidRPr="00A42BCC" w:rsidDel="00764A9A" w:rsidRDefault="00D70E25" w:rsidP="00C15D3B">
            <w:pPr>
              <w:rPr>
                <w:del w:id="227" w:author="Shewmaker, Michael@Energy" w:date="2021-11-23T11:40:00Z"/>
                <w:rFonts w:asciiTheme="minorHAnsi" w:hAnsiTheme="minorHAnsi"/>
                <w:sz w:val="18"/>
                <w:szCs w:val="18"/>
              </w:rPr>
            </w:pPr>
            <w:del w:id="228" w:author="Shewmaker, Michael@Energy" w:date="2021-11-23T11:40:00Z">
              <w:r w:rsidRPr="00D70E25" w:rsidDel="00764A9A">
                <w:rPr>
                  <w:rFonts w:asciiTheme="minorHAnsi" w:hAnsiTheme="minorHAnsi"/>
                  <w:sz w:val="18"/>
                  <w:szCs w:val="18"/>
                </w:rPr>
                <w:delText>Else value = sum of (A08+A09+A10+A11) &gt;&gt;</w:delText>
              </w:r>
            </w:del>
          </w:p>
        </w:tc>
      </w:tr>
      <w:tr w:rsidR="005B6312" w:rsidDel="00764A9A" w14:paraId="04FB332E" w14:textId="5E169ACB" w:rsidTr="00764A9A">
        <w:trPr>
          <w:del w:id="229" w:author="Shewmaker, Michael@Energy" w:date="2021-11-23T11:40:00Z"/>
        </w:trPr>
        <w:tc>
          <w:tcPr>
            <w:tcW w:w="582" w:type="dxa"/>
            <w:vAlign w:val="center"/>
            <w:tcPrChange w:id="230" w:author="Shewmaker, Michael@Energy" w:date="2021-11-23T11:40:00Z">
              <w:tcPr>
                <w:tcW w:w="588" w:type="dxa"/>
                <w:vAlign w:val="center"/>
              </w:tcPr>
            </w:tcPrChange>
          </w:tcPr>
          <w:p w14:paraId="4C93DCF5" w14:textId="528687CE" w:rsidR="005B6312" w:rsidDel="00764A9A" w:rsidRDefault="00011BC3" w:rsidP="008D3313">
            <w:pPr>
              <w:jc w:val="center"/>
              <w:rPr>
                <w:del w:id="231" w:author="Shewmaker, Michael@Energy" w:date="2021-11-23T11:40:00Z"/>
                <w:rFonts w:asciiTheme="minorHAnsi" w:hAnsiTheme="minorHAnsi"/>
                <w:sz w:val="18"/>
                <w:szCs w:val="18"/>
              </w:rPr>
            </w:pPr>
            <w:del w:id="232" w:author="Shewmaker, Michael@Energy" w:date="2021-11-23T11:40:00Z">
              <w:r w:rsidDel="00764A9A">
                <w:rPr>
                  <w:rFonts w:asciiTheme="minorHAnsi" w:hAnsiTheme="minorHAnsi"/>
                  <w:sz w:val="18"/>
                  <w:szCs w:val="18"/>
                </w:rPr>
                <w:delText>13</w:delText>
              </w:r>
            </w:del>
          </w:p>
        </w:tc>
        <w:tc>
          <w:tcPr>
            <w:tcW w:w="5104" w:type="dxa"/>
            <w:vAlign w:val="center"/>
            <w:tcPrChange w:id="233" w:author="Shewmaker, Michael@Energy" w:date="2021-11-23T11:40:00Z">
              <w:tcPr>
                <w:tcW w:w="5214" w:type="dxa"/>
                <w:vAlign w:val="center"/>
              </w:tcPr>
            </w:tcPrChange>
          </w:tcPr>
          <w:p w14:paraId="5F908336" w14:textId="40E44633" w:rsidR="005B6312" w:rsidRPr="00037CA8" w:rsidDel="00764A9A" w:rsidRDefault="005B6312" w:rsidP="008D3313">
            <w:pPr>
              <w:rPr>
                <w:del w:id="234" w:author="Shewmaker, Michael@Energy" w:date="2021-11-23T11:40:00Z"/>
                <w:rFonts w:asciiTheme="minorHAnsi" w:hAnsiTheme="minorHAnsi"/>
                <w:sz w:val="18"/>
                <w:szCs w:val="18"/>
              </w:rPr>
            </w:pPr>
            <w:del w:id="235" w:author="Shewmaker, Michael@Energy" w:date="2021-11-23T11:40:00Z">
              <w:r w:rsidDel="00764A9A">
                <w:rPr>
                  <w:rFonts w:asciiTheme="minorHAnsi" w:hAnsiTheme="minorHAnsi"/>
                  <w:sz w:val="18"/>
                  <w:szCs w:val="18"/>
                </w:rPr>
                <w:delText xml:space="preserve">Target dwelling unit compartmentalization leakage </w:delText>
              </w:r>
              <w:r w:rsidDel="00764A9A">
                <w:rPr>
                  <w:rFonts w:asciiTheme="minorHAnsi" w:hAnsiTheme="minorHAnsi"/>
                  <w:sz w:val="18"/>
                  <w:szCs w:val="18"/>
                  <w:vertAlign w:val="superscript"/>
                </w:rPr>
                <w:delText xml:space="preserve"> </w:delText>
              </w:r>
              <w:r w:rsidDel="00764A9A">
                <w:rPr>
                  <w:rFonts w:asciiTheme="minorHAnsi" w:hAnsiTheme="minorHAnsi"/>
                  <w:sz w:val="18"/>
                  <w:szCs w:val="18"/>
                </w:rPr>
                <w:delText>(CFM50)</w:delText>
              </w:r>
            </w:del>
          </w:p>
        </w:tc>
        <w:tc>
          <w:tcPr>
            <w:tcW w:w="5104" w:type="dxa"/>
            <w:vAlign w:val="center"/>
            <w:tcPrChange w:id="236" w:author="Shewmaker, Michael@Energy" w:date="2021-11-23T11:40:00Z">
              <w:tcPr>
                <w:tcW w:w="5214" w:type="dxa"/>
                <w:vAlign w:val="center"/>
              </w:tcPr>
            </w:tcPrChange>
          </w:tcPr>
          <w:p w14:paraId="4C5443AB" w14:textId="4BD6C4EF" w:rsidR="00C15D3B" w:rsidDel="00764A9A" w:rsidRDefault="005B6312" w:rsidP="00BB7FEB">
            <w:pPr>
              <w:rPr>
                <w:del w:id="237" w:author="Shewmaker, Michael@Energy" w:date="2021-11-23T11:40:00Z"/>
                <w:rFonts w:asciiTheme="minorHAnsi" w:hAnsiTheme="minorHAnsi"/>
                <w:sz w:val="18"/>
                <w:szCs w:val="18"/>
              </w:rPr>
            </w:pPr>
            <w:del w:id="238" w:author="Shewmaker, Michael@Energy" w:date="2021-11-23T11:40:00Z">
              <w:r w:rsidRPr="00A42BCC" w:rsidDel="00764A9A">
                <w:rPr>
                  <w:rFonts w:asciiTheme="minorHAnsi" w:hAnsiTheme="minorHAnsi"/>
                  <w:sz w:val="18"/>
                  <w:szCs w:val="18"/>
                </w:rPr>
                <w:delText>&lt;&lt;</w:delText>
              </w:r>
              <w:r w:rsidDel="00764A9A">
                <w:rPr>
                  <w:rFonts w:asciiTheme="minorHAnsi" w:hAnsiTheme="minorHAnsi"/>
                  <w:sz w:val="18"/>
                  <w:szCs w:val="18"/>
                </w:rPr>
                <w:delText>calculated:</w:delText>
              </w:r>
              <w:r w:rsidDel="00764A9A">
                <w:delText xml:space="preserve"> </w:delText>
              </w:r>
              <w:r w:rsidDel="00764A9A">
                <w:rPr>
                  <w:rFonts w:asciiTheme="minorHAnsi" w:hAnsiTheme="minorHAnsi"/>
                  <w:sz w:val="18"/>
                  <w:szCs w:val="18"/>
                </w:rPr>
                <w:delText>if A02=required</w:delText>
              </w:r>
              <w:r w:rsidRPr="004B6582" w:rsidDel="00764A9A">
                <w:rPr>
                  <w:rFonts w:asciiTheme="minorHAnsi" w:hAnsiTheme="minorHAnsi"/>
                  <w:sz w:val="18"/>
                  <w:szCs w:val="18"/>
                </w:rPr>
                <w:delText>, then</w:delText>
              </w:r>
              <w:r w:rsidR="00F77597" w:rsidDel="00764A9A">
                <w:rPr>
                  <w:rFonts w:asciiTheme="minorHAnsi" w:hAnsiTheme="minorHAnsi"/>
                  <w:sz w:val="18"/>
                  <w:szCs w:val="18"/>
                </w:rPr>
                <w:delText xml:space="preserve"> value = </w:delText>
              </w:r>
              <w:r w:rsidR="00BB7FEB" w:rsidDel="00764A9A">
                <w:rPr>
                  <w:rFonts w:asciiTheme="minorHAnsi" w:hAnsiTheme="minorHAnsi"/>
                  <w:sz w:val="18"/>
                  <w:szCs w:val="18"/>
                </w:rPr>
                <w:delText>A12</w:delText>
              </w:r>
              <w:r w:rsidDel="00764A9A">
                <w:rPr>
                  <w:rFonts w:asciiTheme="minorHAnsi" w:hAnsiTheme="minorHAnsi"/>
                  <w:sz w:val="18"/>
                  <w:szCs w:val="18"/>
                </w:rPr>
                <w:delText>*0.3</w:delText>
              </w:r>
              <w:r w:rsidR="00C15D3B" w:rsidDel="00764A9A">
                <w:rPr>
                  <w:rFonts w:asciiTheme="minorHAnsi" w:hAnsiTheme="minorHAnsi"/>
                  <w:sz w:val="18"/>
                  <w:szCs w:val="18"/>
                </w:rPr>
                <w:delText>;</w:delText>
              </w:r>
            </w:del>
          </w:p>
          <w:p w14:paraId="46069126" w14:textId="310669D3" w:rsidR="005B6312" w:rsidDel="00764A9A" w:rsidRDefault="005B6312" w:rsidP="00BB7FEB">
            <w:pPr>
              <w:rPr>
                <w:del w:id="239" w:author="Shewmaker, Michael@Energy" w:date="2021-11-23T11:40:00Z"/>
                <w:rFonts w:asciiTheme="minorHAnsi" w:hAnsiTheme="minorHAnsi"/>
                <w:sz w:val="18"/>
                <w:szCs w:val="18"/>
              </w:rPr>
            </w:pPr>
            <w:del w:id="240" w:author="Shewmaker, Michael@Energy" w:date="2021-11-23T11:40:00Z">
              <w:r w:rsidDel="00764A9A">
                <w:rPr>
                  <w:rFonts w:asciiTheme="minorHAnsi" w:hAnsiTheme="minorHAnsi"/>
                  <w:sz w:val="18"/>
                  <w:szCs w:val="18"/>
                </w:rPr>
                <w:delText xml:space="preserve"> else value = N/A &gt;&gt;</w:delText>
              </w:r>
            </w:del>
          </w:p>
        </w:tc>
      </w:tr>
      <w:tr w:rsidR="005B6312" w:rsidRPr="00A42BCC" w14:paraId="4A3A5E25" w14:textId="77777777" w:rsidTr="00764A9A">
        <w:tc>
          <w:tcPr>
            <w:tcW w:w="582" w:type="dxa"/>
            <w:vAlign w:val="center"/>
            <w:tcPrChange w:id="241" w:author="Shewmaker, Michael@Energy" w:date="2021-11-23T11:40:00Z">
              <w:tcPr>
                <w:tcW w:w="588" w:type="dxa"/>
                <w:vAlign w:val="center"/>
              </w:tcPr>
            </w:tcPrChange>
          </w:tcPr>
          <w:p w14:paraId="4A3A5E22" w14:textId="3643DCBD" w:rsidR="005B6312" w:rsidRPr="00A42BCC" w:rsidDel="0053362D" w:rsidRDefault="00011BC3" w:rsidP="005B6312">
            <w:pPr>
              <w:jc w:val="center"/>
              <w:rPr>
                <w:rFonts w:asciiTheme="minorHAnsi" w:hAnsiTheme="minorHAnsi"/>
                <w:sz w:val="18"/>
                <w:szCs w:val="18"/>
              </w:rPr>
            </w:pPr>
            <w:del w:id="242" w:author="Shewmaker, Michael@Energy" w:date="2021-11-23T11:41:00Z">
              <w:r w:rsidDel="00764A9A">
                <w:rPr>
                  <w:rFonts w:asciiTheme="minorHAnsi" w:hAnsiTheme="minorHAnsi"/>
                  <w:sz w:val="18"/>
                  <w:szCs w:val="18"/>
                </w:rPr>
                <w:delText>14</w:delText>
              </w:r>
            </w:del>
            <w:ins w:id="243" w:author="Shewmaker, Michael@Energy" w:date="2021-11-23T11:41:00Z">
              <w:r w:rsidR="00764A9A">
                <w:rPr>
                  <w:rFonts w:asciiTheme="minorHAnsi" w:hAnsiTheme="minorHAnsi"/>
                  <w:sz w:val="18"/>
                  <w:szCs w:val="18"/>
                </w:rPr>
                <w:t>07</w:t>
              </w:r>
            </w:ins>
          </w:p>
        </w:tc>
        <w:tc>
          <w:tcPr>
            <w:tcW w:w="5104" w:type="dxa"/>
            <w:tcPrChange w:id="244" w:author="Shewmaker, Michael@Energy" w:date="2021-11-23T11:40:00Z">
              <w:tcPr>
                <w:tcW w:w="5214" w:type="dxa"/>
              </w:tcPr>
            </w:tcPrChange>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Change w:id="245" w:author="Shewmaker, Michael@Energy" w:date="2021-11-23T11:40:00Z">
              <w:tcPr>
                <w:tcW w:w="5214" w:type="dxa"/>
              </w:tcPr>
            </w:tcPrChange>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764A9A">
        <w:tc>
          <w:tcPr>
            <w:tcW w:w="582" w:type="dxa"/>
            <w:vAlign w:val="center"/>
            <w:tcPrChange w:id="246" w:author="Shewmaker, Michael@Energy" w:date="2021-11-23T11:40:00Z">
              <w:tcPr>
                <w:tcW w:w="588" w:type="dxa"/>
                <w:vAlign w:val="center"/>
              </w:tcPr>
            </w:tcPrChange>
          </w:tcPr>
          <w:p w14:paraId="2E709D13" w14:textId="7EEE1594" w:rsidR="005B6312" w:rsidDel="00820D66" w:rsidRDefault="00011BC3" w:rsidP="008D3313">
            <w:pPr>
              <w:jc w:val="center"/>
              <w:rPr>
                <w:rFonts w:asciiTheme="minorHAnsi" w:hAnsiTheme="minorHAnsi"/>
                <w:sz w:val="18"/>
                <w:szCs w:val="18"/>
              </w:rPr>
            </w:pPr>
            <w:del w:id="247" w:author="Shewmaker, Michael@Energy" w:date="2021-11-23T11:41:00Z">
              <w:r w:rsidDel="00764A9A">
                <w:rPr>
                  <w:rFonts w:asciiTheme="minorHAnsi" w:hAnsiTheme="minorHAnsi"/>
                  <w:sz w:val="18"/>
                  <w:szCs w:val="18"/>
                </w:rPr>
                <w:delText>15</w:delText>
              </w:r>
            </w:del>
            <w:ins w:id="248" w:author="Shewmaker, Michael@Energy" w:date="2021-11-23T11:41:00Z">
              <w:r w:rsidR="00764A9A">
                <w:rPr>
                  <w:rFonts w:asciiTheme="minorHAnsi" w:hAnsiTheme="minorHAnsi"/>
                  <w:sz w:val="18"/>
                  <w:szCs w:val="18"/>
                </w:rPr>
                <w:t>08</w:t>
              </w:r>
            </w:ins>
          </w:p>
        </w:tc>
        <w:tc>
          <w:tcPr>
            <w:tcW w:w="5104" w:type="dxa"/>
            <w:vAlign w:val="center"/>
            <w:tcPrChange w:id="249" w:author="Shewmaker, Michael@Energy" w:date="2021-11-23T11:40:00Z">
              <w:tcPr>
                <w:tcW w:w="5214" w:type="dxa"/>
                <w:vAlign w:val="center"/>
              </w:tcPr>
            </w:tcPrChange>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Change w:id="250" w:author="Shewmaker, Michael@Energy" w:date="2021-11-23T11:40:00Z">
              <w:tcPr>
                <w:tcW w:w="5214" w:type="dxa"/>
                <w:vAlign w:val="center"/>
              </w:tcPr>
            </w:tcPrChange>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764A9A">
        <w:tc>
          <w:tcPr>
            <w:tcW w:w="582" w:type="dxa"/>
            <w:vAlign w:val="center"/>
            <w:tcPrChange w:id="251" w:author="Shewmaker, Michael@Energy" w:date="2021-11-23T11:40:00Z">
              <w:tcPr>
                <w:tcW w:w="588" w:type="dxa"/>
                <w:vAlign w:val="center"/>
              </w:tcPr>
            </w:tcPrChange>
          </w:tcPr>
          <w:p w14:paraId="7CB355A3" w14:textId="77777777" w:rsidR="005B6312" w:rsidDel="00820D66" w:rsidRDefault="005B6312" w:rsidP="008D3313">
            <w:pPr>
              <w:jc w:val="center"/>
              <w:rPr>
                <w:rFonts w:asciiTheme="minorHAnsi" w:hAnsiTheme="minorHAnsi"/>
                <w:sz w:val="18"/>
                <w:szCs w:val="18"/>
              </w:rPr>
            </w:pPr>
          </w:p>
        </w:tc>
        <w:tc>
          <w:tcPr>
            <w:tcW w:w="5104" w:type="dxa"/>
            <w:vAlign w:val="center"/>
            <w:tcPrChange w:id="252" w:author="Shewmaker, Michael@Energy" w:date="2021-11-23T11:40:00Z">
              <w:tcPr>
                <w:tcW w:w="5214" w:type="dxa"/>
                <w:vAlign w:val="center"/>
              </w:tcPr>
            </w:tcPrChange>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Change w:id="253" w:author="Shewmaker, Michael@Energy" w:date="2021-11-23T11:40:00Z">
              <w:tcPr>
                <w:tcW w:w="5214" w:type="dxa"/>
                <w:vAlign w:val="center"/>
              </w:tcPr>
            </w:tcPrChange>
          </w:tcPr>
          <w:p w14:paraId="3C8F71EE" w14:textId="02F49638" w:rsidR="005B6312" w:rsidRPr="006954EE" w:rsidRDefault="005B6312" w:rsidP="008D3313">
            <w:pPr>
              <w:rPr>
                <w:rFonts w:asciiTheme="minorHAnsi" w:hAnsiTheme="minorHAnsi"/>
                <w:sz w:val="18"/>
                <w:szCs w:val="18"/>
              </w:rPr>
            </w:pPr>
            <w:r>
              <w:rPr>
                <w:rFonts w:asciiTheme="minorHAnsi" w:hAnsiTheme="minorHAnsi"/>
                <w:sz w:val="18"/>
                <w:szCs w:val="18"/>
              </w:rPr>
              <w:t>&lt;&lt; if A</w:t>
            </w:r>
            <w:ins w:id="254" w:author="Shewmaker, Michael@Energy" w:date="2021-11-23T11:41:00Z">
              <w:r w:rsidR="002A0D26">
                <w:rPr>
                  <w:rFonts w:asciiTheme="minorHAnsi" w:hAnsiTheme="minorHAnsi"/>
                  <w:sz w:val="18"/>
                  <w:szCs w:val="18"/>
                </w:rPr>
                <w:t>08</w:t>
              </w:r>
            </w:ins>
            <w:del w:id="255" w:author="Shewmaker, Michael@Energy" w:date="2021-11-23T11:41:00Z">
              <w:r w:rsidDel="002A0D26">
                <w:rPr>
                  <w:rFonts w:asciiTheme="minorHAnsi" w:hAnsiTheme="minorHAnsi"/>
                  <w:sz w:val="18"/>
                  <w:szCs w:val="18"/>
                </w:rPr>
                <w:delText>15</w:delText>
              </w:r>
            </w:del>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then use variant ENV-</w:t>
            </w:r>
            <w:proofErr w:type="gramStart"/>
            <w:r w:rsidRPr="006954EE">
              <w:rPr>
                <w:rFonts w:asciiTheme="minorHAnsi" w:hAnsiTheme="minorHAnsi"/>
                <w:sz w:val="18"/>
                <w:szCs w:val="18"/>
              </w:rPr>
              <w:t>20a;</w:t>
            </w:r>
            <w:proofErr w:type="gramEnd"/>
            <w:r w:rsidRPr="006954EE">
              <w:rPr>
                <w:rFonts w:asciiTheme="minorHAnsi" w:hAnsiTheme="minorHAnsi"/>
                <w:sz w:val="18"/>
                <w:szCs w:val="18"/>
              </w:rPr>
              <w:t xml:space="preserve"> </w:t>
            </w:r>
          </w:p>
          <w:p w14:paraId="66128FB9" w14:textId="3F830B17" w:rsidR="005B6312" w:rsidRDefault="004130B2" w:rsidP="008D3313">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A15=</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5B6312" w:rsidRPr="006954EE">
              <w:rPr>
                <w:rFonts w:asciiTheme="minorHAnsi" w:hAnsiTheme="minorHAnsi"/>
                <w:sz w:val="18"/>
                <w:szCs w:val="18"/>
              </w:rPr>
              <w:t>ENV-20b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4B2594">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4B2594">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4B2594">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4B2594">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4B2594">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250F1C13"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4B2594">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4B2594">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4B2594">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4B2594">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4B2594">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4B2594">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4B2594">
        <w:tc>
          <w:tcPr>
            <w:tcW w:w="10795" w:type="dxa"/>
          </w:tcPr>
          <w:p w14:paraId="4A3A5E5F" w14:textId="77777777" w:rsidR="007C670E" w:rsidRPr="005A593D" w:rsidRDefault="007C670E" w:rsidP="0028362C">
            <w:pPr>
              <w:rPr>
                <w:rFonts w:asciiTheme="minorHAnsi" w:hAnsiTheme="minorHAnsi"/>
                <w:b/>
                <w:szCs w:val="18"/>
              </w:rPr>
            </w:pPr>
            <w:r w:rsidRPr="005A593D">
              <w:rPr>
                <w:rFonts w:asciiTheme="minorHAnsi" w:hAnsiTheme="minorHAnsi"/>
                <w:b/>
                <w:szCs w:val="18"/>
              </w:rPr>
              <w:t>ENV20a - Single Point Air Tightness Test With Manual 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8F7864">
        <w:tc>
          <w:tcPr>
            <w:tcW w:w="10792" w:type="dxa"/>
            <w:gridSpan w:val="3"/>
          </w:tcPr>
          <w:p w14:paraId="4A3A5E63" w14:textId="63D889FC"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8F7864">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558FEB59"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8F7864">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0D44A461"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8F7864">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7407817A"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03EFA723"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8F7864">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0B21A309"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8F7864">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24784B04"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53" w:type="dxa"/>
            <w:vAlign w:val="center"/>
          </w:tcPr>
          <w:p w14:paraId="4A3A5E98" w14:textId="0C17116D"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8F7864">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8F7864">
        <w:tc>
          <w:tcPr>
            <w:tcW w:w="589" w:type="dxa"/>
            <w:vAlign w:val="center"/>
          </w:tcPr>
          <w:p w14:paraId="4A3A5E9A" w14:textId="6C044AC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175DFEB5"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 xml:space="preserve">C06)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8F7864">
        <w:tc>
          <w:tcPr>
            <w:tcW w:w="589" w:type="dxa"/>
            <w:vAlign w:val="center"/>
          </w:tcPr>
          <w:p w14:paraId="4A3A5E9E" w14:textId="0C012512"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1BCC45ED"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8F7864">
        <w:tc>
          <w:tcPr>
            <w:tcW w:w="589" w:type="dxa"/>
            <w:vAlign w:val="center"/>
          </w:tcPr>
          <w:p w14:paraId="4A3A5EA2" w14:textId="06A351CB"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10FD2E19" w:rsidR="00EA01F0" w:rsidRPr="00A42BCC" w:rsidRDefault="00EA01F0" w:rsidP="000A6CD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1"/>
        <w:gridCol w:w="5701"/>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43B0F8C7" w:rsidR="00840617" w:rsidRPr="00A42BCC" w:rsidRDefault="00840617" w:rsidP="00BA337A">
            <w:pPr>
              <w:keepNext/>
              <w:tabs>
                <w:tab w:val="left" w:pos="-720"/>
                <w:tab w:val="left" w:pos="0"/>
                <w:tab w:val="left" w:pos="1152"/>
                <w:tab w:val="center" w:pos="5146"/>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ins w:id="256" w:author="Shewmaker, Michael@Energy" w:date="2021-11-23T11:41:00Z">
              <w:r w:rsidR="002A0D26">
                <w:rPr>
                  <w:rFonts w:asciiTheme="minorHAnsi" w:hAnsiTheme="minorHAnsi"/>
                  <w:sz w:val="18"/>
                  <w:szCs w:val="18"/>
                </w:rPr>
                <w:t>4</w:t>
              </w:r>
            </w:ins>
            <w:del w:id="257" w:author="Shewmaker, Michael@Energy" w:date="2021-11-23T11:41:00Z">
              <w:r w:rsidR="00497E2F" w:rsidDel="002A0D26">
                <w:rPr>
                  <w:rFonts w:asciiTheme="minorHAnsi" w:hAnsiTheme="minorHAnsi"/>
                  <w:sz w:val="18"/>
                  <w:szCs w:val="18"/>
                </w:rPr>
                <w:delText>5</w:delText>
              </w:r>
            </w:del>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ins w:id="258" w:author="Shewmaker, Michael@Energy" w:date="2021-11-23T11:41:00Z">
              <w:r w:rsidR="002A0D26">
                <w:rPr>
                  <w:rFonts w:asciiTheme="minorHAnsi" w:hAnsiTheme="minorHAnsi"/>
                  <w:sz w:val="18"/>
                  <w:szCs w:val="18"/>
                </w:rPr>
                <w:t>4</w:t>
              </w:r>
            </w:ins>
            <w:del w:id="259" w:author="Shewmaker, Michael@Energy" w:date="2021-11-23T11:41:00Z">
              <w:r w:rsidR="00497E2F" w:rsidDel="002A0D26">
                <w:rPr>
                  <w:rFonts w:asciiTheme="minorHAnsi" w:hAnsiTheme="minorHAnsi"/>
                  <w:sz w:val="18"/>
                  <w:szCs w:val="18"/>
                </w:rPr>
                <w:delText>5</w:delText>
              </w:r>
            </w:del>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BA337A">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020D657F"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ins w:id="260" w:author="Shewmaker, Michael@Energy" w:date="2021-11-23T11:41:00Z">
              <w:r w:rsidR="002A0D26">
                <w:rPr>
                  <w:rFonts w:asciiTheme="minorHAnsi" w:hAnsiTheme="minorHAnsi"/>
                  <w:sz w:val="18"/>
                  <w:szCs w:val="18"/>
                </w:rPr>
                <w:t>3</w:t>
              </w:r>
            </w:ins>
            <w:del w:id="261" w:author="Shewmaker, Michael@Energy" w:date="2021-11-23T11:41:00Z">
              <w:r w:rsidR="00497E2F" w:rsidDel="002A0D26">
                <w:rPr>
                  <w:rFonts w:asciiTheme="minorHAnsi" w:hAnsiTheme="minorHAnsi"/>
                  <w:sz w:val="18"/>
                  <w:szCs w:val="18"/>
                </w:rPr>
                <w:delText>4</w:delText>
              </w:r>
            </w:del>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ins w:id="262" w:author="Shewmaker, Michael@Energy" w:date="2021-11-23T11:41:00Z">
              <w:r w:rsidR="002A0D26">
                <w:rPr>
                  <w:rFonts w:asciiTheme="minorHAnsi" w:hAnsiTheme="minorHAnsi"/>
                  <w:sz w:val="18"/>
                  <w:szCs w:val="18"/>
                </w:rPr>
                <w:t>3</w:t>
              </w:r>
            </w:ins>
            <w:del w:id="263" w:author="Shewmaker, Michael@Energy" w:date="2021-11-23T11:41:00Z">
              <w:r w:rsidR="00497E2F" w:rsidDel="002A0D26">
                <w:rPr>
                  <w:rFonts w:asciiTheme="minorHAnsi" w:hAnsiTheme="minorHAnsi"/>
                  <w:sz w:val="18"/>
                  <w:szCs w:val="18"/>
                </w:rPr>
                <w:delText>4</w:delText>
              </w:r>
            </w:del>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2DC29402" w:rsidR="006C1E71" w:rsidRDefault="008F0CB1" w:rsidP="00BA33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BA337A">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4A99281D"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ins w:id="264" w:author="Shewmaker, Michael@Energy" w:date="2021-11-23T11:41:00Z">
              <w:r w:rsidR="002A0D26">
                <w:rPr>
                  <w:rFonts w:asciiTheme="minorHAnsi" w:hAnsiTheme="minorHAnsi"/>
                  <w:sz w:val="18"/>
                  <w:szCs w:val="18"/>
                </w:rPr>
                <w:t>6</w:t>
              </w:r>
            </w:ins>
            <w:del w:id="265" w:author="Shewmaker, Michael@Energy" w:date="2021-11-23T11:41:00Z">
              <w:r w:rsidDel="002A0D26">
                <w:rPr>
                  <w:rFonts w:asciiTheme="minorHAnsi" w:hAnsiTheme="minorHAnsi"/>
                  <w:sz w:val="18"/>
                  <w:szCs w:val="18"/>
                </w:rPr>
                <w:delText>7</w:delText>
              </w:r>
            </w:del>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ins w:id="266" w:author="Shewmaker, Michael@Energy" w:date="2021-11-23T11:41:00Z">
              <w:r w:rsidR="002A0D26">
                <w:rPr>
                  <w:rFonts w:asciiTheme="minorHAnsi" w:hAnsiTheme="minorHAnsi"/>
                  <w:sz w:val="18"/>
                  <w:szCs w:val="18"/>
                </w:rPr>
                <w:t>4</w:t>
              </w:r>
            </w:ins>
            <w:del w:id="267" w:author="Shewmaker, Michael@Energy" w:date="2021-11-23T11:41:00Z">
              <w:r w:rsidR="00497E2F" w:rsidDel="002A0D26">
                <w:rPr>
                  <w:rFonts w:asciiTheme="minorHAnsi" w:hAnsiTheme="minorHAnsi"/>
                  <w:sz w:val="18"/>
                  <w:szCs w:val="18"/>
                </w:rPr>
                <w:delText>5</w:delText>
              </w:r>
            </w:del>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611F2ACC" w:rsidR="00840617" w:rsidRPr="00A42BCC" w:rsidRDefault="00840617" w:rsidP="00BA33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BA337A">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23C49B1E" w:rsidR="00840617" w:rsidRPr="00A42BCC" w:rsidRDefault="00840617" w:rsidP="00BA33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ins w:id="268" w:author="Shewmaker, Michael@Energy" w:date="2021-11-23T11:42:00Z">
              <w:r w:rsidR="002A0D26">
                <w:rPr>
                  <w:rFonts w:asciiTheme="minorHAnsi" w:hAnsiTheme="minorHAnsi"/>
                  <w:sz w:val="18"/>
                  <w:szCs w:val="18"/>
                </w:rPr>
                <w:t>6</w:t>
              </w:r>
            </w:ins>
            <w:del w:id="269" w:author="Shewmaker, Michael@Energy" w:date="2021-11-23T11:42:00Z">
              <w:r w:rsidDel="002A0D26">
                <w:rPr>
                  <w:rFonts w:asciiTheme="minorHAnsi" w:hAnsiTheme="minorHAnsi"/>
                  <w:sz w:val="18"/>
                  <w:szCs w:val="18"/>
                </w:rPr>
                <w:delText>7</w:delText>
              </w:r>
            </w:del>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ins w:id="270" w:author="Shewmaker, Michael@Energy" w:date="2021-11-23T11:42:00Z">
              <w:r w:rsidR="002A0D26">
                <w:rPr>
                  <w:rFonts w:asciiTheme="minorHAnsi" w:hAnsiTheme="minorHAnsi"/>
                  <w:sz w:val="18"/>
                  <w:szCs w:val="18"/>
                </w:rPr>
                <w:t>3</w:t>
              </w:r>
            </w:ins>
            <w:del w:id="271" w:author="Shewmaker, Michael@Energy" w:date="2021-11-23T11:42:00Z">
              <w:r w:rsidR="00497E2F" w:rsidDel="002A0D26">
                <w:rPr>
                  <w:rFonts w:asciiTheme="minorHAnsi" w:hAnsiTheme="minorHAnsi"/>
                  <w:sz w:val="18"/>
                  <w:szCs w:val="18"/>
                </w:rPr>
                <w:delText>4</w:delText>
              </w:r>
            </w:del>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BA337A">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5ACF10E5"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09318F39"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2"/>
        <w:gridCol w:w="10188"/>
      </w:tblGrid>
      <w:tr w:rsidR="00EA01F0" w:rsidRPr="00A42BCC" w14:paraId="4A3A5EC7" w14:textId="77777777" w:rsidTr="00F81556">
        <w:trPr>
          <w:trHeight w:val="130"/>
        </w:trPr>
        <w:tc>
          <w:tcPr>
            <w:tcW w:w="10789" w:type="dxa"/>
            <w:gridSpan w:val="2"/>
          </w:tcPr>
          <w:p w14:paraId="4A3A5EC6"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F81556">
        <w:trPr>
          <w:trHeight w:val="1092"/>
        </w:trPr>
        <w:tc>
          <w:tcPr>
            <w:tcW w:w="602"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6" w:type="dxa"/>
            <w:vAlign w:val="center"/>
          </w:tcPr>
          <w:p w14:paraId="7B336204" w14:textId="72E2834B"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C15D3B">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w:t>
            </w:r>
            <w:ins w:id="272" w:author="Shewmaker, Michael@Energy" w:date="2021-11-23T11:42:00Z">
              <w:r w:rsidR="00167AAC">
                <w:rPr>
                  <w:rFonts w:asciiTheme="minorHAnsi" w:hAnsiTheme="minorHAnsi"/>
                  <w:sz w:val="18"/>
                  <w:szCs w:val="18"/>
                </w:rPr>
                <w:t>07</w:t>
              </w:r>
            </w:ins>
            <w:del w:id="273" w:author="Shewmaker, Michael@Energy" w:date="2021-11-23T11:42:00Z">
              <w:r w:rsidR="0017724F" w:rsidDel="00167AAC">
                <w:rPr>
                  <w:rFonts w:asciiTheme="minorHAnsi" w:hAnsiTheme="minorHAnsi"/>
                  <w:sz w:val="18"/>
                  <w:szCs w:val="18"/>
                </w:rPr>
                <w:delText>14</w:delText>
              </w:r>
            </w:del>
            <w:r w:rsidR="00C15D3B">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Fails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Leakage Test</w:t>
            </w:r>
            <w:proofErr w:type="gramStart"/>
            <w:r w:rsidR="000B64C1">
              <w:rPr>
                <w:rFonts w:asciiTheme="minorHAnsi" w:hAnsiTheme="minorHAnsi"/>
                <w:sz w:val="18"/>
                <w:szCs w:val="18"/>
              </w:rPr>
              <w:t>";</w:t>
            </w:r>
            <w:proofErr w:type="gramEnd"/>
          </w:p>
          <w:p w14:paraId="143B74DB" w14:textId="21FDAE80"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and</w:t>
            </w:r>
            <w:r w:rsidRPr="000B64C1">
              <w:rPr>
                <w:rFonts w:asciiTheme="minorHAnsi" w:hAnsiTheme="minorHAnsi"/>
                <w:sz w:val="18"/>
                <w:szCs w:val="18"/>
              </w:rPr>
              <w:t xml:space="preserve"> E01</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Pr="000B64C1">
              <w:rPr>
                <w:rFonts w:asciiTheme="minorHAnsi" w:hAnsiTheme="minorHAnsi"/>
                <w:sz w:val="18"/>
                <w:szCs w:val="18"/>
              </w:rPr>
              <w:t>A0</w:t>
            </w:r>
            <w:ins w:id="274" w:author="Shewmaker, Michael@Energy" w:date="2021-11-23T11:42:00Z">
              <w:r w:rsidR="00167AAC">
                <w:rPr>
                  <w:rFonts w:asciiTheme="minorHAnsi" w:hAnsiTheme="minorHAnsi"/>
                  <w:sz w:val="18"/>
                  <w:szCs w:val="18"/>
                </w:rPr>
                <w:t>2</w:t>
              </w:r>
            </w:ins>
            <w:del w:id="275" w:author="Shewmaker, Michael@Energy" w:date="2021-11-23T11:42:00Z">
              <w:r w:rsidRPr="000B64C1" w:rsidDel="00167AAC">
                <w:rPr>
                  <w:rFonts w:asciiTheme="minorHAnsi" w:hAnsiTheme="minorHAnsi"/>
                  <w:sz w:val="18"/>
                  <w:szCs w:val="18"/>
                </w:rPr>
                <w:delText>3</w:delText>
              </w:r>
            </w:del>
            <w:r w:rsidRPr="000B64C1">
              <w:rPr>
                <w:rFonts w:asciiTheme="minorHAnsi" w:hAnsiTheme="minorHAnsi"/>
                <w:sz w:val="18"/>
                <w:szCs w:val="18"/>
              </w:rPr>
              <w:t>, then display</w:t>
            </w:r>
            <w:r>
              <w:rPr>
                <w:rFonts w:asciiTheme="minorHAnsi" w:hAnsiTheme="minorHAnsi"/>
                <w:sz w:val="18"/>
                <w:szCs w:val="18"/>
              </w:rPr>
              <w:t xml:space="preserve"> text</w:t>
            </w:r>
            <w:r w:rsidRPr="000B64C1">
              <w:rPr>
                <w:rFonts w:asciiTheme="minorHAnsi" w:hAnsiTheme="minorHAnsi"/>
                <w:sz w:val="18"/>
                <w:szCs w:val="18"/>
              </w:rPr>
              <w:t>: " Passes Enclosure</w:t>
            </w:r>
            <w:r w:rsidR="00D721FF">
              <w:rPr>
                <w:rFonts w:asciiTheme="minorHAnsi" w:hAnsiTheme="minorHAnsi"/>
                <w:sz w:val="18"/>
                <w:szCs w:val="18"/>
              </w:rPr>
              <w:t xml:space="preserve"> Air</w:t>
            </w:r>
            <w:r w:rsidRPr="000B64C1">
              <w:rPr>
                <w:rFonts w:asciiTheme="minorHAnsi" w:hAnsiTheme="minorHAnsi"/>
                <w:sz w:val="18"/>
                <w:szCs w:val="18"/>
              </w:rPr>
              <w:t xml:space="preserve"> Leakage Test</w:t>
            </w:r>
            <w:proofErr w:type="gramStart"/>
            <w:r w:rsidRPr="000B64C1">
              <w:rPr>
                <w:rFonts w:asciiTheme="minorHAnsi" w:hAnsiTheme="minorHAnsi"/>
                <w:sz w:val="18"/>
                <w:szCs w:val="18"/>
              </w:rPr>
              <w:t>"</w:t>
            </w:r>
            <w:r>
              <w:rPr>
                <w:rFonts w:asciiTheme="minorHAnsi" w:hAnsiTheme="minorHAnsi"/>
                <w:sz w:val="18"/>
                <w:szCs w:val="18"/>
              </w:rPr>
              <w:t>;</w:t>
            </w:r>
            <w:proofErr w:type="gramEnd"/>
          </w:p>
          <w:p w14:paraId="4A197F20" w14:textId="661CCC4B" w:rsidR="000B64C1" w:rsidRPr="000B64C1" w:rsidDel="00167AA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276" w:author="Shewmaker, Michael@Energy" w:date="2021-11-23T11:42:00Z"/>
                <w:rFonts w:asciiTheme="minorHAnsi" w:hAnsiTheme="minorHAnsi"/>
                <w:sz w:val="18"/>
                <w:szCs w:val="18"/>
              </w:rPr>
            </w:pPr>
            <w:del w:id="277" w:author="Shewmaker, Michael@Energy" w:date="2021-11-23T11:42:00Z">
              <w:r w:rsidDel="00167AAC">
                <w:rPr>
                  <w:rFonts w:asciiTheme="minorHAnsi" w:hAnsiTheme="minorHAnsi"/>
                  <w:sz w:val="18"/>
                  <w:szCs w:val="18"/>
                </w:rPr>
                <w:delText>else</w:delText>
              </w:r>
              <w:r w:rsidR="000B64C1" w:rsidRPr="000B64C1" w:rsidDel="00167AAC">
                <w:rPr>
                  <w:rFonts w:asciiTheme="minorHAnsi" w:hAnsiTheme="minorHAnsi"/>
                  <w:sz w:val="18"/>
                  <w:szCs w:val="18"/>
                </w:rPr>
                <w:delText xml:space="preserve">if A02 = required, </w:delText>
              </w:r>
              <w:r w:rsidR="000B64C1" w:rsidDel="00167AAC">
                <w:rPr>
                  <w:rFonts w:asciiTheme="minorHAnsi" w:hAnsiTheme="minorHAnsi"/>
                  <w:sz w:val="18"/>
                  <w:szCs w:val="18"/>
                </w:rPr>
                <w:delText xml:space="preserve">and </w:delText>
              </w:r>
              <w:r w:rsidR="00C62026" w:rsidDel="00167AAC">
                <w:rPr>
                  <w:rFonts w:asciiTheme="minorHAnsi" w:hAnsiTheme="minorHAnsi"/>
                  <w:sz w:val="18"/>
                  <w:szCs w:val="18"/>
                </w:rPr>
                <w:delText>E01 ≤ A13</w:delText>
              </w:r>
              <w:r w:rsidR="000B64C1" w:rsidRPr="000B64C1" w:rsidDel="00167AAC">
                <w:rPr>
                  <w:rFonts w:asciiTheme="minorHAnsi" w:hAnsiTheme="minorHAnsi"/>
                  <w:sz w:val="18"/>
                  <w:szCs w:val="18"/>
                </w:rPr>
                <w:delText xml:space="preserve"> then display </w:delText>
              </w:r>
              <w:r w:rsidDel="00167AAC">
                <w:rPr>
                  <w:rFonts w:asciiTheme="minorHAnsi" w:hAnsiTheme="minorHAnsi"/>
                  <w:sz w:val="18"/>
                  <w:szCs w:val="18"/>
                </w:rPr>
                <w:delText xml:space="preserve">text: </w:delText>
              </w:r>
              <w:r w:rsidR="000B64C1" w:rsidRPr="000B64C1" w:rsidDel="00167AAC">
                <w:rPr>
                  <w:rFonts w:asciiTheme="minorHAnsi" w:hAnsiTheme="minorHAnsi"/>
                  <w:sz w:val="18"/>
                  <w:szCs w:val="18"/>
                </w:rPr>
                <w:delText xml:space="preserve">“Passes Enclosure </w:delText>
              </w:r>
              <w:r w:rsidR="00D721FF" w:rsidDel="00167AAC">
                <w:rPr>
                  <w:rFonts w:asciiTheme="minorHAnsi" w:hAnsiTheme="minorHAnsi"/>
                  <w:sz w:val="18"/>
                  <w:szCs w:val="18"/>
                </w:rPr>
                <w:delText xml:space="preserve">Air </w:delText>
              </w:r>
              <w:r w:rsidR="000B64C1" w:rsidRPr="000B64C1" w:rsidDel="00167AAC">
                <w:rPr>
                  <w:rFonts w:asciiTheme="minorHAnsi" w:hAnsiTheme="minorHAnsi"/>
                  <w:sz w:val="18"/>
                  <w:szCs w:val="18"/>
                </w:rPr>
                <w:delText>Leakage Test”</w:delText>
              </w:r>
              <w:r w:rsidR="000B64C1" w:rsidDel="00167AAC">
                <w:rPr>
                  <w:rFonts w:asciiTheme="minorHAnsi" w:hAnsiTheme="minorHAnsi"/>
                  <w:sz w:val="18"/>
                  <w:szCs w:val="18"/>
                </w:rPr>
                <w:delText>;</w:delText>
              </w:r>
            </w:del>
          </w:p>
          <w:p w14:paraId="4A3A5EC9" w14:textId="1D4AB859" w:rsidR="00EA01F0" w:rsidRPr="00A42BCC"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w:t>
            </w:r>
            <w:r w:rsidRPr="000B64C1">
              <w:rPr>
                <w:rFonts w:asciiTheme="minorHAnsi" w:hAnsiTheme="minorHAnsi"/>
                <w:sz w:val="18"/>
                <w:szCs w:val="18"/>
              </w:rPr>
              <w:t xml:space="preserve">lse display </w:t>
            </w:r>
            <w:r>
              <w:rPr>
                <w:rFonts w:asciiTheme="minorHAnsi" w:hAnsiTheme="minorHAnsi"/>
                <w:sz w:val="18"/>
                <w:szCs w:val="18"/>
              </w:rPr>
              <w:t xml:space="preserve">text: </w:t>
            </w:r>
            <w:r w:rsidRPr="000B64C1">
              <w:rPr>
                <w:rFonts w:asciiTheme="minorHAnsi" w:hAnsiTheme="minorHAnsi"/>
                <w:sz w:val="18"/>
                <w:szCs w:val="18"/>
              </w:rPr>
              <w:t>“Fails E</w:t>
            </w:r>
            <w:r>
              <w:rPr>
                <w:rFonts w:asciiTheme="minorHAnsi" w:hAnsiTheme="minorHAnsi"/>
                <w:sz w:val="18"/>
                <w:szCs w:val="18"/>
              </w:rPr>
              <w:t xml:space="preserve">nclosure </w:t>
            </w:r>
            <w:r w:rsidR="00D721FF">
              <w:rPr>
                <w:rFonts w:asciiTheme="minorHAnsi" w:hAnsiTheme="minorHAnsi"/>
                <w:sz w:val="18"/>
                <w:szCs w:val="18"/>
              </w:rPr>
              <w:t xml:space="preserve">Air </w:t>
            </w:r>
            <w:r>
              <w:rPr>
                <w:rFonts w:asciiTheme="minorHAnsi" w:hAnsiTheme="minorHAnsi"/>
                <w:sz w:val="18"/>
                <w:szCs w:val="18"/>
              </w:rPr>
              <w:t>Leakage Test”</w:t>
            </w:r>
            <w:r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EA01F0" w:rsidRPr="00A42BCC" w14:paraId="4A3A5ECE" w14:textId="77777777" w:rsidTr="004B2594">
        <w:tc>
          <w:tcPr>
            <w:tcW w:w="10794" w:type="dxa"/>
            <w:gridSpan w:val="2"/>
          </w:tcPr>
          <w:p w14:paraId="4A3A5ECD" w14:textId="355B7FE3"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or Compliance</w:t>
            </w:r>
          </w:p>
        </w:tc>
      </w:tr>
      <w:tr w:rsidR="00875D94" w:rsidRPr="00A42BCC" w14:paraId="1FBCD0E4" w14:textId="77777777" w:rsidTr="004B2594">
        <w:tc>
          <w:tcPr>
            <w:tcW w:w="585" w:type="dxa"/>
            <w:vAlign w:val="center"/>
          </w:tcPr>
          <w:p w14:paraId="34649C58" w14:textId="7A93BF3C"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12CEB9DB" w14:textId="221879B1" w:rsidR="00875D94" w:rsidRPr="00A42BCC" w:rsidDel="005F2ADF" w:rsidRDefault="00875D94"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del w:id="278" w:author="Shewmaker, Michael@Energy" w:date="2021-11-23T11:55:00Z">
              <w:r w:rsidRPr="00C55ED3" w:rsidDel="009F3280">
                <w:rPr>
                  <w:rFonts w:asciiTheme="minorHAnsi" w:hAnsiTheme="minorHAnsi"/>
                  <w:sz w:val="18"/>
                  <w:szCs w:val="18"/>
                </w:rPr>
                <w:delText xml:space="preserve">2016 </w:delText>
              </w:r>
            </w:del>
            <w:ins w:id="279" w:author="Shewmaker, Michael@Energy" w:date="2021-11-23T11:55:00Z">
              <w:r w:rsidR="009F3280">
                <w:rPr>
                  <w:rFonts w:asciiTheme="minorHAnsi" w:hAnsiTheme="minorHAnsi"/>
                  <w:sz w:val="18"/>
                  <w:szCs w:val="18"/>
                </w:rPr>
                <w:t>2019</w:t>
              </w:r>
              <w:r w:rsidR="009F3280" w:rsidRPr="00C55ED3">
                <w:rPr>
                  <w:rFonts w:asciiTheme="minorHAnsi" w:hAnsiTheme="minorHAnsi"/>
                  <w:sz w:val="18"/>
                  <w:szCs w:val="18"/>
                </w:rPr>
                <w:t xml:space="preserve"> </w:t>
              </w:r>
            </w:ins>
            <w:r w:rsidRPr="00C55ED3">
              <w:rPr>
                <w:rFonts w:asciiTheme="minorHAnsi" w:hAnsiTheme="minorHAnsi"/>
                <w:sz w:val="18"/>
                <w:szCs w:val="18"/>
              </w:rPr>
              <w:t xml:space="preserve">Section </w:t>
            </w:r>
            <w:del w:id="280" w:author="Alhabibi, Haider@Energy" w:date="2022-03-21T11:41:00Z">
              <w:r w:rsidRPr="00C55ED3" w:rsidDel="00670640">
                <w:rPr>
                  <w:rFonts w:asciiTheme="minorHAnsi" w:hAnsiTheme="minorHAnsi"/>
                  <w:sz w:val="18"/>
                  <w:szCs w:val="18"/>
                </w:rPr>
                <w:delText>3</w:delText>
              </w:r>
            </w:del>
            <w:ins w:id="281" w:author="Alhabibi, Haider@Energy" w:date="2022-03-21T11:41:00Z">
              <w:r w:rsidR="00670640">
                <w:rPr>
                  <w:rFonts w:asciiTheme="minorHAnsi" w:hAnsiTheme="minorHAnsi"/>
                  <w:sz w:val="18"/>
                  <w:szCs w:val="18"/>
                </w:rPr>
                <w:t>4</w:t>
              </w:r>
            </w:ins>
            <w:r w:rsidRPr="00C55ED3">
              <w:rPr>
                <w:rFonts w:asciiTheme="minorHAnsi" w:hAnsiTheme="minorHAnsi"/>
                <w:sz w:val="18"/>
                <w:szCs w:val="18"/>
              </w:rPr>
              <w:t>.2.</w:t>
            </w:r>
          </w:p>
        </w:tc>
      </w:tr>
      <w:tr w:rsidR="00875D94" w:rsidRPr="00A42BCC" w:rsidDel="00167AAC" w14:paraId="53DA5AB9" w14:textId="0D13C545" w:rsidTr="004B2594">
        <w:trPr>
          <w:del w:id="282" w:author="Shewmaker, Michael@Energy" w:date="2021-11-23T11:42:00Z"/>
        </w:trPr>
        <w:tc>
          <w:tcPr>
            <w:tcW w:w="585" w:type="dxa"/>
            <w:vAlign w:val="center"/>
          </w:tcPr>
          <w:p w14:paraId="05B5730C" w14:textId="20BCC0BC" w:rsidR="00875D94" w:rsidRPr="00A42BCC" w:rsidDel="00167AA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del w:id="283" w:author="Shewmaker, Michael@Energy" w:date="2021-11-23T11:42:00Z"/>
                <w:rFonts w:asciiTheme="minorHAnsi" w:hAnsiTheme="minorHAnsi"/>
                <w:sz w:val="18"/>
                <w:szCs w:val="18"/>
              </w:rPr>
            </w:pPr>
            <w:del w:id="284" w:author="Shewmaker, Michael@Energy" w:date="2021-11-23T11:42:00Z">
              <w:r w:rsidRPr="00A42BCC" w:rsidDel="00167AAC">
                <w:rPr>
                  <w:rFonts w:asciiTheme="minorHAnsi" w:hAnsiTheme="minorHAnsi"/>
                  <w:sz w:val="18"/>
                  <w:szCs w:val="18"/>
                </w:rPr>
                <w:delText>02</w:delText>
              </w:r>
            </w:del>
          </w:p>
        </w:tc>
        <w:tc>
          <w:tcPr>
            <w:tcW w:w="10209" w:type="dxa"/>
            <w:vAlign w:val="center"/>
          </w:tcPr>
          <w:p w14:paraId="1D0B4171" w14:textId="0A201D61" w:rsidR="00875D94" w:rsidRPr="00A42BCC" w:rsidDel="00167AAC" w:rsidRDefault="00875D94" w:rsidP="00875D94">
            <w:pPr>
              <w:shd w:val="clear" w:color="auto" w:fill="FFFFFF"/>
              <w:rPr>
                <w:del w:id="285" w:author="Shewmaker, Michael@Energy" w:date="2021-11-23T11:42:00Z"/>
                <w:rFonts w:asciiTheme="minorHAnsi" w:hAnsiTheme="minorHAnsi"/>
                <w:sz w:val="18"/>
                <w:szCs w:val="18"/>
              </w:rPr>
            </w:pPr>
            <w:del w:id="286" w:author="Shewmaker, Michael@Energy" w:date="2021-11-23T11:42:00Z">
              <w:r w:rsidRPr="00C55ED3" w:rsidDel="00167AAC">
                <w:rPr>
                  <w:rFonts w:asciiTheme="minorHAnsi" w:hAnsiTheme="minorHAnsi"/>
                  <w:sz w:val="18"/>
                  <w:szCs w:val="18"/>
                </w:rPr>
                <w:delText xml:space="preserve">When </w:delText>
              </w:r>
              <w:r w:rsidDel="00167AAC">
                <w:rPr>
                  <w:rFonts w:asciiTheme="minorHAnsi" w:hAnsiTheme="minorHAnsi"/>
                  <w:sz w:val="18"/>
                  <w:szCs w:val="18"/>
                </w:rPr>
                <w:delText>multifamily attached dwelling units must comply</w:delText>
              </w:r>
              <w:r w:rsidRPr="00C55ED3" w:rsidDel="00167AAC">
                <w:rPr>
                  <w:rFonts w:asciiTheme="minorHAnsi" w:hAnsiTheme="minorHAnsi"/>
                  <w:sz w:val="18"/>
                  <w:szCs w:val="18"/>
                </w:rPr>
                <w:delText xml:space="preserve"> with </w:delText>
              </w:r>
              <w:r w:rsidDel="00167AAC">
                <w:rPr>
                  <w:rFonts w:asciiTheme="minorHAnsi" w:hAnsiTheme="minorHAnsi"/>
                  <w:sz w:val="18"/>
                  <w:szCs w:val="18"/>
                </w:rPr>
                <w:delText>the</w:delText>
              </w:r>
              <w:r w:rsidRPr="00C55ED3" w:rsidDel="00167AAC">
                <w:rPr>
                  <w:rFonts w:asciiTheme="minorHAnsi" w:hAnsiTheme="minorHAnsi"/>
                  <w:sz w:val="18"/>
                  <w:szCs w:val="18"/>
                </w:rPr>
                <w:delText xml:space="preserve"> maximum dwelling unit enclosure</w:delText>
              </w:r>
              <w:r w:rsidR="00D721FF" w:rsidDel="00167AAC">
                <w:rPr>
                  <w:rFonts w:asciiTheme="minorHAnsi" w:hAnsiTheme="minorHAnsi"/>
                  <w:sz w:val="18"/>
                  <w:szCs w:val="18"/>
                </w:rPr>
                <w:delText xml:space="preserve"> air</w:delText>
              </w:r>
              <w:r w:rsidRPr="00C55ED3" w:rsidDel="00167AAC">
                <w:rPr>
                  <w:rFonts w:asciiTheme="minorHAnsi" w:hAnsiTheme="minorHAnsi"/>
                  <w:sz w:val="18"/>
                  <w:szCs w:val="18"/>
                </w:rPr>
                <w:delText xml:space="preserve"> leakage </w:delText>
              </w:r>
              <w:r w:rsidDel="00167AAC">
                <w:rPr>
                  <w:rFonts w:asciiTheme="minorHAnsi" w:hAnsiTheme="minorHAnsi"/>
                  <w:sz w:val="18"/>
                  <w:szCs w:val="18"/>
                </w:rPr>
                <w:delText>specified in</w:delText>
              </w:r>
              <w:r w:rsidRPr="00C55ED3" w:rsidDel="00167AAC">
                <w:rPr>
                  <w:rFonts w:asciiTheme="minorHAnsi" w:hAnsiTheme="minorHAnsi"/>
                  <w:sz w:val="18"/>
                  <w:szCs w:val="18"/>
                </w:rPr>
                <w:delText xml:space="preserve"> Standards Section 150.0(o)1Eii, the test shall be conducted with the dwelling unit as if it were exposed to the outdoor air on all sides, top and bottom by opening doors and windows of adjacent dwelling units</w:delText>
              </w:r>
              <w:r w:rsidDel="00167AAC">
                <w:rPr>
                  <w:rFonts w:asciiTheme="minorHAnsi" w:hAnsiTheme="minorHAnsi"/>
                  <w:sz w:val="18"/>
                  <w:szCs w:val="18"/>
                </w:rPr>
                <w:delText xml:space="preserve"> as specified by RA3.8.3.1</w:delText>
              </w:r>
              <w:r w:rsidRPr="00C55ED3" w:rsidDel="00167AAC">
                <w:rPr>
                  <w:rFonts w:asciiTheme="minorHAnsi" w:hAnsiTheme="minorHAnsi"/>
                  <w:sz w:val="18"/>
                  <w:szCs w:val="18"/>
                </w:rPr>
                <w:delText>.</w:delText>
              </w:r>
            </w:del>
          </w:p>
        </w:tc>
      </w:tr>
      <w:tr w:rsidR="00875D94" w:rsidRPr="00A42BCC" w14:paraId="581AC800" w14:textId="77777777" w:rsidTr="004B2594">
        <w:tc>
          <w:tcPr>
            <w:tcW w:w="585" w:type="dxa"/>
            <w:vAlign w:val="center"/>
          </w:tcPr>
          <w:p w14:paraId="42E3D196" w14:textId="1CA2C61D"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87" w:author="Shewmaker, Michael@Energy" w:date="2021-11-23T11:55:00Z">
              <w:r w:rsidRPr="00A42BCC" w:rsidDel="009F3280">
                <w:rPr>
                  <w:rFonts w:asciiTheme="minorHAnsi" w:hAnsiTheme="minorHAnsi"/>
                  <w:sz w:val="18"/>
                  <w:szCs w:val="18"/>
                </w:rPr>
                <w:delText>03</w:delText>
              </w:r>
            </w:del>
            <w:ins w:id="288" w:author="Shewmaker, Michael@Energy" w:date="2021-11-23T11:55:00Z">
              <w:r w:rsidR="009F3280">
                <w:rPr>
                  <w:rFonts w:asciiTheme="minorHAnsi" w:hAnsiTheme="minorHAnsi"/>
                  <w:sz w:val="18"/>
                  <w:szCs w:val="18"/>
                </w:rPr>
                <w:t>02</w:t>
              </w:r>
            </w:ins>
          </w:p>
        </w:tc>
        <w:tc>
          <w:tcPr>
            <w:tcW w:w="10209" w:type="dxa"/>
            <w:vAlign w:val="center"/>
          </w:tcPr>
          <w:p w14:paraId="38EC30D9" w14:textId="6A347BFD"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del w:id="289" w:author="Shewmaker, Michael@Energy" w:date="2021-11-23T11:55:00Z">
              <w:r w:rsidDel="009F3280">
                <w:rPr>
                  <w:rFonts w:asciiTheme="minorHAnsi" w:hAnsiTheme="minorHAnsi"/>
                  <w:sz w:val="18"/>
                  <w:szCs w:val="18"/>
                </w:rPr>
                <w:delText>2016</w:delText>
              </w:r>
              <w:r w:rsidRPr="00C55ED3" w:rsidDel="009F3280">
                <w:rPr>
                  <w:rFonts w:asciiTheme="minorHAnsi" w:hAnsiTheme="minorHAnsi"/>
                  <w:sz w:val="18"/>
                  <w:szCs w:val="18"/>
                </w:rPr>
                <w:delText xml:space="preserve"> </w:delText>
              </w:r>
            </w:del>
            <w:ins w:id="290" w:author="Shewmaker, Michael@Energy" w:date="2021-11-23T11:55:00Z">
              <w:r w:rsidR="009F3280">
                <w:rPr>
                  <w:rFonts w:asciiTheme="minorHAnsi" w:hAnsiTheme="minorHAnsi"/>
                  <w:sz w:val="18"/>
                  <w:szCs w:val="18"/>
                </w:rPr>
                <w:t>2019</w:t>
              </w:r>
              <w:r w:rsidR="009F3280" w:rsidRPr="00C55ED3">
                <w:rPr>
                  <w:rFonts w:asciiTheme="minorHAnsi" w:hAnsiTheme="minorHAnsi"/>
                  <w:sz w:val="18"/>
                  <w:szCs w:val="18"/>
                </w:rPr>
                <w:t xml:space="preserve"> </w:t>
              </w:r>
            </w:ins>
            <w:r w:rsidRPr="00C55ED3">
              <w:rPr>
                <w:rFonts w:asciiTheme="minorHAnsi" w:hAnsiTheme="minorHAnsi"/>
                <w:sz w:val="18"/>
                <w:szCs w:val="18"/>
              </w:rPr>
              <w:t>Section 3.3</w:t>
            </w:r>
          </w:p>
        </w:tc>
      </w:tr>
      <w:tr w:rsidR="00875D94" w:rsidRPr="00A42BCC" w14:paraId="39CE57C2" w14:textId="77777777" w:rsidTr="004B2594">
        <w:tc>
          <w:tcPr>
            <w:tcW w:w="585" w:type="dxa"/>
            <w:vAlign w:val="center"/>
          </w:tcPr>
          <w:p w14:paraId="49FF5FEF" w14:textId="090CAD1D"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del w:id="291" w:author="Shewmaker, Michael@Energy" w:date="2021-11-23T11:55:00Z">
              <w:r w:rsidRPr="00A42BCC" w:rsidDel="009F3280">
                <w:rPr>
                  <w:rFonts w:asciiTheme="minorHAnsi" w:hAnsiTheme="minorHAnsi"/>
                  <w:sz w:val="18"/>
                  <w:szCs w:val="18"/>
                </w:rPr>
                <w:delText>04</w:delText>
              </w:r>
            </w:del>
            <w:ins w:id="292" w:author="Shewmaker, Michael@Energy" w:date="2021-11-23T11:55:00Z">
              <w:r w:rsidR="009F3280">
                <w:rPr>
                  <w:rFonts w:asciiTheme="minorHAnsi" w:hAnsiTheme="minorHAnsi"/>
                  <w:sz w:val="18"/>
                  <w:szCs w:val="18"/>
                </w:rPr>
                <w:t>03</w:t>
              </w:r>
            </w:ins>
          </w:p>
        </w:tc>
        <w:tc>
          <w:tcPr>
            <w:tcW w:w="10209" w:type="dxa"/>
            <w:vAlign w:val="center"/>
          </w:tcPr>
          <w:p w14:paraId="65103501" w14:textId="4B64DEB4" w:rsidR="00875D94" w:rsidRPr="00C55ED3" w:rsidRDefault="00875D94" w:rsidP="00875D94">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sidR="00D721FF">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del w:id="293" w:author="Shewmaker, Michael@Energy" w:date="2021-11-23T11:55:00Z">
              <w:r w:rsidDel="009F3280">
                <w:rPr>
                  <w:rFonts w:asciiTheme="minorHAnsi" w:hAnsiTheme="minorHAnsi"/>
                  <w:sz w:val="18"/>
                  <w:szCs w:val="18"/>
                </w:rPr>
                <w:delText>2016</w:delText>
              </w:r>
              <w:r w:rsidRPr="00875D94" w:rsidDel="009F3280">
                <w:rPr>
                  <w:rFonts w:asciiTheme="minorHAnsi" w:hAnsiTheme="minorHAnsi"/>
                  <w:sz w:val="18"/>
                  <w:szCs w:val="18"/>
                </w:rPr>
                <w:delText xml:space="preserve"> </w:delText>
              </w:r>
            </w:del>
            <w:ins w:id="294" w:author="Shewmaker, Michael@Energy" w:date="2021-11-23T11:55:00Z">
              <w:r w:rsidR="009F3280">
                <w:rPr>
                  <w:rFonts w:asciiTheme="minorHAnsi" w:hAnsiTheme="minorHAnsi"/>
                  <w:sz w:val="18"/>
                  <w:szCs w:val="18"/>
                </w:rPr>
                <w:t>2019</w:t>
              </w:r>
              <w:r w:rsidR="009F3280" w:rsidRPr="00875D94">
                <w:rPr>
                  <w:rFonts w:asciiTheme="minorHAnsi" w:hAnsiTheme="minorHAnsi"/>
                  <w:sz w:val="18"/>
                  <w:szCs w:val="18"/>
                </w:rPr>
                <w:t xml:space="preserve"> </w:t>
              </w:r>
            </w:ins>
            <w:r w:rsidRPr="00875D94">
              <w:rPr>
                <w:rFonts w:asciiTheme="minorHAnsi" w:hAnsiTheme="minorHAnsi"/>
                <w:sz w:val="18"/>
                <w:szCs w:val="18"/>
              </w:rPr>
              <w:t xml:space="preserve">Section </w:t>
            </w:r>
            <w:del w:id="295" w:author="Alhabibi, Haider@Energy" w:date="2022-03-21T11:40:00Z">
              <w:r w:rsidRPr="00875D94" w:rsidDel="001E0885">
                <w:rPr>
                  <w:rFonts w:asciiTheme="minorHAnsi" w:hAnsiTheme="minorHAnsi"/>
                  <w:sz w:val="18"/>
                  <w:szCs w:val="18"/>
                </w:rPr>
                <w:delText>3</w:delText>
              </w:r>
            </w:del>
            <w:ins w:id="296" w:author="Alhabibi, Haider@Energy" w:date="2022-03-21T11:40:00Z">
              <w:r w:rsidR="001E0885">
                <w:rPr>
                  <w:rFonts w:asciiTheme="minorHAnsi" w:hAnsiTheme="minorHAnsi"/>
                  <w:sz w:val="18"/>
                  <w:szCs w:val="18"/>
                </w:rPr>
                <w:t>4</w:t>
              </w:r>
            </w:ins>
            <w:r w:rsidRPr="00875D94">
              <w:rPr>
                <w:rFonts w:asciiTheme="minorHAnsi" w:hAnsiTheme="minorHAnsi"/>
                <w:sz w:val="18"/>
                <w:szCs w:val="18"/>
              </w:rPr>
              <w:t>.4.1</w:t>
            </w:r>
          </w:p>
        </w:tc>
      </w:tr>
      <w:tr w:rsidR="00875D94" w:rsidRPr="00A42BCC" w14:paraId="4A3A5EDF" w14:textId="77777777" w:rsidTr="004B2594">
        <w:tc>
          <w:tcPr>
            <w:tcW w:w="10794" w:type="dxa"/>
            <w:gridSpan w:val="2"/>
            <w:vAlign w:val="center"/>
          </w:tcPr>
          <w:p w14:paraId="4A3A5EDE" w14:textId="77777777" w:rsidR="00875D94" w:rsidRPr="00A42BCC" w:rsidRDefault="00875D94" w:rsidP="00875D94">
            <w:pPr>
              <w:autoSpaceDE w:val="0"/>
              <w:autoSpaceDN w:val="0"/>
              <w:adjustRightInd w:val="0"/>
              <w:rPr>
                <w:rFonts w:asciiTheme="minorHAnsi" w:hAnsiTheme="minorHAnsi"/>
                <w:sz w:val="18"/>
                <w:szCs w:val="18"/>
              </w:rPr>
            </w:pPr>
            <w:r w:rsidRPr="00A42BCC">
              <w:rPr>
                <w:rFonts w:asciiTheme="minorHAnsi" w:hAnsiTheme="minorHAnsi"/>
                <w:b/>
                <w:sz w:val="18"/>
                <w:szCs w:val="18"/>
              </w:rPr>
              <w:t>The responsible person’s signature on this compliance document affirms that all applicable requirements in this table have been met.</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0A1EA" w14:textId="77777777" w:rsidR="00BE5C9A" w:rsidRDefault="00BE5C9A">
      <w:r>
        <w:separator/>
      </w:r>
    </w:p>
  </w:endnote>
  <w:endnote w:type="continuationSeparator" w:id="0">
    <w:p w14:paraId="593E04FA" w14:textId="77777777" w:rsidR="00BE5C9A" w:rsidRDefault="00BE5C9A">
      <w:r>
        <w:continuationSeparator/>
      </w:r>
    </w:p>
  </w:endnote>
  <w:endnote w:type="continuationNotice" w:id="1">
    <w:p w14:paraId="4F142979" w14:textId="77777777" w:rsidR="00BE5C9A" w:rsidRDefault="00BE5C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0E4AC" w14:textId="77777777" w:rsidR="00AD1862" w:rsidRDefault="00AD18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AD1862" w:rsidRPr="00733ECB" w:rsidRDefault="00AD1862" w:rsidP="00EB61D5">
    <w:pPr>
      <w:pStyle w:val="Style7"/>
      <w:rPr>
        <w:b w:val="0"/>
        <w:i w:val="0"/>
      </w:rPr>
    </w:pPr>
    <w:r w:rsidRPr="00733ECB">
      <w:rPr>
        <w:b w:val="0"/>
        <w:i w:val="0"/>
      </w:rPr>
      <w:t xml:space="preserve">Registration Number:                                                           Registration Date/Time:                                           HERS Provider:                       </w:t>
    </w:r>
  </w:p>
  <w:p w14:paraId="4A3A5EF9" w14:textId="77C56631" w:rsidR="00AD1862" w:rsidRPr="00733ECB" w:rsidRDefault="00AD1862" w:rsidP="00EB61D5">
    <w:pPr>
      <w:pStyle w:val="Style7"/>
      <w:rPr>
        <w:b w:val="0"/>
        <w:i w:val="0"/>
      </w:rPr>
    </w:pPr>
    <w:r w:rsidRPr="00733ECB">
      <w:rPr>
        <w:b w:val="0"/>
        <w:i w:val="0"/>
      </w:rPr>
      <w:t>CA Building Energy Efficiency Standards - 20</w:t>
    </w:r>
    <w:ins w:id="87" w:author="Alhabibi, Haider@Energy" w:date="2021-08-23T11:14:00Z">
      <w:r w:rsidR="000F03D5">
        <w:rPr>
          <w:b w:val="0"/>
          <w:i w:val="0"/>
        </w:rPr>
        <w:t>22</w:t>
      </w:r>
    </w:ins>
    <w:del w:id="88" w:author="Alhabibi, Haider@Energy" w:date="2021-08-23T11:14:00Z">
      <w:r w:rsidRPr="00733ECB" w:rsidDel="000F03D5">
        <w:rPr>
          <w:b w:val="0"/>
          <w:i w:val="0"/>
        </w:rPr>
        <w:delText>1</w:delText>
      </w:r>
      <w:r w:rsidDel="000F03D5">
        <w:rPr>
          <w:b w:val="0"/>
          <w:i w:val="0"/>
        </w:rPr>
        <w:delText>9</w:delText>
      </w:r>
    </w:del>
    <w:r w:rsidRPr="00733ECB">
      <w:rPr>
        <w:b w:val="0"/>
        <w:i w:val="0"/>
      </w:rPr>
      <w:t xml:space="preserve"> Residential Compliance</w:t>
    </w:r>
    <w:r w:rsidRPr="00733ECB">
      <w:rPr>
        <w:b w:val="0"/>
        <w:i w:val="0"/>
      </w:rPr>
      <w:tab/>
    </w:r>
    <w:r>
      <w:rPr>
        <w:b w:val="0"/>
        <w:i w:val="0"/>
      </w:rPr>
      <w:t>January 20</w:t>
    </w:r>
    <w:ins w:id="89" w:author="Alhabibi, Haider@Energy" w:date="2021-08-23T11:13:00Z">
      <w:r w:rsidR="000F03D5">
        <w:rPr>
          <w:b w:val="0"/>
          <w:i w:val="0"/>
        </w:rPr>
        <w:t>22</w:t>
      </w:r>
    </w:ins>
    <w:del w:id="90" w:author="Alhabibi, Haider@Energy" w:date="2021-08-23T11:13:00Z">
      <w:r w:rsidDel="000F03D5">
        <w:rPr>
          <w:b w:val="0"/>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6EA8A" w14:textId="77777777" w:rsidR="00AD1862" w:rsidRDefault="00AD18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7FCDDD14" w:rsidR="00AD1862" w:rsidRPr="00EB61D5" w:rsidRDefault="00AD1862" w:rsidP="00EB61D5">
    <w:pPr>
      <w:pStyle w:val="Footer"/>
    </w:pPr>
    <w:r w:rsidRPr="00EB61D5">
      <w:t>CA Building Energy Efficiency Standards - 20</w:t>
    </w:r>
    <w:ins w:id="114" w:author="Alhabibi, Haider@Energy" w:date="2021-08-23T11:14:00Z">
      <w:r w:rsidR="000F03D5">
        <w:t>22</w:t>
      </w:r>
    </w:ins>
    <w:del w:id="115" w:author="Alhabibi, Haider@Energy" w:date="2021-08-23T11:14:00Z">
      <w:r w:rsidRPr="00EB61D5" w:rsidDel="00303A71">
        <w:delText>1</w:delText>
      </w:r>
      <w:r w:rsidDel="00303A71">
        <w:delText>9</w:delText>
      </w:r>
    </w:del>
    <w:r w:rsidRPr="00EB61D5">
      <w:t xml:space="preserve"> Residential Compliance</w:t>
    </w:r>
    <w:r w:rsidRPr="00EB61D5">
      <w:tab/>
    </w:r>
    <w:r>
      <w:t>January 20</w:t>
    </w:r>
    <w:ins w:id="116" w:author="Alhabibi, Haider@Energy" w:date="2021-08-23T11:14:00Z">
      <w:r w:rsidR="00303A71">
        <w:t>22</w:t>
      </w:r>
    </w:ins>
    <w:del w:id="117" w:author="Alhabibi, Haider@Energy" w:date="2021-08-23T11:14:00Z">
      <w:r w:rsidDel="00303A71">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F79F0" w14:textId="77777777" w:rsidR="00BE5C9A" w:rsidRDefault="00BE5C9A">
      <w:r>
        <w:separator/>
      </w:r>
    </w:p>
  </w:footnote>
  <w:footnote w:type="continuationSeparator" w:id="0">
    <w:p w14:paraId="04900F95" w14:textId="77777777" w:rsidR="00BE5C9A" w:rsidRDefault="00BE5C9A">
      <w:r>
        <w:continuationSeparator/>
      </w:r>
    </w:p>
  </w:footnote>
  <w:footnote w:type="continuationNotice" w:id="1">
    <w:p w14:paraId="49D46C77" w14:textId="77777777" w:rsidR="00BE5C9A" w:rsidRDefault="00BE5C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503CF4F" w:rsidR="00AD1862" w:rsidRDefault="00AD1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6" w14:textId="31A0E326" w:rsidR="00AD1862" w:rsidRPr="007770C5" w:rsidRDefault="008935BF" w:rsidP="002B5597">
    <w:pPr>
      <w:suppressAutoHyphens/>
      <w:ind w:left="-90"/>
      <w:rPr>
        <w:rFonts w:ascii="Arial" w:hAnsi="Arial" w:cs="Arial"/>
        <w:sz w:val="14"/>
        <w:szCs w:val="14"/>
      </w:rPr>
    </w:pPr>
    <w:sdt>
      <w:sdtPr>
        <w:rPr>
          <w:rFonts w:ascii="Arial" w:hAnsi="Arial" w:cs="Arial"/>
          <w:sz w:val="14"/>
          <w:szCs w:val="14"/>
        </w:rPr>
        <w:id w:val="141399270"/>
        <w:docPartObj>
          <w:docPartGallery w:val="Watermarks"/>
          <w:docPartUnique/>
        </w:docPartObj>
      </w:sdtPr>
      <w:sdtContent>
        <w:r w:rsidRPr="008935BF">
          <w:rPr>
            <w:rFonts w:ascii="Arial" w:hAnsi="Arial" w:cs="Arial"/>
            <w:noProof/>
            <w:sz w:val="14"/>
            <w:szCs w:val="14"/>
          </w:rPr>
          <w:pict w14:anchorId="026DD2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D1862">
      <w:rPr>
        <w:noProof/>
      </w:rPr>
      <w:drawing>
        <wp:anchor distT="0" distB="0" distL="114300" distR="114300" simplePos="0" relativeHeight="251658249" behindDoc="0" locked="0" layoutInCell="1" allowOverlap="1" wp14:anchorId="4A3A5F0F" wp14:editId="1C447A2E">
          <wp:simplePos x="0" y="0"/>
          <wp:positionH relativeFrom="margin">
            <wp:posOffset>6632575</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00AD1862" w:rsidRPr="007770C5">
      <w:rPr>
        <w:rFonts w:ascii="Arial" w:hAnsi="Arial" w:cs="Arial"/>
        <w:sz w:val="14"/>
        <w:szCs w:val="14"/>
      </w:rPr>
      <w:t xml:space="preserve">STATE OF </w:t>
    </w:r>
    <w:smartTag w:uri="urn:schemas-microsoft-com:office:smarttags" w:element="State">
      <w:smartTag w:uri="urn:schemas-microsoft-com:office:smarttags" w:element="place">
        <w:r w:rsidR="00AD1862" w:rsidRPr="007770C5">
          <w:rPr>
            <w:rFonts w:ascii="Arial" w:hAnsi="Arial" w:cs="Arial"/>
            <w:sz w:val="14"/>
            <w:szCs w:val="14"/>
          </w:rPr>
          <w:t>CALIFORNIA</w:t>
        </w:r>
      </w:smartTag>
    </w:smartTag>
  </w:p>
  <w:p w14:paraId="4A3A5EE7" w14:textId="22AF4752" w:rsidR="00AD1862" w:rsidRPr="007770C5" w:rsidRDefault="00AD1862" w:rsidP="002B5597">
    <w:pPr>
      <w:suppressAutoHyphens/>
      <w:ind w:left="-90"/>
      <w:rPr>
        <w:rFonts w:ascii="Arial" w:hAnsi="Arial" w:cs="Arial"/>
        <w:b/>
        <w:sz w:val="24"/>
        <w:szCs w:val="24"/>
      </w:rPr>
    </w:pPr>
    <w:r>
      <w:rPr>
        <w:rFonts w:ascii="Arial" w:hAnsi="Arial" w:cs="Arial"/>
        <w:b/>
        <w:sz w:val="24"/>
        <w:szCs w:val="24"/>
      </w:rPr>
      <w:t>BUILDING AIR LEAKAGE DIAGNOSTIC TEST – BUILDING ENCLOSURES AND DWELLING UNIT ENCLOSURES</w:t>
    </w:r>
  </w:p>
  <w:p w14:paraId="4A3A5EE8" w14:textId="52041CB2" w:rsidR="00AD1862" w:rsidRPr="007770C5" w:rsidRDefault="00AD1862" w:rsidP="002B5597">
    <w:pPr>
      <w:suppressAutoHyphens/>
      <w:ind w:left="-90"/>
      <w:rPr>
        <w:rFonts w:ascii="Arial" w:hAnsi="Arial" w:cs="Arial"/>
        <w:sz w:val="14"/>
        <w:szCs w:val="14"/>
      </w:rPr>
    </w:pPr>
    <w:r>
      <w:rPr>
        <w:rFonts w:ascii="Arial" w:hAnsi="Arial" w:cs="Arial"/>
        <w:sz w:val="14"/>
        <w:szCs w:val="14"/>
      </w:rPr>
      <w:t>CEC-CF2R-ENV-20-H</w:t>
    </w:r>
    <w:r w:rsidRPr="007770C5">
      <w:rPr>
        <w:rFonts w:ascii="Arial" w:hAnsi="Arial" w:cs="Arial"/>
        <w:sz w:val="14"/>
        <w:szCs w:val="14"/>
      </w:rPr>
      <w:t xml:space="preserve"> (Revised </w:t>
    </w:r>
    <w:r>
      <w:rPr>
        <w:rFonts w:ascii="Arial" w:hAnsi="Arial" w:cs="Arial"/>
        <w:sz w:val="14"/>
        <w:szCs w:val="14"/>
      </w:rPr>
      <w:t>01/</w:t>
    </w:r>
    <w:del w:id="85" w:author="Alhabibi, Haider@Energy" w:date="2021-08-23T11:12:00Z">
      <w:r w:rsidDel="00A636F5">
        <w:rPr>
          <w:rFonts w:ascii="Arial" w:hAnsi="Arial" w:cs="Arial"/>
          <w:sz w:val="14"/>
          <w:szCs w:val="14"/>
        </w:rPr>
        <w:delText>20</w:delText>
      </w:r>
    </w:del>
    <w:ins w:id="86" w:author="Alhabibi, Haider@Energy" w:date="2021-08-23T11:12:00Z">
      <w:r w:rsidR="00A636F5">
        <w:rPr>
          <w:rFonts w:ascii="Arial" w:hAnsi="Arial" w:cs="Arial"/>
          <w:sz w:val="14"/>
          <w:szCs w:val="14"/>
        </w:rPr>
        <w:t>22</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2"/>
      <w:gridCol w:w="2826"/>
      <w:gridCol w:w="466"/>
      <w:gridCol w:w="130"/>
      <w:gridCol w:w="1980"/>
    </w:tblGrid>
    <w:tr w:rsidR="00AD1862" w:rsidRPr="00F85124" w14:paraId="4A3A5EEB" w14:textId="77777777" w:rsidTr="000B08C4">
      <w:trPr>
        <w:cantSplit/>
        <w:trHeight w:val="288"/>
      </w:trPr>
      <w:tc>
        <w:tcPr>
          <w:tcW w:w="3807" w:type="pct"/>
          <w:gridSpan w:val="2"/>
          <w:tcBorders>
            <w:right w:val="nil"/>
          </w:tcBorders>
          <w:vAlign w:val="center"/>
        </w:tcPr>
        <w:p w14:paraId="4A3A5EE9" w14:textId="005FEBCF" w:rsidR="00AD1862" w:rsidRPr="00F502B3" w:rsidRDefault="00AD1862" w:rsidP="003E419E">
          <w:pPr>
            <w:pStyle w:val="Heading1"/>
            <w:rPr>
              <w:rFonts w:ascii="Calibri" w:hAnsi="Calibri"/>
              <w:b w:val="0"/>
              <w:bCs/>
              <w:sz w:val="20"/>
            </w:rPr>
          </w:pPr>
          <w:r w:rsidRPr="00F502B3">
            <w:rPr>
              <w:rFonts w:ascii="Calibri" w:hAnsi="Calibri"/>
              <w:b w:val="0"/>
              <w:bCs/>
              <w:sz w:val="20"/>
            </w:rPr>
            <w:t>CERTIFICATE OF INSTALLATION</w:t>
          </w:r>
        </w:p>
      </w:tc>
      <w:tc>
        <w:tcPr>
          <w:tcW w:w="1193" w:type="pct"/>
          <w:gridSpan w:val="3"/>
          <w:tcBorders>
            <w:left w:val="nil"/>
          </w:tcBorders>
          <w:tcMar>
            <w:left w:w="115" w:type="dxa"/>
            <w:right w:w="115" w:type="dxa"/>
          </w:tcMar>
          <w:vAlign w:val="center"/>
        </w:tcPr>
        <w:p w14:paraId="4A3A5EEA" w14:textId="77777777" w:rsidR="00AD1862" w:rsidRPr="00F502B3" w:rsidRDefault="00AD1862" w:rsidP="003E419E">
          <w:pPr>
            <w:pStyle w:val="Heading1"/>
            <w:jc w:val="right"/>
            <w:rPr>
              <w:rFonts w:ascii="Calibri" w:hAnsi="Calibri"/>
              <w:b w:val="0"/>
              <w:bCs/>
              <w:sz w:val="20"/>
            </w:rPr>
          </w:pPr>
          <w:r w:rsidRPr="00F502B3">
            <w:rPr>
              <w:rFonts w:ascii="Calibri" w:hAnsi="Calibri"/>
              <w:b w:val="0"/>
              <w:bCs/>
              <w:sz w:val="20"/>
            </w:rPr>
            <w:t>CF2R-ENV-20-H</w:t>
          </w:r>
        </w:p>
      </w:tc>
    </w:tr>
    <w:tr w:rsidR="00AD1862" w:rsidRPr="00F85124" w14:paraId="4A3A5EEE" w14:textId="77777777" w:rsidTr="000B08C4">
      <w:trPr>
        <w:cantSplit/>
        <w:trHeight w:val="288"/>
      </w:trPr>
      <w:tc>
        <w:tcPr>
          <w:tcW w:w="4023" w:type="pct"/>
          <w:gridSpan w:val="3"/>
          <w:tcBorders>
            <w:right w:val="nil"/>
          </w:tcBorders>
          <w:vAlign w:val="center"/>
        </w:tcPr>
        <w:p w14:paraId="4A3A5EEC" w14:textId="718E6500" w:rsidR="00AD1862" w:rsidRPr="00F85124" w:rsidRDefault="00AD1862" w:rsidP="005970C2">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977" w:type="pct"/>
          <w:gridSpan w:val="2"/>
          <w:tcBorders>
            <w:left w:val="nil"/>
          </w:tcBorders>
        </w:tcPr>
        <w:p w14:paraId="4A3A5EED" w14:textId="04085F5D" w:rsidR="00AD1862" w:rsidRPr="00F85124" w:rsidRDefault="00AD1862"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935BF">
            <w:rPr>
              <w:rFonts w:ascii="Calibri" w:hAnsi="Calibri"/>
              <w:bCs/>
              <w:noProof/>
            </w:rPr>
            <w:t>3</w:t>
          </w:r>
          <w:r>
            <w:rPr>
              <w:rFonts w:ascii="Calibri" w:hAnsi="Calibri"/>
              <w:bCs/>
              <w:noProof/>
            </w:rPr>
            <w:fldChar w:fldCharType="end"/>
          </w:r>
          <w:r w:rsidRPr="00F85124">
            <w:rPr>
              <w:rFonts w:ascii="Calibri" w:hAnsi="Calibri"/>
              <w:bCs/>
            </w:rPr>
            <w:t>)</w:t>
          </w:r>
        </w:p>
      </w:tc>
    </w:tr>
    <w:tr w:rsidR="00AD1862" w:rsidRPr="00F85124" w14:paraId="4A3A5EF2" w14:textId="77777777" w:rsidTr="000B08C4">
      <w:trPr>
        <w:cantSplit/>
        <w:trHeight w:val="288"/>
      </w:trPr>
      <w:tc>
        <w:tcPr>
          <w:tcW w:w="2498" w:type="pct"/>
        </w:tcPr>
        <w:p w14:paraId="4A3A5EEF" w14:textId="77777777" w:rsidR="00AD1862" w:rsidRPr="00F85124" w:rsidRDefault="00AD1862" w:rsidP="003E419E">
          <w:pPr>
            <w:rPr>
              <w:rFonts w:ascii="Calibri" w:hAnsi="Calibri"/>
              <w:sz w:val="12"/>
              <w:szCs w:val="12"/>
            </w:rPr>
          </w:pPr>
          <w:r w:rsidRPr="00F85124">
            <w:rPr>
              <w:rFonts w:ascii="Calibri" w:hAnsi="Calibri"/>
              <w:sz w:val="12"/>
              <w:szCs w:val="12"/>
            </w:rPr>
            <w:t>Project Name:</w:t>
          </w:r>
        </w:p>
      </w:tc>
      <w:tc>
        <w:tcPr>
          <w:tcW w:w="1585" w:type="pct"/>
          <w:gridSpan w:val="3"/>
        </w:tcPr>
        <w:p w14:paraId="4A3A5EF0" w14:textId="77777777" w:rsidR="00AD1862" w:rsidRPr="00F85124" w:rsidRDefault="00AD1862" w:rsidP="003E419E">
          <w:pPr>
            <w:rPr>
              <w:rFonts w:ascii="Calibri" w:hAnsi="Calibri"/>
              <w:sz w:val="12"/>
              <w:szCs w:val="12"/>
            </w:rPr>
          </w:pPr>
          <w:r w:rsidRPr="00F85124">
            <w:rPr>
              <w:rFonts w:ascii="Calibri" w:hAnsi="Calibri"/>
              <w:sz w:val="12"/>
              <w:szCs w:val="12"/>
            </w:rPr>
            <w:t>Enforcement Agency:</w:t>
          </w:r>
        </w:p>
      </w:tc>
      <w:tc>
        <w:tcPr>
          <w:tcW w:w="916" w:type="pct"/>
        </w:tcPr>
        <w:p w14:paraId="4A3A5EF1" w14:textId="77777777" w:rsidR="00AD1862" w:rsidRPr="00F85124" w:rsidRDefault="00AD1862" w:rsidP="003E419E">
          <w:pPr>
            <w:rPr>
              <w:rFonts w:ascii="Calibri" w:hAnsi="Calibri"/>
              <w:sz w:val="12"/>
              <w:szCs w:val="12"/>
            </w:rPr>
          </w:pPr>
          <w:r w:rsidRPr="00F85124">
            <w:rPr>
              <w:rFonts w:ascii="Calibri" w:hAnsi="Calibri"/>
              <w:sz w:val="12"/>
              <w:szCs w:val="12"/>
            </w:rPr>
            <w:t>Permit Number:</w:t>
          </w:r>
        </w:p>
      </w:tc>
    </w:tr>
    <w:tr w:rsidR="00AD1862" w:rsidRPr="00F85124" w14:paraId="4A3A5EF6" w14:textId="77777777" w:rsidTr="000B08C4">
      <w:trPr>
        <w:cantSplit/>
        <w:trHeight w:val="288"/>
      </w:trPr>
      <w:tc>
        <w:tcPr>
          <w:tcW w:w="2498" w:type="pct"/>
        </w:tcPr>
        <w:p w14:paraId="4A3A5EF3" w14:textId="77777777" w:rsidR="00AD1862" w:rsidRPr="00F85124" w:rsidRDefault="00AD1862" w:rsidP="003E419E">
          <w:pPr>
            <w:rPr>
              <w:rFonts w:ascii="Calibri" w:hAnsi="Calibri"/>
              <w:sz w:val="12"/>
              <w:szCs w:val="12"/>
              <w:vertAlign w:val="superscript"/>
            </w:rPr>
          </w:pPr>
          <w:r w:rsidRPr="00F85124">
            <w:rPr>
              <w:rFonts w:ascii="Calibri" w:hAnsi="Calibri"/>
              <w:sz w:val="12"/>
              <w:szCs w:val="12"/>
            </w:rPr>
            <w:t>Dwelling Address:</w:t>
          </w:r>
        </w:p>
      </w:tc>
      <w:tc>
        <w:tcPr>
          <w:tcW w:w="1585" w:type="pct"/>
          <w:gridSpan w:val="3"/>
        </w:tcPr>
        <w:p w14:paraId="4A3A5EF4" w14:textId="22FE04C4" w:rsidR="00AD1862" w:rsidRPr="00F85124" w:rsidRDefault="00AD1862"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16" w:type="pct"/>
        </w:tcPr>
        <w:p w14:paraId="4A3A5EF5" w14:textId="06098542" w:rsidR="00AD1862" w:rsidRPr="00F85124" w:rsidRDefault="00AD1862"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2E35107F" w:rsidR="00AD1862" w:rsidRPr="003E419E" w:rsidRDefault="00AD1862"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54E1C9B4" w:rsidR="00AD1862" w:rsidRDefault="00AD18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1459247F" w:rsidR="00AD1862" w:rsidRDefault="00AD186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13"/>
      <w:gridCol w:w="1666"/>
      <w:gridCol w:w="1711"/>
    </w:tblGrid>
    <w:tr w:rsidR="00AD1862" w:rsidRPr="00F85124" w14:paraId="4A3A5EFE" w14:textId="77777777" w:rsidTr="000B08C4">
      <w:trPr>
        <w:cantSplit/>
        <w:trHeight w:val="288"/>
      </w:trPr>
      <w:tc>
        <w:tcPr>
          <w:tcW w:w="4207" w:type="pct"/>
          <w:gridSpan w:val="2"/>
          <w:tcBorders>
            <w:right w:val="nil"/>
          </w:tcBorders>
          <w:vAlign w:val="center"/>
        </w:tcPr>
        <w:p w14:paraId="4A3A5EFC" w14:textId="02C54F7E" w:rsidR="00AD1862" w:rsidRPr="00F502B3" w:rsidRDefault="00AD1862"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793" w:type="pct"/>
          <w:tcBorders>
            <w:left w:val="nil"/>
          </w:tcBorders>
          <w:tcMar>
            <w:left w:w="115" w:type="dxa"/>
            <w:right w:w="115" w:type="dxa"/>
          </w:tcMar>
          <w:vAlign w:val="center"/>
        </w:tcPr>
        <w:p w14:paraId="4A3A5EFD" w14:textId="77777777" w:rsidR="00AD1862" w:rsidRPr="00F502B3" w:rsidRDefault="00AD1862" w:rsidP="003E419E">
          <w:pPr>
            <w:pStyle w:val="Heading1"/>
            <w:jc w:val="right"/>
            <w:rPr>
              <w:rFonts w:ascii="Calibri" w:hAnsi="Calibri"/>
              <w:b w:val="0"/>
              <w:bCs/>
              <w:sz w:val="20"/>
            </w:rPr>
          </w:pPr>
          <w:r w:rsidRPr="00F502B3">
            <w:rPr>
              <w:rFonts w:ascii="Calibri" w:hAnsi="Calibri"/>
              <w:b w:val="0"/>
              <w:bCs/>
              <w:sz w:val="20"/>
            </w:rPr>
            <w:t>CF2R-ENV-20-H</w:t>
          </w:r>
        </w:p>
      </w:tc>
    </w:tr>
    <w:tr w:rsidR="00AD1862" w:rsidRPr="00F85124" w14:paraId="4A3A5F01" w14:textId="77777777" w:rsidTr="000B08C4">
      <w:trPr>
        <w:cantSplit/>
        <w:trHeight w:val="288"/>
      </w:trPr>
      <w:tc>
        <w:tcPr>
          <w:tcW w:w="3435" w:type="pct"/>
          <w:tcBorders>
            <w:right w:val="nil"/>
          </w:tcBorders>
        </w:tcPr>
        <w:p w14:paraId="4A3A5EFF" w14:textId="64946A5D" w:rsidR="00AD1862" w:rsidRPr="00F85124" w:rsidRDefault="00AD1862" w:rsidP="003E419E">
          <w:pPr>
            <w:tabs>
              <w:tab w:val="right" w:pos="10543"/>
            </w:tabs>
            <w:rPr>
              <w:rFonts w:ascii="Calibri" w:hAnsi="Calibri"/>
              <w:sz w:val="12"/>
              <w:szCs w:val="12"/>
            </w:rPr>
          </w:pPr>
          <w:r w:rsidRPr="00D4190D">
            <w:rPr>
              <w:rFonts w:ascii="Calibri" w:hAnsi="Calibri"/>
              <w:bCs/>
            </w:rPr>
            <w:t>Building Air Leakage Diagnostic Test – Building Enclosures and Dwelling Unit Enclosures</w:t>
          </w:r>
        </w:p>
      </w:tc>
      <w:tc>
        <w:tcPr>
          <w:tcW w:w="1565" w:type="pct"/>
          <w:gridSpan w:val="2"/>
          <w:tcBorders>
            <w:left w:val="nil"/>
          </w:tcBorders>
        </w:tcPr>
        <w:p w14:paraId="4A3A5F00" w14:textId="2CCAF236" w:rsidR="00AD1862" w:rsidRPr="00382CD6" w:rsidRDefault="00AD1862"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53FAD">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935BF">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3AD9E0D9" w:rsidR="00AD1862" w:rsidRPr="003E419E" w:rsidRDefault="00AD1862" w:rsidP="003E41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44C6A949" w:rsidR="00AD1862" w:rsidRDefault="00AD186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63859AFE" w:rsidR="00AD1862" w:rsidRDefault="00AD186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AD1862" w:rsidRPr="00F85124" w14:paraId="4A3A5F08" w14:textId="77777777" w:rsidTr="003E419E">
      <w:trPr>
        <w:cantSplit/>
        <w:trHeight w:val="288"/>
      </w:trPr>
      <w:tc>
        <w:tcPr>
          <w:tcW w:w="3877" w:type="pct"/>
          <w:tcBorders>
            <w:right w:val="nil"/>
          </w:tcBorders>
          <w:vAlign w:val="center"/>
        </w:tcPr>
        <w:p w14:paraId="4A3A5F06" w14:textId="58AB1701" w:rsidR="00AD1862" w:rsidRPr="00F502B3" w:rsidRDefault="00AD1862"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77777777" w:rsidR="00AD1862" w:rsidRPr="00F502B3" w:rsidRDefault="00AD1862" w:rsidP="003E419E">
          <w:pPr>
            <w:pStyle w:val="Heading1"/>
            <w:jc w:val="right"/>
            <w:rPr>
              <w:rFonts w:ascii="Calibri" w:hAnsi="Calibri"/>
              <w:b w:val="0"/>
              <w:bCs/>
              <w:sz w:val="20"/>
            </w:rPr>
          </w:pPr>
          <w:r w:rsidRPr="00F502B3">
            <w:rPr>
              <w:rFonts w:ascii="Calibri" w:hAnsi="Calibri"/>
              <w:b w:val="0"/>
              <w:bCs/>
              <w:sz w:val="20"/>
            </w:rPr>
            <w:t>CF2R-ENV-20-H</w:t>
          </w:r>
        </w:p>
      </w:tc>
    </w:tr>
    <w:tr w:rsidR="00AD1862" w:rsidRPr="00F85124" w14:paraId="4A3A5F0B" w14:textId="77777777" w:rsidTr="00EF2268">
      <w:trPr>
        <w:cantSplit/>
        <w:trHeight w:val="288"/>
      </w:trPr>
      <w:tc>
        <w:tcPr>
          <w:tcW w:w="4373" w:type="pct"/>
          <w:gridSpan w:val="2"/>
          <w:tcBorders>
            <w:right w:val="nil"/>
          </w:tcBorders>
        </w:tcPr>
        <w:p w14:paraId="4A3A5F09" w14:textId="6CC25B08" w:rsidR="00AD1862" w:rsidRPr="00F85124" w:rsidRDefault="00AD1862" w:rsidP="00056B9D">
          <w:pPr>
            <w:tabs>
              <w:tab w:val="right" w:pos="10543"/>
            </w:tabs>
            <w:rPr>
              <w:rFonts w:ascii="Calibri" w:hAnsi="Calibri"/>
              <w:sz w:val="12"/>
              <w:szCs w:val="12"/>
            </w:rPr>
          </w:pPr>
          <w:r>
            <w:rPr>
              <w:rFonts w:ascii="Calibri" w:hAnsi="Calibri"/>
              <w:bCs/>
            </w:rPr>
            <w:t>Building</w:t>
          </w:r>
          <w:r w:rsidRPr="00F85124">
            <w:rPr>
              <w:rFonts w:ascii="Calibri" w:hAnsi="Calibri"/>
              <w:bCs/>
            </w:rPr>
            <w:t xml:space="preserve"> </w:t>
          </w:r>
          <w:r>
            <w:rPr>
              <w:rFonts w:ascii="Calibri" w:hAnsi="Calibri"/>
              <w:bCs/>
            </w:rPr>
            <w:t xml:space="preserve">Air </w:t>
          </w:r>
          <w:r w:rsidRPr="00F85124">
            <w:rPr>
              <w:rFonts w:ascii="Calibri" w:hAnsi="Calibri"/>
              <w:bCs/>
            </w:rPr>
            <w:t>Leakage Diagnostic Test</w:t>
          </w:r>
          <w:r>
            <w:rPr>
              <w:rFonts w:ascii="Calibri" w:hAnsi="Calibri"/>
              <w:bCs/>
            </w:rPr>
            <w:t xml:space="preserve"> - Building Enclosures and Dwelling Unit Enclosures - ENV-20a</w:t>
          </w:r>
        </w:p>
      </w:tc>
      <w:tc>
        <w:tcPr>
          <w:tcW w:w="627" w:type="pct"/>
          <w:tcBorders>
            <w:left w:val="nil"/>
          </w:tcBorders>
        </w:tcPr>
        <w:p w14:paraId="4A3A5F0A" w14:textId="5962816A" w:rsidR="00AD1862" w:rsidRPr="00F85124" w:rsidRDefault="00AD1862"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935BF">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1798004E" w:rsidR="00AD1862" w:rsidRPr="003E419E" w:rsidRDefault="00AD1862" w:rsidP="003E41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5393ADF6" w:rsidR="00AD1862" w:rsidRDefault="00AD18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0" w15:restartNumberingAfterBreak="0">
    <w:nsid w:val="51B3090A"/>
    <w:multiLevelType w:val="hybridMultilevel"/>
    <w:tmpl w:val="C8DE5F36"/>
    <w:lvl w:ilvl="0" w:tplc="29D080A6">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5"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0"/>
  </w:num>
  <w:num w:numId="10">
    <w:abstractNumId w:val="2"/>
  </w:num>
  <w:num w:numId="11">
    <w:abstractNumId w:val="14"/>
  </w:num>
  <w:num w:numId="12">
    <w:abstractNumId w:val="8"/>
  </w:num>
  <w:num w:numId="13">
    <w:abstractNumId w:val="6"/>
  </w:num>
  <w:num w:numId="14">
    <w:abstractNumId w:val="10"/>
  </w:num>
  <w:num w:numId="15">
    <w:abstractNumId w:val="12"/>
  </w:num>
  <w:num w:numId="16">
    <w:abstractNumId w:val="13"/>
  </w:num>
  <w:num w:numId="17">
    <w:abstractNumId w:val="5"/>
  </w:num>
  <w:num w:numId="18">
    <w:abstractNumId w:val="4"/>
  </w:num>
  <w:num w:numId="19">
    <w:abstractNumId w:val="15"/>
  </w:num>
  <w:num w:numId="20">
    <w:abstractNumId w:val="9"/>
  </w:num>
  <w:num w:numId="21">
    <w:abstractNumId w:val="7"/>
  </w:num>
  <w:num w:numId="22">
    <w:abstractNumId w:val="11"/>
  </w:num>
  <w:num w:numId="23">
    <w:abstractNumId w:val="3"/>
  </w:num>
  <w:num w:numId="24">
    <w:abstractNumId w:val="6"/>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l2jDX/TK9NA8dNpiXxYc5Sh5FDIJYyPY4Kdx//6WP5YQKE9sAPCUSPDFFxyjS419j/C46iz0jv78D22dnvSgdQ==" w:salt="q0A+JWqJ9O5SaH74Nw9kB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20D4A"/>
    <w:rsid w:val="00023ECE"/>
    <w:rsid w:val="00032684"/>
    <w:rsid w:val="000367BC"/>
    <w:rsid w:val="00056B9D"/>
    <w:rsid w:val="0007727D"/>
    <w:rsid w:val="00081774"/>
    <w:rsid w:val="0009061C"/>
    <w:rsid w:val="0009311F"/>
    <w:rsid w:val="000A5169"/>
    <w:rsid w:val="000A6CDD"/>
    <w:rsid w:val="000B05C9"/>
    <w:rsid w:val="000B08C4"/>
    <w:rsid w:val="000B64C1"/>
    <w:rsid w:val="000B743F"/>
    <w:rsid w:val="000C5AC9"/>
    <w:rsid w:val="000D1CB5"/>
    <w:rsid w:val="000E084F"/>
    <w:rsid w:val="000F03D5"/>
    <w:rsid w:val="000F3409"/>
    <w:rsid w:val="000F3C9E"/>
    <w:rsid w:val="001046D3"/>
    <w:rsid w:val="00107CC3"/>
    <w:rsid w:val="001134FD"/>
    <w:rsid w:val="00122B26"/>
    <w:rsid w:val="00123BD6"/>
    <w:rsid w:val="001531F1"/>
    <w:rsid w:val="00153FAD"/>
    <w:rsid w:val="00157308"/>
    <w:rsid w:val="00163079"/>
    <w:rsid w:val="0016315C"/>
    <w:rsid w:val="00165FD3"/>
    <w:rsid w:val="00167AAC"/>
    <w:rsid w:val="00170A61"/>
    <w:rsid w:val="00171BD5"/>
    <w:rsid w:val="00172D21"/>
    <w:rsid w:val="00173043"/>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0885"/>
    <w:rsid w:val="001E5CD5"/>
    <w:rsid w:val="001E5EB4"/>
    <w:rsid w:val="001E6DFB"/>
    <w:rsid w:val="001E7C38"/>
    <w:rsid w:val="001F1EB8"/>
    <w:rsid w:val="002057B8"/>
    <w:rsid w:val="00216D94"/>
    <w:rsid w:val="00217730"/>
    <w:rsid w:val="0022167C"/>
    <w:rsid w:val="00223EF9"/>
    <w:rsid w:val="00231102"/>
    <w:rsid w:val="00231CFA"/>
    <w:rsid w:val="00240435"/>
    <w:rsid w:val="0024182F"/>
    <w:rsid w:val="002478EC"/>
    <w:rsid w:val="0025389B"/>
    <w:rsid w:val="00255406"/>
    <w:rsid w:val="0027204B"/>
    <w:rsid w:val="00282299"/>
    <w:rsid w:val="0028362C"/>
    <w:rsid w:val="0029155F"/>
    <w:rsid w:val="0029261F"/>
    <w:rsid w:val="002A0D26"/>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3A71"/>
    <w:rsid w:val="00305DBA"/>
    <w:rsid w:val="0031464C"/>
    <w:rsid w:val="003166AF"/>
    <w:rsid w:val="00317238"/>
    <w:rsid w:val="00325C06"/>
    <w:rsid w:val="0033231D"/>
    <w:rsid w:val="00333ED8"/>
    <w:rsid w:val="0033443A"/>
    <w:rsid w:val="00354879"/>
    <w:rsid w:val="00366476"/>
    <w:rsid w:val="00367B59"/>
    <w:rsid w:val="003701BD"/>
    <w:rsid w:val="00381466"/>
    <w:rsid w:val="003821BA"/>
    <w:rsid w:val="00382CD6"/>
    <w:rsid w:val="003A047B"/>
    <w:rsid w:val="003A3634"/>
    <w:rsid w:val="003C1E23"/>
    <w:rsid w:val="003C2745"/>
    <w:rsid w:val="003C5860"/>
    <w:rsid w:val="003C5E86"/>
    <w:rsid w:val="003E21BB"/>
    <w:rsid w:val="003E419E"/>
    <w:rsid w:val="003E71E0"/>
    <w:rsid w:val="003F00EC"/>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B1299"/>
    <w:rsid w:val="004B2594"/>
    <w:rsid w:val="004C4607"/>
    <w:rsid w:val="004C4B9D"/>
    <w:rsid w:val="004C6C23"/>
    <w:rsid w:val="004D24A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5B39"/>
    <w:rsid w:val="00595EC9"/>
    <w:rsid w:val="005970C2"/>
    <w:rsid w:val="005A57F7"/>
    <w:rsid w:val="005A593D"/>
    <w:rsid w:val="005B48AA"/>
    <w:rsid w:val="005B6312"/>
    <w:rsid w:val="005C0059"/>
    <w:rsid w:val="005D490A"/>
    <w:rsid w:val="005E19CD"/>
    <w:rsid w:val="005E1C15"/>
    <w:rsid w:val="005F1465"/>
    <w:rsid w:val="005F2ADF"/>
    <w:rsid w:val="005F4748"/>
    <w:rsid w:val="0060014C"/>
    <w:rsid w:val="00601F04"/>
    <w:rsid w:val="006045D5"/>
    <w:rsid w:val="006124DF"/>
    <w:rsid w:val="00620556"/>
    <w:rsid w:val="00621003"/>
    <w:rsid w:val="00630960"/>
    <w:rsid w:val="00640BD3"/>
    <w:rsid w:val="00642F49"/>
    <w:rsid w:val="00657706"/>
    <w:rsid w:val="006614CE"/>
    <w:rsid w:val="00662D8F"/>
    <w:rsid w:val="00670386"/>
    <w:rsid w:val="00670640"/>
    <w:rsid w:val="006803FF"/>
    <w:rsid w:val="00681DC7"/>
    <w:rsid w:val="00685389"/>
    <w:rsid w:val="00691DE3"/>
    <w:rsid w:val="00693159"/>
    <w:rsid w:val="006950F5"/>
    <w:rsid w:val="00696A1D"/>
    <w:rsid w:val="006A4DFF"/>
    <w:rsid w:val="006A545B"/>
    <w:rsid w:val="006B7ACC"/>
    <w:rsid w:val="006B7E71"/>
    <w:rsid w:val="006C1E71"/>
    <w:rsid w:val="006C20D7"/>
    <w:rsid w:val="006C5CC0"/>
    <w:rsid w:val="006D1864"/>
    <w:rsid w:val="006D3965"/>
    <w:rsid w:val="006E236F"/>
    <w:rsid w:val="006E561D"/>
    <w:rsid w:val="0070083F"/>
    <w:rsid w:val="00703E08"/>
    <w:rsid w:val="00715475"/>
    <w:rsid w:val="00721F39"/>
    <w:rsid w:val="00733ECB"/>
    <w:rsid w:val="00735772"/>
    <w:rsid w:val="0074637C"/>
    <w:rsid w:val="00752910"/>
    <w:rsid w:val="00760262"/>
    <w:rsid w:val="00764A9A"/>
    <w:rsid w:val="00766464"/>
    <w:rsid w:val="00767127"/>
    <w:rsid w:val="00767C38"/>
    <w:rsid w:val="007722D6"/>
    <w:rsid w:val="00773125"/>
    <w:rsid w:val="00773243"/>
    <w:rsid w:val="00775AFE"/>
    <w:rsid w:val="00776634"/>
    <w:rsid w:val="00776CB9"/>
    <w:rsid w:val="007770C5"/>
    <w:rsid w:val="00777B2F"/>
    <w:rsid w:val="00785C1B"/>
    <w:rsid w:val="00796556"/>
    <w:rsid w:val="007B7538"/>
    <w:rsid w:val="007B77D7"/>
    <w:rsid w:val="007C0F62"/>
    <w:rsid w:val="007C5570"/>
    <w:rsid w:val="007C670E"/>
    <w:rsid w:val="007D46C5"/>
    <w:rsid w:val="007E1B54"/>
    <w:rsid w:val="007E1CA9"/>
    <w:rsid w:val="007F583F"/>
    <w:rsid w:val="0080000B"/>
    <w:rsid w:val="00800F1C"/>
    <w:rsid w:val="008103E6"/>
    <w:rsid w:val="00813B11"/>
    <w:rsid w:val="00840617"/>
    <w:rsid w:val="00840901"/>
    <w:rsid w:val="008433C6"/>
    <w:rsid w:val="00850A0C"/>
    <w:rsid w:val="008550A7"/>
    <w:rsid w:val="00865606"/>
    <w:rsid w:val="00867FF0"/>
    <w:rsid w:val="00871549"/>
    <w:rsid w:val="00871BD4"/>
    <w:rsid w:val="00875D94"/>
    <w:rsid w:val="00885FDA"/>
    <w:rsid w:val="00886F2C"/>
    <w:rsid w:val="00890110"/>
    <w:rsid w:val="008935BF"/>
    <w:rsid w:val="008955BB"/>
    <w:rsid w:val="008956DB"/>
    <w:rsid w:val="008B0F77"/>
    <w:rsid w:val="008C0596"/>
    <w:rsid w:val="008C070F"/>
    <w:rsid w:val="008D3313"/>
    <w:rsid w:val="008D38B9"/>
    <w:rsid w:val="008D7360"/>
    <w:rsid w:val="008E485C"/>
    <w:rsid w:val="008E625B"/>
    <w:rsid w:val="008E6C57"/>
    <w:rsid w:val="008F0CB1"/>
    <w:rsid w:val="008F386E"/>
    <w:rsid w:val="008F7864"/>
    <w:rsid w:val="00900AFB"/>
    <w:rsid w:val="00904BD2"/>
    <w:rsid w:val="00910794"/>
    <w:rsid w:val="0091667B"/>
    <w:rsid w:val="00917497"/>
    <w:rsid w:val="0092223B"/>
    <w:rsid w:val="0092568A"/>
    <w:rsid w:val="009313CC"/>
    <w:rsid w:val="0093175C"/>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B6983"/>
    <w:rsid w:val="009C6C13"/>
    <w:rsid w:val="009D2591"/>
    <w:rsid w:val="009E2C1C"/>
    <w:rsid w:val="009E535A"/>
    <w:rsid w:val="009F1B8A"/>
    <w:rsid w:val="009F3280"/>
    <w:rsid w:val="009F4793"/>
    <w:rsid w:val="00A041F9"/>
    <w:rsid w:val="00A066EB"/>
    <w:rsid w:val="00A07333"/>
    <w:rsid w:val="00A16554"/>
    <w:rsid w:val="00A2186D"/>
    <w:rsid w:val="00A25D9D"/>
    <w:rsid w:val="00A30EA0"/>
    <w:rsid w:val="00A36284"/>
    <w:rsid w:val="00A42BCC"/>
    <w:rsid w:val="00A43DE1"/>
    <w:rsid w:val="00A45016"/>
    <w:rsid w:val="00A55A8D"/>
    <w:rsid w:val="00A636F5"/>
    <w:rsid w:val="00A71449"/>
    <w:rsid w:val="00A7427E"/>
    <w:rsid w:val="00A8014F"/>
    <w:rsid w:val="00A92619"/>
    <w:rsid w:val="00A95262"/>
    <w:rsid w:val="00A97500"/>
    <w:rsid w:val="00AA0537"/>
    <w:rsid w:val="00AA1D22"/>
    <w:rsid w:val="00AA7D5B"/>
    <w:rsid w:val="00AB4C89"/>
    <w:rsid w:val="00AB7F27"/>
    <w:rsid w:val="00AC751B"/>
    <w:rsid w:val="00AD0E7D"/>
    <w:rsid w:val="00AD1862"/>
    <w:rsid w:val="00AD6BA1"/>
    <w:rsid w:val="00AE09B1"/>
    <w:rsid w:val="00AE1F34"/>
    <w:rsid w:val="00AE4835"/>
    <w:rsid w:val="00B02DA6"/>
    <w:rsid w:val="00B05774"/>
    <w:rsid w:val="00B07ED0"/>
    <w:rsid w:val="00B20F45"/>
    <w:rsid w:val="00B272DC"/>
    <w:rsid w:val="00B360A2"/>
    <w:rsid w:val="00B40977"/>
    <w:rsid w:val="00B450BD"/>
    <w:rsid w:val="00B50144"/>
    <w:rsid w:val="00B52123"/>
    <w:rsid w:val="00B549F3"/>
    <w:rsid w:val="00B572A0"/>
    <w:rsid w:val="00B62A8D"/>
    <w:rsid w:val="00B70215"/>
    <w:rsid w:val="00B7609F"/>
    <w:rsid w:val="00B76A80"/>
    <w:rsid w:val="00B86E8A"/>
    <w:rsid w:val="00B93D02"/>
    <w:rsid w:val="00B94879"/>
    <w:rsid w:val="00B95F54"/>
    <w:rsid w:val="00BA18B8"/>
    <w:rsid w:val="00BA337A"/>
    <w:rsid w:val="00BA47A4"/>
    <w:rsid w:val="00BA77C1"/>
    <w:rsid w:val="00BB1C9A"/>
    <w:rsid w:val="00BB73AE"/>
    <w:rsid w:val="00BB7FEB"/>
    <w:rsid w:val="00BC0866"/>
    <w:rsid w:val="00BC0CC6"/>
    <w:rsid w:val="00BE101B"/>
    <w:rsid w:val="00BE4084"/>
    <w:rsid w:val="00BE5C9A"/>
    <w:rsid w:val="00BE705B"/>
    <w:rsid w:val="00BF1ADA"/>
    <w:rsid w:val="00BF2620"/>
    <w:rsid w:val="00BF492D"/>
    <w:rsid w:val="00BF69B9"/>
    <w:rsid w:val="00C003FC"/>
    <w:rsid w:val="00C006FF"/>
    <w:rsid w:val="00C13C13"/>
    <w:rsid w:val="00C15D3B"/>
    <w:rsid w:val="00C2000B"/>
    <w:rsid w:val="00C2071A"/>
    <w:rsid w:val="00C26C77"/>
    <w:rsid w:val="00C33FD0"/>
    <w:rsid w:val="00C34ADC"/>
    <w:rsid w:val="00C3527F"/>
    <w:rsid w:val="00C45D3C"/>
    <w:rsid w:val="00C468DE"/>
    <w:rsid w:val="00C4700A"/>
    <w:rsid w:val="00C511E6"/>
    <w:rsid w:val="00C55ED3"/>
    <w:rsid w:val="00C62026"/>
    <w:rsid w:val="00C65A7D"/>
    <w:rsid w:val="00C70CDD"/>
    <w:rsid w:val="00C77D58"/>
    <w:rsid w:val="00C82B7C"/>
    <w:rsid w:val="00C83E2B"/>
    <w:rsid w:val="00C93EDD"/>
    <w:rsid w:val="00CA2650"/>
    <w:rsid w:val="00CA3A31"/>
    <w:rsid w:val="00CB305B"/>
    <w:rsid w:val="00CB4F4A"/>
    <w:rsid w:val="00CB7D40"/>
    <w:rsid w:val="00CE0524"/>
    <w:rsid w:val="00CE5CDC"/>
    <w:rsid w:val="00CF6E33"/>
    <w:rsid w:val="00D03609"/>
    <w:rsid w:val="00D06BAD"/>
    <w:rsid w:val="00D25121"/>
    <w:rsid w:val="00D4190D"/>
    <w:rsid w:val="00D43810"/>
    <w:rsid w:val="00D70E25"/>
    <w:rsid w:val="00D71E52"/>
    <w:rsid w:val="00D71E8F"/>
    <w:rsid w:val="00D721FF"/>
    <w:rsid w:val="00D74324"/>
    <w:rsid w:val="00D77F0F"/>
    <w:rsid w:val="00D814DE"/>
    <w:rsid w:val="00D86638"/>
    <w:rsid w:val="00D901B0"/>
    <w:rsid w:val="00D974B6"/>
    <w:rsid w:val="00DA1818"/>
    <w:rsid w:val="00DA1939"/>
    <w:rsid w:val="00DA6E23"/>
    <w:rsid w:val="00DB5095"/>
    <w:rsid w:val="00DB5A43"/>
    <w:rsid w:val="00DC0A4C"/>
    <w:rsid w:val="00DC17A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03F4"/>
    <w:rsid w:val="00E817F3"/>
    <w:rsid w:val="00E81D5E"/>
    <w:rsid w:val="00E938AC"/>
    <w:rsid w:val="00EA01F0"/>
    <w:rsid w:val="00EA4B2F"/>
    <w:rsid w:val="00EA5E99"/>
    <w:rsid w:val="00EA7549"/>
    <w:rsid w:val="00EB0324"/>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6509"/>
    <w:rsid w:val="00F108EE"/>
    <w:rsid w:val="00F11DB2"/>
    <w:rsid w:val="00F12D07"/>
    <w:rsid w:val="00F22EB6"/>
    <w:rsid w:val="00F27E5D"/>
    <w:rsid w:val="00F325C0"/>
    <w:rsid w:val="00F35C04"/>
    <w:rsid w:val="00F47523"/>
    <w:rsid w:val="00F47707"/>
    <w:rsid w:val="00F502B3"/>
    <w:rsid w:val="00F55109"/>
    <w:rsid w:val="00F56603"/>
    <w:rsid w:val="00F56D12"/>
    <w:rsid w:val="00F62D88"/>
    <w:rsid w:val="00F7154F"/>
    <w:rsid w:val="00F75684"/>
    <w:rsid w:val="00F75F46"/>
    <w:rsid w:val="00F77597"/>
    <w:rsid w:val="00F81556"/>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3"/>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B334DF-5B8D-4E92-A2BD-1F4ED3CCC102}">
  <ds:schemaRefs>
    <ds:schemaRef ds:uri="http://schemas.microsoft.com/sharepoint/v3/contenttype/forms"/>
  </ds:schemaRefs>
</ds:datastoreItem>
</file>

<file path=customXml/itemProps2.xml><?xml version="1.0" encoding="utf-8"?>
<ds:datastoreItem xmlns:ds="http://schemas.openxmlformats.org/officeDocument/2006/customXml" ds:itemID="{9949C82D-831A-4913-8844-AEFB3EAA6CF6}">
  <ds:schemaRefs>
    <ds:schemaRef ds:uri="http://schemas.openxmlformats.org/officeDocument/2006/bibliography"/>
  </ds:schemaRefs>
</ds:datastoreItem>
</file>

<file path=customXml/itemProps3.xml><?xml version="1.0" encoding="utf-8"?>
<ds:datastoreItem xmlns:ds="http://schemas.openxmlformats.org/officeDocument/2006/customXml" ds:itemID="{E6CA3710-488D-43D2-A8A7-E44CBB614E44}">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09308F69-851C-4D8C-BE47-14EB1BA75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8</Pages>
  <Words>3005</Words>
  <Characters>17130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Geiser, Che@Energy</cp:lastModifiedBy>
  <cp:revision>65</cp:revision>
  <cp:lastPrinted>2018-12-11T21:10:00Z</cp:lastPrinted>
  <dcterms:created xsi:type="dcterms:W3CDTF">2018-11-06T16:44:00Z</dcterms:created>
  <dcterms:modified xsi:type="dcterms:W3CDTF">2022-04-08T19:26:00Z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