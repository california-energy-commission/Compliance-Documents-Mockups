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6"/>
        <w:gridCol w:w="5546"/>
        <w:gridCol w:w="4948"/>
      </w:tblGrid>
      <w:tr w:rsidR="00563254" w:rsidRPr="002B4489" w14:paraId="0F4B6176" w14:textId="77777777" w:rsidTr="009F043E">
        <w:trPr>
          <w:trHeight w:val="32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175" w14:textId="77777777" w:rsidR="00563254" w:rsidRPr="002B4489" w:rsidRDefault="00563254" w:rsidP="00171E43">
            <w:pPr>
              <w:rPr>
                <w:rFonts w:asciiTheme="minorHAnsi" w:hAnsiTheme="minorHAnsi"/>
              </w:rPr>
            </w:pPr>
            <w:r w:rsidRPr="002B4489">
              <w:rPr>
                <w:rFonts w:asciiTheme="minorHAnsi" w:hAnsiTheme="minorHAnsi"/>
                <w:b/>
              </w:rPr>
              <w:t>A. System Information</w:t>
            </w:r>
          </w:p>
        </w:tc>
      </w:tr>
      <w:tr w:rsidR="00171E43" w:rsidRPr="002B4489" w14:paraId="0F4B617A"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77" w14:textId="77777777" w:rsidR="00171E43" w:rsidRPr="002B4489" w:rsidRDefault="002177C6" w:rsidP="00171E43">
            <w:pPr>
              <w:jc w:val="center"/>
              <w:rPr>
                <w:rFonts w:asciiTheme="minorHAnsi" w:hAnsiTheme="minorHAnsi"/>
              </w:rPr>
            </w:pPr>
            <w:r>
              <w:rPr>
                <w:rFonts w:asciiTheme="minorHAnsi" w:hAnsiTheme="minorHAnsi"/>
              </w:rPr>
              <w:t>0</w:t>
            </w:r>
            <w:r w:rsidR="00171E43" w:rsidRPr="002B4489">
              <w:rPr>
                <w:rFonts w:asciiTheme="minorHAnsi" w:hAnsiTheme="minorHAnsi"/>
              </w:rPr>
              <w:t>1</w:t>
            </w:r>
          </w:p>
        </w:tc>
        <w:tc>
          <w:tcPr>
            <w:tcW w:w="2514" w:type="pct"/>
            <w:tcBorders>
              <w:top w:val="single" w:sz="4" w:space="0" w:color="auto"/>
              <w:left w:val="single" w:sz="4" w:space="0" w:color="auto"/>
              <w:bottom w:val="single" w:sz="4" w:space="0" w:color="auto"/>
              <w:right w:val="single" w:sz="4" w:space="0" w:color="auto"/>
            </w:tcBorders>
            <w:vAlign w:val="center"/>
          </w:tcPr>
          <w:p w14:paraId="0F4B6178" w14:textId="191050A8" w:rsidR="00171E43" w:rsidRPr="002B4489" w:rsidRDefault="007C05EB" w:rsidP="00171E43">
            <w:pPr>
              <w:rPr>
                <w:rFonts w:asciiTheme="minorHAnsi" w:hAnsiTheme="minorHAnsi"/>
              </w:rPr>
            </w:pPr>
            <w:r>
              <w:rPr>
                <w:rFonts w:asciiTheme="minorHAnsi" w:hAnsiTheme="minorHAnsi"/>
              </w:rPr>
              <w:t>Space Conditioning</w:t>
            </w:r>
            <w:r w:rsidRPr="002B4489">
              <w:rPr>
                <w:rFonts w:asciiTheme="minorHAnsi" w:hAnsiTheme="minorHAnsi"/>
              </w:rPr>
              <w:t xml:space="preserve"> </w:t>
            </w:r>
            <w:r w:rsidR="00171E43" w:rsidRPr="002B4489">
              <w:rPr>
                <w:rFonts w:asciiTheme="minorHAnsi" w:hAnsiTheme="minorHAnsi"/>
              </w:rPr>
              <w:t>System Identification or Name</w:t>
            </w:r>
          </w:p>
        </w:tc>
        <w:tc>
          <w:tcPr>
            <w:tcW w:w="2243" w:type="pct"/>
            <w:tcBorders>
              <w:top w:val="single" w:sz="4" w:space="0" w:color="auto"/>
              <w:left w:val="single" w:sz="4" w:space="0" w:color="auto"/>
              <w:bottom w:val="single" w:sz="4" w:space="0" w:color="auto"/>
              <w:right w:val="single" w:sz="4" w:space="0" w:color="auto"/>
            </w:tcBorders>
            <w:vAlign w:val="center"/>
          </w:tcPr>
          <w:p w14:paraId="0F4B6179" w14:textId="77777777" w:rsidR="00171E43" w:rsidRPr="002B4489" w:rsidRDefault="00171E43" w:rsidP="00171E43">
            <w:pPr>
              <w:rPr>
                <w:rFonts w:asciiTheme="minorHAnsi" w:hAnsiTheme="minorHAnsi"/>
              </w:rPr>
            </w:pPr>
          </w:p>
        </w:tc>
      </w:tr>
      <w:tr w:rsidR="00171E43" w:rsidRPr="002B4489" w14:paraId="0F4B617E"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7B" w14:textId="77777777" w:rsidR="00171E43" w:rsidRPr="002B4489" w:rsidRDefault="002177C6" w:rsidP="00171E43">
            <w:pPr>
              <w:jc w:val="center"/>
              <w:rPr>
                <w:rFonts w:asciiTheme="minorHAnsi" w:hAnsiTheme="minorHAnsi"/>
              </w:rPr>
            </w:pPr>
            <w:r>
              <w:rPr>
                <w:rFonts w:asciiTheme="minorHAnsi" w:hAnsiTheme="minorHAnsi"/>
              </w:rPr>
              <w:t>0</w:t>
            </w:r>
            <w:r w:rsidR="00171E43" w:rsidRPr="002B4489">
              <w:rPr>
                <w:rFonts w:asciiTheme="minorHAnsi" w:hAnsiTheme="minorHAnsi"/>
              </w:rPr>
              <w:t>2</w:t>
            </w:r>
          </w:p>
        </w:tc>
        <w:tc>
          <w:tcPr>
            <w:tcW w:w="2514" w:type="pct"/>
            <w:tcBorders>
              <w:top w:val="single" w:sz="4" w:space="0" w:color="auto"/>
              <w:left w:val="single" w:sz="4" w:space="0" w:color="auto"/>
              <w:bottom w:val="single" w:sz="4" w:space="0" w:color="auto"/>
              <w:right w:val="single" w:sz="4" w:space="0" w:color="auto"/>
            </w:tcBorders>
            <w:vAlign w:val="center"/>
          </w:tcPr>
          <w:p w14:paraId="0F4B617C" w14:textId="21F3021E" w:rsidR="00171E43" w:rsidRPr="002B4489" w:rsidRDefault="007C05EB" w:rsidP="00171E43">
            <w:pPr>
              <w:rPr>
                <w:rFonts w:asciiTheme="minorHAnsi" w:hAnsiTheme="minorHAnsi"/>
              </w:rPr>
            </w:pPr>
            <w:r>
              <w:rPr>
                <w:rFonts w:asciiTheme="minorHAnsi" w:hAnsiTheme="minorHAnsi"/>
              </w:rPr>
              <w:t>Space Conditioning</w:t>
            </w:r>
            <w:r w:rsidRPr="002B4489">
              <w:rPr>
                <w:rFonts w:asciiTheme="minorHAnsi" w:hAnsiTheme="minorHAnsi"/>
              </w:rPr>
              <w:t xml:space="preserve"> </w:t>
            </w:r>
            <w:r w:rsidR="00171E43" w:rsidRPr="002B4489">
              <w:rPr>
                <w:rFonts w:asciiTheme="minorHAnsi" w:hAnsiTheme="minorHAnsi"/>
              </w:rPr>
              <w:t>System Location or Area Served</w:t>
            </w:r>
          </w:p>
        </w:tc>
        <w:tc>
          <w:tcPr>
            <w:tcW w:w="2243" w:type="pct"/>
            <w:tcBorders>
              <w:top w:val="single" w:sz="4" w:space="0" w:color="auto"/>
              <w:left w:val="single" w:sz="4" w:space="0" w:color="auto"/>
              <w:bottom w:val="single" w:sz="4" w:space="0" w:color="auto"/>
              <w:right w:val="single" w:sz="4" w:space="0" w:color="auto"/>
            </w:tcBorders>
            <w:vAlign w:val="center"/>
          </w:tcPr>
          <w:p w14:paraId="0F4B617D" w14:textId="77777777" w:rsidR="00171E43" w:rsidRPr="002B4489" w:rsidRDefault="00171E43" w:rsidP="00171E43">
            <w:pPr>
              <w:rPr>
                <w:rFonts w:asciiTheme="minorHAnsi" w:hAnsiTheme="minorHAnsi"/>
              </w:rPr>
            </w:pPr>
          </w:p>
        </w:tc>
      </w:tr>
      <w:tr w:rsidR="006A78D8" w:rsidRPr="002B4489" w14:paraId="3D5376FA"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76B6523D" w14:textId="58443CCD" w:rsidR="006A78D8" w:rsidRDefault="006A78D8" w:rsidP="00171E43">
            <w:pPr>
              <w:jc w:val="center"/>
              <w:rPr>
                <w:rFonts w:asciiTheme="minorHAnsi" w:hAnsiTheme="minorHAnsi"/>
              </w:rPr>
            </w:pPr>
            <w:r>
              <w:rPr>
                <w:rFonts w:asciiTheme="minorHAnsi" w:hAnsiTheme="minorHAnsi"/>
              </w:rPr>
              <w:t>03</w:t>
            </w:r>
          </w:p>
        </w:tc>
        <w:tc>
          <w:tcPr>
            <w:tcW w:w="2514" w:type="pct"/>
            <w:tcBorders>
              <w:top w:val="single" w:sz="4" w:space="0" w:color="auto"/>
              <w:left w:val="single" w:sz="4" w:space="0" w:color="auto"/>
              <w:bottom w:val="single" w:sz="4" w:space="0" w:color="auto"/>
              <w:right w:val="single" w:sz="4" w:space="0" w:color="auto"/>
            </w:tcBorders>
            <w:vAlign w:val="center"/>
          </w:tcPr>
          <w:p w14:paraId="4B7DE49F" w14:textId="009E3031" w:rsidR="006A78D8" w:rsidRDefault="006A78D8" w:rsidP="00171E43">
            <w:pPr>
              <w:rPr>
                <w:rFonts w:asciiTheme="minorHAnsi" w:hAnsiTheme="minorHAnsi"/>
              </w:rPr>
            </w:pPr>
            <w:r w:rsidRPr="009F043E">
              <w:rPr>
                <w:rFonts w:asciiTheme="minorHAnsi" w:hAnsiTheme="minorHAnsi"/>
                <w:szCs w:val="18"/>
              </w:rPr>
              <w:t>Indoor Unit Name</w:t>
            </w:r>
            <w:r w:rsidR="006E20BA">
              <w:rPr>
                <w:rFonts w:asciiTheme="minorHAnsi" w:hAnsiTheme="minorHAnsi"/>
                <w:szCs w:val="18"/>
              </w:rPr>
              <w:t xml:space="preserve"> </w:t>
            </w:r>
            <w:r w:rsidR="006E20BA">
              <w:rPr>
                <w:rFonts w:asciiTheme="minorHAnsi" w:hAnsiTheme="minorHAnsi"/>
              </w:rPr>
              <w:t>or Description of Area Served</w:t>
            </w:r>
          </w:p>
        </w:tc>
        <w:tc>
          <w:tcPr>
            <w:tcW w:w="2243" w:type="pct"/>
            <w:tcBorders>
              <w:top w:val="single" w:sz="4" w:space="0" w:color="auto"/>
              <w:left w:val="single" w:sz="4" w:space="0" w:color="auto"/>
              <w:bottom w:val="single" w:sz="4" w:space="0" w:color="auto"/>
              <w:right w:val="single" w:sz="4" w:space="0" w:color="auto"/>
            </w:tcBorders>
            <w:vAlign w:val="center"/>
          </w:tcPr>
          <w:p w14:paraId="37B88858" w14:textId="77777777" w:rsidR="006A78D8" w:rsidRPr="002B4489" w:rsidRDefault="006A78D8" w:rsidP="00171E43">
            <w:pPr>
              <w:rPr>
                <w:rFonts w:asciiTheme="minorHAnsi" w:hAnsiTheme="minorHAnsi"/>
              </w:rPr>
            </w:pPr>
          </w:p>
        </w:tc>
      </w:tr>
      <w:tr w:rsidR="00171E43" w:rsidRPr="002B4489" w14:paraId="0F4B6182"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7F" w14:textId="73B3D0A7" w:rsidR="00171E43" w:rsidRPr="002B4489" w:rsidRDefault="002177C6" w:rsidP="00171E43">
            <w:pPr>
              <w:jc w:val="center"/>
              <w:rPr>
                <w:rFonts w:asciiTheme="minorHAnsi" w:hAnsiTheme="minorHAnsi"/>
              </w:rPr>
            </w:pPr>
            <w:r>
              <w:rPr>
                <w:rFonts w:asciiTheme="minorHAnsi" w:hAnsiTheme="minorHAnsi"/>
              </w:rPr>
              <w:t>0</w:t>
            </w:r>
            <w:r w:rsidR="006A78D8">
              <w:rPr>
                <w:rFonts w:asciiTheme="minorHAnsi" w:hAnsiTheme="minorHAnsi"/>
              </w:rPr>
              <w:t>4</w:t>
            </w:r>
          </w:p>
        </w:tc>
        <w:tc>
          <w:tcPr>
            <w:tcW w:w="2514" w:type="pct"/>
            <w:tcBorders>
              <w:top w:val="single" w:sz="4" w:space="0" w:color="auto"/>
              <w:left w:val="single" w:sz="4" w:space="0" w:color="auto"/>
              <w:bottom w:val="single" w:sz="4" w:space="0" w:color="auto"/>
              <w:right w:val="single" w:sz="4" w:space="0" w:color="auto"/>
            </w:tcBorders>
            <w:vAlign w:val="center"/>
          </w:tcPr>
          <w:p w14:paraId="0F4B6180" w14:textId="02A4FE83" w:rsidR="00171E43" w:rsidRPr="002B4489" w:rsidRDefault="00171E43" w:rsidP="00171E43">
            <w:pPr>
              <w:rPr>
                <w:rFonts w:asciiTheme="minorHAnsi" w:hAnsiTheme="minorHAnsi"/>
              </w:rPr>
            </w:pPr>
            <w:r w:rsidRPr="001239C5">
              <w:rPr>
                <w:rFonts w:asciiTheme="minorHAnsi" w:hAnsiTheme="minorHAnsi"/>
              </w:rPr>
              <w:t xml:space="preserve">Building Type from </w:t>
            </w:r>
            <w:r w:rsidR="00896001" w:rsidRPr="001239C5">
              <w:rPr>
                <w:rFonts w:asciiTheme="minorHAnsi" w:hAnsiTheme="minorHAnsi"/>
              </w:rPr>
              <w:t>CF1R</w:t>
            </w:r>
          </w:p>
        </w:tc>
        <w:tc>
          <w:tcPr>
            <w:tcW w:w="2243" w:type="pct"/>
            <w:tcBorders>
              <w:top w:val="single" w:sz="4" w:space="0" w:color="auto"/>
              <w:left w:val="single" w:sz="4" w:space="0" w:color="auto"/>
              <w:bottom w:val="single" w:sz="4" w:space="0" w:color="auto"/>
              <w:right w:val="single" w:sz="4" w:space="0" w:color="auto"/>
            </w:tcBorders>
            <w:vAlign w:val="center"/>
          </w:tcPr>
          <w:p w14:paraId="0F4B6181" w14:textId="77777777" w:rsidR="00171E43" w:rsidRPr="002B4489" w:rsidRDefault="00171E43" w:rsidP="00171E43">
            <w:pPr>
              <w:rPr>
                <w:rFonts w:asciiTheme="minorHAnsi" w:hAnsiTheme="minorHAnsi"/>
              </w:rPr>
            </w:pPr>
          </w:p>
        </w:tc>
      </w:tr>
      <w:tr w:rsidR="00171E43" w:rsidRPr="002B4489" w14:paraId="0F4B6186"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83" w14:textId="545888EF" w:rsidR="00171E43" w:rsidRPr="002B4489" w:rsidRDefault="002177C6" w:rsidP="00171E43">
            <w:pPr>
              <w:jc w:val="center"/>
              <w:rPr>
                <w:rFonts w:asciiTheme="minorHAnsi" w:hAnsiTheme="minorHAnsi"/>
              </w:rPr>
            </w:pPr>
            <w:r>
              <w:rPr>
                <w:rFonts w:asciiTheme="minorHAnsi" w:hAnsiTheme="minorHAnsi"/>
              </w:rPr>
              <w:t>0</w:t>
            </w:r>
            <w:r w:rsidR="006A78D8">
              <w:rPr>
                <w:rFonts w:asciiTheme="minorHAnsi" w:hAnsiTheme="minorHAnsi"/>
              </w:rPr>
              <w:t>5</w:t>
            </w:r>
          </w:p>
        </w:tc>
        <w:tc>
          <w:tcPr>
            <w:tcW w:w="2514" w:type="pct"/>
            <w:tcBorders>
              <w:top w:val="single" w:sz="4" w:space="0" w:color="auto"/>
              <w:left w:val="single" w:sz="4" w:space="0" w:color="auto"/>
              <w:bottom w:val="single" w:sz="4" w:space="0" w:color="auto"/>
              <w:right w:val="single" w:sz="4" w:space="0" w:color="auto"/>
            </w:tcBorders>
            <w:vAlign w:val="center"/>
          </w:tcPr>
          <w:p w14:paraId="0F4B6184" w14:textId="77777777" w:rsidR="00171E43" w:rsidRPr="002B4489" w:rsidRDefault="00171E43" w:rsidP="00171E43">
            <w:pPr>
              <w:rPr>
                <w:rFonts w:asciiTheme="minorHAnsi" w:hAnsiTheme="minorHAnsi"/>
              </w:rPr>
            </w:pPr>
            <w:r w:rsidRPr="002B4489">
              <w:rPr>
                <w:rFonts w:asciiTheme="minorHAnsi" w:hAnsiTheme="minorHAnsi"/>
              </w:rPr>
              <w:t xml:space="preserve">Verified Low Leakage Ducts in Conditioned Space (VLLDCS) Credit from </w:t>
            </w:r>
            <w:r w:rsidR="00896001" w:rsidRPr="002B4489">
              <w:rPr>
                <w:rFonts w:asciiTheme="minorHAnsi" w:hAnsiTheme="minorHAnsi"/>
              </w:rPr>
              <w:t>CF1R</w:t>
            </w:r>
            <w:r w:rsidRPr="002B4489">
              <w:rPr>
                <w:rFonts w:asciiTheme="minorHAnsi" w:hAnsiTheme="minorHAnsi"/>
              </w:rPr>
              <w:t>?</w:t>
            </w:r>
          </w:p>
        </w:tc>
        <w:tc>
          <w:tcPr>
            <w:tcW w:w="2243" w:type="pct"/>
            <w:tcBorders>
              <w:top w:val="single" w:sz="4" w:space="0" w:color="auto"/>
              <w:left w:val="single" w:sz="4" w:space="0" w:color="auto"/>
              <w:bottom w:val="single" w:sz="4" w:space="0" w:color="auto"/>
              <w:right w:val="single" w:sz="4" w:space="0" w:color="auto"/>
            </w:tcBorders>
            <w:vAlign w:val="center"/>
          </w:tcPr>
          <w:p w14:paraId="0F4B6185" w14:textId="77777777" w:rsidR="00171E43" w:rsidRPr="002B4489" w:rsidRDefault="00171E43" w:rsidP="00171E43">
            <w:pPr>
              <w:rPr>
                <w:rFonts w:asciiTheme="minorHAnsi" w:hAnsiTheme="minorHAnsi"/>
              </w:rPr>
            </w:pPr>
          </w:p>
        </w:tc>
      </w:tr>
      <w:tr w:rsidR="00171E43" w:rsidRPr="002B4489" w14:paraId="0F4B618A"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87" w14:textId="638A12D0" w:rsidR="00171E43" w:rsidRPr="002B4489" w:rsidRDefault="002177C6" w:rsidP="00171E43">
            <w:pPr>
              <w:jc w:val="center"/>
              <w:rPr>
                <w:rFonts w:asciiTheme="minorHAnsi" w:hAnsiTheme="minorHAnsi"/>
              </w:rPr>
            </w:pPr>
            <w:r>
              <w:rPr>
                <w:rFonts w:asciiTheme="minorHAnsi" w:hAnsiTheme="minorHAnsi"/>
              </w:rPr>
              <w:t>0</w:t>
            </w:r>
            <w:r w:rsidR="006A78D8">
              <w:rPr>
                <w:rFonts w:asciiTheme="minorHAnsi" w:hAnsiTheme="minorHAnsi"/>
              </w:rPr>
              <w:t>6</w:t>
            </w:r>
          </w:p>
        </w:tc>
        <w:tc>
          <w:tcPr>
            <w:tcW w:w="2514" w:type="pct"/>
            <w:tcBorders>
              <w:top w:val="single" w:sz="4" w:space="0" w:color="auto"/>
              <w:left w:val="single" w:sz="4" w:space="0" w:color="auto"/>
              <w:bottom w:val="single" w:sz="4" w:space="0" w:color="auto"/>
              <w:right w:val="single" w:sz="4" w:space="0" w:color="auto"/>
            </w:tcBorders>
            <w:vAlign w:val="center"/>
          </w:tcPr>
          <w:p w14:paraId="0F4B6188" w14:textId="77777777" w:rsidR="00171E43" w:rsidRPr="002B4489" w:rsidRDefault="00171E43" w:rsidP="00171E43">
            <w:pPr>
              <w:rPr>
                <w:rFonts w:asciiTheme="minorHAnsi" w:hAnsiTheme="minorHAnsi"/>
              </w:rPr>
            </w:pPr>
            <w:r w:rsidRPr="002B4489">
              <w:rPr>
                <w:rFonts w:asciiTheme="minorHAnsi" w:hAnsiTheme="minorHAnsi"/>
              </w:rPr>
              <w:t xml:space="preserve">Verified Low Leakage Air-handling Unit Credit from </w:t>
            </w:r>
            <w:r w:rsidR="00896001" w:rsidRPr="002B4489">
              <w:rPr>
                <w:rFonts w:asciiTheme="minorHAnsi" w:hAnsiTheme="minorHAnsi"/>
              </w:rPr>
              <w:t>CF1R</w:t>
            </w:r>
            <w:r w:rsidRPr="002B4489">
              <w:rPr>
                <w:rFonts w:asciiTheme="minorHAnsi" w:hAnsiTheme="minorHAnsi"/>
              </w:rPr>
              <w:t>?</w:t>
            </w:r>
          </w:p>
        </w:tc>
        <w:tc>
          <w:tcPr>
            <w:tcW w:w="2243" w:type="pct"/>
            <w:tcBorders>
              <w:top w:val="single" w:sz="4" w:space="0" w:color="auto"/>
              <w:left w:val="single" w:sz="4" w:space="0" w:color="auto"/>
              <w:bottom w:val="single" w:sz="4" w:space="0" w:color="auto"/>
              <w:right w:val="single" w:sz="4" w:space="0" w:color="auto"/>
            </w:tcBorders>
            <w:vAlign w:val="center"/>
          </w:tcPr>
          <w:p w14:paraId="0F4B6189" w14:textId="77777777" w:rsidR="00171E43" w:rsidRPr="002B4489" w:rsidRDefault="00171E43" w:rsidP="00171E43">
            <w:pPr>
              <w:rPr>
                <w:rFonts w:asciiTheme="minorHAnsi" w:hAnsiTheme="minorHAnsi"/>
              </w:rPr>
            </w:pPr>
          </w:p>
        </w:tc>
      </w:tr>
      <w:tr w:rsidR="00171E43" w:rsidRPr="002B4489" w14:paraId="0F4B618E"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F4B618B" w14:textId="4300952C" w:rsidR="00171E43" w:rsidRPr="002B4489" w:rsidRDefault="002177C6" w:rsidP="00171E43">
            <w:pPr>
              <w:jc w:val="center"/>
              <w:rPr>
                <w:rFonts w:asciiTheme="minorHAnsi" w:hAnsiTheme="minorHAnsi"/>
              </w:rPr>
            </w:pPr>
            <w:r>
              <w:rPr>
                <w:rFonts w:asciiTheme="minorHAnsi" w:hAnsiTheme="minorHAnsi"/>
              </w:rPr>
              <w:t>0</w:t>
            </w:r>
            <w:r w:rsidR="006A78D8">
              <w:rPr>
                <w:rFonts w:asciiTheme="minorHAnsi" w:hAnsiTheme="minorHAnsi"/>
              </w:rPr>
              <w:t>7</w:t>
            </w:r>
          </w:p>
        </w:tc>
        <w:tc>
          <w:tcPr>
            <w:tcW w:w="2514" w:type="pct"/>
            <w:tcBorders>
              <w:top w:val="single" w:sz="4" w:space="0" w:color="auto"/>
              <w:left w:val="single" w:sz="4" w:space="0" w:color="auto"/>
              <w:bottom w:val="single" w:sz="4" w:space="0" w:color="auto"/>
              <w:right w:val="single" w:sz="4" w:space="0" w:color="auto"/>
            </w:tcBorders>
            <w:vAlign w:val="center"/>
          </w:tcPr>
          <w:p w14:paraId="0F4B618C" w14:textId="0EC49141" w:rsidR="00171E43" w:rsidRPr="002B4489" w:rsidRDefault="00171E43" w:rsidP="00171E43">
            <w:pPr>
              <w:rPr>
                <w:rFonts w:asciiTheme="minorHAnsi" w:hAnsiTheme="minorHAnsi"/>
              </w:rPr>
            </w:pPr>
            <w:r w:rsidRPr="002B4489">
              <w:rPr>
                <w:rFonts w:asciiTheme="minorHAnsi" w:hAnsiTheme="minorHAnsi"/>
              </w:rPr>
              <w:t xml:space="preserve">Duct System </w:t>
            </w:r>
            <w:r w:rsidR="00C854F8" w:rsidRPr="002B4489">
              <w:rPr>
                <w:rFonts w:asciiTheme="minorHAnsi" w:hAnsiTheme="minorHAnsi"/>
              </w:rPr>
              <w:t>Compliance Category</w:t>
            </w:r>
          </w:p>
        </w:tc>
        <w:tc>
          <w:tcPr>
            <w:tcW w:w="2243" w:type="pct"/>
            <w:tcBorders>
              <w:top w:val="single" w:sz="4" w:space="0" w:color="auto"/>
              <w:left w:val="single" w:sz="4" w:space="0" w:color="auto"/>
              <w:bottom w:val="single" w:sz="4" w:space="0" w:color="auto"/>
              <w:right w:val="single" w:sz="4" w:space="0" w:color="auto"/>
            </w:tcBorders>
            <w:vAlign w:val="center"/>
          </w:tcPr>
          <w:p w14:paraId="0F4B618D" w14:textId="77777777" w:rsidR="00171E43" w:rsidRPr="002B4489" w:rsidRDefault="00171E43" w:rsidP="00171E43">
            <w:pPr>
              <w:rPr>
                <w:rFonts w:asciiTheme="minorHAnsi" w:hAnsiTheme="minorHAnsi"/>
              </w:rPr>
            </w:pPr>
          </w:p>
        </w:tc>
      </w:tr>
      <w:tr w:rsidR="006A78D8" w:rsidRPr="002B4489" w14:paraId="1ABE3275"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342E6016" w14:textId="0C02DD02" w:rsidR="006A78D8" w:rsidRDefault="006A78D8" w:rsidP="006A78D8">
            <w:pPr>
              <w:jc w:val="center"/>
              <w:rPr>
                <w:rFonts w:asciiTheme="minorHAnsi" w:hAnsiTheme="minorHAnsi"/>
              </w:rPr>
            </w:pPr>
            <w:r>
              <w:rPr>
                <w:rFonts w:asciiTheme="minorHAnsi" w:hAnsiTheme="minorHAnsi"/>
              </w:rPr>
              <w:t>08</w:t>
            </w:r>
          </w:p>
        </w:tc>
        <w:tc>
          <w:tcPr>
            <w:tcW w:w="2514" w:type="pct"/>
            <w:tcBorders>
              <w:top w:val="single" w:sz="4" w:space="0" w:color="auto"/>
              <w:left w:val="single" w:sz="4" w:space="0" w:color="auto"/>
              <w:bottom w:val="single" w:sz="4" w:space="0" w:color="auto"/>
              <w:right w:val="single" w:sz="4" w:space="0" w:color="auto"/>
            </w:tcBorders>
            <w:vAlign w:val="center"/>
          </w:tcPr>
          <w:p w14:paraId="72290C7F" w14:textId="4EE57D83" w:rsidR="006A78D8" w:rsidRPr="007E1DD2" w:rsidRDefault="006A78D8" w:rsidP="006A78D8">
            <w:pPr>
              <w:rPr>
                <w:rFonts w:asciiTheme="minorHAnsi" w:hAnsiTheme="minorHAnsi"/>
              </w:rPr>
            </w:pPr>
            <w:r w:rsidRPr="009F043E">
              <w:rPr>
                <w:rFonts w:asciiTheme="minorHAnsi" w:hAnsiTheme="minorHAnsi"/>
                <w:szCs w:val="18"/>
              </w:rPr>
              <w:t>Any portions of Duct Located in Garage?</w:t>
            </w:r>
          </w:p>
        </w:tc>
        <w:tc>
          <w:tcPr>
            <w:tcW w:w="2243" w:type="pct"/>
            <w:tcBorders>
              <w:top w:val="single" w:sz="4" w:space="0" w:color="auto"/>
              <w:left w:val="single" w:sz="4" w:space="0" w:color="auto"/>
              <w:bottom w:val="single" w:sz="4" w:space="0" w:color="auto"/>
              <w:right w:val="single" w:sz="4" w:space="0" w:color="auto"/>
            </w:tcBorders>
            <w:vAlign w:val="center"/>
          </w:tcPr>
          <w:p w14:paraId="2BD1628B" w14:textId="77777777" w:rsidR="006A78D8" w:rsidRPr="002B4489" w:rsidRDefault="006A78D8" w:rsidP="006A78D8">
            <w:pPr>
              <w:rPr>
                <w:rFonts w:asciiTheme="minorHAnsi" w:hAnsiTheme="minorHAnsi"/>
              </w:rPr>
            </w:pPr>
          </w:p>
        </w:tc>
      </w:tr>
      <w:tr w:rsidR="006E20BA" w:rsidRPr="002B4489" w14:paraId="5C0A4DC5" w14:textId="77777777" w:rsidTr="006A78D8">
        <w:trPr>
          <w:trHeight w:val="360"/>
        </w:trPr>
        <w:tc>
          <w:tcPr>
            <w:tcW w:w="243" w:type="pct"/>
            <w:tcBorders>
              <w:top w:val="single" w:sz="4" w:space="0" w:color="auto"/>
              <w:left w:val="single" w:sz="4" w:space="0" w:color="auto"/>
              <w:bottom w:val="single" w:sz="4" w:space="0" w:color="auto"/>
              <w:right w:val="single" w:sz="4" w:space="0" w:color="auto"/>
            </w:tcBorders>
            <w:vAlign w:val="center"/>
          </w:tcPr>
          <w:p w14:paraId="0EFA72F3" w14:textId="5D499421" w:rsidR="006E20BA" w:rsidRDefault="006E20BA" w:rsidP="006E20BA">
            <w:pPr>
              <w:jc w:val="center"/>
              <w:rPr>
                <w:rFonts w:asciiTheme="minorHAnsi" w:hAnsiTheme="minorHAnsi"/>
              </w:rPr>
            </w:pPr>
            <w:r>
              <w:rPr>
                <w:rFonts w:asciiTheme="minorHAnsi" w:hAnsiTheme="minorHAnsi"/>
              </w:rPr>
              <w:t>09</w:t>
            </w:r>
          </w:p>
        </w:tc>
        <w:tc>
          <w:tcPr>
            <w:tcW w:w="2514" w:type="pct"/>
            <w:tcBorders>
              <w:top w:val="single" w:sz="4" w:space="0" w:color="auto"/>
              <w:left w:val="single" w:sz="4" w:space="0" w:color="auto"/>
              <w:bottom w:val="single" w:sz="4" w:space="0" w:color="auto"/>
              <w:right w:val="single" w:sz="4" w:space="0" w:color="auto"/>
            </w:tcBorders>
            <w:vAlign w:val="center"/>
          </w:tcPr>
          <w:p w14:paraId="39188DAC" w14:textId="6AC49286" w:rsidR="006E20BA" w:rsidRPr="009F043E" w:rsidRDefault="006E20BA" w:rsidP="006E20BA">
            <w:pPr>
              <w:rPr>
                <w:rFonts w:asciiTheme="minorHAnsi" w:hAnsiTheme="minorHAnsi"/>
                <w:szCs w:val="18"/>
              </w:rPr>
            </w:pPr>
            <w:proofErr w:type="gramStart"/>
            <w:r>
              <w:rPr>
                <w:rFonts w:asciiTheme="minorHAnsi" w:hAnsiTheme="minorHAnsi"/>
              </w:rPr>
              <w:t>Is</w:t>
            </w:r>
            <w:proofErr w:type="gramEnd"/>
            <w:r>
              <w:rPr>
                <w:rFonts w:asciiTheme="minorHAnsi" w:hAnsiTheme="minorHAnsi"/>
              </w:rPr>
              <w:t xml:space="preserve"> the system type Small Duct High Velocity (SDHV)?</w:t>
            </w:r>
          </w:p>
        </w:tc>
        <w:tc>
          <w:tcPr>
            <w:tcW w:w="2243" w:type="pct"/>
            <w:tcBorders>
              <w:top w:val="single" w:sz="4" w:space="0" w:color="auto"/>
              <w:left w:val="single" w:sz="4" w:space="0" w:color="auto"/>
              <w:bottom w:val="single" w:sz="4" w:space="0" w:color="auto"/>
              <w:right w:val="single" w:sz="4" w:space="0" w:color="auto"/>
            </w:tcBorders>
            <w:vAlign w:val="center"/>
          </w:tcPr>
          <w:p w14:paraId="7DFFDE91" w14:textId="77777777" w:rsidR="006E20BA" w:rsidRPr="002B4489" w:rsidRDefault="006E20BA" w:rsidP="006E20BA">
            <w:pPr>
              <w:rPr>
                <w:rFonts w:asciiTheme="minorHAnsi" w:hAnsiTheme="minorHAnsi"/>
              </w:rPr>
            </w:pPr>
          </w:p>
        </w:tc>
      </w:tr>
    </w:tbl>
    <w:p w14:paraId="4D1CA0A1" w14:textId="77777777" w:rsidR="00D47699" w:rsidRPr="002B4489" w:rsidRDefault="00D47699" w:rsidP="00171E43">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563254" w:rsidRPr="002B4489" w14:paraId="0F4B6193" w14:textId="77777777" w:rsidTr="009F043E">
        <w:trPr>
          <w:trHeight w:val="287"/>
        </w:trPr>
        <w:tc>
          <w:tcPr>
            <w:tcW w:w="5000" w:type="pct"/>
            <w:tcBorders>
              <w:top w:val="single" w:sz="4" w:space="0" w:color="auto"/>
              <w:left w:val="single" w:sz="4" w:space="0" w:color="auto"/>
              <w:bottom w:val="single" w:sz="4" w:space="0" w:color="auto"/>
              <w:right w:val="single" w:sz="4" w:space="0" w:color="auto"/>
            </w:tcBorders>
            <w:vAlign w:val="center"/>
          </w:tcPr>
          <w:p w14:paraId="0F4B6192" w14:textId="5136B1ED" w:rsidR="00563254" w:rsidRPr="002B4489" w:rsidRDefault="00563254" w:rsidP="00563254">
            <w:pPr>
              <w:keepNext/>
              <w:rPr>
                <w:rFonts w:asciiTheme="minorHAnsi" w:hAnsiTheme="minorHAnsi"/>
                <w:b/>
              </w:rPr>
            </w:pPr>
            <w:r w:rsidRPr="001D2E44">
              <w:rPr>
                <w:rFonts w:asciiTheme="minorHAnsi" w:hAnsiTheme="minorHAnsi"/>
                <w:b/>
              </w:rPr>
              <w:t>MCH-20</w:t>
            </w:r>
            <w:r>
              <w:rPr>
                <w:rFonts w:asciiTheme="minorHAnsi" w:hAnsiTheme="minorHAnsi"/>
                <w:b/>
              </w:rPr>
              <w:t>d</w:t>
            </w:r>
            <w:r w:rsidRPr="002B4489">
              <w:rPr>
                <w:rFonts w:asciiTheme="minorHAnsi" w:hAnsiTheme="minorHAnsi"/>
                <w:b/>
              </w:rPr>
              <w:t xml:space="preserve"> - Complete Replacement or Altered Duct System</w:t>
            </w:r>
          </w:p>
        </w:tc>
      </w:tr>
    </w:tbl>
    <w:p w14:paraId="5E4B178E" w14:textId="77777777" w:rsidR="00D47699" w:rsidRPr="00563254" w:rsidRDefault="00D47699">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579"/>
        <w:gridCol w:w="4950"/>
      </w:tblGrid>
      <w:tr w:rsidR="00171E43" w:rsidRPr="002B4489" w14:paraId="0F4B6196" w14:textId="77777777" w:rsidTr="009F043E">
        <w:trPr>
          <w:trHeight w:val="287"/>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195" w14:textId="77777777" w:rsidR="00171E43" w:rsidRPr="002B4489" w:rsidRDefault="00171E43" w:rsidP="00563254">
            <w:pPr>
              <w:keepNext/>
              <w:rPr>
                <w:rFonts w:asciiTheme="minorHAnsi" w:hAnsiTheme="minorHAnsi"/>
                <w:b/>
              </w:rPr>
            </w:pPr>
            <w:r w:rsidRPr="002B4489">
              <w:rPr>
                <w:rFonts w:asciiTheme="minorHAnsi" w:hAnsiTheme="minorHAnsi"/>
                <w:b/>
              </w:rPr>
              <w:t>B. D</w:t>
            </w:r>
            <w:r w:rsidR="00091DB0" w:rsidRPr="002B4489">
              <w:rPr>
                <w:rFonts w:asciiTheme="minorHAnsi" w:hAnsiTheme="minorHAnsi"/>
                <w:b/>
              </w:rPr>
              <w:t>uct Leakage Diagnostic Test</w:t>
            </w:r>
          </w:p>
        </w:tc>
      </w:tr>
      <w:tr w:rsidR="00A61426" w:rsidRPr="00464DC8" w14:paraId="68EF55D3" w14:textId="77777777" w:rsidTr="009F043E">
        <w:trPr>
          <w:trHeight w:val="332"/>
        </w:trPr>
        <w:tc>
          <w:tcPr>
            <w:tcW w:w="214" w:type="pct"/>
            <w:tcBorders>
              <w:top w:val="single" w:sz="4" w:space="0" w:color="auto"/>
              <w:left w:val="single" w:sz="4" w:space="0" w:color="auto"/>
              <w:bottom w:val="single" w:sz="4" w:space="0" w:color="auto"/>
              <w:right w:val="single" w:sz="4" w:space="0" w:color="auto"/>
            </w:tcBorders>
            <w:vAlign w:val="center"/>
          </w:tcPr>
          <w:p w14:paraId="04471953" w14:textId="77777777" w:rsidR="00A61426" w:rsidRPr="00464DC8" w:rsidRDefault="00A61426" w:rsidP="00D849BE">
            <w:pPr>
              <w:keepNext/>
              <w:jc w:val="center"/>
              <w:rPr>
                <w:rFonts w:asciiTheme="minorHAnsi" w:hAnsiTheme="minorHAnsi"/>
                <w:sz w:val="18"/>
                <w:szCs w:val="18"/>
              </w:rPr>
            </w:pPr>
            <w:r w:rsidRPr="009F043E">
              <w:rPr>
                <w:rFonts w:asciiTheme="minorHAnsi" w:hAnsiTheme="minorHAnsi"/>
                <w:szCs w:val="18"/>
              </w:rPr>
              <w:t>01</w:t>
            </w:r>
          </w:p>
        </w:tc>
        <w:tc>
          <w:tcPr>
            <w:tcW w:w="2536" w:type="pct"/>
            <w:tcBorders>
              <w:top w:val="single" w:sz="4" w:space="0" w:color="auto"/>
              <w:left w:val="single" w:sz="4" w:space="0" w:color="auto"/>
              <w:bottom w:val="single" w:sz="4" w:space="0" w:color="auto"/>
              <w:right w:val="single" w:sz="4" w:space="0" w:color="auto"/>
            </w:tcBorders>
            <w:vAlign w:val="center"/>
          </w:tcPr>
          <w:p w14:paraId="36A33375" w14:textId="77777777" w:rsidR="00A61426" w:rsidRPr="009F043E" w:rsidRDefault="00A61426" w:rsidP="00D849BE">
            <w:pPr>
              <w:keepNext/>
              <w:rPr>
                <w:rFonts w:asciiTheme="minorHAnsi" w:hAnsiTheme="minorHAnsi"/>
                <w:szCs w:val="18"/>
              </w:rPr>
            </w:pPr>
            <w:r w:rsidRPr="009F043E">
              <w:rPr>
                <w:rFonts w:asciiTheme="minorHAnsi" w:hAnsiTheme="minorHAnsi"/>
                <w:szCs w:val="18"/>
              </w:rPr>
              <w:t>Air-Handling Unit Airflow (AHU Airflow) Determination Method</w:t>
            </w:r>
          </w:p>
        </w:tc>
        <w:tc>
          <w:tcPr>
            <w:tcW w:w="2250" w:type="pct"/>
            <w:tcBorders>
              <w:top w:val="single" w:sz="4" w:space="0" w:color="auto"/>
              <w:left w:val="single" w:sz="4" w:space="0" w:color="auto"/>
              <w:bottom w:val="single" w:sz="4" w:space="0" w:color="auto"/>
              <w:right w:val="single" w:sz="4" w:space="0" w:color="auto"/>
            </w:tcBorders>
            <w:vAlign w:val="center"/>
          </w:tcPr>
          <w:p w14:paraId="2DF9F316" w14:textId="7C215502" w:rsidR="00A61426" w:rsidRPr="00464DC8" w:rsidRDefault="00A61426" w:rsidP="00D849BE">
            <w:pPr>
              <w:keepNext/>
              <w:rPr>
                <w:rFonts w:asciiTheme="minorHAnsi" w:hAnsiTheme="minorHAnsi"/>
                <w:sz w:val="18"/>
                <w:szCs w:val="18"/>
              </w:rPr>
            </w:pPr>
          </w:p>
        </w:tc>
      </w:tr>
      <w:tr w:rsidR="00171E43" w:rsidRPr="002B4489" w14:paraId="0F4B619A"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97" w14:textId="08678A23"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2</w:t>
            </w:r>
          </w:p>
        </w:tc>
        <w:tc>
          <w:tcPr>
            <w:tcW w:w="2536" w:type="pct"/>
            <w:tcBorders>
              <w:top w:val="single" w:sz="4" w:space="0" w:color="auto"/>
              <w:left w:val="single" w:sz="4" w:space="0" w:color="auto"/>
              <w:bottom w:val="single" w:sz="4" w:space="0" w:color="auto"/>
              <w:right w:val="single" w:sz="4" w:space="0" w:color="auto"/>
            </w:tcBorders>
            <w:vAlign w:val="center"/>
          </w:tcPr>
          <w:p w14:paraId="0F4B6198" w14:textId="5B2ED8F2" w:rsidR="00171E43" w:rsidRPr="002B4489" w:rsidRDefault="00171E43" w:rsidP="00171E43">
            <w:pPr>
              <w:keepNext/>
              <w:rPr>
                <w:rFonts w:asciiTheme="minorHAnsi" w:hAnsiTheme="minorHAnsi"/>
              </w:rPr>
            </w:pPr>
            <w:r w:rsidRPr="002B4489">
              <w:rPr>
                <w:rFonts w:asciiTheme="minorHAnsi" w:hAnsiTheme="minorHAnsi"/>
              </w:rPr>
              <w:t>Condenser Nominal Cooling Capacity (ton)</w:t>
            </w:r>
          </w:p>
        </w:tc>
        <w:tc>
          <w:tcPr>
            <w:tcW w:w="2250" w:type="pct"/>
            <w:tcBorders>
              <w:top w:val="single" w:sz="4" w:space="0" w:color="auto"/>
              <w:left w:val="single" w:sz="4" w:space="0" w:color="auto"/>
              <w:bottom w:val="single" w:sz="4" w:space="0" w:color="auto"/>
              <w:right w:val="single" w:sz="4" w:space="0" w:color="auto"/>
            </w:tcBorders>
            <w:vAlign w:val="center"/>
          </w:tcPr>
          <w:p w14:paraId="0F4B6199" w14:textId="77777777" w:rsidR="00171E43" w:rsidRPr="002B4489" w:rsidRDefault="00171E43" w:rsidP="00171E43">
            <w:pPr>
              <w:keepNext/>
              <w:rPr>
                <w:rFonts w:asciiTheme="minorHAnsi" w:hAnsiTheme="minorHAnsi"/>
              </w:rPr>
            </w:pPr>
          </w:p>
        </w:tc>
      </w:tr>
      <w:tr w:rsidR="00A61426" w:rsidRPr="002B4489" w14:paraId="137666E4"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4EE289AA" w14:textId="3CB48FEF" w:rsidR="00A61426" w:rsidRDefault="00A61426" w:rsidP="00171E43">
            <w:pPr>
              <w:keepNext/>
              <w:jc w:val="center"/>
              <w:rPr>
                <w:rFonts w:asciiTheme="minorHAnsi" w:hAnsiTheme="minorHAnsi"/>
              </w:rPr>
            </w:pPr>
            <w:r>
              <w:rPr>
                <w:rFonts w:asciiTheme="minorHAnsi" w:hAnsiTheme="minorHAnsi"/>
              </w:rPr>
              <w:t>03</w:t>
            </w:r>
          </w:p>
        </w:tc>
        <w:tc>
          <w:tcPr>
            <w:tcW w:w="2536" w:type="pct"/>
            <w:tcBorders>
              <w:top w:val="single" w:sz="4" w:space="0" w:color="auto"/>
              <w:left w:val="single" w:sz="4" w:space="0" w:color="auto"/>
              <w:bottom w:val="single" w:sz="4" w:space="0" w:color="auto"/>
              <w:right w:val="single" w:sz="4" w:space="0" w:color="auto"/>
            </w:tcBorders>
            <w:vAlign w:val="center"/>
          </w:tcPr>
          <w:p w14:paraId="63C82B2D" w14:textId="5DC37E8D" w:rsidR="00A61426" w:rsidRPr="002B4489" w:rsidRDefault="00A61426" w:rsidP="00171E43">
            <w:pPr>
              <w:keepNext/>
              <w:rPr>
                <w:rFonts w:asciiTheme="minorHAnsi" w:hAnsiTheme="minorHAnsi"/>
              </w:rPr>
            </w:pPr>
            <w:r>
              <w:rPr>
                <w:rFonts w:asciiTheme="minorHAnsi" w:hAnsiTheme="minorHAnsi"/>
              </w:rPr>
              <w:t xml:space="preserve">Indoor Unit Nominal Cooling Capacity </w:t>
            </w:r>
          </w:p>
        </w:tc>
        <w:tc>
          <w:tcPr>
            <w:tcW w:w="2250" w:type="pct"/>
            <w:tcBorders>
              <w:top w:val="single" w:sz="4" w:space="0" w:color="auto"/>
              <w:left w:val="single" w:sz="4" w:space="0" w:color="auto"/>
              <w:bottom w:val="single" w:sz="4" w:space="0" w:color="auto"/>
              <w:right w:val="single" w:sz="4" w:space="0" w:color="auto"/>
            </w:tcBorders>
            <w:vAlign w:val="center"/>
          </w:tcPr>
          <w:p w14:paraId="112D572F" w14:textId="77777777" w:rsidR="00A61426" w:rsidRPr="002B4489" w:rsidRDefault="00A61426" w:rsidP="00171E43">
            <w:pPr>
              <w:keepNext/>
              <w:rPr>
                <w:rFonts w:asciiTheme="minorHAnsi" w:hAnsiTheme="minorHAnsi"/>
              </w:rPr>
            </w:pPr>
          </w:p>
        </w:tc>
      </w:tr>
      <w:tr w:rsidR="00171E43" w:rsidRPr="002B4489" w14:paraId="0F4B619E"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9B" w14:textId="072B0954"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4</w:t>
            </w:r>
          </w:p>
        </w:tc>
        <w:tc>
          <w:tcPr>
            <w:tcW w:w="2536" w:type="pct"/>
            <w:tcBorders>
              <w:top w:val="single" w:sz="4" w:space="0" w:color="auto"/>
              <w:left w:val="single" w:sz="4" w:space="0" w:color="auto"/>
              <w:bottom w:val="single" w:sz="4" w:space="0" w:color="auto"/>
              <w:right w:val="single" w:sz="4" w:space="0" w:color="auto"/>
            </w:tcBorders>
            <w:vAlign w:val="center"/>
          </w:tcPr>
          <w:p w14:paraId="0F4B619C" w14:textId="2F45B4B3" w:rsidR="00171E43" w:rsidRPr="002B4489" w:rsidRDefault="00171E43" w:rsidP="00171E43">
            <w:pPr>
              <w:keepNext/>
              <w:rPr>
                <w:rFonts w:asciiTheme="minorHAnsi" w:hAnsiTheme="minorHAnsi"/>
              </w:rPr>
            </w:pPr>
            <w:r w:rsidRPr="002B4489">
              <w:rPr>
                <w:rFonts w:asciiTheme="minorHAnsi" w:hAnsiTheme="minorHAnsi"/>
              </w:rPr>
              <w:t>Heating Capacity (</w:t>
            </w:r>
            <w:proofErr w:type="spellStart"/>
            <w:r w:rsidRPr="002B4489">
              <w:rPr>
                <w:rFonts w:asciiTheme="minorHAnsi" w:hAnsiTheme="minorHAnsi"/>
              </w:rPr>
              <w:t>kBtu</w:t>
            </w:r>
            <w:proofErr w:type="spellEnd"/>
            <w:r w:rsidRPr="002B4489">
              <w:rPr>
                <w:rFonts w:asciiTheme="minorHAnsi" w:hAnsiTheme="minorHAnsi"/>
              </w:rPr>
              <w:t>/h)</w:t>
            </w:r>
          </w:p>
        </w:tc>
        <w:tc>
          <w:tcPr>
            <w:tcW w:w="2250" w:type="pct"/>
            <w:tcBorders>
              <w:top w:val="single" w:sz="4" w:space="0" w:color="auto"/>
              <w:left w:val="single" w:sz="4" w:space="0" w:color="auto"/>
              <w:bottom w:val="single" w:sz="4" w:space="0" w:color="auto"/>
              <w:right w:val="single" w:sz="4" w:space="0" w:color="auto"/>
            </w:tcBorders>
            <w:vAlign w:val="center"/>
          </w:tcPr>
          <w:p w14:paraId="0F4B619D" w14:textId="77777777" w:rsidR="00171E43" w:rsidRPr="002B4489" w:rsidRDefault="00171E43" w:rsidP="00171E43">
            <w:pPr>
              <w:keepNext/>
              <w:rPr>
                <w:rFonts w:asciiTheme="minorHAnsi" w:hAnsiTheme="minorHAnsi"/>
              </w:rPr>
            </w:pPr>
          </w:p>
        </w:tc>
      </w:tr>
      <w:tr w:rsidR="00171E43" w:rsidRPr="002B4489" w14:paraId="0F4B61A2"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9F" w14:textId="1911A03A"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5</w:t>
            </w:r>
          </w:p>
        </w:tc>
        <w:tc>
          <w:tcPr>
            <w:tcW w:w="2536" w:type="pct"/>
            <w:tcBorders>
              <w:top w:val="single" w:sz="4" w:space="0" w:color="auto"/>
              <w:left w:val="single" w:sz="4" w:space="0" w:color="auto"/>
              <w:bottom w:val="single" w:sz="4" w:space="0" w:color="auto"/>
              <w:right w:val="single" w:sz="4" w:space="0" w:color="auto"/>
            </w:tcBorders>
            <w:vAlign w:val="center"/>
          </w:tcPr>
          <w:p w14:paraId="0F4B61A0" w14:textId="20320960" w:rsidR="00171E43" w:rsidRPr="002B4489" w:rsidRDefault="00171E43" w:rsidP="00171E43">
            <w:pPr>
              <w:keepNext/>
              <w:rPr>
                <w:rFonts w:asciiTheme="minorHAnsi" w:hAnsiTheme="minorHAnsi"/>
              </w:rPr>
            </w:pPr>
            <w:r w:rsidRPr="002B4489">
              <w:rPr>
                <w:rFonts w:asciiTheme="minorHAnsi" w:hAnsiTheme="minorHAnsi"/>
              </w:rPr>
              <w:t xml:space="preserve">Conditioned Floor Area </w:t>
            </w:r>
            <w:r w:rsidR="00E05304" w:rsidRPr="002B4489">
              <w:rPr>
                <w:rFonts w:asciiTheme="minorHAnsi" w:hAnsiTheme="minorHAnsi"/>
              </w:rPr>
              <w:t>Served by this HVAC System</w:t>
            </w:r>
            <w:r w:rsidR="00A35FE4" w:rsidRPr="002B4489">
              <w:rPr>
                <w:rFonts w:asciiTheme="minorHAnsi" w:hAnsiTheme="minorHAnsi"/>
              </w:rPr>
              <w:t xml:space="preserve"> </w:t>
            </w:r>
            <w:r w:rsidRPr="002B4489">
              <w:rPr>
                <w:rFonts w:asciiTheme="minorHAnsi" w:hAnsiTheme="minorHAnsi"/>
              </w:rPr>
              <w:t>(ft</w:t>
            </w:r>
            <w:r w:rsidRPr="00226F4D">
              <w:rPr>
                <w:rFonts w:asciiTheme="minorHAnsi" w:hAnsiTheme="minorHAnsi"/>
                <w:vertAlign w:val="superscript"/>
              </w:rPr>
              <w:t>2</w:t>
            </w:r>
            <w:r w:rsidRPr="002B4489">
              <w:rPr>
                <w:rFonts w:asciiTheme="minorHAnsi" w:hAnsiTheme="minorHAnsi"/>
              </w:rPr>
              <w:t>)</w:t>
            </w:r>
          </w:p>
        </w:tc>
        <w:tc>
          <w:tcPr>
            <w:tcW w:w="2250" w:type="pct"/>
            <w:tcBorders>
              <w:top w:val="single" w:sz="4" w:space="0" w:color="auto"/>
              <w:left w:val="single" w:sz="4" w:space="0" w:color="auto"/>
              <w:bottom w:val="single" w:sz="4" w:space="0" w:color="auto"/>
              <w:right w:val="single" w:sz="4" w:space="0" w:color="auto"/>
            </w:tcBorders>
            <w:vAlign w:val="center"/>
          </w:tcPr>
          <w:p w14:paraId="0F4B61A1" w14:textId="77777777" w:rsidR="00171E43" w:rsidRPr="002B4489" w:rsidRDefault="00171E43" w:rsidP="00171E43">
            <w:pPr>
              <w:keepNext/>
              <w:rPr>
                <w:rFonts w:asciiTheme="minorHAnsi" w:hAnsiTheme="minorHAnsi"/>
              </w:rPr>
            </w:pPr>
          </w:p>
        </w:tc>
      </w:tr>
      <w:tr w:rsidR="00A61426" w:rsidRPr="002B4489" w14:paraId="465C1F2D" w14:textId="77777777" w:rsidTr="00A61426">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7425A0E3" w14:textId="18A22FC1" w:rsidR="00A61426" w:rsidRDefault="00A61426" w:rsidP="00171E43">
            <w:pPr>
              <w:keepNext/>
              <w:jc w:val="center"/>
              <w:rPr>
                <w:rFonts w:asciiTheme="minorHAnsi" w:hAnsiTheme="minorHAnsi"/>
              </w:rPr>
            </w:pPr>
            <w:r>
              <w:rPr>
                <w:rFonts w:asciiTheme="minorHAnsi" w:hAnsiTheme="minorHAnsi"/>
              </w:rPr>
              <w:t>06</w:t>
            </w:r>
          </w:p>
        </w:tc>
        <w:tc>
          <w:tcPr>
            <w:tcW w:w="2536" w:type="pct"/>
            <w:tcBorders>
              <w:top w:val="single" w:sz="4" w:space="0" w:color="auto"/>
              <w:left w:val="single" w:sz="4" w:space="0" w:color="auto"/>
              <w:bottom w:val="single" w:sz="4" w:space="0" w:color="auto"/>
              <w:right w:val="single" w:sz="4" w:space="0" w:color="auto"/>
            </w:tcBorders>
            <w:vAlign w:val="center"/>
          </w:tcPr>
          <w:p w14:paraId="629A27E3" w14:textId="3E1C23B8" w:rsidR="00A61426" w:rsidRPr="002B4489" w:rsidRDefault="00A61426" w:rsidP="00171E43">
            <w:pPr>
              <w:keepNext/>
              <w:rPr>
                <w:rFonts w:asciiTheme="minorHAnsi" w:hAnsiTheme="minorHAnsi"/>
              </w:rPr>
            </w:pPr>
            <w:r>
              <w:rPr>
                <w:rFonts w:asciiTheme="minorHAnsi" w:hAnsiTheme="minorHAnsi"/>
              </w:rPr>
              <w:t>Measured AHU Airflow (cfm)</w:t>
            </w:r>
          </w:p>
        </w:tc>
        <w:tc>
          <w:tcPr>
            <w:tcW w:w="2250" w:type="pct"/>
            <w:tcBorders>
              <w:top w:val="single" w:sz="4" w:space="0" w:color="auto"/>
              <w:left w:val="single" w:sz="4" w:space="0" w:color="auto"/>
              <w:bottom w:val="single" w:sz="4" w:space="0" w:color="auto"/>
              <w:right w:val="single" w:sz="4" w:space="0" w:color="auto"/>
            </w:tcBorders>
            <w:vAlign w:val="center"/>
          </w:tcPr>
          <w:p w14:paraId="4EF92062" w14:textId="77777777" w:rsidR="00A61426" w:rsidRPr="002B4489" w:rsidRDefault="00A61426" w:rsidP="00171E43">
            <w:pPr>
              <w:keepNext/>
              <w:rPr>
                <w:rFonts w:asciiTheme="minorHAnsi" w:hAnsiTheme="minorHAnsi"/>
              </w:rPr>
            </w:pPr>
          </w:p>
        </w:tc>
      </w:tr>
      <w:tr w:rsidR="00171E43" w:rsidRPr="002B4489" w14:paraId="0F4B61A6"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A3" w14:textId="543C9A33"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7</w:t>
            </w:r>
          </w:p>
        </w:tc>
        <w:tc>
          <w:tcPr>
            <w:tcW w:w="2536" w:type="pct"/>
            <w:tcBorders>
              <w:top w:val="single" w:sz="4" w:space="0" w:color="auto"/>
              <w:left w:val="single" w:sz="4" w:space="0" w:color="auto"/>
              <w:bottom w:val="single" w:sz="4" w:space="0" w:color="auto"/>
              <w:right w:val="single" w:sz="4" w:space="0" w:color="auto"/>
            </w:tcBorders>
            <w:vAlign w:val="center"/>
          </w:tcPr>
          <w:p w14:paraId="0F4B61A4" w14:textId="3A9E7341" w:rsidR="00171E43" w:rsidRPr="002B4489" w:rsidRDefault="00C854F8" w:rsidP="00171E43">
            <w:pPr>
              <w:keepNext/>
              <w:rPr>
                <w:rFonts w:asciiTheme="minorHAnsi" w:hAnsiTheme="minorHAnsi"/>
              </w:rPr>
            </w:pPr>
            <w:r w:rsidRPr="002B4489">
              <w:rPr>
                <w:rFonts w:asciiTheme="minorHAnsi" w:hAnsiTheme="minorHAnsi"/>
              </w:rPr>
              <w:t>Duct Leakage Test Conditions</w:t>
            </w:r>
          </w:p>
        </w:tc>
        <w:tc>
          <w:tcPr>
            <w:tcW w:w="2250" w:type="pct"/>
            <w:tcBorders>
              <w:top w:val="single" w:sz="4" w:space="0" w:color="auto"/>
              <w:left w:val="single" w:sz="4" w:space="0" w:color="auto"/>
              <w:bottom w:val="single" w:sz="4" w:space="0" w:color="auto"/>
              <w:right w:val="single" w:sz="4" w:space="0" w:color="auto"/>
            </w:tcBorders>
            <w:vAlign w:val="center"/>
          </w:tcPr>
          <w:p w14:paraId="0F4B61A5" w14:textId="77777777" w:rsidR="00171E43" w:rsidRPr="002B4489" w:rsidRDefault="00171E43" w:rsidP="00171E43">
            <w:pPr>
              <w:keepNext/>
              <w:rPr>
                <w:rFonts w:asciiTheme="minorHAnsi" w:hAnsiTheme="minorHAnsi"/>
              </w:rPr>
            </w:pPr>
          </w:p>
        </w:tc>
      </w:tr>
      <w:tr w:rsidR="00171E43" w:rsidRPr="002B4489" w14:paraId="0F4B61AA"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A7" w14:textId="33F47B28"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8</w:t>
            </w:r>
          </w:p>
        </w:tc>
        <w:tc>
          <w:tcPr>
            <w:tcW w:w="2536" w:type="pct"/>
            <w:tcBorders>
              <w:top w:val="single" w:sz="4" w:space="0" w:color="auto"/>
              <w:left w:val="single" w:sz="4" w:space="0" w:color="auto"/>
              <w:bottom w:val="single" w:sz="4" w:space="0" w:color="auto"/>
              <w:right w:val="single" w:sz="4" w:space="0" w:color="auto"/>
            </w:tcBorders>
            <w:vAlign w:val="center"/>
          </w:tcPr>
          <w:p w14:paraId="0F4B61A8" w14:textId="26051DCB" w:rsidR="00171E43" w:rsidRPr="002B4489" w:rsidRDefault="00171E43" w:rsidP="00171E43">
            <w:pPr>
              <w:keepNext/>
              <w:rPr>
                <w:rFonts w:asciiTheme="minorHAnsi" w:hAnsiTheme="minorHAnsi"/>
              </w:rPr>
            </w:pPr>
            <w:r w:rsidRPr="002B4489">
              <w:rPr>
                <w:rFonts w:asciiTheme="minorHAnsi" w:hAnsiTheme="minorHAnsi"/>
              </w:rPr>
              <w:t>Duct Leakage Test Method</w:t>
            </w:r>
          </w:p>
        </w:tc>
        <w:tc>
          <w:tcPr>
            <w:tcW w:w="2250" w:type="pct"/>
            <w:tcBorders>
              <w:top w:val="single" w:sz="4" w:space="0" w:color="auto"/>
              <w:left w:val="single" w:sz="4" w:space="0" w:color="auto"/>
              <w:bottom w:val="single" w:sz="4" w:space="0" w:color="auto"/>
              <w:right w:val="single" w:sz="4" w:space="0" w:color="auto"/>
            </w:tcBorders>
            <w:vAlign w:val="center"/>
          </w:tcPr>
          <w:p w14:paraId="0F4B61A9" w14:textId="77777777" w:rsidR="00171E43" w:rsidRPr="002B4489" w:rsidRDefault="00171E43" w:rsidP="00171E43">
            <w:pPr>
              <w:keepNext/>
              <w:rPr>
                <w:rFonts w:asciiTheme="minorHAnsi" w:hAnsiTheme="minorHAnsi"/>
              </w:rPr>
            </w:pPr>
          </w:p>
        </w:tc>
      </w:tr>
      <w:tr w:rsidR="00171E43" w:rsidRPr="002B4489" w14:paraId="0F4B61AE"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AB" w14:textId="45258533" w:rsidR="00171E43" w:rsidRPr="002B4489" w:rsidRDefault="002177C6" w:rsidP="00171E43">
            <w:pPr>
              <w:keepNext/>
              <w:jc w:val="center"/>
              <w:rPr>
                <w:rFonts w:asciiTheme="minorHAnsi" w:hAnsiTheme="minorHAnsi"/>
              </w:rPr>
            </w:pPr>
            <w:r>
              <w:rPr>
                <w:rFonts w:asciiTheme="minorHAnsi" w:hAnsiTheme="minorHAnsi"/>
              </w:rPr>
              <w:t>0</w:t>
            </w:r>
            <w:r w:rsidR="00A61426">
              <w:rPr>
                <w:rFonts w:asciiTheme="minorHAnsi" w:hAnsiTheme="minorHAnsi"/>
              </w:rPr>
              <w:t>9</w:t>
            </w:r>
          </w:p>
        </w:tc>
        <w:tc>
          <w:tcPr>
            <w:tcW w:w="2536" w:type="pct"/>
            <w:tcBorders>
              <w:top w:val="single" w:sz="4" w:space="0" w:color="auto"/>
              <w:left w:val="single" w:sz="4" w:space="0" w:color="auto"/>
              <w:bottom w:val="single" w:sz="4" w:space="0" w:color="auto"/>
              <w:right w:val="single" w:sz="4" w:space="0" w:color="auto"/>
            </w:tcBorders>
            <w:vAlign w:val="center"/>
          </w:tcPr>
          <w:p w14:paraId="0F4B61AC" w14:textId="197FABAA" w:rsidR="00171E43" w:rsidRPr="002B4489" w:rsidRDefault="00171E43" w:rsidP="009B2E6D">
            <w:pPr>
              <w:keepNext/>
              <w:rPr>
                <w:rFonts w:asciiTheme="minorHAnsi" w:hAnsiTheme="minorHAnsi"/>
              </w:rPr>
            </w:pPr>
            <w:r w:rsidRPr="002B4489">
              <w:rPr>
                <w:rFonts w:asciiTheme="minorHAnsi" w:hAnsiTheme="minorHAnsi"/>
              </w:rPr>
              <w:t>Leakage</w:t>
            </w:r>
            <w:r w:rsidR="00574511">
              <w:rPr>
                <w:rFonts w:asciiTheme="minorHAnsi" w:hAnsiTheme="minorHAnsi"/>
              </w:rPr>
              <w:t xml:space="preserve"> </w:t>
            </w:r>
            <w:r w:rsidRPr="002B4489">
              <w:rPr>
                <w:rFonts w:asciiTheme="minorHAnsi" w:hAnsiTheme="minorHAnsi"/>
              </w:rPr>
              <w:t>Factor</w:t>
            </w:r>
          </w:p>
        </w:tc>
        <w:tc>
          <w:tcPr>
            <w:tcW w:w="2250" w:type="pct"/>
            <w:tcBorders>
              <w:top w:val="single" w:sz="4" w:space="0" w:color="auto"/>
              <w:left w:val="single" w:sz="4" w:space="0" w:color="auto"/>
              <w:bottom w:val="single" w:sz="4" w:space="0" w:color="auto"/>
              <w:right w:val="single" w:sz="4" w:space="0" w:color="auto"/>
            </w:tcBorders>
            <w:vAlign w:val="center"/>
          </w:tcPr>
          <w:p w14:paraId="0F4B61AD" w14:textId="77777777" w:rsidR="00171E43" w:rsidRPr="002B4489" w:rsidRDefault="00171E43" w:rsidP="00171E43">
            <w:pPr>
              <w:keepNext/>
              <w:rPr>
                <w:rFonts w:asciiTheme="minorHAnsi" w:hAnsiTheme="minorHAnsi"/>
              </w:rPr>
            </w:pPr>
          </w:p>
        </w:tc>
      </w:tr>
      <w:tr w:rsidR="00171E43" w:rsidRPr="002B4489" w14:paraId="0F4B61BA" w14:textId="77777777" w:rsidTr="009F043E">
        <w:trPr>
          <w:trHeight w:val="360"/>
        </w:trPr>
        <w:tc>
          <w:tcPr>
            <w:tcW w:w="214" w:type="pct"/>
            <w:tcBorders>
              <w:top w:val="single" w:sz="4" w:space="0" w:color="auto"/>
              <w:left w:val="single" w:sz="4" w:space="0" w:color="auto"/>
              <w:bottom w:val="single" w:sz="4" w:space="0" w:color="auto"/>
              <w:right w:val="single" w:sz="4" w:space="0" w:color="auto"/>
            </w:tcBorders>
            <w:vAlign w:val="center"/>
          </w:tcPr>
          <w:p w14:paraId="0F4B61B7" w14:textId="3223FAA3" w:rsidR="00171E43" w:rsidRPr="002B4489" w:rsidRDefault="00A61426" w:rsidP="007E1DD2">
            <w:pPr>
              <w:keepNext/>
              <w:spacing w:line="240" w:lineRule="exact"/>
              <w:ind w:left="-14" w:firstLine="14"/>
              <w:jc w:val="center"/>
              <w:rPr>
                <w:rFonts w:asciiTheme="minorHAnsi" w:hAnsiTheme="minorHAnsi"/>
              </w:rPr>
            </w:pPr>
            <w:r>
              <w:rPr>
                <w:rFonts w:asciiTheme="minorHAnsi" w:hAnsiTheme="minorHAnsi"/>
              </w:rPr>
              <w:t>10</w:t>
            </w:r>
          </w:p>
        </w:tc>
        <w:tc>
          <w:tcPr>
            <w:tcW w:w="2536" w:type="pct"/>
            <w:tcBorders>
              <w:top w:val="single" w:sz="4" w:space="0" w:color="auto"/>
              <w:left w:val="single" w:sz="4" w:space="0" w:color="auto"/>
              <w:bottom w:val="single" w:sz="4" w:space="0" w:color="auto"/>
              <w:right w:val="single" w:sz="4" w:space="0" w:color="auto"/>
            </w:tcBorders>
            <w:vAlign w:val="center"/>
          </w:tcPr>
          <w:p w14:paraId="0F4B61B8" w14:textId="15A5FE7C" w:rsidR="00171E43" w:rsidRPr="002B4489" w:rsidRDefault="00171E43" w:rsidP="00171E43">
            <w:pPr>
              <w:keepNext/>
              <w:rPr>
                <w:rFonts w:asciiTheme="minorHAnsi" w:hAnsiTheme="minorHAnsi"/>
              </w:rPr>
            </w:pPr>
            <w:r w:rsidRPr="002B4489">
              <w:rPr>
                <w:rFonts w:asciiTheme="minorHAnsi" w:hAnsiTheme="minorHAnsi"/>
              </w:rPr>
              <w:t>Calculated Target Allowable Duct Leakage Rate (cfm)</w:t>
            </w:r>
          </w:p>
        </w:tc>
        <w:tc>
          <w:tcPr>
            <w:tcW w:w="2250" w:type="pct"/>
            <w:tcBorders>
              <w:top w:val="single" w:sz="4" w:space="0" w:color="auto"/>
              <w:left w:val="single" w:sz="4" w:space="0" w:color="auto"/>
              <w:bottom w:val="single" w:sz="4" w:space="0" w:color="auto"/>
              <w:right w:val="single" w:sz="4" w:space="0" w:color="auto"/>
            </w:tcBorders>
            <w:vAlign w:val="center"/>
          </w:tcPr>
          <w:p w14:paraId="0F4B61B9" w14:textId="77777777" w:rsidR="00171E43" w:rsidRPr="002B4489" w:rsidRDefault="00171E43" w:rsidP="00171E43">
            <w:pPr>
              <w:keepNext/>
              <w:rPr>
                <w:rFonts w:asciiTheme="minorHAnsi" w:hAnsiTheme="minorHAnsi"/>
              </w:rPr>
            </w:pPr>
          </w:p>
        </w:tc>
      </w:tr>
      <w:tr w:rsidR="00171E43" w:rsidRPr="002B4489" w14:paraId="0F4B61BE" w14:textId="77777777" w:rsidTr="009F043E">
        <w:trPr>
          <w:trHeight w:val="360"/>
        </w:trPr>
        <w:tc>
          <w:tcPr>
            <w:tcW w:w="214" w:type="pct"/>
            <w:tcBorders>
              <w:bottom w:val="single" w:sz="4" w:space="0" w:color="auto"/>
            </w:tcBorders>
            <w:vAlign w:val="center"/>
          </w:tcPr>
          <w:p w14:paraId="0F4B61BB" w14:textId="29530294" w:rsidR="00171E43" w:rsidRPr="002B4489" w:rsidRDefault="00171E43" w:rsidP="00171E43">
            <w:pPr>
              <w:keepNext/>
              <w:spacing w:line="240" w:lineRule="exact"/>
              <w:ind w:left="-14" w:firstLine="14"/>
              <w:jc w:val="center"/>
              <w:rPr>
                <w:rFonts w:asciiTheme="minorHAnsi" w:hAnsiTheme="minorHAnsi"/>
              </w:rPr>
            </w:pPr>
            <w:r w:rsidRPr="002B4489">
              <w:rPr>
                <w:rFonts w:asciiTheme="minorHAnsi" w:hAnsiTheme="minorHAnsi"/>
              </w:rPr>
              <w:t>1</w:t>
            </w:r>
            <w:r w:rsidR="00A61426">
              <w:rPr>
                <w:rFonts w:asciiTheme="minorHAnsi" w:hAnsiTheme="minorHAnsi"/>
              </w:rPr>
              <w:t>1</w:t>
            </w:r>
          </w:p>
        </w:tc>
        <w:tc>
          <w:tcPr>
            <w:tcW w:w="2536" w:type="pct"/>
            <w:tcBorders>
              <w:bottom w:val="single" w:sz="4" w:space="0" w:color="auto"/>
            </w:tcBorders>
            <w:shd w:val="clear" w:color="auto" w:fill="auto"/>
            <w:vAlign w:val="center"/>
          </w:tcPr>
          <w:p w14:paraId="0F4B61BC" w14:textId="1C208562" w:rsidR="00171E43" w:rsidRPr="002B4489" w:rsidRDefault="00171E43" w:rsidP="009B2E6D">
            <w:pPr>
              <w:keepNext/>
              <w:rPr>
                <w:rFonts w:asciiTheme="minorHAnsi" w:hAnsiTheme="minorHAnsi"/>
                <w:b/>
              </w:rPr>
            </w:pPr>
            <w:r w:rsidRPr="002B4489">
              <w:rPr>
                <w:rFonts w:asciiTheme="minorHAnsi" w:hAnsiTheme="minorHAnsi"/>
              </w:rPr>
              <w:t xml:space="preserve">Actual </w:t>
            </w:r>
            <w:r w:rsidR="009B2E6D">
              <w:rPr>
                <w:rFonts w:asciiTheme="minorHAnsi" w:hAnsiTheme="minorHAnsi"/>
              </w:rPr>
              <w:t>D</w:t>
            </w:r>
            <w:r w:rsidRPr="002B4489">
              <w:rPr>
                <w:rFonts w:asciiTheme="minorHAnsi" w:hAnsiTheme="minorHAnsi"/>
              </w:rPr>
              <w:t xml:space="preserve">uct </w:t>
            </w:r>
            <w:r w:rsidR="009B2E6D">
              <w:rPr>
                <w:rFonts w:asciiTheme="minorHAnsi" w:hAnsiTheme="minorHAnsi"/>
              </w:rPr>
              <w:t>L</w:t>
            </w:r>
            <w:r w:rsidRPr="002B4489">
              <w:rPr>
                <w:rFonts w:asciiTheme="minorHAnsi" w:hAnsiTheme="minorHAnsi"/>
              </w:rPr>
              <w:t xml:space="preserve">eakage </w:t>
            </w:r>
            <w:r w:rsidR="009B2E6D">
              <w:rPr>
                <w:rFonts w:asciiTheme="minorHAnsi" w:hAnsiTheme="minorHAnsi"/>
              </w:rPr>
              <w:t>R</w:t>
            </w:r>
            <w:r w:rsidRPr="002B4489">
              <w:rPr>
                <w:rFonts w:asciiTheme="minorHAnsi" w:hAnsiTheme="minorHAnsi"/>
              </w:rPr>
              <w:t xml:space="preserve">ate from </w:t>
            </w:r>
            <w:r w:rsidR="009B2E6D">
              <w:rPr>
                <w:rFonts w:asciiTheme="minorHAnsi" w:hAnsiTheme="minorHAnsi"/>
              </w:rPr>
              <w:t>L</w:t>
            </w:r>
            <w:r w:rsidRPr="002B4489">
              <w:rPr>
                <w:rFonts w:asciiTheme="minorHAnsi" w:hAnsiTheme="minorHAnsi"/>
              </w:rPr>
              <w:t xml:space="preserve">eakage </w:t>
            </w:r>
            <w:r w:rsidR="009B2E6D">
              <w:rPr>
                <w:rFonts w:asciiTheme="minorHAnsi" w:hAnsiTheme="minorHAnsi"/>
              </w:rPr>
              <w:t>T</w:t>
            </w:r>
            <w:r w:rsidRPr="002B4489">
              <w:rPr>
                <w:rFonts w:asciiTheme="minorHAnsi" w:hAnsiTheme="minorHAnsi"/>
              </w:rPr>
              <w:t xml:space="preserve">est </w:t>
            </w:r>
            <w:r w:rsidR="009B2E6D">
              <w:rPr>
                <w:rFonts w:asciiTheme="minorHAnsi" w:hAnsiTheme="minorHAnsi"/>
              </w:rPr>
              <w:t>M</w:t>
            </w:r>
            <w:r w:rsidRPr="002B4489">
              <w:rPr>
                <w:rFonts w:asciiTheme="minorHAnsi" w:hAnsiTheme="minorHAnsi"/>
              </w:rPr>
              <w:t>easurement (cfm)</w:t>
            </w:r>
          </w:p>
        </w:tc>
        <w:tc>
          <w:tcPr>
            <w:tcW w:w="2250" w:type="pct"/>
            <w:tcBorders>
              <w:bottom w:val="single" w:sz="4" w:space="0" w:color="auto"/>
            </w:tcBorders>
            <w:shd w:val="clear" w:color="auto" w:fill="auto"/>
          </w:tcPr>
          <w:p w14:paraId="0F4B61BD" w14:textId="77777777" w:rsidR="00171E43" w:rsidRPr="002B4489" w:rsidRDefault="00171E43" w:rsidP="00171E43">
            <w:pPr>
              <w:keepNext/>
              <w:rPr>
                <w:rFonts w:asciiTheme="minorHAnsi" w:hAnsiTheme="minorHAnsi"/>
              </w:rPr>
            </w:pPr>
          </w:p>
        </w:tc>
      </w:tr>
      <w:tr w:rsidR="00574511" w:rsidRPr="002B4489" w14:paraId="0F4B61C1" w14:textId="77777777" w:rsidTr="009F043E">
        <w:trPr>
          <w:trHeight w:val="332"/>
        </w:trPr>
        <w:tc>
          <w:tcPr>
            <w:tcW w:w="214" w:type="pct"/>
            <w:tcBorders>
              <w:top w:val="single" w:sz="4" w:space="0" w:color="auto"/>
              <w:left w:val="single" w:sz="4" w:space="0" w:color="auto"/>
              <w:bottom w:val="single" w:sz="4" w:space="0" w:color="auto"/>
              <w:right w:val="single" w:sz="4" w:space="0" w:color="auto"/>
            </w:tcBorders>
            <w:vAlign w:val="center"/>
          </w:tcPr>
          <w:p w14:paraId="0F4B61BF" w14:textId="7096A68E" w:rsidR="00574511" w:rsidRPr="002B4489" w:rsidRDefault="00574511" w:rsidP="00171E43">
            <w:pPr>
              <w:keepNext/>
              <w:spacing w:line="240" w:lineRule="exact"/>
              <w:ind w:left="-14" w:firstLine="14"/>
              <w:jc w:val="center"/>
              <w:rPr>
                <w:rFonts w:asciiTheme="minorHAnsi" w:hAnsiTheme="minorHAnsi"/>
              </w:rPr>
            </w:pPr>
            <w:r w:rsidRPr="002B4489">
              <w:rPr>
                <w:rFonts w:asciiTheme="minorHAnsi" w:hAnsiTheme="minorHAnsi"/>
              </w:rPr>
              <w:t>1</w:t>
            </w:r>
            <w:r w:rsidR="00A61426">
              <w:rPr>
                <w:rFonts w:asciiTheme="minorHAnsi" w:hAnsiTheme="minorHAnsi"/>
              </w:rPr>
              <w:t>2</w:t>
            </w:r>
          </w:p>
        </w:tc>
        <w:tc>
          <w:tcPr>
            <w:tcW w:w="2536" w:type="pct"/>
            <w:tcBorders>
              <w:top w:val="single" w:sz="4" w:space="0" w:color="auto"/>
              <w:left w:val="single" w:sz="4" w:space="0" w:color="auto"/>
              <w:bottom w:val="single" w:sz="4" w:space="0" w:color="auto"/>
              <w:right w:val="single" w:sz="4" w:space="0" w:color="auto"/>
            </w:tcBorders>
            <w:vAlign w:val="center"/>
          </w:tcPr>
          <w:p w14:paraId="34C53DE9" w14:textId="77777777" w:rsidR="00574511" w:rsidRPr="002B4489" w:rsidRDefault="00574511" w:rsidP="009B2E6D">
            <w:pPr>
              <w:keepNext/>
              <w:rPr>
                <w:rFonts w:asciiTheme="minorHAnsi" w:hAnsiTheme="minorHAnsi"/>
              </w:rPr>
            </w:pPr>
            <w:r w:rsidRPr="002B4489">
              <w:rPr>
                <w:rFonts w:asciiTheme="minorHAnsi" w:hAnsiTheme="minorHAnsi"/>
              </w:rPr>
              <w:t xml:space="preserve">Compliance </w:t>
            </w:r>
            <w:r>
              <w:rPr>
                <w:rFonts w:asciiTheme="minorHAnsi" w:hAnsiTheme="minorHAnsi"/>
              </w:rPr>
              <w:t>S</w:t>
            </w:r>
            <w:r w:rsidRPr="002B4489">
              <w:rPr>
                <w:rFonts w:asciiTheme="minorHAnsi" w:hAnsiTheme="minorHAnsi"/>
              </w:rPr>
              <w:t>tatement:</w:t>
            </w:r>
          </w:p>
        </w:tc>
        <w:tc>
          <w:tcPr>
            <w:tcW w:w="2250" w:type="pct"/>
            <w:tcBorders>
              <w:top w:val="single" w:sz="4" w:space="0" w:color="auto"/>
              <w:left w:val="single" w:sz="4" w:space="0" w:color="auto"/>
              <w:bottom w:val="single" w:sz="4" w:space="0" w:color="auto"/>
              <w:right w:val="single" w:sz="4" w:space="0" w:color="auto"/>
            </w:tcBorders>
            <w:vAlign w:val="center"/>
          </w:tcPr>
          <w:p w14:paraId="0F4B61C0" w14:textId="0C18F6EB" w:rsidR="00574511" w:rsidRPr="002B4489" w:rsidRDefault="00574511" w:rsidP="009B2E6D">
            <w:pPr>
              <w:keepNext/>
              <w:rPr>
                <w:rFonts w:asciiTheme="minorHAnsi" w:hAnsiTheme="minorHAnsi"/>
              </w:rPr>
            </w:pPr>
          </w:p>
        </w:tc>
      </w:tr>
    </w:tbl>
    <w:p w14:paraId="3F6C471A" w14:textId="5E4FF8B5" w:rsidR="00D47699" w:rsidRPr="002B4489" w:rsidRDefault="00D47699" w:rsidP="00171E43">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581"/>
        <w:gridCol w:w="4950"/>
      </w:tblGrid>
      <w:tr w:rsidR="00B63A10" w:rsidRPr="00427197" w14:paraId="3D8CC3C0" w14:textId="77777777" w:rsidTr="009F043E">
        <w:trPr>
          <w:trHeight w:val="3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A5B59B2" w14:textId="77777777" w:rsidR="00B63A10" w:rsidRPr="00427197" w:rsidRDefault="00B63A10" w:rsidP="00D849BE">
            <w:pPr>
              <w:rPr>
                <w:rFonts w:asciiTheme="minorHAnsi" w:hAnsiTheme="minorHAnsi"/>
                <w:b/>
                <w:sz w:val="18"/>
                <w:szCs w:val="18"/>
              </w:rPr>
            </w:pPr>
            <w:r w:rsidRPr="001916A0">
              <w:rPr>
                <w:rFonts w:asciiTheme="minorHAnsi" w:hAnsiTheme="minorHAnsi"/>
                <w:b/>
                <w:szCs w:val="18"/>
              </w:rPr>
              <w:t>C. Ducts Located in Garage Spaces</w:t>
            </w:r>
          </w:p>
        </w:tc>
      </w:tr>
      <w:tr w:rsidR="00B63A10" w:rsidRPr="00427197" w14:paraId="2019BA0B" w14:textId="77777777" w:rsidTr="009F043E">
        <w:trPr>
          <w:trHeight w:val="314"/>
        </w:trPr>
        <w:tc>
          <w:tcPr>
            <w:tcW w:w="213" w:type="pct"/>
            <w:tcBorders>
              <w:top w:val="single" w:sz="4" w:space="0" w:color="auto"/>
              <w:left w:val="single" w:sz="4" w:space="0" w:color="auto"/>
              <w:bottom w:val="single" w:sz="4" w:space="0" w:color="auto"/>
              <w:right w:val="single" w:sz="4" w:space="0" w:color="auto"/>
            </w:tcBorders>
            <w:vAlign w:val="center"/>
          </w:tcPr>
          <w:p w14:paraId="5C3E7E88"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01</w:t>
            </w:r>
          </w:p>
        </w:tc>
        <w:tc>
          <w:tcPr>
            <w:tcW w:w="2537" w:type="pct"/>
            <w:tcBorders>
              <w:top w:val="single" w:sz="4" w:space="0" w:color="auto"/>
              <w:left w:val="single" w:sz="4" w:space="0" w:color="auto"/>
              <w:bottom w:val="single" w:sz="4" w:space="0" w:color="auto"/>
              <w:right w:val="single" w:sz="4" w:space="0" w:color="auto"/>
            </w:tcBorders>
            <w:vAlign w:val="center"/>
          </w:tcPr>
          <w:p w14:paraId="648902D1" w14:textId="77777777" w:rsidR="00B63A10" w:rsidRPr="009F043E" w:rsidRDefault="00B63A10" w:rsidP="00D849BE">
            <w:pPr>
              <w:rPr>
                <w:rFonts w:asciiTheme="minorHAnsi" w:hAnsiTheme="minorHAnsi"/>
                <w:szCs w:val="18"/>
              </w:rPr>
            </w:pPr>
            <w:r w:rsidRPr="009F043E">
              <w:rPr>
                <w:rFonts w:asciiTheme="minorHAnsi" w:hAnsiTheme="minorHAnsi"/>
                <w:szCs w:val="18"/>
              </w:rPr>
              <w:t>Duct Leakage Test Method</w:t>
            </w:r>
          </w:p>
        </w:tc>
        <w:tc>
          <w:tcPr>
            <w:tcW w:w="2250" w:type="pct"/>
            <w:tcBorders>
              <w:top w:val="single" w:sz="4" w:space="0" w:color="auto"/>
              <w:left w:val="single" w:sz="4" w:space="0" w:color="auto"/>
              <w:bottom w:val="single" w:sz="4" w:space="0" w:color="auto"/>
              <w:right w:val="single" w:sz="4" w:space="0" w:color="auto"/>
            </w:tcBorders>
            <w:vAlign w:val="center"/>
          </w:tcPr>
          <w:p w14:paraId="773DFCD7" w14:textId="77777777" w:rsidR="00B63A10" w:rsidRPr="00427197" w:rsidRDefault="00B63A10" w:rsidP="00D849BE">
            <w:pPr>
              <w:rPr>
                <w:rFonts w:asciiTheme="minorHAnsi" w:hAnsiTheme="minorHAnsi"/>
                <w:sz w:val="18"/>
                <w:szCs w:val="18"/>
              </w:rPr>
            </w:pPr>
          </w:p>
        </w:tc>
      </w:tr>
      <w:tr w:rsidR="00B63A10" w:rsidRPr="00427197" w14:paraId="473EBB0C" w14:textId="77777777" w:rsidTr="009F043E">
        <w:trPr>
          <w:trHeight w:val="350"/>
        </w:trPr>
        <w:tc>
          <w:tcPr>
            <w:tcW w:w="213" w:type="pct"/>
            <w:tcBorders>
              <w:top w:val="single" w:sz="4" w:space="0" w:color="auto"/>
              <w:left w:val="single" w:sz="4" w:space="0" w:color="auto"/>
              <w:bottom w:val="single" w:sz="4" w:space="0" w:color="auto"/>
              <w:right w:val="single" w:sz="4" w:space="0" w:color="auto"/>
            </w:tcBorders>
            <w:vAlign w:val="center"/>
          </w:tcPr>
          <w:p w14:paraId="16030E3E"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02</w:t>
            </w:r>
          </w:p>
        </w:tc>
        <w:tc>
          <w:tcPr>
            <w:tcW w:w="2537" w:type="pct"/>
            <w:tcBorders>
              <w:top w:val="single" w:sz="4" w:space="0" w:color="auto"/>
              <w:left w:val="single" w:sz="4" w:space="0" w:color="auto"/>
              <w:bottom w:val="single" w:sz="4" w:space="0" w:color="auto"/>
              <w:right w:val="single" w:sz="4" w:space="0" w:color="auto"/>
            </w:tcBorders>
            <w:vAlign w:val="center"/>
          </w:tcPr>
          <w:p w14:paraId="0E4616A0" w14:textId="77777777" w:rsidR="00B63A10" w:rsidRPr="009F043E" w:rsidRDefault="00B63A10" w:rsidP="00D849BE">
            <w:pPr>
              <w:rPr>
                <w:rFonts w:asciiTheme="minorHAnsi" w:hAnsiTheme="minorHAnsi"/>
                <w:szCs w:val="18"/>
              </w:rPr>
            </w:pPr>
            <w:r w:rsidRPr="009F043E">
              <w:rPr>
                <w:rFonts w:asciiTheme="minorHAnsi" w:hAnsiTheme="minorHAnsi"/>
                <w:szCs w:val="18"/>
              </w:rPr>
              <w:t>Leakage Factor</w:t>
            </w:r>
          </w:p>
        </w:tc>
        <w:tc>
          <w:tcPr>
            <w:tcW w:w="2250" w:type="pct"/>
            <w:tcBorders>
              <w:top w:val="single" w:sz="4" w:space="0" w:color="auto"/>
              <w:left w:val="single" w:sz="4" w:space="0" w:color="auto"/>
              <w:bottom w:val="single" w:sz="4" w:space="0" w:color="auto"/>
              <w:right w:val="single" w:sz="4" w:space="0" w:color="auto"/>
            </w:tcBorders>
            <w:vAlign w:val="center"/>
          </w:tcPr>
          <w:p w14:paraId="31DEB126" w14:textId="77777777" w:rsidR="00B63A10" w:rsidRPr="00427197" w:rsidRDefault="00B63A10" w:rsidP="00D849BE">
            <w:pPr>
              <w:rPr>
                <w:rFonts w:asciiTheme="minorHAnsi" w:hAnsiTheme="minorHAnsi"/>
                <w:sz w:val="18"/>
                <w:szCs w:val="18"/>
              </w:rPr>
            </w:pPr>
          </w:p>
        </w:tc>
      </w:tr>
      <w:tr w:rsidR="00B63A10" w:rsidRPr="00427197" w14:paraId="38C141A7" w14:textId="77777777" w:rsidTr="009F043E">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4C9A96B2"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03</w:t>
            </w:r>
          </w:p>
        </w:tc>
        <w:tc>
          <w:tcPr>
            <w:tcW w:w="2537" w:type="pct"/>
            <w:tcBorders>
              <w:top w:val="single" w:sz="4" w:space="0" w:color="auto"/>
              <w:left w:val="single" w:sz="4" w:space="0" w:color="auto"/>
              <w:bottom w:val="single" w:sz="4" w:space="0" w:color="auto"/>
              <w:right w:val="single" w:sz="4" w:space="0" w:color="auto"/>
            </w:tcBorders>
            <w:vAlign w:val="center"/>
          </w:tcPr>
          <w:p w14:paraId="6194149C" w14:textId="77777777" w:rsidR="00B63A10" w:rsidRPr="009F043E" w:rsidRDefault="00B63A10" w:rsidP="00D849BE">
            <w:pPr>
              <w:rPr>
                <w:rFonts w:asciiTheme="minorHAnsi" w:hAnsiTheme="minorHAnsi"/>
                <w:szCs w:val="18"/>
              </w:rPr>
            </w:pPr>
            <w:r w:rsidRPr="009F043E">
              <w:rPr>
                <w:rFonts w:asciiTheme="minorHAnsi" w:hAnsiTheme="minorHAnsi"/>
                <w:szCs w:val="18"/>
              </w:rPr>
              <w:t>Air-Handling Unit Airflow (AHU Airflow) Determination Method</w:t>
            </w:r>
          </w:p>
        </w:tc>
        <w:tc>
          <w:tcPr>
            <w:tcW w:w="2250" w:type="pct"/>
            <w:tcBorders>
              <w:top w:val="single" w:sz="4" w:space="0" w:color="auto"/>
              <w:left w:val="single" w:sz="4" w:space="0" w:color="auto"/>
              <w:bottom w:val="single" w:sz="4" w:space="0" w:color="auto"/>
              <w:right w:val="single" w:sz="4" w:space="0" w:color="auto"/>
            </w:tcBorders>
            <w:vAlign w:val="center"/>
          </w:tcPr>
          <w:p w14:paraId="08E79EBC" w14:textId="77777777" w:rsidR="00B63A10" w:rsidRPr="00427197" w:rsidRDefault="00B63A10" w:rsidP="00D849BE">
            <w:pPr>
              <w:rPr>
                <w:rFonts w:asciiTheme="minorHAnsi" w:hAnsiTheme="minorHAnsi"/>
                <w:sz w:val="18"/>
                <w:szCs w:val="18"/>
              </w:rPr>
            </w:pPr>
          </w:p>
        </w:tc>
      </w:tr>
      <w:tr w:rsidR="00B63A10" w:rsidRPr="00427197" w14:paraId="7862AA0C" w14:textId="77777777" w:rsidTr="009F043E">
        <w:trPr>
          <w:trHeight w:val="341"/>
        </w:trPr>
        <w:tc>
          <w:tcPr>
            <w:tcW w:w="213" w:type="pct"/>
            <w:tcBorders>
              <w:top w:val="single" w:sz="4" w:space="0" w:color="auto"/>
              <w:left w:val="single" w:sz="4" w:space="0" w:color="auto"/>
              <w:bottom w:val="single" w:sz="4" w:space="0" w:color="auto"/>
              <w:right w:val="single" w:sz="4" w:space="0" w:color="auto"/>
            </w:tcBorders>
            <w:vAlign w:val="center"/>
          </w:tcPr>
          <w:p w14:paraId="690075B6"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04</w:t>
            </w:r>
          </w:p>
        </w:tc>
        <w:tc>
          <w:tcPr>
            <w:tcW w:w="2537" w:type="pct"/>
            <w:tcBorders>
              <w:top w:val="single" w:sz="4" w:space="0" w:color="auto"/>
              <w:left w:val="single" w:sz="4" w:space="0" w:color="auto"/>
              <w:bottom w:val="single" w:sz="4" w:space="0" w:color="auto"/>
              <w:right w:val="single" w:sz="4" w:space="0" w:color="auto"/>
            </w:tcBorders>
            <w:vAlign w:val="center"/>
          </w:tcPr>
          <w:p w14:paraId="51B0C359" w14:textId="77777777" w:rsidR="00B63A10" w:rsidRPr="009F043E" w:rsidRDefault="00B63A10" w:rsidP="00D849BE">
            <w:pPr>
              <w:rPr>
                <w:rFonts w:asciiTheme="minorHAnsi" w:hAnsiTheme="minorHAnsi"/>
                <w:szCs w:val="18"/>
              </w:rPr>
            </w:pPr>
            <w:r w:rsidRPr="009F043E">
              <w:rPr>
                <w:rFonts w:asciiTheme="minorHAnsi" w:hAnsiTheme="minorHAnsi"/>
                <w:szCs w:val="18"/>
              </w:rPr>
              <w:t>Measured AHU Airflow (cfm)</w:t>
            </w:r>
          </w:p>
        </w:tc>
        <w:tc>
          <w:tcPr>
            <w:tcW w:w="2250" w:type="pct"/>
            <w:tcBorders>
              <w:top w:val="single" w:sz="4" w:space="0" w:color="auto"/>
              <w:left w:val="single" w:sz="4" w:space="0" w:color="auto"/>
              <w:bottom w:val="single" w:sz="4" w:space="0" w:color="auto"/>
              <w:right w:val="single" w:sz="4" w:space="0" w:color="auto"/>
            </w:tcBorders>
            <w:vAlign w:val="center"/>
          </w:tcPr>
          <w:p w14:paraId="05430D52" w14:textId="77777777" w:rsidR="00B63A10" w:rsidRPr="00427197" w:rsidRDefault="00B63A10" w:rsidP="00D849BE">
            <w:pPr>
              <w:rPr>
                <w:rFonts w:asciiTheme="minorHAnsi" w:hAnsiTheme="minorHAnsi"/>
                <w:sz w:val="18"/>
                <w:szCs w:val="18"/>
              </w:rPr>
            </w:pPr>
          </w:p>
        </w:tc>
      </w:tr>
      <w:tr w:rsidR="00B63A10" w:rsidRPr="00427197" w14:paraId="20A0A0D5" w14:textId="77777777" w:rsidTr="009F043E">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7C229574"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05</w:t>
            </w:r>
          </w:p>
        </w:tc>
        <w:tc>
          <w:tcPr>
            <w:tcW w:w="2537" w:type="pct"/>
            <w:tcBorders>
              <w:top w:val="single" w:sz="4" w:space="0" w:color="auto"/>
              <w:left w:val="single" w:sz="4" w:space="0" w:color="auto"/>
              <w:bottom w:val="single" w:sz="4" w:space="0" w:color="auto"/>
              <w:right w:val="single" w:sz="4" w:space="0" w:color="auto"/>
            </w:tcBorders>
            <w:vAlign w:val="center"/>
          </w:tcPr>
          <w:p w14:paraId="55CC7029" w14:textId="77777777" w:rsidR="00B63A10" w:rsidRPr="009F043E" w:rsidRDefault="00B63A10" w:rsidP="00D849BE">
            <w:pPr>
              <w:rPr>
                <w:rFonts w:asciiTheme="minorHAnsi" w:hAnsiTheme="minorHAnsi"/>
                <w:szCs w:val="18"/>
              </w:rPr>
            </w:pPr>
            <w:r w:rsidRPr="009F043E">
              <w:rPr>
                <w:rFonts w:asciiTheme="minorHAnsi" w:hAnsiTheme="minorHAnsi"/>
                <w:szCs w:val="18"/>
              </w:rPr>
              <w:t>Calculated Target Allowable Duct Leakage Rate (cfm)</w:t>
            </w:r>
          </w:p>
        </w:tc>
        <w:tc>
          <w:tcPr>
            <w:tcW w:w="2250" w:type="pct"/>
            <w:tcBorders>
              <w:top w:val="single" w:sz="4" w:space="0" w:color="auto"/>
              <w:left w:val="single" w:sz="4" w:space="0" w:color="auto"/>
              <w:bottom w:val="single" w:sz="4" w:space="0" w:color="auto"/>
              <w:right w:val="single" w:sz="4" w:space="0" w:color="auto"/>
            </w:tcBorders>
            <w:vAlign w:val="center"/>
          </w:tcPr>
          <w:p w14:paraId="1EF7B9D3" w14:textId="77777777" w:rsidR="00B63A10" w:rsidRPr="00427197" w:rsidRDefault="00B63A10" w:rsidP="00D849BE">
            <w:pPr>
              <w:rPr>
                <w:rFonts w:asciiTheme="minorHAnsi" w:hAnsiTheme="minorHAnsi"/>
                <w:sz w:val="18"/>
                <w:szCs w:val="18"/>
              </w:rPr>
            </w:pPr>
          </w:p>
        </w:tc>
      </w:tr>
      <w:tr w:rsidR="00B63A10" w:rsidRPr="00427197" w14:paraId="47E17734" w14:textId="77777777" w:rsidTr="009F043E">
        <w:trPr>
          <w:trHeight w:val="341"/>
        </w:trPr>
        <w:tc>
          <w:tcPr>
            <w:tcW w:w="213" w:type="pct"/>
            <w:vAlign w:val="center"/>
          </w:tcPr>
          <w:p w14:paraId="4D46C24D"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06</w:t>
            </w:r>
          </w:p>
        </w:tc>
        <w:tc>
          <w:tcPr>
            <w:tcW w:w="2537" w:type="pct"/>
            <w:shd w:val="clear" w:color="auto" w:fill="auto"/>
            <w:vAlign w:val="center"/>
          </w:tcPr>
          <w:p w14:paraId="2E98E348" w14:textId="77777777" w:rsidR="00B63A10" w:rsidRPr="009F043E" w:rsidRDefault="00B63A10" w:rsidP="00D849BE">
            <w:pPr>
              <w:rPr>
                <w:rFonts w:asciiTheme="minorHAnsi" w:hAnsiTheme="minorHAnsi"/>
                <w:b/>
                <w:szCs w:val="18"/>
              </w:rPr>
            </w:pPr>
            <w:r w:rsidRPr="009F043E">
              <w:rPr>
                <w:rFonts w:asciiTheme="minorHAnsi" w:hAnsiTheme="minorHAnsi"/>
                <w:szCs w:val="18"/>
              </w:rPr>
              <w:t>Actual Duct Leakage Rate from Leakage Test Measurement (cfm)</w:t>
            </w:r>
          </w:p>
        </w:tc>
        <w:tc>
          <w:tcPr>
            <w:tcW w:w="2250" w:type="pct"/>
            <w:shd w:val="clear" w:color="auto" w:fill="auto"/>
          </w:tcPr>
          <w:p w14:paraId="3A541CCB" w14:textId="77777777" w:rsidR="00B63A10" w:rsidRPr="00427197" w:rsidRDefault="00B63A10" w:rsidP="00D849BE">
            <w:pPr>
              <w:rPr>
                <w:rFonts w:asciiTheme="minorHAnsi" w:hAnsiTheme="minorHAnsi"/>
                <w:sz w:val="18"/>
                <w:szCs w:val="18"/>
              </w:rPr>
            </w:pPr>
          </w:p>
        </w:tc>
      </w:tr>
      <w:tr w:rsidR="00B63A10" w:rsidRPr="00427197" w14:paraId="02F47CD6" w14:textId="77777777" w:rsidTr="009F043E">
        <w:trPr>
          <w:trHeight w:val="359"/>
        </w:trPr>
        <w:tc>
          <w:tcPr>
            <w:tcW w:w="213" w:type="pct"/>
            <w:vAlign w:val="center"/>
          </w:tcPr>
          <w:p w14:paraId="2FA6EF77" w14:textId="77777777" w:rsidR="00B63A10" w:rsidRPr="009F043E" w:rsidRDefault="00B63A10" w:rsidP="00D849BE">
            <w:pPr>
              <w:jc w:val="center"/>
              <w:rPr>
                <w:rFonts w:asciiTheme="minorHAnsi" w:hAnsiTheme="minorHAnsi"/>
                <w:szCs w:val="18"/>
              </w:rPr>
            </w:pPr>
            <w:r w:rsidRPr="009F043E">
              <w:rPr>
                <w:rFonts w:asciiTheme="minorHAnsi" w:hAnsiTheme="minorHAnsi"/>
                <w:szCs w:val="18"/>
              </w:rPr>
              <w:t>07</w:t>
            </w:r>
          </w:p>
        </w:tc>
        <w:tc>
          <w:tcPr>
            <w:tcW w:w="2537" w:type="pct"/>
            <w:shd w:val="clear" w:color="auto" w:fill="auto"/>
            <w:vAlign w:val="center"/>
          </w:tcPr>
          <w:p w14:paraId="323D7F73" w14:textId="77777777" w:rsidR="00B63A10" w:rsidRPr="009F043E" w:rsidRDefault="00B63A10" w:rsidP="00D849BE">
            <w:pPr>
              <w:rPr>
                <w:rFonts w:asciiTheme="minorHAnsi" w:hAnsiTheme="minorHAnsi"/>
                <w:szCs w:val="18"/>
              </w:rPr>
            </w:pPr>
            <w:r w:rsidRPr="009F043E">
              <w:rPr>
                <w:rFonts w:asciiTheme="minorHAnsi" w:hAnsiTheme="minorHAnsi"/>
                <w:szCs w:val="18"/>
              </w:rPr>
              <w:t>Compliance Statement:</w:t>
            </w:r>
          </w:p>
        </w:tc>
        <w:tc>
          <w:tcPr>
            <w:tcW w:w="2250" w:type="pct"/>
            <w:shd w:val="clear" w:color="auto" w:fill="auto"/>
          </w:tcPr>
          <w:p w14:paraId="7C4F22BC" w14:textId="77777777" w:rsidR="00B63A10" w:rsidRPr="00427197" w:rsidRDefault="00B63A10" w:rsidP="00D849BE">
            <w:pPr>
              <w:rPr>
                <w:rFonts w:asciiTheme="minorHAnsi" w:hAnsiTheme="minorHAnsi"/>
                <w:sz w:val="18"/>
                <w:szCs w:val="18"/>
              </w:rPr>
            </w:pPr>
          </w:p>
        </w:tc>
      </w:tr>
    </w:tbl>
    <w:p w14:paraId="192AD8BF" w14:textId="36F6B8C6" w:rsidR="00226F4D" w:rsidRDefault="00226F4D"/>
    <w:p w14:paraId="321B5694" w14:textId="77777777" w:rsidR="00526A61" w:rsidRDefault="00526A61"/>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171E43" w:rsidRPr="002B4489" w14:paraId="0F4B61C5" w14:textId="77777777" w:rsidTr="00226F4D">
        <w:trPr>
          <w:trHeight w:val="305"/>
        </w:trPr>
        <w:tc>
          <w:tcPr>
            <w:tcW w:w="5000" w:type="pct"/>
            <w:gridSpan w:val="2"/>
            <w:vAlign w:val="center"/>
          </w:tcPr>
          <w:p w14:paraId="0F4B61C4" w14:textId="5E8077AA" w:rsidR="00171E43" w:rsidRPr="002B4489" w:rsidRDefault="00B63A10" w:rsidP="00226F4D">
            <w:pPr>
              <w:rPr>
                <w:rFonts w:asciiTheme="minorHAnsi" w:hAnsiTheme="minorHAnsi"/>
                <w:b/>
                <w:caps/>
              </w:rPr>
            </w:pPr>
            <w:r>
              <w:rPr>
                <w:rFonts w:asciiTheme="minorHAnsi" w:hAnsiTheme="minorHAnsi"/>
                <w:b/>
                <w:caps/>
              </w:rPr>
              <w:t>D</w:t>
            </w:r>
            <w:r w:rsidR="00171E43" w:rsidRPr="002B4489">
              <w:rPr>
                <w:rFonts w:asciiTheme="minorHAnsi" w:hAnsiTheme="minorHAnsi"/>
                <w:b/>
                <w:caps/>
              </w:rPr>
              <w:t xml:space="preserve">. </w:t>
            </w:r>
            <w:r w:rsidR="009B2E6D" w:rsidRPr="004455CE">
              <w:rPr>
                <w:rFonts w:asciiTheme="minorHAnsi" w:hAnsiTheme="minorHAnsi"/>
                <w:b/>
              </w:rPr>
              <w:t xml:space="preserve">Additional Requirements for Compliance </w:t>
            </w:r>
          </w:p>
        </w:tc>
      </w:tr>
      <w:tr w:rsidR="00BD03A5" w:rsidRPr="002B4489" w14:paraId="0F4B61C8" w14:textId="77777777" w:rsidTr="00A76CF1">
        <w:trPr>
          <w:trHeight w:val="411"/>
        </w:trPr>
        <w:tc>
          <w:tcPr>
            <w:tcW w:w="213" w:type="pct"/>
            <w:vAlign w:val="center"/>
          </w:tcPr>
          <w:p w14:paraId="0F4B61C6"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1</w:t>
            </w:r>
          </w:p>
        </w:tc>
        <w:tc>
          <w:tcPr>
            <w:tcW w:w="4787" w:type="pct"/>
            <w:vAlign w:val="center"/>
          </w:tcPr>
          <w:p w14:paraId="0F4B61C7" w14:textId="3D052034" w:rsidR="00BD03A5" w:rsidRPr="002B4489" w:rsidRDefault="00BD03A5" w:rsidP="00BD03A5">
            <w:pPr>
              <w:rPr>
                <w:rFonts w:asciiTheme="minorHAnsi" w:hAnsiTheme="minorHAnsi"/>
                <w:b/>
              </w:rPr>
            </w:pPr>
            <w:r w:rsidRPr="002B4489">
              <w:rPr>
                <w:rFonts w:asciiTheme="minorHAnsi" w:hAnsiTheme="minorHAnsi"/>
              </w:rPr>
              <w:t>System was tested in its normal operation condition. No temporary taping allowed.</w:t>
            </w:r>
          </w:p>
        </w:tc>
      </w:tr>
      <w:tr w:rsidR="00BD03A5" w:rsidRPr="002B4489" w14:paraId="0F4B61CB" w14:textId="77777777" w:rsidTr="00A76CF1">
        <w:trPr>
          <w:trHeight w:val="411"/>
        </w:trPr>
        <w:tc>
          <w:tcPr>
            <w:tcW w:w="213" w:type="pct"/>
            <w:vAlign w:val="center"/>
          </w:tcPr>
          <w:p w14:paraId="0F4B61C9"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2</w:t>
            </w:r>
          </w:p>
        </w:tc>
        <w:tc>
          <w:tcPr>
            <w:tcW w:w="4787" w:type="pct"/>
            <w:vAlign w:val="center"/>
          </w:tcPr>
          <w:p w14:paraId="0F4B61CA" w14:textId="57713F88" w:rsidR="00BD03A5" w:rsidRPr="002B4489" w:rsidRDefault="00260233" w:rsidP="00BD03A5">
            <w:pPr>
              <w:rPr>
                <w:rFonts w:asciiTheme="minorHAnsi" w:hAnsiTheme="minorHAnsi"/>
                <w:b/>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2B4489" w14:paraId="0F4B61CE" w14:textId="77777777" w:rsidTr="00A76CF1">
        <w:trPr>
          <w:trHeight w:val="411"/>
        </w:trPr>
        <w:tc>
          <w:tcPr>
            <w:tcW w:w="213" w:type="pct"/>
            <w:vAlign w:val="center"/>
          </w:tcPr>
          <w:p w14:paraId="0F4B61CC"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3</w:t>
            </w:r>
          </w:p>
        </w:tc>
        <w:tc>
          <w:tcPr>
            <w:tcW w:w="4787" w:type="pct"/>
            <w:vAlign w:val="center"/>
          </w:tcPr>
          <w:p w14:paraId="0F4B61CD" w14:textId="14D73DE6" w:rsidR="00BD03A5" w:rsidRPr="002B4489" w:rsidRDefault="002E275A" w:rsidP="002E275A">
            <w:pPr>
              <w:rPr>
                <w:rFonts w:asciiTheme="minorHAnsi" w:hAnsiTheme="minorHAnsi"/>
                <w:b/>
              </w:rPr>
            </w:pPr>
            <w:r>
              <w:rPr>
                <w:rFonts w:asciiTheme="minorHAnsi" w:hAnsiTheme="minorHAnsi"/>
                <w:bCs/>
              </w:rPr>
              <w:t>If a complete replacement, a</w:t>
            </w:r>
            <w:r w:rsidR="00BD03A5" w:rsidRPr="002B4489">
              <w:rPr>
                <w:rFonts w:asciiTheme="minorHAnsi" w:hAnsiTheme="minorHAnsi"/>
                <w:bCs/>
              </w:rPr>
              <w:t>ll</w:t>
            </w:r>
            <w:r w:rsidR="00BD03A5" w:rsidRPr="002B4489">
              <w:rPr>
                <w:rFonts w:asciiTheme="minorHAnsi" w:hAnsiTheme="minorHAnsi"/>
              </w:rPr>
              <w:t xml:space="preserve"> supply and return register boots were sealed to the drywall.</w:t>
            </w:r>
          </w:p>
        </w:tc>
      </w:tr>
      <w:tr w:rsidR="00BD03A5" w:rsidRPr="002B4489" w14:paraId="0F4B61D1" w14:textId="77777777" w:rsidTr="00A76CF1">
        <w:trPr>
          <w:trHeight w:val="411"/>
        </w:trPr>
        <w:tc>
          <w:tcPr>
            <w:tcW w:w="213" w:type="pct"/>
            <w:vAlign w:val="center"/>
          </w:tcPr>
          <w:p w14:paraId="0F4B61CF"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4</w:t>
            </w:r>
          </w:p>
        </w:tc>
        <w:tc>
          <w:tcPr>
            <w:tcW w:w="4787" w:type="pct"/>
            <w:vAlign w:val="center"/>
          </w:tcPr>
          <w:p w14:paraId="0F4B61D0" w14:textId="5446723C" w:rsidR="00BD03A5" w:rsidRPr="002B4489" w:rsidRDefault="00BD03A5" w:rsidP="00BD03A5">
            <w:pPr>
              <w:rPr>
                <w:rFonts w:asciiTheme="minorHAnsi" w:hAnsiTheme="minorHAnsi"/>
                <w:b/>
              </w:rPr>
            </w:pPr>
            <w:r w:rsidRPr="002B4489">
              <w:rPr>
                <w:rFonts w:asciiTheme="minorHAnsi" w:hAnsiTheme="minorHAnsi"/>
              </w:rPr>
              <w:t>Building cavities were not used as plenums</w:t>
            </w:r>
            <w:r w:rsidR="00574511">
              <w:rPr>
                <w:rFonts w:asciiTheme="minorHAnsi" w:hAnsiTheme="minorHAnsi"/>
              </w:rPr>
              <w:t>,</w:t>
            </w:r>
            <w:r w:rsidRPr="002B4489">
              <w:rPr>
                <w:rFonts w:asciiTheme="minorHAnsi" w:hAnsiTheme="minorHAnsi"/>
              </w:rPr>
              <w:t xml:space="preserve"> or platform returns</w:t>
            </w:r>
            <w:r w:rsidR="00574511">
              <w:rPr>
                <w:rFonts w:asciiTheme="minorHAnsi" w:hAnsiTheme="minorHAnsi"/>
              </w:rPr>
              <w:t>,</w:t>
            </w:r>
            <w:r w:rsidRPr="002B4489">
              <w:rPr>
                <w:rFonts w:asciiTheme="minorHAnsi" w:hAnsiTheme="minorHAnsi"/>
              </w:rPr>
              <w:t xml:space="preserve"> in lieu of ducts.</w:t>
            </w:r>
          </w:p>
        </w:tc>
      </w:tr>
      <w:tr w:rsidR="00BD03A5" w:rsidRPr="002B4489" w14:paraId="0F4B61D4" w14:textId="77777777" w:rsidTr="00A76CF1">
        <w:trPr>
          <w:trHeight w:val="411"/>
        </w:trPr>
        <w:tc>
          <w:tcPr>
            <w:tcW w:w="213" w:type="pct"/>
            <w:vAlign w:val="center"/>
          </w:tcPr>
          <w:p w14:paraId="0F4B61D2"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5</w:t>
            </w:r>
          </w:p>
        </w:tc>
        <w:tc>
          <w:tcPr>
            <w:tcW w:w="4787" w:type="pct"/>
            <w:vAlign w:val="center"/>
          </w:tcPr>
          <w:p w14:paraId="0F4B61D3" w14:textId="77777777" w:rsidR="00BD03A5" w:rsidRPr="002B4489" w:rsidRDefault="00BD03A5" w:rsidP="00BD03A5">
            <w:pPr>
              <w:rPr>
                <w:rFonts w:asciiTheme="minorHAnsi" w:hAnsiTheme="minorHAnsi"/>
                <w:b/>
              </w:rPr>
            </w:pPr>
            <w:r w:rsidRPr="002B4489">
              <w:rPr>
                <w:rFonts w:asciiTheme="minorHAnsi" w:hAnsiTheme="minorHAnsi"/>
              </w:rPr>
              <w:t>If cloth backed tape was used it was covered with Mastic and draw bands.</w:t>
            </w:r>
          </w:p>
        </w:tc>
      </w:tr>
      <w:tr w:rsidR="00BD03A5" w:rsidRPr="002B4489" w14:paraId="0F4B61D7" w14:textId="77777777" w:rsidTr="00A76CF1">
        <w:trPr>
          <w:trHeight w:val="411"/>
        </w:trPr>
        <w:tc>
          <w:tcPr>
            <w:tcW w:w="213" w:type="pct"/>
            <w:vAlign w:val="center"/>
          </w:tcPr>
          <w:p w14:paraId="0F4B61D5"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6</w:t>
            </w:r>
          </w:p>
        </w:tc>
        <w:tc>
          <w:tcPr>
            <w:tcW w:w="4787" w:type="pct"/>
            <w:vAlign w:val="center"/>
          </w:tcPr>
          <w:p w14:paraId="0F4B61D6" w14:textId="77777777" w:rsidR="00BD03A5" w:rsidRPr="002B4489" w:rsidRDefault="00BD03A5" w:rsidP="00BD03A5">
            <w:pPr>
              <w:rPr>
                <w:rFonts w:asciiTheme="minorHAnsi" w:hAnsiTheme="minorHAnsi"/>
                <w:b/>
              </w:rPr>
            </w:pPr>
            <w:r w:rsidRPr="002B4489">
              <w:rPr>
                <w:rFonts w:asciiTheme="minorHAnsi" w:hAnsiTheme="minorHAnsi"/>
              </w:rPr>
              <w:t>All connection points between the air handler and the supply and return plenums are completely sealed.</w:t>
            </w:r>
          </w:p>
        </w:tc>
      </w:tr>
      <w:tr w:rsidR="00BD03A5" w:rsidRPr="002B4489" w14:paraId="0F4B61DA" w14:textId="77777777" w:rsidTr="00A76CF1">
        <w:trPr>
          <w:trHeight w:val="411"/>
        </w:trPr>
        <w:tc>
          <w:tcPr>
            <w:tcW w:w="213" w:type="pct"/>
            <w:vAlign w:val="center"/>
          </w:tcPr>
          <w:p w14:paraId="0F4B61D8"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7</w:t>
            </w:r>
          </w:p>
        </w:tc>
        <w:tc>
          <w:tcPr>
            <w:tcW w:w="4787" w:type="pct"/>
            <w:vAlign w:val="center"/>
          </w:tcPr>
          <w:p w14:paraId="0F4B61D9" w14:textId="77777777" w:rsidR="00BD03A5" w:rsidRPr="002B4489" w:rsidRDefault="00BD03A5" w:rsidP="00BD03A5">
            <w:pPr>
              <w:rPr>
                <w:rFonts w:asciiTheme="minorHAnsi" w:hAnsiTheme="minorHAnsi"/>
                <w:b/>
              </w:rPr>
            </w:pPr>
            <w:r w:rsidRPr="002B4489">
              <w:rPr>
                <w:rFonts w:asciiTheme="minorHAnsi" w:hAnsiTheme="minorHAnsi"/>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9E5D59" w:rsidRPr="00CA11FA" w14:paraId="0F4B61DC" w14:textId="77777777" w:rsidTr="009E5D59">
        <w:trPr>
          <w:trHeight w:val="411"/>
        </w:trPr>
        <w:tc>
          <w:tcPr>
            <w:tcW w:w="5000" w:type="pct"/>
            <w:gridSpan w:val="2"/>
            <w:vAlign w:val="center"/>
          </w:tcPr>
          <w:p w14:paraId="0F4B61DB" w14:textId="77777777" w:rsidR="009E5D59" w:rsidRPr="00CA11FA" w:rsidRDefault="009E5D59" w:rsidP="00BD03A5">
            <w:pPr>
              <w:rPr>
                <w:rFonts w:asciiTheme="minorHAnsi" w:hAnsiTheme="minorHAnsi"/>
                <w:b/>
                <w:sz w:val="18"/>
                <w:szCs w:val="18"/>
              </w:rPr>
            </w:pPr>
            <w:r w:rsidRPr="00CA11FA">
              <w:rPr>
                <w:rFonts w:asciiTheme="minorHAnsi" w:hAnsiTheme="minorHAnsi"/>
                <w:b/>
                <w:sz w:val="18"/>
                <w:szCs w:val="18"/>
              </w:rPr>
              <w:t>The responsible person’s signature on this compliance document affirms that all applicable requirements in this table have been met.</w:t>
            </w:r>
          </w:p>
        </w:tc>
      </w:tr>
    </w:tbl>
    <w:p w14:paraId="0F4B61DF" w14:textId="28B7341E" w:rsidR="00526A61" w:rsidRDefault="00526A61">
      <w:pPr>
        <w:rPr>
          <w:rFonts w:asciiTheme="minorHAnsi" w:hAnsiTheme="minorHAnsi"/>
        </w:rPr>
      </w:pPr>
    </w:p>
    <w:p w14:paraId="175736AC" w14:textId="77777777" w:rsidR="00526A61" w:rsidRDefault="00526A61">
      <w:pPr>
        <w:rPr>
          <w:rFonts w:asciiTheme="minorHAnsi" w:hAnsiTheme="minorHAnsi"/>
        </w:rPr>
      </w:pPr>
      <w:r>
        <w:rPr>
          <w:rFonts w:asciiTheme="minorHAnsi" w:hAnsiTheme="minorHAnsi"/>
        </w:rPr>
        <w:br w:type="page"/>
      </w:r>
    </w:p>
    <w:p w14:paraId="59F50B16" w14:textId="77777777" w:rsidR="00BD0267" w:rsidRPr="002B4489" w:rsidRDefault="00BD0267">
      <w:pPr>
        <w:rPr>
          <w:rFonts w:asciiTheme="minorHAnsi" w:hAnsiTheme="minorHAnsi"/>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3661D0" w:rsidRPr="002B4489" w14:paraId="0F4B61E2" w14:textId="77777777" w:rsidTr="00AF2254">
        <w:trPr>
          <w:trHeight w:val="287"/>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0F4B61E1" w14:textId="77777777" w:rsidR="003661D0" w:rsidRPr="002B4489" w:rsidRDefault="003661D0" w:rsidP="003661D0">
            <w:pPr>
              <w:rPr>
                <w:rFonts w:asciiTheme="minorHAnsi" w:hAnsiTheme="minorHAnsi" w:cs="Arial"/>
                <w:b/>
                <w:caps/>
                <w:sz w:val="18"/>
                <w:szCs w:val="18"/>
              </w:rPr>
            </w:pPr>
            <w:r w:rsidRPr="002B4489">
              <w:rPr>
                <w:rFonts w:asciiTheme="minorHAnsi" w:hAnsiTheme="minorHAnsi" w:cs="Arial"/>
                <w:b/>
                <w:caps/>
                <w:sz w:val="18"/>
                <w:szCs w:val="18"/>
              </w:rPr>
              <w:t>Documentation Author's Declaration Statement</w:t>
            </w:r>
          </w:p>
        </w:tc>
      </w:tr>
      <w:tr w:rsidR="003661D0" w:rsidRPr="002B4489" w14:paraId="0F4B61E4" w14:textId="77777777" w:rsidTr="003661D0">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0F4B61E3" w14:textId="206E6B1C" w:rsidR="003661D0" w:rsidRPr="00226F4D" w:rsidRDefault="009B2E6D" w:rsidP="00226F4D">
            <w:pPr>
              <w:keepNext/>
              <w:numPr>
                <w:ilvl w:val="0"/>
                <w:numId w:val="38"/>
              </w:numPr>
              <w:ind w:left="271" w:hanging="270"/>
              <w:rPr>
                <w:rFonts w:asciiTheme="minorHAnsi" w:hAnsiTheme="minorHAnsi" w:cs="Arial"/>
                <w:caps/>
                <w:sz w:val="18"/>
                <w:szCs w:val="18"/>
              </w:rPr>
            </w:pPr>
            <w:r w:rsidRPr="004455CE">
              <w:rPr>
                <w:rFonts w:asciiTheme="minorHAnsi" w:hAnsiTheme="minorHAnsi"/>
                <w:sz w:val="18"/>
              </w:rPr>
              <w:t>I certify that this Certificate of Installation Documentation is accurate and complete.</w:t>
            </w:r>
          </w:p>
        </w:tc>
      </w:tr>
      <w:tr w:rsidR="003661D0" w:rsidRPr="002B4489" w14:paraId="0F4B61E7" w14:textId="77777777" w:rsidTr="00B04FED">
        <w:trPr>
          <w:trHeight w:val="360"/>
        </w:trPr>
        <w:tc>
          <w:tcPr>
            <w:tcW w:w="5577" w:type="dxa"/>
            <w:gridSpan w:val="2"/>
          </w:tcPr>
          <w:p w14:paraId="0F4B61E5"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Documentation Author Name:</w:t>
            </w:r>
          </w:p>
        </w:tc>
        <w:tc>
          <w:tcPr>
            <w:tcW w:w="5373" w:type="dxa"/>
            <w:gridSpan w:val="2"/>
          </w:tcPr>
          <w:p w14:paraId="0F4B61E6"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Documentation Author Signature:</w:t>
            </w:r>
          </w:p>
        </w:tc>
      </w:tr>
      <w:tr w:rsidR="003661D0" w:rsidRPr="002B4489" w14:paraId="0F4B61EA" w14:textId="77777777" w:rsidTr="00B04FED">
        <w:trPr>
          <w:trHeight w:val="360"/>
        </w:trPr>
        <w:tc>
          <w:tcPr>
            <w:tcW w:w="5577" w:type="dxa"/>
            <w:gridSpan w:val="2"/>
          </w:tcPr>
          <w:p w14:paraId="0F4B61E8"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Documentation Author Company Name:</w:t>
            </w:r>
          </w:p>
        </w:tc>
        <w:tc>
          <w:tcPr>
            <w:tcW w:w="5373" w:type="dxa"/>
            <w:gridSpan w:val="2"/>
          </w:tcPr>
          <w:p w14:paraId="0F4B61E9"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Date Signed:</w:t>
            </w:r>
          </w:p>
        </w:tc>
      </w:tr>
      <w:tr w:rsidR="003661D0" w:rsidRPr="002B4489" w14:paraId="0F4B61ED" w14:textId="77777777" w:rsidTr="00B04FED">
        <w:trPr>
          <w:trHeight w:val="360"/>
        </w:trPr>
        <w:tc>
          <w:tcPr>
            <w:tcW w:w="5577" w:type="dxa"/>
            <w:gridSpan w:val="2"/>
          </w:tcPr>
          <w:p w14:paraId="0F4B61EB"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Address:</w:t>
            </w:r>
          </w:p>
        </w:tc>
        <w:tc>
          <w:tcPr>
            <w:tcW w:w="5373" w:type="dxa"/>
            <w:gridSpan w:val="2"/>
          </w:tcPr>
          <w:p w14:paraId="0F4B61EC"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CEA/HERS Certification Identification (If applicable):</w:t>
            </w:r>
          </w:p>
        </w:tc>
      </w:tr>
      <w:tr w:rsidR="003661D0" w:rsidRPr="002B4489" w14:paraId="0F4B61F0" w14:textId="77777777" w:rsidTr="00B04FED">
        <w:trPr>
          <w:trHeight w:val="360"/>
        </w:trPr>
        <w:tc>
          <w:tcPr>
            <w:tcW w:w="5577" w:type="dxa"/>
            <w:gridSpan w:val="2"/>
          </w:tcPr>
          <w:p w14:paraId="0F4B61EE"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City/State/Zip:</w:t>
            </w:r>
          </w:p>
        </w:tc>
        <w:tc>
          <w:tcPr>
            <w:tcW w:w="5373" w:type="dxa"/>
            <w:gridSpan w:val="2"/>
          </w:tcPr>
          <w:p w14:paraId="0F4B61EF"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Phone:</w:t>
            </w:r>
          </w:p>
        </w:tc>
      </w:tr>
      <w:tr w:rsidR="003661D0" w:rsidRPr="002B4489" w14:paraId="0F4B61F2" w14:textId="77777777" w:rsidTr="00B04FED">
        <w:tblPrEx>
          <w:tblCellMar>
            <w:left w:w="115" w:type="dxa"/>
            <w:right w:w="115" w:type="dxa"/>
          </w:tblCellMar>
        </w:tblPrEx>
        <w:trPr>
          <w:trHeight w:val="296"/>
        </w:trPr>
        <w:tc>
          <w:tcPr>
            <w:tcW w:w="10950" w:type="dxa"/>
            <w:gridSpan w:val="4"/>
            <w:vAlign w:val="center"/>
          </w:tcPr>
          <w:p w14:paraId="0F4B61F1" w14:textId="77777777" w:rsidR="003661D0" w:rsidRPr="002B4489" w:rsidRDefault="003661D0" w:rsidP="00B04FE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2B4489">
              <w:rPr>
                <w:rFonts w:asciiTheme="minorHAnsi" w:hAnsiTheme="minorHAnsi" w:cs="Arial"/>
                <w:b/>
                <w:caps/>
                <w:sz w:val="18"/>
                <w:szCs w:val="18"/>
              </w:rPr>
              <w:t xml:space="preserve">Responsible Person's Declaration statement  </w:t>
            </w:r>
          </w:p>
        </w:tc>
      </w:tr>
      <w:tr w:rsidR="003661D0" w:rsidRPr="002B4489" w14:paraId="0F4B61FA" w14:textId="77777777" w:rsidTr="00B04FED">
        <w:tblPrEx>
          <w:tblCellMar>
            <w:left w:w="115" w:type="dxa"/>
            <w:right w:w="115" w:type="dxa"/>
          </w:tblCellMar>
        </w:tblPrEx>
        <w:trPr>
          <w:trHeight w:val="504"/>
        </w:trPr>
        <w:tc>
          <w:tcPr>
            <w:tcW w:w="10950" w:type="dxa"/>
            <w:gridSpan w:val="4"/>
          </w:tcPr>
          <w:p w14:paraId="0F4B61F3" w14:textId="77777777" w:rsidR="003661D0" w:rsidRPr="00044F98" w:rsidRDefault="003661D0" w:rsidP="00226F4D">
            <w:pPr>
              <w:pStyle w:val="Heading3"/>
              <w:numPr>
                <w:ilvl w:val="0"/>
                <w:numId w:val="0"/>
              </w:numPr>
              <w:spacing w:before="0"/>
              <w:ind w:right="86"/>
              <w:rPr>
                <w:rFonts w:asciiTheme="minorHAnsi" w:hAnsiTheme="minorHAnsi"/>
                <w:sz w:val="18"/>
                <w:szCs w:val="18"/>
              </w:rPr>
            </w:pPr>
            <w:r w:rsidRPr="00044F98">
              <w:rPr>
                <w:rFonts w:asciiTheme="minorHAnsi" w:hAnsiTheme="minorHAnsi"/>
                <w:sz w:val="18"/>
                <w:szCs w:val="18"/>
              </w:rPr>
              <w:t xml:space="preserve">I certify the following under penalty of perjury, under the laws of the State of California: </w:t>
            </w:r>
          </w:p>
          <w:p w14:paraId="11C4D702" w14:textId="77777777" w:rsidR="00990D70" w:rsidRPr="00044F98" w:rsidRDefault="00990D70" w:rsidP="00990D70">
            <w:pPr>
              <w:pStyle w:val="Heading3"/>
              <w:numPr>
                <w:ilvl w:val="0"/>
                <w:numId w:val="43"/>
              </w:numPr>
              <w:spacing w:before="0"/>
              <w:ind w:right="90"/>
              <w:rPr>
                <w:rFonts w:asciiTheme="minorHAnsi" w:hAnsiTheme="minorHAnsi"/>
                <w:b/>
                <w:caps/>
                <w:sz w:val="18"/>
                <w:szCs w:val="18"/>
              </w:rPr>
            </w:pPr>
            <w:r w:rsidRPr="00044F98">
              <w:rPr>
                <w:rFonts w:asciiTheme="minorHAnsi" w:hAnsiTheme="minorHAnsi"/>
                <w:sz w:val="18"/>
                <w:szCs w:val="18"/>
              </w:rPr>
              <w:t xml:space="preserve">The information provided on this Certificate of Installation is true and correct. </w:t>
            </w:r>
          </w:p>
          <w:p w14:paraId="47792039" w14:textId="77777777" w:rsidR="00990D70" w:rsidRPr="00044F98" w:rsidRDefault="00990D70" w:rsidP="00990D70">
            <w:pPr>
              <w:pStyle w:val="Heading3"/>
              <w:numPr>
                <w:ilvl w:val="0"/>
                <w:numId w:val="43"/>
              </w:numPr>
              <w:spacing w:before="0"/>
              <w:ind w:right="90"/>
              <w:rPr>
                <w:rFonts w:asciiTheme="minorHAnsi" w:hAnsiTheme="minorHAnsi"/>
                <w:b/>
                <w:caps/>
                <w:sz w:val="18"/>
              </w:rPr>
            </w:pPr>
            <w:r w:rsidRPr="00044F98">
              <w:rPr>
                <w:rFonts w:asciiTheme="minorHAnsi" w:hAnsiTheme="minorHAnsi"/>
                <w:snapToGrid w:val="0"/>
                <w:sz w:val="18"/>
                <w:szCs w:val="18"/>
              </w:rPr>
              <w:t xml:space="preserve">I am either: a) a responsible person eligible under Division 3 of the Business and Professions Code </w:t>
            </w:r>
            <w:r w:rsidRPr="00044F98">
              <w:rPr>
                <w:rFonts w:asciiTheme="minorHAnsi" w:hAnsiTheme="minorHAnsi"/>
                <w:sz w:val="18"/>
                <w:szCs w:val="18"/>
              </w:rPr>
              <w:t xml:space="preserve">in the applicable classification to accept responsibility for the system design, construction, or installation </w:t>
            </w:r>
            <w:r w:rsidRPr="00044F98">
              <w:rPr>
                <w:rFonts w:asciiTheme="minorHAnsi" w:hAnsiTheme="minorHAnsi"/>
                <w:snapToGrid w:val="0"/>
                <w:sz w:val="18"/>
                <w:szCs w:val="18"/>
              </w:rPr>
              <w:t xml:space="preserve">of features, materials, components, or manufactured devices </w:t>
            </w:r>
            <w:r w:rsidRPr="00044F98">
              <w:rPr>
                <w:rFonts w:asciiTheme="minorHAnsi" w:hAnsiTheme="minorHAnsi"/>
                <w:sz w:val="18"/>
                <w:szCs w:val="18"/>
              </w:rPr>
              <w:t xml:space="preserve">for the scope of work identified on this Certificate of Installation </w:t>
            </w:r>
            <w:r w:rsidRPr="00044F98">
              <w:rPr>
                <w:rFonts w:asciiTheme="minorHAnsi" w:hAnsiTheme="minorHAnsi"/>
                <w:snapToGrid w:val="0"/>
                <w:sz w:val="18"/>
                <w:szCs w:val="18"/>
              </w:rPr>
              <w:t>and attest to the declarations in this statement</w:t>
            </w:r>
            <w:r w:rsidRPr="00044F98">
              <w:rPr>
                <w:rFonts w:asciiTheme="minorHAnsi" w:hAnsiTheme="minorHAnsi"/>
                <w:sz w:val="18"/>
                <w:szCs w:val="18"/>
              </w:rPr>
              <w:t>, or b) I am an authorized representative of the responsible person and attest to the declarations in this statement on the responsible person’s behalf</w:t>
            </w:r>
            <w:r w:rsidRPr="00044F98">
              <w:rPr>
                <w:rFonts w:asciiTheme="minorHAnsi" w:eastAsia="Calibri" w:hAnsiTheme="minorHAnsi"/>
                <w:sz w:val="18"/>
                <w:szCs w:val="18"/>
              </w:rPr>
              <w:t>.</w:t>
            </w:r>
          </w:p>
          <w:p w14:paraId="0CD602E7" w14:textId="77777777" w:rsidR="00990D70" w:rsidRPr="00044F98" w:rsidRDefault="00990D70" w:rsidP="00990D70">
            <w:pPr>
              <w:keepNext/>
              <w:numPr>
                <w:ilvl w:val="0"/>
                <w:numId w:val="43"/>
              </w:numPr>
              <w:autoSpaceDE w:val="0"/>
              <w:autoSpaceDN w:val="0"/>
              <w:adjustRightInd w:val="0"/>
              <w:ind w:right="90"/>
              <w:rPr>
                <w:rFonts w:asciiTheme="minorHAnsi" w:hAnsiTheme="minorHAnsi"/>
                <w:sz w:val="18"/>
                <w:szCs w:val="18"/>
              </w:rPr>
            </w:pPr>
            <w:r w:rsidRPr="00044F98">
              <w:rPr>
                <w:rFonts w:asciiTheme="minorHAnsi" w:hAnsiTheme="minorHAnsi"/>
                <w:sz w:val="18"/>
                <w:szCs w:val="18"/>
              </w:rPr>
              <w:t xml:space="preserve">The constructed or installed features, materials, </w:t>
            </w:r>
            <w:proofErr w:type="gramStart"/>
            <w:r w:rsidRPr="00044F98">
              <w:rPr>
                <w:rFonts w:asciiTheme="minorHAnsi" w:hAnsiTheme="minorHAnsi"/>
                <w:sz w:val="18"/>
                <w:szCs w:val="18"/>
              </w:rPr>
              <w:t>components</w:t>
            </w:r>
            <w:proofErr w:type="gramEnd"/>
            <w:r w:rsidRPr="00044F98">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044F98">
              <w:rPr>
                <w:rFonts w:asciiTheme="minorHAnsi" w:eastAsia="Calibri" w:hAnsiTheme="minorHAnsi" w:cs="TimesNewRomanPSMT"/>
                <w:sz w:val="18"/>
                <w:szCs w:val="18"/>
              </w:rPr>
              <w:t>.</w:t>
            </w:r>
          </w:p>
          <w:p w14:paraId="093A0361" w14:textId="77777777" w:rsidR="00990D70" w:rsidRPr="00044F98" w:rsidRDefault="00990D70" w:rsidP="00990D70">
            <w:pPr>
              <w:pStyle w:val="ListParagraph"/>
              <w:keepNext/>
              <w:numPr>
                <w:ilvl w:val="0"/>
                <w:numId w:val="43"/>
              </w:numPr>
              <w:autoSpaceDE w:val="0"/>
              <w:autoSpaceDN w:val="0"/>
              <w:adjustRightInd w:val="0"/>
              <w:rPr>
                <w:rFonts w:asciiTheme="minorHAnsi" w:hAnsiTheme="minorHAnsi"/>
                <w:sz w:val="18"/>
              </w:rPr>
            </w:pPr>
            <w:r w:rsidRPr="00044F98">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F4B61F9" w14:textId="700C96EE" w:rsidR="003661D0" w:rsidRPr="00044F98" w:rsidRDefault="00990D70" w:rsidP="00044F98">
            <w:pPr>
              <w:pStyle w:val="ListParagraph"/>
              <w:numPr>
                <w:ilvl w:val="0"/>
                <w:numId w:val="43"/>
              </w:numPr>
              <w:rPr>
                <w:b/>
              </w:rPr>
            </w:pPr>
            <w:r w:rsidRPr="00044F98">
              <w:rPr>
                <w:rFonts w:asciiTheme="minorHAnsi" w:hAnsiTheme="minorHAnsi"/>
                <w:sz w:val="18"/>
                <w:szCs w:val="18"/>
              </w:rPr>
              <w:t xml:space="preserve">I will ensure that a registered copy of this Certificate of Installation shall be </w:t>
            </w:r>
            <w:proofErr w:type="gramStart"/>
            <w:r w:rsidRPr="00044F98">
              <w:rPr>
                <w:rFonts w:asciiTheme="minorHAnsi" w:hAnsiTheme="minorHAnsi"/>
                <w:sz w:val="18"/>
                <w:szCs w:val="18"/>
              </w:rPr>
              <w:t>posted, or</w:t>
            </w:r>
            <w:proofErr w:type="gramEnd"/>
            <w:r w:rsidRPr="00044F98">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3661D0" w:rsidRPr="002B4489" w14:paraId="0F4B61FD" w14:textId="77777777" w:rsidTr="00B04FED">
        <w:tblPrEx>
          <w:tblCellMar>
            <w:left w:w="108" w:type="dxa"/>
            <w:right w:w="108" w:type="dxa"/>
          </w:tblCellMar>
        </w:tblPrEx>
        <w:trPr>
          <w:trHeight w:val="360"/>
        </w:trPr>
        <w:tc>
          <w:tcPr>
            <w:tcW w:w="5307" w:type="dxa"/>
          </w:tcPr>
          <w:p w14:paraId="0F4B61FB" w14:textId="77777777" w:rsidR="003661D0" w:rsidRPr="002B4489" w:rsidRDefault="003661D0" w:rsidP="00B04F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Responsible Builder/Installer Name:</w:t>
            </w:r>
          </w:p>
        </w:tc>
        <w:tc>
          <w:tcPr>
            <w:tcW w:w="5643" w:type="dxa"/>
            <w:gridSpan w:val="3"/>
          </w:tcPr>
          <w:p w14:paraId="0F4B61FC" w14:textId="77777777" w:rsidR="003661D0" w:rsidRPr="002B4489" w:rsidRDefault="003661D0" w:rsidP="00B04F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Responsible Builder/Installer Signature:</w:t>
            </w:r>
          </w:p>
        </w:tc>
      </w:tr>
      <w:tr w:rsidR="003661D0" w:rsidRPr="002B4489" w14:paraId="0F4B6200"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1FE" w14:textId="470FE0BF" w:rsidR="003661D0" w:rsidRPr="002B4489" w:rsidRDefault="003661D0" w:rsidP="009B2E6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F4B61FF"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Position With Company (Title):</w:t>
            </w:r>
          </w:p>
        </w:tc>
      </w:tr>
      <w:tr w:rsidR="003661D0" w:rsidRPr="002B4489" w14:paraId="0F4B6203"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201"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F4B6202"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CSLB License:</w:t>
            </w:r>
          </w:p>
        </w:tc>
      </w:tr>
      <w:tr w:rsidR="003661D0" w:rsidRPr="002B4489" w14:paraId="0F4B6207"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204"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F4B6205" w14:textId="28C17065"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Phone</w:t>
            </w:r>
            <w:r w:rsidR="009B2E6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F4B6206"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Date Signed:</w:t>
            </w:r>
          </w:p>
        </w:tc>
      </w:tr>
      <w:tr w:rsidR="003661D0" w:rsidRPr="002B4489" w14:paraId="0F4B620A"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208"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F4B6209"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 xml:space="preserve">Name of TPQCP (if applicable): </w:t>
            </w:r>
          </w:p>
        </w:tc>
      </w:tr>
    </w:tbl>
    <w:p w14:paraId="0F4B620B" w14:textId="77777777" w:rsidR="00BD0267" w:rsidRPr="002B4489" w:rsidRDefault="00BD0267" w:rsidP="00171E43">
      <w:pPr>
        <w:rPr>
          <w:rFonts w:asciiTheme="minorHAnsi" w:hAnsiTheme="minorHAnsi"/>
        </w:rPr>
      </w:pPr>
    </w:p>
    <w:p w14:paraId="2C1511A7" w14:textId="77777777" w:rsidR="00526A61" w:rsidRDefault="00526A61" w:rsidP="00171E43">
      <w:pPr>
        <w:rPr>
          <w:rFonts w:asciiTheme="minorHAnsi" w:hAnsiTheme="minorHAnsi"/>
        </w:rPr>
        <w:sectPr w:rsidR="00526A61" w:rsidSect="00526A61">
          <w:headerReference w:type="even" r:id="rId11"/>
          <w:headerReference w:type="default" r:id="rId12"/>
          <w:footerReference w:type="even" r:id="rId13"/>
          <w:footerReference w:type="default" r:id="rId14"/>
          <w:headerReference w:type="first" r:id="rId15"/>
          <w:footerReference w:type="first" r:id="rId16"/>
          <w:pgSz w:w="12240" w:h="15840" w:code="1"/>
          <w:pgMar w:top="294" w:right="720" w:bottom="720" w:left="720" w:header="276" w:footer="576" w:gutter="0"/>
          <w:pgNumType w:start="1"/>
          <w:cols w:space="720"/>
          <w:docGrid w:linePitch="272"/>
        </w:sectPr>
      </w:pPr>
    </w:p>
    <w:p w14:paraId="0F4B620C" w14:textId="1C881833" w:rsidR="00BD0267" w:rsidRPr="002B4489" w:rsidRDefault="00BD0267" w:rsidP="00171E43">
      <w:pPr>
        <w:rPr>
          <w:rFonts w:asciiTheme="minorHAnsi" w:hAnsiTheme="minorHAnsi"/>
        </w:rPr>
      </w:pPr>
    </w:p>
    <w:p w14:paraId="0F4B620F" w14:textId="392BBAAC" w:rsidR="00A662D3" w:rsidRPr="00226F4D" w:rsidRDefault="002325ED" w:rsidP="00226F4D">
      <w:pPr>
        <w:jc w:val="center"/>
        <w:rPr>
          <w:rFonts w:asciiTheme="minorHAnsi" w:hAnsiTheme="minorHAnsi"/>
          <w:b/>
        </w:rPr>
      </w:pPr>
      <w:r w:rsidRPr="00226F4D">
        <w:rPr>
          <w:rFonts w:asciiTheme="minorHAnsi" w:hAnsiTheme="minorHAnsi"/>
          <w:b/>
        </w:rPr>
        <w:t>CF2R-MCH-20d</w:t>
      </w:r>
      <w:r w:rsidR="000171A8">
        <w:rPr>
          <w:rFonts w:asciiTheme="minorHAnsi" w:hAnsiTheme="minorHAnsi"/>
          <w:b/>
        </w:rPr>
        <w:t>-H User Instructions</w:t>
      </w:r>
    </w:p>
    <w:p w14:paraId="0F4B6210" w14:textId="77777777" w:rsidR="002325ED" w:rsidRPr="000171A8" w:rsidRDefault="002325ED" w:rsidP="00A662D3">
      <w:pPr>
        <w:rPr>
          <w:rFonts w:asciiTheme="minorHAnsi" w:hAnsiTheme="minorHAnsi"/>
        </w:rPr>
      </w:pPr>
    </w:p>
    <w:p w14:paraId="0F4B6211" w14:textId="77777777" w:rsidR="00B04FED" w:rsidRPr="000171A8" w:rsidRDefault="00B04FED" w:rsidP="00B04FED">
      <w:pPr>
        <w:rPr>
          <w:rFonts w:asciiTheme="minorHAnsi" w:hAnsiTheme="minorHAnsi"/>
          <w:b/>
        </w:rPr>
      </w:pPr>
      <w:r w:rsidRPr="000171A8">
        <w:rPr>
          <w:rFonts w:asciiTheme="minorHAnsi" w:hAnsiTheme="minorHAnsi"/>
          <w:b/>
        </w:rPr>
        <w:t>A. System Information</w:t>
      </w:r>
    </w:p>
    <w:p w14:paraId="0F4B6213" w14:textId="2D54C18D" w:rsidR="00B04FED" w:rsidRPr="00226F4D" w:rsidRDefault="00B04FED" w:rsidP="00B04FED">
      <w:pPr>
        <w:pStyle w:val="ListParagraph"/>
        <w:numPr>
          <w:ilvl w:val="0"/>
          <w:numId w:val="41"/>
        </w:numPr>
        <w:ind w:left="360" w:hanging="360"/>
        <w:rPr>
          <w:rFonts w:ascii="Calibri" w:hAnsi="Calibri"/>
        </w:rPr>
      </w:pPr>
      <w:r w:rsidRPr="00226F4D">
        <w:rPr>
          <w:rFonts w:asciiTheme="minorHAnsi" w:hAnsiTheme="minorHAnsi"/>
          <w:i/>
        </w:rPr>
        <w:t>HVAC System Identification or Name</w:t>
      </w:r>
      <w:r w:rsidRPr="00226F4D">
        <w:rPr>
          <w:rFonts w:asciiTheme="minorHAnsi" w:hAnsiTheme="minorHAnsi"/>
        </w:rPr>
        <w:t xml:space="preserve">: </w:t>
      </w:r>
      <w:r w:rsidRPr="00226F4D">
        <w:rPr>
          <w:rFonts w:ascii="Calibri" w:hAnsi="Calibri"/>
        </w:rPr>
        <w:t>This field is filled out automatically. It is referenced from the CF2R-MCH-01, which must be completed prior to this document.</w:t>
      </w:r>
    </w:p>
    <w:p w14:paraId="0F4B6214" w14:textId="5266380D" w:rsidR="00B04FED" w:rsidRPr="009F043E"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HVAC System Location or Area Served</w:t>
      </w:r>
      <w:r w:rsidRPr="00226F4D">
        <w:rPr>
          <w:rFonts w:asciiTheme="minorHAnsi" w:hAnsiTheme="minorHAnsi"/>
        </w:rPr>
        <w:t xml:space="preserve">: </w:t>
      </w:r>
      <w:r w:rsidRPr="00226F4D">
        <w:rPr>
          <w:rFonts w:ascii="Calibri" w:hAnsi="Calibri"/>
        </w:rPr>
        <w:t>This field is filled out automatically. It is referenced from the CF2R-MCH-01, which must be completed prior to this document.</w:t>
      </w:r>
    </w:p>
    <w:p w14:paraId="548916CD" w14:textId="77777777" w:rsidR="00E20688" w:rsidRPr="001916A0" w:rsidRDefault="00E20688" w:rsidP="00E20688">
      <w:pPr>
        <w:numPr>
          <w:ilvl w:val="0"/>
          <w:numId w:val="13"/>
        </w:numPr>
        <w:spacing w:line="276" w:lineRule="auto"/>
        <w:ind w:left="360"/>
        <w:rPr>
          <w:rFonts w:asciiTheme="minorHAnsi" w:hAnsiTheme="minorHAnsi"/>
        </w:rPr>
      </w:pPr>
      <w:r>
        <w:rPr>
          <w:rFonts w:asciiTheme="minorHAnsi" w:hAnsiTheme="minorHAnsi"/>
          <w:i/>
        </w:rPr>
        <w:t xml:space="preserve">Indoor Unit Name: </w:t>
      </w:r>
      <w:r w:rsidRPr="00226F4D">
        <w:rPr>
          <w:rFonts w:ascii="Calibri" w:hAnsi="Calibri"/>
        </w:rPr>
        <w:t>This field is filled out automatically. It is referenced from the CF2R-MCH-01, which must be completed prior to this document.</w:t>
      </w:r>
    </w:p>
    <w:p w14:paraId="0F4B6215" w14:textId="25FD85AC"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Building Type</w:t>
      </w:r>
      <w:r w:rsidRPr="00226F4D">
        <w:rPr>
          <w:rFonts w:asciiTheme="minorHAnsi" w:hAnsiTheme="minorHAnsi"/>
        </w:rPr>
        <w:t xml:space="preserve">: </w:t>
      </w:r>
      <w:r w:rsidRPr="00226F4D">
        <w:rPr>
          <w:rFonts w:ascii="Calibri" w:hAnsi="Calibri"/>
        </w:rPr>
        <w:t>This field is filled out automatically. It is referenced from the Certificate of Compliance (CF1R), which must be completed prior to this document.</w:t>
      </w:r>
    </w:p>
    <w:p w14:paraId="0F4B6216" w14:textId="09FDF141"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Verified Low Leakage Ducts in Conditioned Space (VLLDCS)</w:t>
      </w:r>
      <w:r w:rsidRPr="00226F4D">
        <w:rPr>
          <w:rFonts w:asciiTheme="minorHAnsi" w:hAnsiTheme="minorHAnsi"/>
        </w:rPr>
        <w:t xml:space="preserve">: </w:t>
      </w:r>
      <w:r w:rsidRPr="00226F4D">
        <w:rPr>
          <w:rFonts w:ascii="Calibri" w:hAnsi="Calibri"/>
        </w:rPr>
        <w:t xml:space="preserve">This field is filled out automatically. It is referenced from the Certificate of Compliance (CF1R), which must be completed prior to this document. </w:t>
      </w:r>
    </w:p>
    <w:p w14:paraId="0F4B6217" w14:textId="6707E426"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Verified Low Leakage Air-</w:t>
      </w:r>
      <w:r w:rsidR="00574511">
        <w:rPr>
          <w:rFonts w:asciiTheme="minorHAnsi" w:hAnsiTheme="minorHAnsi"/>
          <w:i/>
        </w:rPr>
        <w:t>H</w:t>
      </w:r>
      <w:r w:rsidRPr="00226F4D">
        <w:rPr>
          <w:rFonts w:asciiTheme="minorHAnsi" w:hAnsiTheme="minorHAnsi"/>
          <w:i/>
        </w:rPr>
        <w:t>andling Unit (VLLAHU) Credit</w:t>
      </w:r>
      <w:r w:rsidRPr="00226F4D">
        <w:rPr>
          <w:rFonts w:ascii="Calibri" w:hAnsi="Calibri"/>
        </w:rPr>
        <w:t xml:space="preserve"> This field is filled out automatically. It is referenced from the Certificate of Compliance (CF1R), which must be completed prior to this document.</w:t>
      </w:r>
    </w:p>
    <w:p w14:paraId="0F4B6218" w14:textId="77777777"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Duct System Compliance Category</w:t>
      </w:r>
      <w:r w:rsidRPr="00226F4D">
        <w:rPr>
          <w:rFonts w:asciiTheme="minorHAnsi" w:hAnsiTheme="minorHAnsi"/>
        </w:rPr>
        <w:t>: Choose from New, Replacement, Alteration, Replacement Using Smoke Test, Alteration Using Smoke Test.</w:t>
      </w:r>
    </w:p>
    <w:p w14:paraId="0F4B6219" w14:textId="09FDE118"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New:</w:t>
      </w:r>
      <w:r w:rsidRPr="00226F4D">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574511">
        <w:rPr>
          <w:rFonts w:asciiTheme="minorHAnsi" w:hAnsiTheme="minorHAnsi"/>
        </w:rPr>
        <w:t>%</w:t>
      </w:r>
      <w:r w:rsidRPr="00226F4D">
        <w:rPr>
          <w:rFonts w:asciiTheme="minorHAnsi" w:hAnsiTheme="minorHAnsi"/>
        </w:rPr>
        <w:t xml:space="preserve"> or more newly installed duct material (up to 25</w:t>
      </w:r>
      <w:r w:rsidR="00574511">
        <w:rPr>
          <w:rFonts w:asciiTheme="minorHAnsi" w:hAnsiTheme="minorHAnsi"/>
        </w:rPr>
        <w:t>%</w:t>
      </w:r>
      <w:r w:rsidRPr="00226F4D">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0F4B621A" w14:textId="32ADE94B"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Replacement:</w:t>
      </w:r>
      <w:r w:rsidRPr="00226F4D">
        <w:rPr>
          <w:rFonts w:asciiTheme="minorHAnsi" w:hAnsiTheme="minorHAnsi"/>
        </w:rPr>
        <w:t xml:space="preserve"> For existing buildings where the equipment is not newly </w:t>
      </w:r>
      <w:proofErr w:type="gramStart"/>
      <w:r w:rsidRPr="00226F4D">
        <w:rPr>
          <w:rFonts w:asciiTheme="minorHAnsi" w:hAnsiTheme="minorHAnsi"/>
        </w:rPr>
        <w:t>installed</w:t>
      </w:r>
      <w:proofErr w:type="gramEnd"/>
      <w:r w:rsidRPr="00226F4D">
        <w:rPr>
          <w:rFonts w:asciiTheme="minorHAnsi" w:hAnsiTheme="minorHAnsi"/>
        </w:rPr>
        <w:t xml:space="preserve"> but the ducts are at least 75</w:t>
      </w:r>
      <w:r w:rsidR="00574511">
        <w:rPr>
          <w:rFonts w:asciiTheme="minorHAnsi" w:hAnsiTheme="minorHAnsi"/>
        </w:rPr>
        <w:t>%</w:t>
      </w:r>
      <w:r w:rsidRPr="00226F4D">
        <w:rPr>
          <w:rFonts w:asciiTheme="minorHAnsi" w:hAnsiTheme="minorHAnsi"/>
        </w:rPr>
        <w:t xml:space="preserve"> or more newly installed duct material (up to 25</w:t>
      </w:r>
      <w:r w:rsidR="00574511">
        <w:rPr>
          <w:rFonts w:asciiTheme="minorHAnsi" w:hAnsiTheme="minorHAnsi"/>
        </w:rPr>
        <w:t>%</w:t>
      </w:r>
      <w:r w:rsidRPr="00226F4D">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0F4B621B" w14:textId="54DBABD4"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Alteration:</w:t>
      </w:r>
      <w:r w:rsidRPr="00226F4D">
        <w:rPr>
          <w:rFonts w:asciiTheme="minorHAnsi" w:hAnsiTheme="minorHAnsi"/>
        </w:rPr>
        <w:t xml:space="preserve"> For existing buildings where any of the following are newly installed or replaced as part of the project and the system does not meet one of the other compliance categories:</w:t>
      </w:r>
    </w:p>
    <w:p w14:paraId="0F4B621C" w14:textId="47FE762D" w:rsidR="00B04FED" w:rsidRPr="00226F4D" w:rsidRDefault="00B04FED" w:rsidP="00C96D12">
      <w:pPr>
        <w:numPr>
          <w:ilvl w:val="2"/>
          <w:numId w:val="13"/>
        </w:numPr>
        <w:tabs>
          <w:tab w:val="clear" w:pos="2160"/>
        </w:tabs>
        <w:spacing w:line="276" w:lineRule="auto"/>
        <w:ind w:left="1440"/>
        <w:rPr>
          <w:rFonts w:asciiTheme="minorHAnsi" w:hAnsiTheme="minorHAnsi"/>
        </w:rPr>
      </w:pPr>
      <w:del w:id="14" w:author="Markstrum, Alexis@Energy" w:date="2021-10-13T13:56:00Z">
        <w:r w:rsidRPr="00226F4D" w:rsidDel="00622089">
          <w:rPr>
            <w:rFonts w:asciiTheme="minorHAnsi" w:hAnsiTheme="minorHAnsi"/>
          </w:rPr>
          <w:delText xml:space="preserve">40 </w:delText>
        </w:r>
      </w:del>
      <w:ins w:id="15" w:author="Markstrum, Alexis@Energy" w:date="2021-10-13T13:56:00Z">
        <w:r w:rsidR="00622089">
          <w:rPr>
            <w:rFonts w:asciiTheme="minorHAnsi" w:hAnsiTheme="minorHAnsi"/>
          </w:rPr>
          <w:t>25</w:t>
        </w:r>
        <w:r w:rsidR="00622089" w:rsidRPr="00226F4D">
          <w:rPr>
            <w:rFonts w:asciiTheme="minorHAnsi" w:hAnsiTheme="minorHAnsi"/>
          </w:rPr>
          <w:t xml:space="preserve"> </w:t>
        </w:r>
      </w:ins>
      <w:r w:rsidRPr="00226F4D">
        <w:rPr>
          <w:rFonts w:asciiTheme="minorHAnsi" w:hAnsiTheme="minorHAnsi"/>
        </w:rPr>
        <w:t>feet of space-conditioning system ducts are installed in unconditioned space or indirectly conditioned space.</w:t>
      </w:r>
    </w:p>
    <w:p w14:paraId="0F4B621D" w14:textId="77777777" w:rsidR="00B04FED" w:rsidRPr="00226F4D" w:rsidRDefault="00B04FED" w:rsidP="00C96D12">
      <w:pPr>
        <w:numPr>
          <w:ilvl w:val="2"/>
          <w:numId w:val="13"/>
        </w:numPr>
        <w:tabs>
          <w:tab w:val="clear" w:pos="2160"/>
        </w:tabs>
        <w:spacing w:line="276" w:lineRule="auto"/>
        <w:ind w:left="1440"/>
        <w:rPr>
          <w:rFonts w:asciiTheme="minorHAnsi" w:hAnsiTheme="minorHAnsi"/>
        </w:rPr>
      </w:pPr>
      <w:r w:rsidRPr="00226F4D">
        <w:rPr>
          <w:rFonts w:asciiTheme="minorHAnsi" w:hAnsiTheme="minorHAnsi"/>
        </w:rPr>
        <w:t>Air conditioning or heat pump condenser</w:t>
      </w:r>
    </w:p>
    <w:p w14:paraId="0F4B621E" w14:textId="77777777" w:rsidR="00B04FED" w:rsidRPr="00226F4D" w:rsidRDefault="00B04FED" w:rsidP="00C96D12">
      <w:pPr>
        <w:numPr>
          <w:ilvl w:val="2"/>
          <w:numId w:val="13"/>
        </w:numPr>
        <w:tabs>
          <w:tab w:val="clear" w:pos="2160"/>
        </w:tabs>
        <w:spacing w:line="276" w:lineRule="auto"/>
        <w:ind w:left="1440"/>
        <w:rPr>
          <w:rFonts w:asciiTheme="minorHAnsi" w:hAnsiTheme="minorHAnsi"/>
        </w:rPr>
      </w:pPr>
      <w:r w:rsidRPr="00226F4D">
        <w:rPr>
          <w:rFonts w:asciiTheme="minorHAnsi" w:hAnsiTheme="minorHAnsi"/>
        </w:rPr>
        <w:t>Heating or cooling coil</w:t>
      </w:r>
    </w:p>
    <w:p w14:paraId="0F4B621F" w14:textId="77777777" w:rsidR="00B04FED" w:rsidRPr="00226F4D" w:rsidRDefault="00B04FED" w:rsidP="00C96D12">
      <w:pPr>
        <w:numPr>
          <w:ilvl w:val="2"/>
          <w:numId w:val="13"/>
        </w:numPr>
        <w:tabs>
          <w:tab w:val="clear" w:pos="2160"/>
        </w:tabs>
        <w:spacing w:line="276" w:lineRule="auto"/>
        <w:ind w:left="1440"/>
        <w:rPr>
          <w:rFonts w:asciiTheme="minorHAnsi" w:hAnsiTheme="minorHAnsi"/>
        </w:rPr>
      </w:pPr>
      <w:r w:rsidRPr="00226F4D">
        <w:rPr>
          <w:rFonts w:asciiTheme="minorHAnsi" w:hAnsiTheme="minorHAnsi"/>
        </w:rPr>
        <w:t>Air handler (e.g., furnace, fan coil, package unit)</w:t>
      </w:r>
    </w:p>
    <w:p w14:paraId="0F4B6220" w14:textId="7C642E2B"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Replacement using Smoke Test:</w:t>
      </w:r>
      <w:r w:rsidRPr="00226F4D">
        <w:rPr>
          <w:rFonts w:asciiTheme="minorHAnsi" w:hAnsiTheme="minorHAnsi"/>
        </w:rPr>
        <w:t xml:space="preserve"> </w:t>
      </w:r>
      <w:proofErr w:type="gramStart"/>
      <w:r w:rsidRPr="00226F4D">
        <w:rPr>
          <w:rFonts w:asciiTheme="minorHAnsi" w:hAnsiTheme="minorHAnsi"/>
        </w:rPr>
        <w:t>Similar to</w:t>
      </w:r>
      <w:proofErr w:type="gramEnd"/>
      <w:r w:rsidRPr="00226F4D">
        <w:rPr>
          <w:rFonts w:asciiTheme="minorHAnsi" w:hAnsiTheme="minorHAnsi"/>
        </w:rPr>
        <w:t xml:space="preserve"> “Replacement” but the target leakage could not be met due to the equipment not being new.  Smoke is used to show that leaks are only coming from the previously existing equipment. All accessible leaks visible by smoke must be sealed.</w:t>
      </w:r>
    </w:p>
    <w:p w14:paraId="0F4B6221" w14:textId="4BF7EC89" w:rsidR="00B04FE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Alteration using Smoke Test:</w:t>
      </w:r>
      <w:r w:rsidRPr="00226F4D">
        <w:rPr>
          <w:rFonts w:asciiTheme="minorHAnsi" w:hAnsiTheme="minorHAnsi"/>
        </w:rPr>
        <w:t xml:space="preserve"> </w:t>
      </w:r>
      <w:proofErr w:type="gramStart"/>
      <w:r w:rsidRPr="00226F4D">
        <w:rPr>
          <w:rFonts w:asciiTheme="minorHAnsi" w:hAnsiTheme="minorHAnsi"/>
        </w:rPr>
        <w:t>Similar to</w:t>
      </w:r>
      <w:proofErr w:type="gramEnd"/>
      <w:r w:rsidRPr="00226F4D">
        <w:rPr>
          <w:rFonts w:asciiTheme="minorHAnsi" w:hAnsiTheme="minorHAnsi"/>
        </w:rPr>
        <w:t xml:space="preserve">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0F4B6222" w14:textId="51A470ED" w:rsidR="00B04FED" w:rsidRPr="007E1DD2" w:rsidRDefault="00E20688" w:rsidP="009F043E">
      <w:pPr>
        <w:numPr>
          <w:ilvl w:val="0"/>
          <w:numId w:val="13"/>
        </w:numPr>
        <w:spacing w:line="276" w:lineRule="auto"/>
        <w:ind w:left="360"/>
        <w:rPr>
          <w:rFonts w:asciiTheme="minorHAnsi" w:hAnsiTheme="minorHAnsi"/>
        </w:rPr>
      </w:pPr>
      <w:r w:rsidRPr="009F043E">
        <w:rPr>
          <w:rFonts w:asciiTheme="minorHAnsi" w:hAnsiTheme="minorHAnsi"/>
          <w:i/>
          <w:szCs w:val="18"/>
        </w:rPr>
        <w:t>Any portions of Duct Located in Garage</w:t>
      </w:r>
      <w:r w:rsidR="00DA2357" w:rsidRPr="007E1DD2">
        <w:rPr>
          <w:rFonts w:asciiTheme="minorHAnsi" w:hAnsiTheme="minorHAnsi"/>
          <w:szCs w:val="18"/>
        </w:rPr>
        <w:t>: User s</w:t>
      </w:r>
      <w:r w:rsidRPr="007E1DD2">
        <w:rPr>
          <w:rFonts w:asciiTheme="minorHAnsi" w:hAnsiTheme="minorHAnsi"/>
          <w:szCs w:val="18"/>
        </w:rPr>
        <w:t xml:space="preserve">elect from </w:t>
      </w:r>
      <w:r w:rsidRPr="00E20688">
        <w:rPr>
          <w:rFonts w:asciiTheme="minorHAnsi" w:hAnsiTheme="minorHAnsi"/>
          <w:szCs w:val="18"/>
        </w:rPr>
        <w:t>Yes or No.</w:t>
      </w:r>
    </w:p>
    <w:p w14:paraId="56CE7DC4" w14:textId="239FD389" w:rsidR="00E20688" w:rsidRDefault="00E20688" w:rsidP="009F043E">
      <w:pPr>
        <w:tabs>
          <w:tab w:val="left" w:pos="2894"/>
        </w:tabs>
        <w:rPr>
          <w:rFonts w:asciiTheme="minorHAnsi" w:hAnsiTheme="minorHAnsi"/>
        </w:rPr>
      </w:pPr>
      <w:r>
        <w:rPr>
          <w:rFonts w:asciiTheme="minorHAnsi" w:hAnsiTheme="minorHAnsi"/>
        </w:rPr>
        <w:tab/>
      </w:r>
    </w:p>
    <w:p w14:paraId="0F4B6223" w14:textId="3977E52D" w:rsidR="00B04FED" w:rsidRPr="000171A8" w:rsidRDefault="00B04FED" w:rsidP="00B04FED">
      <w:pPr>
        <w:rPr>
          <w:rFonts w:asciiTheme="minorHAnsi" w:hAnsiTheme="minorHAnsi"/>
          <w:b/>
        </w:rPr>
      </w:pPr>
      <w:r w:rsidRPr="000171A8">
        <w:rPr>
          <w:rFonts w:asciiTheme="minorHAnsi" w:hAnsiTheme="minorHAnsi"/>
          <w:b/>
        </w:rPr>
        <w:t>B. Duct Leakage Diagnostic Test - Complete Replacement or Altered Duct System</w:t>
      </w:r>
    </w:p>
    <w:p w14:paraId="46897B7A" w14:textId="77777777" w:rsidR="000A5584" w:rsidRPr="00226F4D" w:rsidRDefault="000A5584" w:rsidP="000A5584">
      <w:pPr>
        <w:pStyle w:val="ListParagraph"/>
        <w:numPr>
          <w:ilvl w:val="0"/>
          <w:numId w:val="45"/>
        </w:numPr>
        <w:spacing w:line="276" w:lineRule="auto"/>
        <w:rPr>
          <w:rFonts w:asciiTheme="minorHAnsi" w:hAnsiTheme="minorHAnsi"/>
        </w:rPr>
      </w:pPr>
      <w:r w:rsidRPr="00226F4D">
        <w:rPr>
          <w:rFonts w:asciiTheme="minorHAnsi" w:hAnsiTheme="minorHAnsi"/>
          <w:i/>
        </w:rPr>
        <w:t>Air-Handling Unit Airflow (AHU</w:t>
      </w:r>
      <w:r>
        <w:rPr>
          <w:rFonts w:asciiTheme="minorHAnsi" w:hAnsiTheme="minorHAnsi"/>
          <w:i/>
        </w:rPr>
        <w:t xml:space="preserve"> </w:t>
      </w:r>
      <w:r w:rsidRPr="00226F4D">
        <w:rPr>
          <w:rFonts w:asciiTheme="minorHAnsi" w:hAnsiTheme="minorHAnsi"/>
          <w:i/>
        </w:rPr>
        <w:t>Airflow) Determination Method</w:t>
      </w:r>
      <w:r w:rsidRPr="00226F4D">
        <w:rPr>
          <w:rFonts w:asciiTheme="minorHAnsi" w:hAnsiTheme="minorHAnsi"/>
        </w:rPr>
        <w:t>: User will select from the following options:</w:t>
      </w:r>
    </w:p>
    <w:p w14:paraId="2352CC84" w14:textId="479FC3A4" w:rsidR="000A5584" w:rsidRPr="00226F4D" w:rsidRDefault="000A5584" w:rsidP="000A5584">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Default Airflow Method:</w:t>
      </w:r>
      <w:r w:rsidRPr="00226F4D">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Pr>
          <w:rFonts w:asciiTheme="minorHAnsi" w:hAnsiTheme="minorHAnsi"/>
        </w:rPr>
        <w:t>201</w:t>
      </w:r>
      <w:r w:rsidR="00FA6B42">
        <w:rPr>
          <w:rFonts w:asciiTheme="minorHAnsi" w:hAnsiTheme="minorHAnsi"/>
        </w:rPr>
        <w:t>9</w:t>
      </w:r>
      <w:r w:rsidRPr="00226F4D">
        <w:rPr>
          <w:rFonts w:asciiTheme="minorHAnsi" w:hAnsiTheme="minorHAnsi"/>
        </w:rPr>
        <w:t xml:space="preserve"> Reference Appendices).</w:t>
      </w:r>
    </w:p>
    <w:p w14:paraId="3A7CAB96" w14:textId="572151AE" w:rsidR="000A5584" w:rsidRPr="00226F4D" w:rsidRDefault="000A5584" w:rsidP="000A5584">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Cooling System Method:</w:t>
      </w:r>
      <w:r w:rsidRPr="00226F4D">
        <w:rPr>
          <w:rFonts w:asciiTheme="minorHAnsi" w:hAnsiTheme="minorHAnsi"/>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Pr>
          <w:rFonts w:asciiTheme="minorHAnsi" w:hAnsiTheme="minorHAnsi"/>
        </w:rPr>
        <w:t>201</w:t>
      </w:r>
      <w:r w:rsidR="00FA6B42">
        <w:rPr>
          <w:rFonts w:asciiTheme="minorHAnsi" w:hAnsiTheme="minorHAnsi"/>
        </w:rPr>
        <w:t>9</w:t>
      </w:r>
      <w:r w:rsidRPr="00226F4D">
        <w:rPr>
          <w:rFonts w:asciiTheme="minorHAnsi" w:hAnsiTheme="minorHAnsi"/>
        </w:rPr>
        <w:t xml:space="preserve"> Reference Appendices).</w:t>
      </w:r>
    </w:p>
    <w:p w14:paraId="5BCF65D8" w14:textId="77777777" w:rsidR="000A5584" w:rsidRPr="00226F4D" w:rsidRDefault="000A5584" w:rsidP="000A5584">
      <w:pPr>
        <w:pStyle w:val="ListParagraph"/>
        <w:numPr>
          <w:ilvl w:val="1"/>
          <w:numId w:val="45"/>
        </w:numPr>
        <w:spacing w:line="276" w:lineRule="auto"/>
        <w:ind w:left="720"/>
        <w:jc w:val="both"/>
        <w:rPr>
          <w:rFonts w:asciiTheme="minorHAnsi" w:hAnsiTheme="minorHAnsi"/>
        </w:rPr>
      </w:pPr>
      <w:r w:rsidRPr="00226F4D">
        <w:rPr>
          <w:rFonts w:asciiTheme="minorHAnsi" w:hAnsiTheme="minorHAnsi"/>
          <w:u w:val="single"/>
        </w:rPr>
        <w:lastRenderedPageBreak/>
        <w:t>Heating System Method:</w:t>
      </w:r>
      <w:r w:rsidRPr="00226F4D">
        <w:rPr>
          <w:rFonts w:asciiTheme="minorHAnsi" w:hAnsiTheme="minorHAnsi"/>
        </w:rPr>
        <w:t xml:space="preserve"> For heating only systems the nominal air handler airflow shall be 21.7 CFM per </w:t>
      </w:r>
      <w:proofErr w:type="spellStart"/>
      <w:r w:rsidRPr="00226F4D">
        <w:rPr>
          <w:rFonts w:asciiTheme="minorHAnsi" w:hAnsiTheme="minorHAnsi"/>
        </w:rPr>
        <w:t>kBtu</w:t>
      </w:r>
      <w:proofErr w:type="spellEnd"/>
      <w:r w:rsidRPr="00226F4D">
        <w:rPr>
          <w:rFonts w:asciiTheme="minorHAnsi" w:hAnsiTheme="minorHAnsi"/>
        </w:rPr>
        <w:t>/h of rated heating output capacity.</w:t>
      </w:r>
    </w:p>
    <w:p w14:paraId="3E82ECD4" w14:textId="344757A7" w:rsidR="000A5584" w:rsidRDefault="000A5584" w:rsidP="000A5584">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Measured Airflow Method:</w:t>
      </w:r>
      <w:r w:rsidRPr="00226F4D">
        <w:rPr>
          <w:rFonts w:asciiTheme="minorHAnsi" w:hAnsiTheme="minorHAnsi"/>
        </w:rPr>
        <w:t xml:space="preserve"> The measured system airflow can be used as the air handler airflow for the purpose of establishing duct leakage percentage (See Section RA3.1.4.2.3 of the </w:t>
      </w:r>
      <w:r>
        <w:rPr>
          <w:rFonts w:asciiTheme="minorHAnsi" w:hAnsiTheme="minorHAnsi"/>
        </w:rPr>
        <w:t>201</w:t>
      </w:r>
      <w:r w:rsidR="00FA6B42">
        <w:rPr>
          <w:rFonts w:asciiTheme="minorHAnsi" w:hAnsiTheme="minorHAnsi"/>
        </w:rPr>
        <w:t>9</w:t>
      </w:r>
      <w:r w:rsidRPr="00226F4D">
        <w:rPr>
          <w:rFonts w:asciiTheme="minorHAnsi" w:hAnsiTheme="minorHAnsi"/>
        </w:rPr>
        <w:t xml:space="preserve"> Reference Appendices).</w:t>
      </w:r>
    </w:p>
    <w:p w14:paraId="522F34AC" w14:textId="71472587" w:rsidR="007E1DD2" w:rsidRPr="00226F4D" w:rsidRDefault="007E1DD2" w:rsidP="000A5584">
      <w:pPr>
        <w:pStyle w:val="ListParagraph"/>
        <w:numPr>
          <w:ilvl w:val="1"/>
          <w:numId w:val="45"/>
        </w:numPr>
        <w:spacing w:line="276" w:lineRule="auto"/>
        <w:ind w:left="720"/>
        <w:rPr>
          <w:rFonts w:asciiTheme="minorHAnsi" w:hAnsiTheme="minorHAnsi"/>
        </w:rPr>
      </w:pPr>
      <w:r>
        <w:rPr>
          <w:rFonts w:asciiTheme="minorHAnsi" w:hAnsiTheme="minorHAnsi"/>
          <w:u w:val="single"/>
        </w:rPr>
        <w:t>Indoor Unit Method</w:t>
      </w:r>
    </w:p>
    <w:p w14:paraId="0F4B6224" w14:textId="07C54446" w:rsidR="00B04FED" w:rsidRDefault="00B04FED" w:rsidP="000A5584">
      <w:pPr>
        <w:pStyle w:val="ListParagraph"/>
        <w:numPr>
          <w:ilvl w:val="0"/>
          <w:numId w:val="45"/>
        </w:numPr>
        <w:spacing w:line="276" w:lineRule="auto"/>
        <w:rPr>
          <w:rFonts w:asciiTheme="minorHAnsi" w:hAnsiTheme="minorHAnsi"/>
        </w:rPr>
      </w:pPr>
      <w:r w:rsidRPr="000171A8">
        <w:rPr>
          <w:rFonts w:asciiTheme="minorHAnsi" w:hAnsiTheme="minorHAnsi"/>
          <w:i/>
        </w:rPr>
        <w:t>Condenser Nominal Cooling Capacity (ton)</w:t>
      </w:r>
      <w:r w:rsidRPr="000171A8">
        <w:rPr>
          <w:rFonts w:asciiTheme="minorHAnsi" w:hAnsiTheme="minorHAnsi"/>
        </w:rPr>
        <w:t>: Same data given on MCH-01.</w:t>
      </w:r>
    </w:p>
    <w:p w14:paraId="449F4840" w14:textId="77777777" w:rsidR="000A5584" w:rsidRDefault="000A5584" w:rsidP="000A5584">
      <w:pPr>
        <w:pStyle w:val="ListParagraph"/>
        <w:numPr>
          <w:ilvl w:val="0"/>
          <w:numId w:val="45"/>
        </w:numPr>
        <w:spacing w:line="276" w:lineRule="auto"/>
        <w:rPr>
          <w:rFonts w:asciiTheme="minorHAnsi" w:hAnsiTheme="minorHAnsi"/>
        </w:rPr>
      </w:pPr>
      <w:r w:rsidRPr="009F043E">
        <w:rPr>
          <w:rFonts w:asciiTheme="minorHAnsi" w:hAnsiTheme="minorHAnsi"/>
          <w:i/>
        </w:rPr>
        <w:t>Indoor Unit Nominal Cooling Capacity:</w:t>
      </w:r>
      <w:r>
        <w:rPr>
          <w:rFonts w:asciiTheme="minorHAnsi" w:hAnsiTheme="minorHAnsi"/>
          <w:i/>
        </w:rPr>
        <w:t xml:space="preserve"> </w:t>
      </w:r>
      <w:r w:rsidRPr="000171A8">
        <w:rPr>
          <w:rFonts w:asciiTheme="minorHAnsi" w:hAnsiTheme="minorHAnsi"/>
        </w:rPr>
        <w:t>Same data given on MCH-01.</w:t>
      </w:r>
    </w:p>
    <w:p w14:paraId="0F4B6225" w14:textId="3B93A128" w:rsidR="00B04FED" w:rsidRPr="00226F4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Heating Capacity (</w:t>
      </w:r>
      <w:proofErr w:type="spellStart"/>
      <w:r w:rsidRPr="00226F4D">
        <w:rPr>
          <w:rFonts w:asciiTheme="minorHAnsi" w:hAnsiTheme="minorHAnsi"/>
          <w:i/>
        </w:rPr>
        <w:t>kBtu</w:t>
      </w:r>
      <w:proofErr w:type="spellEnd"/>
      <w:r w:rsidRPr="00226F4D">
        <w:rPr>
          <w:rFonts w:asciiTheme="minorHAnsi" w:hAnsiTheme="minorHAnsi"/>
          <w:i/>
        </w:rPr>
        <w:t>/h)</w:t>
      </w:r>
      <w:r w:rsidRPr="00226F4D">
        <w:rPr>
          <w:rFonts w:asciiTheme="minorHAnsi" w:hAnsiTheme="minorHAnsi"/>
        </w:rPr>
        <w:t>: Same data given on MCH-01</w:t>
      </w:r>
      <w:r w:rsidR="00574511">
        <w:rPr>
          <w:rFonts w:asciiTheme="minorHAnsi" w:hAnsiTheme="minorHAnsi"/>
        </w:rPr>
        <w:t>.</w:t>
      </w:r>
    </w:p>
    <w:p w14:paraId="0F4B6226" w14:textId="3C5C8EAE" w:rsidR="00B04FE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Conditioned Floor Area Served by this HVAC System</w:t>
      </w:r>
      <w:r w:rsidR="00C96D12">
        <w:rPr>
          <w:rFonts w:asciiTheme="minorHAnsi" w:hAnsiTheme="minorHAnsi"/>
          <w:i/>
        </w:rPr>
        <w:t xml:space="preserve"> </w:t>
      </w:r>
      <w:r w:rsidRPr="00226F4D">
        <w:rPr>
          <w:rFonts w:asciiTheme="minorHAnsi" w:hAnsiTheme="minorHAnsi"/>
          <w:i/>
        </w:rPr>
        <w:t>(ft</w:t>
      </w:r>
      <w:r w:rsidRPr="00226F4D">
        <w:rPr>
          <w:rFonts w:asciiTheme="minorHAnsi" w:hAnsiTheme="minorHAnsi"/>
          <w:i/>
          <w:vertAlign w:val="superscript"/>
        </w:rPr>
        <w:t>2</w:t>
      </w:r>
      <w:r w:rsidRPr="00226F4D">
        <w:rPr>
          <w:rFonts w:asciiTheme="minorHAnsi" w:hAnsiTheme="minorHAnsi"/>
          <w:i/>
        </w:rPr>
        <w:t>)</w:t>
      </w:r>
      <w:r w:rsidRPr="00226F4D">
        <w:rPr>
          <w:rFonts w:asciiTheme="minorHAnsi" w:hAnsiTheme="minorHAnsi"/>
        </w:rPr>
        <w:t>: User must input CFA for the space. Should be consistent with the CF1R input value.</w:t>
      </w:r>
    </w:p>
    <w:p w14:paraId="3EA7ABC0" w14:textId="1341134F" w:rsidR="00C215D2" w:rsidRPr="00226F4D" w:rsidRDefault="00C215D2" w:rsidP="00C215D2">
      <w:pPr>
        <w:pStyle w:val="ListParagraph"/>
        <w:numPr>
          <w:ilvl w:val="0"/>
          <w:numId w:val="45"/>
        </w:numPr>
        <w:spacing w:line="276" w:lineRule="auto"/>
        <w:rPr>
          <w:rFonts w:asciiTheme="minorHAnsi" w:hAnsiTheme="minorHAnsi"/>
        </w:rPr>
      </w:pPr>
      <w:r w:rsidRPr="00226F4D">
        <w:rPr>
          <w:rFonts w:asciiTheme="minorHAnsi" w:hAnsiTheme="minorHAnsi"/>
          <w:i/>
        </w:rPr>
        <w:t>Measured AHU Airflow (CFM)</w:t>
      </w:r>
      <w:r w:rsidRPr="00226F4D">
        <w:rPr>
          <w:rFonts w:asciiTheme="minorHAnsi" w:hAnsiTheme="minorHAnsi"/>
        </w:rPr>
        <w:t>: If “Measured Airflow Method” is selected, user must input measured airflow.</w:t>
      </w:r>
    </w:p>
    <w:p w14:paraId="0F4B6227" w14:textId="77777777" w:rsidR="00B04FED" w:rsidRPr="00226F4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Duct Leakage Test Conditions</w:t>
      </w:r>
      <w:r w:rsidRPr="00226F4D">
        <w:rPr>
          <w:rFonts w:asciiTheme="minorHAnsi" w:hAnsiTheme="minorHAnsi"/>
        </w:rPr>
        <w:t>: Select from the following options:</w:t>
      </w:r>
    </w:p>
    <w:p w14:paraId="0F4B6228" w14:textId="2FFA7A89" w:rsidR="00B04FED" w:rsidRPr="00226F4D" w:rsidRDefault="00B04FED" w:rsidP="000A5584">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Test Rough-in AHU</w:t>
      </w:r>
      <w:r w:rsidRPr="00226F4D">
        <w:rPr>
          <w:rFonts w:asciiTheme="minorHAnsi" w:hAnsiTheme="minorHAnsi"/>
        </w:rPr>
        <w:t xml:space="preserve">: Installers may determine duct leakage in new construction by using diagnostic measurements at rough-in building construction stage prior to installation of interior finishing (See Section RA3.1.4.3.2 of the </w:t>
      </w:r>
      <w:r w:rsidR="00594F64">
        <w:rPr>
          <w:rFonts w:asciiTheme="minorHAnsi" w:hAnsiTheme="minorHAnsi"/>
        </w:rPr>
        <w:t>201</w:t>
      </w:r>
      <w:r w:rsidR="00FA6B42">
        <w:rPr>
          <w:rFonts w:asciiTheme="minorHAnsi" w:hAnsiTheme="minorHAnsi"/>
        </w:rPr>
        <w:t>9</w:t>
      </w:r>
      <w:r w:rsidRPr="00226F4D">
        <w:rPr>
          <w:rFonts w:asciiTheme="minorHAnsi" w:hAnsiTheme="minorHAnsi"/>
        </w:rPr>
        <w:t xml:space="preserve"> Reference Appendices). In this case the air handling unit (AHU) is installed at the time of test.</w:t>
      </w:r>
    </w:p>
    <w:p w14:paraId="0F4B6229" w14:textId="373B9D95" w:rsidR="00B04FED" w:rsidRPr="00226F4D" w:rsidRDefault="00B04FED" w:rsidP="000A5584">
      <w:pPr>
        <w:pStyle w:val="ListParagraph"/>
        <w:numPr>
          <w:ilvl w:val="1"/>
          <w:numId w:val="45"/>
        </w:numPr>
        <w:spacing w:line="276" w:lineRule="auto"/>
        <w:ind w:left="720"/>
        <w:rPr>
          <w:rFonts w:asciiTheme="minorHAnsi" w:hAnsiTheme="minorHAnsi"/>
          <w:u w:val="single"/>
        </w:rPr>
      </w:pPr>
      <w:r w:rsidRPr="00226F4D">
        <w:rPr>
          <w:rFonts w:asciiTheme="minorHAnsi" w:hAnsiTheme="minorHAnsi"/>
          <w:u w:val="single"/>
        </w:rPr>
        <w:t>Test Rough-in No AHU</w:t>
      </w:r>
      <w:r w:rsidRPr="00226F4D">
        <w:rPr>
          <w:rFonts w:asciiTheme="minorHAnsi" w:hAnsiTheme="minorHAnsi"/>
        </w:rPr>
        <w:t xml:space="preserve">: Same as “Test Rough-in” except air handling unit is not yet installed (See Section RA3.1.4.3.2 of the </w:t>
      </w:r>
      <w:r w:rsidR="00594F64">
        <w:rPr>
          <w:rFonts w:asciiTheme="minorHAnsi" w:hAnsiTheme="minorHAnsi"/>
        </w:rPr>
        <w:t>201</w:t>
      </w:r>
      <w:r w:rsidR="00FA6B42">
        <w:rPr>
          <w:rFonts w:asciiTheme="minorHAnsi" w:hAnsiTheme="minorHAnsi"/>
        </w:rPr>
        <w:t>9</w:t>
      </w:r>
      <w:r w:rsidRPr="00226F4D">
        <w:rPr>
          <w:rFonts w:asciiTheme="minorHAnsi" w:hAnsiTheme="minorHAnsi"/>
        </w:rPr>
        <w:t xml:space="preserve"> Reference Appendices).</w:t>
      </w:r>
    </w:p>
    <w:p w14:paraId="0F4B622A" w14:textId="05191F5F" w:rsidR="00B04FED" w:rsidRPr="00226F4D" w:rsidRDefault="00B04FED" w:rsidP="000A5584">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Test Final</w:t>
      </w:r>
      <w:r w:rsidRPr="00226F4D">
        <w:rPr>
          <w:rFonts w:asciiTheme="minorHAnsi" w:hAnsiTheme="minorHAnsi"/>
        </w:rPr>
        <w:t xml:space="preserve">: Test conducted at “final”, </w:t>
      </w:r>
      <w:proofErr w:type="gramStart"/>
      <w:r w:rsidRPr="00226F4D">
        <w:rPr>
          <w:rFonts w:asciiTheme="minorHAnsi" w:hAnsiTheme="minorHAnsi"/>
        </w:rPr>
        <w:t>i.e.</w:t>
      </w:r>
      <w:proofErr w:type="gramEnd"/>
      <w:r w:rsidRPr="00226F4D">
        <w:rPr>
          <w:rFonts w:asciiTheme="minorHAnsi" w:hAnsiTheme="minorHAnsi"/>
        </w:rPr>
        <w:t xml:space="preserve"> all equipment, ducts, and registers are installed and the system is essentially in its final operating condition. (</w:t>
      </w:r>
      <w:proofErr w:type="gramStart"/>
      <w:r w:rsidRPr="00226F4D">
        <w:rPr>
          <w:rFonts w:asciiTheme="minorHAnsi" w:hAnsiTheme="minorHAnsi"/>
        </w:rPr>
        <w:t>rough</w:t>
      </w:r>
      <w:proofErr w:type="gramEnd"/>
      <w:r w:rsidRPr="00226F4D">
        <w:rPr>
          <w:rFonts w:asciiTheme="minorHAnsi" w:hAnsiTheme="minorHAnsi"/>
        </w:rPr>
        <w:t xml:space="preserve">-in no longer an option.  See Section RA3.1.4.3.1 of the </w:t>
      </w:r>
      <w:r w:rsidR="00594F64">
        <w:rPr>
          <w:rFonts w:asciiTheme="minorHAnsi" w:hAnsiTheme="minorHAnsi"/>
        </w:rPr>
        <w:t>201</w:t>
      </w:r>
      <w:r w:rsidR="00FA6B42">
        <w:rPr>
          <w:rFonts w:asciiTheme="minorHAnsi" w:hAnsiTheme="minorHAnsi"/>
        </w:rPr>
        <w:t>9</w:t>
      </w:r>
      <w:r w:rsidRPr="00226F4D">
        <w:rPr>
          <w:rFonts w:asciiTheme="minorHAnsi" w:hAnsiTheme="minorHAnsi"/>
        </w:rPr>
        <w:t xml:space="preserve"> Reference Appendices).</w:t>
      </w:r>
    </w:p>
    <w:p w14:paraId="0F4B622B" w14:textId="77777777" w:rsidR="00B04FED" w:rsidRPr="00226F4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Duct Leakage Test Method</w:t>
      </w:r>
      <w:r w:rsidRPr="00226F4D">
        <w:rPr>
          <w:rFonts w:asciiTheme="minorHAnsi" w:hAnsiTheme="minorHAnsi"/>
        </w:rPr>
        <w:t>: Select from the following options: Leakage to the Outside (house is pressurized simultaneously with the ducts such that only leakage going outside of the pressurized conditioned shell is measured, see RA3.2.4.3.4), or Total Leakage.</w:t>
      </w:r>
    </w:p>
    <w:p w14:paraId="0F4B622C" w14:textId="77777777" w:rsidR="00B04FED" w:rsidRPr="00226F4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Leakage Factor</w:t>
      </w:r>
      <w:r w:rsidRPr="00226F4D">
        <w:rPr>
          <w:rFonts w:asciiTheme="minorHAnsi" w:hAnsiTheme="minorHAnsi"/>
        </w:rPr>
        <w:t>: This field is automatically filled out based on choices in previous fields.</w:t>
      </w:r>
    </w:p>
    <w:p w14:paraId="0F4B6233" w14:textId="77777777" w:rsidR="00B04FED" w:rsidRPr="00226F4D" w:rsidRDefault="00B04FED" w:rsidP="000A5584">
      <w:pPr>
        <w:pStyle w:val="ListParagraph"/>
        <w:numPr>
          <w:ilvl w:val="0"/>
          <w:numId w:val="45"/>
        </w:numPr>
        <w:spacing w:line="276" w:lineRule="auto"/>
        <w:rPr>
          <w:rFonts w:asciiTheme="minorHAnsi" w:hAnsiTheme="minorHAnsi"/>
        </w:rPr>
      </w:pPr>
      <w:r w:rsidRPr="00226F4D">
        <w:rPr>
          <w:rFonts w:asciiTheme="minorHAnsi" w:hAnsiTheme="minorHAnsi"/>
          <w:i/>
        </w:rPr>
        <w:t>Calculated Target Allowable Duct Leakage Rate (cfm)</w:t>
      </w:r>
      <w:r w:rsidRPr="00226F4D">
        <w:rPr>
          <w:rFonts w:asciiTheme="minorHAnsi" w:hAnsiTheme="minorHAnsi"/>
        </w:rPr>
        <w:t>: This value will be automatically calculated based on values entered in previous fields.</w:t>
      </w:r>
    </w:p>
    <w:p w14:paraId="0F4B6234" w14:textId="77777777" w:rsidR="00B04FED" w:rsidRPr="00226F4D" w:rsidRDefault="00B04FED" w:rsidP="000A5584">
      <w:pPr>
        <w:pStyle w:val="ListParagraph"/>
        <w:numPr>
          <w:ilvl w:val="0"/>
          <w:numId w:val="45"/>
        </w:numPr>
        <w:rPr>
          <w:rFonts w:asciiTheme="minorHAnsi" w:hAnsiTheme="minorHAnsi"/>
        </w:rPr>
      </w:pPr>
      <w:r w:rsidRPr="00226F4D">
        <w:rPr>
          <w:rFonts w:asciiTheme="minorHAnsi" w:hAnsiTheme="minorHAnsi"/>
          <w:i/>
        </w:rPr>
        <w:t>Actual Duct Leakage Rate from Leakage Test Measurement (cfm)</w:t>
      </w:r>
      <w:r w:rsidRPr="00226F4D">
        <w:rPr>
          <w:rFonts w:asciiTheme="minorHAnsi" w:hAnsiTheme="minorHAnsi"/>
        </w:rPr>
        <w:t>: Input the duct leakage rater taken from actual test measurements.</w:t>
      </w:r>
    </w:p>
    <w:p w14:paraId="0F4B6235" w14:textId="1E351A89" w:rsidR="00B04FED" w:rsidRPr="00226F4D" w:rsidRDefault="00B04FED" w:rsidP="000A5584">
      <w:pPr>
        <w:pStyle w:val="ListParagraph"/>
        <w:numPr>
          <w:ilvl w:val="0"/>
          <w:numId w:val="45"/>
        </w:numPr>
        <w:rPr>
          <w:rFonts w:asciiTheme="minorHAnsi" w:hAnsiTheme="minorHAnsi"/>
        </w:rPr>
      </w:pPr>
      <w:r w:rsidRPr="00226F4D">
        <w:rPr>
          <w:rFonts w:asciiTheme="minorHAnsi" w:hAnsiTheme="minorHAnsi"/>
          <w:i/>
        </w:rPr>
        <w:t>Compliance Statement</w:t>
      </w:r>
      <w:r w:rsidRPr="00226F4D">
        <w:rPr>
          <w:rFonts w:asciiTheme="minorHAnsi" w:hAnsiTheme="minorHAnsi"/>
        </w:rPr>
        <w:t>: If Actual Duct Leakage Rate from leakage test is less than or equal to Calculated Target Allowable Duct Leakage Rate, “System passes leakage test” will automatically populate. If not, “System fails leakage test” will automatically populate.</w:t>
      </w:r>
    </w:p>
    <w:p w14:paraId="0F4B6257" w14:textId="77777777" w:rsidR="005F4DEA" w:rsidRPr="002B4489" w:rsidRDefault="005F4DEA" w:rsidP="005F4DEA">
      <w:pPr>
        <w:rPr>
          <w:rFonts w:asciiTheme="minorHAnsi" w:hAnsiTheme="minorHAnsi"/>
        </w:rPr>
      </w:pPr>
    </w:p>
    <w:p w14:paraId="7FB1C438" w14:textId="5E81CBBD" w:rsidR="00471673" w:rsidRDefault="00471673" w:rsidP="00471673">
      <w:pPr>
        <w:rPr>
          <w:rFonts w:asciiTheme="minorHAnsi" w:hAnsiTheme="minorHAnsi"/>
        </w:rPr>
      </w:pPr>
      <w:r w:rsidRPr="001916A0">
        <w:rPr>
          <w:rFonts w:asciiTheme="minorHAnsi" w:hAnsiTheme="minorHAnsi"/>
          <w:b/>
          <w:szCs w:val="18"/>
        </w:rPr>
        <w:t>C. Ducts Located in Garage Spaces</w:t>
      </w:r>
    </w:p>
    <w:p w14:paraId="23858350" w14:textId="292A0524" w:rsidR="005F4DEA" w:rsidRDefault="00471673" w:rsidP="009F043E">
      <w:pPr>
        <w:pStyle w:val="ListParagraph"/>
        <w:numPr>
          <w:ilvl w:val="0"/>
          <w:numId w:val="46"/>
        </w:numPr>
        <w:ind w:left="360"/>
        <w:rPr>
          <w:rFonts w:asciiTheme="minorHAnsi" w:hAnsiTheme="minorHAnsi"/>
        </w:rPr>
      </w:pPr>
      <w:r w:rsidRPr="009F043E">
        <w:rPr>
          <w:rFonts w:asciiTheme="minorHAnsi" w:hAnsiTheme="minorHAnsi"/>
          <w:i/>
        </w:rPr>
        <w:t>Duct Leakage Test Method</w:t>
      </w:r>
      <w:r w:rsidRPr="009F043E">
        <w:rPr>
          <w:rFonts w:asciiTheme="minorHAnsi" w:hAnsiTheme="minorHAnsi"/>
        </w:rPr>
        <w:t xml:space="preserve">: </w:t>
      </w:r>
      <w:r w:rsidR="00D8579F" w:rsidRPr="00226F4D">
        <w:rPr>
          <w:rFonts w:asciiTheme="minorHAnsi" w:hAnsiTheme="minorHAnsi"/>
        </w:rPr>
        <w:t>This field is automatically filled out based on choices in previous fields.</w:t>
      </w:r>
    </w:p>
    <w:p w14:paraId="239EB9EE" w14:textId="77777777" w:rsidR="00732F8F" w:rsidRPr="00226F4D" w:rsidRDefault="00732F8F" w:rsidP="00732F8F">
      <w:pPr>
        <w:pStyle w:val="ListParagraph"/>
        <w:numPr>
          <w:ilvl w:val="0"/>
          <w:numId w:val="46"/>
        </w:numPr>
        <w:spacing w:line="276" w:lineRule="auto"/>
        <w:ind w:left="360"/>
        <w:rPr>
          <w:rFonts w:asciiTheme="minorHAnsi" w:hAnsiTheme="minorHAnsi"/>
        </w:rPr>
      </w:pPr>
      <w:r w:rsidRPr="00226F4D">
        <w:rPr>
          <w:rFonts w:asciiTheme="minorHAnsi" w:hAnsiTheme="minorHAnsi"/>
          <w:i/>
        </w:rPr>
        <w:t>Leakage Factor</w:t>
      </w:r>
      <w:r w:rsidRPr="00226F4D">
        <w:rPr>
          <w:rFonts w:asciiTheme="minorHAnsi" w:hAnsiTheme="minorHAnsi"/>
        </w:rPr>
        <w:t>: This field is automatically filled out based on choices in previous fields.</w:t>
      </w:r>
    </w:p>
    <w:p w14:paraId="2D5BAC13" w14:textId="77777777" w:rsidR="00732F8F" w:rsidRPr="00226F4D" w:rsidRDefault="00732F8F" w:rsidP="00732F8F">
      <w:pPr>
        <w:pStyle w:val="ListParagraph"/>
        <w:numPr>
          <w:ilvl w:val="0"/>
          <w:numId w:val="46"/>
        </w:numPr>
        <w:spacing w:line="276" w:lineRule="auto"/>
        <w:ind w:left="360"/>
        <w:rPr>
          <w:rFonts w:asciiTheme="minorHAnsi" w:hAnsiTheme="minorHAnsi"/>
        </w:rPr>
      </w:pPr>
      <w:r w:rsidRPr="00226F4D">
        <w:rPr>
          <w:rFonts w:asciiTheme="minorHAnsi" w:hAnsiTheme="minorHAnsi"/>
          <w:i/>
        </w:rPr>
        <w:t>Air-Handling Unit Airflow (AHU</w:t>
      </w:r>
      <w:r>
        <w:rPr>
          <w:rFonts w:asciiTheme="minorHAnsi" w:hAnsiTheme="minorHAnsi"/>
          <w:i/>
        </w:rPr>
        <w:t xml:space="preserve"> </w:t>
      </w:r>
      <w:r w:rsidRPr="00226F4D">
        <w:rPr>
          <w:rFonts w:asciiTheme="minorHAnsi" w:hAnsiTheme="minorHAnsi"/>
          <w:i/>
        </w:rPr>
        <w:t>Airflow) Determination Method</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4C14032E" w14:textId="439BF07B" w:rsidR="00732F8F" w:rsidRDefault="00732F8F" w:rsidP="009F043E">
      <w:pPr>
        <w:pStyle w:val="ListParagraph"/>
        <w:numPr>
          <w:ilvl w:val="0"/>
          <w:numId w:val="46"/>
        </w:numPr>
        <w:ind w:left="360"/>
        <w:rPr>
          <w:rFonts w:asciiTheme="minorHAnsi" w:hAnsiTheme="minorHAnsi"/>
        </w:rPr>
      </w:pPr>
      <w:r w:rsidRPr="00226F4D">
        <w:rPr>
          <w:rFonts w:asciiTheme="minorHAnsi" w:hAnsiTheme="minorHAnsi"/>
          <w:i/>
        </w:rPr>
        <w:t>Measured AHU Airflow (CFM)</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50656B1C" w14:textId="1316B68B" w:rsidR="00732F8F" w:rsidRDefault="00732F8F" w:rsidP="009F043E">
      <w:pPr>
        <w:pStyle w:val="ListParagraph"/>
        <w:numPr>
          <w:ilvl w:val="0"/>
          <w:numId w:val="46"/>
        </w:numPr>
        <w:ind w:left="360"/>
        <w:rPr>
          <w:rFonts w:asciiTheme="minorHAnsi" w:hAnsiTheme="minorHAnsi"/>
        </w:rPr>
      </w:pPr>
      <w:r w:rsidRPr="00226F4D">
        <w:rPr>
          <w:rFonts w:asciiTheme="minorHAnsi" w:hAnsiTheme="minorHAnsi"/>
          <w:i/>
        </w:rPr>
        <w:t>Calculated Target Allowable Duct Leakage Rate (cfm)</w:t>
      </w:r>
      <w:r w:rsidRPr="00226F4D">
        <w:rPr>
          <w:rFonts w:asciiTheme="minorHAnsi" w:hAnsiTheme="minorHAnsi"/>
        </w:rPr>
        <w:t>: This value will be automatically calculated based on values entered in previous fields</w:t>
      </w:r>
    </w:p>
    <w:p w14:paraId="6965B6FA" w14:textId="1D4EDD11" w:rsidR="00732F8F" w:rsidRDefault="00732F8F" w:rsidP="009F043E">
      <w:pPr>
        <w:pStyle w:val="ListParagraph"/>
        <w:numPr>
          <w:ilvl w:val="0"/>
          <w:numId w:val="46"/>
        </w:numPr>
        <w:ind w:left="360"/>
        <w:rPr>
          <w:rFonts w:asciiTheme="minorHAnsi" w:hAnsiTheme="minorHAnsi"/>
        </w:rPr>
      </w:pPr>
      <w:r w:rsidRPr="00226F4D">
        <w:rPr>
          <w:rFonts w:asciiTheme="minorHAnsi" w:hAnsiTheme="minorHAnsi"/>
          <w:i/>
        </w:rPr>
        <w:t>Actual Duct Leakage Rate from Leakage Test Measurement (cfm)</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62A9D4BA" w14:textId="7D9AA985" w:rsidR="00732F8F" w:rsidRPr="00226F4D" w:rsidRDefault="00732F8F" w:rsidP="009F043E">
      <w:pPr>
        <w:pStyle w:val="ListParagraph"/>
        <w:numPr>
          <w:ilvl w:val="0"/>
          <w:numId w:val="46"/>
        </w:numPr>
        <w:ind w:left="360"/>
        <w:rPr>
          <w:rFonts w:asciiTheme="minorHAnsi" w:hAnsiTheme="minorHAnsi"/>
        </w:rPr>
      </w:pPr>
      <w:r w:rsidRPr="00226F4D">
        <w:rPr>
          <w:rFonts w:asciiTheme="minorHAnsi" w:hAnsiTheme="minorHAnsi"/>
          <w:i/>
        </w:rPr>
        <w:t>Compliance Statement</w:t>
      </w:r>
      <w:r w:rsidRPr="00226F4D">
        <w:rPr>
          <w:rFonts w:asciiTheme="minorHAnsi" w:hAnsiTheme="minorHAnsi"/>
        </w:rPr>
        <w:t>:</w:t>
      </w:r>
      <w:r>
        <w:rPr>
          <w:rFonts w:asciiTheme="minorHAnsi" w:hAnsiTheme="minorHAnsi"/>
        </w:rPr>
        <w:t xml:space="preserve"> </w:t>
      </w:r>
      <w:r w:rsidRPr="00226F4D">
        <w:rPr>
          <w:rFonts w:asciiTheme="minorHAnsi" w:hAnsiTheme="minorHAnsi"/>
        </w:rPr>
        <w:t xml:space="preserve">If Actual Duct Leakage Rate from leakage test is less than or equal to Calculated Target Allowable Duct Leakage Rate, </w:t>
      </w:r>
      <w:r>
        <w:rPr>
          <w:rFonts w:asciiTheme="minorHAnsi" w:hAnsiTheme="minorHAnsi"/>
        </w:rPr>
        <w:t>passes message</w:t>
      </w:r>
      <w:r w:rsidRPr="00226F4D">
        <w:rPr>
          <w:rFonts w:asciiTheme="minorHAnsi" w:hAnsiTheme="minorHAnsi"/>
        </w:rPr>
        <w:t xml:space="preserve"> will automatically populate. If not, “System fails leakage test” will automatically populate.</w:t>
      </w:r>
    </w:p>
    <w:p w14:paraId="7583A75F" w14:textId="6EEF9C69" w:rsidR="00732F8F" w:rsidRDefault="00732F8F" w:rsidP="009F043E">
      <w:pPr>
        <w:pStyle w:val="ListParagraph"/>
        <w:ind w:left="360"/>
        <w:rPr>
          <w:rFonts w:asciiTheme="minorHAnsi" w:hAnsiTheme="minorHAnsi"/>
        </w:rPr>
      </w:pPr>
    </w:p>
    <w:p w14:paraId="7009F63D" w14:textId="10DB5ABC" w:rsidR="00D8579F" w:rsidRDefault="00D8579F" w:rsidP="007E1DD2">
      <w:pPr>
        <w:rPr>
          <w:rFonts w:asciiTheme="minorHAnsi" w:hAnsiTheme="minorHAnsi"/>
        </w:rPr>
      </w:pPr>
    </w:p>
    <w:p w14:paraId="509E586A" w14:textId="246AFA70" w:rsidR="006B034D" w:rsidRPr="003E444C" w:rsidRDefault="006B034D" w:rsidP="006B034D">
      <w:pPr>
        <w:rPr>
          <w:ins w:id="16" w:author="Alhabibi, Haider@Energy" w:date="2022-03-25T11:47:00Z"/>
          <w:rFonts w:asciiTheme="minorHAnsi" w:hAnsiTheme="minorHAnsi" w:cstheme="minorHAnsi"/>
          <w:b/>
        </w:rPr>
      </w:pPr>
      <w:ins w:id="17" w:author="Alhabibi, Haider@Energy" w:date="2022-03-25T11:47:00Z">
        <w:r>
          <w:rPr>
            <w:rFonts w:asciiTheme="minorHAnsi" w:hAnsiTheme="minorHAnsi" w:cstheme="minorHAnsi"/>
            <w:b/>
          </w:rPr>
          <w:t>D</w:t>
        </w:r>
        <w:r w:rsidRPr="003E444C">
          <w:rPr>
            <w:rFonts w:asciiTheme="minorHAnsi" w:hAnsiTheme="minorHAnsi" w:cstheme="minorHAnsi"/>
            <w:b/>
          </w:rPr>
          <w:t>. Additional Requirements for Compliance</w:t>
        </w:r>
      </w:ins>
    </w:p>
    <w:p w14:paraId="65B2C3A1" w14:textId="77777777" w:rsidR="006B034D" w:rsidRPr="003E444C" w:rsidRDefault="006B034D" w:rsidP="006B034D">
      <w:pPr>
        <w:pStyle w:val="ListParagraph"/>
        <w:numPr>
          <w:ilvl w:val="0"/>
          <w:numId w:val="47"/>
        </w:numPr>
        <w:spacing w:line="276" w:lineRule="auto"/>
        <w:rPr>
          <w:ins w:id="18" w:author="Alhabibi, Haider@Energy" w:date="2022-03-25T11:47:00Z"/>
          <w:rFonts w:asciiTheme="minorHAnsi" w:hAnsiTheme="minorHAnsi" w:cstheme="minorHAnsi"/>
          <w:sz w:val="18"/>
          <w:szCs w:val="18"/>
        </w:rPr>
      </w:pPr>
      <w:ins w:id="19" w:author="Alhabibi, Haider@Energy" w:date="2022-03-25T11:47:00Z">
        <w:r w:rsidRPr="003E444C">
          <w:rPr>
            <w:rFonts w:asciiTheme="minorHAnsi" w:hAnsiTheme="minorHAnsi" w:cstheme="minorHAnsi"/>
            <w:sz w:val="18"/>
            <w:szCs w:val="18"/>
          </w:rPr>
          <w:t>This field must be a true statement (or not applicable) for the system to comply.</w:t>
        </w:r>
      </w:ins>
    </w:p>
    <w:p w14:paraId="1607F1A0" w14:textId="77777777" w:rsidR="006B034D" w:rsidRPr="003E444C" w:rsidRDefault="006B034D" w:rsidP="006B034D">
      <w:pPr>
        <w:pStyle w:val="ListParagraph"/>
        <w:numPr>
          <w:ilvl w:val="0"/>
          <w:numId w:val="47"/>
        </w:numPr>
        <w:spacing w:line="276" w:lineRule="auto"/>
        <w:rPr>
          <w:ins w:id="20" w:author="Alhabibi, Haider@Energy" w:date="2022-03-25T11:47:00Z"/>
          <w:rFonts w:asciiTheme="minorHAnsi" w:hAnsiTheme="minorHAnsi" w:cstheme="minorHAnsi"/>
          <w:sz w:val="18"/>
          <w:szCs w:val="18"/>
        </w:rPr>
      </w:pPr>
      <w:ins w:id="21" w:author="Alhabibi, Haider@Energy" w:date="2022-03-25T11:47:00Z">
        <w:r w:rsidRPr="003E444C">
          <w:rPr>
            <w:rFonts w:asciiTheme="minorHAnsi" w:hAnsiTheme="minorHAnsi" w:cstheme="minorHAnsi"/>
            <w:sz w:val="18"/>
            <w:szCs w:val="18"/>
          </w:rPr>
          <w:t>This field must be a true statement (or not applicable) for the system to comply.</w:t>
        </w:r>
      </w:ins>
    </w:p>
    <w:p w14:paraId="49CD3D73" w14:textId="77777777" w:rsidR="006B034D" w:rsidRPr="003E444C" w:rsidRDefault="006B034D" w:rsidP="006B034D">
      <w:pPr>
        <w:pStyle w:val="ListParagraph"/>
        <w:numPr>
          <w:ilvl w:val="0"/>
          <w:numId w:val="47"/>
        </w:numPr>
        <w:spacing w:line="276" w:lineRule="auto"/>
        <w:rPr>
          <w:ins w:id="22" w:author="Alhabibi, Haider@Energy" w:date="2022-03-25T11:47:00Z"/>
          <w:rFonts w:asciiTheme="minorHAnsi" w:hAnsiTheme="minorHAnsi" w:cstheme="minorHAnsi"/>
          <w:sz w:val="18"/>
          <w:szCs w:val="18"/>
        </w:rPr>
      </w:pPr>
      <w:ins w:id="23" w:author="Alhabibi, Haider@Energy" w:date="2022-03-25T11:47:00Z">
        <w:r w:rsidRPr="003E444C">
          <w:rPr>
            <w:rFonts w:asciiTheme="minorHAnsi" w:hAnsiTheme="minorHAnsi" w:cstheme="minorHAnsi"/>
            <w:sz w:val="18"/>
            <w:szCs w:val="18"/>
          </w:rPr>
          <w:t>This field must be a true statement (or not applicable) for the system to comply.</w:t>
        </w:r>
      </w:ins>
    </w:p>
    <w:p w14:paraId="61BB32B3" w14:textId="77777777" w:rsidR="006B034D" w:rsidRPr="003E444C" w:rsidRDefault="006B034D" w:rsidP="006B034D">
      <w:pPr>
        <w:pStyle w:val="ListParagraph"/>
        <w:numPr>
          <w:ilvl w:val="0"/>
          <w:numId w:val="47"/>
        </w:numPr>
        <w:spacing w:line="276" w:lineRule="auto"/>
        <w:rPr>
          <w:ins w:id="24" w:author="Alhabibi, Haider@Energy" w:date="2022-03-25T11:47:00Z"/>
          <w:rFonts w:asciiTheme="minorHAnsi" w:hAnsiTheme="minorHAnsi" w:cstheme="minorHAnsi"/>
          <w:sz w:val="18"/>
          <w:szCs w:val="18"/>
        </w:rPr>
      </w:pPr>
      <w:ins w:id="25" w:author="Alhabibi, Haider@Energy" w:date="2022-03-25T11:47:00Z">
        <w:r w:rsidRPr="003E444C">
          <w:rPr>
            <w:rFonts w:asciiTheme="minorHAnsi" w:hAnsiTheme="minorHAnsi" w:cstheme="minorHAnsi"/>
            <w:sz w:val="18"/>
            <w:szCs w:val="18"/>
          </w:rPr>
          <w:t>This field must be a true statement (or not applicable) for the system to comply.</w:t>
        </w:r>
      </w:ins>
    </w:p>
    <w:p w14:paraId="6594F9A2" w14:textId="77777777" w:rsidR="006B034D" w:rsidRPr="003E444C" w:rsidRDefault="006B034D" w:rsidP="006B034D">
      <w:pPr>
        <w:pStyle w:val="ListParagraph"/>
        <w:numPr>
          <w:ilvl w:val="0"/>
          <w:numId w:val="47"/>
        </w:numPr>
        <w:spacing w:line="276" w:lineRule="auto"/>
        <w:rPr>
          <w:ins w:id="26" w:author="Alhabibi, Haider@Energy" w:date="2022-03-25T11:47:00Z"/>
          <w:rFonts w:asciiTheme="minorHAnsi" w:hAnsiTheme="minorHAnsi" w:cstheme="minorHAnsi"/>
          <w:sz w:val="18"/>
          <w:szCs w:val="18"/>
        </w:rPr>
      </w:pPr>
      <w:ins w:id="27" w:author="Alhabibi, Haider@Energy" w:date="2022-03-25T11:47:00Z">
        <w:r w:rsidRPr="003E444C">
          <w:rPr>
            <w:rFonts w:asciiTheme="minorHAnsi" w:hAnsiTheme="minorHAnsi" w:cstheme="minorHAnsi"/>
            <w:sz w:val="18"/>
            <w:szCs w:val="18"/>
          </w:rPr>
          <w:lastRenderedPageBreak/>
          <w:t>This field must be a true statement (or not applicable) for the system to comply.</w:t>
        </w:r>
      </w:ins>
    </w:p>
    <w:p w14:paraId="1F399851" w14:textId="77777777" w:rsidR="006B034D" w:rsidRDefault="006B034D" w:rsidP="006B034D">
      <w:pPr>
        <w:pStyle w:val="ListParagraph"/>
        <w:numPr>
          <w:ilvl w:val="0"/>
          <w:numId w:val="47"/>
        </w:numPr>
        <w:spacing w:line="276" w:lineRule="auto"/>
        <w:rPr>
          <w:ins w:id="28" w:author="Alhabibi, Haider@Energy" w:date="2022-03-25T11:47:00Z"/>
          <w:rFonts w:asciiTheme="minorHAnsi" w:hAnsiTheme="minorHAnsi" w:cstheme="minorHAnsi"/>
          <w:sz w:val="18"/>
          <w:szCs w:val="18"/>
        </w:rPr>
      </w:pPr>
      <w:ins w:id="29" w:author="Alhabibi, Haider@Energy" w:date="2022-03-25T11:47:00Z">
        <w:r w:rsidRPr="003E444C">
          <w:rPr>
            <w:rFonts w:asciiTheme="minorHAnsi" w:hAnsiTheme="minorHAnsi" w:cstheme="minorHAnsi"/>
            <w:sz w:val="18"/>
            <w:szCs w:val="18"/>
          </w:rPr>
          <w:t>This field must be a true statement (or not applicable) for the system to comply.</w:t>
        </w:r>
      </w:ins>
    </w:p>
    <w:p w14:paraId="7F951471" w14:textId="77777777" w:rsidR="006B034D" w:rsidRPr="008E3781" w:rsidRDefault="006B034D" w:rsidP="006B034D">
      <w:pPr>
        <w:pStyle w:val="ListParagraph"/>
        <w:numPr>
          <w:ilvl w:val="0"/>
          <w:numId w:val="47"/>
        </w:numPr>
        <w:rPr>
          <w:ins w:id="30" w:author="Alhabibi, Haider@Energy" w:date="2022-03-25T11:47:00Z"/>
          <w:rFonts w:asciiTheme="minorHAnsi" w:hAnsiTheme="minorHAnsi" w:cstheme="minorHAnsi"/>
          <w:sz w:val="18"/>
          <w:szCs w:val="18"/>
        </w:rPr>
      </w:pPr>
      <w:ins w:id="31" w:author="Alhabibi, Haider@Energy" w:date="2022-03-25T11:47:00Z">
        <w:r w:rsidRPr="008E3781">
          <w:rPr>
            <w:rFonts w:asciiTheme="minorHAnsi" w:hAnsiTheme="minorHAnsi" w:cstheme="minorHAnsi"/>
            <w:sz w:val="18"/>
            <w:szCs w:val="18"/>
          </w:rPr>
          <w:t>This field must be a true statement (or not applicable) for the system to comply.</w:t>
        </w:r>
      </w:ins>
    </w:p>
    <w:p w14:paraId="4A3495D2" w14:textId="77777777" w:rsidR="00D849BE" w:rsidRDefault="00D849BE" w:rsidP="009F043E">
      <w:pPr>
        <w:pStyle w:val="ListParagraph"/>
        <w:numPr>
          <w:ilvl w:val="0"/>
          <w:numId w:val="46"/>
        </w:numPr>
        <w:rPr>
          <w:rFonts w:asciiTheme="minorHAnsi" w:hAnsiTheme="minorHAnsi"/>
        </w:rPr>
        <w:sectPr w:rsidR="00D849BE" w:rsidSect="005F4DEA">
          <w:headerReference w:type="default" r:id="rId17"/>
          <w:pgSz w:w="12240" w:h="15840" w:code="1"/>
          <w:pgMar w:top="720" w:right="720" w:bottom="720" w:left="720" w:header="720"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6"/>
        <w:gridCol w:w="4132"/>
        <w:gridCol w:w="6362"/>
      </w:tblGrid>
      <w:tr w:rsidR="00563254" w:rsidRPr="002B4489" w14:paraId="0F4B625B" w14:textId="77777777" w:rsidTr="00563254">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25A" w14:textId="77777777" w:rsidR="00563254" w:rsidRPr="002B4489" w:rsidRDefault="00563254" w:rsidP="00791BBD">
            <w:pPr>
              <w:rPr>
                <w:rFonts w:asciiTheme="minorHAnsi" w:hAnsiTheme="minorHAnsi"/>
              </w:rPr>
            </w:pPr>
            <w:r w:rsidRPr="002B4489">
              <w:rPr>
                <w:rFonts w:asciiTheme="minorHAnsi" w:hAnsiTheme="minorHAnsi"/>
                <w:b/>
              </w:rPr>
              <w:lastRenderedPageBreak/>
              <w:t>A. System Information</w:t>
            </w:r>
          </w:p>
        </w:tc>
      </w:tr>
      <w:tr w:rsidR="00756AD5" w:rsidRPr="002B4489" w14:paraId="0F4B625F"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5C" w14:textId="77777777" w:rsidR="00756AD5" w:rsidRPr="009F043E" w:rsidRDefault="002177C6" w:rsidP="00791BBD">
            <w:pPr>
              <w:jc w:val="center"/>
              <w:rPr>
                <w:rFonts w:asciiTheme="minorHAnsi" w:hAnsiTheme="minorHAnsi"/>
                <w:sz w:val="18"/>
                <w:szCs w:val="18"/>
              </w:rPr>
            </w:pPr>
            <w:r w:rsidRPr="009F043E">
              <w:rPr>
                <w:rFonts w:asciiTheme="minorHAnsi" w:hAnsiTheme="minorHAnsi"/>
                <w:sz w:val="18"/>
                <w:szCs w:val="18"/>
              </w:rPr>
              <w:t>0</w:t>
            </w:r>
            <w:r w:rsidR="00756AD5" w:rsidRPr="009F043E">
              <w:rPr>
                <w:rFonts w:asciiTheme="minorHAnsi" w:hAnsiTheme="minorHAnsi"/>
                <w:sz w:val="18"/>
                <w:szCs w:val="18"/>
              </w:rPr>
              <w:t>1</w:t>
            </w:r>
          </w:p>
        </w:tc>
        <w:tc>
          <w:tcPr>
            <w:tcW w:w="1873" w:type="pct"/>
            <w:tcBorders>
              <w:top w:val="single" w:sz="4" w:space="0" w:color="auto"/>
              <w:left w:val="single" w:sz="4" w:space="0" w:color="auto"/>
              <w:bottom w:val="single" w:sz="4" w:space="0" w:color="auto"/>
              <w:right w:val="single" w:sz="4" w:space="0" w:color="auto"/>
            </w:tcBorders>
            <w:vAlign w:val="center"/>
          </w:tcPr>
          <w:p w14:paraId="0F4B625D" w14:textId="1AD641A8" w:rsidR="00756AD5" w:rsidRPr="009F043E" w:rsidRDefault="007C05EB" w:rsidP="00791BBD">
            <w:pPr>
              <w:rPr>
                <w:rFonts w:asciiTheme="minorHAnsi" w:hAnsiTheme="minorHAnsi"/>
                <w:sz w:val="18"/>
                <w:szCs w:val="18"/>
              </w:rPr>
            </w:pPr>
            <w:r w:rsidRPr="009F043E">
              <w:rPr>
                <w:rFonts w:asciiTheme="minorHAnsi" w:hAnsiTheme="minorHAnsi"/>
                <w:sz w:val="18"/>
                <w:szCs w:val="18"/>
              </w:rPr>
              <w:t xml:space="preserve">Space Conditioning </w:t>
            </w:r>
            <w:r w:rsidR="00756AD5" w:rsidRPr="009F043E">
              <w:rPr>
                <w:rFonts w:asciiTheme="minorHAnsi" w:hAnsiTheme="minorHAnsi"/>
                <w:sz w:val="18"/>
                <w:szCs w:val="18"/>
              </w:rPr>
              <w:t>System Identification or Name</w:t>
            </w:r>
          </w:p>
        </w:tc>
        <w:tc>
          <w:tcPr>
            <w:tcW w:w="2884" w:type="pct"/>
            <w:tcBorders>
              <w:top w:val="single" w:sz="4" w:space="0" w:color="auto"/>
              <w:left w:val="single" w:sz="4" w:space="0" w:color="auto"/>
              <w:bottom w:val="single" w:sz="4" w:space="0" w:color="auto"/>
              <w:right w:val="single" w:sz="4" w:space="0" w:color="auto"/>
            </w:tcBorders>
            <w:vAlign w:val="center"/>
          </w:tcPr>
          <w:p w14:paraId="0F4B625E" w14:textId="77777777" w:rsidR="00756AD5" w:rsidRPr="009F043E" w:rsidRDefault="00091DB0" w:rsidP="00791BBD">
            <w:pPr>
              <w:rPr>
                <w:rFonts w:asciiTheme="minorHAnsi" w:hAnsiTheme="minorHAnsi"/>
                <w:sz w:val="18"/>
                <w:szCs w:val="18"/>
              </w:rPr>
            </w:pPr>
            <w:r w:rsidRPr="009F043E">
              <w:rPr>
                <w:rFonts w:asciiTheme="minorHAnsi" w:hAnsiTheme="minorHAnsi"/>
                <w:sz w:val="18"/>
                <w:szCs w:val="18"/>
              </w:rPr>
              <w:t>&lt;&lt;text (data from M</w:t>
            </w:r>
            <w:r w:rsidR="00756AD5" w:rsidRPr="009F043E">
              <w:rPr>
                <w:rFonts w:asciiTheme="minorHAnsi" w:hAnsiTheme="minorHAnsi"/>
                <w:sz w:val="18"/>
                <w:szCs w:val="18"/>
              </w:rPr>
              <w:t>CH-01)&gt;&gt;</w:t>
            </w:r>
          </w:p>
        </w:tc>
      </w:tr>
      <w:tr w:rsidR="00756AD5" w:rsidRPr="002B4489" w14:paraId="0F4B6263"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60" w14:textId="77777777" w:rsidR="00756AD5" w:rsidRPr="009F043E" w:rsidRDefault="002177C6" w:rsidP="00791BBD">
            <w:pPr>
              <w:jc w:val="center"/>
              <w:rPr>
                <w:rFonts w:asciiTheme="minorHAnsi" w:hAnsiTheme="minorHAnsi"/>
                <w:sz w:val="18"/>
                <w:szCs w:val="18"/>
              </w:rPr>
            </w:pPr>
            <w:r w:rsidRPr="009F043E">
              <w:rPr>
                <w:rFonts w:asciiTheme="minorHAnsi" w:hAnsiTheme="minorHAnsi"/>
                <w:sz w:val="18"/>
                <w:szCs w:val="18"/>
              </w:rPr>
              <w:t>0</w:t>
            </w:r>
            <w:r w:rsidR="00756AD5" w:rsidRPr="009F043E">
              <w:rPr>
                <w:rFonts w:asciiTheme="minorHAnsi" w:hAnsiTheme="minorHAnsi"/>
                <w:sz w:val="18"/>
                <w:szCs w:val="18"/>
              </w:rPr>
              <w:t>2</w:t>
            </w:r>
          </w:p>
        </w:tc>
        <w:tc>
          <w:tcPr>
            <w:tcW w:w="1873" w:type="pct"/>
            <w:tcBorders>
              <w:top w:val="single" w:sz="4" w:space="0" w:color="auto"/>
              <w:left w:val="single" w:sz="4" w:space="0" w:color="auto"/>
              <w:bottom w:val="single" w:sz="4" w:space="0" w:color="auto"/>
              <w:right w:val="single" w:sz="4" w:space="0" w:color="auto"/>
            </w:tcBorders>
            <w:vAlign w:val="center"/>
          </w:tcPr>
          <w:p w14:paraId="0F4B6261" w14:textId="28A19616" w:rsidR="00756AD5" w:rsidRPr="009F043E" w:rsidRDefault="007C05EB" w:rsidP="00791BBD">
            <w:pPr>
              <w:rPr>
                <w:rFonts w:asciiTheme="minorHAnsi" w:hAnsiTheme="minorHAnsi"/>
                <w:sz w:val="18"/>
                <w:szCs w:val="18"/>
              </w:rPr>
            </w:pPr>
            <w:r w:rsidRPr="009F043E">
              <w:rPr>
                <w:rFonts w:asciiTheme="minorHAnsi" w:hAnsiTheme="minorHAnsi"/>
                <w:sz w:val="18"/>
                <w:szCs w:val="18"/>
              </w:rPr>
              <w:t xml:space="preserve">Space Conditioning </w:t>
            </w:r>
            <w:r w:rsidR="00756AD5" w:rsidRPr="009F043E">
              <w:rPr>
                <w:rFonts w:asciiTheme="minorHAnsi" w:hAnsiTheme="minorHAnsi"/>
                <w:sz w:val="18"/>
                <w:szCs w:val="18"/>
              </w:rPr>
              <w:t>System Location or Area Served</w:t>
            </w:r>
          </w:p>
        </w:tc>
        <w:tc>
          <w:tcPr>
            <w:tcW w:w="2884" w:type="pct"/>
            <w:tcBorders>
              <w:top w:val="single" w:sz="4" w:space="0" w:color="auto"/>
              <w:left w:val="single" w:sz="4" w:space="0" w:color="auto"/>
              <w:bottom w:val="single" w:sz="4" w:space="0" w:color="auto"/>
              <w:right w:val="single" w:sz="4" w:space="0" w:color="auto"/>
            </w:tcBorders>
            <w:vAlign w:val="center"/>
          </w:tcPr>
          <w:p w14:paraId="0F4B6262" w14:textId="77777777" w:rsidR="00756AD5" w:rsidRPr="009F043E" w:rsidRDefault="00091DB0" w:rsidP="00791BBD">
            <w:pPr>
              <w:rPr>
                <w:rFonts w:asciiTheme="minorHAnsi" w:hAnsiTheme="minorHAnsi"/>
                <w:sz w:val="18"/>
                <w:szCs w:val="18"/>
              </w:rPr>
            </w:pPr>
            <w:r w:rsidRPr="009F043E">
              <w:rPr>
                <w:rFonts w:asciiTheme="minorHAnsi" w:hAnsiTheme="minorHAnsi"/>
                <w:sz w:val="18"/>
                <w:szCs w:val="18"/>
              </w:rPr>
              <w:t>&lt;&lt;text (data from M</w:t>
            </w:r>
            <w:r w:rsidR="00756AD5" w:rsidRPr="009F043E">
              <w:rPr>
                <w:rFonts w:asciiTheme="minorHAnsi" w:hAnsiTheme="minorHAnsi"/>
                <w:sz w:val="18"/>
                <w:szCs w:val="18"/>
              </w:rPr>
              <w:t>CH-01)&gt;&gt;</w:t>
            </w:r>
          </w:p>
        </w:tc>
      </w:tr>
      <w:tr w:rsidR="001459D3" w:rsidRPr="002B4489" w14:paraId="19F7D072"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6F3042E1" w14:textId="72318973" w:rsidR="001459D3" w:rsidRPr="009F043E" w:rsidRDefault="001459D3" w:rsidP="001459D3">
            <w:pPr>
              <w:jc w:val="center"/>
              <w:rPr>
                <w:rFonts w:asciiTheme="minorHAnsi" w:hAnsiTheme="minorHAnsi"/>
                <w:sz w:val="18"/>
                <w:szCs w:val="18"/>
              </w:rPr>
            </w:pPr>
            <w:r w:rsidRPr="009F043E">
              <w:rPr>
                <w:rFonts w:asciiTheme="minorHAnsi" w:hAnsiTheme="minorHAnsi"/>
                <w:sz w:val="18"/>
                <w:szCs w:val="18"/>
              </w:rPr>
              <w:t>03</w:t>
            </w:r>
          </w:p>
        </w:tc>
        <w:tc>
          <w:tcPr>
            <w:tcW w:w="1873" w:type="pct"/>
            <w:tcBorders>
              <w:top w:val="single" w:sz="4" w:space="0" w:color="auto"/>
              <w:left w:val="single" w:sz="4" w:space="0" w:color="auto"/>
              <w:bottom w:val="single" w:sz="4" w:space="0" w:color="auto"/>
              <w:right w:val="single" w:sz="4" w:space="0" w:color="auto"/>
            </w:tcBorders>
            <w:vAlign w:val="center"/>
          </w:tcPr>
          <w:p w14:paraId="2982AAAD" w14:textId="2A12F183" w:rsidR="001459D3" w:rsidRPr="009F043E" w:rsidRDefault="001459D3" w:rsidP="00796FFE">
            <w:pPr>
              <w:rPr>
                <w:rFonts w:asciiTheme="minorHAnsi" w:hAnsiTheme="minorHAnsi"/>
                <w:sz w:val="18"/>
                <w:szCs w:val="18"/>
              </w:rPr>
            </w:pPr>
            <w:r w:rsidRPr="009F043E">
              <w:rPr>
                <w:rFonts w:asciiTheme="minorHAnsi" w:hAnsiTheme="minorHAnsi"/>
                <w:sz w:val="18"/>
                <w:szCs w:val="18"/>
              </w:rPr>
              <w:t xml:space="preserve">Indoor Unit </w:t>
            </w:r>
            <w:r w:rsidR="00796FFE" w:rsidRPr="009F043E">
              <w:rPr>
                <w:rFonts w:asciiTheme="minorHAnsi" w:hAnsiTheme="minorHAnsi"/>
                <w:sz w:val="18"/>
                <w:szCs w:val="18"/>
              </w:rPr>
              <w:t>N</w:t>
            </w:r>
            <w:r w:rsidRPr="009F043E">
              <w:rPr>
                <w:rFonts w:asciiTheme="minorHAnsi" w:hAnsiTheme="minorHAnsi"/>
                <w:sz w:val="18"/>
                <w:szCs w:val="18"/>
              </w:rPr>
              <w:t>ame</w:t>
            </w:r>
            <w:r w:rsidR="006E20BA">
              <w:rPr>
                <w:rFonts w:asciiTheme="minorHAnsi" w:hAnsiTheme="minorHAnsi"/>
                <w:sz w:val="18"/>
                <w:szCs w:val="18"/>
              </w:rPr>
              <w:t xml:space="preserve"> </w:t>
            </w:r>
            <w:r w:rsidR="006E20BA">
              <w:rPr>
                <w:rFonts w:asciiTheme="minorHAnsi" w:hAnsiTheme="minorHAnsi"/>
              </w:rPr>
              <w:t>or Description of Area Served</w:t>
            </w:r>
          </w:p>
        </w:tc>
        <w:tc>
          <w:tcPr>
            <w:tcW w:w="2884" w:type="pct"/>
            <w:tcBorders>
              <w:top w:val="single" w:sz="4" w:space="0" w:color="auto"/>
              <w:left w:val="single" w:sz="4" w:space="0" w:color="auto"/>
              <w:bottom w:val="single" w:sz="4" w:space="0" w:color="auto"/>
              <w:right w:val="single" w:sz="4" w:space="0" w:color="auto"/>
            </w:tcBorders>
            <w:vAlign w:val="center"/>
          </w:tcPr>
          <w:p w14:paraId="14DA68EC" w14:textId="1AA0F19D" w:rsidR="001459D3" w:rsidRPr="009F043E" w:rsidRDefault="001459D3" w:rsidP="001459D3">
            <w:pPr>
              <w:rPr>
                <w:rFonts w:asciiTheme="minorHAnsi" w:hAnsiTheme="minorHAnsi"/>
                <w:sz w:val="18"/>
                <w:szCs w:val="18"/>
              </w:rPr>
            </w:pPr>
            <w:r w:rsidRPr="009F043E">
              <w:rPr>
                <w:rFonts w:asciiTheme="minorHAnsi" w:hAnsiTheme="minorHAnsi"/>
                <w:sz w:val="18"/>
                <w:szCs w:val="18"/>
              </w:rPr>
              <w:t>&lt;&lt;text (data from MCH-01)&gt;&gt;</w:t>
            </w:r>
          </w:p>
        </w:tc>
      </w:tr>
      <w:tr w:rsidR="001459D3" w:rsidRPr="002B4489" w14:paraId="0F4B6267"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64" w14:textId="7647B689" w:rsidR="001459D3" w:rsidRPr="00494A9B" w:rsidRDefault="001459D3" w:rsidP="001459D3">
            <w:pPr>
              <w:jc w:val="center"/>
              <w:rPr>
                <w:rFonts w:asciiTheme="minorHAnsi" w:hAnsiTheme="minorHAnsi"/>
                <w:sz w:val="18"/>
                <w:szCs w:val="18"/>
              </w:rPr>
            </w:pPr>
            <w:r w:rsidRPr="00494A9B">
              <w:rPr>
                <w:rFonts w:asciiTheme="minorHAnsi" w:hAnsiTheme="minorHAnsi"/>
                <w:sz w:val="18"/>
                <w:szCs w:val="18"/>
              </w:rPr>
              <w:t>04</w:t>
            </w:r>
          </w:p>
        </w:tc>
        <w:tc>
          <w:tcPr>
            <w:tcW w:w="1873" w:type="pct"/>
            <w:tcBorders>
              <w:top w:val="single" w:sz="4" w:space="0" w:color="auto"/>
              <w:left w:val="single" w:sz="4" w:space="0" w:color="auto"/>
              <w:bottom w:val="single" w:sz="4" w:space="0" w:color="auto"/>
              <w:right w:val="single" w:sz="4" w:space="0" w:color="auto"/>
            </w:tcBorders>
            <w:vAlign w:val="center"/>
          </w:tcPr>
          <w:p w14:paraId="0F4B6265" w14:textId="5A078B7A" w:rsidR="001459D3" w:rsidRPr="00494A9B" w:rsidRDefault="001459D3" w:rsidP="001459D3">
            <w:pPr>
              <w:rPr>
                <w:rFonts w:asciiTheme="minorHAnsi" w:hAnsiTheme="minorHAnsi"/>
                <w:sz w:val="18"/>
                <w:szCs w:val="18"/>
              </w:rPr>
            </w:pPr>
            <w:r w:rsidRPr="00494A9B">
              <w:rPr>
                <w:rFonts w:asciiTheme="minorHAnsi" w:hAnsiTheme="minorHAnsi"/>
                <w:sz w:val="18"/>
                <w:szCs w:val="18"/>
              </w:rPr>
              <w:t>Building Type from CF1R</w:t>
            </w:r>
          </w:p>
        </w:tc>
        <w:tc>
          <w:tcPr>
            <w:tcW w:w="2884" w:type="pct"/>
            <w:tcBorders>
              <w:top w:val="single" w:sz="4" w:space="0" w:color="auto"/>
              <w:left w:val="single" w:sz="4" w:space="0" w:color="auto"/>
              <w:bottom w:val="single" w:sz="4" w:space="0" w:color="auto"/>
              <w:right w:val="single" w:sz="4" w:space="0" w:color="auto"/>
            </w:tcBorders>
            <w:vAlign w:val="center"/>
          </w:tcPr>
          <w:p w14:paraId="0F4B6266" w14:textId="26FBBB26" w:rsidR="001459D3" w:rsidRPr="00494A9B" w:rsidRDefault="001459D3" w:rsidP="001459D3">
            <w:pPr>
              <w:rPr>
                <w:rFonts w:asciiTheme="minorHAnsi" w:hAnsiTheme="minorHAnsi"/>
                <w:sz w:val="18"/>
                <w:szCs w:val="18"/>
              </w:rPr>
            </w:pPr>
            <w:r w:rsidRPr="00494A9B">
              <w:rPr>
                <w:rFonts w:asciiTheme="minorHAnsi" w:hAnsiTheme="minorHAnsi"/>
                <w:sz w:val="18"/>
                <w:szCs w:val="18"/>
              </w:rPr>
              <w:t>&lt;&lt;text (data from CF1R)</w:t>
            </w:r>
            <w:r w:rsidR="000A5584" w:rsidRPr="00494A9B">
              <w:rPr>
                <w:rFonts w:asciiTheme="minorHAnsi" w:hAnsiTheme="minorHAnsi"/>
                <w:sz w:val="18"/>
                <w:szCs w:val="18"/>
              </w:rPr>
              <w:t>&gt;&gt;</w:t>
            </w:r>
          </w:p>
        </w:tc>
      </w:tr>
      <w:tr w:rsidR="001459D3" w:rsidRPr="002B4489" w14:paraId="0F4B626B"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68" w14:textId="38328B86" w:rsidR="001459D3" w:rsidRPr="009F043E" w:rsidRDefault="001459D3" w:rsidP="001459D3">
            <w:pPr>
              <w:jc w:val="center"/>
              <w:rPr>
                <w:rFonts w:asciiTheme="minorHAnsi" w:hAnsiTheme="minorHAnsi"/>
                <w:sz w:val="18"/>
                <w:szCs w:val="18"/>
              </w:rPr>
            </w:pPr>
            <w:r w:rsidRPr="009F043E">
              <w:rPr>
                <w:rFonts w:asciiTheme="minorHAnsi" w:hAnsiTheme="minorHAnsi"/>
                <w:sz w:val="18"/>
                <w:szCs w:val="18"/>
              </w:rPr>
              <w:t>05</w:t>
            </w:r>
          </w:p>
        </w:tc>
        <w:tc>
          <w:tcPr>
            <w:tcW w:w="1873" w:type="pct"/>
            <w:tcBorders>
              <w:top w:val="single" w:sz="4" w:space="0" w:color="auto"/>
              <w:left w:val="single" w:sz="4" w:space="0" w:color="auto"/>
              <w:bottom w:val="single" w:sz="4" w:space="0" w:color="auto"/>
              <w:right w:val="single" w:sz="4" w:space="0" w:color="auto"/>
            </w:tcBorders>
            <w:vAlign w:val="center"/>
          </w:tcPr>
          <w:p w14:paraId="0F4B6269" w14:textId="77777777" w:rsidR="001459D3" w:rsidRPr="009F043E" w:rsidRDefault="001459D3" w:rsidP="001459D3">
            <w:pPr>
              <w:rPr>
                <w:rFonts w:asciiTheme="minorHAnsi" w:hAnsiTheme="minorHAnsi"/>
                <w:sz w:val="18"/>
                <w:szCs w:val="18"/>
              </w:rPr>
            </w:pPr>
            <w:r w:rsidRPr="009F043E">
              <w:rPr>
                <w:rFonts w:asciiTheme="minorHAnsi" w:hAnsiTheme="minorHAnsi"/>
                <w:sz w:val="18"/>
                <w:szCs w:val="18"/>
              </w:rPr>
              <w:t>Verified Low Leakage Ducts in Conditioned Space (VLLDCS) Credit from CF1R?</w:t>
            </w:r>
          </w:p>
        </w:tc>
        <w:tc>
          <w:tcPr>
            <w:tcW w:w="2884" w:type="pct"/>
            <w:tcBorders>
              <w:top w:val="single" w:sz="4" w:space="0" w:color="auto"/>
              <w:left w:val="single" w:sz="4" w:space="0" w:color="auto"/>
              <w:bottom w:val="single" w:sz="4" w:space="0" w:color="auto"/>
              <w:right w:val="single" w:sz="4" w:space="0" w:color="auto"/>
            </w:tcBorders>
            <w:vAlign w:val="center"/>
          </w:tcPr>
          <w:p w14:paraId="0F4B626A" w14:textId="02D07F1D" w:rsidR="001459D3" w:rsidRPr="009F043E" w:rsidRDefault="001459D3" w:rsidP="001459D3">
            <w:pPr>
              <w:rPr>
                <w:rFonts w:asciiTheme="minorHAnsi" w:hAnsiTheme="minorHAnsi"/>
                <w:sz w:val="18"/>
                <w:szCs w:val="18"/>
              </w:rPr>
            </w:pPr>
            <w:r w:rsidRPr="009F043E">
              <w:rPr>
                <w:rFonts w:asciiTheme="minorHAnsi" w:hAnsiTheme="minorHAnsi"/>
                <w:sz w:val="18"/>
                <w:szCs w:val="18"/>
              </w:rPr>
              <w:t>&lt;&lt;</w:t>
            </w:r>
            <w:r w:rsidR="002371C6">
              <w:t xml:space="preserve"> </w:t>
            </w:r>
            <w:r w:rsidR="002371C6" w:rsidRPr="002371C6">
              <w:rPr>
                <w:rFonts w:asciiTheme="minorHAnsi" w:hAnsiTheme="minorHAnsi"/>
                <w:sz w:val="18"/>
                <w:szCs w:val="18"/>
              </w:rPr>
              <w:t>If on the CF1R</w:t>
            </w:r>
            <w:r w:rsidR="00F97F05">
              <w:rPr>
                <w:rFonts w:asciiTheme="minorHAnsi" w:hAnsiTheme="minorHAnsi"/>
                <w:sz w:val="18"/>
                <w:szCs w:val="18"/>
              </w:rPr>
              <w:t>-PRF</w:t>
            </w:r>
            <w:r w:rsidR="002371C6" w:rsidRPr="002371C6">
              <w:rPr>
                <w:rFonts w:asciiTheme="minorHAnsi" w:hAnsiTheme="minorHAnsi"/>
                <w:sz w:val="18"/>
                <w:szCs w:val="18"/>
              </w:rPr>
              <w:t xml:space="preserve"> Y02_ResidentialHeatingSystemType = </w:t>
            </w:r>
            <w:proofErr w:type="spellStart"/>
            <w:r w:rsidR="002371C6" w:rsidRPr="002371C6">
              <w:rPr>
                <w:rFonts w:asciiTheme="minorHAnsi" w:hAnsiTheme="minorHAnsi"/>
                <w:sz w:val="18"/>
                <w:szCs w:val="18"/>
              </w:rPr>
              <w:t>VCHP</w:t>
            </w:r>
            <w:r w:rsidR="00FC420B" w:rsidRPr="0029475D">
              <w:rPr>
                <w:rFonts w:asciiTheme="minorHAnsi" w:hAnsiTheme="minorHAnsi"/>
              </w:rPr>
              <w:t>_IndoorUnitDucted</w:t>
            </w:r>
            <w:proofErr w:type="spellEnd"/>
            <w:r w:rsidR="00FC420B" w:rsidRPr="0029475D">
              <w:rPr>
                <w:rFonts w:asciiTheme="minorHAnsi" w:hAnsiTheme="minorHAnsi"/>
              </w:rPr>
              <w:t xml:space="preserve">, </w:t>
            </w:r>
            <w:proofErr w:type="spellStart"/>
            <w:r w:rsidR="00FC420B" w:rsidRPr="0029475D">
              <w:rPr>
                <w:rFonts w:asciiTheme="minorHAnsi" w:hAnsiTheme="minorHAnsi"/>
              </w:rPr>
              <w:t>VCHP_IndoorUnitDuctless</w:t>
            </w:r>
            <w:proofErr w:type="spellEnd"/>
            <w:r w:rsidR="00FC420B" w:rsidRPr="0029475D">
              <w:rPr>
                <w:rFonts w:asciiTheme="minorHAnsi" w:hAnsiTheme="minorHAnsi"/>
              </w:rPr>
              <w:t xml:space="preserve">, or </w:t>
            </w:r>
            <w:proofErr w:type="spellStart"/>
            <w:r w:rsidR="00FC420B" w:rsidRPr="0029475D">
              <w:rPr>
                <w:rFonts w:asciiTheme="minorHAnsi" w:hAnsiTheme="minorHAnsi"/>
              </w:rPr>
              <w:t>VCHP_IndoorUnitDuctedandDuctless</w:t>
            </w:r>
            <w:proofErr w:type="spellEnd"/>
            <w:r w:rsidR="002371C6" w:rsidRPr="002371C6">
              <w:rPr>
                <w:rFonts w:asciiTheme="minorHAnsi" w:hAnsiTheme="minorHAnsi"/>
                <w:sz w:val="18"/>
                <w:szCs w:val="18"/>
              </w:rPr>
              <w:t xml:space="preserve">, then result = true; else </w:t>
            </w:r>
            <w:r w:rsidRPr="009F043E">
              <w:rPr>
                <w:rFonts w:asciiTheme="minorHAnsi" w:hAnsiTheme="minorHAnsi"/>
                <w:sz w:val="18"/>
                <w:szCs w:val="18"/>
              </w:rPr>
              <w:t>calculated result</w:t>
            </w:r>
            <w:proofErr w:type="gramStart"/>
            <w:r w:rsidRPr="009F043E">
              <w:rPr>
                <w:rFonts w:asciiTheme="minorHAnsi" w:hAnsiTheme="minorHAnsi"/>
                <w:sz w:val="18"/>
                <w:szCs w:val="18"/>
              </w:rPr>
              <w:t>:  (</w:t>
            </w:r>
            <w:proofErr w:type="gramEnd"/>
            <w:r w:rsidRPr="009F043E">
              <w:rPr>
                <w:rFonts w:asciiTheme="minorHAnsi" w:hAnsiTheme="minorHAnsi"/>
                <w:sz w:val="18"/>
                <w:szCs w:val="18"/>
              </w:rPr>
              <w:t xml:space="preserve">= true or false depending on CF1R data:  if true =&gt;display message directing use of </w:t>
            </w:r>
            <w:r w:rsidRPr="001A5944">
              <w:rPr>
                <w:rFonts w:asciiTheme="minorHAnsi" w:hAnsiTheme="minorHAnsi"/>
                <w:sz w:val="18"/>
                <w:szCs w:val="18"/>
              </w:rPr>
              <w:t>VLLDCS</w:t>
            </w:r>
            <w:r w:rsidRPr="009F043E">
              <w:rPr>
                <w:rFonts w:asciiTheme="minorHAnsi" w:hAnsiTheme="minorHAnsi"/>
                <w:sz w:val="18"/>
                <w:szCs w:val="18"/>
              </w:rPr>
              <w:t xml:space="preserve"> method 20b)&gt;&gt;</w:t>
            </w:r>
          </w:p>
        </w:tc>
      </w:tr>
      <w:tr w:rsidR="001459D3" w:rsidRPr="002B4489" w14:paraId="0F4B626F"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6C" w14:textId="061F60EF" w:rsidR="001459D3" w:rsidRPr="009F043E" w:rsidRDefault="001459D3" w:rsidP="001459D3">
            <w:pPr>
              <w:jc w:val="center"/>
              <w:rPr>
                <w:rFonts w:asciiTheme="minorHAnsi" w:hAnsiTheme="minorHAnsi"/>
                <w:sz w:val="18"/>
                <w:szCs w:val="18"/>
              </w:rPr>
            </w:pPr>
            <w:r w:rsidRPr="009F043E">
              <w:rPr>
                <w:rFonts w:asciiTheme="minorHAnsi" w:hAnsiTheme="minorHAnsi"/>
                <w:sz w:val="18"/>
                <w:szCs w:val="18"/>
              </w:rPr>
              <w:t>06</w:t>
            </w:r>
          </w:p>
        </w:tc>
        <w:tc>
          <w:tcPr>
            <w:tcW w:w="1873" w:type="pct"/>
            <w:tcBorders>
              <w:top w:val="single" w:sz="4" w:space="0" w:color="auto"/>
              <w:left w:val="single" w:sz="4" w:space="0" w:color="auto"/>
              <w:bottom w:val="single" w:sz="4" w:space="0" w:color="auto"/>
              <w:right w:val="single" w:sz="4" w:space="0" w:color="auto"/>
            </w:tcBorders>
            <w:vAlign w:val="center"/>
          </w:tcPr>
          <w:p w14:paraId="0F4B626D" w14:textId="77777777" w:rsidR="001459D3" w:rsidRPr="009F043E" w:rsidRDefault="001459D3" w:rsidP="001459D3">
            <w:pPr>
              <w:rPr>
                <w:rFonts w:asciiTheme="minorHAnsi" w:hAnsiTheme="minorHAnsi"/>
                <w:sz w:val="18"/>
                <w:szCs w:val="18"/>
              </w:rPr>
            </w:pPr>
            <w:r w:rsidRPr="009F043E">
              <w:rPr>
                <w:rFonts w:asciiTheme="minorHAnsi" w:hAnsiTheme="minorHAnsi"/>
                <w:sz w:val="18"/>
                <w:szCs w:val="18"/>
              </w:rPr>
              <w:t>Verified Low Leakage Air-handling Unit Credit from CF1R?</w:t>
            </w:r>
          </w:p>
        </w:tc>
        <w:tc>
          <w:tcPr>
            <w:tcW w:w="2884" w:type="pct"/>
            <w:tcBorders>
              <w:top w:val="single" w:sz="4" w:space="0" w:color="auto"/>
              <w:left w:val="single" w:sz="4" w:space="0" w:color="auto"/>
              <w:bottom w:val="single" w:sz="4" w:space="0" w:color="auto"/>
              <w:right w:val="single" w:sz="4" w:space="0" w:color="auto"/>
            </w:tcBorders>
            <w:vAlign w:val="center"/>
          </w:tcPr>
          <w:p w14:paraId="0F4B626E" w14:textId="2C5B4640" w:rsidR="001459D3" w:rsidRPr="009F043E" w:rsidRDefault="001459D3" w:rsidP="001459D3">
            <w:pPr>
              <w:rPr>
                <w:rFonts w:asciiTheme="minorHAnsi" w:hAnsiTheme="minorHAnsi"/>
                <w:sz w:val="18"/>
                <w:szCs w:val="18"/>
              </w:rPr>
            </w:pPr>
            <w:r w:rsidRPr="009F043E">
              <w:rPr>
                <w:rFonts w:asciiTheme="minorHAnsi" w:hAnsiTheme="minorHAnsi"/>
                <w:sz w:val="18"/>
                <w:szCs w:val="18"/>
              </w:rPr>
              <w:t>&lt;&lt;</w:t>
            </w:r>
            <w:r w:rsidR="00A50B1F">
              <w:t xml:space="preserve"> </w:t>
            </w:r>
            <w:r w:rsidR="00A50B1F" w:rsidRPr="00A50B1F">
              <w:rPr>
                <w:rFonts w:asciiTheme="minorHAnsi" w:hAnsiTheme="minorHAnsi"/>
                <w:sz w:val="18"/>
                <w:szCs w:val="18"/>
              </w:rPr>
              <w:t>If on the CF1R</w:t>
            </w:r>
            <w:r w:rsidR="004F25EC">
              <w:rPr>
                <w:rFonts w:asciiTheme="minorHAnsi" w:hAnsiTheme="minorHAnsi"/>
                <w:sz w:val="18"/>
                <w:szCs w:val="18"/>
              </w:rPr>
              <w:t>-PRF</w:t>
            </w:r>
            <w:r w:rsidR="00A50B1F" w:rsidRPr="00A50B1F">
              <w:rPr>
                <w:rFonts w:asciiTheme="minorHAnsi" w:hAnsiTheme="minorHAnsi"/>
                <w:sz w:val="18"/>
                <w:szCs w:val="18"/>
              </w:rPr>
              <w:t xml:space="preserve"> Y02_ResidentialHeatingSystemType = </w:t>
            </w:r>
            <w:proofErr w:type="spellStart"/>
            <w:r w:rsidR="00A50B1F" w:rsidRPr="00A50B1F">
              <w:rPr>
                <w:rFonts w:asciiTheme="minorHAnsi" w:hAnsiTheme="minorHAnsi"/>
                <w:sz w:val="18"/>
                <w:szCs w:val="18"/>
              </w:rPr>
              <w:t>VCHP</w:t>
            </w:r>
            <w:r w:rsidR="00FC420B" w:rsidRPr="0029475D">
              <w:rPr>
                <w:rFonts w:asciiTheme="minorHAnsi" w:hAnsiTheme="minorHAnsi"/>
              </w:rPr>
              <w:t>_IndoorUnitDucted</w:t>
            </w:r>
            <w:proofErr w:type="spellEnd"/>
            <w:r w:rsidR="00FC420B" w:rsidRPr="0029475D">
              <w:rPr>
                <w:rFonts w:asciiTheme="minorHAnsi" w:hAnsiTheme="minorHAnsi"/>
              </w:rPr>
              <w:t xml:space="preserve">, </w:t>
            </w:r>
            <w:proofErr w:type="spellStart"/>
            <w:r w:rsidR="00FC420B" w:rsidRPr="0029475D">
              <w:rPr>
                <w:rFonts w:asciiTheme="minorHAnsi" w:hAnsiTheme="minorHAnsi"/>
              </w:rPr>
              <w:t>VCHP_IndoorUnitDuctless</w:t>
            </w:r>
            <w:proofErr w:type="spellEnd"/>
            <w:r w:rsidR="00FC420B" w:rsidRPr="0029475D">
              <w:rPr>
                <w:rFonts w:asciiTheme="minorHAnsi" w:hAnsiTheme="minorHAnsi"/>
              </w:rPr>
              <w:t xml:space="preserve">, or </w:t>
            </w:r>
            <w:proofErr w:type="spellStart"/>
            <w:r w:rsidR="00FC420B" w:rsidRPr="0029475D">
              <w:rPr>
                <w:rFonts w:asciiTheme="minorHAnsi" w:hAnsiTheme="minorHAnsi"/>
              </w:rPr>
              <w:t>VCHP_IndoorUnitDuctedandDuctless</w:t>
            </w:r>
            <w:proofErr w:type="spellEnd"/>
            <w:r w:rsidR="00A50B1F" w:rsidRPr="00A50B1F">
              <w:rPr>
                <w:rFonts w:asciiTheme="minorHAnsi" w:hAnsiTheme="minorHAnsi"/>
                <w:sz w:val="18"/>
                <w:szCs w:val="18"/>
              </w:rPr>
              <w:t xml:space="preserve">, then result = false; else </w:t>
            </w:r>
            <w:r w:rsidRPr="009F043E">
              <w:rPr>
                <w:rFonts w:asciiTheme="minorHAnsi" w:hAnsiTheme="minorHAnsi"/>
                <w:sz w:val="18"/>
                <w:szCs w:val="18"/>
              </w:rPr>
              <w:t>calculated result</w:t>
            </w:r>
            <w:proofErr w:type="gramStart"/>
            <w:r w:rsidRPr="009F043E">
              <w:rPr>
                <w:rFonts w:asciiTheme="minorHAnsi" w:hAnsiTheme="minorHAnsi"/>
                <w:sz w:val="18"/>
                <w:szCs w:val="18"/>
              </w:rPr>
              <w:t>:  (</w:t>
            </w:r>
            <w:proofErr w:type="gramEnd"/>
            <w:r w:rsidRPr="009F043E">
              <w:rPr>
                <w:rFonts w:asciiTheme="minorHAnsi" w:hAnsiTheme="minorHAnsi"/>
                <w:sz w:val="18"/>
                <w:szCs w:val="18"/>
              </w:rPr>
              <w:t xml:space="preserve">= true or false depending on CF1R data:  if true =&gt;display message directing use of </w:t>
            </w:r>
            <w:r w:rsidRPr="001A5944">
              <w:rPr>
                <w:rFonts w:asciiTheme="minorHAnsi" w:hAnsiTheme="minorHAnsi"/>
                <w:sz w:val="18"/>
                <w:szCs w:val="18"/>
              </w:rPr>
              <w:t>VLLAHU</w:t>
            </w:r>
            <w:r w:rsidRPr="009F043E">
              <w:rPr>
                <w:rFonts w:asciiTheme="minorHAnsi" w:hAnsiTheme="minorHAnsi"/>
                <w:sz w:val="18"/>
                <w:szCs w:val="18"/>
              </w:rPr>
              <w:t xml:space="preserve"> method 20c)&gt;&gt;</w:t>
            </w:r>
          </w:p>
        </w:tc>
      </w:tr>
      <w:tr w:rsidR="001459D3" w:rsidRPr="002B4489" w14:paraId="0F4B6273"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70" w14:textId="7CD66EB6" w:rsidR="001459D3" w:rsidRPr="009F043E" w:rsidRDefault="001459D3" w:rsidP="001459D3">
            <w:pPr>
              <w:jc w:val="center"/>
              <w:rPr>
                <w:rFonts w:asciiTheme="minorHAnsi" w:hAnsiTheme="minorHAnsi"/>
                <w:sz w:val="18"/>
                <w:szCs w:val="18"/>
              </w:rPr>
            </w:pPr>
            <w:r w:rsidRPr="009F043E">
              <w:rPr>
                <w:rFonts w:asciiTheme="minorHAnsi" w:hAnsiTheme="minorHAnsi"/>
                <w:sz w:val="18"/>
                <w:szCs w:val="18"/>
              </w:rPr>
              <w:t>07</w:t>
            </w:r>
          </w:p>
        </w:tc>
        <w:tc>
          <w:tcPr>
            <w:tcW w:w="1873" w:type="pct"/>
            <w:tcBorders>
              <w:top w:val="single" w:sz="4" w:space="0" w:color="auto"/>
              <w:left w:val="single" w:sz="4" w:space="0" w:color="auto"/>
              <w:bottom w:val="single" w:sz="4" w:space="0" w:color="auto"/>
              <w:right w:val="single" w:sz="4" w:space="0" w:color="auto"/>
            </w:tcBorders>
            <w:vAlign w:val="center"/>
          </w:tcPr>
          <w:p w14:paraId="0F4B6271" w14:textId="6E7EBE14" w:rsidR="001459D3" w:rsidRPr="009F043E" w:rsidRDefault="001459D3" w:rsidP="001459D3">
            <w:pPr>
              <w:rPr>
                <w:rFonts w:asciiTheme="minorHAnsi" w:hAnsiTheme="minorHAnsi"/>
                <w:sz w:val="18"/>
                <w:szCs w:val="18"/>
              </w:rPr>
            </w:pPr>
            <w:r w:rsidRPr="009F043E">
              <w:rPr>
                <w:rFonts w:asciiTheme="minorHAnsi" w:hAnsiTheme="minorHAnsi"/>
                <w:sz w:val="18"/>
                <w:szCs w:val="18"/>
              </w:rPr>
              <w:t>Duct System Compliance Category</w:t>
            </w:r>
          </w:p>
        </w:tc>
        <w:tc>
          <w:tcPr>
            <w:tcW w:w="2884" w:type="pct"/>
            <w:tcBorders>
              <w:top w:val="single" w:sz="4" w:space="0" w:color="auto"/>
              <w:left w:val="single" w:sz="4" w:space="0" w:color="auto"/>
              <w:bottom w:val="single" w:sz="4" w:space="0" w:color="auto"/>
              <w:right w:val="single" w:sz="4" w:space="0" w:color="auto"/>
            </w:tcBorders>
            <w:vAlign w:val="center"/>
          </w:tcPr>
          <w:p w14:paraId="1A109633" w14:textId="49623DAB" w:rsidR="001459D3" w:rsidRPr="001A5944" w:rsidRDefault="001459D3" w:rsidP="001459D3">
            <w:pPr>
              <w:rPr>
                <w:rFonts w:asciiTheme="minorHAnsi" w:hAnsiTheme="minorHAnsi"/>
                <w:sz w:val="18"/>
                <w:szCs w:val="18"/>
              </w:rPr>
            </w:pPr>
            <w:r w:rsidRPr="001A5944">
              <w:rPr>
                <w:rFonts w:asciiTheme="minorHAnsi" w:hAnsiTheme="minorHAnsi"/>
                <w:sz w:val="18"/>
                <w:szCs w:val="18"/>
              </w:rPr>
              <w:t xml:space="preserve">If parent is MCH-01b and B08 or B09 = Yes, then user pick from list: New; or </w:t>
            </w:r>
            <w:proofErr w:type="gramStart"/>
            <w:r w:rsidRPr="001A5944">
              <w:rPr>
                <w:rFonts w:asciiTheme="minorHAnsi" w:hAnsiTheme="minorHAnsi"/>
                <w:sz w:val="18"/>
                <w:szCs w:val="18"/>
              </w:rPr>
              <w:t>Replacement;</w:t>
            </w:r>
            <w:proofErr w:type="gramEnd"/>
            <w:r w:rsidRPr="001A5944">
              <w:rPr>
                <w:rFonts w:asciiTheme="minorHAnsi" w:hAnsiTheme="minorHAnsi"/>
                <w:sz w:val="18"/>
                <w:szCs w:val="18"/>
              </w:rPr>
              <w:t xml:space="preserve"> </w:t>
            </w:r>
          </w:p>
          <w:p w14:paraId="0F4B6272" w14:textId="3D7286BE" w:rsidR="001459D3" w:rsidRPr="009F043E" w:rsidRDefault="00272C4D" w:rsidP="008F3CE9">
            <w:pPr>
              <w:rPr>
                <w:rFonts w:asciiTheme="minorHAnsi" w:hAnsiTheme="minorHAnsi"/>
                <w:sz w:val="18"/>
                <w:szCs w:val="18"/>
              </w:rPr>
            </w:pPr>
            <w:r w:rsidRPr="001A5944">
              <w:rPr>
                <w:rFonts w:asciiTheme="minorHAnsi" w:hAnsiTheme="minorHAnsi"/>
                <w:sz w:val="18"/>
                <w:szCs w:val="18"/>
              </w:rPr>
              <w:t>e</w:t>
            </w:r>
            <w:r w:rsidR="001459D3" w:rsidRPr="001A5944">
              <w:rPr>
                <w:rFonts w:asciiTheme="minorHAnsi" w:hAnsiTheme="minorHAnsi"/>
                <w:sz w:val="18"/>
                <w:szCs w:val="18"/>
              </w:rPr>
              <w:t>lse user pick from list: New</w:t>
            </w:r>
            <w:r w:rsidR="008F3CE9" w:rsidRPr="001A5944">
              <w:rPr>
                <w:rFonts w:asciiTheme="minorHAnsi" w:hAnsiTheme="minorHAnsi"/>
                <w:sz w:val="18"/>
                <w:szCs w:val="18"/>
              </w:rPr>
              <w:t>;</w:t>
            </w:r>
            <w:r w:rsidRPr="001A5944">
              <w:rPr>
                <w:rFonts w:asciiTheme="minorHAnsi" w:hAnsiTheme="minorHAnsi"/>
                <w:sz w:val="18"/>
                <w:szCs w:val="18"/>
              </w:rPr>
              <w:t xml:space="preserve"> </w:t>
            </w:r>
            <w:r w:rsidR="001459D3" w:rsidRPr="001A5944">
              <w:rPr>
                <w:rFonts w:asciiTheme="minorHAnsi" w:hAnsiTheme="minorHAnsi"/>
                <w:sz w:val="18"/>
                <w:szCs w:val="18"/>
              </w:rPr>
              <w:t>Replacement</w:t>
            </w:r>
            <w:r w:rsidR="008F3CE9" w:rsidRPr="001A5944">
              <w:rPr>
                <w:rFonts w:asciiTheme="minorHAnsi" w:hAnsiTheme="minorHAnsi"/>
                <w:sz w:val="18"/>
                <w:szCs w:val="18"/>
              </w:rPr>
              <w:t>;</w:t>
            </w:r>
            <w:r w:rsidR="001459D3" w:rsidRPr="001A5944">
              <w:rPr>
                <w:rFonts w:asciiTheme="minorHAnsi" w:hAnsiTheme="minorHAnsi"/>
                <w:sz w:val="18"/>
                <w:szCs w:val="18"/>
              </w:rPr>
              <w:t xml:space="preserve"> Alteration; Replacement using Smoke Test; or Alteration using Smoke Test&gt;&gt;</w:t>
            </w:r>
          </w:p>
        </w:tc>
      </w:tr>
      <w:tr w:rsidR="001459D3" w:rsidRPr="002B4489" w14:paraId="7FF71E46"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6AED1492" w14:textId="6DA8007C" w:rsidR="001459D3" w:rsidRPr="009F043E" w:rsidRDefault="001459D3" w:rsidP="001459D3">
            <w:pPr>
              <w:jc w:val="center"/>
              <w:rPr>
                <w:rFonts w:asciiTheme="minorHAnsi" w:hAnsiTheme="minorHAnsi"/>
                <w:sz w:val="18"/>
                <w:szCs w:val="18"/>
              </w:rPr>
            </w:pPr>
            <w:r w:rsidRPr="009F043E">
              <w:rPr>
                <w:rFonts w:asciiTheme="minorHAnsi" w:hAnsiTheme="minorHAnsi"/>
                <w:sz w:val="18"/>
                <w:szCs w:val="18"/>
              </w:rPr>
              <w:t>0</w:t>
            </w:r>
            <w:r w:rsidR="00D2044F" w:rsidRPr="009F043E">
              <w:rPr>
                <w:rFonts w:asciiTheme="minorHAnsi" w:hAnsiTheme="minorHAnsi"/>
                <w:sz w:val="18"/>
                <w:szCs w:val="18"/>
              </w:rPr>
              <w:t>8</w:t>
            </w:r>
          </w:p>
        </w:tc>
        <w:tc>
          <w:tcPr>
            <w:tcW w:w="1873" w:type="pct"/>
            <w:tcBorders>
              <w:top w:val="single" w:sz="4" w:space="0" w:color="auto"/>
              <w:left w:val="single" w:sz="4" w:space="0" w:color="auto"/>
              <w:bottom w:val="single" w:sz="4" w:space="0" w:color="auto"/>
              <w:right w:val="single" w:sz="4" w:space="0" w:color="auto"/>
            </w:tcBorders>
            <w:vAlign w:val="center"/>
          </w:tcPr>
          <w:p w14:paraId="243B1FC6" w14:textId="45E35204" w:rsidR="001459D3" w:rsidRPr="009F043E" w:rsidRDefault="00624E49" w:rsidP="001459D3">
            <w:pPr>
              <w:rPr>
                <w:rFonts w:asciiTheme="minorHAnsi" w:hAnsiTheme="minorHAnsi"/>
                <w:sz w:val="18"/>
                <w:szCs w:val="18"/>
              </w:rPr>
            </w:pPr>
            <w:r w:rsidRPr="009F043E">
              <w:rPr>
                <w:rFonts w:asciiTheme="minorHAnsi" w:hAnsiTheme="minorHAnsi"/>
                <w:sz w:val="18"/>
                <w:szCs w:val="18"/>
              </w:rPr>
              <w:t>Any p</w:t>
            </w:r>
            <w:r w:rsidR="001459D3" w:rsidRPr="009F043E">
              <w:rPr>
                <w:rFonts w:asciiTheme="minorHAnsi" w:hAnsiTheme="minorHAnsi"/>
                <w:sz w:val="18"/>
                <w:szCs w:val="18"/>
              </w:rPr>
              <w:t xml:space="preserve">ortions of </w:t>
            </w:r>
            <w:r w:rsidR="00D82C28" w:rsidRPr="009F043E">
              <w:rPr>
                <w:rFonts w:asciiTheme="minorHAnsi" w:hAnsiTheme="minorHAnsi"/>
                <w:sz w:val="18"/>
                <w:szCs w:val="18"/>
              </w:rPr>
              <w:t>d</w:t>
            </w:r>
            <w:r w:rsidR="001459D3" w:rsidRPr="009F043E">
              <w:rPr>
                <w:rFonts w:asciiTheme="minorHAnsi" w:hAnsiTheme="minorHAnsi"/>
                <w:sz w:val="18"/>
                <w:szCs w:val="18"/>
              </w:rPr>
              <w:t>uct Located in Garage?</w:t>
            </w:r>
          </w:p>
        </w:tc>
        <w:tc>
          <w:tcPr>
            <w:tcW w:w="2884" w:type="pct"/>
            <w:tcBorders>
              <w:top w:val="single" w:sz="4" w:space="0" w:color="auto"/>
              <w:left w:val="single" w:sz="4" w:space="0" w:color="auto"/>
              <w:bottom w:val="single" w:sz="4" w:space="0" w:color="auto"/>
              <w:right w:val="single" w:sz="4" w:space="0" w:color="auto"/>
            </w:tcBorders>
            <w:vAlign w:val="center"/>
          </w:tcPr>
          <w:p w14:paraId="0B3EB6CA" w14:textId="4E18232B" w:rsidR="001459D3" w:rsidRPr="009F043E" w:rsidRDefault="001459D3" w:rsidP="001459D3">
            <w:pPr>
              <w:rPr>
                <w:rFonts w:asciiTheme="minorHAnsi" w:hAnsiTheme="minorHAnsi"/>
                <w:sz w:val="18"/>
                <w:szCs w:val="18"/>
              </w:rPr>
            </w:pPr>
            <w:r w:rsidRPr="009F043E">
              <w:rPr>
                <w:rFonts w:asciiTheme="minorHAnsi" w:hAnsiTheme="minorHAnsi"/>
                <w:sz w:val="18"/>
                <w:szCs w:val="18"/>
              </w:rPr>
              <w:t xml:space="preserve">&lt;&lt;user entry, </w:t>
            </w:r>
            <w:r w:rsidRPr="009F043E">
              <w:rPr>
                <w:rFonts w:asciiTheme="minorHAnsi" w:hAnsiTheme="minorHAnsi"/>
                <w:sz w:val="18"/>
                <w:szCs w:val="18"/>
              </w:rPr>
              <w:br/>
              <w:t>Yes</w:t>
            </w:r>
            <w:r w:rsidRPr="009F043E">
              <w:rPr>
                <w:rFonts w:asciiTheme="minorHAnsi" w:hAnsiTheme="minorHAnsi"/>
                <w:sz w:val="18"/>
                <w:szCs w:val="18"/>
              </w:rPr>
              <w:br/>
              <w:t>No&gt;&gt;</w:t>
            </w:r>
          </w:p>
        </w:tc>
      </w:tr>
      <w:tr w:rsidR="006E20BA" w:rsidRPr="002B4489" w14:paraId="2088FDFB"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6CA8BD69" w14:textId="3D700CB9" w:rsidR="006E20BA" w:rsidRPr="009F043E" w:rsidRDefault="006E20BA" w:rsidP="006E20BA">
            <w:pPr>
              <w:jc w:val="center"/>
              <w:rPr>
                <w:rFonts w:asciiTheme="minorHAnsi" w:hAnsiTheme="minorHAnsi"/>
                <w:sz w:val="18"/>
                <w:szCs w:val="18"/>
              </w:rPr>
            </w:pPr>
            <w:r>
              <w:rPr>
                <w:rFonts w:asciiTheme="minorHAnsi" w:hAnsiTheme="minorHAnsi"/>
              </w:rPr>
              <w:t>09</w:t>
            </w:r>
          </w:p>
        </w:tc>
        <w:tc>
          <w:tcPr>
            <w:tcW w:w="1873" w:type="pct"/>
            <w:tcBorders>
              <w:top w:val="single" w:sz="4" w:space="0" w:color="auto"/>
              <w:left w:val="single" w:sz="4" w:space="0" w:color="auto"/>
              <w:bottom w:val="single" w:sz="4" w:space="0" w:color="auto"/>
              <w:right w:val="single" w:sz="4" w:space="0" w:color="auto"/>
            </w:tcBorders>
            <w:vAlign w:val="center"/>
          </w:tcPr>
          <w:p w14:paraId="20775445" w14:textId="0EA4F425" w:rsidR="006E20BA" w:rsidRPr="009F043E" w:rsidRDefault="006E20BA" w:rsidP="006E20BA">
            <w:pPr>
              <w:rPr>
                <w:rFonts w:asciiTheme="minorHAnsi" w:hAnsiTheme="minorHAnsi"/>
                <w:sz w:val="18"/>
                <w:szCs w:val="18"/>
              </w:rPr>
            </w:pPr>
            <w:proofErr w:type="gramStart"/>
            <w:r>
              <w:rPr>
                <w:rFonts w:asciiTheme="minorHAnsi" w:hAnsiTheme="minorHAnsi"/>
              </w:rPr>
              <w:t>Is</w:t>
            </w:r>
            <w:proofErr w:type="gramEnd"/>
            <w:r>
              <w:rPr>
                <w:rFonts w:asciiTheme="minorHAnsi" w:hAnsiTheme="minorHAnsi"/>
              </w:rPr>
              <w:t xml:space="preserve"> the system type Small Duct High Velocity (SDHV)?</w:t>
            </w:r>
          </w:p>
        </w:tc>
        <w:tc>
          <w:tcPr>
            <w:tcW w:w="2884" w:type="pct"/>
            <w:tcBorders>
              <w:top w:val="single" w:sz="4" w:space="0" w:color="auto"/>
              <w:left w:val="single" w:sz="4" w:space="0" w:color="auto"/>
              <w:bottom w:val="single" w:sz="4" w:space="0" w:color="auto"/>
              <w:right w:val="single" w:sz="4" w:space="0" w:color="auto"/>
            </w:tcBorders>
            <w:vAlign w:val="center"/>
          </w:tcPr>
          <w:p w14:paraId="6936E83C" w14:textId="77777777" w:rsidR="006E20BA" w:rsidRPr="0028071F" w:rsidRDefault="006E20BA" w:rsidP="006E20BA">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7A7839DC" w14:textId="77777777" w:rsidR="006E20BA" w:rsidRPr="0028071F" w:rsidRDefault="006E20BA" w:rsidP="006E20BA">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7150949F" w14:textId="77777777" w:rsidR="006E20BA" w:rsidRPr="0028071F" w:rsidRDefault="006E20BA" w:rsidP="006E20BA">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3B628096" w14:textId="77777777" w:rsidR="006E20BA" w:rsidRPr="0028071F" w:rsidRDefault="006E20BA" w:rsidP="006E20BA">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1CE88D7F" w14:textId="4CEBD8D4" w:rsidR="006E20BA" w:rsidRPr="009F043E" w:rsidRDefault="006E20BA" w:rsidP="006E20BA">
            <w:pPr>
              <w:rPr>
                <w:rFonts w:asciiTheme="minorHAnsi" w:hAnsiTheme="minorHAnsi"/>
                <w:sz w:val="18"/>
                <w:szCs w:val="18"/>
              </w:rPr>
            </w:pPr>
            <w:r w:rsidRPr="0028071F">
              <w:rPr>
                <w:rFonts w:asciiTheme="minorHAnsi" w:hAnsiTheme="minorHAnsi"/>
                <w:sz w:val="18"/>
                <w:szCs w:val="18"/>
              </w:rPr>
              <w:t>else value=no</w:t>
            </w:r>
          </w:p>
        </w:tc>
      </w:tr>
      <w:tr w:rsidR="006E20BA" w:rsidRPr="002B4489" w14:paraId="0F4B6281" w14:textId="77777777" w:rsidTr="001459D3">
        <w:trPr>
          <w:trHeight w:val="432"/>
        </w:trPr>
        <w:tc>
          <w:tcPr>
            <w:tcW w:w="243" w:type="pct"/>
            <w:tcBorders>
              <w:top w:val="single" w:sz="4" w:space="0" w:color="auto"/>
              <w:left w:val="single" w:sz="4" w:space="0" w:color="auto"/>
              <w:bottom w:val="single" w:sz="4" w:space="0" w:color="auto"/>
              <w:right w:val="single" w:sz="4" w:space="0" w:color="auto"/>
            </w:tcBorders>
            <w:vAlign w:val="center"/>
          </w:tcPr>
          <w:p w14:paraId="0F4B6274" w14:textId="6A8A00BB" w:rsidR="006E20BA" w:rsidRPr="009F043E" w:rsidRDefault="006E20BA" w:rsidP="006E20BA">
            <w:pPr>
              <w:rPr>
                <w:rFonts w:asciiTheme="minorHAnsi" w:hAnsiTheme="minorHAnsi"/>
                <w:sz w:val="18"/>
                <w:szCs w:val="18"/>
              </w:rPr>
            </w:pPr>
            <w:r>
              <w:rPr>
                <w:rFonts w:asciiTheme="minorHAnsi" w:hAnsiTheme="minorHAnsi"/>
                <w:sz w:val="18"/>
                <w:szCs w:val="18"/>
              </w:rPr>
              <w:t>10</w:t>
            </w:r>
          </w:p>
        </w:tc>
        <w:tc>
          <w:tcPr>
            <w:tcW w:w="1873" w:type="pct"/>
            <w:tcBorders>
              <w:top w:val="single" w:sz="4" w:space="0" w:color="auto"/>
              <w:left w:val="single" w:sz="4" w:space="0" w:color="auto"/>
              <w:bottom w:val="single" w:sz="4" w:space="0" w:color="auto"/>
              <w:right w:val="single" w:sz="4" w:space="0" w:color="auto"/>
            </w:tcBorders>
            <w:vAlign w:val="center"/>
          </w:tcPr>
          <w:p w14:paraId="0F4B6275" w14:textId="0FF8C46D" w:rsidR="006E20BA" w:rsidRPr="009F043E" w:rsidRDefault="006E20BA" w:rsidP="006E20BA">
            <w:pPr>
              <w:rPr>
                <w:rFonts w:asciiTheme="minorHAnsi" w:hAnsiTheme="minorHAnsi"/>
                <w:sz w:val="18"/>
                <w:szCs w:val="18"/>
              </w:rPr>
            </w:pPr>
            <w:r w:rsidRPr="009F043E">
              <w:rPr>
                <w:rFonts w:asciiTheme="minorHAnsi" w:hAnsiTheme="minorHAnsi"/>
                <w:sz w:val="18"/>
                <w:szCs w:val="18"/>
              </w:rPr>
              <w:t>Determine compliance method for this document; display applicable tables below; (this row not visible to user)</w:t>
            </w:r>
          </w:p>
        </w:tc>
        <w:tc>
          <w:tcPr>
            <w:tcW w:w="2884" w:type="pct"/>
            <w:tcBorders>
              <w:top w:val="single" w:sz="4" w:space="0" w:color="auto"/>
              <w:left w:val="single" w:sz="4" w:space="0" w:color="auto"/>
              <w:bottom w:val="single" w:sz="4" w:space="0" w:color="auto"/>
              <w:right w:val="single" w:sz="4" w:space="0" w:color="auto"/>
            </w:tcBorders>
            <w:vAlign w:val="center"/>
          </w:tcPr>
          <w:p w14:paraId="0F4B6276" w14:textId="77777777" w:rsidR="006E20BA" w:rsidRPr="001A5944" w:rsidRDefault="006E20BA" w:rsidP="006E20BA">
            <w:pPr>
              <w:rPr>
                <w:rFonts w:asciiTheme="minorHAnsi" w:hAnsiTheme="minorHAnsi"/>
                <w:sz w:val="18"/>
                <w:szCs w:val="18"/>
              </w:rPr>
            </w:pPr>
            <w:r w:rsidRPr="009F043E">
              <w:rPr>
                <w:rFonts w:asciiTheme="minorHAnsi" w:hAnsiTheme="minorHAnsi"/>
                <w:sz w:val="18"/>
                <w:szCs w:val="18"/>
              </w:rPr>
              <w:t>&lt;&lt;</w:t>
            </w:r>
            <w:r w:rsidRPr="001A5944">
              <w:rPr>
                <w:rFonts w:asciiTheme="minorHAnsi" w:hAnsiTheme="minorHAnsi"/>
                <w:sz w:val="18"/>
                <w:szCs w:val="18"/>
              </w:rPr>
              <w:t xml:space="preserve">Calculated Result:  </w:t>
            </w:r>
          </w:p>
          <w:p w14:paraId="0F4B6277" w14:textId="36870A94" w:rsidR="006E20BA" w:rsidRPr="001A5944" w:rsidRDefault="006E20BA" w:rsidP="006E20BA">
            <w:pPr>
              <w:rPr>
                <w:rFonts w:asciiTheme="minorHAnsi" w:hAnsiTheme="minorHAnsi"/>
                <w:sz w:val="18"/>
                <w:szCs w:val="18"/>
              </w:rPr>
            </w:pPr>
            <w:r w:rsidRPr="001A5944">
              <w:rPr>
                <w:rFonts w:asciiTheme="minorHAnsi" w:hAnsiTheme="minorHAnsi"/>
                <w:sz w:val="18"/>
                <w:szCs w:val="18"/>
              </w:rPr>
              <w:t>if A07= Replacement using Smoke Test or Alteration using Smoke Test; then display method:</w:t>
            </w:r>
          </w:p>
          <w:p w14:paraId="0F4B6278" w14:textId="77777777" w:rsidR="006E20BA" w:rsidRPr="001A5944" w:rsidRDefault="006E20BA" w:rsidP="006E20BA">
            <w:pPr>
              <w:rPr>
                <w:rFonts w:asciiTheme="minorHAnsi" w:hAnsiTheme="minorHAnsi"/>
                <w:sz w:val="18"/>
                <w:szCs w:val="18"/>
              </w:rPr>
            </w:pPr>
            <w:r w:rsidRPr="001A5944">
              <w:rPr>
                <w:rFonts w:asciiTheme="minorHAnsi" w:hAnsiTheme="minorHAnsi"/>
                <w:b/>
                <w:sz w:val="18"/>
                <w:szCs w:val="18"/>
              </w:rPr>
              <w:t>20e. Altered or Replacement Duct System using Smoke Test</w:t>
            </w:r>
          </w:p>
          <w:p w14:paraId="0F4B6279" w14:textId="75ADA721" w:rsidR="006E20BA" w:rsidRPr="001A5944" w:rsidRDefault="006E20BA" w:rsidP="006E20BA">
            <w:pPr>
              <w:rPr>
                <w:rFonts w:asciiTheme="minorHAnsi" w:hAnsiTheme="minorHAnsi"/>
                <w:sz w:val="18"/>
                <w:szCs w:val="18"/>
              </w:rPr>
            </w:pPr>
            <w:r w:rsidRPr="001A5944">
              <w:rPr>
                <w:rFonts w:asciiTheme="minorHAnsi" w:hAnsiTheme="minorHAnsi"/>
                <w:sz w:val="18"/>
                <w:szCs w:val="18"/>
              </w:rPr>
              <w:t>elseif A07= Replacement or Alteration; then display method:</w:t>
            </w:r>
          </w:p>
          <w:p w14:paraId="0F4B627A" w14:textId="77777777" w:rsidR="006E20BA" w:rsidRPr="001A5944" w:rsidRDefault="006E20BA" w:rsidP="006E20BA">
            <w:pPr>
              <w:rPr>
                <w:rFonts w:asciiTheme="minorHAnsi" w:hAnsiTheme="minorHAnsi"/>
                <w:b/>
                <w:sz w:val="18"/>
                <w:szCs w:val="18"/>
              </w:rPr>
            </w:pPr>
            <w:r w:rsidRPr="001A5944">
              <w:rPr>
                <w:rFonts w:asciiTheme="minorHAnsi" w:hAnsiTheme="minorHAnsi"/>
                <w:b/>
                <w:sz w:val="18"/>
                <w:szCs w:val="18"/>
              </w:rPr>
              <w:t>20d. Altered or Replacement Duct System</w:t>
            </w:r>
          </w:p>
          <w:p w14:paraId="0F4B627B" w14:textId="4BF78041" w:rsidR="006E20BA" w:rsidRPr="001A5944" w:rsidRDefault="006E20BA" w:rsidP="006E20BA">
            <w:pPr>
              <w:rPr>
                <w:rFonts w:asciiTheme="minorHAnsi" w:hAnsiTheme="minorHAnsi"/>
                <w:sz w:val="18"/>
                <w:szCs w:val="18"/>
              </w:rPr>
            </w:pPr>
            <w:r w:rsidRPr="001A5944">
              <w:rPr>
                <w:rFonts w:asciiTheme="minorHAnsi" w:hAnsiTheme="minorHAnsi"/>
                <w:sz w:val="18"/>
                <w:szCs w:val="18"/>
              </w:rPr>
              <w:t>elseif A07=New and 05=VLLDCS (true); then display method:</w:t>
            </w:r>
          </w:p>
          <w:p w14:paraId="0F4B627C" w14:textId="77777777" w:rsidR="006E20BA" w:rsidRPr="001A5944" w:rsidRDefault="006E20BA" w:rsidP="006E20BA">
            <w:pPr>
              <w:rPr>
                <w:rFonts w:asciiTheme="minorHAnsi" w:hAnsiTheme="minorHAnsi"/>
                <w:b/>
                <w:sz w:val="18"/>
                <w:szCs w:val="18"/>
              </w:rPr>
            </w:pPr>
            <w:r w:rsidRPr="001A5944">
              <w:rPr>
                <w:rFonts w:asciiTheme="minorHAnsi" w:hAnsiTheme="minorHAnsi"/>
                <w:b/>
                <w:sz w:val="18"/>
                <w:szCs w:val="18"/>
              </w:rPr>
              <w:t>20b. Low Leakage Ducts in Conditioned Space</w:t>
            </w:r>
          </w:p>
          <w:p w14:paraId="0F4B627D" w14:textId="2EC3C9F5" w:rsidR="006E20BA" w:rsidRPr="001A5944" w:rsidRDefault="006E20BA" w:rsidP="006E20BA">
            <w:pPr>
              <w:rPr>
                <w:rFonts w:asciiTheme="minorHAnsi" w:hAnsiTheme="minorHAnsi"/>
                <w:sz w:val="18"/>
                <w:szCs w:val="18"/>
              </w:rPr>
            </w:pPr>
            <w:r w:rsidRPr="001A5944">
              <w:rPr>
                <w:rFonts w:asciiTheme="minorHAnsi" w:hAnsiTheme="minorHAnsi"/>
                <w:sz w:val="18"/>
                <w:szCs w:val="18"/>
              </w:rPr>
              <w:t>elseif A07=New and 06=VLLAHU (true); then display method:</w:t>
            </w:r>
          </w:p>
          <w:p w14:paraId="0F4B627E" w14:textId="77777777" w:rsidR="006E20BA" w:rsidRPr="001A5944" w:rsidRDefault="006E20BA" w:rsidP="006E20BA">
            <w:pPr>
              <w:rPr>
                <w:rFonts w:asciiTheme="minorHAnsi" w:hAnsiTheme="minorHAnsi"/>
                <w:b/>
                <w:sz w:val="18"/>
                <w:szCs w:val="18"/>
              </w:rPr>
            </w:pPr>
            <w:r w:rsidRPr="001A5944">
              <w:rPr>
                <w:rFonts w:asciiTheme="minorHAnsi" w:hAnsiTheme="minorHAnsi"/>
                <w:b/>
                <w:sz w:val="18"/>
                <w:szCs w:val="18"/>
              </w:rPr>
              <w:t>20c. Low Leakage Air-Handling Unit</w:t>
            </w:r>
          </w:p>
          <w:p w14:paraId="0F4B627F" w14:textId="28277DDE" w:rsidR="006E20BA" w:rsidRPr="001A5944" w:rsidRDefault="006E20BA" w:rsidP="006E20BA">
            <w:pPr>
              <w:rPr>
                <w:rFonts w:asciiTheme="minorHAnsi" w:hAnsiTheme="minorHAnsi"/>
                <w:sz w:val="18"/>
                <w:szCs w:val="18"/>
              </w:rPr>
            </w:pPr>
            <w:r w:rsidRPr="001A5944">
              <w:rPr>
                <w:rFonts w:asciiTheme="minorHAnsi" w:hAnsiTheme="minorHAnsi"/>
                <w:sz w:val="18"/>
                <w:szCs w:val="18"/>
              </w:rPr>
              <w:t xml:space="preserve">elseif A07=New then display method: </w:t>
            </w:r>
          </w:p>
          <w:p w14:paraId="0F4B6280" w14:textId="77777777" w:rsidR="006E20BA" w:rsidRPr="009F043E" w:rsidRDefault="006E20BA" w:rsidP="006E20BA">
            <w:pPr>
              <w:rPr>
                <w:rFonts w:asciiTheme="minorHAnsi" w:hAnsiTheme="minorHAnsi"/>
                <w:sz w:val="18"/>
                <w:szCs w:val="18"/>
                <w:u w:val="single"/>
              </w:rPr>
            </w:pPr>
            <w:r w:rsidRPr="009F043E">
              <w:rPr>
                <w:rFonts w:asciiTheme="minorHAnsi" w:hAnsiTheme="minorHAnsi"/>
                <w:b/>
                <w:sz w:val="18"/>
                <w:szCs w:val="18"/>
              </w:rPr>
              <w:t>20a. Completely New Duct System</w:t>
            </w:r>
            <w:r w:rsidRPr="009F043E">
              <w:rPr>
                <w:rFonts w:asciiTheme="minorHAnsi" w:hAnsiTheme="minorHAnsi"/>
                <w:sz w:val="18"/>
                <w:szCs w:val="18"/>
              </w:rPr>
              <w:t>&gt;&gt;</w:t>
            </w:r>
          </w:p>
        </w:tc>
      </w:tr>
    </w:tbl>
    <w:p w14:paraId="0F4B6282" w14:textId="77777777" w:rsidR="00563254" w:rsidRDefault="00563254"/>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30"/>
      </w:tblGrid>
      <w:tr w:rsidR="00563254" w:rsidRPr="002B4489" w14:paraId="0F4B6286" w14:textId="77777777" w:rsidTr="009F043E">
        <w:trPr>
          <w:trHeight w:val="296"/>
        </w:trPr>
        <w:tc>
          <w:tcPr>
            <w:tcW w:w="5000" w:type="pct"/>
            <w:tcBorders>
              <w:top w:val="single" w:sz="4" w:space="0" w:color="auto"/>
              <w:left w:val="single" w:sz="4" w:space="0" w:color="auto"/>
              <w:bottom w:val="single" w:sz="4" w:space="0" w:color="auto"/>
              <w:right w:val="single" w:sz="4" w:space="0" w:color="auto"/>
            </w:tcBorders>
            <w:vAlign w:val="center"/>
          </w:tcPr>
          <w:p w14:paraId="0F4B6285" w14:textId="17FEEC9A" w:rsidR="00563254" w:rsidRPr="002B4489" w:rsidRDefault="00563254" w:rsidP="00EE56E4">
            <w:pPr>
              <w:rPr>
                <w:rFonts w:asciiTheme="minorHAnsi" w:hAnsiTheme="minorHAnsi"/>
              </w:rPr>
            </w:pPr>
            <w:r w:rsidRPr="001D2E44">
              <w:rPr>
                <w:rFonts w:asciiTheme="minorHAnsi" w:hAnsiTheme="minorHAnsi"/>
                <w:b/>
              </w:rPr>
              <w:t>MCH-20</w:t>
            </w:r>
            <w:r>
              <w:rPr>
                <w:rFonts w:asciiTheme="minorHAnsi" w:hAnsiTheme="minorHAnsi"/>
                <w:b/>
              </w:rPr>
              <w:t>d</w:t>
            </w:r>
            <w:r w:rsidRPr="002B4489">
              <w:rPr>
                <w:rFonts w:asciiTheme="minorHAnsi" w:hAnsiTheme="minorHAnsi"/>
                <w:b/>
              </w:rPr>
              <w:t xml:space="preserve"> - Complete Replacement or Altered Duct System</w:t>
            </w:r>
          </w:p>
        </w:tc>
      </w:tr>
    </w:tbl>
    <w:p w14:paraId="0F4B6287" w14:textId="77777777" w:rsidR="00756AD5" w:rsidRPr="002B4489" w:rsidRDefault="00756AD5" w:rsidP="00756AD5">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0"/>
        <w:gridCol w:w="6390"/>
      </w:tblGrid>
      <w:tr w:rsidR="00756AD5" w:rsidRPr="002B4489" w14:paraId="0F4B6289" w14:textId="77777777" w:rsidTr="009F043E">
        <w:trPr>
          <w:trHeight w:val="287"/>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288" w14:textId="77777777" w:rsidR="00756AD5" w:rsidRPr="002B4489" w:rsidRDefault="00756AD5" w:rsidP="00563254">
            <w:pPr>
              <w:keepNext/>
              <w:rPr>
                <w:rFonts w:asciiTheme="minorHAnsi" w:hAnsiTheme="minorHAnsi"/>
                <w:b/>
              </w:rPr>
            </w:pPr>
            <w:r w:rsidRPr="002B4489">
              <w:rPr>
                <w:rFonts w:asciiTheme="minorHAnsi" w:hAnsiTheme="minorHAnsi"/>
                <w:b/>
              </w:rPr>
              <w:lastRenderedPageBreak/>
              <w:t>B. Duct Leakage Diagnostic Test</w:t>
            </w:r>
          </w:p>
        </w:tc>
      </w:tr>
      <w:tr w:rsidR="00617679" w:rsidRPr="002B4489" w14:paraId="3C6E696E" w14:textId="77777777" w:rsidTr="00027A83">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8F4EEBC" w14:textId="02265A9F" w:rsidR="00617679" w:rsidRPr="009F043E" w:rsidRDefault="00617679" w:rsidP="00027A83">
            <w:pPr>
              <w:keepNext/>
              <w:jc w:val="center"/>
              <w:rPr>
                <w:rFonts w:asciiTheme="minorHAnsi" w:hAnsiTheme="minorHAnsi"/>
                <w:sz w:val="18"/>
                <w:szCs w:val="18"/>
              </w:rPr>
            </w:pPr>
            <w:r w:rsidRPr="009F043E">
              <w:rPr>
                <w:rFonts w:asciiTheme="minorHAnsi" w:hAnsiTheme="minorHAnsi"/>
                <w:sz w:val="18"/>
                <w:szCs w:val="18"/>
              </w:rPr>
              <w:t>01</w:t>
            </w:r>
          </w:p>
        </w:tc>
        <w:tc>
          <w:tcPr>
            <w:tcW w:w="1882" w:type="pct"/>
            <w:tcBorders>
              <w:top w:val="single" w:sz="4" w:space="0" w:color="auto"/>
              <w:left w:val="single" w:sz="4" w:space="0" w:color="auto"/>
              <w:bottom w:val="single" w:sz="4" w:space="0" w:color="auto"/>
              <w:right w:val="single" w:sz="4" w:space="0" w:color="auto"/>
            </w:tcBorders>
            <w:vAlign w:val="center"/>
          </w:tcPr>
          <w:p w14:paraId="577759D1" w14:textId="77777777" w:rsidR="00617679" w:rsidRPr="009F043E" w:rsidRDefault="00617679" w:rsidP="00027A83">
            <w:pPr>
              <w:keepNext/>
              <w:rPr>
                <w:rFonts w:asciiTheme="minorHAnsi" w:hAnsiTheme="minorHAnsi"/>
                <w:sz w:val="18"/>
                <w:szCs w:val="18"/>
              </w:rPr>
            </w:pPr>
            <w:r w:rsidRPr="009F043E">
              <w:rPr>
                <w:rFonts w:asciiTheme="minorHAnsi" w:hAnsiTheme="minorHAnsi"/>
                <w:sz w:val="18"/>
                <w:szCs w:val="18"/>
              </w:rPr>
              <w:t>Air-Handler Unit Airflow (AHU 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18BD979F" w14:textId="0A29EF03" w:rsidR="00617679" w:rsidRPr="001A5944" w:rsidRDefault="00617679" w:rsidP="008F3CE9">
            <w:pPr>
              <w:keepNext/>
              <w:rPr>
                <w:rFonts w:asciiTheme="minorHAnsi" w:hAnsiTheme="minorHAnsi"/>
                <w:sz w:val="18"/>
                <w:szCs w:val="18"/>
              </w:rPr>
            </w:pPr>
            <w:r w:rsidRPr="001A5944">
              <w:rPr>
                <w:rFonts w:asciiTheme="minorHAnsi" w:hAnsiTheme="minorHAnsi"/>
                <w:sz w:val="18"/>
                <w:szCs w:val="18"/>
              </w:rPr>
              <w:t xml:space="preserve">&lt;&lt;pick one from list: </w:t>
            </w:r>
            <w:proofErr w:type="spellStart"/>
            <w:r w:rsidRPr="001A5944">
              <w:rPr>
                <w:rFonts w:asciiTheme="minorHAnsi" w:hAnsiTheme="minorHAnsi"/>
                <w:sz w:val="18"/>
                <w:szCs w:val="18"/>
              </w:rPr>
              <w:t>DefaultAirflowMethod</w:t>
            </w:r>
            <w:proofErr w:type="spellEnd"/>
            <w:r w:rsidRPr="001A5944">
              <w:rPr>
                <w:rFonts w:asciiTheme="minorHAnsi" w:hAnsiTheme="minorHAnsi"/>
                <w:sz w:val="18"/>
                <w:szCs w:val="18"/>
              </w:rPr>
              <w:t xml:space="preserve">; </w:t>
            </w:r>
            <w:proofErr w:type="spellStart"/>
            <w:proofErr w:type="gramStart"/>
            <w:r w:rsidRPr="001A5944">
              <w:rPr>
                <w:rFonts w:asciiTheme="minorHAnsi" w:hAnsiTheme="minorHAnsi"/>
                <w:sz w:val="18"/>
                <w:szCs w:val="18"/>
              </w:rPr>
              <w:t>CoolingSystemMethod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HeatingSystemMethod</w:t>
            </w:r>
            <w:proofErr w:type="spellEnd"/>
            <w:proofErr w:type="gramEnd"/>
            <w:r w:rsidRPr="001A5944">
              <w:rPr>
                <w:rFonts w:asciiTheme="minorHAnsi" w:hAnsiTheme="minorHAnsi"/>
                <w:sz w:val="18"/>
                <w:szCs w:val="18"/>
              </w:rPr>
              <w:t xml:space="preserve">; </w:t>
            </w:r>
            <w:proofErr w:type="spellStart"/>
            <w:r w:rsidRPr="001A5944">
              <w:rPr>
                <w:rFonts w:asciiTheme="minorHAnsi" w:hAnsiTheme="minorHAnsi"/>
                <w:sz w:val="18"/>
                <w:szCs w:val="18"/>
              </w:rPr>
              <w:t>MeasuredAirflowMethod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IndoorUnitMethod</w:t>
            </w:r>
            <w:proofErr w:type="spellEnd"/>
            <w:r w:rsidRPr="001A5944">
              <w:rPr>
                <w:rFonts w:asciiTheme="minorHAnsi" w:hAnsiTheme="minorHAnsi"/>
                <w:sz w:val="18"/>
                <w:szCs w:val="18"/>
              </w:rPr>
              <w:t>&gt;&gt;</w:t>
            </w:r>
          </w:p>
        </w:tc>
      </w:tr>
      <w:tr w:rsidR="00756AD5" w:rsidRPr="002B4489" w14:paraId="0F4B628D"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8A" w14:textId="0E147A87" w:rsidR="00756AD5" w:rsidRPr="009F043E" w:rsidRDefault="002177C6" w:rsidP="00791BBD">
            <w:pPr>
              <w:keepNext/>
              <w:jc w:val="center"/>
              <w:rPr>
                <w:rFonts w:asciiTheme="minorHAnsi" w:hAnsiTheme="minorHAnsi"/>
                <w:sz w:val="18"/>
                <w:szCs w:val="18"/>
              </w:rPr>
            </w:pPr>
            <w:r w:rsidRPr="009F043E">
              <w:rPr>
                <w:rFonts w:asciiTheme="minorHAnsi" w:hAnsiTheme="minorHAnsi"/>
                <w:sz w:val="18"/>
                <w:szCs w:val="18"/>
              </w:rPr>
              <w:t>0</w:t>
            </w:r>
            <w:r w:rsidR="00617679" w:rsidRPr="009F043E">
              <w:rPr>
                <w:rFonts w:asciiTheme="minorHAnsi" w:hAnsiTheme="minorHAnsi"/>
                <w:sz w:val="18"/>
                <w:szCs w:val="18"/>
              </w:rPr>
              <w:t>2</w:t>
            </w:r>
          </w:p>
        </w:tc>
        <w:tc>
          <w:tcPr>
            <w:tcW w:w="1882" w:type="pct"/>
            <w:tcBorders>
              <w:top w:val="single" w:sz="4" w:space="0" w:color="auto"/>
              <w:left w:val="single" w:sz="4" w:space="0" w:color="auto"/>
              <w:bottom w:val="single" w:sz="4" w:space="0" w:color="auto"/>
              <w:right w:val="single" w:sz="4" w:space="0" w:color="auto"/>
            </w:tcBorders>
            <w:vAlign w:val="center"/>
          </w:tcPr>
          <w:p w14:paraId="0F4B628B" w14:textId="26A9CC22" w:rsidR="00756AD5" w:rsidRPr="009F043E" w:rsidRDefault="00756AD5" w:rsidP="00791BBD">
            <w:pPr>
              <w:keepNext/>
              <w:rPr>
                <w:rFonts w:asciiTheme="minorHAnsi" w:hAnsiTheme="minorHAnsi"/>
                <w:sz w:val="18"/>
                <w:szCs w:val="18"/>
              </w:rPr>
            </w:pPr>
            <w:r w:rsidRPr="009F043E">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0F4B628C" w14:textId="73E255F6" w:rsidR="00756AD5" w:rsidRPr="009F043E" w:rsidRDefault="00FD4045" w:rsidP="00617679">
            <w:pPr>
              <w:keepNext/>
              <w:rPr>
                <w:rFonts w:asciiTheme="minorHAnsi" w:hAnsiTheme="minorHAnsi"/>
                <w:sz w:val="18"/>
                <w:szCs w:val="18"/>
              </w:rPr>
            </w:pPr>
            <w:r w:rsidRPr="009F043E">
              <w:rPr>
                <w:rFonts w:asciiTheme="minorHAnsi" w:hAnsiTheme="minorHAnsi"/>
                <w:sz w:val="18"/>
                <w:szCs w:val="18"/>
              </w:rPr>
              <w:t>&lt;&lt;</w:t>
            </w:r>
            <w:r w:rsidR="00AB7257" w:rsidRPr="009F043E">
              <w:rPr>
                <w:rFonts w:asciiTheme="minorHAnsi" w:hAnsiTheme="minorHAnsi"/>
                <w:sz w:val="18"/>
                <w:szCs w:val="18"/>
              </w:rPr>
              <w:t xml:space="preserve">if B01 = </w:t>
            </w:r>
            <w:proofErr w:type="spellStart"/>
            <w:r w:rsidR="00AB7257" w:rsidRPr="009F043E">
              <w:rPr>
                <w:rFonts w:asciiTheme="minorHAnsi" w:hAnsiTheme="minorHAnsi"/>
                <w:sz w:val="18"/>
                <w:szCs w:val="18"/>
              </w:rPr>
              <w:t>CoolingSystemM</w:t>
            </w:r>
            <w:r w:rsidR="00617679" w:rsidRPr="009F043E">
              <w:rPr>
                <w:rFonts w:asciiTheme="minorHAnsi" w:hAnsiTheme="minorHAnsi"/>
                <w:sz w:val="18"/>
                <w:szCs w:val="18"/>
              </w:rPr>
              <w:t>ethod</w:t>
            </w:r>
            <w:proofErr w:type="spellEnd"/>
            <w:r w:rsidR="00617679" w:rsidRPr="009F043E">
              <w:rPr>
                <w:rFonts w:asciiTheme="minorHAnsi" w:hAnsiTheme="minorHAnsi"/>
                <w:sz w:val="18"/>
                <w:szCs w:val="18"/>
              </w:rPr>
              <w:t xml:space="preserve">, then </w:t>
            </w:r>
            <w:r w:rsidRPr="009F043E">
              <w:rPr>
                <w:rFonts w:asciiTheme="minorHAnsi" w:hAnsiTheme="minorHAnsi"/>
                <w:sz w:val="18"/>
                <w:szCs w:val="18"/>
              </w:rPr>
              <w:t xml:space="preserve">user input is numeric </w:t>
            </w:r>
            <w:proofErr w:type="spellStart"/>
            <w:r w:rsidRPr="009F043E">
              <w:rPr>
                <w:rFonts w:asciiTheme="minorHAnsi" w:hAnsiTheme="minorHAnsi"/>
                <w:sz w:val="18"/>
                <w:szCs w:val="18"/>
              </w:rPr>
              <w:t>x.x</w:t>
            </w:r>
            <w:r w:rsidR="006A079B" w:rsidRPr="009F043E">
              <w:rPr>
                <w:rFonts w:asciiTheme="minorHAnsi" w:hAnsiTheme="minorHAnsi"/>
                <w:sz w:val="18"/>
                <w:szCs w:val="18"/>
              </w:rPr>
              <w:t>x</w:t>
            </w:r>
            <w:proofErr w:type="spellEnd"/>
            <w:r w:rsidRPr="009F043E">
              <w:rPr>
                <w:rFonts w:asciiTheme="minorHAnsi" w:hAnsiTheme="minorHAnsi"/>
                <w:sz w:val="18"/>
                <w:szCs w:val="18"/>
              </w:rPr>
              <w:t xml:space="preserve">; </w:t>
            </w:r>
            <w:r w:rsidR="00617679" w:rsidRPr="009F043E">
              <w:rPr>
                <w:rFonts w:asciiTheme="minorHAnsi" w:hAnsiTheme="minorHAnsi"/>
                <w:sz w:val="18"/>
                <w:szCs w:val="18"/>
              </w:rPr>
              <w:t>else</w:t>
            </w:r>
            <w:r w:rsidRPr="009F043E">
              <w:rPr>
                <w:rFonts w:asciiTheme="minorHAnsi" w:hAnsiTheme="minorHAnsi"/>
                <w:sz w:val="18"/>
                <w:szCs w:val="18"/>
              </w:rPr>
              <w:t xml:space="preserve"> =N/A&gt;&gt;</w:t>
            </w:r>
          </w:p>
        </w:tc>
      </w:tr>
      <w:tr w:rsidR="002F3312" w:rsidRPr="002B4489" w14:paraId="325996CB"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6943FAA8" w14:textId="09DD4CE0" w:rsidR="002F3312" w:rsidRPr="009F043E" w:rsidRDefault="002F3312" w:rsidP="00791BBD">
            <w:pPr>
              <w:keepNext/>
              <w:jc w:val="center"/>
              <w:rPr>
                <w:rFonts w:asciiTheme="minorHAnsi" w:hAnsiTheme="minorHAnsi"/>
                <w:sz w:val="18"/>
                <w:szCs w:val="18"/>
              </w:rPr>
            </w:pPr>
            <w:r w:rsidRPr="009F043E">
              <w:rPr>
                <w:rFonts w:asciiTheme="minorHAnsi" w:hAnsiTheme="minorHAnsi"/>
                <w:sz w:val="18"/>
                <w:szCs w:val="18"/>
              </w:rPr>
              <w:t>0</w:t>
            </w:r>
            <w:r w:rsidR="00617679" w:rsidRPr="009F043E">
              <w:rPr>
                <w:rFonts w:asciiTheme="minorHAnsi" w:hAnsiTheme="minorHAnsi"/>
                <w:sz w:val="18"/>
                <w:szCs w:val="18"/>
              </w:rPr>
              <w:t>3</w:t>
            </w:r>
          </w:p>
        </w:tc>
        <w:tc>
          <w:tcPr>
            <w:tcW w:w="1882" w:type="pct"/>
            <w:tcBorders>
              <w:top w:val="single" w:sz="4" w:space="0" w:color="auto"/>
              <w:left w:val="single" w:sz="4" w:space="0" w:color="auto"/>
              <w:bottom w:val="single" w:sz="4" w:space="0" w:color="auto"/>
              <w:right w:val="single" w:sz="4" w:space="0" w:color="auto"/>
            </w:tcBorders>
            <w:vAlign w:val="center"/>
          </w:tcPr>
          <w:p w14:paraId="6FF3FA23" w14:textId="36400CDD" w:rsidR="002F3312" w:rsidRPr="009F043E" w:rsidRDefault="002F3312" w:rsidP="00791BBD">
            <w:pPr>
              <w:keepNext/>
              <w:rPr>
                <w:rFonts w:asciiTheme="minorHAnsi" w:hAnsiTheme="minorHAnsi"/>
                <w:sz w:val="18"/>
                <w:szCs w:val="18"/>
              </w:rPr>
            </w:pPr>
            <w:r w:rsidRPr="009F043E">
              <w:rPr>
                <w:rFonts w:asciiTheme="minorHAnsi" w:hAnsiTheme="minorHAnsi"/>
                <w:sz w:val="18"/>
                <w:szCs w:val="18"/>
              </w:rPr>
              <w:t>Indoor Unit Nominal Cooling Capacity</w:t>
            </w:r>
            <w:r w:rsidR="009F043E">
              <w:rPr>
                <w:rFonts w:asciiTheme="minorHAnsi" w:hAnsiTheme="minorHAnsi"/>
                <w:sz w:val="18"/>
                <w:szCs w:val="18"/>
              </w:rPr>
              <w:t xml:space="preserve"> (ton)</w:t>
            </w:r>
          </w:p>
        </w:tc>
        <w:tc>
          <w:tcPr>
            <w:tcW w:w="2905" w:type="pct"/>
            <w:tcBorders>
              <w:top w:val="single" w:sz="4" w:space="0" w:color="auto"/>
              <w:left w:val="single" w:sz="4" w:space="0" w:color="auto"/>
              <w:bottom w:val="single" w:sz="4" w:space="0" w:color="auto"/>
              <w:right w:val="single" w:sz="4" w:space="0" w:color="auto"/>
            </w:tcBorders>
            <w:vAlign w:val="center"/>
          </w:tcPr>
          <w:p w14:paraId="7DD01243" w14:textId="7944DB6D" w:rsidR="002F3312" w:rsidRPr="009F043E" w:rsidRDefault="00617679" w:rsidP="0066793F">
            <w:pPr>
              <w:keepNext/>
              <w:rPr>
                <w:rFonts w:asciiTheme="minorHAnsi" w:hAnsiTheme="minorHAnsi"/>
                <w:sz w:val="18"/>
                <w:szCs w:val="18"/>
              </w:rPr>
            </w:pPr>
            <w:r w:rsidRPr="009F043E">
              <w:rPr>
                <w:rFonts w:asciiTheme="minorHAnsi" w:hAnsiTheme="minorHAnsi"/>
                <w:sz w:val="18"/>
                <w:szCs w:val="18"/>
              </w:rPr>
              <w:t>&lt;&lt;</w:t>
            </w:r>
            <w:r w:rsidR="0066793F" w:rsidRPr="009F043E">
              <w:rPr>
                <w:rFonts w:asciiTheme="minorHAnsi" w:hAnsiTheme="minorHAnsi"/>
                <w:sz w:val="18"/>
                <w:szCs w:val="18"/>
              </w:rPr>
              <w:t xml:space="preserve"> if B01 = </w:t>
            </w:r>
            <w:proofErr w:type="spellStart"/>
            <w:r w:rsidR="0066793F" w:rsidRPr="009F043E">
              <w:rPr>
                <w:rFonts w:asciiTheme="minorHAnsi" w:hAnsiTheme="minorHAnsi"/>
                <w:sz w:val="18"/>
                <w:szCs w:val="18"/>
              </w:rPr>
              <w:t>IndoorUnitMethod</w:t>
            </w:r>
            <w:proofErr w:type="spellEnd"/>
            <w:r w:rsidR="0066793F" w:rsidRPr="009F043E">
              <w:rPr>
                <w:rFonts w:asciiTheme="minorHAnsi" w:hAnsiTheme="minorHAnsi"/>
                <w:sz w:val="18"/>
                <w:szCs w:val="18"/>
              </w:rPr>
              <w:t xml:space="preserve">, then </w:t>
            </w:r>
            <w:r w:rsidRPr="009F043E">
              <w:rPr>
                <w:rFonts w:asciiTheme="minorHAnsi" w:hAnsiTheme="minorHAnsi"/>
                <w:sz w:val="18"/>
                <w:szCs w:val="18"/>
              </w:rPr>
              <w:t xml:space="preserve">user input is either numeric </w:t>
            </w:r>
            <w:proofErr w:type="spellStart"/>
            <w:r w:rsidRPr="009F043E">
              <w:rPr>
                <w:rFonts w:asciiTheme="minorHAnsi" w:hAnsiTheme="minorHAnsi"/>
                <w:sz w:val="18"/>
                <w:szCs w:val="18"/>
              </w:rPr>
              <w:t>x.x</w:t>
            </w:r>
            <w:r w:rsidR="006A079B" w:rsidRPr="009F043E">
              <w:rPr>
                <w:rFonts w:asciiTheme="minorHAnsi" w:hAnsiTheme="minorHAnsi"/>
                <w:sz w:val="18"/>
                <w:szCs w:val="18"/>
              </w:rPr>
              <w:t>x</w:t>
            </w:r>
            <w:proofErr w:type="spellEnd"/>
            <w:r w:rsidR="0066793F" w:rsidRPr="009F043E">
              <w:rPr>
                <w:rFonts w:asciiTheme="minorHAnsi" w:hAnsiTheme="minorHAnsi"/>
                <w:sz w:val="18"/>
                <w:szCs w:val="18"/>
              </w:rPr>
              <w:t>,</w:t>
            </w:r>
            <w:r w:rsidRPr="009F043E">
              <w:rPr>
                <w:rFonts w:asciiTheme="minorHAnsi" w:hAnsiTheme="minorHAnsi"/>
                <w:sz w:val="18"/>
                <w:szCs w:val="18"/>
              </w:rPr>
              <w:t xml:space="preserve"> </w:t>
            </w:r>
            <w:r w:rsidR="0066793F" w:rsidRPr="009F043E">
              <w:rPr>
                <w:rFonts w:asciiTheme="minorHAnsi" w:hAnsiTheme="minorHAnsi"/>
                <w:sz w:val="18"/>
                <w:szCs w:val="18"/>
              </w:rPr>
              <w:t>else</w:t>
            </w:r>
            <w:r w:rsidRPr="009F043E">
              <w:rPr>
                <w:rFonts w:asciiTheme="minorHAnsi" w:hAnsiTheme="minorHAnsi"/>
                <w:sz w:val="18"/>
                <w:szCs w:val="18"/>
              </w:rPr>
              <w:t xml:space="preserve"> =N/A&gt;&gt;</w:t>
            </w:r>
          </w:p>
        </w:tc>
      </w:tr>
      <w:tr w:rsidR="00756AD5" w:rsidRPr="002B4489" w14:paraId="0F4B6291"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8E" w14:textId="4D08ABE9" w:rsidR="00756AD5" w:rsidRPr="009F043E" w:rsidRDefault="002177C6" w:rsidP="00791BBD">
            <w:pPr>
              <w:keepNext/>
              <w:jc w:val="center"/>
              <w:rPr>
                <w:rFonts w:asciiTheme="minorHAnsi" w:hAnsiTheme="minorHAnsi"/>
                <w:sz w:val="18"/>
                <w:szCs w:val="18"/>
              </w:rPr>
            </w:pPr>
            <w:r w:rsidRPr="009F043E">
              <w:rPr>
                <w:rFonts w:asciiTheme="minorHAnsi" w:hAnsiTheme="minorHAnsi"/>
                <w:sz w:val="18"/>
                <w:szCs w:val="18"/>
              </w:rPr>
              <w:t>0</w:t>
            </w:r>
            <w:r w:rsidR="00617679" w:rsidRPr="009F043E">
              <w:rPr>
                <w:rFonts w:asciiTheme="minorHAnsi" w:hAnsiTheme="minorHAnsi"/>
                <w:sz w:val="18"/>
                <w:szCs w:val="18"/>
              </w:rPr>
              <w:t>4</w:t>
            </w:r>
          </w:p>
        </w:tc>
        <w:tc>
          <w:tcPr>
            <w:tcW w:w="1882" w:type="pct"/>
            <w:tcBorders>
              <w:top w:val="single" w:sz="4" w:space="0" w:color="auto"/>
              <w:left w:val="single" w:sz="4" w:space="0" w:color="auto"/>
              <w:bottom w:val="single" w:sz="4" w:space="0" w:color="auto"/>
              <w:right w:val="single" w:sz="4" w:space="0" w:color="auto"/>
            </w:tcBorders>
            <w:vAlign w:val="center"/>
          </w:tcPr>
          <w:p w14:paraId="0F4B628F" w14:textId="5B08EB6C" w:rsidR="00756AD5" w:rsidRPr="009F043E" w:rsidRDefault="00756AD5" w:rsidP="00791BBD">
            <w:pPr>
              <w:keepNext/>
              <w:rPr>
                <w:rFonts w:asciiTheme="minorHAnsi" w:hAnsiTheme="minorHAnsi"/>
                <w:sz w:val="18"/>
                <w:szCs w:val="18"/>
              </w:rPr>
            </w:pPr>
            <w:r w:rsidRPr="009F043E">
              <w:rPr>
                <w:rFonts w:asciiTheme="minorHAnsi" w:hAnsiTheme="minorHAnsi"/>
                <w:sz w:val="18"/>
                <w:szCs w:val="18"/>
              </w:rPr>
              <w:t>Heating Capacity (</w:t>
            </w:r>
            <w:proofErr w:type="spellStart"/>
            <w:r w:rsidRPr="009F043E">
              <w:rPr>
                <w:rFonts w:asciiTheme="minorHAnsi" w:hAnsiTheme="minorHAnsi"/>
                <w:sz w:val="18"/>
                <w:szCs w:val="18"/>
              </w:rPr>
              <w:t>kBtu</w:t>
            </w:r>
            <w:proofErr w:type="spellEnd"/>
            <w:r w:rsidRPr="009F043E">
              <w:rPr>
                <w:rFonts w:asciiTheme="minorHAnsi" w:hAnsiTheme="minorHAnsi"/>
                <w:sz w:val="18"/>
                <w:szCs w:val="18"/>
              </w:rPr>
              <w:t>/h)</w:t>
            </w:r>
          </w:p>
        </w:tc>
        <w:tc>
          <w:tcPr>
            <w:tcW w:w="2905" w:type="pct"/>
            <w:tcBorders>
              <w:top w:val="single" w:sz="4" w:space="0" w:color="auto"/>
              <w:left w:val="single" w:sz="4" w:space="0" w:color="auto"/>
              <w:bottom w:val="single" w:sz="4" w:space="0" w:color="auto"/>
              <w:right w:val="single" w:sz="4" w:space="0" w:color="auto"/>
            </w:tcBorders>
            <w:vAlign w:val="center"/>
          </w:tcPr>
          <w:p w14:paraId="0F4B6290" w14:textId="3DE3D5BF" w:rsidR="00756AD5" w:rsidRPr="009F043E" w:rsidRDefault="00FD4045" w:rsidP="0066793F">
            <w:pPr>
              <w:keepNext/>
              <w:rPr>
                <w:rFonts w:asciiTheme="minorHAnsi" w:hAnsiTheme="minorHAnsi"/>
                <w:sz w:val="18"/>
                <w:szCs w:val="18"/>
              </w:rPr>
            </w:pPr>
            <w:r w:rsidRPr="009F043E">
              <w:rPr>
                <w:rFonts w:asciiTheme="minorHAnsi" w:hAnsiTheme="minorHAnsi"/>
                <w:sz w:val="18"/>
                <w:szCs w:val="18"/>
              </w:rPr>
              <w:t>&lt;&lt;</w:t>
            </w:r>
            <w:r w:rsidR="0066793F" w:rsidRPr="009F043E">
              <w:rPr>
                <w:rFonts w:asciiTheme="minorHAnsi" w:hAnsiTheme="minorHAnsi"/>
                <w:sz w:val="18"/>
                <w:szCs w:val="18"/>
              </w:rPr>
              <w:t xml:space="preserve"> if B01 = </w:t>
            </w:r>
            <w:proofErr w:type="spellStart"/>
            <w:r w:rsidR="0066793F" w:rsidRPr="009F043E">
              <w:rPr>
                <w:rFonts w:asciiTheme="minorHAnsi" w:hAnsiTheme="minorHAnsi"/>
                <w:sz w:val="18"/>
                <w:szCs w:val="18"/>
              </w:rPr>
              <w:t>HeatingSystemMethod</w:t>
            </w:r>
            <w:proofErr w:type="spellEnd"/>
            <w:r w:rsidR="0066793F" w:rsidRPr="009F043E">
              <w:rPr>
                <w:rFonts w:asciiTheme="minorHAnsi" w:hAnsiTheme="minorHAnsi"/>
                <w:sz w:val="18"/>
                <w:szCs w:val="18"/>
              </w:rPr>
              <w:t>, then</w:t>
            </w:r>
            <w:r w:rsidRPr="009F043E">
              <w:rPr>
                <w:rFonts w:asciiTheme="minorHAnsi" w:hAnsiTheme="minorHAnsi"/>
                <w:sz w:val="18"/>
                <w:szCs w:val="18"/>
              </w:rPr>
              <w:t xml:space="preserve"> user input is numeric </w:t>
            </w:r>
            <w:proofErr w:type="spellStart"/>
            <w:r w:rsidRPr="009F043E">
              <w:rPr>
                <w:rFonts w:asciiTheme="minorHAnsi" w:hAnsiTheme="minorHAnsi"/>
                <w:sz w:val="18"/>
                <w:szCs w:val="18"/>
              </w:rPr>
              <w:t>xxx</w:t>
            </w:r>
            <w:r w:rsidR="00A4460A" w:rsidRPr="009F043E">
              <w:rPr>
                <w:rFonts w:asciiTheme="minorHAnsi" w:hAnsiTheme="minorHAnsi"/>
                <w:sz w:val="18"/>
                <w:szCs w:val="18"/>
              </w:rPr>
              <w:t>.x</w:t>
            </w:r>
            <w:proofErr w:type="spellEnd"/>
            <w:r w:rsidRPr="009F043E">
              <w:rPr>
                <w:rFonts w:asciiTheme="minorHAnsi" w:hAnsiTheme="minorHAnsi"/>
                <w:sz w:val="18"/>
                <w:szCs w:val="18"/>
              </w:rPr>
              <w:t xml:space="preserve">; </w:t>
            </w:r>
            <w:r w:rsidR="0066793F" w:rsidRPr="009F043E">
              <w:rPr>
                <w:rFonts w:asciiTheme="minorHAnsi" w:hAnsiTheme="minorHAnsi"/>
                <w:sz w:val="18"/>
                <w:szCs w:val="18"/>
              </w:rPr>
              <w:t>else</w:t>
            </w:r>
            <w:r w:rsidRPr="009F043E">
              <w:rPr>
                <w:rFonts w:asciiTheme="minorHAnsi" w:hAnsiTheme="minorHAnsi"/>
                <w:sz w:val="18"/>
                <w:szCs w:val="18"/>
              </w:rPr>
              <w:t xml:space="preserve"> =N/A</w:t>
            </w:r>
            <w:r w:rsidRPr="009F043E" w:rsidDel="000C7A1E">
              <w:rPr>
                <w:rFonts w:asciiTheme="minorHAnsi" w:hAnsiTheme="minorHAnsi"/>
                <w:sz w:val="18"/>
                <w:szCs w:val="18"/>
              </w:rPr>
              <w:t xml:space="preserve"> </w:t>
            </w:r>
            <w:r w:rsidRPr="009F043E">
              <w:rPr>
                <w:rFonts w:asciiTheme="minorHAnsi" w:hAnsiTheme="minorHAnsi"/>
                <w:sz w:val="18"/>
                <w:szCs w:val="18"/>
              </w:rPr>
              <w:t>&gt;&gt;</w:t>
            </w:r>
          </w:p>
        </w:tc>
      </w:tr>
      <w:tr w:rsidR="00756AD5" w:rsidRPr="002B4489" w14:paraId="0F4B6295"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2" w14:textId="688BC76B" w:rsidR="00756AD5" w:rsidRPr="009F043E" w:rsidRDefault="002177C6" w:rsidP="00791BBD">
            <w:pPr>
              <w:keepNext/>
              <w:jc w:val="center"/>
              <w:rPr>
                <w:rFonts w:asciiTheme="minorHAnsi" w:hAnsiTheme="minorHAnsi"/>
                <w:sz w:val="18"/>
                <w:szCs w:val="18"/>
              </w:rPr>
            </w:pPr>
            <w:r w:rsidRPr="009F043E">
              <w:rPr>
                <w:rFonts w:asciiTheme="minorHAnsi" w:hAnsiTheme="minorHAnsi"/>
                <w:sz w:val="18"/>
                <w:szCs w:val="18"/>
              </w:rPr>
              <w:t>0</w:t>
            </w:r>
            <w:r w:rsidR="00AB7257" w:rsidRPr="009F043E">
              <w:rPr>
                <w:rFonts w:asciiTheme="minorHAnsi" w:hAnsiTheme="minorHAnsi"/>
                <w:sz w:val="18"/>
                <w:szCs w:val="18"/>
              </w:rPr>
              <w:t>5</w:t>
            </w:r>
          </w:p>
        </w:tc>
        <w:tc>
          <w:tcPr>
            <w:tcW w:w="1882" w:type="pct"/>
            <w:tcBorders>
              <w:top w:val="single" w:sz="4" w:space="0" w:color="auto"/>
              <w:left w:val="single" w:sz="4" w:space="0" w:color="auto"/>
              <w:bottom w:val="single" w:sz="4" w:space="0" w:color="auto"/>
              <w:right w:val="single" w:sz="4" w:space="0" w:color="auto"/>
            </w:tcBorders>
            <w:vAlign w:val="center"/>
          </w:tcPr>
          <w:p w14:paraId="0F4B6293" w14:textId="003C7B7C" w:rsidR="00756AD5" w:rsidRPr="009F043E" w:rsidRDefault="00756AD5" w:rsidP="00791BBD">
            <w:pPr>
              <w:keepNext/>
              <w:rPr>
                <w:rFonts w:asciiTheme="minorHAnsi" w:hAnsiTheme="minorHAnsi"/>
                <w:sz w:val="18"/>
                <w:szCs w:val="18"/>
              </w:rPr>
            </w:pPr>
            <w:r w:rsidRPr="009F043E">
              <w:rPr>
                <w:rFonts w:asciiTheme="minorHAnsi" w:hAnsiTheme="minorHAnsi"/>
                <w:sz w:val="18"/>
                <w:szCs w:val="18"/>
              </w:rPr>
              <w:t xml:space="preserve">Conditioned Floor Area </w:t>
            </w:r>
            <w:r w:rsidR="00E05304" w:rsidRPr="009F043E">
              <w:rPr>
                <w:rFonts w:asciiTheme="minorHAnsi" w:hAnsiTheme="minorHAnsi"/>
                <w:sz w:val="18"/>
                <w:szCs w:val="18"/>
              </w:rPr>
              <w:t xml:space="preserve">Served by this HVAC System </w:t>
            </w:r>
            <w:r w:rsidRPr="009F043E">
              <w:rPr>
                <w:rFonts w:asciiTheme="minorHAnsi" w:hAnsiTheme="minorHAnsi"/>
                <w:sz w:val="18"/>
                <w:szCs w:val="18"/>
              </w:rPr>
              <w:t>(ft</w:t>
            </w:r>
            <w:r w:rsidRPr="009F043E">
              <w:rPr>
                <w:rFonts w:asciiTheme="minorHAnsi" w:hAnsiTheme="minorHAnsi"/>
                <w:sz w:val="18"/>
                <w:szCs w:val="18"/>
                <w:vertAlign w:val="superscript"/>
              </w:rPr>
              <w:t>2</w:t>
            </w:r>
            <w:r w:rsidRPr="009F043E">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0F4B6294" w14:textId="13DBA482" w:rsidR="00756AD5" w:rsidRPr="009F043E" w:rsidRDefault="00756AD5">
            <w:pPr>
              <w:keepNext/>
              <w:rPr>
                <w:rFonts w:asciiTheme="minorHAnsi" w:hAnsiTheme="minorHAnsi"/>
                <w:sz w:val="18"/>
                <w:szCs w:val="18"/>
              </w:rPr>
            </w:pPr>
            <w:r w:rsidRPr="009F043E">
              <w:rPr>
                <w:rFonts w:asciiTheme="minorHAnsi" w:hAnsiTheme="minorHAnsi"/>
                <w:sz w:val="18"/>
                <w:szCs w:val="18"/>
              </w:rPr>
              <w:t>&lt;&lt;</w:t>
            </w:r>
            <w:r w:rsidR="0066793F" w:rsidRPr="009F043E">
              <w:rPr>
                <w:rFonts w:asciiTheme="minorHAnsi" w:hAnsiTheme="minorHAnsi"/>
                <w:sz w:val="18"/>
                <w:szCs w:val="18"/>
              </w:rPr>
              <w:t xml:space="preserve">if B01 = </w:t>
            </w:r>
            <w:proofErr w:type="spellStart"/>
            <w:r w:rsidR="0066793F" w:rsidRPr="009F043E">
              <w:rPr>
                <w:rFonts w:asciiTheme="minorHAnsi" w:hAnsiTheme="minorHAnsi"/>
                <w:sz w:val="18"/>
                <w:szCs w:val="18"/>
              </w:rPr>
              <w:t>DefaultAirflowMethod</w:t>
            </w:r>
            <w:proofErr w:type="spellEnd"/>
            <w:r w:rsidR="0066793F" w:rsidRPr="009F043E">
              <w:rPr>
                <w:rFonts w:asciiTheme="minorHAnsi" w:hAnsiTheme="minorHAnsi"/>
                <w:sz w:val="18"/>
                <w:szCs w:val="18"/>
              </w:rPr>
              <w:t xml:space="preserve">, </w:t>
            </w:r>
            <w:r w:rsidR="007E1DD2">
              <w:rPr>
                <w:rFonts w:asciiTheme="minorHAnsi" w:hAnsiTheme="minorHAnsi"/>
                <w:sz w:val="18"/>
                <w:szCs w:val="18"/>
              </w:rPr>
              <w:t xml:space="preserve">user input is numeric </w:t>
            </w:r>
            <w:proofErr w:type="spellStart"/>
            <w:proofErr w:type="gramStart"/>
            <w:r w:rsidR="007E1DD2">
              <w:rPr>
                <w:rFonts w:asciiTheme="minorHAnsi" w:hAnsiTheme="minorHAnsi"/>
                <w:sz w:val="18"/>
                <w:szCs w:val="18"/>
              </w:rPr>
              <w:t>xx,xxx</w:t>
            </w:r>
            <w:proofErr w:type="spellEnd"/>
            <w:proofErr w:type="gramEnd"/>
            <w:r w:rsidR="0066793F" w:rsidRPr="009F043E">
              <w:rPr>
                <w:rFonts w:asciiTheme="minorHAnsi" w:hAnsiTheme="minorHAnsi"/>
                <w:sz w:val="18"/>
                <w:szCs w:val="18"/>
              </w:rPr>
              <w:t>; else = N/A&gt;&gt;</w:t>
            </w:r>
          </w:p>
        </w:tc>
      </w:tr>
      <w:tr w:rsidR="00FA24DC" w:rsidRPr="002B4489" w14:paraId="72363404"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16B0C01" w14:textId="2E7247C1" w:rsidR="00FA24DC" w:rsidRPr="009F043E" w:rsidRDefault="00FA24DC" w:rsidP="00FA24DC">
            <w:pPr>
              <w:keepNext/>
              <w:jc w:val="center"/>
              <w:rPr>
                <w:rFonts w:asciiTheme="minorHAnsi" w:hAnsiTheme="minorHAnsi"/>
                <w:sz w:val="18"/>
                <w:szCs w:val="18"/>
              </w:rPr>
            </w:pPr>
            <w:r w:rsidRPr="009F043E">
              <w:rPr>
                <w:rFonts w:asciiTheme="minorHAnsi" w:hAnsiTheme="minorHAnsi"/>
                <w:sz w:val="18"/>
                <w:szCs w:val="18"/>
              </w:rPr>
              <w:t>0</w:t>
            </w:r>
            <w:r w:rsidR="006D5BBE" w:rsidRPr="006D5BBE">
              <w:rPr>
                <w:rFonts w:asciiTheme="minorHAnsi" w:hAnsiTheme="minorHAnsi"/>
                <w:sz w:val="18"/>
                <w:szCs w:val="18"/>
              </w:rPr>
              <w:t>6</w:t>
            </w:r>
          </w:p>
        </w:tc>
        <w:tc>
          <w:tcPr>
            <w:tcW w:w="1882" w:type="pct"/>
            <w:tcBorders>
              <w:top w:val="single" w:sz="4" w:space="0" w:color="auto"/>
              <w:left w:val="single" w:sz="4" w:space="0" w:color="auto"/>
              <w:bottom w:val="single" w:sz="4" w:space="0" w:color="auto"/>
              <w:right w:val="single" w:sz="4" w:space="0" w:color="auto"/>
            </w:tcBorders>
            <w:vAlign w:val="center"/>
          </w:tcPr>
          <w:p w14:paraId="22B848CC" w14:textId="0503EB9C"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Measured AHU 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027279F8" w14:textId="77777777"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 xml:space="preserve">&lt;&lt;if B01 = </w:t>
            </w:r>
            <w:proofErr w:type="spellStart"/>
            <w:r w:rsidRPr="009F043E">
              <w:rPr>
                <w:rFonts w:asciiTheme="minorHAnsi" w:hAnsiTheme="minorHAnsi"/>
                <w:sz w:val="18"/>
                <w:szCs w:val="18"/>
              </w:rPr>
              <w:t>MeasuredAirflowMethod</w:t>
            </w:r>
            <w:proofErr w:type="spellEnd"/>
            <w:r w:rsidRPr="009F043E">
              <w:rPr>
                <w:rFonts w:asciiTheme="minorHAnsi" w:hAnsiTheme="minorHAnsi"/>
                <w:sz w:val="18"/>
                <w:szCs w:val="18"/>
              </w:rPr>
              <w:t xml:space="preserve">, then user enter numeric </w:t>
            </w:r>
            <w:proofErr w:type="spellStart"/>
            <w:proofErr w:type="gramStart"/>
            <w:r w:rsidRPr="009F043E">
              <w:rPr>
                <w:rFonts w:asciiTheme="minorHAnsi" w:hAnsiTheme="minorHAnsi"/>
                <w:sz w:val="18"/>
                <w:szCs w:val="18"/>
              </w:rPr>
              <w:t>x,xxx</w:t>
            </w:r>
            <w:proofErr w:type="spellEnd"/>
            <w:proofErr w:type="gramEnd"/>
            <w:r w:rsidRPr="009F043E">
              <w:rPr>
                <w:rFonts w:asciiTheme="minorHAnsi" w:hAnsiTheme="minorHAnsi"/>
                <w:sz w:val="18"/>
                <w:szCs w:val="18"/>
              </w:rPr>
              <w:t xml:space="preserve">, </w:t>
            </w:r>
          </w:p>
          <w:p w14:paraId="12CD8A10" w14:textId="0D802533" w:rsidR="00FA24DC" w:rsidRPr="009F043E" w:rsidRDefault="00FA24DC">
            <w:pPr>
              <w:keepNext/>
              <w:rPr>
                <w:rFonts w:asciiTheme="minorHAnsi" w:hAnsiTheme="minorHAnsi"/>
                <w:sz w:val="18"/>
                <w:szCs w:val="18"/>
              </w:rPr>
            </w:pPr>
            <w:r w:rsidRPr="009F043E">
              <w:rPr>
                <w:rFonts w:asciiTheme="minorHAnsi" w:hAnsiTheme="minorHAnsi"/>
                <w:sz w:val="18"/>
                <w:szCs w:val="18"/>
              </w:rPr>
              <w:t>else =</w:t>
            </w:r>
            <w:r w:rsidR="007E1DD2">
              <w:rPr>
                <w:rFonts w:asciiTheme="minorHAnsi" w:hAnsiTheme="minorHAnsi"/>
                <w:sz w:val="18"/>
                <w:szCs w:val="18"/>
              </w:rPr>
              <w:t>N/A</w:t>
            </w:r>
            <w:r w:rsidRPr="009F043E">
              <w:rPr>
                <w:rFonts w:asciiTheme="minorHAnsi" w:hAnsiTheme="minorHAnsi"/>
                <w:sz w:val="18"/>
                <w:szCs w:val="18"/>
              </w:rPr>
              <w:t>&gt;&gt;</w:t>
            </w:r>
          </w:p>
        </w:tc>
      </w:tr>
      <w:tr w:rsidR="00FA24DC" w:rsidRPr="002B4489" w14:paraId="0F4B6299"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6" w14:textId="6C42DB20" w:rsidR="00FA24DC" w:rsidRPr="009F043E" w:rsidRDefault="00FA24DC" w:rsidP="00FA24DC">
            <w:pPr>
              <w:keepNext/>
              <w:jc w:val="center"/>
              <w:rPr>
                <w:rFonts w:asciiTheme="minorHAnsi" w:hAnsiTheme="minorHAnsi"/>
                <w:sz w:val="18"/>
                <w:szCs w:val="18"/>
              </w:rPr>
            </w:pPr>
            <w:r w:rsidRPr="009F043E">
              <w:rPr>
                <w:rFonts w:asciiTheme="minorHAnsi" w:hAnsiTheme="minorHAnsi"/>
                <w:sz w:val="18"/>
                <w:szCs w:val="18"/>
              </w:rPr>
              <w:t>0</w:t>
            </w:r>
            <w:r w:rsidR="006D5BBE" w:rsidRPr="006D5BBE">
              <w:rPr>
                <w:rFonts w:asciiTheme="minorHAnsi" w:hAnsiTheme="minorHAnsi"/>
                <w:sz w:val="18"/>
                <w:szCs w:val="18"/>
              </w:rPr>
              <w:t>7</w:t>
            </w:r>
          </w:p>
        </w:tc>
        <w:tc>
          <w:tcPr>
            <w:tcW w:w="1882" w:type="pct"/>
            <w:tcBorders>
              <w:top w:val="single" w:sz="4" w:space="0" w:color="auto"/>
              <w:left w:val="single" w:sz="4" w:space="0" w:color="auto"/>
              <w:bottom w:val="single" w:sz="4" w:space="0" w:color="auto"/>
              <w:right w:val="single" w:sz="4" w:space="0" w:color="auto"/>
            </w:tcBorders>
            <w:vAlign w:val="center"/>
          </w:tcPr>
          <w:p w14:paraId="0F4B6297" w14:textId="2B59F115"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0F4B6298" w14:textId="77777777"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&lt;&lt;Auto filled field:  </w:t>
            </w:r>
            <w:proofErr w:type="spellStart"/>
            <w:r w:rsidRPr="001A5944">
              <w:rPr>
                <w:rFonts w:asciiTheme="minorHAnsi" w:hAnsiTheme="minorHAnsi"/>
                <w:sz w:val="18"/>
                <w:szCs w:val="18"/>
              </w:rPr>
              <w:t>TestFinal</w:t>
            </w:r>
            <w:proofErr w:type="spellEnd"/>
            <w:r w:rsidRPr="001A5944">
              <w:rPr>
                <w:rFonts w:asciiTheme="minorHAnsi" w:hAnsiTheme="minorHAnsi"/>
                <w:sz w:val="18"/>
                <w:szCs w:val="18"/>
              </w:rPr>
              <w:t xml:space="preserve"> (this is the only allowable test condition for Replacement/Alteration)&gt;&gt;</w:t>
            </w:r>
          </w:p>
        </w:tc>
      </w:tr>
      <w:tr w:rsidR="00FA24DC" w:rsidRPr="002B4489" w14:paraId="0F4B629D"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A" w14:textId="5BDD5AE7" w:rsidR="00FA24DC" w:rsidRPr="009F043E" w:rsidRDefault="00FA24DC" w:rsidP="00FA24DC">
            <w:pPr>
              <w:keepNext/>
              <w:jc w:val="center"/>
              <w:rPr>
                <w:rFonts w:asciiTheme="minorHAnsi" w:hAnsiTheme="minorHAnsi"/>
                <w:sz w:val="18"/>
                <w:szCs w:val="18"/>
              </w:rPr>
            </w:pPr>
            <w:r w:rsidRPr="009F043E">
              <w:rPr>
                <w:rFonts w:asciiTheme="minorHAnsi" w:hAnsiTheme="minorHAnsi"/>
                <w:sz w:val="18"/>
                <w:szCs w:val="18"/>
              </w:rPr>
              <w:t>0</w:t>
            </w:r>
            <w:r w:rsidR="006D5BBE" w:rsidRPr="006D5BBE">
              <w:rPr>
                <w:rFonts w:asciiTheme="minorHAnsi" w:hAnsiTheme="minorHAnsi"/>
                <w:sz w:val="18"/>
                <w:szCs w:val="18"/>
              </w:rPr>
              <w:t>8</w:t>
            </w:r>
          </w:p>
        </w:tc>
        <w:tc>
          <w:tcPr>
            <w:tcW w:w="1882" w:type="pct"/>
            <w:tcBorders>
              <w:top w:val="single" w:sz="4" w:space="0" w:color="auto"/>
              <w:left w:val="single" w:sz="4" w:space="0" w:color="auto"/>
              <w:bottom w:val="single" w:sz="4" w:space="0" w:color="auto"/>
              <w:right w:val="single" w:sz="4" w:space="0" w:color="auto"/>
            </w:tcBorders>
            <w:vAlign w:val="center"/>
          </w:tcPr>
          <w:p w14:paraId="0F4B629B" w14:textId="0F4F01A6"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0F4B629C" w14:textId="77777777"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&lt;&lt;</w:t>
            </w:r>
            <w:proofErr w:type="gramStart"/>
            <w:r w:rsidRPr="009F043E">
              <w:rPr>
                <w:rFonts w:asciiTheme="minorHAnsi" w:hAnsiTheme="minorHAnsi"/>
                <w:sz w:val="18"/>
                <w:szCs w:val="18"/>
              </w:rPr>
              <w:t>user</w:t>
            </w:r>
            <w:proofErr w:type="gramEnd"/>
            <w:r w:rsidRPr="009F043E">
              <w:rPr>
                <w:rFonts w:asciiTheme="minorHAnsi" w:hAnsiTheme="minorHAnsi"/>
                <w:sz w:val="18"/>
                <w:szCs w:val="18"/>
              </w:rPr>
              <w:t xml:space="preserve"> pick one from list: </w:t>
            </w:r>
            <w:proofErr w:type="spellStart"/>
            <w:r w:rsidRPr="009F043E">
              <w:rPr>
                <w:rFonts w:asciiTheme="minorHAnsi" w:hAnsiTheme="minorHAnsi"/>
                <w:sz w:val="18"/>
                <w:szCs w:val="18"/>
              </w:rPr>
              <w:t>LeakageToOutside</w:t>
            </w:r>
            <w:proofErr w:type="spellEnd"/>
            <w:r w:rsidRPr="009F043E">
              <w:rPr>
                <w:rFonts w:asciiTheme="minorHAnsi" w:hAnsiTheme="minorHAnsi"/>
                <w:sz w:val="18"/>
                <w:szCs w:val="18"/>
              </w:rPr>
              <w:t xml:space="preserve">; </w:t>
            </w:r>
            <w:proofErr w:type="spellStart"/>
            <w:r w:rsidRPr="009F043E">
              <w:rPr>
                <w:rFonts w:asciiTheme="minorHAnsi" w:hAnsiTheme="minorHAnsi"/>
                <w:sz w:val="18"/>
                <w:szCs w:val="18"/>
              </w:rPr>
              <w:t>TotalLeakage</w:t>
            </w:r>
            <w:proofErr w:type="spellEnd"/>
            <w:r w:rsidRPr="009F043E">
              <w:rPr>
                <w:rFonts w:asciiTheme="minorHAnsi" w:hAnsiTheme="minorHAnsi"/>
                <w:sz w:val="18"/>
                <w:szCs w:val="18"/>
              </w:rPr>
              <w:t>&gt;&gt;</w:t>
            </w:r>
          </w:p>
        </w:tc>
      </w:tr>
      <w:tr w:rsidR="00FA24DC" w:rsidRPr="002B4489" w14:paraId="0F4B62A8"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E" w14:textId="55F5288F" w:rsidR="00FA24DC" w:rsidRPr="009F043E" w:rsidRDefault="00FA24DC" w:rsidP="00FA24DC">
            <w:pPr>
              <w:keepNext/>
              <w:jc w:val="center"/>
              <w:rPr>
                <w:rFonts w:asciiTheme="minorHAnsi" w:hAnsiTheme="minorHAnsi"/>
                <w:sz w:val="18"/>
                <w:szCs w:val="18"/>
              </w:rPr>
            </w:pPr>
            <w:r w:rsidRPr="009F043E">
              <w:rPr>
                <w:rFonts w:asciiTheme="minorHAnsi" w:hAnsiTheme="minorHAnsi"/>
                <w:sz w:val="18"/>
                <w:szCs w:val="18"/>
              </w:rPr>
              <w:t>0</w:t>
            </w:r>
            <w:r w:rsidR="006D5BBE" w:rsidRPr="006D5BBE">
              <w:rPr>
                <w:rFonts w:asciiTheme="minorHAnsi" w:hAnsiTheme="minorHAnsi"/>
                <w:sz w:val="18"/>
                <w:szCs w:val="18"/>
              </w:rPr>
              <w:t>9</w:t>
            </w:r>
          </w:p>
        </w:tc>
        <w:tc>
          <w:tcPr>
            <w:tcW w:w="1882" w:type="pct"/>
            <w:tcBorders>
              <w:top w:val="single" w:sz="4" w:space="0" w:color="auto"/>
              <w:left w:val="single" w:sz="4" w:space="0" w:color="auto"/>
              <w:bottom w:val="single" w:sz="4" w:space="0" w:color="auto"/>
              <w:right w:val="single" w:sz="4" w:space="0" w:color="auto"/>
            </w:tcBorders>
            <w:vAlign w:val="center"/>
          </w:tcPr>
          <w:p w14:paraId="0F4B629F" w14:textId="0A884EE1"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Leakage Factor</w:t>
            </w:r>
          </w:p>
        </w:tc>
        <w:tc>
          <w:tcPr>
            <w:tcW w:w="2905" w:type="pct"/>
            <w:tcBorders>
              <w:top w:val="single" w:sz="4" w:space="0" w:color="auto"/>
              <w:left w:val="single" w:sz="4" w:space="0" w:color="auto"/>
              <w:bottom w:val="single" w:sz="4" w:space="0" w:color="auto"/>
              <w:right w:val="single" w:sz="4" w:space="0" w:color="auto"/>
            </w:tcBorders>
            <w:vAlign w:val="center"/>
          </w:tcPr>
          <w:p w14:paraId="0F4B62A0" w14:textId="77777777"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&lt;&lt;calculated field:</w:t>
            </w:r>
          </w:p>
          <w:p w14:paraId="0F4B62A1" w14:textId="41F2EECC" w:rsidR="00FA24DC" w:rsidRPr="006709EB" w:rsidRDefault="00FA24DC" w:rsidP="00FA24DC">
            <w:pPr>
              <w:keepNext/>
              <w:rPr>
                <w:rFonts w:asciiTheme="minorHAnsi" w:hAnsiTheme="minorHAnsi"/>
                <w:sz w:val="18"/>
                <w:szCs w:val="18"/>
              </w:rPr>
            </w:pPr>
            <w:r w:rsidRPr="006709EB">
              <w:rPr>
                <w:rFonts w:asciiTheme="minorHAnsi" w:hAnsiTheme="minorHAnsi"/>
                <w:sz w:val="18"/>
                <w:szCs w:val="18"/>
              </w:rPr>
              <w:t xml:space="preserve">if </w:t>
            </w:r>
            <w:proofErr w:type="spellStart"/>
            <w:r w:rsidRPr="006709EB">
              <w:rPr>
                <w:rFonts w:asciiTheme="minorHAnsi" w:hAnsiTheme="minorHAnsi"/>
                <w:sz w:val="18"/>
                <w:szCs w:val="18"/>
              </w:rPr>
              <w:t>TotalLeakage</w:t>
            </w:r>
            <w:proofErr w:type="spellEnd"/>
            <w:r w:rsidRPr="006709EB">
              <w:rPr>
                <w:rFonts w:asciiTheme="minorHAnsi" w:hAnsiTheme="minorHAnsi"/>
                <w:sz w:val="18"/>
                <w:szCs w:val="18"/>
              </w:rPr>
              <w:t xml:space="preserve"> and </w:t>
            </w:r>
            <w:proofErr w:type="spellStart"/>
            <w:r w:rsidRPr="006709EB">
              <w:rPr>
                <w:rFonts w:asciiTheme="minorHAnsi" w:hAnsiTheme="minorHAnsi"/>
                <w:sz w:val="18"/>
                <w:szCs w:val="18"/>
              </w:rPr>
              <w:t>SingleFamily</w:t>
            </w:r>
            <w:proofErr w:type="spellEnd"/>
            <w:r w:rsidRPr="006709EB">
              <w:rPr>
                <w:rFonts w:asciiTheme="minorHAnsi" w:hAnsiTheme="minorHAnsi"/>
                <w:sz w:val="18"/>
                <w:szCs w:val="18"/>
              </w:rPr>
              <w:t xml:space="preserve"> and </w:t>
            </w:r>
            <w:proofErr w:type="spellStart"/>
            <w:r w:rsidRPr="006709EB">
              <w:rPr>
                <w:rFonts w:asciiTheme="minorHAnsi" w:hAnsiTheme="minorHAnsi"/>
                <w:sz w:val="18"/>
                <w:szCs w:val="18"/>
              </w:rPr>
              <w:t>TestFinal</w:t>
            </w:r>
            <w:proofErr w:type="spellEnd"/>
            <w:r w:rsidRPr="006709EB">
              <w:rPr>
                <w:rFonts w:asciiTheme="minorHAnsi" w:hAnsiTheme="minorHAnsi"/>
                <w:sz w:val="18"/>
                <w:szCs w:val="18"/>
              </w:rPr>
              <w:t xml:space="preserve"> and Replacement then </w:t>
            </w:r>
            <w:proofErr w:type="spellStart"/>
            <w:r w:rsidRPr="006709EB">
              <w:rPr>
                <w:rFonts w:asciiTheme="minorHAnsi" w:hAnsiTheme="minorHAnsi"/>
                <w:sz w:val="18"/>
                <w:szCs w:val="18"/>
              </w:rPr>
              <w:t>LeakageFactor</w:t>
            </w:r>
            <w:proofErr w:type="spellEnd"/>
            <w:r w:rsidRPr="006709EB">
              <w:rPr>
                <w:rFonts w:asciiTheme="minorHAnsi" w:hAnsiTheme="minorHAnsi"/>
                <w:sz w:val="18"/>
                <w:szCs w:val="18"/>
              </w:rPr>
              <w:t>=</w:t>
            </w:r>
            <w:proofErr w:type="gramStart"/>
            <w:r w:rsidRPr="006709EB">
              <w:rPr>
                <w:rFonts w:asciiTheme="minorHAnsi" w:hAnsiTheme="minorHAnsi"/>
                <w:sz w:val="18"/>
                <w:szCs w:val="18"/>
              </w:rPr>
              <w:t>0.05;</w:t>
            </w:r>
            <w:proofErr w:type="gramEnd"/>
            <w:r w:rsidRPr="006709EB">
              <w:rPr>
                <w:rFonts w:asciiTheme="minorHAnsi" w:hAnsiTheme="minorHAnsi"/>
                <w:sz w:val="18"/>
                <w:szCs w:val="18"/>
              </w:rPr>
              <w:t xml:space="preserve"> </w:t>
            </w:r>
          </w:p>
          <w:p w14:paraId="2930D56F" w14:textId="77777777" w:rsidR="00FA24DC" w:rsidRPr="006709EB" w:rsidRDefault="00FA24DC" w:rsidP="00FA24DC">
            <w:pPr>
              <w:keepNext/>
              <w:rPr>
                <w:rFonts w:asciiTheme="minorHAnsi" w:hAnsiTheme="minorHAnsi"/>
                <w:sz w:val="18"/>
                <w:szCs w:val="18"/>
              </w:rPr>
            </w:pPr>
          </w:p>
          <w:p w14:paraId="0F4B62A2" w14:textId="38E3A0D5" w:rsidR="00FA24DC" w:rsidRPr="009367B1" w:rsidDel="00392690" w:rsidRDefault="00FA24DC" w:rsidP="00FA24DC">
            <w:pPr>
              <w:keepNext/>
              <w:rPr>
                <w:del w:id="32" w:author="Alhabibi, Haider@Energy" w:date="2021-12-06T09:54:00Z"/>
                <w:rFonts w:asciiTheme="minorHAnsi" w:hAnsiTheme="minorHAnsi"/>
                <w:sz w:val="18"/>
                <w:szCs w:val="18"/>
                <w:highlight w:val="yellow"/>
              </w:rPr>
            </w:pPr>
            <w:del w:id="33" w:author="Alhabibi, Haider@Energy" w:date="2021-12-06T09:54:00Z">
              <w:r w:rsidRPr="009367B1" w:rsidDel="00392690">
                <w:rPr>
                  <w:rFonts w:asciiTheme="minorHAnsi" w:hAnsiTheme="minorHAnsi"/>
                  <w:sz w:val="18"/>
                  <w:szCs w:val="18"/>
                  <w:highlight w:val="yellow"/>
                </w:rPr>
                <w:delText xml:space="preserve">elseif TotalLeakage and MultiFamily and TestFinal and Replacement then LeakageFactor=0.12; </w:delText>
              </w:r>
            </w:del>
          </w:p>
          <w:p w14:paraId="18A1A977" w14:textId="0F9DE90B" w:rsidR="00FA24DC" w:rsidRPr="009367B1" w:rsidDel="00392690" w:rsidRDefault="00FA24DC" w:rsidP="00FA24DC">
            <w:pPr>
              <w:keepNext/>
              <w:rPr>
                <w:del w:id="34" w:author="Alhabibi, Haider@Energy" w:date="2021-12-06T09:54:00Z"/>
                <w:rFonts w:asciiTheme="minorHAnsi" w:hAnsiTheme="minorHAnsi"/>
                <w:sz w:val="18"/>
                <w:szCs w:val="18"/>
                <w:highlight w:val="yellow"/>
              </w:rPr>
            </w:pPr>
          </w:p>
          <w:p w14:paraId="0F4B62A3" w14:textId="3FD6F644" w:rsidR="00FA24DC" w:rsidRPr="006709EB" w:rsidDel="00392690" w:rsidRDefault="00FA24DC" w:rsidP="00FA24DC">
            <w:pPr>
              <w:keepNext/>
              <w:rPr>
                <w:del w:id="35" w:author="Alhabibi, Haider@Energy" w:date="2021-12-06T09:54:00Z"/>
                <w:rFonts w:asciiTheme="minorHAnsi" w:hAnsiTheme="minorHAnsi"/>
                <w:sz w:val="18"/>
                <w:szCs w:val="18"/>
              </w:rPr>
            </w:pPr>
            <w:del w:id="36" w:author="Alhabibi, Haider@Energy" w:date="2021-12-06T09:54:00Z">
              <w:r w:rsidRPr="009367B1" w:rsidDel="00392690">
                <w:rPr>
                  <w:rFonts w:asciiTheme="minorHAnsi" w:hAnsiTheme="minorHAnsi"/>
                  <w:sz w:val="18"/>
                  <w:szCs w:val="18"/>
                  <w:highlight w:val="yellow"/>
                </w:rPr>
                <w:delText xml:space="preserve">elseif LeakageToOutside and MultiFamily and TestFinal and Replacement then LeakageFactor=0.06; </w:delText>
              </w:r>
            </w:del>
          </w:p>
          <w:p w14:paraId="619FE0C6" w14:textId="77777777" w:rsidR="00FA24DC" w:rsidRPr="006709EB" w:rsidRDefault="00FA24DC" w:rsidP="00FA24DC">
            <w:pPr>
              <w:keepNext/>
              <w:rPr>
                <w:rFonts w:asciiTheme="minorHAnsi" w:hAnsiTheme="minorHAnsi"/>
                <w:sz w:val="18"/>
                <w:szCs w:val="18"/>
              </w:rPr>
            </w:pPr>
          </w:p>
          <w:p w14:paraId="0F4B62A4" w14:textId="77777777" w:rsidR="00FA24DC" w:rsidRPr="006709EB" w:rsidRDefault="00FA24DC" w:rsidP="00FA24DC">
            <w:pPr>
              <w:keepNext/>
              <w:rPr>
                <w:rFonts w:asciiTheme="minorHAnsi" w:hAnsiTheme="minorHAnsi"/>
                <w:sz w:val="18"/>
                <w:szCs w:val="18"/>
              </w:rPr>
            </w:pPr>
            <w:r w:rsidRPr="006709EB">
              <w:rPr>
                <w:rFonts w:asciiTheme="minorHAnsi" w:hAnsiTheme="minorHAnsi"/>
                <w:sz w:val="18"/>
                <w:szCs w:val="18"/>
              </w:rPr>
              <w:t xml:space="preserve">elseif </w:t>
            </w:r>
            <w:proofErr w:type="spellStart"/>
            <w:r w:rsidRPr="006709EB">
              <w:rPr>
                <w:rFonts w:asciiTheme="minorHAnsi" w:hAnsiTheme="minorHAnsi"/>
                <w:sz w:val="18"/>
                <w:szCs w:val="18"/>
              </w:rPr>
              <w:t>TotalLeakage</w:t>
            </w:r>
            <w:proofErr w:type="spellEnd"/>
            <w:r w:rsidRPr="006709EB">
              <w:rPr>
                <w:rFonts w:asciiTheme="minorHAnsi" w:hAnsiTheme="minorHAnsi"/>
                <w:sz w:val="18"/>
                <w:szCs w:val="18"/>
              </w:rPr>
              <w:t xml:space="preserve"> and </w:t>
            </w:r>
            <w:proofErr w:type="spellStart"/>
            <w:r w:rsidRPr="006709EB">
              <w:rPr>
                <w:rFonts w:asciiTheme="minorHAnsi" w:hAnsiTheme="minorHAnsi"/>
                <w:sz w:val="18"/>
                <w:szCs w:val="18"/>
              </w:rPr>
              <w:t>TestFinal</w:t>
            </w:r>
            <w:proofErr w:type="spellEnd"/>
            <w:r w:rsidRPr="006709EB">
              <w:rPr>
                <w:rFonts w:asciiTheme="minorHAnsi" w:hAnsiTheme="minorHAnsi"/>
                <w:sz w:val="18"/>
                <w:szCs w:val="18"/>
              </w:rPr>
              <w:t xml:space="preserve"> and Alteration then </w:t>
            </w:r>
          </w:p>
          <w:p w14:paraId="0F4B62A5" w14:textId="27339561" w:rsidR="00FA24DC" w:rsidRPr="006709EB" w:rsidRDefault="00FA24DC" w:rsidP="00FA24DC">
            <w:pPr>
              <w:keepNext/>
              <w:rPr>
                <w:rFonts w:asciiTheme="minorHAnsi" w:hAnsiTheme="minorHAnsi"/>
                <w:sz w:val="18"/>
                <w:szCs w:val="18"/>
              </w:rPr>
            </w:pPr>
            <w:proofErr w:type="spellStart"/>
            <w:r w:rsidRPr="006709EB">
              <w:rPr>
                <w:rFonts w:asciiTheme="minorHAnsi" w:hAnsiTheme="minorHAnsi"/>
                <w:sz w:val="18"/>
                <w:szCs w:val="18"/>
              </w:rPr>
              <w:t>LeakageFactor</w:t>
            </w:r>
            <w:proofErr w:type="spellEnd"/>
            <w:r w:rsidRPr="006709EB">
              <w:rPr>
                <w:rFonts w:asciiTheme="minorHAnsi" w:hAnsiTheme="minorHAnsi"/>
                <w:sz w:val="18"/>
                <w:szCs w:val="18"/>
              </w:rPr>
              <w:t>=0.1</w:t>
            </w:r>
            <w:ins w:id="37" w:author="Alexis" w:date="2021-10-04T14:07:00Z">
              <w:r w:rsidR="00797265" w:rsidRPr="006709EB">
                <w:rPr>
                  <w:rFonts w:asciiTheme="minorHAnsi" w:hAnsiTheme="minorHAnsi"/>
                  <w:sz w:val="18"/>
                  <w:szCs w:val="18"/>
                </w:rPr>
                <w:t>0</w:t>
              </w:r>
            </w:ins>
            <w:del w:id="38" w:author="Alexis" w:date="2021-10-04T14:07:00Z">
              <w:r w:rsidRPr="006709EB" w:rsidDel="00797265">
                <w:rPr>
                  <w:rFonts w:asciiTheme="minorHAnsi" w:hAnsiTheme="minorHAnsi"/>
                  <w:sz w:val="18"/>
                  <w:szCs w:val="18"/>
                </w:rPr>
                <w:delText>5</w:delText>
              </w:r>
            </w:del>
            <w:r w:rsidRPr="006709EB">
              <w:rPr>
                <w:rFonts w:asciiTheme="minorHAnsi" w:hAnsiTheme="minorHAnsi"/>
                <w:sz w:val="18"/>
                <w:szCs w:val="18"/>
              </w:rPr>
              <w:t xml:space="preserve"> </w:t>
            </w:r>
            <w:del w:id="39" w:author="Alhabibi, Haider@Energy" w:date="2021-12-06T09:55:00Z">
              <w:r w:rsidRPr="008672C7" w:rsidDel="00B04C05">
                <w:rPr>
                  <w:rFonts w:asciiTheme="minorHAnsi" w:hAnsiTheme="minorHAnsi"/>
                  <w:sz w:val="18"/>
                  <w:szCs w:val="18"/>
                  <w:highlight w:val="yellow"/>
                  <w:rPrChange w:id="40" w:author="Alhabibi, Haider@Energy" w:date="2021-12-06T12:24:00Z">
                    <w:rPr>
                      <w:rFonts w:asciiTheme="minorHAnsi" w:hAnsiTheme="minorHAnsi"/>
                      <w:sz w:val="18"/>
                      <w:szCs w:val="18"/>
                    </w:rPr>
                  </w:rPrChange>
                </w:rPr>
                <w:delText>(applicable to both single and multifamily);</w:delText>
              </w:r>
              <w:r w:rsidRPr="006709EB" w:rsidDel="00B04C05">
                <w:rPr>
                  <w:rFonts w:asciiTheme="minorHAnsi" w:hAnsiTheme="minorHAnsi"/>
                  <w:sz w:val="18"/>
                  <w:szCs w:val="18"/>
                </w:rPr>
                <w:delText xml:space="preserve">  </w:delText>
              </w:r>
            </w:del>
          </w:p>
          <w:p w14:paraId="59DDAF6D" w14:textId="77777777" w:rsidR="00FA24DC" w:rsidRPr="006709EB" w:rsidRDefault="00FA24DC" w:rsidP="00FA24DC">
            <w:pPr>
              <w:keepNext/>
              <w:rPr>
                <w:rFonts w:asciiTheme="minorHAnsi" w:hAnsiTheme="minorHAnsi"/>
                <w:sz w:val="18"/>
                <w:szCs w:val="18"/>
              </w:rPr>
            </w:pPr>
          </w:p>
          <w:p w14:paraId="0F4B62A6" w14:textId="7FDF1E2D" w:rsidR="00FA24DC" w:rsidRPr="006709EB" w:rsidRDefault="00FA24DC" w:rsidP="00FA24DC">
            <w:pPr>
              <w:keepNext/>
              <w:rPr>
                <w:rFonts w:asciiTheme="minorHAnsi" w:hAnsiTheme="minorHAnsi"/>
                <w:sz w:val="18"/>
                <w:szCs w:val="18"/>
              </w:rPr>
            </w:pPr>
            <w:r w:rsidRPr="006709EB">
              <w:rPr>
                <w:rFonts w:asciiTheme="minorHAnsi" w:hAnsiTheme="minorHAnsi"/>
                <w:sz w:val="18"/>
                <w:szCs w:val="18"/>
              </w:rPr>
              <w:t xml:space="preserve">elseif </w:t>
            </w:r>
            <w:proofErr w:type="spellStart"/>
            <w:r w:rsidRPr="006709EB">
              <w:rPr>
                <w:rFonts w:asciiTheme="minorHAnsi" w:hAnsiTheme="minorHAnsi"/>
                <w:sz w:val="18"/>
                <w:szCs w:val="18"/>
              </w:rPr>
              <w:t>LeakageToOutside</w:t>
            </w:r>
            <w:proofErr w:type="spellEnd"/>
            <w:r w:rsidRPr="006709EB">
              <w:rPr>
                <w:rFonts w:asciiTheme="minorHAnsi" w:hAnsiTheme="minorHAnsi"/>
                <w:sz w:val="18"/>
                <w:szCs w:val="18"/>
              </w:rPr>
              <w:t xml:space="preserve"> and </w:t>
            </w:r>
            <w:proofErr w:type="spellStart"/>
            <w:r w:rsidRPr="006709EB">
              <w:rPr>
                <w:rFonts w:asciiTheme="minorHAnsi" w:hAnsiTheme="minorHAnsi"/>
                <w:sz w:val="18"/>
                <w:szCs w:val="18"/>
              </w:rPr>
              <w:t>TestFinal</w:t>
            </w:r>
            <w:proofErr w:type="spellEnd"/>
            <w:r w:rsidRPr="006709EB">
              <w:rPr>
                <w:rFonts w:asciiTheme="minorHAnsi" w:hAnsiTheme="minorHAnsi"/>
                <w:sz w:val="18"/>
                <w:szCs w:val="18"/>
              </w:rPr>
              <w:t xml:space="preserve"> and Alteration then </w:t>
            </w:r>
            <w:proofErr w:type="spellStart"/>
            <w:r w:rsidRPr="006709EB">
              <w:rPr>
                <w:rFonts w:asciiTheme="minorHAnsi" w:hAnsiTheme="minorHAnsi"/>
                <w:sz w:val="18"/>
                <w:szCs w:val="18"/>
              </w:rPr>
              <w:t>LeakageFactor</w:t>
            </w:r>
            <w:proofErr w:type="spellEnd"/>
            <w:r w:rsidRPr="006709EB">
              <w:rPr>
                <w:rFonts w:asciiTheme="minorHAnsi" w:hAnsiTheme="minorHAnsi"/>
                <w:sz w:val="18"/>
                <w:szCs w:val="18"/>
              </w:rPr>
              <w:t>=0.</w:t>
            </w:r>
            <w:ins w:id="41" w:author="Alexis" w:date="2021-10-04T15:23:00Z">
              <w:r w:rsidR="004561BF" w:rsidRPr="006709EB">
                <w:rPr>
                  <w:rFonts w:asciiTheme="minorHAnsi" w:hAnsiTheme="minorHAnsi"/>
                  <w:sz w:val="18"/>
                  <w:szCs w:val="18"/>
                </w:rPr>
                <w:t>0</w:t>
              </w:r>
            </w:ins>
            <w:ins w:id="42" w:author="Alexis" w:date="2021-10-04T14:08:00Z">
              <w:r w:rsidR="000E145C" w:rsidRPr="006709EB">
                <w:rPr>
                  <w:rFonts w:asciiTheme="minorHAnsi" w:hAnsiTheme="minorHAnsi"/>
                  <w:sz w:val="18"/>
                  <w:szCs w:val="18"/>
                </w:rPr>
                <w:t>7</w:t>
              </w:r>
            </w:ins>
            <w:del w:id="43" w:author="Alexis" w:date="2021-10-04T14:08:00Z">
              <w:r w:rsidRPr="006709EB" w:rsidDel="000E145C">
                <w:rPr>
                  <w:rFonts w:asciiTheme="minorHAnsi" w:hAnsiTheme="minorHAnsi"/>
                  <w:sz w:val="18"/>
                  <w:szCs w:val="18"/>
                </w:rPr>
                <w:delText>10</w:delText>
              </w:r>
            </w:del>
            <w:del w:id="44" w:author="Alhabibi, Haider@Energy" w:date="2021-12-06T09:56:00Z">
              <w:r w:rsidRPr="006709EB" w:rsidDel="00FE6339">
                <w:rPr>
                  <w:rFonts w:asciiTheme="minorHAnsi" w:hAnsiTheme="minorHAnsi"/>
                  <w:sz w:val="18"/>
                  <w:szCs w:val="18"/>
                </w:rPr>
                <w:delText xml:space="preserve"> (applicable to both single and multifamily)</w:delText>
              </w:r>
            </w:del>
            <w:r w:rsidRPr="006709EB">
              <w:rPr>
                <w:rFonts w:asciiTheme="minorHAnsi" w:hAnsiTheme="minorHAnsi"/>
                <w:sz w:val="18"/>
                <w:szCs w:val="18"/>
              </w:rPr>
              <w:t xml:space="preserve">;  </w:t>
            </w:r>
          </w:p>
          <w:p w14:paraId="0F4B62A7" w14:textId="77777777" w:rsidR="00FA24DC" w:rsidRPr="009F043E" w:rsidRDefault="00FA24DC" w:rsidP="00FA24DC">
            <w:pPr>
              <w:keepNext/>
              <w:rPr>
                <w:rFonts w:asciiTheme="minorHAnsi" w:hAnsiTheme="minorHAnsi"/>
                <w:sz w:val="18"/>
                <w:szCs w:val="18"/>
              </w:rPr>
            </w:pPr>
            <w:r w:rsidRPr="006709EB">
              <w:rPr>
                <w:rFonts w:asciiTheme="minorHAnsi" w:hAnsiTheme="minorHAnsi"/>
                <w:sz w:val="18"/>
                <w:szCs w:val="18"/>
              </w:rPr>
              <w:t>else error message if invalid entries for arguments&gt;&gt;</w:t>
            </w:r>
          </w:p>
        </w:tc>
      </w:tr>
      <w:tr w:rsidR="00FA24DC" w:rsidRPr="002B4489" w14:paraId="0F4B62BC"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B1" w14:textId="3921CB38" w:rsidR="00FA24DC" w:rsidRPr="009F043E" w:rsidRDefault="00FA24DC" w:rsidP="00FA24DC">
            <w:pPr>
              <w:keepNext/>
              <w:spacing w:line="240" w:lineRule="exact"/>
              <w:ind w:left="-14" w:firstLine="14"/>
              <w:jc w:val="center"/>
              <w:rPr>
                <w:rFonts w:asciiTheme="minorHAnsi" w:hAnsiTheme="minorHAnsi"/>
                <w:sz w:val="18"/>
                <w:szCs w:val="18"/>
              </w:rPr>
            </w:pPr>
            <w:r w:rsidRPr="009F043E">
              <w:rPr>
                <w:rFonts w:asciiTheme="minorHAnsi" w:hAnsiTheme="minorHAnsi"/>
                <w:sz w:val="18"/>
                <w:szCs w:val="18"/>
              </w:rPr>
              <w:t>10</w:t>
            </w:r>
          </w:p>
        </w:tc>
        <w:tc>
          <w:tcPr>
            <w:tcW w:w="1882" w:type="pct"/>
            <w:tcBorders>
              <w:top w:val="single" w:sz="4" w:space="0" w:color="auto"/>
              <w:left w:val="single" w:sz="4" w:space="0" w:color="auto"/>
              <w:bottom w:val="single" w:sz="4" w:space="0" w:color="auto"/>
              <w:right w:val="single" w:sz="4" w:space="0" w:color="auto"/>
            </w:tcBorders>
            <w:vAlign w:val="center"/>
          </w:tcPr>
          <w:p w14:paraId="0F4B62B2" w14:textId="7B623109"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0F4B62B3" w14:textId="77777777"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&lt;&lt;calculated field: numeric xxx:</w:t>
            </w:r>
          </w:p>
          <w:p w14:paraId="0F4B62B4" w14:textId="581A4C1D"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if </w:t>
            </w:r>
            <w:proofErr w:type="spellStart"/>
            <w:r w:rsidRPr="001A5944">
              <w:rPr>
                <w:rFonts w:asciiTheme="minorHAnsi" w:hAnsiTheme="minorHAnsi"/>
                <w:sz w:val="18"/>
                <w:szCs w:val="18"/>
              </w:rPr>
              <w:t>AHUAirflowMethod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DefaultAirflowMethod</w:t>
            </w:r>
            <w:proofErr w:type="spellEnd"/>
            <w:r w:rsidRPr="001A5944">
              <w:rPr>
                <w:rFonts w:asciiTheme="minorHAnsi" w:hAnsiTheme="minorHAnsi"/>
                <w:sz w:val="18"/>
                <w:szCs w:val="18"/>
              </w:rPr>
              <w:t xml:space="preserve"> then </w:t>
            </w:r>
          </w:p>
          <w:p w14:paraId="0F4B62B5" w14:textId="6D67F4EB" w:rsidR="00FA24DC" w:rsidRPr="001A5944" w:rsidRDefault="00FA24DC" w:rsidP="00FA24DC">
            <w:pPr>
              <w:keepNext/>
              <w:rPr>
                <w:rFonts w:asciiTheme="minorHAnsi" w:hAnsiTheme="minorHAnsi"/>
                <w:sz w:val="18"/>
                <w:szCs w:val="18"/>
              </w:rPr>
            </w:pPr>
            <w:proofErr w:type="spellStart"/>
            <w:r w:rsidRPr="001A5944">
              <w:rPr>
                <w:rFonts w:asciiTheme="minorHAnsi" w:hAnsiTheme="minorHAnsi"/>
                <w:sz w:val="18"/>
                <w:szCs w:val="18"/>
              </w:rPr>
              <w:t>AHUAirflow</w:t>
            </w:r>
            <w:proofErr w:type="spellEnd"/>
            <w:r w:rsidRPr="001A5944">
              <w:rPr>
                <w:rFonts w:asciiTheme="minorHAnsi" w:hAnsiTheme="minorHAnsi"/>
                <w:sz w:val="18"/>
                <w:szCs w:val="18"/>
              </w:rPr>
              <w:t>=</w:t>
            </w:r>
            <w:proofErr w:type="spellStart"/>
            <w:r w:rsidRPr="001A5944">
              <w:rPr>
                <w:rFonts w:asciiTheme="minorHAnsi" w:hAnsiTheme="minorHAnsi"/>
                <w:sz w:val="18"/>
                <w:szCs w:val="18"/>
              </w:rPr>
              <w:t>ZonedCondFloorArea</w:t>
            </w:r>
            <w:proofErr w:type="spellEnd"/>
            <w:r w:rsidRPr="001A5944">
              <w:rPr>
                <w:rFonts w:asciiTheme="minorHAnsi" w:hAnsiTheme="minorHAnsi"/>
                <w:sz w:val="18"/>
                <w:szCs w:val="18"/>
              </w:rPr>
              <w:t xml:space="preserve">*0.5* </w:t>
            </w:r>
            <w:proofErr w:type="spellStart"/>
            <w:proofErr w:type="gramStart"/>
            <w:r w:rsidRPr="001A5944">
              <w:rPr>
                <w:rFonts w:asciiTheme="minorHAnsi" w:hAnsiTheme="minorHAnsi"/>
                <w:sz w:val="18"/>
                <w:szCs w:val="18"/>
              </w:rPr>
              <w:t>LeakageFactor</w:t>
            </w:r>
            <w:proofErr w:type="spellEnd"/>
            <w:r w:rsidRPr="001A5944">
              <w:rPr>
                <w:rFonts w:asciiTheme="minorHAnsi" w:hAnsiTheme="minorHAnsi"/>
                <w:sz w:val="18"/>
                <w:szCs w:val="18"/>
              </w:rPr>
              <w:t>;</w:t>
            </w:r>
            <w:proofErr w:type="gramEnd"/>
          </w:p>
          <w:p w14:paraId="482BDE7F" w14:textId="77777777" w:rsidR="00FA24DC" w:rsidRPr="001A5944" w:rsidRDefault="00FA24DC" w:rsidP="00FA24DC">
            <w:pPr>
              <w:keepNext/>
              <w:rPr>
                <w:rFonts w:asciiTheme="minorHAnsi" w:hAnsiTheme="minorHAnsi"/>
                <w:sz w:val="18"/>
                <w:szCs w:val="18"/>
              </w:rPr>
            </w:pPr>
          </w:p>
          <w:p w14:paraId="24BDF4E4" w14:textId="77777777" w:rsidR="006E20BA"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elseif </w:t>
            </w:r>
            <w:proofErr w:type="spellStart"/>
            <w:r w:rsidRPr="001A5944">
              <w:rPr>
                <w:rFonts w:asciiTheme="minorHAnsi" w:hAnsiTheme="minorHAnsi"/>
                <w:sz w:val="18"/>
                <w:szCs w:val="18"/>
              </w:rPr>
              <w:t>AHUAirflowMethod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CoolingSystemMethod</w:t>
            </w:r>
            <w:proofErr w:type="spellEnd"/>
            <w:r w:rsidRPr="001A5944">
              <w:rPr>
                <w:rFonts w:asciiTheme="minorHAnsi" w:hAnsiTheme="minorHAnsi"/>
                <w:sz w:val="18"/>
                <w:szCs w:val="18"/>
              </w:rPr>
              <w:t xml:space="preserve"> </w:t>
            </w:r>
            <w:r w:rsidR="006E20BA" w:rsidRPr="001A5944">
              <w:rPr>
                <w:rFonts w:asciiTheme="minorHAnsi" w:hAnsiTheme="minorHAnsi"/>
                <w:sz w:val="18"/>
                <w:szCs w:val="18"/>
              </w:rPr>
              <w:t>and A09 = no,</w:t>
            </w:r>
          </w:p>
          <w:p w14:paraId="0F4B62B7" w14:textId="5A1BA494"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then </w:t>
            </w:r>
            <w:proofErr w:type="spellStart"/>
            <w:r w:rsidRPr="001A5944">
              <w:rPr>
                <w:rFonts w:asciiTheme="minorHAnsi" w:hAnsiTheme="minorHAnsi"/>
                <w:sz w:val="18"/>
                <w:szCs w:val="18"/>
              </w:rPr>
              <w:t>AHUAirflow</w:t>
            </w:r>
            <w:proofErr w:type="spellEnd"/>
            <w:r w:rsidRPr="001A5944">
              <w:rPr>
                <w:rFonts w:asciiTheme="minorHAnsi" w:hAnsiTheme="minorHAnsi"/>
                <w:sz w:val="18"/>
                <w:szCs w:val="18"/>
              </w:rPr>
              <w:t>=</w:t>
            </w:r>
            <w:proofErr w:type="spellStart"/>
            <w:r w:rsidRPr="001A5944">
              <w:rPr>
                <w:rFonts w:asciiTheme="minorHAnsi" w:hAnsiTheme="minorHAnsi"/>
                <w:sz w:val="18"/>
                <w:szCs w:val="18"/>
              </w:rPr>
              <w:t>CondenserNomCoolCapacityTon</w:t>
            </w:r>
            <w:proofErr w:type="spellEnd"/>
            <w:r w:rsidRPr="001A5944">
              <w:rPr>
                <w:rFonts w:asciiTheme="minorHAnsi" w:hAnsiTheme="minorHAnsi"/>
                <w:sz w:val="18"/>
                <w:szCs w:val="18"/>
              </w:rPr>
              <w:t xml:space="preserve">*400* </w:t>
            </w:r>
            <w:proofErr w:type="spellStart"/>
            <w:proofErr w:type="gramStart"/>
            <w:r w:rsidRPr="001A5944">
              <w:rPr>
                <w:rFonts w:asciiTheme="minorHAnsi" w:hAnsiTheme="minorHAnsi"/>
                <w:sz w:val="18"/>
                <w:szCs w:val="18"/>
              </w:rPr>
              <w:t>LeakageFactor</w:t>
            </w:r>
            <w:proofErr w:type="spellEnd"/>
            <w:r w:rsidRPr="001A5944">
              <w:rPr>
                <w:rFonts w:asciiTheme="minorHAnsi" w:hAnsiTheme="minorHAnsi"/>
                <w:sz w:val="18"/>
                <w:szCs w:val="18"/>
              </w:rPr>
              <w:t>;</w:t>
            </w:r>
            <w:proofErr w:type="gramEnd"/>
          </w:p>
          <w:p w14:paraId="7185A8B7" w14:textId="264E06B9" w:rsidR="006E20BA" w:rsidRPr="001A5944" w:rsidRDefault="006E20BA" w:rsidP="00FA24DC">
            <w:pPr>
              <w:keepNext/>
              <w:rPr>
                <w:rFonts w:asciiTheme="minorHAnsi" w:hAnsiTheme="minorHAnsi"/>
                <w:sz w:val="18"/>
                <w:szCs w:val="18"/>
              </w:rPr>
            </w:pPr>
          </w:p>
          <w:p w14:paraId="79E3630C" w14:textId="77777777" w:rsidR="006E20BA" w:rsidRPr="001A5944" w:rsidRDefault="006E20BA" w:rsidP="006E20BA">
            <w:pPr>
              <w:keepNext/>
              <w:rPr>
                <w:rFonts w:asciiTheme="minorHAnsi" w:hAnsiTheme="minorHAnsi"/>
                <w:sz w:val="18"/>
                <w:szCs w:val="18"/>
              </w:rPr>
            </w:pPr>
            <w:r w:rsidRPr="001A5944">
              <w:rPr>
                <w:rFonts w:asciiTheme="minorHAnsi" w:hAnsiTheme="minorHAnsi"/>
                <w:sz w:val="18"/>
                <w:szCs w:val="18"/>
              </w:rPr>
              <w:t xml:space="preserve">elseif </w:t>
            </w:r>
            <w:proofErr w:type="spellStart"/>
            <w:r w:rsidRPr="001A5944">
              <w:rPr>
                <w:rFonts w:asciiTheme="minorHAnsi" w:hAnsiTheme="minorHAnsi"/>
                <w:sz w:val="18"/>
                <w:szCs w:val="18"/>
              </w:rPr>
              <w:t>AHUAirflowMethod</w:t>
            </w:r>
            <w:proofErr w:type="spellEnd"/>
            <w:r w:rsidRPr="001A5944">
              <w:rPr>
                <w:rFonts w:asciiTheme="minorHAnsi" w:hAnsiTheme="minorHAnsi"/>
                <w:sz w:val="18"/>
                <w:szCs w:val="18"/>
              </w:rPr>
              <w:t xml:space="preserve"> = </w:t>
            </w:r>
            <w:proofErr w:type="spellStart"/>
            <w:r w:rsidRPr="001A5944">
              <w:rPr>
                <w:rFonts w:asciiTheme="minorHAnsi" w:hAnsiTheme="minorHAnsi"/>
                <w:sz w:val="18"/>
                <w:szCs w:val="18"/>
              </w:rPr>
              <w:t>CoolingSystemMethod</w:t>
            </w:r>
            <w:proofErr w:type="spellEnd"/>
            <w:r w:rsidRPr="001A5944">
              <w:rPr>
                <w:rFonts w:asciiTheme="minorHAnsi" w:hAnsiTheme="minorHAnsi"/>
                <w:sz w:val="18"/>
                <w:szCs w:val="18"/>
              </w:rPr>
              <w:t xml:space="preserve"> and A09=yes, </w:t>
            </w:r>
          </w:p>
          <w:p w14:paraId="1A64A95F" w14:textId="235BC9DC" w:rsidR="006E20BA" w:rsidRPr="001A5944" w:rsidRDefault="006E20BA" w:rsidP="006E20BA">
            <w:pPr>
              <w:keepNext/>
              <w:rPr>
                <w:rFonts w:asciiTheme="minorHAnsi" w:hAnsiTheme="minorHAnsi"/>
                <w:sz w:val="18"/>
                <w:szCs w:val="18"/>
              </w:rPr>
            </w:pPr>
            <w:r w:rsidRPr="001A5944">
              <w:rPr>
                <w:rFonts w:asciiTheme="minorHAnsi" w:hAnsiTheme="minorHAnsi"/>
                <w:sz w:val="18"/>
                <w:szCs w:val="18"/>
              </w:rPr>
              <w:t>then value=</w:t>
            </w:r>
            <w:proofErr w:type="spellStart"/>
            <w:r w:rsidRPr="001A5944">
              <w:rPr>
                <w:rFonts w:asciiTheme="minorHAnsi" w:hAnsiTheme="minorHAnsi"/>
                <w:sz w:val="18"/>
                <w:szCs w:val="18"/>
              </w:rPr>
              <w:t>CondenserNomCoolCapacityTon</w:t>
            </w:r>
            <w:proofErr w:type="spellEnd"/>
            <w:r w:rsidRPr="001A5944">
              <w:rPr>
                <w:rFonts w:asciiTheme="minorHAnsi" w:hAnsiTheme="minorHAnsi"/>
                <w:sz w:val="18"/>
                <w:szCs w:val="18"/>
              </w:rPr>
              <w:t xml:space="preserve"> *250*</w:t>
            </w:r>
            <w:proofErr w:type="spellStart"/>
            <w:proofErr w:type="gramStart"/>
            <w:r w:rsidRPr="001A5944">
              <w:rPr>
                <w:rFonts w:asciiTheme="minorHAnsi" w:hAnsiTheme="minorHAnsi"/>
                <w:sz w:val="18"/>
                <w:szCs w:val="18"/>
              </w:rPr>
              <w:t>LeakageFactor</w:t>
            </w:r>
            <w:proofErr w:type="spellEnd"/>
            <w:r w:rsidRPr="001A5944">
              <w:rPr>
                <w:rFonts w:asciiTheme="minorHAnsi" w:hAnsiTheme="minorHAnsi"/>
                <w:sz w:val="18"/>
                <w:szCs w:val="18"/>
              </w:rPr>
              <w:t>;</w:t>
            </w:r>
            <w:proofErr w:type="gramEnd"/>
          </w:p>
          <w:p w14:paraId="0C6E81F4" w14:textId="77777777" w:rsidR="00FA24DC" w:rsidRPr="001A5944" w:rsidRDefault="00FA24DC" w:rsidP="00FA24DC">
            <w:pPr>
              <w:keepNext/>
              <w:rPr>
                <w:rFonts w:asciiTheme="minorHAnsi" w:hAnsiTheme="minorHAnsi"/>
                <w:sz w:val="18"/>
                <w:szCs w:val="18"/>
              </w:rPr>
            </w:pPr>
          </w:p>
          <w:p w14:paraId="0F4B62B8" w14:textId="77777777"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elseif </w:t>
            </w:r>
            <w:proofErr w:type="spellStart"/>
            <w:r w:rsidRPr="001A5944">
              <w:rPr>
                <w:rFonts w:asciiTheme="minorHAnsi" w:hAnsiTheme="minorHAnsi"/>
                <w:sz w:val="18"/>
                <w:szCs w:val="18"/>
              </w:rPr>
              <w:t>AHUAirflowMethod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HeatingSystemMethod</w:t>
            </w:r>
            <w:proofErr w:type="spellEnd"/>
          </w:p>
          <w:p w14:paraId="0F4B62B9" w14:textId="2BC8C42A"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then </w:t>
            </w:r>
            <w:proofErr w:type="spellStart"/>
            <w:r w:rsidRPr="001A5944">
              <w:rPr>
                <w:rFonts w:asciiTheme="minorHAnsi" w:hAnsiTheme="minorHAnsi"/>
                <w:sz w:val="18"/>
                <w:szCs w:val="18"/>
              </w:rPr>
              <w:t>AHUAirflow</w:t>
            </w:r>
            <w:proofErr w:type="spellEnd"/>
            <w:r w:rsidRPr="001A5944">
              <w:rPr>
                <w:rFonts w:asciiTheme="minorHAnsi" w:hAnsiTheme="minorHAnsi"/>
                <w:sz w:val="18"/>
                <w:szCs w:val="18"/>
              </w:rPr>
              <w:t>=</w:t>
            </w:r>
            <w:proofErr w:type="spellStart"/>
            <w:r w:rsidRPr="001A5944">
              <w:rPr>
                <w:rFonts w:asciiTheme="minorHAnsi" w:hAnsiTheme="minorHAnsi"/>
                <w:sz w:val="18"/>
                <w:szCs w:val="18"/>
              </w:rPr>
              <w:t>HeatingCapacityKbtuh</w:t>
            </w:r>
            <w:proofErr w:type="spellEnd"/>
            <w:r w:rsidRPr="001A5944">
              <w:rPr>
                <w:rFonts w:asciiTheme="minorHAnsi" w:hAnsiTheme="minorHAnsi"/>
                <w:sz w:val="18"/>
                <w:szCs w:val="18"/>
              </w:rPr>
              <w:t xml:space="preserve">*21.7* </w:t>
            </w:r>
            <w:proofErr w:type="spellStart"/>
            <w:proofErr w:type="gramStart"/>
            <w:r w:rsidRPr="001A5944">
              <w:rPr>
                <w:rFonts w:asciiTheme="minorHAnsi" w:hAnsiTheme="minorHAnsi"/>
                <w:sz w:val="18"/>
                <w:szCs w:val="18"/>
              </w:rPr>
              <w:t>LeakageFactor</w:t>
            </w:r>
            <w:proofErr w:type="spellEnd"/>
            <w:r w:rsidRPr="001A5944">
              <w:rPr>
                <w:rFonts w:asciiTheme="minorHAnsi" w:hAnsiTheme="minorHAnsi"/>
                <w:sz w:val="18"/>
                <w:szCs w:val="18"/>
              </w:rPr>
              <w:t>;</w:t>
            </w:r>
            <w:proofErr w:type="gramEnd"/>
          </w:p>
          <w:p w14:paraId="501A4D7B" w14:textId="77777777" w:rsidR="00FA24DC" w:rsidRPr="001A5944" w:rsidRDefault="00FA24DC" w:rsidP="00FA24DC">
            <w:pPr>
              <w:keepNext/>
              <w:rPr>
                <w:rFonts w:asciiTheme="minorHAnsi" w:hAnsiTheme="minorHAnsi"/>
                <w:sz w:val="18"/>
                <w:szCs w:val="18"/>
              </w:rPr>
            </w:pPr>
          </w:p>
          <w:p w14:paraId="0F4B62BA" w14:textId="77777777"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elseif </w:t>
            </w:r>
            <w:proofErr w:type="spellStart"/>
            <w:r w:rsidRPr="001A5944">
              <w:rPr>
                <w:rFonts w:asciiTheme="minorHAnsi" w:hAnsiTheme="minorHAnsi"/>
                <w:sz w:val="18"/>
                <w:szCs w:val="18"/>
              </w:rPr>
              <w:t>AHUAirflowMethod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MeasuredAirflowMethod</w:t>
            </w:r>
            <w:proofErr w:type="spellEnd"/>
            <w:r w:rsidRPr="001A5944">
              <w:rPr>
                <w:rFonts w:asciiTheme="minorHAnsi" w:hAnsiTheme="minorHAnsi"/>
                <w:sz w:val="18"/>
                <w:szCs w:val="18"/>
              </w:rPr>
              <w:t xml:space="preserve"> then</w:t>
            </w:r>
          </w:p>
          <w:p w14:paraId="121EFA64" w14:textId="607DF1F1" w:rsidR="00FA24DC" w:rsidRPr="001A5944" w:rsidRDefault="00FA24DC" w:rsidP="00FA24DC">
            <w:pPr>
              <w:keepNext/>
              <w:rPr>
                <w:rFonts w:asciiTheme="minorHAnsi" w:hAnsiTheme="minorHAnsi"/>
                <w:sz w:val="18"/>
                <w:szCs w:val="18"/>
              </w:rPr>
            </w:pPr>
            <w:proofErr w:type="spellStart"/>
            <w:r w:rsidRPr="001A5944">
              <w:rPr>
                <w:rFonts w:asciiTheme="minorHAnsi" w:hAnsiTheme="minorHAnsi"/>
                <w:sz w:val="18"/>
                <w:szCs w:val="18"/>
              </w:rPr>
              <w:t>AHUAirflow</w:t>
            </w:r>
            <w:proofErr w:type="spellEnd"/>
            <w:r w:rsidRPr="001A5944">
              <w:rPr>
                <w:rFonts w:asciiTheme="minorHAnsi" w:hAnsiTheme="minorHAnsi"/>
                <w:sz w:val="18"/>
                <w:szCs w:val="18"/>
              </w:rPr>
              <w:t xml:space="preserve">= Measured </w:t>
            </w:r>
            <w:proofErr w:type="spellStart"/>
            <w:r w:rsidRPr="001A5944">
              <w:rPr>
                <w:rFonts w:asciiTheme="minorHAnsi" w:hAnsiTheme="minorHAnsi"/>
                <w:sz w:val="18"/>
                <w:szCs w:val="18"/>
              </w:rPr>
              <w:t>AHUAirflow</w:t>
            </w:r>
            <w:proofErr w:type="spellEnd"/>
            <w:r w:rsidRPr="001A5944">
              <w:rPr>
                <w:rFonts w:asciiTheme="minorHAnsi" w:hAnsiTheme="minorHAnsi"/>
                <w:sz w:val="18"/>
                <w:szCs w:val="18"/>
              </w:rPr>
              <w:t xml:space="preserve"> * </w:t>
            </w:r>
            <w:proofErr w:type="spellStart"/>
            <w:proofErr w:type="gramStart"/>
            <w:r w:rsidRPr="001A5944">
              <w:rPr>
                <w:rFonts w:asciiTheme="minorHAnsi" w:hAnsiTheme="minorHAnsi"/>
                <w:sz w:val="18"/>
                <w:szCs w:val="18"/>
              </w:rPr>
              <w:t>LeakageFactor</w:t>
            </w:r>
            <w:proofErr w:type="spellEnd"/>
            <w:r w:rsidRPr="001A5944">
              <w:rPr>
                <w:rFonts w:asciiTheme="minorHAnsi" w:hAnsiTheme="minorHAnsi"/>
                <w:sz w:val="18"/>
                <w:szCs w:val="18"/>
              </w:rPr>
              <w:t>;</w:t>
            </w:r>
            <w:proofErr w:type="gramEnd"/>
          </w:p>
          <w:p w14:paraId="00464677" w14:textId="77777777" w:rsidR="00FA24DC" w:rsidRPr="001A5944" w:rsidRDefault="00FA24DC" w:rsidP="00FA24DC">
            <w:pPr>
              <w:keepNext/>
              <w:rPr>
                <w:rFonts w:asciiTheme="minorHAnsi" w:hAnsiTheme="minorHAnsi"/>
                <w:sz w:val="18"/>
                <w:szCs w:val="18"/>
              </w:rPr>
            </w:pPr>
          </w:p>
          <w:p w14:paraId="708F6514" w14:textId="32974DBA" w:rsidR="00FA24DC" w:rsidRPr="001A5944" w:rsidRDefault="00FA24DC" w:rsidP="00FA24DC">
            <w:pPr>
              <w:keepNext/>
              <w:rPr>
                <w:rFonts w:asciiTheme="minorHAnsi" w:hAnsiTheme="minorHAnsi"/>
                <w:sz w:val="18"/>
                <w:szCs w:val="18"/>
              </w:rPr>
            </w:pPr>
            <w:r w:rsidRPr="001A5944">
              <w:rPr>
                <w:rFonts w:asciiTheme="minorHAnsi" w:hAnsiTheme="minorHAnsi"/>
                <w:sz w:val="18"/>
                <w:szCs w:val="18"/>
              </w:rPr>
              <w:t xml:space="preserve">elseif </w:t>
            </w:r>
            <w:proofErr w:type="spellStart"/>
            <w:r w:rsidRPr="001A5944">
              <w:rPr>
                <w:rFonts w:asciiTheme="minorHAnsi" w:hAnsiTheme="minorHAnsi"/>
                <w:sz w:val="18"/>
                <w:szCs w:val="18"/>
              </w:rPr>
              <w:t>AHUAirflowMethod</w:t>
            </w:r>
            <w:proofErr w:type="spellEnd"/>
            <w:r w:rsidRPr="001A5944">
              <w:rPr>
                <w:rFonts w:asciiTheme="minorHAnsi" w:hAnsiTheme="minorHAnsi"/>
                <w:sz w:val="18"/>
                <w:szCs w:val="18"/>
              </w:rPr>
              <w:t xml:space="preserve">= </w:t>
            </w:r>
            <w:proofErr w:type="spellStart"/>
            <w:r w:rsidRPr="001A5944">
              <w:rPr>
                <w:rFonts w:asciiTheme="minorHAnsi" w:hAnsiTheme="minorHAnsi"/>
                <w:sz w:val="18"/>
                <w:szCs w:val="18"/>
              </w:rPr>
              <w:t>IndoorUnitMethod</w:t>
            </w:r>
            <w:proofErr w:type="spellEnd"/>
            <w:r w:rsidRPr="001A5944">
              <w:rPr>
                <w:rFonts w:asciiTheme="minorHAnsi" w:hAnsiTheme="minorHAnsi"/>
                <w:sz w:val="18"/>
                <w:szCs w:val="18"/>
              </w:rPr>
              <w:t xml:space="preserve"> then</w:t>
            </w:r>
          </w:p>
          <w:p w14:paraId="0F4B62BB" w14:textId="100A88F5" w:rsidR="00FA24DC" w:rsidRPr="001A5944" w:rsidRDefault="00FA24DC" w:rsidP="00FA24DC">
            <w:pPr>
              <w:keepNext/>
              <w:rPr>
                <w:rFonts w:asciiTheme="minorHAnsi" w:hAnsiTheme="minorHAnsi"/>
                <w:sz w:val="18"/>
                <w:szCs w:val="18"/>
              </w:rPr>
            </w:pPr>
            <w:proofErr w:type="spellStart"/>
            <w:r w:rsidRPr="001A5944">
              <w:rPr>
                <w:rFonts w:asciiTheme="minorHAnsi" w:hAnsiTheme="minorHAnsi"/>
                <w:sz w:val="18"/>
                <w:szCs w:val="18"/>
              </w:rPr>
              <w:t>AHUAirflow</w:t>
            </w:r>
            <w:proofErr w:type="spellEnd"/>
            <w:r w:rsidRPr="001A5944">
              <w:rPr>
                <w:rFonts w:asciiTheme="minorHAnsi" w:hAnsiTheme="minorHAnsi"/>
                <w:sz w:val="18"/>
                <w:szCs w:val="18"/>
              </w:rPr>
              <w:t>=</w:t>
            </w:r>
            <w:proofErr w:type="spellStart"/>
            <w:r w:rsidRPr="001A5944">
              <w:rPr>
                <w:rFonts w:asciiTheme="minorHAnsi" w:hAnsiTheme="minorHAnsi"/>
                <w:sz w:val="18"/>
                <w:szCs w:val="18"/>
              </w:rPr>
              <w:t>IndoorAirUnitCoolingCapacityton</w:t>
            </w:r>
            <w:proofErr w:type="spellEnd"/>
            <w:r w:rsidRPr="001A5944">
              <w:rPr>
                <w:rFonts w:asciiTheme="minorHAnsi" w:hAnsiTheme="minorHAnsi"/>
                <w:sz w:val="18"/>
                <w:szCs w:val="18"/>
              </w:rPr>
              <w:t>*</w:t>
            </w:r>
            <w:del w:id="45" w:author="Markstrum, Alexis@Energy" w:date="2021-10-13T13:58:00Z">
              <w:r w:rsidRPr="001A5944" w:rsidDel="001F1A65">
                <w:rPr>
                  <w:rFonts w:asciiTheme="minorHAnsi" w:hAnsiTheme="minorHAnsi"/>
                  <w:sz w:val="18"/>
                  <w:szCs w:val="18"/>
                </w:rPr>
                <w:delText>400</w:delText>
              </w:r>
            </w:del>
            <w:ins w:id="46" w:author="Markstrum, Alexis@Energy" w:date="2021-10-13T13:58:00Z">
              <w:r w:rsidR="001F1A65">
                <w:rPr>
                  <w:rFonts w:asciiTheme="minorHAnsi" w:hAnsiTheme="minorHAnsi"/>
                  <w:sz w:val="18"/>
                  <w:szCs w:val="18"/>
                </w:rPr>
                <w:t>350</w:t>
              </w:r>
            </w:ins>
            <w:r w:rsidRPr="001A5944">
              <w:rPr>
                <w:rFonts w:asciiTheme="minorHAnsi" w:hAnsiTheme="minorHAnsi"/>
                <w:sz w:val="18"/>
                <w:szCs w:val="18"/>
              </w:rPr>
              <w:t>*</w:t>
            </w:r>
            <w:proofErr w:type="spellStart"/>
            <w:r w:rsidRPr="001A5944">
              <w:rPr>
                <w:rFonts w:asciiTheme="minorHAnsi" w:hAnsiTheme="minorHAnsi"/>
                <w:sz w:val="18"/>
                <w:szCs w:val="18"/>
              </w:rPr>
              <w:t>LeakageFactor</w:t>
            </w:r>
            <w:proofErr w:type="spellEnd"/>
            <w:r w:rsidRPr="001A5944">
              <w:rPr>
                <w:rFonts w:asciiTheme="minorHAnsi" w:hAnsiTheme="minorHAnsi"/>
                <w:sz w:val="18"/>
                <w:szCs w:val="18"/>
              </w:rPr>
              <w:t>&gt;&gt;</w:t>
            </w:r>
          </w:p>
        </w:tc>
      </w:tr>
      <w:tr w:rsidR="00FA24DC" w:rsidRPr="002B4489" w14:paraId="0F4B62C0" w14:textId="77777777" w:rsidTr="00563254">
        <w:trPr>
          <w:trHeight w:val="432"/>
        </w:trPr>
        <w:tc>
          <w:tcPr>
            <w:tcW w:w="213" w:type="pct"/>
            <w:vAlign w:val="center"/>
          </w:tcPr>
          <w:p w14:paraId="0F4B62BD" w14:textId="5AB79925" w:rsidR="00FA24DC" w:rsidRPr="009F043E" w:rsidRDefault="00FA24DC" w:rsidP="00FA24DC">
            <w:pPr>
              <w:keepNext/>
              <w:spacing w:line="240" w:lineRule="exact"/>
              <w:ind w:left="-14" w:firstLine="14"/>
              <w:jc w:val="center"/>
              <w:rPr>
                <w:rFonts w:asciiTheme="minorHAnsi" w:hAnsiTheme="minorHAnsi"/>
                <w:sz w:val="18"/>
                <w:szCs w:val="18"/>
              </w:rPr>
            </w:pPr>
            <w:r w:rsidRPr="009F043E">
              <w:rPr>
                <w:rFonts w:asciiTheme="minorHAnsi" w:hAnsiTheme="minorHAnsi"/>
                <w:sz w:val="18"/>
                <w:szCs w:val="18"/>
              </w:rPr>
              <w:t>11</w:t>
            </w:r>
          </w:p>
        </w:tc>
        <w:tc>
          <w:tcPr>
            <w:tcW w:w="1882" w:type="pct"/>
            <w:shd w:val="clear" w:color="auto" w:fill="auto"/>
            <w:vAlign w:val="center"/>
          </w:tcPr>
          <w:p w14:paraId="0F4B62BE" w14:textId="01000DE6" w:rsidR="00FA24DC" w:rsidRPr="009F043E" w:rsidRDefault="00FA24DC" w:rsidP="00FA24DC">
            <w:pPr>
              <w:keepNext/>
              <w:rPr>
                <w:rFonts w:asciiTheme="minorHAnsi" w:hAnsiTheme="minorHAnsi"/>
                <w:b/>
                <w:sz w:val="18"/>
                <w:szCs w:val="18"/>
              </w:rPr>
            </w:pPr>
            <w:r w:rsidRPr="009F043E">
              <w:rPr>
                <w:rFonts w:asciiTheme="minorHAnsi" w:hAnsiTheme="minorHAnsi"/>
                <w:sz w:val="18"/>
                <w:szCs w:val="18"/>
              </w:rPr>
              <w:t>Actual Duct Leakage Rate from Leakage Test Measurement (cfm)</w:t>
            </w:r>
          </w:p>
        </w:tc>
        <w:tc>
          <w:tcPr>
            <w:tcW w:w="2905" w:type="pct"/>
            <w:shd w:val="clear" w:color="auto" w:fill="auto"/>
          </w:tcPr>
          <w:p w14:paraId="0F4B62BF" w14:textId="77777777"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 xml:space="preserve">&lt;&lt;user input: numeric </w:t>
            </w:r>
            <w:proofErr w:type="spellStart"/>
            <w:r w:rsidRPr="009F043E">
              <w:rPr>
                <w:rFonts w:asciiTheme="minorHAnsi" w:hAnsiTheme="minorHAnsi"/>
                <w:sz w:val="18"/>
                <w:szCs w:val="18"/>
              </w:rPr>
              <w:t>xxx.x</w:t>
            </w:r>
            <w:proofErr w:type="spellEnd"/>
            <w:r w:rsidRPr="009F043E">
              <w:rPr>
                <w:rFonts w:asciiTheme="minorHAnsi" w:hAnsiTheme="minorHAnsi"/>
                <w:sz w:val="18"/>
                <w:szCs w:val="18"/>
              </w:rPr>
              <w:t>&gt;&gt;</w:t>
            </w:r>
          </w:p>
        </w:tc>
      </w:tr>
      <w:tr w:rsidR="00FA24DC" w:rsidRPr="002B4489" w14:paraId="0F4B62C4" w14:textId="77777777" w:rsidTr="00563254">
        <w:trPr>
          <w:trHeight w:val="432"/>
        </w:trPr>
        <w:tc>
          <w:tcPr>
            <w:tcW w:w="213" w:type="pct"/>
            <w:vAlign w:val="center"/>
          </w:tcPr>
          <w:p w14:paraId="0F4B62C1" w14:textId="507AFE2D" w:rsidR="00FA24DC" w:rsidRPr="009F043E" w:rsidRDefault="00FA24DC" w:rsidP="00FA24DC">
            <w:pPr>
              <w:keepNext/>
              <w:spacing w:line="240" w:lineRule="exact"/>
              <w:ind w:left="-14" w:firstLine="14"/>
              <w:jc w:val="center"/>
              <w:rPr>
                <w:rFonts w:asciiTheme="minorHAnsi" w:hAnsiTheme="minorHAnsi"/>
                <w:sz w:val="18"/>
                <w:szCs w:val="18"/>
              </w:rPr>
            </w:pPr>
            <w:r w:rsidRPr="009F043E">
              <w:rPr>
                <w:rFonts w:asciiTheme="minorHAnsi" w:hAnsiTheme="minorHAnsi"/>
                <w:sz w:val="18"/>
                <w:szCs w:val="18"/>
              </w:rPr>
              <w:t>12</w:t>
            </w:r>
          </w:p>
        </w:tc>
        <w:tc>
          <w:tcPr>
            <w:tcW w:w="1882" w:type="pct"/>
            <w:shd w:val="clear" w:color="auto" w:fill="auto"/>
            <w:vAlign w:val="center"/>
          </w:tcPr>
          <w:p w14:paraId="0F4B62C2" w14:textId="383920D7" w:rsidR="00FA24DC" w:rsidRPr="009F043E" w:rsidRDefault="00FA24DC" w:rsidP="00FA24DC">
            <w:pPr>
              <w:keepNext/>
              <w:rPr>
                <w:rFonts w:asciiTheme="minorHAnsi" w:hAnsiTheme="minorHAnsi"/>
                <w:sz w:val="18"/>
                <w:szCs w:val="18"/>
              </w:rPr>
            </w:pPr>
            <w:r w:rsidRPr="009F043E">
              <w:rPr>
                <w:rFonts w:asciiTheme="minorHAnsi" w:hAnsiTheme="minorHAnsi"/>
                <w:sz w:val="18"/>
                <w:szCs w:val="18"/>
              </w:rPr>
              <w:t>Compliance Statement:</w:t>
            </w:r>
          </w:p>
        </w:tc>
        <w:tc>
          <w:tcPr>
            <w:tcW w:w="2905" w:type="pct"/>
            <w:shd w:val="clear" w:color="auto" w:fill="auto"/>
          </w:tcPr>
          <w:p w14:paraId="77D07CAB" w14:textId="50F4A98D" w:rsidR="00FA24DC" w:rsidRPr="009F043E" w:rsidRDefault="00FA24DC" w:rsidP="00FA24DC">
            <w:pPr>
              <w:rPr>
                <w:rFonts w:asciiTheme="minorHAnsi" w:hAnsiTheme="minorHAnsi"/>
                <w:sz w:val="18"/>
                <w:szCs w:val="18"/>
              </w:rPr>
            </w:pPr>
            <w:r w:rsidRPr="009F043E">
              <w:rPr>
                <w:rFonts w:asciiTheme="minorHAnsi" w:hAnsiTheme="minorHAnsi"/>
                <w:sz w:val="18"/>
                <w:szCs w:val="18"/>
              </w:rPr>
              <w:t xml:space="preserve">&lt;&lt;if measured leakage </w:t>
            </w:r>
            <w:r w:rsidR="00DF0AC7">
              <w:rPr>
                <w:rFonts w:asciiTheme="minorHAnsi" w:hAnsiTheme="minorHAnsi"/>
                <w:sz w:val="18"/>
                <w:szCs w:val="18"/>
              </w:rPr>
              <w:t xml:space="preserve">rate </w:t>
            </w:r>
            <w:r w:rsidRPr="009F043E">
              <w:rPr>
                <w:rFonts w:asciiTheme="minorHAnsi" w:hAnsiTheme="minorHAnsi"/>
                <w:sz w:val="18"/>
                <w:szCs w:val="18"/>
              </w:rPr>
              <w:t xml:space="preserve">is </w:t>
            </w:r>
            <w:r w:rsidR="00235CD1">
              <w:rPr>
                <w:rFonts w:asciiTheme="minorHAnsi" w:hAnsiTheme="minorHAnsi"/>
              </w:rPr>
              <w:t>≤</w:t>
            </w:r>
            <w:r w:rsidRPr="009F043E">
              <w:rPr>
                <w:rFonts w:asciiTheme="minorHAnsi" w:hAnsiTheme="minorHAnsi"/>
                <w:sz w:val="18"/>
                <w:szCs w:val="18"/>
              </w:rPr>
              <w:t>to target allow</w:t>
            </w:r>
            <w:r w:rsidR="00DF0AC7">
              <w:rPr>
                <w:rFonts w:asciiTheme="minorHAnsi" w:hAnsiTheme="minorHAnsi"/>
                <w:sz w:val="18"/>
                <w:szCs w:val="18"/>
              </w:rPr>
              <w:t>able leakage rate</w:t>
            </w:r>
            <w:r w:rsidRPr="009F043E">
              <w:rPr>
                <w:rFonts w:asciiTheme="minorHAnsi" w:hAnsiTheme="minorHAnsi"/>
                <w:sz w:val="18"/>
                <w:szCs w:val="18"/>
              </w:rPr>
              <w:t>: "system passes leakage test</w:t>
            </w:r>
            <w:proofErr w:type="gramStart"/>
            <w:r w:rsidRPr="009F043E">
              <w:rPr>
                <w:rFonts w:asciiTheme="minorHAnsi" w:hAnsiTheme="minorHAnsi"/>
                <w:sz w:val="18"/>
                <w:szCs w:val="18"/>
              </w:rPr>
              <w:t>";</w:t>
            </w:r>
            <w:proofErr w:type="gramEnd"/>
          </w:p>
          <w:p w14:paraId="0F4B62C3" w14:textId="5ACF014F" w:rsidR="00DF0AC7" w:rsidRPr="009F043E" w:rsidRDefault="00FA24DC" w:rsidP="007E1DD2">
            <w:pPr>
              <w:keepNext/>
              <w:rPr>
                <w:rFonts w:asciiTheme="minorHAnsi" w:hAnsiTheme="minorHAnsi"/>
                <w:sz w:val="18"/>
                <w:szCs w:val="18"/>
              </w:rPr>
            </w:pPr>
            <w:r w:rsidRPr="009F043E">
              <w:rPr>
                <w:rFonts w:asciiTheme="minorHAnsi" w:hAnsiTheme="minorHAnsi"/>
                <w:sz w:val="18"/>
                <w:szCs w:val="18"/>
              </w:rPr>
              <w:t>else if measured leakage</w:t>
            </w:r>
            <w:r w:rsidR="00DF0AC7">
              <w:rPr>
                <w:rFonts w:asciiTheme="minorHAnsi" w:hAnsiTheme="minorHAnsi"/>
                <w:sz w:val="18"/>
                <w:szCs w:val="18"/>
              </w:rPr>
              <w:t xml:space="preserve"> rate</w:t>
            </w:r>
            <w:r w:rsidRPr="009F043E">
              <w:rPr>
                <w:rFonts w:asciiTheme="minorHAnsi" w:hAnsiTheme="minorHAnsi"/>
                <w:sz w:val="18"/>
                <w:szCs w:val="18"/>
              </w:rPr>
              <w:t xml:space="preserve"> is &gt; target allow</w:t>
            </w:r>
            <w:r w:rsidR="00DF0AC7">
              <w:rPr>
                <w:rFonts w:asciiTheme="minorHAnsi" w:hAnsiTheme="minorHAnsi"/>
                <w:sz w:val="18"/>
                <w:szCs w:val="18"/>
              </w:rPr>
              <w:t>able leakage rate</w:t>
            </w:r>
            <w:r w:rsidRPr="009F043E">
              <w:rPr>
                <w:rFonts w:asciiTheme="minorHAnsi" w:hAnsiTheme="minorHAnsi"/>
                <w:sz w:val="18"/>
                <w:szCs w:val="18"/>
              </w:rPr>
              <w:t>: "system fails leakage test"</w:t>
            </w:r>
            <w:r w:rsidR="00DF0AC7">
              <w:rPr>
                <w:rFonts w:asciiTheme="minorHAnsi" w:hAnsiTheme="minorHAnsi"/>
                <w:sz w:val="18"/>
                <w:szCs w:val="18"/>
              </w:rPr>
              <w:t>&gt;&gt;</w:t>
            </w:r>
          </w:p>
        </w:tc>
      </w:tr>
    </w:tbl>
    <w:p w14:paraId="54DCD536" w14:textId="56667E8E" w:rsidR="006209DE" w:rsidRDefault="006209DE" w:rsidP="00756AD5">
      <w:pPr>
        <w:rPr>
          <w:rFonts w:asciiTheme="minorHAnsi" w:hAnsiTheme="minorHAnsi"/>
        </w:rPr>
      </w:pPr>
    </w:p>
    <w:p w14:paraId="3511FDC1" w14:textId="1AC1D7BF" w:rsidR="006209DE" w:rsidRDefault="006209DE" w:rsidP="00756AD5">
      <w:pPr>
        <w:rPr>
          <w:rFonts w:asciiTheme="minorHAnsi" w:hAnsiTheme="minorHAnsi"/>
        </w:rPr>
      </w:pPr>
    </w:p>
    <w:p w14:paraId="197E6C24" w14:textId="77777777" w:rsidR="006E20BA" w:rsidRDefault="006E20BA" w:rsidP="00756AD5">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81"/>
        <w:gridCol w:w="4030"/>
        <w:gridCol w:w="6388"/>
      </w:tblGrid>
      <w:tr w:rsidR="00A3248D" w:rsidRPr="00D754FB" w14:paraId="6A5E9DBF" w14:textId="77777777" w:rsidTr="00A3248D">
        <w:trPr>
          <w:trHeight w:val="23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19F9ACF" w14:textId="77777777" w:rsidR="00A3248D" w:rsidRPr="009F043E" w:rsidRDefault="00A3248D" w:rsidP="00A3248D">
            <w:pPr>
              <w:rPr>
                <w:rFonts w:asciiTheme="minorHAnsi" w:hAnsiTheme="minorHAnsi"/>
                <w:b/>
              </w:rPr>
            </w:pPr>
            <w:r w:rsidRPr="00D754FB">
              <w:rPr>
                <w:rFonts w:asciiTheme="minorHAnsi" w:hAnsiTheme="minorHAnsi"/>
                <w:b/>
                <w:caps/>
              </w:rPr>
              <w:lastRenderedPageBreak/>
              <w:t xml:space="preserve">C. </w:t>
            </w:r>
            <w:r w:rsidRPr="009F043E">
              <w:rPr>
                <w:rFonts w:asciiTheme="minorHAnsi" w:hAnsiTheme="minorHAnsi"/>
                <w:b/>
              </w:rPr>
              <w:t>Ducts Located in Garage Spaces</w:t>
            </w:r>
          </w:p>
          <w:p w14:paraId="1B6E1D16" w14:textId="25471C00" w:rsidR="00A3248D" w:rsidRPr="00D754FB" w:rsidRDefault="005F1822" w:rsidP="007E1DD2">
            <w:pPr>
              <w:rPr>
                <w:rFonts w:asciiTheme="minorHAnsi" w:hAnsiTheme="minorHAnsi"/>
                <w:b/>
                <w:caps/>
              </w:rPr>
            </w:pPr>
            <w:r>
              <w:rPr>
                <w:rFonts w:asciiTheme="minorHAnsi" w:hAnsiTheme="minorHAnsi"/>
                <w:sz w:val="18"/>
              </w:rPr>
              <w:t>&lt;&lt;</w:t>
            </w:r>
            <w:r w:rsidR="00A3248D" w:rsidRPr="009F043E">
              <w:rPr>
                <w:rFonts w:asciiTheme="minorHAnsi" w:hAnsiTheme="minorHAnsi"/>
                <w:sz w:val="18"/>
              </w:rPr>
              <w:t>if A0</w:t>
            </w:r>
            <w:r w:rsidR="004B4993" w:rsidRPr="009F043E">
              <w:rPr>
                <w:rFonts w:asciiTheme="minorHAnsi" w:hAnsiTheme="minorHAnsi"/>
                <w:sz w:val="18"/>
              </w:rPr>
              <w:t>8</w:t>
            </w:r>
            <w:r w:rsidR="00A3248D" w:rsidRPr="009F043E">
              <w:rPr>
                <w:rFonts w:asciiTheme="minorHAnsi" w:hAnsiTheme="minorHAnsi"/>
                <w:sz w:val="18"/>
              </w:rPr>
              <w:t xml:space="preserve"> = yes, then show table, else display </w:t>
            </w:r>
            <w:r>
              <w:rPr>
                <w:rFonts w:asciiTheme="minorHAnsi" w:hAnsiTheme="minorHAnsi"/>
                <w:sz w:val="18"/>
              </w:rPr>
              <w:t xml:space="preserve">the Section </w:t>
            </w:r>
            <w:r w:rsidR="00A3248D" w:rsidRPr="009F043E">
              <w:rPr>
                <w:rFonts w:asciiTheme="minorHAnsi" w:hAnsiTheme="minorHAnsi"/>
                <w:sz w:val="18"/>
              </w:rPr>
              <w:t xml:space="preserve">Does </w:t>
            </w:r>
            <w:r w:rsidRPr="009F043E">
              <w:rPr>
                <w:rFonts w:asciiTheme="minorHAnsi" w:hAnsiTheme="minorHAnsi"/>
                <w:sz w:val="18"/>
              </w:rPr>
              <w:t>N</w:t>
            </w:r>
            <w:r w:rsidR="00A3248D" w:rsidRPr="009F043E">
              <w:rPr>
                <w:rFonts w:asciiTheme="minorHAnsi" w:hAnsiTheme="minorHAnsi"/>
                <w:sz w:val="18"/>
              </w:rPr>
              <w:t xml:space="preserve">ot </w:t>
            </w:r>
            <w:r w:rsidRPr="009F043E">
              <w:rPr>
                <w:rFonts w:asciiTheme="minorHAnsi" w:hAnsiTheme="minorHAnsi"/>
                <w:sz w:val="18"/>
              </w:rPr>
              <w:t>A</w:t>
            </w:r>
            <w:r w:rsidR="00A3248D" w:rsidRPr="009F043E">
              <w:rPr>
                <w:rFonts w:asciiTheme="minorHAnsi" w:hAnsiTheme="minorHAnsi"/>
                <w:sz w:val="18"/>
              </w:rPr>
              <w:t>pply</w:t>
            </w:r>
            <w:r w:rsidR="006209DE" w:rsidRPr="009F043E">
              <w:rPr>
                <w:rFonts w:asciiTheme="minorHAnsi" w:hAnsiTheme="minorHAnsi"/>
                <w:sz w:val="18"/>
              </w:rPr>
              <w:t xml:space="preserve"> </w:t>
            </w:r>
            <w:r w:rsidR="00BF4888" w:rsidRPr="00DF0AC7">
              <w:rPr>
                <w:rFonts w:asciiTheme="minorHAnsi" w:hAnsiTheme="minorHAnsi"/>
                <w:sz w:val="18"/>
              </w:rPr>
              <w:t>m</w:t>
            </w:r>
            <w:r w:rsidRPr="009F043E">
              <w:rPr>
                <w:rFonts w:asciiTheme="minorHAnsi" w:hAnsiTheme="minorHAnsi"/>
                <w:sz w:val="18"/>
              </w:rPr>
              <w:t>essage</w:t>
            </w:r>
            <w:r>
              <w:rPr>
                <w:rFonts w:asciiTheme="minorHAnsi" w:hAnsiTheme="minorHAnsi"/>
                <w:sz w:val="18"/>
              </w:rPr>
              <w:t>&gt;&gt;</w:t>
            </w:r>
          </w:p>
        </w:tc>
      </w:tr>
      <w:tr w:rsidR="008E3280" w:rsidRPr="00D754FB" w14:paraId="4A6C679C" w14:textId="77777777" w:rsidTr="009F043E">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349DD921" w14:textId="5EEE797E" w:rsidR="008E3280" w:rsidRPr="009F043E" w:rsidRDefault="008E3280" w:rsidP="00027A83">
            <w:pPr>
              <w:keepNext/>
              <w:jc w:val="center"/>
              <w:rPr>
                <w:rFonts w:asciiTheme="minorHAnsi" w:hAnsiTheme="minorHAnsi"/>
                <w:sz w:val="18"/>
              </w:rPr>
            </w:pPr>
            <w:r w:rsidRPr="009F043E">
              <w:rPr>
                <w:rFonts w:asciiTheme="minorHAnsi" w:hAnsiTheme="minorHAnsi"/>
                <w:sz w:val="18"/>
              </w:rPr>
              <w:t>0</w:t>
            </w:r>
            <w:r w:rsidR="00796AB4" w:rsidRPr="009F043E">
              <w:rPr>
                <w:rFonts w:asciiTheme="minorHAnsi" w:hAnsiTheme="minorHAnsi"/>
                <w:sz w:val="18"/>
              </w:rPr>
              <w:t>1</w:t>
            </w:r>
          </w:p>
        </w:tc>
        <w:tc>
          <w:tcPr>
            <w:tcW w:w="1832" w:type="pct"/>
            <w:tcBorders>
              <w:top w:val="single" w:sz="4" w:space="0" w:color="auto"/>
              <w:left w:val="single" w:sz="4" w:space="0" w:color="auto"/>
              <w:bottom w:val="single" w:sz="4" w:space="0" w:color="auto"/>
              <w:right w:val="single" w:sz="4" w:space="0" w:color="auto"/>
            </w:tcBorders>
            <w:vAlign w:val="center"/>
          </w:tcPr>
          <w:p w14:paraId="269FA360" w14:textId="77777777" w:rsidR="008E3280" w:rsidRPr="009F043E" w:rsidRDefault="008E3280" w:rsidP="00027A83">
            <w:pPr>
              <w:keepNext/>
              <w:rPr>
                <w:rFonts w:asciiTheme="minorHAnsi" w:hAnsiTheme="minorHAnsi"/>
                <w:sz w:val="18"/>
              </w:rPr>
            </w:pPr>
            <w:r w:rsidRPr="009F043E">
              <w:rPr>
                <w:rFonts w:asciiTheme="minorHAnsi" w:hAnsiTheme="minorHAnsi"/>
                <w:sz w:val="18"/>
              </w:rPr>
              <w:t>Duct Leakage Test Method</w:t>
            </w:r>
          </w:p>
        </w:tc>
        <w:tc>
          <w:tcPr>
            <w:tcW w:w="2904" w:type="pct"/>
            <w:tcBorders>
              <w:top w:val="single" w:sz="4" w:space="0" w:color="auto"/>
              <w:left w:val="single" w:sz="4" w:space="0" w:color="auto"/>
              <w:bottom w:val="single" w:sz="4" w:space="0" w:color="auto"/>
              <w:right w:val="single" w:sz="4" w:space="0" w:color="auto"/>
            </w:tcBorders>
            <w:vAlign w:val="center"/>
          </w:tcPr>
          <w:p w14:paraId="554B724A" w14:textId="10832CB0" w:rsidR="008E3280" w:rsidRPr="009F043E" w:rsidRDefault="008E3280" w:rsidP="00502E3C">
            <w:pPr>
              <w:keepNext/>
              <w:rPr>
                <w:rFonts w:asciiTheme="minorHAnsi" w:hAnsiTheme="minorHAnsi"/>
                <w:sz w:val="18"/>
              </w:rPr>
            </w:pPr>
            <w:r w:rsidRPr="009F043E">
              <w:rPr>
                <w:rFonts w:asciiTheme="minorHAnsi" w:hAnsiTheme="minorHAnsi"/>
                <w:sz w:val="18"/>
              </w:rPr>
              <w:t>&lt;&lt;</w:t>
            </w:r>
            <w:r w:rsidR="00502E3C" w:rsidRPr="009F043E">
              <w:rPr>
                <w:rFonts w:asciiTheme="minorHAnsi" w:hAnsiTheme="minorHAnsi"/>
                <w:sz w:val="18"/>
              </w:rPr>
              <w:t>default value =</w:t>
            </w:r>
            <w:r w:rsidRPr="009F043E">
              <w:rPr>
                <w:rFonts w:asciiTheme="minorHAnsi" w:hAnsiTheme="minorHAnsi"/>
                <w:sz w:val="18"/>
              </w:rPr>
              <w:t xml:space="preserve"> </w:t>
            </w:r>
            <w:proofErr w:type="spellStart"/>
            <w:r w:rsidRPr="009F043E">
              <w:rPr>
                <w:rFonts w:asciiTheme="minorHAnsi" w:hAnsiTheme="minorHAnsi"/>
                <w:sz w:val="18"/>
              </w:rPr>
              <w:t>TotalLeakage</w:t>
            </w:r>
            <w:proofErr w:type="spellEnd"/>
            <w:r w:rsidRPr="009F043E">
              <w:rPr>
                <w:rFonts w:asciiTheme="minorHAnsi" w:hAnsiTheme="minorHAnsi"/>
                <w:sz w:val="18"/>
              </w:rPr>
              <w:t xml:space="preserve"> (this is the only method allowed&gt;&gt;</w:t>
            </w:r>
          </w:p>
        </w:tc>
      </w:tr>
      <w:tr w:rsidR="00A3248D" w:rsidRPr="00D754FB" w14:paraId="5A5D1BB6" w14:textId="77777777" w:rsidTr="009F043E">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4AD6A78A" w14:textId="3409E0D3" w:rsidR="00A3248D" w:rsidRPr="006D5BBE" w:rsidRDefault="00A3248D" w:rsidP="00A3248D">
            <w:pPr>
              <w:keepNext/>
              <w:jc w:val="center"/>
              <w:rPr>
                <w:rFonts w:asciiTheme="minorHAnsi" w:hAnsiTheme="minorHAnsi"/>
                <w:sz w:val="18"/>
              </w:rPr>
            </w:pPr>
            <w:r w:rsidRPr="00E60E92">
              <w:rPr>
                <w:rFonts w:asciiTheme="minorHAnsi" w:hAnsiTheme="minorHAnsi"/>
                <w:sz w:val="18"/>
              </w:rPr>
              <w:t>0</w:t>
            </w:r>
            <w:r w:rsidR="00796AB4" w:rsidRPr="00E60E92">
              <w:rPr>
                <w:rFonts w:asciiTheme="minorHAnsi" w:hAnsiTheme="minorHAnsi"/>
                <w:sz w:val="18"/>
              </w:rPr>
              <w:t>2</w:t>
            </w:r>
          </w:p>
        </w:tc>
        <w:tc>
          <w:tcPr>
            <w:tcW w:w="1832" w:type="pct"/>
            <w:tcBorders>
              <w:top w:val="single" w:sz="4" w:space="0" w:color="auto"/>
              <w:left w:val="single" w:sz="4" w:space="0" w:color="auto"/>
              <w:bottom w:val="single" w:sz="4" w:space="0" w:color="auto"/>
              <w:right w:val="single" w:sz="4" w:space="0" w:color="auto"/>
            </w:tcBorders>
            <w:vAlign w:val="center"/>
          </w:tcPr>
          <w:p w14:paraId="27E63C57" w14:textId="77777777" w:rsidR="00A3248D" w:rsidRPr="009B5ECB" w:rsidRDefault="00A3248D" w:rsidP="00A3248D">
            <w:pPr>
              <w:keepNext/>
              <w:rPr>
                <w:rFonts w:asciiTheme="minorHAnsi" w:hAnsiTheme="minorHAnsi"/>
                <w:sz w:val="18"/>
              </w:rPr>
            </w:pPr>
            <w:r w:rsidRPr="009B5ECB">
              <w:rPr>
                <w:rFonts w:asciiTheme="minorHAnsi" w:hAnsiTheme="minorHAnsi"/>
                <w:sz w:val="18"/>
              </w:rPr>
              <w:t>Leakage Factor</w:t>
            </w:r>
          </w:p>
        </w:tc>
        <w:tc>
          <w:tcPr>
            <w:tcW w:w="2904" w:type="pct"/>
            <w:tcBorders>
              <w:top w:val="single" w:sz="4" w:space="0" w:color="auto"/>
              <w:left w:val="single" w:sz="4" w:space="0" w:color="auto"/>
              <w:bottom w:val="single" w:sz="4" w:space="0" w:color="auto"/>
              <w:right w:val="single" w:sz="4" w:space="0" w:color="auto"/>
            </w:tcBorders>
            <w:vAlign w:val="center"/>
          </w:tcPr>
          <w:p w14:paraId="46A59BF7" w14:textId="4C2E03AA" w:rsidR="00A3248D" w:rsidRPr="00DF0AC7" w:rsidRDefault="00A3248D" w:rsidP="00502E3C">
            <w:pPr>
              <w:keepNext/>
              <w:rPr>
                <w:rFonts w:asciiTheme="minorHAnsi" w:hAnsiTheme="minorHAnsi"/>
                <w:sz w:val="18"/>
              </w:rPr>
            </w:pPr>
            <w:r w:rsidRPr="00DF0AC7">
              <w:rPr>
                <w:rFonts w:asciiTheme="minorHAnsi" w:hAnsiTheme="minorHAnsi"/>
                <w:sz w:val="18"/>
              </w:rPr>
              <w:t>&lt;&lt;</w:t>
            </w:r>
            <w:r w:rsidR="00502E3C" w:rsidRPr="00DF0AC7">
              <w:rPr>
                <w:rFonts w:asciiTheme="minorHAnsi" w:hAnsiTheme="minorHAnsi"/>
                <w:sz w:val="18"/>
              </w:rPr>
              <w:t xml:space="preserve">default value </w:t>
            </w:r>
            <w:r w:rsidRPr="00DF0AC7">
              <w:rPr>
                <w:rFonts w:asciiTheme="minorHAnsi" w:hAnsiTheme="minorHAnsi"/>
                <w:sz w:val="18"/>
              </w:rPr>
              <w:t>= 0.06&gt;&gt;</w:t>
            </w:r>
          </w:p>
        </w:tc>
      </w:tr>
      <w:tr w:rsidR="00A3248D" w:rsidRPr="00D754FB" w14:paraId="1B3725DF" w14:textId="77777777" w:rsidTr="009F043E">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40FCEBCF" w14:textId="7A02DAA9" w:rsidR="00A3248D" w:rsidRPr="006D5BBE" w:rsidRDefault="00A3248D" w:rsidP="00A3248D">
            <w:pPr>
              <w:keepNext/>
              <w:jc w:val="center"/>
              <w:rPr>
                <w:rFonts w:asciiTheme="minorHAnsi" w:hAnsiTheme="minorHAnsi"/>
                <w:sz w:val="18"/>
              </w:rPr>
            </w:pPr>
            <w:r w:rsidRPr="00E60E92">
              <w:rPr>
                <w:rFonts w:asciiTheme="minorHAnsi" w:hAnsiTheme="minorHAnsi"/>
                <w:sz w:val="18"/>
              </w:rPr>
              <w:t>0</w:t>
            </w:r>
            <w:r w:rsidR="00796AB4" w:rsidRPr="00E60E92">
              <w:rPr>
                <w:rFonts w:asciiTheme="minorHAnsi" w:hAnsiTheme="minorHAnsi"/>
                <w:sz w:val="18"/>
              </w:rPr>
              <w:t>3</w:t>
            </w:r>
          </w:p>
        </w:tc>
        <w:tc>
          <w:tcPr>
            <w:tcW w:w="1832" w:type="pct"/>
            <w:tcBorders>
              <w:top w:val="single" w:sz="4" w:space="0" w:color="auto"/>
              <w:left w:val="single" w:sz="4" w:space="0" w:color="auto"/>
              <w:bottom w:val="single" w:sz="4" w:space="0" w:color="auto"/>
              <w:right w:val="single" w:sz="4" w:space="0" w:color="auto"/>
            </w:tcBorders>
            <w:vAlign w:val="center"/>
          </w:tcPr>
          <w:p w14:paraId="41EF441C" w14:textId="77777777" w:rsidR="00A3248D" w:rsidRPr="009B5ECB" w:rsidRDefault="00A3248D" w:rsidP="00A3248D">
            <w:pPr>
              <w:keepNext/>
              <w:rPr>
                <w:rFonts w:asciiTheme="minorHAnsi" w:hAnsiTheme="minorHAnsi"/>
                <w:sz w:val="18"/>
              </w:rPr>
            </w:pPr>
            <w:r w:rsidRPr="009B5ECB">
              <w:rPr>
                <w:rFonts w:asciiTheme="minorHAnsi" w:hAnsiTheme="minorHAnsi"/>
                <w:sz w:val="18"/>
              </w:rPr>
              <w:t>Air-Handling Unit Airflow (AHU Airflow) Determination Method</w:t>
            </w:r>
          </w:p>
        </w:tc>
        <w:tc>
          <w:tcPr>
            <w:tcW w:w="2904" w:type="pct"/>
            <w:tcBorders>
              <w:top w:val="single" w:sz="4" w:space="0" w:color="auto"/>
              <w:left w:val="single" w:sz="4" w:space="0" w:color="auto"/>
              <w:bottom w:val="single" w:sz="4" w:space="0" w:color="auto"/>
              <w:right w:val="single" w:sz="4" w:space="0" w:color="auto"/>
            </w:tcBorders>
            <w:vAlign w:val="center"/>
          </w:tcPr>
          <w:p w14:paraId="1314ACD5" w14:textId="69AC9969" w:rsidR="00A3248D" w:rsidRPr="00235CD1" w:rsidRDefault="00A3248D" w:rsidP="008943F4">
            <w:pPr>
              <w:keepNext/>
              <w:rPr>
                <w:rFonts w:asciiTheme="minorHAnsi" w:hAnsiTheme="minorHAnsi"/>
                <w:sz w:val="18"/>
              </w:rPr>
            </w:pPr>
            <w:r w:rsidRPr="00DF0AC7">
              <w:rPr>
                <w:rFonts w:asciiTheme="minorHAnsi" w:hAnsiTheme="minorHAnsi"/>
                <w:sz w:val="18"/>
              </w:rPr>
              <w:t>&lt;&lt;</w:t>
            </w:r>
            <w:r w:rsidR="008943F4" w:rsidRPr="00D849BE">
              <w:rPr>
                <w:rFonts w:asciiTheme="minorHAnsi" w:hAnsiTheme="minorHAnsi"/>
                <w:sz w:val="18"/>
              </w:rPr>
              <w:t xml:space="preserve"> </w:t>
            </w:r>
            <w:r w:rsidR="004D11B6" w:rsidRPr="00D849BE">
              <w:rPr>
                <w:rFonts w:asciiTheme="minorHAnsi" w:hAnsiTheme="minorHAnsi"/>
                <w:sz w:val="18"/>
              </w:rPr>
              <w:t>auto</w:t>
            </w:r>
            <w:r w:rsidR="00CF238E" w:rsidRPr="00D849BE">
              <w:rPr>
                <w:rFonts w:asciiTheme="minorHAnsi" w:hAnsiTheme="minorHAnsi"/>
                <w:sz w:val="18"/>
              </w:rPr>
              <w:t xml:space="preserve"> </w:t>
            </w:r>
            <w:r w:rsidR="004D11B6" w:rsidRPr="00E35EC5">
              <w:rPr>
                <w:rFonts w:asciiTheme="minorHAnsi" w:hAnsiTheme="minorHAnsi"/>
                <w:sz w:val="18"/>
              </w:rPr>
              <w:t xml:space="preserve">filled </w:t>
            </w:r>
            <w:r w:rsidR="00CF238E" w:rsidRPr="00E35EC5">
              <w:rPr>
                <w:rFonts w:asciiTheme="minorHAnsi" w:hAnsiTheme="minorHAnsi"/>
                <w:sz w:val="18"/>
              </w:rPr>
              <w:t>from</w:t>
            </w:r>
            <w:r w:rsidR="004D11B6" w:rsidRPr="00E35EC5">
              <w:rPr>
                <w:rFonts w:asciiTheme="minorHAnsi" w:hAnsiTheme="minorHAnsi"/>
                <w:sz w:val="18"/>
              </w:rPr>
              <w:t xml:space="preserve"> B</w:t>
            </w:r>
            <w:r w:rsidR="00CF238E" w:rsidRPr="00E35EC5">
              <w:rPr>
                <w:rFonts w:asciiTheme="minorHAnsi" w:hAnsiTheme="minorHAnsi"/>
                <w:sz w:val="18"/>
              </w:rPr>
              <w:t>01&gt;&gt;</w:t>
            </w:r>
          </w:p>
        </w:tc>
      </w:tr>
      <w:tr w:rsidR="00A3248D" w:rsidRPr="00D754FB" w14:paraId="235B03BC" w14:textId="77777777" w:rsidTr="009F043E">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2DB4A239" w14:textId="5A8B87B2" w:rsidR="00A3248D" w:rsidRPr="006D5BBE" w:rsidRDefault="00A3248D" w:rsidP="00A3248D">
            <w:pPr>
              <w:keepNext/>
              <w:jc w:val="center"/>
              <w:rPr>
                <w:rFonts w:asciiTheme="minorHAnsi" w:hAnsiTheme="minorHAnsi"/>
                <w:sz w:val="18"/>
              </w:rPr>
            </w:pPr>
            <w:r w:rsidRPr="00E60E92">
              <w:rPr>
                <w:rFonts w:asciiTheme="minorHAnsi" w:hAnsiTheme="minorHAnsi"/>
                <w:sz w:val="18"/>
              </w:rPr>
              <w:t>0</w:t>
            </w:r>
            <w:r w:rsidR="00796AB4" w:rsidRPr="00E60E92">
              <w:rPr>
                <w:rFonts w:asciiTheme="minorHAnsi" w:hAnsiTheme="minorHAnsi"/>
                <w:sz w:val="18"/>
              </w:rPr>
              <w:t>4</w:t>
            </w:r>
          </w:p>
        </w:tc>
        <w:tc>
          <w:tcPr>
            <w:tcW w:w="1832" w:type="pct"/>
            <w:tcBorders>
              <w:top w:val="single" w:sz="4" w:space="0" w:color="auto"/>
              <w:left w:val="single" w:sz="4" w:space="0" w:color="auto"/>
              <w:bottom w:val="single" w:sz="4" w:space="0" w:color="auto"/>
              <w:right w:val="single" w:sz="4" w:space="0" w:color="auto"/>
            </w:tcBorders>
            <w:vAlign w:val="center"/>
          </w:tcPr>
          <w:p w14:paraId="05C01FC1" w14:textId="77777777" w:rsidR="00A3248D" w:rsidRPr="009B5ECB" w:rsidRDefault="00A3248D" w:rsidP="00A3248D">
            <w:pPr>
              <w:keepNext/>
              <w:rPr>
                <w:rFonts w:asciiTheme="minorHAnsi" w:hAnsiTheme="minorHAnsi"/>
                <w:sz w:val="18"/>
              </w:rPr>
            </w:pPr>
            <w:r w:rsidRPr="009B5ECB">
              <w:rPr>
                <w:rFonts w:asciiTheme="minorHAnsi" w:hAnsiTheme="minorHAnsi"/>
                <w:sz w:val="18"/>
              </w:rPr>
              <w:t>Measured AHU Airflow (cfm)</w:t>
            </w:r>
          </w:p>
        </w:tc>
        <w:tc>
          <w:tcPr>
            <w:tcW w:w="2904" w:type="pct"/>
            <w:tcBorders>
              <w:top w:val="single" w:sz="4" w:space="0" w:color="auto"/>
              <w:left w:val="single" w:sz="4" w:space="0" w:color="auto"/>
              <w:bottom w:val="single" w:sz="4" w:space="0" w:color="auto"/>
              <w:right w:val="single" w:sz="4" w:space="0" w:color="auto"/>
            </w:tcBorders>
            <w:vAlign w:val="center"/>
          </w:tcPr>
          <w:p w14:paraId="368EE7AF" w14:textId="40863BFF" w:rsidR="00A3248D" w:rsidRPr="00D849BE" w:rsidRDefault="00A3248D" w:rsidP="008943F4">
            <w:pPr>
              <w:keepNext/>
              <w:rPr>
                <w:rFonts w:asciiTheme="minorHAnsi" w:hAnsiTheme="minorHAnsi"/>
                <w:sz w:val="18"/>
              </w:rPr>
            </w:pPr>
            <w:r w:rsidRPr="00DF0AC7">
              <w:rPr>
                <w:rFonts w:asciiTheme="minorHAnsi" w:hAnsiTheme="minorHAnsi"/>
                <w:sz w:val="18"/>
              </w:rPr>
              <w:t>&lt;&lt;</w:t>
            </w:r>
            <w:r w:rsidR="008943F4" w:rsidRPr="007E1DD2">
              <w:rPr>
                <w:rFonts w:asciiTheme="minorHAnsi" w:hAnsiTheme="minorHAnsi"/>
                <w:sz w:val="18"/>
              </w:rPr>
              <w:t xml:space="preserve"> </w:t>
            </w:r>
            <w:r w:rsidR="002A4CD4" w:rsidRPr="007E1DD2">
              <w:rPr>
                <w:rFonts w:asciiTheme="minorHAnsi" w:hAnsiTheme="minorHAnsi"/>
                <w:sz w:val="18"/>
              </w:rPr>
              <w:t xml:space="preserve">auto </w:t>
            </w:r>
            <w:r w:rsidR="002A4CD4" w:rsidRPr="00D849BE">
              <w:rPr>
                <w:rFonts w:asciiTheme="minorHAnsi" w:hAnsiTheme="minorHAnsi"/>
                <w:sz w:val="18"/>
              </w:rPr>
              <w:t>filled from B0</w:t>
            </w:r>
            <w:r w:rsidR="008943F4">
              <w:rPr>
                <w:rFonts w:asciiTheme="minorHAnsi" w:hAnsiTheme="minorHAnsi"/>
                <w:sz w:val="18"/>
              </w:rPr>
              <w:t>6</w:t>
            </w:r>
            <w:r w:rsidR="002A4CD4" w:rsidRPr="00D849BE">
              <w:rPr>
                <w:rFonts w:asciiTheme="minorHAnsi" w:hAnsiTheme="minorHAnsi"/>
                <w:sz w:val="18"/>
              </w:rPr>
              <w:t>&gt;&gt;</w:t>
            </w:r>
          </w:p>
        </w:tc>
      </w:tr>
      <w:tr w:rsidR="00A3248D" w:rsidRPr="00D754FB" w14:paraId="60F3E6E7" w14:textId="77777777" w:rsidTr="009F043E">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75AB10FF" w14:textId="35E18CB5" w:rsidR="00A3248D" w:rsidRPr="006D5BBE" w:rsidRDefault="00A3248D" w:rsidP="00A3248D">
            <w:pPr>
              <w:keepNext/>
              <w:spacing w:line="240" w:lineRule="exact"/>
              <w:ind w:left="-14" w:firstLine="14"/>
              <w:jc w:val="center"/>
              <w:rPr>
                <w:rFonts w:asciiTheme="minorHAnsi" w:hAnsiTheme="minorHAnsi"/>
                <w:sz w:val="18"/>
              </w:rPr>
            </w:pPr>
            <w:r w:rsidRPr="00E60E92">
              <w:rPr>
                <w:rFonts w:asciiTheme="minorHAnsi" w:hAnsiTheme="minorHAnsi"/>
                <w:sz w:val="18"/>
              </w:rPr>
              <w:t>0</w:t>
            </w:r>
            <w:r w:rsidR="00796AB4" w:rsidRPr="00E60E92">
              <w:rPr>
                <w:rFonts w:asciiTheme="minorHAnsi" w:hAnsiTheme="minorHAnsi"/>
                <w:sz w:val="18"/>
              </w:rPr>
              <w:t>5</w:t>
            </w:r>
          </w:p>
        </w:tc>
        <w:tc>
          <w:tcPr>
            <w:tcW w:w="1832" w:type="pct"/>
            <w:tcBorders>
              <w:top w:val="single" w:sz="4" w:space="0" w:color="auto"/>
              <w:left w:val="single" w:sz="4" w:space="0" w:color="auto"/>
              <w:bottom w:val="single" w:sz="4" w:space="0" w:color="auto"/>
              <w:right w:val="single" w:sz="4" w:space="0" w:color="auto"/>
            </w:tcBorders>
            <w:vAlign w:val="center"/>
          </w:tcPr>
          <w:p w14:paraId="3EB7EE56" w14:textId="2F2AA058" w:rsidR="00A3248D" w:rsidRPr="009B5ECB" w:rsidRDefault="00A3248D" w:rsidP="00A3248D">
            <w:pPr>
              <w:keepNext/>
              <w:rPr>
                <w:rFonts w:asciiTheme="minorHAnsi" w:hAnsiTheme="minorHAnsi"/>
                <w:sz w:val="18"/>
              </w:rPr>
            </w:pPr>
            <w:r w:rsidRPr="009B5ECB">
              <w:rPr>
                <w:rFonts w:asciiTheme="minorHAnsi" w:hAnsiTheme="minorHAnsi"/>
                <w:sz w:val="18"/>
              </w:rPr>
              <w:t>Calculated Target Allowable Duct Leakage Rate (cfm)</w:t>
            </w:r>
          </w:p>
        </w:tc>
        <w:tc>
          <w:tcPr>
            <w:tcW w:w="2904" w:type="pct"/>
            <w:tcBorders>
              <w:top w:val="single" w:sz="4" w:space="0" w:color="auto"/>
              <w:left w:val="single" w:sz="4" w:space="0" w:color="auto"/>
              <w:bottom w:val="single" w:sz="4" w:space="0" w:color="auto"/>
              <w:right w:val="single" w:sz="4" w:space="0" w:color="auto"/>
            </w:tcBorders>
            <w:vAlign w:val="center"/>
          </w:tcPr>
          <w:p w14:paraId="313F4211" w14:textId="77777777" w:rsidR="00A3248D" w:rsidRPr="006709EB" w:rsidRDefault="00A3248D" w:rsidP="00A3248D">
            <w:pPr>
              <w:keepNext/>
              <w:rPr>
                <w:rFonts w:asciiTheme="minorHAnsi" w:hAnsiTheme="minorHAnsi"/>
                <w:sz w:val="18"/>
              </w:rPr>
            </w:pPr>
            <w:r w:rsidRPr="006709EB">
              <w:rPr>
                <w:rFonts w:asciiTheme="minorHAnsi" w:hAnsiTheme="minorHAnsi"/>
                <w:sz w:val="18"/>
              </w:rPr>
              <w:t>&lt;&lt;calculated field: numeric xxx:</w:t>
            </w:r>
          </w:p>
          <w:p w14:paraId="5ADF0B53" w14:textId="77777777" w:rsidR="002D0EAC" w:rsidRPr="006709EB" w:rsidRDefault="002D0EAC" w:rsidP="002D0EAC">
            <w:pPr>
              <w:keepNext/>
              <w:rPr>
                <w:rFonts w:asciiTheme="minorHAnsi" w:hAnsiTheme="minorHAnsi"/>
                <w:sz w:val="18"/>
              </w:rPr>
            </w:pPr>
            <w:r w:rsidRPr="006709EB">
              <w:rPr>
                <w:rFonts w:asciiTheme="minorHAnsi" w:hAnsiTheme="minorHAnsi"/>
                <w:sz w:val="18"/>
              </w:rPr>
              <w:t xml:space="preserve">if </w:t>
            </w:r>
            <w:proofErr w:type="spellStart"/>
            <w:r w:rsidRPr="006709EB">
              <w:rPr>
                <w:rFonts w:asciiTheme="minorHAnsi" w:hAnsiTheme="minorHAnsi"/>
                <w:sz w:val="18"/>
              </w:rPr>
              <w:t>AHUAirflowMethod</w:t>
            </w:r>
            <w:proofErr w:type="spellEnd"/>
            <w:r w:rsidRPr="006709EB">
              <w:rPr>
                <w:rFonts w:asciiTheme="minorHAnsi" w:hAnsiTheme="minorHAnsi"/>
                <w:sz w:val="18"/>
              </w:rPr>
              <w:t xml:space="preserve">= </w:t>
            </w:r>
            <w:proofErr w:type="spellStart"/>
            <w:r w:rsidRPr="006709EB">
              <w:rPr>
                <w:rFonts w:asciiTheme="minorHAnsi" w:hAnsiTheme="minorHAnsi"/>
                <w:sz w:val="18"/>
              </w:rPr>
              <w:t>DefaultAirflowMethod</w:t>
            </w:r>
            <w:proofErr w:type="spellEnd"/>
            <w:r w:rsidRPr="006709EB">
              <w:rPr>
                <w:rFonts w:asciiTheme="minorHAnsi" w:hAnsiTheme="minorHAnsi"/>
                <w:sz w:val="18"/>
              </w:rPr>
              <w:t xml:space="preserve"> then </w:t>
            </w:r>
          </w:p>
          <w:p w14:paraId="55D7E37E" w14:textId="7327AB6A" w:rsidR="00A3248D" w:rsidRPr="006709EB" w:rsidRDefault="002D0EAC" w:rsidP="00A3248D">
            <w:pPr>
              <w:keepNext/>
              <w:rPr>
                <w:rFonts w:asciiTheme="minorHAnsi" w:hAnsiTheme="minorHAnsi"/>
                <w:sz w:val="18"/>
              </w:rPr>
            </w:pPr>
            <w:proofErr w:type="spellStart"/>
            <w:r w:rsidRPr="006709EB">
              <w:rPr>
                <w:rFonts w:asciiTheme="minorHAnsi" w:hAnsiTheme="minorHAnsi"/>
                <w:sz w:val="18"/>
              </w:rPr>
              <w:t>AHUAirflow</w:t>
            </w:r>
            <w:proofErr w:type="spellEnd"/>
            <w:r w:rsidRPr="006709EB">
              <w:rPr>
                <w:rFonts w:asciiTheme="minorHAnsi" w:hAnsiTheme="minorHAnsi"/>
                <w:sz w:val="18"/>
              </w:rPr>
              <w:t>=</w:t>
            </w:r>
            <w:proofErr w:type="spellStart"/>
            <w:r w:rsidRPr="006709EB">
              <w:rPr>
                <w:rFonts w:asciiTheme="minorHAnsi" w:hAnsiTheme="minorHAnsi"/>
                <w:sz w:val="18"/>
              </w:rPr>
              <w:t>ZonedCondFloorArea</w:t>
            </w:r>
            <w:proofErr w:type="spellEnd"/>
            <w:r w:rsidRPr="006709EB">
              <w:rPr>
                <w:rFonts w:asciiTheme="minorHAnsi" w:hAnsiTheme="minorHAnsi"/>
                <w:sz w:val="18"/>
              </w:rPr>
              <w:t xml:space="preserve">*0.5* </w:t>
            </w:r>
            <w:proofErr w:type="gramStart"/>
            <w:r w:rsidR="00FA24DC" w:rsidRPr="006709EB">
              <w:rPr>
                <w:rFonts w:asciiTheme="minorHAnsi" w:hAnsiTheme="minorHAnsi"/>
                <w:sz w:val="18"/>
              </w:rPr>
              <w:t>0.06</w:t>
            </w:r>
            <w:r w:rsidR="00A3248D" w:rsidRPr="006709EB">
              <w:rPr>
                <w:rFonts w:asciiTheme="minorHAnsi" w:hAnsiTheme="minorHAnsi"/>
                <w:sz w:val="18"/>
              </w:rPr>
              <w:t>;</w:t>
            </w:r>
            <w:proofErr w:type="gramEnd"/>
          </w:p>
          <w:p w14:paraId="594542BD" w14:textId="77777777" w:rsidR="002D0EAC" w:rsidRPr="006709EB" w:rsidRDefault="002D0EAC" w:rsidP="00A3248D">
            <w:pPr>
              <w:keepNext/>
              <w:rPr>
                <w:rFonts w:asciiTheme="minorHAnsi" w:hAnsiTheme="minorHAnsi"/>
                <w:sz w:val="18"/>
              </w:rPr>
            </w:pPr>
          </w:p>
          <w:p w14:paraId="563F4B90" w14:textId="77777777" w:rsidR="00A3248D" w:rsidRPr="006709EB" w:rsidRDefault="00A3248D" w:rsidP="00A3248D">
            <w:pPr>
              <w:keepNext/>
              <w:rPr>
                <w:rFonts w:asciiTheme="minorHAnsi" w:hAnsiTheme="minorHAnsi"/>
                <w:sz w:val="18"/>
              </w:rPr>
            </w:pPr>
            <w:r w:rsidRPr="006709EB">
              <w:rPr>
                <w:rFonts w:asciiTheme="minorHAnsi" w:hAnsiTheme="minorHAnsi"/>
                <w:sz w:val="18"/>
              </w:rPr>
              <w:t xml:space="preserve">elseif </w:t>
            </w:r>
            <w:proofErr w:type="spellStart"/>
            <w:r w:rsidRPr="006709EB">
              <w:rPr>
                <w:rFonts w:asciiTheme="minorHAnsi" w:hAnsiTheme="minorHAnsi"/>
                <w:sz w:val="18"/>
              </w:rPr>
              <w:t>AHUAirflowMethod</w:t>
            </w:r>
            <w:proofErr w:type="spellEnd"/>
            <w:r w:rsidRPr="006709EB">
              <w:rPr>
                <w:rFonts w:asciiTheme="minorHAnsi" w:hAnsiTheme="minorHAnsi"/>
                <w:sz w:val="18"/>
              </w:rPr>
              <w:t xml:space="preserve">= </w:t>
            </w:r>
            <w:proofErr w:type="spellStart"/>
            <w:r w:rsidRPr="006709EB">
              <w:rPr>
                <w:rFonts w:asciiTheme="minorHAnsi" w:hAnsiTheme="minorHAnsi"/>
                <w:sz w:val="18"/>
              </w:rPr>
              <w:t>CoolingSystemMethod</w:t>
            </w:r>
            <w:proofErr w:type="spellEnd"/>
            <w:r w:rsidRPr="006709EB">
              <w:rPr>
                <w:rFonts w:asciiTheme="minorHAnsi" w:hAnsiTheme="minorHAnsi"/>
                <w:sz w:val="18"/>
              </w:rPr>
              <w:t xml:space="preserve"> then </w:t>
            </w:r>
          </w:p>
          <w:p w14:paraId="5542B7A4" w14:textId="53E803F5" w:rsidR="00A3248D" w:rsidRPr="006709EB" w:rsidRDefault="00A3248D" w:rsidP="00A3248D">
            <w:pPr>
              <w:keepNext/>
              <w:rPr>
                <w:rFonts w:asciiTheme="minorHAnsi" w:hAnsiTheme="minorHAnsi"/>
                <w:sz w:val="18"/>
              </w:rPr>
            </w:pPr>
            <w:proofErr w:type="spellStart"/>
            <w:r w:rsidRPr="006709EB">
              <w:rPr>
                <w:rFonts w:asciiTheme="minorHAnsi" w:hAnsiTheme="minorHAnsi"/>
                <w:sz w:val="18"/>
              </w:rPr>
              <w:t>AHUAirflow</w:t>
            </w:r>
            <w:proofErr w:type="spellEnd"/>
            <w:r w:rsidRPr="006709EB">
              <w:rPr>
                <w:rFonts w:asciiTheme="minorHAnsi" w:hAnsiTheme="minorHAnsi"/>
                <w:sz w:val="18"/>
              </w:rPr>
              <w:t>=</w:t>
            </w:r>
            <w:proofErr w:type="spellStart"/>
            <w:r w:rsidRPr="006709EB">
              <w:rPr>
                <w:rFonts w:asciiTheme="minorHAnsi" w:hAnsiTheme="minorHAnsi"/>
                <w:sz w:val="18"/>
              </w:rPr>
              <w:t>CondenserNomCoolCapacityTon</w:t>
            </w:r>
            <w:proofErr w:type="spellEnd"/>
            <w:r w:rsidRPr="006709EB">
              <w:rPr>
                <w:rFonts w:asciiTheme="minorHAnsi" w:hAnsiTheme="minorHAnsi"/>
                <w:sz w:val="18"/>
              </w:rPr>
              <w:t xml:space="preserve">*400* </w:t>
            </w:r>
            <w:proofErr w:type="gramStart"/>
            <w:r w:rsidR="004D11B6" w:rsidRPr="006709EB">
              <w:rPr>
                <w:rFonts w:asciiTheme="minorHAnsi" w:hAnsiTheme="minorHAnsi"/>
                <w:sz w:val="18"/>
              </w:rPr>
              <w:t>0.06</w:t>
            </w:r>
            <w:r w:rsidRPr="006709EB">
              <w:rPr>
                <w:rFonts w:asciiTheme="minorHAnsi" w:hAnsiTheme="minorHAnsi"/>
                <w:sz w:val="18"/>
              </w:rPr>
              <w:t>;</w:t>
            </w:r>
            <w:proofErr w:type="gramEnd"/>
          </w:p>
          <w:p w14:paraId="2C57712D" w14:textId="77777777" w:rsidR="006209DE" w:rsidRPr="006709EB" w:rsidRDefault="006209DE" w:rsidP="00A3248D">
            <w:pPr>
              <w:keepNext/>
              <w:rPr>
                <w:rFonts w:asciiTheme="minorHAnsi" w:hAnsiTheme="minorHAnsi"/>
                <w:sz w:val="18"/>
              </w:rPr>
            </w:pPr>
          </w:p>
          <w:p w14:paraId="7B8BF0BB" w14:textId="77777777" w:rsidR="00A3248D" w:rsidRPr="006709EB" w:rsidRDefault="00A3248D" w:rsidP="00A3248D">
            <w:pPr>
              <w:keepNext/>
              <w:rPr>
                <w:rFonts w:asciiTheme="minorHAnsi" w:hAnsiTheme="minorHAnsi"/>
                <w:sz w:val="18"/>
              </w:rPr>
            </w:pPr>
            <w:r w:rsidRPr="006709EB">
              <w:rPr>
                <w:rFonts w:asciiTheme="minorHAnsi" w:hAnsiTheme="minorHAnsi"/>
                <w:sz w:val="18"/>
              </w:rPr>
              <w:t xml:space="preserve">elseif </w:t>
            </w:r>
            <w:proofErr w:type="spellStart"/>
            <w:r w:rsidRPr="006709EB">
              <w:rPr>
                <w:rFonts w:asciiTheme="minorHAnsi" w:hAnsiTheme="minorHAnsi"/>
                <w:sz w:val="18"/>
              </w:rPr>
              <w:t>AHUAirflowMethod</w:t>
            </w:r>
            <w:proofErr w:type="spellEnd"/>
            <w:r w:rsidRPr="006709EB">
              <w:rPr>
                <w:rFonts w:asciiTheme="minorHAnsi" w:hAnsiTheme="minorHAnsi"/>
                <w:sz w:val="18"/>
              </w:rPr>
              <w:t xml:space="preserve">= </w:t>
            </w:r>
            <w:proofErr w:type="spellStart"/>
            <w:r w:rsidRPr="006709EB">
              <w:rPr>
                <w:rFonts w:asciiTheme="minorHAnsi" w:hAnsiTheme="minorHAnsi"/>
                <w:sz w:val="18"/>
              </w:rPr>
              <w:t>HeatingSystemMethod</w:t>
            </w:r>
            <w:proofErr w:type="spellEnd"/>
          </w:p>
          <w:p w14:paraId="429F3430" w14:textId="06ECB0FD" w:rsidR="00A3248D" w:rsidRPr="006709EB" w:rsidRDefault="00A3248D" w:rsidP="00A3248D">
            <w:pPr>
              <w:keepNext/>
              <w:rPr>
                <w:rFonts w:asciiTheme="minorHAnsi" w:hAnsiTheme="minorHAnsi"/>
                <w:sz w:val="18"/>
              </w:rPr>
            </w:pPr>
            <w:r w:rsidRPr="006709EB">
              <w:rPr>
                <w:rFonts w:asciiTheme="minorHAnsi" w:hAnsiTheme="minorHAnsi"/>
                <w:sz w:val="18"/>
              </w:rPr>
              <w:t xml:space="preserve">then </w:t>
            </w:r>
            <w:proofErr w:type="spellStart"/>
            <w:r w:rsidRPr="006709EB">
              <w:rPr>
                <w:rFonts w:asciiTheme="minorHAnsi" w:hAnsiTheme="minorHAnsi"/>
                <w:sz w:val="18"/>
              </w:rPr>
              <w:t>AHUAirflow</w:t>
            </w:r>
            <w:proofErr w:type="spellEnd"/>
            <w:r w:rsidRPr="006709EB">
              <w:rPr>
                <w:rFonts w:asciiTheme="minorHAnsi" w:hAnsiTheme="minorHAnsi"/>
                <w:sz w:val="18"/>
              </w:rPr>
              <w:t>=</w:t>
            </w:r>
            <w:proofErr w:type="spellStart"/>
            <w:r w:rsidRPr="006709EB">
              <w:rPr>
                <w:rFonts w:asciiTheme="minorHAnsi" w:hAnsiTheme="minorHAnsi"/>
                <w:sz w:val="18"/>
              </w:rPr>
              <w:t>HeatingCapacityKbtuh</w:t>
            </w:r>
            <w:proofErr w:type="spellEnd"/>
            <w:r w:rsidRPr="006709EB">
              <w:rPr>
                <w:rFonts w:asciiTheme="minorHAnsi" w:hAnsiTheme="minorHAnsi"/>
                <w:sz w:val="18"/>
              </w:rPr>
              <w:t xml:space="preserve">*21.7* </w:t>
            </w:r>
            <w:proofErr w:type="gramStart"/>
            <w:r w:rsidR="004D11B6" w:rsidRPr="006709EB">
              <w:rPr>
                <w:rFonts w:asciiTheme="minorHAnsi" w:hAnsiTheme="minorHAnsi"/>
                <w:sz w:val="18"/>
              </w:rPr>
              <w:t>0.06</w:t>
            </w:r>
            <w:r w:rsidRPr="006709EB">
              <w:rPr>
                <w:rFonts w:asciiTheme="minorHAnsi" w:hAnsiTheme="minorHAnsi"/>
                <w:sz w:val="18"/>
              </w:rPr>
              <w:t>;</w:t>
            </w:r>
            <w:proofErr w:type="gramEnd"/>
          </w:p>
          <w:p w14:paraId="31D44824" w14:textId="77777777" w:rsidR="006209DE" w:rsidRPr="006709EB" w:rsidRDefault="006209DE" w:rsidP="00A3248D">
            <w:pPr>
              <w:keepNext/>
              <w:rPr>
                <w:rFonts w:asciiTheme="minorHAnsi" w:hAnsiTheme="minorHAnsi"/>
                <w:sz w:val="18"/>
              </w:rPr>
            </w:pPr>
          </w:p>
          <w:p w14:paraId="70A1F1D2" w14:textId="77777777" w:rsidR="00A3248D" w:rsidRPr="006709EB" w:rsidRDefault="00A3248D" w:rsidP="00A3248D">
            <w:pPr>
              <w:keepNext/>
              <w:rPr>
                <w:rFonts w:asciiTheme="minorHAnsi" w:hAnsiTheme="minorHAnsi"/>
                <w:sz w:val="18"/>
              </w:rPr>
            </w:pPr>
            <w:r w:rsidRPr="006709EB">
              <w:rPr>
                <w:rFonts w:asciiTheme="minorHAnsi" w:hAnsiTheme="minorHAnsi"/>
                <w:sz w:val="18"/>
              </w:rPr>
              <w:t xml:space="preserve">elseif </w:t>
            </w:r>
            <w:proofErr w:type="spellStart"/>
            <w:r w:rsidRPr="006709EB">
              <w:rPr>
                <w:rFonts w:asciiTheme="minorHAnsi" w:hAnsiTheme="minorHAnsi"/>
                <w:sz w:val="18"/>
              </w:rPr>
              <w:t>AHUAirflowMethod</w:t>
            </w:r>
            <w:proofErr w:type="spellEnd"/>
            <w:r w:rsidRPr="006709EB">
              <w:rPr>
                <w:rFonts w:asciiTheme="minorHAnsi" w:hAnsiTheme="minorHAnsi"/>
                <w:sz w:val="18"/>
              </w:rPr>
              <w:t xml:space="preserve">= </w:t>
            </w:r>
            <w:proofErr w:type="spellStart"/>
            <w:r w:rsidRPr="006709EB">
              <w:rPr>
                <w:rFonts w:asciiTheme="minorHAnsi" w:hAnsiTheme="minorHAnsi"/>
                <w:sz w:val="18"/>
              </w:rPr>
              <w:t>MeasuredAirflowMethod</w:t>
            </w:r>
            <w:proofErr w:type="spellEnd"/>
            <w:r w:rsidRPr="006709EB">
              <w:rPr>
                <w:rFonts w:asciiTheme="minorHAnsi" w:hAnsiTheme="minorHAnsi"/>
                <w:sz w:val="18"/>
              </w:rPr>
              <w:t xml:space="preserve"> then</w:t>
            </w:r>
          </w:p>
          <w:p w14:paraId="5833D5EA" w14:textId="7D454420" w:rsidR="00A3248D" w:rsidRPr="006709EB" w:rsidRDefault="00A3248D" w:rsidP="00A3248D">
            <w:pPr>
              <w:keepNext/>
              <w:rPr>
                <w:rFonts w:asciiTheme="minorHAnsi" w:hAnsiTheme="minorHAnsi"/>
                <w:sz w:val="18"/>
              </w:rPr>
            </w:pPr>
            <w:proofErr w:type="spellStart"/>
            <w:r w:rsidRPr="006709EB">
              <w:rPr>
                <w:rFonts w:asciiTheme="minorHAnsi" w:hAnsiTheme="minorHAnsi"/>
                <w:sz w:val="18"/>
              </w:rPr>
              <w:t>AHUAirflow</w:t>
            </w:r>
            <w:proofErr w:type="spellEnd"/>
            <w:r w:rsidRPr="006709EB">
              <w:rPr>
                <w:rFonts w:asciiTheme="minorHAnsi" w:hAnsiTheme="minorHAnsi"/>
                <w:sz w:val="18"/>
              </w:rPr>
              <w:t xml:space="preserve">= Measured </w:t>
            </w:r>
            <w:proofErr w:type="spellStart"/>
            <w:r w:rsidRPr="006709EB">
              <w:rPr>
                <w:rFonts w:asciiTheme="minorHAnsi" w:hAnsiTheme="minorHAnsi"/>
                <w:sz w:val="18"/>
              </w:rPr>
              <w:t>AHUAirflow</w:t>
            </w:r>
            <w:proofErr w:type="spellEnd"/>
            <w:r w:rsidRPr="006709EB">
              <w:rPr>
                <w:rFonts w:asciiTheme="minorHAnsi" w:hAnsiTheme="minorHAnsi"/>
                <w:sz w:val="18"/>
              </w:rPr>
              <w:t xml:space="preserve"> * </w:t>
            </w:r>
            <w:proofErr w:type="gramStart"/>
            <w:r w:rsidR="004C18F1" w:rsidRPr="006709EB">
              <w:rPr>
                <w:rFonts w:asciiTheme="minorHAnsi" w:hAnsiTheme="minorHAnsi"/>
                <w:sz w:val="18"/>
              </w:rPr>
              <w:t>0.06</w:t>
            </w:r>
            <w:r w:rsidR="000B33D6" w:rsidRPr="006709EB">
              <w:rPr>
                <w:rFonts w:asciiTheme="minorHAnsi" w:hAnsiTheme="minorHAnsi"/>
                <w:sz w:val="18"/>
              </w:rPr>
              <w:t>;</w:t>
            </w:r>
            <w:proofErr w:type="gramEnd"/>
          </w:p>
          <w:p w14:paraId="423C03B9" w14:textId="77777777" w:rsidR="004D11B6" w:rsidRPr="006709EB" w:rsidRDefault="004D11B6" w:rsidP="00A3248D">
            <w:pPr>
              <w:keepNext/>
              <w:rPr>
                <w:rFonts w:asciiTheme="minorHAnsi" w:hAnsiTheme="minorHAnsi"/>
                <w:sz w:val="18"/>
              </w:rPr>
            </w:pPr>
          </w:p>
          <w:p w14:paraId="466E0157" w14:textId="77777777" w:rsidR="00D006F6" w:rsidRPr="006709EB" w:rsidRDefault="00D006F6" w:rsidP="00D006F6">
            <w:pPr>
              <w:keepNext/>
              <w:rPr>
                <w:rFonts w:asciiTheme="minorHAnsi" w:hAnsiTheme="minorHAnsi"/>
                <w:sz w:val="18"/>
                <w:szCs w:val="18"/>
              </w:rPr>
            </w:pPr>
            <w:r w:rsidRPr="006709EB">
              <w:rPr>
                <w:rFonts w:asciiTheme="minorHAnsi" w:hAnsiTheme="minorHAnsi"/>
                <w:sz w:val="18"/>
                <w:szCs w:val="18"/>
              </w:rPr>
              <w:t xml:space="preserve">elseif </w:t>
            </w:r>
            <w:proofErr w:type="spellStart"/>
            <w:r w:rsidRPr="006709EB">
              <w:rPr>
                <w:rFonts w:asciiTheme="minorHAnsi" w:hAnsiTheme="minorHAnsi"/>
                <w:sz w:val="18"/>
                <w:szCs w:val="18"/>
              </w:rPr>
              <w:t>AHUAirflowMethod</w:t>
            </w:r>
            <w:proofErr w:type="spellEnd"/>
            <w:r w:rsidRPr="006709EB">
              <w:rPr>
                <w:rFonts w:asciiTheme="minorHAnsi" w:hAnsiTheme="minorHAnsi"/>
                <w:sz w:val="18"/>
                <w:szCs w:val="18"/>
              </w:rPr>
              <w:t xml:space="preserve">= </w:t>
            </w:r>
            <w:proofErr w:type="spellStart"/>
            <w:r w:rsidRPr="006709EB">
              <w:rPr>
                <w:rFonts w:asciiTheme="minorHAnsi" w:hAnsiTheme="minorHAnsi"/>
                <w:sz w:val="18"/>
                <w:szCs w:val="18"/>
              </w:rPr>
              <w:t>IndoorUnitMethod</w:t>
            </w:r>
            <w:proofErr w:type="spellEnd"/>
            <w:r w:rsidRPr="006709EB">
              <w:rPr>
                <w:rFonts w:asciiTheme="minorHAnsi" w:hAnsiTheme="minorHAnsi"/>
                <w:sz w:val="18"/>
                <w:szCs w:val="18"/>
              </w:rPr>
              <w:t xml:space="preserve"> then</w:t>
            </w:r>
          </w:p>
          <w:p w14:paraId="0FC70412" w14:textId="28806317" w:rsidR="004D11B6" w:rsidRPr="00E60E92" w:rsidRDefault="00D006F6">
            <w:pPr>
              <w:keepNext/>
              <w:rPr>
                <w:rFonts w:asciiTheme="minorHAnsi" w:hAnsiTheme="minorHAnsi"/>
                <w:sz w:val="18"/>
              </w:rPr>
            </w:pPr>
            <w:proofErr w:type="spellStart"/>
            <w:r w:rsidRPr="006709EB">
              <w:rPr>
                <w:rFonts w:asciiTheme="minorHAnsi" w:hAnsiTheme="minorHAnsi"/>
                <w:sz w:val="18"/>
                <w:szCs w:val="18"/>
              </w:rPr>
              <w:t>AHUAirflow</w:t>
            </w:r>
            <w:proofErr w:type="spellEnd"/>
            <w:r w:rsidRPr="006709EB">
              <w:rPr>
                <w:rFonts w:asciiTheme="minorHAnsi" w:hAnsiTheme="minorHAnsi"/>
                <w:sz w:val="18"/>
                <w:szCs w:val="18"/>
              </w:rPr>
              <w:t>=</w:t>
            </w:r>
            <w:proofErr w:type="spellStart"/>
            <w:r w:rsidRPr="006709EB">
              <w:rPr>
                <w:rFonts w:asciiTheme="minorHAnsi" w:hAnsiTheme="minorHAnsi"/>
                <w:sz w:val="18"/>
                <w:szCs w:val="18"/>
              </w:rPr>
              <w:t>IndoorAirUnitCoolingCapacityton</w:t>
            </w:r>
            <w:proofErr w:type="spellEnd"/>
            <w:r w:rsidRPr="006709EB">
              <w:rPr>
                <w:rFonts w:asciiTheme="minorHAnsi" w:hAnsiTheme="minorHAnsi"/>
                <w:sz w:val="18"/>
                <w:szCs w:val="18"/>
              </w:rPr>
              <w:t>*</w:t>
            </w:r>
            <w:del w:id="47" w:author="Alexis" w:date="2021-10-15T10:27:00Z">
              <w:r w:rsidRPr="006709EB" w:rsidDel="00456AE1">
                <w:rPr>
                  <w:rFonts w:asciiTheme="minorHAnsi" w:hAnsiTheme="minorHAnsi"/>
                  <w:sz w:val="18"/>
                  <w:szCs w:val="18"/>
                </w:rPr>
                <w:delText>400</w:delText>
              </w:r>
            </w:del>
            <w:ins w:id="48" w:author="Alexis" w:date="2021-10-15T10:27:00Z">
              <w:r w:rsidR="00456AE1">
                <w:rPr>
                  <w:rFonts w:asciiTheme="minorHAnsi" w:hAnsiTheme="minorHAnsi"/>
                  <w:sz w:val="18"/>
                  <w:szCs w:val="18"/>
                </w:rPr>
                <w:t>350</w:t>
              </w:r>
            </w:ins>
            <w:r w:rsidRPr="006709EB">
              <w:rPr>
                <w:rFonts w:asciiTheme="minorHAnsi" w:hAnsiTheme="minorHAnsi"/>
                <w:sz w:val="18"/>
                <w:szCs w:val="18"/>
              </w:rPr>
              <w:t xml:space="preserve">*0.06 </w:t>
            </w:r>
            <w:r w:rsidR="004C18F1" w:rsidRPr="006709EB">
              <w:rPr>
                <w:rFonts w:asciiTheme="minorHAnsi" w:hAnsiTheme="minorHAnsi"/>
                <w:sz w:val="18"/>
              </w:rPr>
              <w:t>&gt;&gt;;</w:t>
            </w:r>
          </w:p>
        </w:tc>
      </w:tr>
      <w:tr w:rsidR="00A3248D" w:rsidRPr="00D754FB" w14:paraId="7AB19B6D" w14:textId="77777777" w:rsidTr="009F043E">
        <w:trPr>
          <w:trHeight w:val="432"/>
        </w:trPr>
        <w:tc>
          <w:tcPr>
            <w:tcW w:w="264" w:type="pct"/>
            <w:vAlign w:val="center"/>
          </w:tcPr>
          <w:p w14:paraId="07EE06E2" w14:textId="65537B8E" w:rsidR="00A3248D" w:rsidRPr="00E60E92" w:rsidRDefault="00796AB4" w:rsidP="00A3248D">
            <w:pPr>
              <w:keepNext/>
              <w:spacing w:line="240" w:lineRule="exact"/>
              <w:ind w:left="-14" w:firstLine="14"/>
              <w:jc w:val="center"/>
              <w:rPr>
                <w:rFonts w:asciiTheme="minorHAnsi" w:hAnsiTheme="minorHAnsi"/>
                <w:sz w:val="18"/>
              </w:rPr>
            </w:pPr>
            <w:r w:rsidRPr="00E60E92">
              <w:rPr>
                <w:rFonts w:asciiTheme="minorHAnsi" w:hAnsiTheme="minorHAnsi"/>
                <w:sz w:val="18"/>
              </w:rPr>
              <w:t>06</w:t>
            </w:r>
          </w:p>
        </w:tc>
        <w:tc>
          <w:tcPr>
            <w:tcW w:w="1832" w:type="pct"/>
            <w:shd w:val="clear" w:color="auto" w:fill="auto"/>
            <w:vAlign w:val="center"/>
          </w:tcPr>
          <w:p w14:paraId="518AD335" w14:textId="77777777" w:rsidR="00A3248D" w:rsidRPr="006D5BBE" w:rsidRDefault="00A3248D" w:rsidP="00A3248D">
            <w:pPr>
              <w:keepNext/>
              <w:rPr>
                <w:rFonts w:asciiTheme="minorHAnsi" w:hAnsiTheme="minorHAnsi"/>
                <w:b/>
                <w:sz w:val="18"/>
              </w:rPr>
            </w:pPr>
            <w:r w:rsidRPr="006D5BBE">
              <w:rPr>
                <w:rFonts w:asciiTheme="minorHAnsi" w:hAnsiTheme="minorHAnsi"/>
                <w:sz w:val="18"/>
              </w:rPr>
              <w:t>Actual Duct Leakage Rate from Leakage Test Measurement (cfm)</w:t>
            </w:r>
          </w:p>
        </w:tc>
        <w:tc>
          <w:tcPr>
            <w:tcW w:w="2904" w:type="pct"/>
            <w:shd w:val="clear" w:color="auto" w:fill="auto"/>
          </w:tcPr>
          <w:p w14:paraId="55D5808E" w14:textId="7F479A4C" w:rsidR="00A3248D" w:rsidRPr="00E60E92" w:rsidRDefault="00A3248D">
            <w:pPr>
              <w:keepNext/>
              <w:rPr>
                <w:rFonts w:asciiTheme="minorHAnsi" w:hAnsiTheme="minorHAnsi"/>
                <w:sz w:val="18"/>
              </w:rPr>
            </w:pPr>
            <w:r w:rsidRPr="009B5ECB">
              <w:rPr>
                <w:rFonts w:asciiTheme="minorHAnsi" w:hAnsiTheme="minorHAnsi"/>
                <w:sz w:val="18"/>
              </w:rPr>
              <w:t>&lt;&lt;</w:t>
            </w:r>
            <w:r w:rsidR="00FA24DC" w:rsidRPr="009F043E">
              <w:rPr>
                <w:rFonts w:asciiTheme="minorHAnsi" w:hAnsiTheme="minorHAnsi"/>
                <w:sz w:val="18"/>
              </w:rPr>
              <w:t xml:space="preserve"> auto filled from B11</w:t>
            </w:r>
            <w:r w:rsidRPr="00E60E92">
              <w:rPr>
                <w:rFonts w:asciiTheme="minorHAnsi" w:hAnsiTheme="minorHAnsi"/>
                <w:sz w:val="18"/>
              </w:rPr>
              <w:t>&gt;&gt;</w:t>
            </w:r>
          </w:p>
        </w:tc>
      </w:tr>
      <w:tr w:rsidR="00A3248D" w:rsidRPr="00D754FB" w14:paraId="764872F4" w14:textId="77777777" w:rsidTr="009F043E">
        <w:trPr>
          <w:trHeight w:val="432"/>
        </w:trPr>
        <w:tc>
          <w:tcPr>
            <w:tcW w:w="264" w:type="pct"/>
            <w:vAlign w:val="center"/>
          </w:tcPr>
          <w:p w14:paraId="0AA4AE9F" w14:textId="78F752F6" w:rsidR="00A3248D" w:rsidRPr="00E60E92" w:rsidRDefault="00796AB4" w:rsidP="00A3248D">
            <w:pPr>
              <w:keepNext/>
              <w:spacing w:line="240" w:lineRule="exact"/>
              <w:ind w:left="-14" w:firstLine="14"/>
              <w:jc w:val="center"/>
              <w:rPr>
                <w:rFonts w:asciiTheme="minorHAnsi" w:hAnsiTheme="minorHAnsi"/>
                <w:sz w:val="18"/>
              </w:rPr>
            </w:pPr>
            <w:r w:rsidRPr="00E60E92">
              <w:rPr>
                <w:rFonts w:asciiTheme="minorHAnsi" w:hAnsiTheme="minorHAnsi"/>
                <w:sz w:val="18"/>
              </w:rPr>
              <w:t>07</w:t>
            </w:r>
          </w:p>
        </w:tc>
        <w:tc>
          <w:tcPr>
            <w:tcW w:w="1832" w:type="pct"/>
            <w:shd w:val="clear" w:color="auto" w:fill="auto"/>
            <w:vAlign w:val="center"/>
          </w:tcPr>
          <w:p w14:paraId="6ACBAD5A" w14:textId="77777777" w:rsidR="00A3248D" w:rsidRPr="006D5BBE" w:rsidRDefault="00A3248D" w:rsidP="00A3248D">
            <w:pPr>
              <w:keepNext/>
              <w:rPr>
                <w:rFonts w:asciiTheme="minorHAnsi" w:hAnsiTheme="minorHAnsi"/>
                <w:sz w:val="18"/>
              </w:rPr>
            </w:pPr>
            <w:r w:rsidRPr="006D5BBE">
              <w:rPr>
                <w:rFonts w:asciiTheme="minorHAnsi" w:hAnsiTheme="minorHAnsi"/>
                <w:sz w:val="18"/>
              </w:rPr>
              <w:t>Compliance Statement:</w:t>
            </w:r>
          </w:p>
        </w:tc>
        <w:tc>
          <w:tcPr>
            <w:tcW w:w="2904" w:type="pct"/>
            <w:shd w:val="clear" w:color="auto" w:fill="auto"/>
          </w:tcPr>
          <w:p w14:paraId="22C63A40" w14:textId="2220A54A" w:rsidR="00A3248D" w:rsidRPr="006D5BBE" w:rsidRDefault="00A3248D" w:rsidP="00030310">
            <w:pPr>
              <w:rPr>
                <w:rFonts w:asciiTheme="minorHAnsi" w:hAnsiTheme="minorHAnsi"/>
                <w:sz w:val="18"/>
              </w:rPr>
            </w:pPr>
            <w:r w:rsidRPr="009B5ECB">
              <w:rPr>
                <w:rFonts w:asciiTheme="minorHAnsi" w:hAnsiTheme="minorHAnsi"/>
                <w:sz w:val="18"/>
              </w:rPr>
              <w:t xml:space="preserve">&lt;&lt;if measured leakage </w:t>
            </w:r>
            <w:r w:rsidR="00F9559A" w:rsidRPr="009F043E">
              <w:rPr>
                <w:rFonts w:asciiTheme="minorHAnsi" w:hAnsiTheme="minorHAnsi"/>
                <w:sz w:val="18"/>
              </w:rPr>
              <w:t xml:space="preserve">rate </w:t>
            </w:r>
            <w:r w:rsidRPr="00E60E92">
              <w:rPr>
                <w:rFonts w:asciiTheme="minorHAnsi" w:hAnsiTheme="minorHAnsi"/>
                <w:sz w:val="18"/>
              </w:rPr>
              <w:t xml:space="preserve">is </w:t>
            </w:r>
            <w:r w:rsidR="000B551B">
              <w:rPr>
                <w:rFonts w:asciiTheme="minorHAnsi" w:hAnsiTheme="minorHAnsi"/>
              </w:rPr>
              <w:t>≤</w:t>
            </w:r>
            <w:r w:rsidR="000B551B">
              <w:rPr>
                <w:rFonts w:asciiTheme="minorHAnsi" w:hAnsiTheme="minorHAnsi"/>
                <w:sz w:val="18"/>
              </w:rPr>
              <w:t xml:space="preserve"> </w:t>
            </w:r>
            <w:r w:rsidRPr="00E60E92">
              <w:rPr>
                <w:rFonts w:asciiTheme="minorHAnsi" w:hAnsiTheme="minorHAnsi"/>
                <w:sz w:val="18"/>
              </w:rPr>
              <w:t>to target allow</w:t>
            </w:r>
            <w:r w:rsidR="00F9559A" w:rsidRPr="009F043E">
              <w:rPr>
                <w:rFonts w:asciiTheme="minorHAnsi" w:hAnsiTheme="minorHAnsi"/>
                <w:sz w:val="18"/>
              </w:rPr>
              <w:t>able leakage rate</w:t>
            </w:r>
            <w:r w:rsidRPr="00E60E92">
              <w:rPr>
                <w:rFonts w:asciiTheme="minorHAnsi" w:hAnsiTheme="minorHAnsi"/>
                <w:sz w:val="18"/>
              </w:rPr>
              <w:t xml:space="preserve">, then display message:  </w:t>
            </w:r>
          </w:p>
          <w:p w14:paraId="29B57A19" w14:textId="50B5FE1D" w:rsidR="00A3248D" w:rsidRPr="00E60E92" w:rsidRDefault="00A3248D" w:rsidP="00A3248D">
            <w:pPr>
              <w:rPr>
                <w:rFonts w:asciiTheme="minorHAnsi" w:hAnsiTheme="minorHAnsi"/>
                <w:sz w:val="18"/>
              </w:rPr>
            </w:pPr>
            <w:r w:rsidRPr="006D5BBE">
              <w:rPr>
                <w:rFonts w:asciiTheme="minorHAnsi" w:hAnsiTheme="minorHAnsi"/>
                <w:sz w:val="18"/>
              </w:rPr>
              <w:t>"</w:t>
            </w:r>
            <w:r w:rsidR="002917DE" w:rsidRPr="009F043E">
              <w:rPr>
                <w:rFonts w:asciiTheme="minorHAnsi" w:hAnsiTheme="minorHAnsi"/>
                <w:sz w:val="18"/>
              </w:rPr>
              <w:t>D</w:t>
            </w:r>
            <w:r w:rsidR="00FA24DC" w:rsidRPr="009F043E">
              <w:rPr>
                <w:rFonts w:asciiTheme="minorHAnsi" w:hAnsiTheme="minorHAnsi"/>
                <w:sz w:val="18"/>
              </w:rPr>
              <w:t>ucts in garage</w:t>
            </w:r>
            <w:r w:rsidR="00FA24DC" w:rsidRPr="00E60E92">
              <w:rPr>
                <w:rFonts w:asciiTheme="minorHAnsi" w:hAnsiTheme="minorHAnsi"/>
                <w:sz w:val="18"/>
              </w:rPr>
              <w:t xml:space="preserve"> </w:t>
            </w:r>
            <w:r w:rsidRPr="00E60E92">
              <w:rPr>
                <w:rFonts w:asciiTheme="minorHAnsi" w:hAnsiTheme="minorHAnsi"/>
                <w:sz w:val="18"/>
              </w:rPr>
              <w:t xml:space="preserve">passes </w:t>
            </w:r>
            <w:r w:rsidR="002917DE" w:rsidRPr="009F043E">
              <w:rPr>
                <w:rFonts w:asciiTheme="minorHAnsi" w:hAnsiTheme="minorHAnsi"/>
                <w:sz w:val="18"/>
              </w:rPr>
              <w:t>–</w:t>
            </w:r>
            <w:r w:rsidRPr="00E60E92">
              <w:rPr>
                <w:rFonts w:asciiTheme="minorHAnsi" w:hAnsiTheme="minorHAnsi"/>
                <w:sz w:val="18"/>
              </w:rPr>
              <w:t xml:space="preserve"> </w:t>
            </w:r>
            <w:r w:rsidR="002917DE" w:rsidRPr="009F043E">
              <w:rPr>
                <w:rFonts w:asciiTheme="minorHAnsi" w:hAnsiTheme="minorHAnsi"/>
                <w:sz w:val="18"/>
              </w:rPr>
              <w:t>overall system leakage complies</w:t>
            </w:r>
            <w:proofErr w:type="gramStart"/>
            <w:r w:rsidRPr="00E60E92">
              <w:rPr>
                <w:rFonts w:asciiTheme="minorHAnsi" w:hAnsiTheme="minorHAnsi"/>
                <w:sz w:val="18"/>
              </w:rPr>
              <w:t>";</w:t>
            </w:r>
            <w:proofErr w:type="gramEnd"/>
          </w:p>
          <w:p w14:paraId="3219EA8C" w14:textId="70E27F44" w:rsidR="00A3248D" w:rsidRPr="006D5BBE" w:rsidRDefault="00A3248D" w:rsidP="00A3248D">
            <w:pPr>
              <w:rPr>
                <w:rFonts w:asciiTheme="minorHAnsi" w:hAnsiTheme="minorHAnsi"/>
                <w:sz w:val="18"/>
              </w:rPr>
            </w:pPr>
            <w:r w:rsidRPr="00E60E92">
              <w:rPr>
                <w:rFonts w:asciiTheme="minorHAnsi" w:hAnsiTheme="minorHAnsi"/>
                <w:sz w:val="18"/>
              </w:rPr>
              <w:t xml:space="preserve">else if measured leakage rate is </w:t>
            </w:r>
            <w:r w:rsidR="00F9559A" w:rsidRPr="009F043E">
              <w:rPr>
                <w:rFonts w:asciiTheme="minorHAnsi" w:hAnsiTheme="minorHAnsi"/>
                <w:sz w:val="18"/>
              </w:rPr>
              <w:t>&gt;</w:t>
            </w:r>
            <w:r w:rsidRPr="00E60E92">
              <w:rPr>
                <w:rFonts w:asciiTheme="minorHAnsi" w:hAnsiTheme="minorHAnsi"/>
                <w:sz w:val="18"/>
              </w:rPr>
              <w:t xml:space="preserve"> target allowable leakage rate then </w:t>
            </w:r>
            <w:r w:rsidRPr="006D5BBE">
              <w:rPr>
                <w:rFonts w:asciiTheme="minorHAnsi" w:hAnsiTheme="minorHAnsi"/>
                <w:sz w:val="18"/>
              </w:rPr>
              <w:t>display message:</w:t>
            </w:r>
          </w:p>
          <w:p w14:paraId="2747D20E" w14:textId="3C3940A6" w:rsidR="00A3248D" w:rsidRPr="006D5BBE" w:rsidRDefault="00A3248D" w:rsidP="00A3248D">
            <w:pPr>
              <w:rPr>
                <w:rFonts w:asciiTheme="minorHAnsi" w:hAnsiTheme="minorHAnsi"/>
                <w:sz w:val="18"/>
              </w:rPr>
            </w:pPr>
            <w:r w:rsidRPr="009B5ECB">
              <w:rPr>
                <w:rFonts w:asciiTheme="minorHAnsi" w:hAnsiTheme="minorHAnsi"/>
                <w:sz w:val="18"/>
              </w:rPr>
              <w:t>"</w:t>
            </w:r>
            <w:r w:rsidR="002917DE" w:rsidRPr="009F043E">
              <w:rPr>
                <w:rFonts w:asciiTheme="minorHAnsi" w:hAnsiTheme="minorHAnsi"/>
                <w:sz w:val="18"/>
              </w:rPr>
              <w:t>Ducts in garage</w:t>
            </w:r>
            <w:r w:rsidR="002917DE" w:rsidRPr="00E60E92">
              <w:rPr>
                <w:rFonts w:asciiTheme="minorHAnsi" w:hAnsiTheme="minorHAnsi"/>
                <w:sz w:val="18"/>
              </w:rPr>
              <w:t xml:space="preserve"> </w:t>
            </w:r>
            <w:r w:rsidRPr="00E60E92">
              <w:rPr>
                <w:rFonts w:asciiTheme="minorHAnsi" w:hAnsiTheme="minorHAnsi"/>
                <w:sz w:val="18"/>
              </w:rPr>
              <w:t>passes using smoke test of an altered HVAC system in an existing building</w:t>
            </w:r>
          </w:p>
          <w:p w14:paraId="475DD886" w14:textId="7B6D62E1" w:rsidR="00A3248D" w:rsidRPr="00E35EC5" w:rsidRDefault="00A3248D" w:rsidP="009F043E">
            <w:pPr>
              <w:numPr>
                <w:ilvl w:val="0"/>
                <w:numId w:val="32"/>
              </w:numPr>
              <w:rPr>
                <w:rFonts w:asciiTheme="minorHAnsi" w:hAnsiTheme="minorHAnsi"/>
                <w:sz w:val="18"/>
              </w:rPr>
            </w:pPr>
            <w:r w:rsidRPr="009B5ECB">
              <w:rPr>
                <w:rFonts w:asciiTheme="minorHAnsi" w:hAnsiTheme="minorHAnsi"/>
                <w:sz w:val="18"/>
              </w:rPr>
              <w:t>No visible smoke exits the accessible portions of the duct</w:t>
            </w:r>
            <w:r w:rsidR="00446BF0" w:rsidRPr="009B5ECB">
              <w:rPr>
                <w:rFonts w:asciiTheme="minorHAnsi" w:hAnsiTheme="minorHAnsi"/>
                <w:sz w:val="18"/>
              </w:rPr>
              <w:t>s</w:t>
            </w:r>
            <w:r w:rsidRPr="009B5ECB">
              <w:rPr>
                <w:rFonts w:asciiTheme="minorHAnsi" w:hAnsiTheme="minorHAnsi"/>
                <w:sz w:val="18"/>
              </w:rPr>
              <w:t xml:space="preserve"> </w:t>
            </w:r>
            <w:r w:rsidR="00446BF0" w:rsidRPr="00DF0AC7">
              <w:rPr>
                <w:rFonts w:asciiTheme="minorHAnsi" w:hAnsiTheme="minorHAnsi"/>
                <w:sz w:val="18"/>
              </w:rPr>
              <w:t xml:space="preserve">in the </w:t>
            </w:r>
            <w:r w:rsidR="00446BF0" w:rsidRPr="007E1DD2">
              <w:rPr>
                <w:rFonts w:asciiTheme="minorHAnsi" w:hAnsiTheme="minorHAnsi"/>
                <w:sz w:val="18"/>
              </w:rPr>
              <w:t>garage</w:t>
            </w:r>
            <w:r w:rsidR="00DF0AC7">
              <w:rPr>
                <w:rFonts w:asciiTheme="minorHAnsi" w:hAnsiTheme="minorHAnsi"/>
                <w:sz w:val="18"/>
              </w:rPr>
              <w:t>”</w:t>
            </w:r>
            <w:r w:rsidRPr="00E35EC5">
              <w:rPr>
                <w:rFonts w:asciiTheme="minorHAnsi" w:hAnsiTheme="minorHAnsi"/>
                <w:sz w:val="18"/>
              </w:rPr>
              <w:t>&gt;&gt;</w:t>
            </w:r>
          </w:p>
        </w:tc>
      </w:tr>
    </w:tbl>
    <w:p w14:paraId="0F4B62C8" w14:textId="2E775C95" w:rsidR="00756AD5" w:rsidRPr="00226F4D" w:rsidRDefault="00756AD5" w:rsidP="00756AD5">
      <w:pPr>
        <w:rPr>
          <w:rFonts w:asciiTheme="minorHAnsi" w:hAnsiTheme="minorHAnsi"/>
          <w:b/>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1"/>
        <w:gridCol w:w="10528"/>
      </w:tblGrid>
      <w:tr w:rsidR="00BD03A5" w:rsidRPr="002B4489" w14:paraId="0F4B62CA" w14:textId="77777777" w:rsidTr="009F043E">
        <w:trPr>
          <w:trHeight w:val="278"/>
        </w:trPr>
        <w:tc>
          <w:tcPr>
            <w:tcW w:w="5000" w:type="pct"/>
            <w:gridSpan w:val="2"/>
            <w:vAlign w:val="center"/>
          </w:tcPr>
          <w:p w14:paraId="0F4B62C9" w14:textId="342789EF" w:rsidR="00BD03A5" w:rsidRPr="002B4489" w:rsidRDefault="001903C8" w:rsidP="000171A8">
            <w:pPr>
              <w:pStyle w:val="Heading3"/>
              <w:numPr>
                <w:ilvl w:val="0"/>
                <w:numId w:val="0"/>
              </w:numPr>
              <w:spacing w:before="0"/>
              <w:ind w:right="86"/>
              <w:rPr>
                <w:rFonts w:asciiTheme="minorHAnsi" w:hAnsiTheme="minorHAnsi"/>
                <w:b/>
                <w:caps/>
                <w:sz w:val="20"/>
              </w:rPr>
            </w:pPr>
            <w:r>
              <w:rPr>
                <w:rFonts w:asciiTheme="minorHAnsi" w:hAnsiTheme="minorHAnsi"/>
                <w:b/>
                <w:caps/>
                <w:sz w:val="20"/>
              </w:rPr>
              <w:t>D</w:t>
            </w:r>
            <w:r w:rsidR="00BD03A5" w:rsidRPr="002B4489">
              <w:rPr>
                <w:rFonts w:asciiTheme="minorHAnsi" w:hAnsiTheme="minorHAnsi"/>
                <w:b/>
                <w:caps/>
                <w:sz w:val="20"/>
              </w:rPr>
              <w:t xml:space="preserve">. </w:t>
            </w:r>
            <w:r w:rsidR="000171A8" w:rsidRPr="004455CE">
              <w:rPr>
                <w:rFonts w:asciiTheme="minorHAnsi" w:hAnsiTheme="minorHAnsi"/>
                <w:b/>
              </w:rPr>
              <w:t>Additional Requirements for Compliance</w:t>
            </w:r>
          </w:p>
        </w:tc>
      </w:tr>
      <w:tr w:rsidR="00BD03A5" w:rsidRPr="002B4489" w14:paraId="0F4B62CD" w14:textId="77777777" w:rsidTr="00CA11FA">
        <w:trPr>
          <w:trHeight w:val="411"/>
        </w:trPr>
        <w:tc>
          <w:tcPr>
            <w:tcW w:w="214" w:type="pct"/>
            <w:vAlign w:val="center"/>
          </w:tcPr>
          <w:p w14:paraId="0F4B62CB" w14:textId="77777777" w:rsidR="00BD03A5" w:rsidRPr="009F043E" w:rsidRDefault="002177C6" w:rsidP="002177C6">
            <w:pPr>
              <w:jc w:val="center"/>
              <w:rPr>
                <w:rFonts w:asciiTheme="minorHAnsi" w:hAnsiTheme="minorHAnsi"/>
                <w:sz w:val="18"/>
                <w:szCs w:val="18"/>
              </w:rPr>
            </w:pPr>
            <w:r w:rsidRPr="009F043E">
              <w:rPr>
                <w:rFonts w:asciiTheme="minorHAnsi" w:hAnsiTheme="minorHAnsi"/>
                <w:sz w:val="18"/>
                <w:szCs w:val="18"/>
              </w:rPr>
              <w:t>0</w:t>
            </w:r>
            <w:r w:rsidR="00BD03A5" w:rsidRPr="009F043E">
              <w:rPr>
                <w:rFonts w:asciiTheme="minorHAnsi" w:hAnsiTheme="minorHAnsi"/>
                <w:sz w:val="18"/>
                <w:szCs w:val="18"/>
              </w:rPr>
              <w:t>1</w:t>
            </w:r>
          </w:p>
        </w:tc>
        <w:tc>
          <w:tcPr>
            <w:tcW w:w="4786" w:type="pct"/>
            <w:vAlign w:val="center"/>
          </w:tcPr>
          <w:p w14:paraId="0F4B62CC" w14:textId="77777777" w:rsidR="00BD03A5" w:rsidRPr="009F043E" w:rsidRDefault="00BD03A5" w:rsidP="00091DB0">
            <w:pPr>
              <w:rPr>
                <w:rFonts w:asciiTheme="minorHAnsi" w:hAnsiTheme="minorHAnsi"/>
                <w:b/>
                <w:sz w:val="18"/>
                <w:szCs w:val="18"/>
              </w:rPr>
            </w:pPr>
            <w:r w:rsidRPr="009F043E">
              <w:rPr>
                <w:rFonts w:asciiTheme="minorHAnsi" w:hAnsiTheme="minorHAnsi"/>
                <w:sz w:val="18"/>
                <w:szCs w:val="18"/>
              </w:rPr>
              <w:t>System was tested in its normal operation condition.  No temporary taping allowed.</w:t>
            </w:r>
          </w:p>
        </w:tc>
      </w:tr>
      <w:tr w:rsidR="00BD03A5" w:rsidRPr="002B4489" w14:paraId="0F4B62D0" w14:textId="77777777" w:rsidTr="00CA11FA">
        <w:trPr>
          <w:trHeight w:val="411"/>
        </w:trPr>
        <w:tc>
          <w:tcPr>
            <w:tcW w:w="214" w:type="pct"/>
            <w:vAlign w:val="center"/>
          </w:tcPr>
          <w:p w14:paraId="0F4B62CE" w14:textId="77777777" w:rsidR="00BD03A5" w:rsidRPr="009F043E" w:rsidRDefault="002177C6" w:rsidP="002177C6">
            <w:pPr>
              <w:jc w:val="center"/>
              <w:rPr>
                <w:rFonts w:asciiTheme="minorHAnsi" w:hAnsiTheme="minorHAnsi"/>
                <w:sz w:val="18"/>
                <w:szCs w:val="18"/>
              </w:rPr>
            </w:pPr>
            <w:r w:rsidRPr="009F043E">
              <w:rPr>
                <w:rFonts w:asciiTheme="minorHAnsi" w:hAnsiTheme="minorHAnsi"/>
                <w:sz w:val="18"/>
                <w:szCs w:val="18"/>
              </w:rPr>
              <w:t>02</w:t>
            </w:r>
          </w:p>
        </w:tc>
        <w:tc>
          <w:tcPr>
            <w:tcW w:w="4786" w:type="pct"/>
            <w:vAlign w:val="center"/>
          </w:tcPr>
          <w:p w14:paraId="0F4B62CF" w14:textId="13129CAD" w:rsidR="00BD03A5" w:rsidRPr="009F043E" w:rsidRDefault="00260233" w:rsidP="00091DB0">
            <w:pPr>
              <w:rPr>
                <w:rFonts w:asciiTheme="minorHAnsi" w:hAnsiTheme="minorHAnsi"/>
                <w:b/>
                <w:sz w:val="18"/>
                <w:szCs w:val="18"/>
              </w:rPr>
            </w:pPr>
            <w:r w:rsidRPr="009F043E">
              <w:rPr>
                <w:rFonts w:asciiTheme="minorHAnsi" w:hAnsiTheme="minorHAnsi"/>
                <w:bCs/>
                <w:sz w:val="18"/>
                <w:szCs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2B4489" w14:paraId="0F4B62D3" w14:textId="77777777" w:rsidTr="00CA11FA">
        <w:trPr>
          <w:trHeight w:val="411"/>
        </w:trPr>
        <w:tc>
          <w:tcPr>
            <w:tcW w:w="214" w:type="pct"/>
            <w:vAlign w:val="center"/>
          </w:tcPr>
          <w:p w14:paraId="0F4B62D1" w14:textId="77777777" w:rsidR="00BD03A5" w:rsidRPr="009F043E" w:rsidRDefault="002177C6" w:rsidP="00091DB0">
            <w:pPr>
              <w:jc w:val="center"/>
              <w:rPr>
                <w:rFonts w:asciiTheme="minorHAnsi" w:hAnsiTheme="minorHAnsi"/>
                <w:sz w:val="18"/>
                <w:szCs w:val="18"/>
              </w:rPr>
            </w:pPr>
            <w:r w:rsidRPr="009F043E">
              <w:rPr>
                <w:rFonts w:asciiTheme="minorHAnsi" w:hAnsiTheme="minorHAnsi"/>
                <w:sz w:val="18"/>
                <w:szCs w:val="18"/>
              </w:rPr>
              <w:t>0</w:t>
            </w:r>
            <w:r w:rsidR="00BD03A5" w:rsidRPr="009F043E">
              <w:rPr>
                <w:rFonts w:asciiTheme="minorHAnsi" w:hAnsiTheme="minorHAnsi"/>
                <w:sz w:val="18"/>
                <w:szCs w:val="18"/>
              </w:rPr>
              <w:t>3</w:t>
            </w:r>
          </w:p>
        </w:tc>
        <w:tc>
          <w:tcPr>
            <w:tcW w:w="4786" w:type="pct"/>
            <w:vAlign w:val="center"/>
          </w:tcPr>
          <w:p w14:paraId="0F4B62D2" w14:textId="2ABE7F6C" w:rsidR="00BD03A5" w:rsidRPr="009F043E" w:rsidRDefault="002E275A" w:rsidP="002E275A">
            <w:pPr>
              <w:rPr>
                <w:rFonts w:asciiTheme="minorHAnsi" w:hAnsiTheme="minorHAnsi"/>
                <w:b/>
                <w:sz w:val="18"/>
                <w:szCs w:val="18"/>
              </w:rPr>
            </w:pPr>
            <w:r w:rsidRPr="009F043E">
              <w:rPr>
                <w:rFonts w:asciiTheme="minorHAnsi" w:hAnsiTheme="minorHAnsi"/>
                <w:bCs/>
                <w:sz w:val="18"/>
                <w:szCs w:val="18"/>
              </w:rPr>
              <w:t>If a complete replacement, a</w:t>
            </w:r>
            <w:r w:rsidR="00BD03A5" w:rsidRPr="009F043E">
              <w:rPr>
                <w:rFonts w:asciiTheme="minorHAnsi" w:hAnsiTheme="minorHAnsi"/>
                <w:bCs/>
                <w:sz w:val="18"/>
                <w:szCs w:val="18"/>
              </w:rPr>
              <w:t>ll</w:t>
            </w:r>
            <w:r w:rsidR="00BD03A5" w:rsidRPr="009F043E">
              <w:rPr>
                <w:rFonts w:asciiTheme="minorHAnsi" w:hAnsiTheme="minorHAnsi"/>
                <w:sz w:val="18"/>
                <w:szCs w:val="18"/>
              </w:rPr>
              <w:t xml:space="preserve"> supply and return register boots were sealed to the drywall.</w:t>
            </w:r>
          </w:p>
        </w:tc>
      </w:tr>
      <w:tr w:rsidR="00BD03A5" w:rsidRPr="002B4489" w14:paraId="0F4B62D6" w14:textId="77777777" w:rsidTr="00CA11FA">
        <w:trPr>
          <w:trHeight w:val="411"/>
        </w:trPr>
        <w:tc>
          <w:tcPr>
            <w:tcW w:w="214" w:type="pct"/>
            <w:vAlign w:val="center"/>
          </w:tcPr>
          <w:p w14:paraId="0F4B62D4" w14:textId="77777777" w:rsidR="00BD03A5" w:rsidRPr="009F043E" w:rsidRDefault="002177C6" w:rsidP="00091DB0">
            <w:pPr>
              <w:jc w:val="center"/>
              <w:rPr>
                <w:rFonts w:asciiTheme="minorHAnsi" w:hAnsiTheme="minorHAnsi"/>
                <w:sz w:val="18"/>
                <w:szCs w:val="18"/>
              </w:rPr>
            </w:pPr>
            <w:r w:rsidRPr="009F043E">
              <w:rPr>
                <w:rFonts w:asciiTheme="minorHAnsi" w:hAnsiTheme="minorHAnsi"/>
                <w:sz w:val="18"/>
                <w:szCs w:val="18"/>
              </w:rPr>
              <w:t>0</w:t>
            </w:r>
            <w:r w:rsidR="00BD03A5" w:rsidRPr="009F043E">
              <w:rPr>
                <w:rFonts w:asciiTheme="minorHAnsi" w:hAnsiTheme="minorHAnsi"/>
                <w:sz w:val="18"/>
                <w:szCs w:val="18"/>
              </w:rPr>
              <w:t>4</w:t>
            </w:r>
          </w:p>
        </w:tc>
        <w:tc>
          <w:tcPr>
            <w:tcW w:w="4786" w:type="pct"/>
            <w:vAlign w:val="center"/>
          </w:tcPr>
          <w:p w14:paraId="0F4B62D5" w14:textId="3D6A8F3F" w:rsidR="00BD03A5" w:rsidRPr="009F043E" w:rsidRDefault="00BD03A5" w:rsidP="00091DB0">
            <w:pPr>
              <w:rPr>
                <w:rFonts w:asciiTheme="minorHAnsi" w:hAnsiTheme="minorHAnsi"/>
                <w:b/>
                <w:sz w:val="18"/>
                <w:szCs w:val="18"/>
              </w:rPr>
            </w:pPr>
            <w:r w:rsidRPr="009F043E">
              <w:rPr>
                <w:rFonts w:asciiTheme="minorHAnsi" w:hAnsiTheme="minorHAnsi"/>
                <w:sz w:val="18"/>
                <w:szCs w:val="18"/>
              </w:rPr>
              <w:t>Building cavities were not used as plenums</w:t>
            </w:r>
            <w:r w:rsidR="00574511" w:rsidRPr="009F043E">
              <w:rPr>
                <w:rFonts w:asciiTheme="minorHAnsi" w:hAnsiTheme="minorHAnsi"/>
                <w:sz w:val="18"/>
                <w:szCs w:val="18"/>
              </w:rPr>
              <w:t>,</w:t>
            </w:r>
            <w:r w:rsidRPr="009F043E">
              <w:rPr>
                <w:rFonts w:asciiTheme="minorHAnsi" w:hAnsiTheme="minorHAnsi"/>
                <w:sz w:val="18"/>
                <w:szCs w:val="18"/>
              </w:rPr>
              <w:t xml:space="preserve"> or platform returns</w:t>
            </w:r>
            <w:r w:rsidR="00574511" w:rsidRPr="009F043E">
              <w:rPr>
                <w:rFonts w:asciiTheme="minorHAnsi" w:hAnsiTheme="minorHAnsi"/>
                <w:sz w:val="18"/>
                <w:szCs w:val="18"/>
              </w:rPr>
              <w:t>,</w:t>
            </w:r>
            <w:r w:rsidRPr="009F043E">
              <w:rPr>
                <w:rFonts w:asciiTheme="minorHAnsi" w:hAnsiTheme="minorHAnsi"/>
                <w:sz w:val="18"/>
                <w:szCs w:val="18"/>
              </w:rPr>
              <w:t xml:space="preserve"> in lieu of ducts.</w:t>
            </w:r>
          </w:p>
        </w:tc>
      </w:tr>
      <w:tr w:rsidR="00BD03A5" w:rsidRPr="002B4489" w14:paraId="0F4B62D9" w14:textId="77777777" w:rsidTr="00CA11FA">
        <w:trPr>
          <w:trHeight w:val="411"/>
        </w:trPr>
        <w:tc>
          <w:tcPr>
            <w:tcW w:w="214" w:type="pct"/>
            <w:vAlign w:val="center"/>
          </w:tcPr>
          <w:p w14:paraId="0F4B62D7" w14:textId="77777777" w:rsidR="00BD03A5" w:rsidRPr="009F043E" w:rsidRDefault="002177C6" w:rsidP="00091DB0">
            <w:pPr>
              <w:jc w:val="center"/>
              <w:rPr>
                <w:rFonts w:asciiTheme="minorHAnsi" w:hAnsiTheme="minorHAnsi"/>
                <w:sz w:val="18"/>
                <w:szCs w:val="18"/>
              </w:rPr>
            </w:pPr>
            <w:r w:rsidRPr="009F043E">
              <w:rPr>
                <w:rFonts w:asciiTheme="minorHAnsi" w:hAnsiTheme="minorHAnsi"/>
                <w:sz w:val="18"/>
                <w:szCs w:val="18"/>
              </w:rPr>
              <w:t>05</w:t>
            </w:r>
          </w:p>
        </w:tc>
        <w:tc>
          <w:tcPr>
            <w:tcW w:w="4786" w:type="pct"/>
            <w:vAlign w:val="center"/>
          </w:tcPr>
          <w:p w14:paraId="0F4B62D8" w14:textId="77777777" w:rsidR="00BD03A5" w:rsidRPr="009F043E" w:rsidRDefault="00BD03A5" w:rsidP="00091DB0">
            <w:pPr>
              <w:rPr>
                <w:rFonts w:asciiTheme="minorHAnsi" w:hAnsiTheme="minorHAnsi"/>
                <w:b/>
                <w:sz w:val="18"/>
                <w:szCs w:val="18"/>
              </w:rPr>
            </w:pPr>
            <w:r w:rsidRPr="009F043E">
              <w:rPr>
                <w:rFonts w:asciiTheme="minorHAnsi" w:hAnsiTheme="minorHAnsi"/>
                <w:sz w:val="18"/>
                <w:szCs w:val="18"/>
              </w:rPr>
              <w:t>If cloth backed tape was used it was covered with Mastic and draw bands.</w:t>
            </w:r>
          </w:p>
        </w:tc>
      </w:tr>
      <w:tr w:rsidR="00BD03A5" w:rsidRPr="00E05304" w14:paraId="0F4B62DC" w14:textId="77777777" w:rsidTr="00CA11FA">
        <w:trPr>
          <w:trHeight w:val="411"/>
        </w:trPr>
        <w:tc>
          <w:tcPr>
            <w:tcW w:w="214" w:type="pct"/>
            <w:vAlign w:val="center"/>
          </w:tcPr>
          <w:p w14:paraId="0F4B62DA" w14:textId="77777777" w:rsidR="00BD03A5" w:rsidRPr="009F043E" w:rsidRDefault="002177C6" w:rsidP="00091DB0">
            <w:pPr>
              <w:jc w:val="center"/>
              <w:rPr>
                <w:rFonts w:asciiTheme="minorHAnsi" w:hAnsiTheme="minorHAnsi"/>
                <w:sz w:val="18"/>
                <w:szCs w:val="18"/>
              </w:rPr>
            </w:pPr>
            <w:r w:rsidRPr="009F043E">
              <w:rPr>
                <w:rFonts w:asciiTheme="minorHAnsi" w:hAnsiTheme="minorHAnsi"/>
                <w:sz w:val="18"/>
                <w:szCs w:val="18"/>
              </w:rPr>
              <w:t>06</w:t>
            </w:r>
          </w:p>
        </w:tc>
        <w:tc>
          <w:tcPr>
            <w:tcW w:w="4786" w:type="pct"/>
            <w:vAlign w:val="center"/>
          </w:tcPr>
          <w:p w14:paraId="0F4B62DB" w14:textId="77777777" w:rsidR="00BD03A5" w:rsidRPr="009F043E" w:rsidRDefault="00BD03A5" w:rsidP="00091DB0">
            <w:pPr>
              <w:rPr>
                <w:rFonts w:asciiTheme="minorHAnsi" w:hAnsiTheme="minorHAnsi"/>
                <w:b/>
                <w:sz w:val="18"/>
                <w:szCs w:val="18"/>
              </w:rPr>
            </w:pPr>
            <w:r w:rsidRPr="009F043E">
              <w:rPr>
                <w:rFonts w:asciiTheme="minorHAnsi" w:hAnsiTheme="minorHAnsi"/>
                <w:sz w:val="18"/>
                <w:szCs w:val="18"/>
              </w:rPr>
              <w:t>All connection points between the air handler and the supply and return plenums are completely sealed.</w:t>
            </w:r>
          </w:p>
        </w:tc>
      </w:tr>
      <w:tr w:rsidR="000869BB" w:rsidRPr="00E05304" w14:paraId="1BBC8706" w14:textId="77777777" w:rsidTr="00CA11FA">
        <w:trPr>
          <w:trHeight w:val="411"/>
        </w:trPr>
        <w:tc>
          <w:tcPr>
            <w:tcW w:w="214" w:type="pct"/>
            <w:vAlign w:val="center"/>
          </w:tcPr>
          <w:p w14:paraId="5CAAB08D" w14:textId="3E02487D" w:rsidR="000869BB" w:rsidRPr="009F043E" w:rsidRDefault="000869BB" w:rsidP="000869BB">
            <w:pPr>
              <w:jc w:val="center"/>
              <w:rPr>
                <w:rFonts w:asciiTheme="minorHAnsi" w:hAnsiTheme="minorHAnsi"/>
                <w:sz w:val="18"/>
                <w:szCs w:val="18"/>
              </w:rPr>
            </w:pPr>
            <w:r>
              <w:rPr>
                <w:rFonts w:asciiTheme="minorHAnsi" w:hAnsiTheme="minorHAnsi"/>
              </w:rPr>
              <w:t>0</w:t>
            </w:r>
            <w:r w:rsidRPr="002B4489">
              <w:rPr>
                <w:rFonts w:asciiTheme="minorHAnsi" w:hAnsiTheme="minorHAnsi"/>
              </w:rPr>
              <w:t>7</w:t>
            </w:r>
          </w:p>
        </w:tc>
        <w:tc>
          <w:tcPr>
            <w:tcW w:w="4786" w:type="pct"/>
            <w:vAlign w:val="center"/>
          </w:tcPr>
          <w:p w14:paraId="1B440690" w14:textId="78A3B239" w:rsidR="000869BB" w:rsidRPr="009F043E" w:rsidRDefault="000869BB" w:rsidP="000869BB">
            <w:pPr>
              <w:rPr>
                <w:rFonts w:asciiTheme="minorHAnsi" w:hAnsiTheme="minorHAnsi"/>
                <w:sz w:val="18"/>
                <w:szCs w:val="18"/>
              </w:rPr>
            </w:pPr>
            <w:r w:rsidRPr="002B4489">
              <w:rPr>
                <w:rFonts w:asciiTheme="minorHAnsi" w:hAnsiTheme="minorHAnsi"/>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0869BB" w:rsidRPr="00CA11FA" w14:paraId="0F4B62DE" w14:textId="77777777" w:rsidTr="006E20BA">
        <w:trPr>
          <w:trHeight w:val="233"/>
        </w:trPr>
        <w:tc>
          <w:tcPr>
            <w:tcW w:w="5000" w:type="pct"/>
            <w:gridSpan w:val="2"/>
            <w:vAlign w:val="center"/>
          </w:tcPr>
          <w:p w14:paraId="0F4B62DD" w14:textId="77777777" w:rsidR="000869BB" w:rsidRPr="006D5BBE" w:rsidRDefault="000869BB" w:rsidP="000869BB">
            <w:pPr>
              <w:rPr>
                <w:rFonts w:asciiTheme="minorHAnsi" w:hAnsiTheme="minorHAnsi"/>
                <w:b/>
                <w:sz w:val="18"/>
                <w:szCs w:val="18"/>
              </w:rPr>
            </w:pPr>
            <w:r w:rsidRPr="00E60E92">
              <w:rPr>
                <w:rFonts w:asciiTheme="minorHAnsi" w:hAnsiTheme="minorHAnsi"/>
                <w:b/>
                <w:sz w:val="18"/>
                <w:szCs w:val="18"/>
              </w:rPr>
              <w:t>The responsible person’s signature on this compliance document affirms that all applicable requirements in this table have been met.</w:t>
            </w:r>
          </w:p>
        </w:tc>
      </w:tr>
    </w:tbl>
    <w:p w14:paraId="0F4B62DF" w14:textId="77777777" w:rsidR="00563254" w:rsidRDefault="00563254">
      <w:pPr>
        <w:rPr>
          <w:rFonts w:asciiTheme="minorHAnsi" w:hAnsiTheme="minorHAnsi"/>
        </w:rPr>
      </w:pPr>
      <w:r>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CA11FA" w:rsidRPr="002B4489" w14:paraId="0F4B62E1" w14:textId="77777777" w:rsidTr="00B04FED">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0F4B62E0" w14:textId="77777777" w:rsidR="00CA11FA" w:rsidRPr="002B4489" w:rsidRDefault="00CA11FA" w:rsidP="00B04FED">
            <w:pPr>
              <w:rPr>
                <w:rFonts w:asciiTheme="minorHAnsi" w:hAnsiTheme="minorHAnsi" w:cs="Arial"/>
                <w:b/>
                <w:caps/>
                <w:sz w:val="18"/>
                <w:szCs w:val="18"/>
              </w:rPr>
            </w:pPr>
            <w:r w:rsidRPr="002B4489">
              <w:rPr>
                <w:rFonts w:asciiTheme="minorHAnsi" w:hAnsiTheme="minorHAnsi" w:cs="Arial"/>
                <w:b/>
                <w:caps/>
                <w:sz w:val="18"/>
                <w:szCs w:val="18"/>
              </w:rPr>
              <w:lastRenderedPageBreak/>
              <w:t>Documentation Author's Declaration Statement</w:t>
            </w:r>
          </w:p>
        </w:tc>
      </w:tr>
      <w:tr w:rsidR="00CA11FA" w:rsidRPr="002B4489" w14:paraId="0F4B62E3" w14:textId="77777777" w:rsidTr="00B04FED">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0F4B62E2" w14:textId="692B0A6E" w:rsidR="00CA11FA" w:rsidRPr="00226F4D" w:rsidRDefault="000171A8" w:rsidP="00226F4D">
            <w:pPr>
              <w:keepNext/>
              <w:numPr>
                <w:ilvl w:val="0"/>
                <w:numId w:val="39"/>
              </w:numPr>
              <w:ind w:left="361"/>
              <w:rPr>
                <w:rFonts w:asciiTheme="minorHAnsi" w:hAnsiTheme="minorHAnsi" w:cs="Arial"/>
                <w:caps/>
                <w:sz w:val="18"/>
                <w:szCs w:val="18"/>
              </w:rPr>
            </w:pPr>
            <w:r w:rsidRPr="00226F4D">
              <w:rPr>
                <w:rFonts w:asciiTheme="minorHAnsi" w:hAnsiTheme="minorHAnsi"/>
                <w:sz w:val="18"/>
                <w:szCs w:val="18"/>
              </w:rPr>
              <w:t>I certify that this Certificate of Installation Documentation is accurate and complete.</w:t>
            </w:r>
          </w:p>
        </w:tc>
      </w:tr>
      <w:tr w:rsidR="00CA11FA" w:rsidRPr="002B4489" w14:paraId="0F4B62E6" w14:textId="77777777" w:rsidTr="00B04FED">
        <w:trPr>
          <w:trHeight w:val="360"/>
        </w:trPr>
        <w:tc>
          <w:tcPr>
            <w:tcW w:w="5577" w:type="dxa"/>
            <w:gridSpan w:val="2"/>
          </w:tcPr>
          <w:p w14:paraId="0F4B62E4" w14:textId="77777777" w:rsidR="00CA11FA" w:rsidRPr="000171A8" w:rsidRDefault="00CA11FA" w:rsidP="00B04FED">
            <w:pPr>
              <w:keepNext/>
              <w:rPr>
                <w:rFonts w:asciiTheme="minorHAnsi" w:hAnsiTheme="minorHAnsi"/>
                <w:sz w:val="14"/>
                <w:szCs w:val="14"/>
              </w:rPr>
            </w:pPr>
            <w:r w:rsidRPr="000171A8">
              <w:rPr>
                <w:rFonts w:asciiTheme="minorHAnsi" w:hAnsiTheme="minorHAnsi"/>
                <w:sz w:val="14"/>
                <w:szCs w:val="14"/>
              </w:rPr>
              <w:t>Documentation Author Name:</w:t>
            </w:r>
          </w:p>
        </w:tc>
        <w:tc>
          <w:tcPr>
            <w:tcW w:w="5373" w:type="dxa"/>
            <w:gridSpan w:val="2"/>
          </w:tcPr>
          <w:p w14:paraId="0F4B62E5"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Documentation Author Signature:</w:t>
            </w:r>
          </w:p>
        </w:tc>
      </w:tr>
      <w:tr w:rsidR="00CA11FA" w:rsidRPr="002B4489" w14:paraId="0F4B62E9" w14:textId="77777777" w:rsidTr="00B04FED">
        <w:trPr>
          <w:trHeight w:val="360"/>
        </w:trPr>
        <w:tc>
          <w:tcPr>
            <w:tcW w:w="5577" w:type="dxa"/>
            <w:gridSpan w:val="2"/>
          </w:tcPr>
          <w:p w14:paraId="0F4B62E7"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Documentation Author Company Name:</w:t>
            </w:r>
          </w:p>
        </w:tc>
        <w:tc>
          <w:tcPr>
            <w:tcW w:w="5373" w:type="dxa"/>
            <w:gridSpan w:val="2"/>
          </w:tcPr>
          <w:p w14:paraId="0F4B62E8"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Date Signed:</w:t>
            </w:r>
          </w:p>
        </w:tc>
      </w:tr>
      <w:tr w:rsidR="00CA11FA" w:rsidRPr="002B4489" w14:paraId="0F4B62EC" w14:textId="77777777" w:rsidTr="00B04FED">
        <w:trPr>
          <w:trHeight w:val="360"/>
        </w:trPr>
        <w:tc>
          <w:tcPr>
            <w:tcW w:w="5577" w:type="dxa"/>
            <w:gridSpan w:val="2"/>
          </w:tcPr>
          <w:p w14:paraId="0F4B62EA"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Address:</w:t>
            </w:r>
          </w:p>
        </w:tc>
        <w:tc>
          <w:tcPr>
            <w:tcW w:w="5373" w:type="dxa"/>
            <w:gridSpan w:val="2"/>
          </w:tcPr>
          <w:p w14:paraId="0F4B62EB"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CEA/HERS Certification Identification (If applicable):</w:t>
            </w:r>
          </w:p>
        </w:tc>
      </w:tr>
      <w:tr w:rsidR="00CA11FA" w:rsidRPr="002B4489" w14:paraId="0F4B62EF" w14:textId="77777777" w:rsidTr="00B04FED">
        <w:trPr>
          <w:trHeight w:val="360"/>
        </w:trPr>
        <w:tc>
          <w:tcPr>
            <w:tcW w:w="5577" w:type="dxa"/>
            <w:gridSpan w:val="2"/>
          </w:tcPr>
          <w:p w14:paraId="0F4B62ED"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City/State/Zip:</w:t>
            </w:r>
          </w:p>
        </w:tc>
        <w:tc>
          <w:tcPr>
            <w:tcW w:w="5373" w:type="dxa"/>
            <w:gridSpan w:val="2"/>
          </w:tcPr>
          <w:p w14:paraId="0F4B62EE" w14:textId="2B4A35B6" w:rsidR="00CA11FA" w:rsidRPr="002B4489" w:rsidRDefault="00CA11FA" w:rsidP="000171A8">
            <w:pPr>
              <w:keepNext/>
              <w:rPr>
                <w:rFonts w:asciiTheme="minorHAnsi" w:hAnsiTheme="minorHAnsi"/>
                <w:sz w:val="14"/>
                <w:szCs w:val="14"/>
              </w:rPr>
            </w:pPr>
            <w:r w:rsidRPr="002B4489">
              <w:rPr>
                <w:rFonts w:asciiTheme="minorHAnsi" w:hAnsiTheme="minorHAnsi"/>
                <w:sz w:val="14"/>
                <w:szCs w:val="14"/>
              </w:rPr>
              <w:t>Phone:</w:t>
            </w:r>
          </w:p>
        </w:tc>
      </w:tr>
      <w:tr w:rsidR="00CA11FA" w:rsidRPr="002B4489" w14:paraId="0F4B62F1" w14:textId="77777777" w:rsidTr="00B04FED">
        <w:tblPrEx>
          <w:tblCellMar>
            <w:left w:w="115" w:type="dxa"/>
            <w:right w:w="115" w:type="dxa"/>
          </w:tblCellMar>
        </w:tblPrEx>
        <w:trPr>
          <w:trHeight w:val="296"/>
        </w:trPr>
        <w:tc>
          <w:tcPr>
            <w:tcW w:w="10950" w:type="dxa"/>
            <w:gridSpan w:val="4"/>
            <w:vAlign w:val="center"/>
          </w:tcPr>
          <w:p w14:paraId="0F4B62F0" w14:textId="77777777" w:rsidR="00CA11FA" w:rsidRPr="002B4489" w:rsidRDefault="00CA11FA" w:rsidP="00B04FE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2B4489">
              <w:rPr>
                <w:rFonts w:asciiTheme="minorHAnsi" w:hAnsiTheme="minorHAnsi" w:cs="Arial"/>
                <w:b/>
                <w:caps/>
                <w:sz w:val="18"/>
                <w:szCs w:val="18"/>
              </w:rPr>
              <w:t xml:space="preserve">Responsible Person's Declaration statement  </w:t>
            </w:r>
          </w:p>
        </w:tc>
      </w:tr>
      <w:tr w:rsidR="00CA11FA" w:rsidRPr="002B4489" w14:paraId="0F4B62F9" w14:textId="77777777" w:rsidTr="00B04FED">
        <w:tblPrEx>
          <w:tblCellMar>
            <w:left w:w="115" w:type="dxa"/>
            <w:right w:w="115" w:type="dxa"/>
          </w:tblCellMar>
        </w:tblPrEx>
        <w:trPr>
          <w:trHeight w:val="504"/>
        </w:trPr>
        <w:tc>
          <w:tcPr>
            <w:tcW w:w="10950" w:type="dxa"/>
            <w:gridSpan w:val="4"/>
          </w:tcPr>
          <w:p w14:paraId="0F4B62F2" w14:textId="77777777" w:rsidR="00CA11FA" w:rsidRDefault="00CA11FA" w:rsidP="00226F4D">
            <w:pPr>
              <w:pStyle w:val="Heading3"/>
              <w:numPr>
                <w:ilvl w:val="0"/>
                <w:numId w:val="0"/>
              </w:numPr>
              <w:spacing w:before="0"/>
              <w:ind w:right="86"/>
              <w:rPr>
                <w:rFonts w:asciiTheme="minorHAnsi" w:hAnsiTheme="minorHAnsi"/>
                <w:sz w:val="18"/>
                <w:szCs w:val="18"/>
              </w:rPr>
            </w:pPr>
            <w:r w:rsidRPr="002B4489">
              <w:rPr>
                <w:rFonts w:asciiTheme="minorHAnsi" w:hAnsiTheme="minorHAnsi"/>
                <w:sz w:val="18"/>
                <w:szCs w:val="18"/>
              </w:rPr>
              <w:t xml:space="preserve">I certify the following under penalty of perjury, under the laws of the State of California: </w:t>
            </w:r>
          </w:p>
          <w:p w14:paraId="14478805" w14:textId="19026223" w:rsidR="00990D70" w:rsidRPr="00044F98" w:rsidRDefault="00990D70" w:rsidP="00044F98">
            <w:pPr>
              <w:pStyle w:val="Heading3"/>
              <w:numPr>
                <w:ilvl w:val="0"/>
                <w:numId w:val="44"/>
              </w:numPr>
              <w:spacing w:before="0"/>
              <w:ind w:right="90"/>
              <w:rPr>
                <w:rFonts w:asciiTheme="minorHAnsi" w:hAnsiTheme="minorHAnsi"/>
                <w:b/>
                <w:caps/>
                <w:sz w:val="18"/>
                <w:szCs w:val="18"/>
              </w:rPr>
            </w:pPr>
            <w:r w:rsidRPr="00044F98">
              <w:rPr>
                <w:rFonts w:asciiTheme="minorHAnsi" w:hAnsiTheme="minorHAnsi"/>
                <w:sz w:val="18"/>
                <w:szCs w:val="18"/>
              </w:rPr>
              <w:t xml:space="preserve">The information provided on this Certificate of Installation is true and correct. </w:t>
            </w:r>
          </w:p>
          <w:p w14:paraId="1739D1EE" w14:textId="42EF326C" w:rsidR="00990D70" w:rsidRPr="00044F98" w:rsidRDefault="00990D70" w:rsidP="00044F98">
            <w:pPr>
              <w:pStyle w:val="Heading3"/>
              <w:numPr>
                <w:ilvl w:val="0"/>
                <w:numId w:val="44"/>
              </w:numPr>
              <w:spacing w:before="0"/>
              <w:ind w:right="90"/>
              <w:rPr>
                <w:rFonts w:asciiTheme="minorHAnsi" w:hAnsiTheme="minorHAnsi"/>
                <w:b/>
                <w:caps/>
                <w:sz w:val="18"/>
              </w:rPr>
            </w:pPr>
            <w:r w:rsidRPr="00044F98">
              <w:rPr>
                <w:rFonts w:asciiTheme="minorHAnsi" w:hAnsiTheme="minorHAnsi"/>
                <w:snapToGrid w:val="0"/>
                <w:sz w:val="18"/>
                <w:szCs w:val="18"/>
              </w:rPr>
              <w:t xml:space="preserve">I am either: a) a responsible person eligible under Division 3 of the Business and Professions Code </w:t>
            </w:r>
            <w:r w:rsidRPr="00044F98">
              <w:rPr>
                <w:rFonts w:asciiTheme="minorHAnsi" w:hAnsiTheme="minorHAnsi"/>
                <w:sz w:val="18"/>
                <w:szCs w:val="18"/>
              </w:rPr>
              <w:t xml:space="preserve">in the applicable classification to accept responsibility for the system design, construction, or installation </w:t>
            </w:r>
            <w:r w:rsidRPr="00044F98">
              <w:rPr>
                <w:rFonts w:asciiTheme="minorHAnsi" w:hAnsiTheme="minorHAnsi"/>
                <w:snapToGrid w:val="0"/>
                <w:sz w:val="18"/>
                <w:szCs w:val="18"/>
              </w:rPr>
              <w:t xml:space="preserve">of features, materials, components, or manufactured devices </w:t>
            </w:r>
            <w:r w:rsidRPr="00044F98">
              <w:rPr>
                <w:rFonts w:asciiTheme="minorHAnsi" w:hAnsiTheme="minorHAnsi"/>
                <w:sz w:val="18"/>
                <w:szCs w:val="18"/>
              </w:rPr>
              <w:t xml:space="preserve">for the scope of work identified on this Certificate of Installation </w:t>
            </w:r>
            <w:r w:rsidRPr="00044F98">
              <w:rPr>
                <w:rFonts w:asciiTheme="minorHAnsi" w:hAnsiTheme="minorHAnsi"/>
                <w:snapToGrid w:val="0"/>
                <w:sz w:val="18"/>
                <w:szCs w:val="18"/>
              </w:rPr>
              <w:t>and attest to the declarations in this statement</w:t>
            </w:r>
            <w:r w:rsidRPr="00044F98">
              <w:rPr>
                <w:rFonts w:asciiTheme="minorHAnsi" w:hAnsiTheme="minorHAnsi"/>
                <w:sz w:val="18"/>
                <w:szCs w:val="18"/>
              </w:rPr>
              <w:t>, or b) I am an authorized representative of the responsible person and attest to the declarations in this statement on the responsible person’s behalf</w:t>
            </w:r>
            <w:r w:rsidRPr="00044F98">
              <w:rPr>
                <w:rFonts w:asciiTheme="minorHAnsi" w:eastAsia="Calibri" w:hAnsiTheme="minorHAnsi"/>
                <w:sz w:val="18"/>
                <w:szCs w:val="18"/>
              </w:rPr>
              <w:t>.</w:t>
            </w:r>
          </w:p>
          <w:p w14:paraId="20374E16" w14:textId="77777777" w:rsidR="00990D70" w:rsidRPr="00044F98" w:rsidRDefault="00990D70" w:rsidP="00044F98">
            <w:pPr>
              <w:keepNext/>
              <w:numPr>
                <w:ilvl w:val="0"/>
                <w:numId w:val="44"/>
              </w:numPr>
              <w:autoSpaceDE w:val="0"/>
              <w:autoSpaceDN w:val="0"/>
              <w:adjustRightInd w:val="0"/>
              <w:ind w:right="90"/>
              <w:rPr>
                <w:rFonts w:asciiTheme="minorHAnsi" w:hAnsiTheme="minorHAnsi"/>
                <w:sz w:val="18"/>
                <w:szCs w:val="18"/>
              </w:rPr>
            </w:pPr>
            <w:r w:rsidRPr="00044F98">
              <w:rPr>
                <w:rFonts w:asciiTheme="minorHAnsi" w:hAnsiTheme="minorHAnsi"/>
                <w:sz w:val="18"/>
                <w:szCs w:val="18"/>
              </w:rPr>
              <w:t xml:space="preserve">The constructed or installed features, materials, </w:t>
            </w:r>
            <w:proofErr w:type="gramStart"/>
            <w:r w:rsidRPr="00044F98">
              <w:rPr>
                <w:rFonts w:asciiTheme="minorHAnsi" w:hAnsiTheme="minorHAnsi"/>
                <w:sz w:val="18"/>
                <w:szCs w:val="18"/>
              </w:rPr>
              <w:t>components</w:t>
            </w:r>
            <w:proofErr w:type="gramEnd"/>
            <w:r w:rsidRPr="00044F98">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044F98">
              <w:rPr>
                <w:rFonts w:asciiTheme="minorHAnsi" w:eastAsia="Calibri" w:hAnsiTheme="minorHAnsi" w:cs="TimesNewRomanPSMT"/>
                <w:sz w:val="18"/>
                <w:szCs w:val="18"/>
              </w:rPr>
              <w:t>.</w:t>
            </w:r>
          </w:p>
          <w:p w14:paraId="04BB656E" w14:textId="77777777" w:rsidR="00990D70" w:rsidRPr="00044F98" w:rsidRDefault="00990D70" w:rsidP="00044F98">
            <w:pPr>
              <w:pStyle w:val="ListParagraph"/>
              <w:keepNext/>
              <w:numPr>
                <w:ilvl w:val="0"/>
                <w:numId w:val="44"/>
              </w:numPr>
              <w:autoSpaceDE w:val="0"/>
              <w:autoSpaceDN w:val="0"/>
              <w:adjustRightInd w:val="0"/>
              <w:rPr>
                <w:rFonts w:asciiTheme="minorHAnsi" w:hAnsiTheme="minorHAnsi"/>
                <w:sz w:val="18"/>
              </w:rPr>
            </w:pPr>
            <w:r w:rsidRPr="00044F98">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F4B62F8" w14:textId="3DFC047E" w:rsidR="00CA11FA" w:rsidRPr="00044F98" w:rsidRDefault="00990D70" w:rsidP="00044F98">
            <w:pPr>
              <w:pStyle w:val="ListParagraph"/>
              <w:numPr>
                <w:ilvl w:val="0"/>
                <w:numId w:val="44"/>
              </w:numPr>
              <w:rPr>
                <w:b/>
              </w:rPr>
            </w:pPr>
            <w:r w:rsidRPr="00044F98">
              <w:rPr>
                <w:rFonts w:asciiTheme="minorHAnsi" w:hAnsiTheme="minorHAnsi"/>
                <w:sz w:val="18"/>
                <w:szCs w:val="18"/>
              </w:rPr>
              <w:t xml:space="preserve">I will ensure that a registered copy of this Certificate of Installation shall be </w:t>
            </w:r>
            <w:proofErr w:type="gramStart"/>
            <w:r w:rsidRPr="00044F98">
              <w:rPr>
                <w:rFonts w:asciiTheme="minorHAnsi" w:hAnsiTheme="minorHAnsi"/>
                <w:sz w:val="18"/>
                <w:szCs w:val="18"/>
              </w:rPr>
              <w:t>posted, or</w:t>
            </w:r>
            <w:proofErr w:type="gramEnd"/>
            <w:r w:rsidRPr="00044F98">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r w:rsidR="00CA11FA" w:rsidRPr="00044F98">
              <w:t xml:space="preserve"> </w:t>
            </w:r>
          </w:p>
        </w:tc>
      </w:tr>
      <w:tr w:rsidR="00CA11FA" w:rsidRPr="002B4489" w14:paraId="0F4B62FC" w14:textId="77777777" w:rsidTr="00B04FED">
        <w:tblPrEx>
          <w:tblCellMar>
            <w:left w:w="108" w:type="dxa"/>
            <w:right w:w="108" w:type="dxa"/>
          </w:tblCellMar>
        </w:tblPrEx>
        <w:trPr>
          <w:trHeight w:val="360"/>
        </w:trPr>
        <w:tc>
          <w:tcPr>
            <w:tcW w:w="5307" w:type="dxa"/>
          </w:tcPr>
          <w:p w14:paraId="0F4B62FA" w14:textId="77777777" w:rsidR="00CA11FA" w:rsidRPr="002B4489" w:rsidRDefault="00CA11FA" w:rsidP="00B04F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Responsible Builder/Installer Name:</w:t>
            </w:r>
          </w:p>
        </w:tc>
        <w:tc>
          <w:tcPr>
            <w:tcW w:w="5643" w:type="dxa"/>
            <w:gridSpan w:val="3"/>
          </w:tcPr>
          <w:p w14:paraId="0F4B62FB" w14:textId="77777777" w:rsidR="00CA11FA" w:rsidRPr="002B4489" w:rsidRDefault="00CA11FA" w:rsidP="00B04F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Responsible Builder/Installer Signature:</w:t>
            </w:r>
          </w:p>
        </w:tc>
      </w:tr>
      <w:tr w:rsidR="00CA11FA" w:rsidRPr="002B4489" w14:paraId="0F4B62FF"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2FD" w14:textId="333C00A5"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F4B62FE"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Position With Company (Title):</w:t>
            </w:r>
          </w:p>
        </w:tc>
      </w:tr>
      <w:tr w:rsidR="00CA11FA" w:rsidRPr="002B4489" w14:paraId="0F4B6302"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300"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F4B6301"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CSLB License:</w:t>
            </w:r>
          </w:p>
        </w:tc>
      </w:tr>
      <w:tr w:rsidR="00CA11FA" w:rsidRPr="002B4489" w14:paraId="0F4B6306"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303"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F4B6304" w14:textId="6FD59D12"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Phone</w:t>
            </w:r>
            <w:r w:rsidR="000171A8">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F4B6305"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Date Signed:</w:t>
            </w:r>
          </w:p>
        </w:tc>
      </w:tr>
      <w:tr w:rsidR="00CA11FA" w:rsidRPr="002B4489" w14:paraId="0F4B6309"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307"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F4B6308"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 xml:space="preserve">Name of TPQCP (if applicable): </w:t>
            </w:r>
          </w:p>
        </w:tc>
      </w:tr>
    </w:tbl>
    <w:p w14:paraId="0F4B630A" w14:textId="77777777" w:rsidR="005F4DEA" w:rsidRPr="00E05304" w:rsidRDefault="005F4DEA" w:rsidP="00E05304">
      <w:pPr>
        <w:rPr>
          <w:rFonts w:asciiTheme="minorHAnsi" w:hAnsiTheme="minorHAnsi"/>
        </w:rPr>
      </w:pPr>
    </w:p>
    <w:sectPr w:rsidR="005F4DEA" w:rsidRPr="00E05304" w:rsidSect="0076211D">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BFDF8" w14:textId="77777777" w:rsidR="009D2CBF" w:rsidRDefault="009D2CBF">
      <w:r>
        <w:separator/>
      </w:r>
    </w:p>
  </w:endnote>
  <w:endnote w:type="continuationSeparator" w:id="0">
    <w:p w14:paraId="0F2D6E13" w14:textId="77777777" w:rsidR="009D2CBF" w:rsidRDefault="009D2CBF">
      <w:r>
        <w:continuationSeparator/>
      </w:r>
    </w:p>
  </w:endnote>
  <w:endnote w:type="continuationNotice" w:id="1">
    <w:p w14:paraId="476A3DE4" w14:textId="77777777" w:rsidR="009D2CBF" w:rsidRDefault="009D2C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62569" w14:textId="77777777" w:rsidR="00D00A5C" w:rsidRDefault="00D00A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2D" w14:textId="1537AB20" w:rsidR="0077748E" w:rsidRPr="0066670F" w:rsidRDefault="0077748E" w:rsidP="00F87AF3">
    <w:pPr>
      <w:pStyle w:val="Footer"/>
    </w:pPr>
    <w:r w:rsidRPr="0066670F">
      <w:t>CA Building Energy Efficiency Standards - 20</w:t>
    </w:r>
    <w:ins w:id="8" w:author="Alhabibi, Haider@Energy" w:date="2021-08-24T13:08:00Z">
      <w:r w:rsidR="00976B08">
        <w:t>22</w:t>
      </w:r>
    </w:ins>
    <w:del w:id="9" w:author="Alhabibi, Haider@Energy" w:date="2021-08-24T13:08:00Z">
      <w:r w:rsidRPr="0066670F" w:rsidDel="00976B08">
        <w:delText>1</w:delText>
      </w:r>
      <w:r w:rsidDel="00976B08">
        <w:delText>9</w:delText>
      </w:r>
    </w:del>
    <w:r w:rsidRPr="0066670F">
      <w:t xml:space="preserve"> Residential Compliance</w:t>
    </w:r>
    <w:r w:rsidRPr="0066670F">
      <w:tab/>
    </w:r>
    <w:del w:id="10" w:author="Markstrum, Alexis@Energy" w:date="2021-10-15T13:11:00Z">
      <w:r w:rsidR="008D438E" w:rsidDel="00F87AF3">
        <w:delText xml:space="preserve">March </w:delText>
      </w:r>
    </w:del>
    <w:ins w:id="11" w:author="Markstrum, Alexis@Energy" w:date="2021-10-15T13:11:00Z">
      <w:r w:rsidR="00F87AF3">
        <w:t xml:space="preserve">January </w:t>
      </w:r>
    </w:ins>
    <w:r w:rsidR="008D438E">
      <w:t>20</w:t>
    </w:r>
    <w:ins w:id="12" w:author="Alhabibi, Haider@Energy" w:date="2021-08-24T13:08:00Z">
      <w:r w:rsidR="00976B08">
        <w:t>22</w:t>
      </w:r>
    </w:ins>
    <w:del w:id="13" w:author="Alhabibi, Haider@Energy" w:date="2021-08-24T13:08:00Z">
      <w:r w:rsidR="008D438E" w:rsidDel="00976B08">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1A0F8" w14:textId="77777777" w:rsidR="00D00A5C" w:rsidRDefault="00D00A5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37" w14:textId="7DA3FC91" w:rsidR="0077748E" w:rsidRPr="00E05304" w:rsidRDefault="0077748E" w:rsidP="00F87AF3">
    <w:pPr>
      <w:pStyle w:val="Footer"/>
    </w:pPr>
    <w:r w:rsidRPr="00D161B1">
      <w:t>CA Building Energy Efficiency Standards - 20</w:t>
    </w:r>
    <w:ins w:id="49" w:author="Alhabibi, Haider@Energy" w:date="2021-08-24T13:08:00Z">
      <w:r w:rsidR="00976B08">
        <w:t>22</w:t>
      </w:r>
    </w:ins>
    <w:del w:id="50" w:author="Alhabibi, Haider@Energy" w:date="2021-08-24T13:08:00Z">
      <w:r w:rsidRPr="00D161B1" w:rsidDel="00976B08">
        <w:delText>1</w:delText>
      </w:r>
      <w:r w:rsidDel="00976B08">
        <w:delText>9</w:delText>
      </w:r>
    </w:del>
    <w:r w:rsidRPr="00D161B1">
      <w:t xml:space="preserve"> Residential Compliance</w:t>
    </w:r>
    <w:r w:rsidRPr="00D161B1">
      <w:tab/>
    </w:r>
    <w:del w:id="51" w:author="Markstrum, Alexis@Energy" w:date="2021-10-15T13:11:00Z">
      <w:r w:rsidR="008D438E" w:rsidDel="00F87AF3">
        <w:delText xml:space="preserve">March </w:delText>
      </w:r>
    </w:del>
    <w:ins w:id="52" w:author="Markstrum, Alexis@Energy" w:date="2021-10-15T13:11:00Z">
      <w:r w:rsidR="00F87AF3">
        <w:t xml:space="preserve">January </w:t>
      </w:r>
    </w:ins>
    <w:r w:rsidR="008D438E">
      <w:t>20</w:t>
    </w:r>
    <w:ins w:id="53" w:author="Alhabibi, Haider@Energy" w:date="2021-08-24T13:08:00Z">
      <w:r w:rsidR="00976B08">
        <w:t>22</w:t>
      </w:r>
    </w:ins>
    <w:del w:id="54" w:author="Alhabibi, Haider@Energy" w:date="2021-08-24T13:08:00Z">
      <w:r w:rsidR="008D438E" w:rsidDel="00976B08">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5E3E54" w14:textId="77777777" w:rsidR="009D2CBF" w:rsidRDefault="009D2CBF">
      <w:r>
        <w:separator/>
      </w:r>
    </w:p>
  </w:footnote>
  <w:footnote w:type="continuationSeparator" w:id="0">
    <w:p w14:paraId="4EDC45CC" w14:textId="77777777" w:rsidR="009D2CBF" w:rsidRDefault="009D2CBF">
      <w:r>
        <w:continuationSeparator/>
      </w:r>
    </w:p>
  </w:footnote>
  <w:footnote w:type="continuationNotice" w:id="1">
    <w:p w14:paraId="722677A7" w14:textId="77777777" w:rsidR="009D2CBF" w:rsidRDefault="009D2C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25" w14:textId="2EAF5320" w:rsidR="0077748E" w:rsidRDefault="007774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6F493" w14:textId="388F73D6" w:rsidR="0077748E" w:rsidRPr="007770C5" w:rsidRDefault="00E63251" w:rsidP="00526A61">
    <w:pPr>
      <w:suppressAutoHyphens/>
      <w:ind w:left="-90"/>
      <w:rPr>
        <w:rFonts w:ascii="Arial" w:hAnsi="Arial" w:cs="Arial"/>
        <w:sz w:val="14"/>
        <w:szCs w:val="14"/>
      </w:rPr>
    </w:pPr>
    <w:customXmlInsRangeStart w:id="0" w:author="Geiser, Che@Energy" w:date="2022-04-08T12:32:00Z"/>
    <w:sdt>
      <w:sdtPr>
        <w:rPr>
          <w:rFonts w:ascii="Arial" w:hAnsi="Arial" w:cs="Arial"/>
          <w:sz w:val="14"/>
          <w:szCs w:val="14"/>
        </w:rPr>
        <w:id w:val="-457799868"/>
        <w:docPartObj>
          <w:docPartGallery w:val="Watermarks"/>
          <w:docPartUnique/>
        </w:docPartObj>
      </w:sdtPr>
      <w:sdtContent>
        <w:customXmlInsRangeEnd w:id="0"/>
        <w:ins w:id="1" w:author="Geiser, Che@Energy" w:date="2022-04-08T12:32:00Z">
          <w:r w:rsidRPr="00E63251">
            <w:rPr>
              <w:rFonts w:ascii="Arial" w:hAnsi="Arial" w:cs="Arial"/>
              <w:noProof/>
              <w:sz w:val="14"/>
              <w:szCs w:val="14"/>
            </w:rPr>
            <w:pict w14:anchorId="4111DA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0" type="#_x0000_t136" style="position:absolute;left:0;text-align:left;margin-left:0;margin-top:0;width:412.4pt;height:247.45pt;rotation:315;z-index:-251656185;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08T12:32:00Z"/>
      </w:sdtContent>
    </w:sdt>
    <w:customXmlInsRangeEnd w:id="2"/>
    <w:r w:rsidR="0077748E" w:rsidRPr="006E7AF3">
      <w:rPr>
        <w:rFonts w:ascii="Arial" w:hAnsi="Arial"/>
        <w:noProof/>
        <w:sz w:val="14"/>
      </w:rPr>
      <w:drawing>
        <wp:anchor distT="0" distB="0" distL="114300" distR="114300" simplePos="0" relativeHeight="251658247" behindDoc="0" locked="0" layoutInCell="1" allowOverlap="1" wp14:anchorId="77AB2899" wp14:editId="7558D531">
          <wp:simplePos x="0" y="0"/>
          <wp:positionH relativeFrom="margin">
            <wp:posOffset>6592570</wp:posOffset>
          </wp:positionH>
          <wp:positionV relativeFrom="margin">
            <wp:posOffset>-1211580</wp:posOffset>
          </wp:positionV>
          <wp:extent cx="316865" cy="278130"/>
          <wp:effectExtent l="0" t="0" r="0" b="0"/>
          <wp:wrapSquare wrapText="bothSides"/>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6865" cy="278130"/>
                  </a:xfrm>
                  <a:prstGeom prst="rect">
                    <a:avLst/>
                  </a:prstGeom>
                  <a:noFill/>
                </pic:spPr>
              </pic:pic>
            </a:graphicData>
          </a:graphic>
          <wp14:sizeRelV relativeFrom="margin">
            <wp14:pctHeight>0</wp14:pctHeight>
          </wp14:sizeRelV>
        </wp:anchor>
      </w:drawing>
    </w:r>
    <w:r w:rsidR="0077748E" w:rsidRPr="007770C5">
      <w:rPr>
        <w:rFonts w:ascii="Arial" w:hAnsi="Arial" w:cs="Arial"/>
        <w:sz w:val="14"/>
        <w:szCs w:val="14"/>
      </w:rPr>
      <w:t>STATE OF CALIFORNIA</w:t>
    </w:r>
  </w:p>
  <w:p w14:paraId="2F617A27" w14:textId="77777777" w:rsidR="0077748E" w:rsidRPr="007770C5" w:rsidRDefault="0077748E" w:rsidP="00526A61">
    <w:pPr>
      <w:suppressAutoHyphens/>
      <w:ind w:left="-90"/>
      <w:rPr>
        <w:rFonts w:ascii="Arial" w:hAnsi="Arial" w:cs="Arial"/>
        <w:b/>
        <w:sz w:val="24"/>
        <w:szCs w:val="24"/>
      </w:rPr>
    </w:pPr>
    <w:r>
      <w:rPr>
        <w:rFonts w:ascii="Arial" w:hAnsi="Arial" w:cs="Arial"/>
        <w:b/>
        <w:sz w:val="24"/>
        <w:szCs w:val="24"/>
      </w:rPr>
      <w:t>DUCT LEAKAGE DIAGNOSTIC TEST</w:t>
    </w:r>
  </w:p>
  <w:p w14:paraId="49980056" w14:textId="59E6DAE1" w:rsidR="0077748E" w:rsidRPr="007770C5" w:rsidRDefault="0077748E" w:rsidP="00526A61">
    <w:pPr>
      <w:suppressAutoHyphens/>
      <w:ind w:left="-90"/>
      <w:rPr>
        <w:rFonts w:ascii="Arial" w:hAnsi="Arial" w:cs="Arial"/>
        <w:sz w:val="14"/>
        <w:szCs w:val="14"/>
      </w:rPr>
    </w:pPr>
    <w:r>
      <w:rPr>
        <w:rFonts w:ascii="Arial" w:hAnsi="Arial" w:cs="Arial"/>
        <w:sz w:val="14"/>
        <w:szCs w:val="14"/>
      </w:rPr>
      <w:t>CEC-CF2R-MCH-20-H</w:t>
    </w:r>
    <w:r w:rsidRPr="007770C5">
      <w:rPr>
        <w:rFonts w:ascii="Arial" w:hAnsi="Arial" w:cs="Arial"/>
        <w:sz w:val="14"/>
        <w:szCs w:val="14"/>
      </w:rPr>
      <w:t xml:space="preserve"> (Revised </w:t>
    </w:r>
    <w:r>
      <w:rPr>
        <w:rFonts w:ascii="Arial" w:hAnsi="Arial" w:cs="Arial"/>
        <w:sz w:val="14"/>
        <w:szCs w:val="14"/>
      </w:rPr>
      <w:t>0</w:t>
    </w:r>
    <w:del w:id="3" w:author="Markstrum, Alexis@Energy" w:date="2021-10-15T13:11:00Z">
      <w:r w:rsidR="008D438E" w:rsidDel="00F87AF3">
        <w:rPr>
          <w:rFonts w:ascii="Arial" w:hAnsi="Arial" w:cs="Arial"/>
          <w:sz w:val="14"/>
          <w:szCs w:val="14"/>
        </w:rPr>
        <w:delText>3</w:delText>
      </w:r>
    </w:del>
    <w:ins w:id="4" w:author="Markstrum, Alexis@Energy" w:date="2021-10-15T13:11:00Z">
      <w:r w:rsidR="00F87AF3">
        <w:rPr>
          <w:rFonts w:ascii="Arial" w:hAnsi="Arial" w:cs="Arial"/>
          <w:sz w:val="14"/>
          <w:szCs w:val="14"/>
        </w:rPr>
        <w:t>1</w:t>
      </w:r>
    </w:ins>
    <w:r>
      <w:rPr>
        <w:rFonts w:ascii="Arial" w:hAnsi="Arial" w:cs="Arial"/>
        <w:sz w:val="14"/>
        <w:szCs w:val="14"/>
      </w:rPr>
      <w:t>/</w:t>
    </w:r>
    <w:ins w:id="5" w:author="Alhabibi, Haider@Energy" w:date="2021-08-24T13:08:00Z">
      <w:r w:rsidR="00976B08">
        <w:rPr>
          <w:rFonts w:ascii="Arial" w:hAnsi="Arial" w:cs="Arial"/>
          <w:sz w:val="14"/>
          <w:szCs w:val="14"/>
        </w:rPr>
        <w:t>22</w:t>
      </w:r>
    </w:ins>
    <w:del w:id="6" w:author="Alhabibi, Haider@Energy" w:date="2021-08-24T13:08:00Z">
      <w:r w:rsidR="008D438E" w:rsidDel="00976B08">
        <w:rPr>
          <w:rFonts w:ascii="Arial" w:hAnsi="Arial" w:cs="Arial"/>
          <w:sz w:val="14"/>
          <w:szCs w:val="14"/>
        </w:rPr>
        <w:delText>21</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961"/>
      <w:gridCol w:w="1559"/>
    </w:tblGrid>
    <w:tr w:rsidR="0077748E" w:rsidRPr="00F85124" w14:paraId="4D5185B4" w14:textId="77777777" w:rsidTr="0077748E">
      <w:trPr>
        <w:cantSplit/>
        <w:trHeight w:val="288"/>
      </w:trPr>
      <w:tc>
        <w:tcPr>
          <w:tcW w:w="4155" w:type="pct"/>
          <w:gridSpan w:val="3"/>
          <w:tcBorders>
            <w:left w:val="single" w:sz="4" w:space="0" w:color="auto"/>
            <w:bottom w:val="single" w:sz="4" w:space="0" w:color="auto"/>
            <w:right w:val="nil"/>
          </w:tcBorders>
          <w:vAlign w:val="center"/>
        </w:tcPr>
        <w:p w14:paraId="6751B8BC" w14:textId="77777777" w:rsidR="0077748E" w:rsidRPr="00F85124" w:rsidRDefault="0077748E" w:rsidP="00526A61">
          <w:pPr>
            <w:pStyle w:val="Heading1"/>
            <w:rPr>
              <w:rFonts w:asciiTheme="minorHAnsi" w:hAnsiTheme="minorHAnsi"/>
              <w:b w:val="0"/>
              <w:bCs/>
              <w:sz w:val="20"/>
            </w:rPr>
          </w:pPr>
          <w:r>
            <w:rPr>
              <w:rFonts w:asciiTheme="minorHAnsi" w:hAnsiTheme="minorHAnsi"/>
              <w:b w:val="0"/>
              <w:bCs/>
              <w:sz w:val="20"/>
            </w:rPr>
            <w:t>CERTIFICATE OF INSTALLATION</w:t>
          </w:r>
        </w:p>
      </w:tc>
      <w:tc>
        <w:tcPr>
          <w:tcW w:w="845" w:type="pct"/>
          <w:tcBorders>
            <w:left w:val="nil"/>
            <w:bottom w:val="single" w:sz="4" w:space="0" w:color="auto"/>
          </w:tcBorders>
          <w:tcMar>
            <w:left w:w="115" w:type="dxa"/>
            <w:right w:w="115" w:type="dxa"/>
          </w:tcMar>
          <w:vAlign w:val="center"/>
        </w:tcPr>
        <w:p w14:paraId="4528E7CD" w14:textId="77777777" w:rsidR="0077748E" w:rsidRPr="00F85124" w:rsidRDefault="0077748E" w:rsidP="00526A61">
          <w:pPr>
            <w:pStyle w:val="Heading1"/>
            <w:jc w:val="right"/>
            <w:rPr>
              <w:rFonts w:asciiTheme="minorHAnsi" w:hAnsiTheme="minorHAnsi"/>
              <w:b w:val="0"/>
              <w:bCs/>
              <w:sz w:val="20"/>
            </w:rPr>
          </w:pPr>
          <w:r>
            <w:rPr>
              <w:rFonts w:asciiTheme="minorHAnsi" w:hAnsiTheme="minorHAnsi"/>
              <w:b w:val="0"/>
              <w:bCs/>
              <w:sz w:val="20"/>
            </w:rPr>
            <w:t>CF2R-MCH-20-H</w:t>
          </w:r>
        </w:p>
      </w:tc>
    </w:tr>
    <w:tr w:rsidR="0077748E" w:rsidRPr="00F85124" w14:paraId="7CFE44DE" w14:textId="77777777" w:rsidTr="0077748E">
      <w:trPr>
        <w:cantSplit/>
        <w:trHeight w:val="288"/>
      </w:trPr>
      <w:tc>
        <w:tcPr>
          <w:tcW w:w="2500" w:type="pct"/>
          <w:gridSpan w:val="2"/>
          <w:tcBorders>
            <w:right w:val="nil"/>
          </w:tcBorders>
        </w:tcPr>
        <w:p w14:paraId="4B832940" w14:textId="6795E7DF" w:rsidR="0077748E" w:rsidRPr="00F85124" w:rsidRDefault="0077748E" w:rsidP="00526A61">
          <w:pPr>
            <w:tabs>
              <w:tab w:val="right" w:pos="10543"/>
            </w:tabs>
            <w:rPr>
              <w:rFonts w:asciiTheme="minorHAnsi" w:hAnsiTheme="minorHAnsi"/>
              <w:sz w:val="12"/>
              <w:szCs w:val="12"/>
            </w:rPr>
          </w:pPr>
          <w:r w:rsidRPr="00F85124">
            <w:rPr>
              <w:rFonts w:asciiTheme="minorHAnsi" w:hAnsiTheme="minorHAnsi"/>
              <w:bCs/>
            </w:rPr>
            <w:t>Duct Leakage Diagnostic Test</w:t>
          </w:r>
          <w:ins w:id="7" w:author="Markstrum, Alexis@Energy" w:date="2021-10-27T08:56:00Z">
            <w:r w:rsidR="00D00A5C">
              <w:rPr>
                <w:rFonts w:asciiTheme="minorHAnsi" w:hAnsiTheme="minorHAnsi"/>
                <w:bCs/>
              </w:rPr>
              <w:t xml:space="preserve"> </w:t>
            </w:r>
          </w:ins>
        </w:p>
      </w:tc>
      <w:tc>
        <w:tcPr>
          <w:tcW w:w="2500" w:type="pct"/>
          <w:gridSpan w:val="2"/>
          <w:tcBorders>
            <w:left w:val="nil"/>
          </w:tcBorders>
        </w:tcPr>
        <w:p w14:paraId="01D25472" w14:textId="1629345A" w:rsidR="0077748E" w:rsidRPr="00F85124" w:rsidRDefault="0077748E" w:rsidP="00526A61">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654D2C">
            <w:rPr>
              <w:rFonts w:asciiTheme="minorHAnsi" w:hAnsiTheme="minorHAnsi"/>
              <w:bCs/>
              <w:noProof/>
            </w:rPr>
            <w:t>3</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E63251">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r w:rsidR="0077748E" w:rsidRPr="00F85124" w14:paraId="6497C8CA" w14:textId="77777777" w:rsidTr="0077748E">
      <w:trPr>
        <w:cantSplit/>
        <w:trHeight w:val="288"/>
      </w:trPr>
      <w:tc>
        <w:tcPr>
          <w:tcW w:w="0" w:type="auto"/>
        </w:tcPr>
        <w:p w14:paraId="41A50657" w14:textId="77777777" w:rsidR="0077748E" w:rsidRPr="00F85124" w:rsidRDefault="0077748E" w:rsidP="00526A61">
          <w:pPr>
            <w:rPr>
              <w:rFonts w:asciiTheme="minorHAnsi" w:hAnsiTheme="minorHAnsi"/>
              <w:sz w:val="12"/>
              <w:szCs w:val="12"/>
            </w:rPr>
          </w:pPr>
          <w:r w:rsidRPr="00F85124">
            <w:rPr>
              <w:rFonts w:asciiTheme="minorHAnsi" w:hAnsiTheme="minorHAnsi"/>
              <w:sz w:val="12"/>
              <w:szCs w:val="12"/>
            </w:rPr>
            <w:t>Project Name:</w:t>
          </w:r>
        </w:p>
      </w:tc>
      <w:tc>
        <w:tcPr>
          <w:tcW w:w="1794" w:type="pct"/>
          <w:gridSpan w:val="2"/>
        </w:tcPr>
        <w:p w14:paraId="72F11497" w14:textId="77777777" w:rsidR="0077748E" w:rsidRPr="00F85124" w:rsidRDefault="0077748E" w:rsidP="00526A61">
          <w:pPr>
            <w:rPr>
              <w:rFonts w:asciiTheme="minorHAnsi" w:hAnsiTheme="minorHAnsi"/>
              <w:sz w:val="12"/>
              <w:szCs w:val="12"/>
            </w:rPr>
          </w:pPr>
          <w:r w:rsidRPr="00F85124">
            <w:rPr>
              <w:rFonts w:asciiTheme="minorHAnsi" w:hAnsiTheme="minorHAnsi"/>
              <w:sz w:val="12"/>
              <w:szCs w:val="12"/>
            </w:rPr>
            <w:t>Enforcement Agency:</w:t>
          </w:r>
        </w:p>
      </w:tc>
      <w:tc>
        <w:tcPr>
          <w:tcW w:w="845" w:type="pct"/>
        </w:tcPr>
        <w:p w14:paraId="25AFCEA8" w14:textId="77777777" w:rsidR="0077748E" w:rsidRPr="00F85124" w:rsidRDefault="0077748E" w:rsidP="00526A61">
          <w:pPr>
            <w:rPr>
              <w:rFonts w:asciiTheme="minorHAnsi" w:hAnsiTheme="minorHAnsi"/>
              <w:sz w:val="12"/>
              <w:szCs w:val="12"/>
            </w:rPr>
          </w:pPr>
          <w:r w:rsidRPr="00F85124">
            <w:rPr>
              <w:rFonts w:asciiTheme="minorHAnsi" w:hAnsiTheme="minorHAnsi"/>
              <w:sz w:val="12"/>
              <w:szCs w:val="12"/>
            </w:rPr>
            <w:t>Permit Number:</w:t>
          </w:r>
        </w:p>
      </w:tc>
    </w:tr>
    <w:tr w:rsidR="0077748E" w:rsidRPr="00F85124" w14:paraId="5D2BE2DD" w14:textId="77777777" w:rsidTr="0077748E">
      <w:trPr>
        <w:cantSplit/>
        <w:trHeight w:val="288"/>
      </w:trPr>
      <w:tc>
        <w:tcPr>
          <w:tcW w:w="0" w:type="auto"/>
        </w:tcPr>
        <w:p w14:paraId="2DFECB58" w14:textId="77777777" w:rsidR="0077748E" w:rsidRPr="00F85124" w:rsidRDefault="0077748E" w:rsidP="00526A61">
          <w:pPr>
            <w:rPr>
              <w:rFonts w:asciiTheme="minorHAnsi" w:hAnsiTheme="minorHAnsi"/>
              <w:sz w:val="12"/>
              <w:szCs w:val="12"/>
              <w:vertAlign w:val="superscript"/>
            </w:rPr>
          </w:pPr>
          <w:r w:rsidRPr="00F85124">
            <w:rPr>
              <w:rFonts w:asciiTheme="minorHAnsi" w:hAnsiTheme="minorHAnsi"/>
              <w:sz w:val="12"/>
              <w:szCs w:val="12"/>
            </w:rPr>
            <w:t>Dwelling Address:</w:t>
          </w:r>
        </w:p>
      </w:tc>
      <w:tc>
        <w:tcPr>
          <w:tcW w:w="1794" w:type="pct"/>
          <w:gridSpan w:val="2"/>
        </w:tcPr>
        <w:p w14:paraId="22CBC045" w14:textId="77777777" w:rsidR="0077748E" w:rsidRPr="00F85124" w:rsidRDefault="0077748E" w:rsidP="00526A61">
          <w:pPr>
            <w:rPr>
              <w:rFonts w:asciiTheme="minorHAnsi" w:hAnsiTheme="minorHAnsi"/>
              <w:sz w:val="12"/>
              <w:szCs w:val="12"/>
              <w:vertAlign w:val="superscript"/>
            </w:rPr>
          </w:pPr>
          <w:r w:rsidRPr="00F85124">
            <w:rPr>
              <w:rFonts w:asciiTheme="minorHAnsi" w:hAnsiTheme="minorHAnsi"/>
              <w:sz w:val="12"/>
              <w:szCs w:val="12"/>
            </w:rPr>
            <w:t>City</w:t>
          </w:r>
        </w:p>
      </w:tc>
      <w:tc>
        <w:tcPr>
          <w:tcW w:w="845" w:type="pct"/>
        </w:tcPr>
        <w:p w14:paraId="7D9BCD9C" w14:textId="77777777" w:rsidR="0077748E" w:rsidRPr="00F85124" w:rsidRDefault="0077748E" w:rsidP="00526A61">
          <w:pPr>
            <w:rPr>
              <w:rFonts w:asciiTheme="minorHAnsi" w:hAnsiTheme="minorHAnsi"/>
              <w:sz w:val="12"/>
              <w:szCs w:val="12"/>
              <w:vertAlign w:val="superscript"/>
            </w:rPr>
          </w:pPr>
          <w:r w:rsidRPr="00F85124">
            <w:rPr>
              <w:rFonts w:asciiTheme="minorHAnsi" w:hAnsiTheme="minorHAnsi"/>
              <w:sz w:val="12"/>
              <w:szCs w:val="12"/>
            </w:rPr>
            <w:t>Zip Code</w:t>
          </w:r>
        </w:p>
      </w:tc>
    </w:tr>
  </w:tbl>
  <w:p w14:paraId="0F4B632C" w14:textId="77777777" w:rsidR="0077748E" w:rsidRPr="00226F4D" w:rsidRDefault="0077748E" w:rsidP="005A2889">
    <w:pPr>
      <w:pStyle w:val="Header"/>
      <w:rPr>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2E" w14:textId="0555266A" w:rsidR="0077748E" w:rsidRDefault="0077748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77748E" w:rsidRPr="00E05304" w14:paraId="6691107D" w14:textId="77777777" w:rsidTr="00E05304">
      <w:trPr>
        <w:cantSplit/>
        <w:trHeight w:val="288"/>
      </w:trPr>
      <w:tc>
        <w:tcPr>
          <w:tcW w:w="3644" w:type="pct"/>
          <w:tcBorders>
            <w:bottom w:val="single" w:sz="4" w:space="0" w:color="auto"/>
          </w:tcBorders>
        </w:tcPr>
        <w:p w14:paraId="7528E47B" w14:textId="137C0856" w:rsidR="0077748E" w:rsidRPr="00E05304" w:rsidRDefault="0077748E" w:rsidP="005F4DEA">
          <w:pPr>
            <w:pStyle w:val="Heading1"/>
            <w:rPr>
              <w:rFonts w:asciiTheme="minorHAnsi" w:hAnsiTheme="minorHAnsi"/>
              <w:b w:val="0"/>
              <w:bCs/>
              <w:sz w:val="20"/>
            </w:rPr>
          </w:pPr>
          <w:r w:rsidRPr="00E05304">
            <w:rPr>
              <w:rFonts w:asciiTheme="minorHAnsi" w:hAnsiTheme="minorHAnsi"/>
              <w:b w:val="0"/>
              <w:bCs/>
              <w:sz w:val="20"/>
            </w:rPr>
            <w:t>CERTIFICATE OF INSTALLATION</w:t>
          </w:r>
          <w:r>
            <w:rPr>
              <w:rFonts w:asciiTheme="minorHAnsi" w:hAnsiTheme="minorHAnsi"/>
              <w:b w:val="0"/>
              <w:bCs/>
              <w:sz w:val="20"/>
            </w:rPr>
            <w:t xml:space="preserve"> </w:t>
          </w:r>
          <w:r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3CD2303B" w14:textId="77777777" w:rsidR="0077748E" w:rsidRPr="00E05304" w:rsidRDefault="0077748E" w:rsidP="00091DB0">
          <w:pPr>
            <w:pStyle w:val="Heading1"/>
            <w:jc w:val="right"/>
            <w:rPr>
              <w:rFonts w:asciiTheme="minorHAnsi" w:hAnsiTheme="minorHAnsi"/>
              <w:b w:val="0"/>
              <w:bCs/>
              <w:sz w:val="20"/>
            </w:rPr>
          </w:pPr>
          <w:r w:rsidRPr="00E05304">
            <w:rPr>
              <w:rFonts w:asciiTheme="minorHAnsi" w:hAnsiTheme="minorHAnsi"/>
              <w:b w:val="0"/>
              <w:bCs/>
              <w:sz w:val="20"/>
            </w:rPr>
            <w:t>CF2R</w:t>
          </w:r>
          <w:r>
            <w:rPr>
              <w:rFonts w:asciiTheme="minorHAnsi" w:hAnsiTheme="minorHAnsi"/>
              <w:b w:val="0"/>
              <w:sz w:val="20"/>
            </w:rPr>
            <w:t>-M</w:t>
          </w:r>
          <w:r w:rsidRPr="00E05304">
            <w:rPr>
              <w:rFonts w:asciiTheme="minorHAnsi" w:hAnsiTheme="minorHAnsi"/>
              <w:b w:val="0"/>
              <w:sz w:val="20"/>
            </w:rPr>
            <w:t>CH-20-H</w:t>
          </w:r>
        </w:p>
      </w:tc>
    </w:tr>
    <w:tr w:rsidR="0077748E" w:rsidRPr="00E05304" w14:paraId="0AED648D" w14:textId="77777777" w:rsidTr="004903E6">
      <w:trPr>
        <w:cantSplit/>
        <w:trHeight w:val="288"/>
      </w:trPr>
      <w:tc>
        <w:tcPr>
          <w:tcW w:w="3772" w:type="pct"/>
          <w:gridSpan w:val="2"/>
          <w:tcBorders>
            <w:top w:val="single" w:sz="4" w:space="0" w:color="auto"/>
            <w:bottom w:val="single" w:sz="4" w:space="0" w:color="auto"/>
          </w:tcBorders>
        </w:tcPr>
        <w:p w14:paraId="66326912" w14:textId="77777777" w:rsidR="0077748E" w:rsidRPr="00F85124" w:rsidRDefault="0077748E"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Borders>
            <w:top w:val="single" w:sz="4" w:space="0" w:color="auto"/>
            <w:bottom w:val="single" w:sz="4" w:space="0" w:color="auto"/>
          </w:tcBorders>
          <w:tcMar>
            <w:left w:w="115" w:type="dxa"/>
            <w:right w:w="202" w:type="dxa"/>
          </w:tcMar>
          <w:vAlign w:val="center"/>
        </w:tcPr>
        <w:p w14:paraId="36F5B354" w14:textId="0641B0B7" w:rsidR="0077748E" w:rsidRPr="00E05304" w:rsidRDefault="0077748E"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E63251">
            <w:rPr>
              <w:rFonts w:asciiTheme="minorHAnsi" w:hAnsiTheme="minorHAnsi"/>
              <w:noProof/>
            </w:rPr>
            <w:t>3</w:t>
          </w:r>
          <w:r>
            <w:rPr>
              <w:rFonts w:asciiTheme="minorHAnsi" w:hAnsiTheme="minorHAnsi"/>
              <w:noProof/>
            </w:rPr>
            <w:fldChar w:fldCharType="end"/>
          </w:r>
          <w:r>
            <w:rPr>
              <w:rFonts w:asciiTheme="minorHAnsi" w:hAnsiTheme="minorHAnsi"/>
              <w:noProof/>
            </w:rPr>
            <w:t>)</w:t>
          </w:r>
        </w:p>
      </w:tc>
    </w:tr>
  </w:tbl>
  <w:p w14:paraId="50373031" w14:textId="77777777" w:rsidR="0077748E" w:rsidRPr="00226F4D" w:rsidRDefault="0077748E" w:rsidP="005A2889">
    <w:pPr>
      <w:pStyle w:val="Header"/>
      <w:rPr>
        <w:szCs w:val="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2F" w14:textId="18E20969" w:rsidR="0077748E" w:rsidRDefault="0077748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77748E" w:rsidRPr="00E05304" w14:paraId="0F4B6332" w14:textId="77777777" w:rsidTr="00226F4D">
      <w:trPr>
        <w:cantSplit/>
        <w:trHeight w:val="288"/>
      </w:trPr>
      <w:tc>
        <w:tcPr>
          <w:tcW w:w="3644" w:type="pct"/>
          <w:vAlign w:val="center"/>
        </w:tcPr>
        <w:p w14:paraId="0F4B6330" w14:textId="328FC75A" w:rsidR="0077748E" w:rsidRPr="00E05304" w:rsidRDefault="0077748E" w:rsidP="000171A8">
          <w:pPr>
            <w:pStyle w:val="Heading1"/>
            <w:rPr>
              <w:rFonts w:asciiTheme="minorHAnsi" w:hAnsiTheme="minorHAnsi"/>
              <w:b w:val="0"/>
              <w:bCs/>
              <w:sz w:val="20"/>
            </w:rPr>
          </w:pPr>
          <w:r w:rsidRPr="00E05304">
            <w:rPr>
              <w:rFonts w:asciiTheme="minorHAnsi" w:hAnsiTheme="minorHAnsi"/>
              <w:b w:val="0"/>
              <w:bCs/>
              <w:sz w:val="20"/>
            </w:rPr>
            <w:t>CERTIFICATE OF INSTALLATION</w:t>
          </w:r>
          <w:r>
            <w:rPr>
              <w:rFonts w:asciiTheme="minorHAnsi" w:hAnsiTheme="minorHAnsi"/>
              <w:b w:val="0"/>
              <w:bCs/>
              <w:sz w:val="20"/>
            </w:rPr>
            <w:t xml:space="preserve"> - </w:t>
          </w:r>
          <w:r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0F4B6331" w14:textId="32FDFB75" w:rsidR="0077748E" w:rsidRPr="00E05304" w:rsidRDefault="0077748E" w:rsidP="00091DB0">
          <w:pPr>
            <w:pStyle w:val="Heading1"/>
            <w:jc w:val="right"/>
            <w:rPr>
              <w:rFonts w:asciiTheme="minorHAnsi" w:hAnsiTheme="minorHAnsi"/>
              <w:b w:val="0"/>
              <w:bCs/>
              <w:sz w:val="20"/>
            </w:rPr>
          </w:pPr>
          <w:r w:rsidRPr="00E05304">
            <w:rPr>
              <w:rFonts w:asciiTheme="minorHAnsi" w:hAnsiTheme="minorHAnsi"/>
              <w:b w:val="0"/>
              <w:bCs/>
              <w:sz w:val="20"/>
            </w:rPr>
            <w:t>CF2R</w:t>
          </w:r>
          <w:r>
            <w:rPr>
              <w:rFonts w:asciiTheme="minorHAnsi" w:hAnsiTheme="minorHAnsi"/>
              <w:b w:val="0"/>
              <w:sz w:val="20"/>
            </w:rPr>
            <w:t>-MCH-20-H</w:t>
          </w:r>
        </w:p>
      </w:tc>
    </w:tr>
    <w:tr w:rsidR="0077748E" w:rsidRPr="00E05304" w14:paraId="0F4B6335" w14:textId="77777777" w:rsidTr="00226F4D">
      <w:trPr>
        <w:cantSplit/>
        <w:trHeight w:val="288"/>
      </w:trPr>
      <w:tc>
        <w:tcPr>
          <w:tcW w:w="3772" w:type="pct"/>
          <w:gridSpan w:val="2"/>
          <w:vAlign w:val="center"/>
        </w:tcPr>
        <w:p w14:paraId="0F4B6333" w14:textId="77777777" w:rsidR="0077748E" w:rsidRPr="00F85124" w:rsidRDefault="0077748E" w:rsidP="000171A8">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Mar>
            <w:left w:w="115" w:type="dxa"/>
            <w:right w:w="202" w:type="dxa"/>
          </w:tcMar>
          <w:vAlign w:val="center"/>
        </w:tcPr>
        <w:p w14:paraId="0F4B6334" w14:textId="6BCCF6D3" w:rsidR="0077748E" w:rsidRPr="00E05304" w:rsidRDefault="0077748E"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654D2C">
            <w:rPr>
              <w:rFonts w:asciiTheme="minorHAnsi" w:hAnsiTheme="minorHAnsi"/>
              <w:bCs/>
              <w:noProof/>
            </w:rPr>
            <w:t>3</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E63251">
            <w:rPr>
              <w:rFonts w:asciiTheme="minorHAnsi" w:hAnsiTheme="minorHAnsi"/>
              <w:bCs/>
              <w:noProof/>
            </w:rPr>
            <w:t>4</w:t>
          </w:r>
          <w:r>
            <w:rPr>
              <w:rFonts w:asciiTheme="minorHAnsi" w:hAnsiTheme="minorHAnsi"/>
              <w:bCs/>
              <w:noProof/>
            </w:rPr>
            <w:fldChar w:fldCharType="end"/>
          </w:r>
          <w:r>
            <w:rPr>
              <w:rFonts w:asciiTheme="minorHAnsi" w:hAnsiTheme="minorHAnsi"/>
              <w:bCs/>
              <w:noProof/>
            </w:rPr>
            <w:t>)</w:t>
          </w:r>
        </w:p>
      </w:tc>
    </w:tr>
  </w:tbl>
  <w:p w14:paraId="0F4B6336" w14:textId="77777777" w:rsidR="0077748E" w:rsidRPr="00226F4D" w:rsidRDefault="0077748E" w:rsidP="005A2889">
    <w:pPr>
      <w:pStyle w:val="Header"/>
      <w:rPr>
        <w:szCs w:val="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338" w14:textId="185891E7" w:rsidR="0077748E" w:rsidRDefault="007774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05270BB"/>
    <w:multiLevelType w:val="hybridMultilevel"/>
    <w:tmpl w:val="292867A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3E64A0B"/>
    <w:multiLevelType w:val="hybridMultilevel"/>
    <w:tmpl w:val="921CD13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031009"/>
    <w:multiLevelType w:val="hybridMultilevel"/>
    <w:tmpl w:val="DDB27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0DF80D7B"/>
    <w:multiLevelType w:val="hybridMultilevel"/>
    <w:tmpl w:val="EA16F1C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11E773F8"/>
    <w:multiLevelType w:val="hybridMultilevel"/>
    <w:tmpl w:val="665C569E"/>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8760CFC"/>
    <w:multiLevelType w:val="hybridMultilevel"/>
    <w:tmpl w:val="2696D094"/>
    <w:lvl w:ilvl="0" w:tplc="A46AE06E">
      <w:start w:val="1"/>
      <w:numFmt w:val="upp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23D72DE3"/>
    <w:multiLevelType w:val="hybridMultilevel"/>
    <w:tmpl w:val="8924C4B4"/>
    <w:lvl w:ilvl="0" w:tplc="CC6CF410">
      <w:start w:val="1"/>
      <w:numFmt w:val="decimal"/>
      <w:lvlText w:val="%1."/>
      <w:lvlJc w:val="left"/>
      <w:pPr>
        <w:ind w:left="360" w:hanging="360"/>
      </w:pPr>
      <w:rPr>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86558B8"/>
    <w:multiLevelType w:val="hybridMultilevel"/>
    <w:tmpl w:val="838863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9236FDD"/>
    <w:multiLevelType w:val="hybridMultilevel"/>
    <w:tmpl w:val="7C8CACA6"/>
    <w:lvl w:ilvl="0" w:tplc="FBE0633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C816D7"/>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DDD18B9"/>
    <w:multiLevelType w:val="hybridMultilevel"/>
    <w:tmpl w:val="FC609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66087A"/>
    <w:multiLevelType w:val="hybridMultilevel"/>
    <w:tmpl w:val="03C03FE8"/>
    <w:lvl w:ilvl="0" w:tplc="30A81A1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413C6091"/>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44801B6B"/>
    <w:multiLevelType w:val="hybridMultilevel"/>
    <w:tmpl w:val="36944BA0"/>
    <w:lvl w:ilvl="0" w:tplc="37BEC628">
      <w:start w:val="8"/>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993622"/>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4656049C"/>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9D24F82"/>
    <w:multiLevelType w:val="hybridMultilevel"/>
    <w:tmpl w:val="F3828DEA"/>
    <w:lvl w:ilvl="0" w:tplc="3400583E">
      <w:start w:val="2"/>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4E52562E"/>
    <w:multiLevelType w:val="hybridMultilevel"/>
    <w:tmpl w:val="7A50D746"/>
    <w:lvl w:ilvl="0" w:tplc="D872163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436D23"/>
    <w:multiLevelType w:val="hybridMultilevel"/>
    <w:tmpl w:val="57B8B97A"/>
    <w:lvl w:ilvl="0" w:tplc="B466480E">
      <w:start w:val="4"/>
      <w:numFmt w:val="decimal"/>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1B3090A"/>
    <w:multiLevelType w:val="hybridMultilevel"/>
    <w:tmpl w:val="3A38C64C"/>
    <w:lvl w:ilvl="0" w:tplc="F260DE3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5447768F"/>
    <w:multiLevelType w:val="hybridMultilevel"/>
    <w:tmpl w:val="5A74970C"/>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15:restartNumberingAfterBreak="0">
    <w:nsid w:val="5A0E130B"/>
    <w:multiLevelType w:val="hybridMultilevel"/>
    <w:tmpl w:val="8C9CBC5E"/>
    <w:lvl w:ilvl="0" w:tplc="06426770">
      <w:start w:val="5"/>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DC35B6"/>
    <w:multiLevelType w:val="hybridMultilevel"/>
    <w:tmpl w:val="F4029836"/>
    <w:lvl w:ilvl="0" w:tplc="CC1CD39E">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5401E09"/>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E6A2E87"/>
    <w:multiLevelType w:val="hybridMultilevel"/>
    <w:tmpl w:val="50761872"/>
    <w:lvl w:ilvl="0" w:tplc="FA38DF12">
      <w:start w:val="1"/>
      <w:numFmt w:val="upperLetter"/>
      <w:lvlText w:val="%1."/>
      <w:lvlJc w:val="left"/>
      <w:pPr>
        <w:ind w:left="720" w:hanging="360"/>
      </w:pPr>
      <w:rPr>
        <w:b w:val="0"/>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702045FA"/>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0303767"/>
    <w:multiLevelType w:val="hybridMultilevel"/>
    <w:tmpl w:val="4C26DECA"/>
    <w:lvl w:ilvl="0" w:tplc="4588D272">
      <w:start w:val="11"/>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581D4F"/>
    <w:multiLevelType w:val="hybridMultilevel"/>
    <w:tmpl w:val="83D64A64"/>
    <w:lvl w:ilvl="0" w:tplc="04848196">
      <w:start w:val="1"/>
      <w:numFmt w:val="upperLetter"/>
      <w:lvlText w:val="%1."/>
      <w:lvlJc w:val="left"/>
      <w:pPr>
        <w:ind w:left="720" w:hanging="360"/>
      </w:pPr>
      <w:rPr>
        <w:b w:val="0"/>
      </w:rPr>
    </w:lvl>
    <w:lvl w:ilvl="1" w:tplc="0EE4994A">
      <w:start w:val="1"/>
      <w:numFmt w:val="lowerLetter"/>
      <w:lvlText w:val="%2."/>
      <w:lvlJc w:val="left"/>
      <w:pPr>
        <w:ind w:left="1440" w:hanging="360"/>
      </w:pPr>
      <w:rPr>
        <w:b w:val="0"/>
      </w:rPr>
    </w:lvl>
    <w:lvl w:ilvl="2" w:tplc="CB38E1FE">
      <w:start w:val="10"/>
      <w:numFmt w:val="decimal"/>
      <w:lvlText w:val="%3."/>
      <w:lvlJc w:val="left"/>
      <w:pPr>
        <w:ind w:left="450" w:hanging="360"/>
      </w:pPr>
      <w:rPr>
        <w:rFonts w:hint="default"/>
      </w:rPr>
    </w:lvl>
    <w:lvl w:ilvl="3" w:tplc="0409000F">
      <w:start w:val="1"/>
      <w:numFmt w:val="decimal"/>
      <w:lvlText w:val="%4."/>
      <w:lvlJc w:val="left"/>
      <w:pPr>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15:restartNumberingAfterBreak="0">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7"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AA13D64"/>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9" w15:restartNumberingAfterBreak="0">
    <w:nsid w:val="7AA31E83"/>
    <w:multiLevelType w:val="hybridMultilevel"/>
    <w:tmpl w:val="88D287E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15:restartNumberingAfterBreak="0">
    <w:nsid w:val="7BFA0C5F"/>
    <w:multiLevelType w:val="hybridMultilevel"/>
    <w:tmpl w:val="16F63C66"/>
    <w:lvl w:ilvl="0" w:tplc="8E56E970">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5"/>
  </w:num>
  <w:num w:numId="3">
    <w:abstractNumId w:val="26"/>
  </w:num>
  <w:num w:numId="4">
    <w:abstractNumId w:val="1"/>
  </w:num>
  <w:num w:numId="5">
    <w:abstractNumId w:val="0"/>
  </w:num>
  <w:num w:numId="6">
    <w:abstractNumId w:val="16"/>
  </w:num>
  <w:num w:numId="7">
    <w:abstractNumId w:val="17"/>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5"/>
  </w:num>
  <w:num w:numId="2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5"/>
  </w:num>
  <w:num w:numId="25">
    <w:abstractNumId w:val="29"/>
  </w:num>
  <w:num w:numId="26">
    <w:abstractNumId w:val="24"/>
  </w:num>
  <w:num w:numId="27">
    <w:abstractNumId w:val="20"/>
  </w:num>
  <w:num w:numId="28">
    <w:abstractNumId w:val="14"/>
  </w:num>
  <w:num w:numId="29">
    <w:abstractNumId w:val="34"/>
  </w:num>
  <w:num w:numId="30">
    <w:abstractNumId w:val="3"/>
  </w:num>
  <w:num w:numId="31">
    <w:abstractNumId w:val="37"/>
  </w:num>
  <w:num w:numId="32">
    <w:abstractNumId w:val="8"/>
  </w:num>
  <w:num w:numId="33">
    <w:abstractNumId w:val="40"/>
  </w:num>
  <w:num w:numId="34">
    <w:abstractNumId w:val="22"/>
  </w:num>
  <w:num w:numId="35">
    <w:abstractNumId w:val="2"/>
  </w:num>
  <w:num w:numId="36">
    <w:abstractNumId w:val="31"/>
  </w:num>
  <w:num w:numId="37">
    <w:abstractNumId w:val="10"/>
  </w:num>
  <w:num w:numId="38">
    <w:abstractNumId w:val="27"/>
  </w:num>
  <w:num w:numId="39">
    <w:abstractNumId w:val="18"/>
  </w:num>
  <w:num w:numId="40">
    <w:abstractNumId w:val="30"/>
  </w:num>
  <w:num w:numId="41">
    <w:abstractNumId w:val="12"/>
  </w:num>
  <w:num w:numId="42">
    <w:abstractNumId w:val="5"/>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3">
    <w:abstractNumId w:val="10"/>
    <w:lvlOverride w:ilvl="0">
      <w:startOverride w:val="1"/>
    </w:lvlOverride>
    <w:lvlOverride w:ilvl="1"/>
    <w:lvlOverride w:ilvl="2"/>
    <w:lvlOverride w:ilvl="3"/>
    <w:lvlOverride w:ilvl="4"/>
    <w:lvlOverride w:ilvl="5"/>
    <w:lvlOverride w:ilvl="6"/>
    <w:lvlOverride w:ilvl="7"/>
    <w:lvlOverride w:ilvl="8"/>
  </w:num>
  <w:num w:numId="44">
    <w:abstractNumId w:val="41"/>
  </w:num>
  <w:num w:numId="45">
    <w:abstractNumId w:val="33"/>
  </w:num>
  <w:num w:numId="46">
    <w:abstractNumId w:val="4"/>
  </w:num>
  <w:num w:numId="47">
    <w:abstractNumId w:val="13"/>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Markstrum, Alexis@Energy">
    <w15:presenceInfo w15:providerId="AD" w15:userId="S::alexis.markstrum@energy.ca.gov::e6e55ac6-69d0-40ac-bbd2-3f40141a0771"/>
  </w15:person>
  <w15:person w15:author="Alhabibi, Haider@Energy">
    <w15:presenceInfo w15:providerId="AD" w15:userId="S::Haider.Alhabibi@energy.ca.gov::9decb8d2-95ad-4b7d-9bf6-d4373f69254c"/>
  </w15:person>
  <w15:person w15:author="Alexis">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7SqsYlqIYTiAu01JW3z6Uo5P5fapv4C7imqzrmgGehwGEBoJKZs6KelEdjsm3GilgI4IOWAyoHFWXzdosZmgeA==" w:salt="3/hhNT+p5CX2aJ5wzxDu1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13046"/>
    <w:rsid w:val="00013279"/>
    <w:rsid w:val="000171A8"/>
    <w:rsid w:val="00017396"/>
    <w:rsid w:val="0002303F"/>
    <w:rsid w:val="000253D9"/>
    <w:rsid w:val="00026750"/>
    <w:rsid w:val="00027099"/>
    <w:rsid w:val="00027610"/>
    <w:rsid w:val="00027A83"/>
    <w:rsid w:val="00030310"/>
    <w:rsid w:val="0003035B"/>
    <w:rsid w:val="00031173"/>
    <w:rsid w:val="00035A79"/>
    <w:rsid w:val="00037926"/>
    <w:rsid w:val="00044F98"/>
    <w:rsid w:val="000469AD"/>
    <w:rsid w:val="000470D7"/>
    <w:rsid w:val="000471F6"/>
    <w:rsid w:val="00050702"/>
    <w:rsid w:val="00051BBE"/>
    <w:rsid w:val="00051F14"/>
    <w:rsid w:val="00052306"/>
    <w:rsid w:val="00053880"/>
    <w:rsid w:val="00053A0E"/>
    <w:rsid w:val="0006016B"/>
    <w:rsid w:val="000631C6"/>
    <w:rsid w:val="000632A0"/>
    <w:rsid w:val="000644B7"/>
    <w:rsid w:val="00065AB9"/>
    <w:rsid w:val="000720E6"/>
    <w:rsid w:val="00076F08"/>
    <w:rsid w:val="00080036"/>
    <w:rsid w:val="00080A37"/>
    <w:rsid w:val="00080EEE"/>
    <w:rsid w:val="000861F1"/>
    <w:rsid w:val="000869BB"/>
    <w:rsid w:val="00086CB0"/>
    <w:rsid w:val="0009169C"/>
    <w:rsid w:val="00091D81"/>
    <w:rsid w:val="00091DB0"/>
    <w:rsid w:val="000934BE"/>
    <w:rsid w:val="00094EF2"/>
    <w:rsid w:val="000A01DA"/>
    <w:rsid w:val="000A0D18"/>
    <w:rsid w:val="000A105B"/>
    <w:rsid w:val="000A1F02"/>
    <w:rsid w:val="000A3365"/>
    <w:rsid w:val="000A35C7"/>
    <w:rsid w:val="000A4A99"/>
    <w:rsid w:val="000A5584"/>
    <w:rsid w:val="000B33D6"/>
    <w:rsid w:val="000B4491"/>
    <w:rsid w:val="000B551B"/>
    <w:rsid w:val="000B642A"/>
    <w:rsid w:val="000B7F1D"/>
    <w:rsid w:val="000C1A4A"/>
    <w:rsid w:val="000C2E2C"/>
    <w:rsid w:val="000C3A8C"/>
    <w:rsid w:val="000C4C97"/>
    <w:rsid w:val="000C6426"/>
    <w:rsid w:val="000C6B8F"/>
    <w:rsid w:val="000C7320"/>
    <w:rsid w:val="000D25DB"/>
    <w:rsid w:val="000D3642"/>
    <w:rsid w:val="000D7671"/>
    <w:rsid w:val="000D7DA8"/>
    <w:rsid w:val="000E0BE1"/>
    <w:rsid w:val="000E145C"/>
    <w:rsid w:val="000E17B1"/>
    <w:rsid w:val="000E53E9"/>
    <w:rsid w:val="000E5583"/>
    <w:rsid w:val="000E64AD"/>
    <w:rsid w:val="000E69DC"/>
    <w:rsid w:val="000E7ABD"/>
    <w:rsid w:val="000F070F"/>
    <w:rsid w:val="000F0A71"/>
    <w:rsid w:val="000F0BA7"/>
    <w:rsid w:val="000F363A"/>
    <w:rsid w:val="000F67E7"/>
    <w:rsid w:val="000F754C"/>
    <w:rsid w:val="001016DC"/>
    <w:rsid w:val="00106B6B"/>
    <w:rsid w:val="00110686"/>
    <w:rsid w:val="001131A2"/>
    <w:rsid w:val="001137E5"/>
    <w:rsid w:val="00117E61"/>
    <w:rsid w:val="001239C5"/>
    <w:rsid w:val="00126F26"/>
    <w:rsid w:val="001305CE"/>
    <w:rsid w:val="001315EE"/>
    <w:rsid w:val="00134C61"/>
    <w:rsid w:val="00135763"/>
    <w:rsid w:val="00135846"/>
    <w:rsid w:val="00137AA4"/>
    <w:rsid w:val="001408CF"/>
    <w:rsid w:val="00142FD3"/>
    <w:rsid w:val="001451B7"/>
    <w:rsid w:val="001459D3"/>
    <w:rsid w:val="00145C51"/>
    <w:rsid w:val="00152134"/>
    <w:rsid w:val="00154F2C"/>
    <w:rsid w:val="00155ACD"/>
    <w:rsid w:val="001577AB"/>
    <w:rsid w:val="001602BF"/>
    <w:rsid w:val="00160B6E"/>
    <w:rsid w:val="001615D7"/>
    <w:rsid w:val="00161B74"/>
    <w:rsid w:val="00162081"/>
    <w:rsid w:val="0016446A"/>
    <w:rsid w:val="00171597"/>
    <w:rsid w:val="00171E43"/>
    <w:rsid w:val="001739FA"/>
    <w:rsid w:val="00174BD1"/>
    <w:rsid w:val="00175D42"/>
    <w:rsid w:val="00175E59"/>
    <w:rsid w:val="00181190"/>
    <w:rsid w:val="00184235"/>
    <w:rsid w:val="001903C8"/>
    <w:rsid w:val="00192BEB"/>
    <w:rsid w:val="0019624F"/>
    <w:rsid w:val="001A2E03"/>
    <w:rsid w:val="001A5583"/>
    <w:rsid w:val="001A5944"/>
    <w:rsid w:val="001B5BA4"/>
    <w:rsid w:val="001B6CEB"/>
    <w:rsid w:val="001C3C5E"/>
    <w:rsid w:val="001C53E8"/>
    <w:rsid w:val="001D7314"/>
    <w:rsid w:val="001E1EA2"/>
    <w:rsid w:val="001E3A9B"/>
    <w:rsid w:val="001E3C52"/>
    <w:rsid w:val="001F0E8D"/>
    <w:rsid w:val="001F1A65"/>
    <w:rsid w:val="001F1B39"/>
    <w:rsid w:val="001F20EE"/>
    <w:rsid w:val="001F771B"/>
    <w:rsid w:val="00200E53"/>
    <w:rsid w:val="00202608"/>
    <w:rsid w:val="002043D1"/>
    <w:rsid w:val="00204BDE"/>
    <w:rsid w:val="00206039"/>
    <w:rsid w:val="00207C98"/>
    <w:rsid w:val="00213E8E"/>
    <w:rsid w:val="00216C55"/>
    <w:rsid w:val="002177C6"/>
    <w:rsid w:val="00217BE3"/>
    <w:rsid w:val="00221477"/>
    <w:rsid w:val="00222F6D"/>
    <w:rsid w:val="002241A5"/>
    <w:rsid w:val="00226F4D"/>
    <w:rsid w:val="00227AC6"/>
    <w:rsid w:val="002325ED"/>
    <w:rsid w:val="00235CD1"/>
    <w:rsid w:val="0023709A"/>
    <w:rsid w:val="002371C6"/>
    <w:rsid w:val="00237400"/>
    <w:rsid w:val="002420D2"/>
    <w:rsid w:val="00243047"/>
    <w:rsid w:val="002456D8"/>
    <w:rsid w:val="00245AF0"/>
    <w:rsid w:val="00251B09"/>
    <w:rsid w:val="002532A8"/>
    <w:rsid w:val="00253862"/>
    <w:rsid w:val="002562A4"/>
    <w:rsid w:val="0025742D"/>
    <w:rsid w:val="0025787E"/>
    <w:rsid w:val="00257996"/>
    <w:rsid w:val="00260233"/>
    <w:rsid w:val="002615BC"/>
    <w:rsid w:val="00262721"/>
    <w:rsid w:val="002641C7"/>
    <w:rsid w:val="002710BB"/>
    <w:rsid w:val="002719D2"/>
    <w:rsid w:val="00271E1D"/>
    <w:rsid w:val="00272C4D"/>
    <w:rsid w:val="00274618"/>
    <w:rsid w:val="00274CAF"/>
    <w:rsid w:val="00277212"/>
    <w:rsid w:val="0028466E"/>
    <w:rsid w:val="00284AFC"/>
    <w:rsid w:val="00284C8F"/>
    <w:rsid w:val="00285A7C"/>
    <w:rsid w:val="00287573"/>
    <w:rsid w:val="00290E66"/>
    <w:rsid w:val="002917DE"/>
    <w:rsid w:val="00291F72"/>
    <w:rsid w:val="00295ED5"/>
    <w:rsid w:val="002A1004"/>
    <w:rsid w:val="002A18FC"/>
    <w:rsid w:val="002A199B"/>
    <w:rsid w:val="002A3F41"/>
    <w:rsid w:val="002A4CD4"/>
    <w:rsid w:val="002A6A1F"/>
    <w:rsid w:val="002B168D"/>
    <w:rsid w:val="002B177A"/>
    <w:rsid w:val="002B2393"/>
    <w:rsid w:val="002B2763"/>
    <w:rsid w:val="002B4489"/>
    <w:rsid w:val="002B4F6F"/>
    <w:rsid w:val="002B52AC"/>
    <w:rsid w:val="002B6475"/>
    <w:rsid w:val="002C131A"/>
    <w:rsid w:val="002C1335"/>
    <w:rsid w:val="002C581E"/>
    <w:rsid w:val="002C586B"/>
    <w:rsid w:val="002C6698"/>
    <w:rsid w:val="002D0EAC"/>
    <w:rsid w:val="002D1475"/>
    <w:rsid w:val="002D3BA6"/>
    <w:rsid w:val="002D680A"/>
    <w:rsid w:val="002D7DB8"/>
    <w:rsid w:val="002E275A"/>
    <w:rsid w:val="002E3676"/>
    <w:rsid w:val="002E5EBF"/>
    <w:rsid w:val="002E7941"/>
    <w:rsid w:val="002F03DD"/>
    <w:rsid w:val="002F3312"/>
    <w:rsid w:val="002F40A7"/>
    <w:rsid w:val="002F6775"/>
    <w:rsid w:val="003051D0"/>
    <w:rsid w:val="00306026"/>
    <w:rsid w:val="00306317"/>
    <w:rsid w:val="00311C42"/>
    <w:rsid w:val="00312B50"/>
    <w:rsid w:val="0031413E"/>
    <w:rsid w:val="00314D52"/>
    <w:rsid w:val="00314EC3"/>
    <w:rsid w:val="0032018D"/>
    <w:rsid w:val="00320F01"/>
    <w:rsid w:val="003218BB"/>
    <w:rsid w:val="003247CA"/>
    <w:rsid w:val="00331E82"/>
    <w:rsid w:val="00337397"/>
    <w:rsid w:val="00340CE9"/>
    <w:rsid w:val="003500C8"/>
    <w:rsid w:val="00350939"/>
    <w:rsid w:val="00350A8C"/>
    <w:rsid w:val="0035157E"/>
    <w:rsid w:val="00351E70"/>
    <w:rsid w:val="00352291"/>
    <w:rsid w:val="003530F3"/>
    <w:rsid w:val="00353946"/>
    <w:rsid w:val="00353C3B"/>
    <w:rsid w:val="00355768"/>
    <w:rsid w:val="0035603C"/>
    <w:rsid w:val="00357343"/>
    <w:rsid w:val="00357C58"/>
    <w:rsid w:val="00360DC6"/>
    <w:rsid w:val="0036478A"/>
    <w:rsid w:val="00365A89"/>
    <w:rsid w:val="003661D0"/>
    <w:rsid w:val="003663CE"/>
    <w:rsid w:val="00371157"/>
    <w:rsid w:val="00372700"/>
    <w:rsid w:val="00376EAA"/>
    <w:rsid w:val="003809C0"/>
    <w:rsid w:val="00382AE9"/>
    <w:rsid w:val="00382DF2"/>
    <w:rsid w:val="003850E9"/>
    <w:rsid w:val="00386209"/>
    <w:rsid w:val="0038684E"/>
    <w:rsid w:val="0039142A"/>
    <w:rsid w:val="00392690"/>
    <w:rsid w:val="00394C8C"/>
    <w:rsid w:val="00396D35"/>
    <w:rsid w:val="00397D03"/>
    <w:rsid w:val="00397F00"/>
    <w:rsid w:val="003A0501"/>
    <w:rsid w:val="003A36EF"/>
    <w:rsid w:val="003B3641"/>
    <w:rsid w:val="003B5B3C"/>
    <w:rsid w:val="003B6C70"/>
    <w:rsid w:val="003B7906"/>
    <w:rsid w:val="003C0201"/>
    <w:rsid w:val="003C6131"/>
    <w:rsid w:val="003C781A"/>
    <w:rsid w:val="003C7B7A"/>
    <w:rsid w:val="003D349A"/>
    <w:rsid w:val="003D5183"/>
    <w:rsid w:val="003D5350"/>
    <w:rsid w:val="003E1E09"/>
    <w:rsid w:val="003E1E46"/>
    <w:rsid w:val="003E22AB"/>
    <w:rsid w:val="003F064C"/>
    <w:rsid w:val="003F1C6F"/>
    <w:rsid w:val="003F49BD"/>
    <w:rsid w:val="003F5BCA"/>
    <w:rsid w:val="003F5C8B"/>
    <w:rsid w:val="003F5FE3"/>
    <w:rsid w:val="003F6A76"/>
    <w:rsid w:val="00402651"/>
    <w:rsid w:val="004068A9"/>
    <w:rsid w:val="00407A9D"/>
    <w:rsid w:val="0041327B"/>
    <w:rsid w:val="00415FD0"/>
    <w:rsid w:val="004168A3"/>
    <w:rsid w:val="00417D09"/>
    <w:rsid w:val="00421360"/>
    <w:rsid w:val="00422378"/>
    <w:rsid w:val="004274C9"/>
    <w:rsid w:val="00430CEA"/>
    <w:rsid w:val="004318DA"/>
    <w:rsid w:val="00432098"/>
    <w:rsid w:val="0043249B"/>
    <w:rsid w:val="0043390E"/>
    <w:rsid w:val="0043422C"/>
    <w:rsid w:val="00435279"/>
    <w:rsid w:val="00440841"/>
    <w:rsid w:val="00446BF0"/>
    <w:rsid w:val="004507D3"/>
    <w:rsid w:val="004510F5"/>
    <w:rsid w:val="004513E6"/>
    <w:rsid w:val="00453457"/>
    <w:rsid w:val="0045375A"/>
    <w:rsid w:val="00454C3D"/>
    <w:rsid w:val="004561BF"/>
    <w:rsid w:val="00456AE1"/>
    <w:rsid w:val="00462516"/>
    <w:rsid w:val="00462AC1"/>
    <w:rsid w:val="0046705B"/>
    <w:rsid w:val="00470466"/>
    <w:rsid w:val="00470951"/>
    <w:rsid w:val="004712B7"/>
    <w:rsid w:val="00471673"/>
    <w:rsid w:val="004737C4"/>
    <w:rsid w:val="00474509"/>
    <w:rsid w:val="00474A7A"/>
    <w:rsid w:val="00475987"/>
    <w:rsid w:val="00477D56"/>
    <w:rsid w:val="0048031E"/>
    <w:rsid w:val="004809EE"/>
    <w:rsid w:val="00481290"/>
    <w:rsid w:val="00485F66"/>
    <w:rsid w:val="00486F0B"/>
    <w:rsid w:val="004903E6"/>
    <w:rsid w:val="004944D6"/>
    <w:rsid w:val="004948E2"/>
    <w:rsid w:val="00494A9B"/>
    <w:rsid w:val="00494B7C"/>
    <w:rsid w:val="004964DB"/>
    <w:rsid w:val="004A1BEB"/>
    <w:rsid w:val="004A264A"/>
    <w:rsid w:val="004A5C7F"/>
    <w:rsid w:val="004A6E7F"/>
    <w:rsid w:val="004B1012"/>
    <w:rsid w:val="004B4582"/>
    <w:rsid w:val="004B4993"/>
    <w:rsid w:val="004B7BD2"/>
    <w:rsid w:val="004C18F1"/>
    <w:rsid w:val="004C23D9"/>
    <w:rsid w:val="004C2C61"/>
    <w:rsid w:val="004C52C3"/>
    <w:rsid w:val="004D11B6"/>
    <w:rsid w:val="004D1940"/>
    <w:rsid w:val="004D1CE3"/>
    <w:rsid w:val="004D287C"/>
    <w:rsid w:val="004D3A8D"/>
    <w:rsid w:val="004D790F"/>
    <w:rsid w:val="004E112A"/>
    <w:rsid w:val="004E230B"/>
    <w:rsid w:val="004F0A7F"/>
    <w:rsid w:val="004F25EC"/>
    <w:rsid w:val="004F28C2"/>
    <w:rsid w:val="004F40C1"/>
    <w:rsid w:val="004F4C76"/>
    <w:rsid w:val="004F7EFE"/>
    <w:rsid w:val="0050284B"/>
    <w:rsid w:val="00502E3C"/>
    <w:rsid w:val="00503921"/>
    <w:rsid w:val="00513D83"/>
    <w:rsid w:val="00514ADB"/>
    <w:rsid w:val="00520412"/>
    <w:rsid w:val="005222CB"/>
    <w:rsid w:val="0052557A"/>
    <w:rsid w:val="00526005"/>
    <w:rsid w:val="00526A61"/>
    <w:rsid w:val="00527ACC"/>
    <w:rsid w:val="00530F4C"/>
    <w:rsid w:val="00531044"/>
    <w:rsid w:val="005340A2"/>
    <w:rsid w:val="00535BE3"/>
    <w:rsid w:val="00536AA4"/>
    <w:rsid w:val="00541293"/>
    <w:rsid w:val="005437EB"/>
    <w:rsid w:val="005477F1"/>
    <w:rsid w:val="00551599"/>
    <w:rsid w:val="00552A3E"/>
    <w:rsid w:val="0055322B"/>
    <w:rsid w:val="00555884"/>
    <w:rsid w:val="00560BFB"/>
    <w:rsid w:val="00562BA8"/>
    <w:rsid w:val="00563254"/>
    <w:rsid w:val="0056567E"/>
    <w:rsid w:val="005678C7"/>
    <w:rsid w:val="00572B72"/>
    <w:rsid w:val="00573417"/>
    <w:rsid w:val="00574511"/>
    <w:rsid w:val="00574E6A"/>
    <w:rsid w:val="00577316"/>
    <w:rsid w:val="0058107F"/>
    <w:rsid w:val="005813CE"/>
    <w:rsid w:val="005821CB"/>
    <w:rsid w:val="00582D51"/>
    <w:rsid w:val="005877FC"/>
    <w:rsid w:val="005879C7"/>
    <w:rsid w:val="0059070E"/>
    <w:rsid w:val="00591B7E"/>
    <w:rsid w:val="00593004"/>
    <w:rsid w:val="00594C36"/>
    <w:rsid w:val="00594F64"/>
    <w:rsid w:val="005A2889"/>
    <w:rsid w:val="005A421C"/>
    <w:rsid w:val="005A7737"/>
    <w:rsid w:val="005C4233"/>
    <w:rsid w:val="005C5038"/>
    <w:rsid w:val="005C73C7"/>
    <w:rsid w:val="005D2752"/>
    <w:rsid w:val="005D30D4"/>
    <w:rsid w:val="005D55BB"/>
    <w:rsid w:val="005D5ADC"/>
    <w:rsid w:val="005E23CD"/>
    <w:rsid w:val="005E2724"/>
    <w:rsid w:val="005E3E55"/>
    <w:rsid w:val="005E644F"/>
    <w:rsid w:val="005E68FF"/>
    <w:rsid w:val="005F178B"/>
    <w:rsid w:val="005F1822"/>
    <w:rsid w:val="005F4976"/>
    <w:rsid w:val="005F4CDC"/>
    <w:rsid w:val="005F4DEA"/>
    <w:rsid w:val="006016EB"/>
    <w:rsid w:val="006019F9"/>
    <w:rsid w:val="00601C19"/>
    <w:rsid w:val="00605944"/>
    <w:rsid w:val="00607738"/>
    <w:rsid w:val="00607852"/>
    <w:rsid w:val="0061108C"/>
    <w:rsid w:val="00611910"/>
    <w:rsid w:val="00613F4A"/>
    <w:rsid w:val="00614268"/>
    <w:rsid w:val="006146EC"/>
    <w:rsid w:val="00616C4D"/>
    <w:rsid w:val="00617679"/>
    <w:rsid w:val="00617B42"/>
    <w:rsid w:val="006200D7"/>
    <w:rsid w:val="006207B8"/>
    <w:rsid w:val="006209DE"/>
    <w:rsid w:val="00622089"/>
    <w:rsid w:val="006227B1"/>
    <w:rsid w:val="00622990"/>
    <w:rsid w:val="00624650"/>
    <w:rsid w:val="00624E49"/>
    <w:rsid w:val="00631115"/>
    <w:rsid w:val="006320E2"/>
    <w:rsid w:val="00632F51"/>
    <w:rsid w:val="00632F73"/>
    <w:rsid w:val="006359F8"/>
    <w:rsid w:val="006411CF"/>
    <w:rsid w:val="00641C71"/>
    <w:rsid w:val="0064240D"/>
    <w:rsid w:val="0064300C"/>
    <w:rsid w:val="006431D9"/>
    <w:rsid w:val="0064799F"/>
    <w:rsid w:val="00654D2C"/>
    <w:rsid w:val="00654F37"/>
    <w:rsid w:val="00663AF7"/>
    <w:rsid w:val="006646F9"/>
    <w:rsid w:val="0066670F"/>
    <w:rsid w:val="00667362"/>
    <w:rsid w:val="0066793F"/>
    <w:rsid w:val="006709EB"/>
    <w:rsid w:val="00674FED"/>
    <w:rsid w:val="00680CE7"/>
    <w:rsid w:val="0068226F"/>
    <w:rsid w:val="00682CBA"/>
    <w:rsid w:val="00683676"/>
    <w:rsid w:val="00685D72"/>
    <w:rsid w:val="00686B8B"/>
    <w:rsid w:val="00686DE7"/>
    <w:rsid w:val="00692EDF"/>
    <w:rsid w:val="006930E5"/>
    <w:rsid w:val="00696AEB"/>
    <w:rsid w:val="00697E29"/>
    <w:rsid w:val="006A079B"/>
    <w:rsid w:val="006A156C"/>
    <w:rsid w:val="006A3F12"/>
    <w:rsid w:val="006A57F1"/>
    <w:rsid w:val="006A722E"/>
    <w:rsid w:val="006A78D8"/>
    <w:rsid w:val="006B034D"/>
    <w:rsid w:val="006B4081"/>
    <w:rsid w:val="006B5108"/>
    <w:rsid w:val="006B788C"/>
    <w:rsid w:val="006C0044"/>
    <w:rsid w:val="006C0E98"/>
    <w:rsid w:val="006C7335"/>
    <w:rsid w:val="006C7406"/>
    <w:rsid w:val="006C7757"/>
    <w:rsid w:val="006C79E4"/>
    <w:rsid w:val="006D21DC"/>
    <w:rsid w:val="006D396A"/>
    <w:rsid w:val="006D4D01"/>
    <w:rsid w:val="006D542B"/>
    <w:rsid w:val="006D5770"/>
    <w:rsid w:val="006D5BBE"/>
    <w:rsid w:val="006D7492"/>
    <w:rsid w:val="006E1FC1"/>
    <w:rsid w:val="006E20BA"/>
    <w:rsid w:val="006E4D06"/>
    <w:rsid w:val="006E60E0"/>
    <w:rsid w:val="006F0652"/>
    <w:rsid w:val="006F2C70"/>
    <w:rsid w:val="006F4EBD"/>
    <w:rsid w:val="0070321C"/>
    <w:rsid w:val="0070354F"/>
    <w:rsid w:val="007100B1"/>
    <w:rsid w:val="007108CC"/>
    <w:rsid w:val="00711936"/>
    <w:rsid w:val="00712981"/>
    <w:rsid w:val="00714442"/>
    <w:rsid w:val="00714CBC"/>
    <w:rsid w:val="00714DAD"/>
    <w:rsid w:val="0071761E"/>
    <w:rsid w:val="007176C9"/>
    <w:rsid w:val="00717DEA"/>
    <w:rsid w:val="00720306"/>
    <w:rsid w:val="00722843"/>
    <w:rsid w:val="00723136"/>
    <w:rsid w:val="00726E40"/>
    <w:rsid w:val="00732F8F"/>
    <w:rsid w:val="00734A66"/>
    <w:rsid w:val="007376EC"/>
    <w:rsid w:val="007412CC"/>
    <w:rsid w:val="00743217"/>
    <w:rsid w:val="00743AD4"/>
    <w:rsid w:val="0074424A"/>
    <w:rsid w:val="00751673"/>
    <w:rsid w:val="00753CFA"/>
    <w:rsid w:val="007551EC"/>
    <w:rsid w:val="00756AD5"/>
    <w:rsid w:val="0076211D"/>
    <w:rsid w:val="007635A5"/>
    <w:rsid w:val="0076441C"/>
    <w:rsid w:val="00765F67"/>
    <w:rsid w:val="00771624"/>
    <w:rsid w:val="007755D6"/>
    <w:rsid w:val="007756F6"/>
    <w:rsid w:val="00776799"/>
    <w:rsid w:val="0077748E"/>
    <w:rsid w:val="00777B2F"/>
    <w:rsid w:val="00781BF8"/>
    <w:rsid w:val="00785B34"/>
    <w:rsid w:val="00786CD5"/>
    <w:rsid w:val="00787EE5"/>
    <w:rsid w:val="00791BBD"/>
    <w:rsid w:val="00792F95"/>
    <w:rsid w:val="00793E1C"/>
    <w:rsid w:val="00795882"/>
    <w:rsid w:val="00795EB8"/>
    <w:rsid w:val="00796AB4"/>
    <w:rsid w:val="00796FFE"/>
    <w:rsid w:val="00797224"/>
    <w:rsid w:val="00797265"/>
    <w:rsid w:val="00797290"/>
    <w:rsid w:val="00797860"/>
    <w:rsid w:val="007A0296"/>
    <w:rsid w:val="007A3B13"/>
    <w:rsid w:val="007A4603"/>
    <w:rsid w:val="007A534A"/>
    <w:rsid w:val="007B4BEA"/>
    <w:rsid w:val="007B645E"/>
    <w:rsid w:val="007C05EB"/>
    <w:rsid w:val="007C080F"/>
    <w:rsid w:val="007C12FC"/>
    <w:rsid w:val="007C24A3"/>
    <w:rsid w:val="007C345F"/>
    <w:rsid w:val="007C4EB0"/>
    <w:rsid w:val="007C5729"/>
    <w:rsid w:val="007D060B"/>
    <w:rsid w:val="007D0D8F"/>
    <w:rsid w:val="007D19B2"/>
    <w:rsid w:val="007D2DD3"/>
    <w:rsid w:val="007D726A"/>
    <w:rsid w:val="007E1DD2"/>
    <w:rsid w:val="007E26E9"/>
    <w:rsid w:val="007E32B3"/>
    <w:rsid w:val="007E64A7"/>
    <w:rsid w:val="007F3E17"/>
    <w:rsid w:val="007F57DC"/>
    <w:rsid w:val="00804C36"/>
    <w:rsid w:val="00807045"/>
    <w:rsid w:val="008075A8"/>
    <w:rsid w:val="00811DC5"/>
    <w:rsid w:val="00811DEE"/>
    <w:rsid w:val="00815AA1"/>
    <w:rsid w:val="00815F28"/>
    <w:rsid w:val="0081628C"/>
    <w:rsid w:val="0082003F"/>
    <w:rsid w:val="00821F42"/>
    <w:rsid w:val="0082448D"/>
    <w:rsid w:val="008252D4"/>
    <w:rsid w:val="008353B6"/>
    <w:rsid w:val="00841186"/>
    <w:rsid w:val="00842FED"/>
    <w:rsid w:val="008459F6"/>
    <w:rsid w:val="00845AFF"/>
    <w:rsid w:val="00847E91"/>
    <w:rsid w:val="00847EF3"/>
    <w:rsid w:val="0085268F"/>
    <w:rsid w:val="00853177"/>
    <w:rsid w:val="008540F3"/>
    <w:rsid w:val="00857939"/>
    <w:rsid w:val="00857C02"/>
    <w:rsid w:val="00857C6E"/>
    <w:rsid w:val="00860E60"/>
    <w:rsid w:val="00861BF8"/>
    <w:rsid w:val="00865861"/>
    <w:rsid w:val="00865FD2"/>
    <w:rsid w:val="008665B5"/>
    <w:rsid w:val="008672C7"/>
    <w:rsid w:val="008702E6"/>
    <w:rsid w:val="00873A16"/>
    <w:rsid w:val="008764AE"/>
    <w:rsid w:val="0088300D"/>
    <w:rsid w:val="00886660"/>
    <w:rsid w:val="00890DB2"/>
    <w:rsid w:val="00891B09"/>
    <w:rsid w:val="00891B81"/>
    <w:rsid w:val="00892A5A"/>
    <w:rsid w:val="008943F4"/>
    <w:rsid w:val="00894E3E"/>
    <w:rsid w:val="00896001"/>
    <w:rsid w:val="008A206C"/>
    <w:rsid w:val="008A5258"/>
    <w:rsid w:val="008A5559"/>
    <w:rsid w:val="008A5B91"/>
    <w:rsid w:val="008A7891"/>
    <w:rsid w:val="008A7F5C"/>
    <w:rsid w:val="008B05CC"/>
    <w:rsid w:val="008B6F19"/>
    <w:rsid w:val="008C0228"/>
    <w:rsid w:val="008C10F1"/>
    <w:rsid w:val="008C23D7"/>
    <w:rsid w:val="008C2655"/>
    <w:rsid w:val="008C463D"/>
    <w:rsid w:val="008D0B8D"/>
    <w:rsid w:val="008D3743"/>
    <w:rsid w:val="008D3813"/>
    <w:rsid w:val="008D438E"/>
    <w:rsid w:val="008D7458"/>
    <w:rsid w:val="008E1ADC"/>
    <w:rsid w:val="008E3280"/>
    <w:rsid w:val="008E3DF1"/>
    <w:rsid w:val="008E429B"/>
    <w:rsid w:val="008E4542"/>
    <w:rsid w:val="008E655E"/>
    <w:rsid w:val="008E7150"/>
    <w:rsid w:val="008E77F8"/>
    <w:rsid w:val="008F1900"/>
    <w:rsid w:val="008F396A"/>
    <w:rsid w:val="008F3CE9"/>
    <w:rsid w:val="008F4CCF"/>
    <w:rsid w:val="008F5DC1"/>
    <w:rsid w:val="008F640E"/>
    <w:rsid w:val="00900C86"/>
    <w:rsid w:val="00910674"/>
    <w:rsid w:val="009116BF"/>
    <w:rsid w:val="009119ED"/>
    <w:rsid w:val="00913530"/>
    <w:rsid w:val="00915BCF"/>
    <w:rsid w:val="0091628E"/>
    <w:rsid w:val="00916997"/>
    <w:rsid w:val="009367B1"/>
    <w:rsid w:val="009379DB"/>
    <w:rsid w:val="00941530"/>
    <w:rsid w:val="00941E17"/>
    <w:rsid w:val="009437C6"/>
    <w:rsid w:val="00946688"/>
    <w:rsid w:val="00946BF6"/>
    <w:rsid w:val="00953067"/>
    <w:rsid w:val="00954970"/>
    <w:rsid w:val="00955A9A"/>
    <w:rsid w:val="00955BFC"/>
    <w:rsid w:val="009564C7"/>
    <w:rsid w:val="00963698"/>
    <w:rsid w:val="009647C5"/>
    <w:rsid w:val="00972766"/>
    <w:rsid w:val="009727B8"/>
    <w:rsid w:val="00973D33"/>
    <w:rsid w:val="00974BD2"/>
    <w:rsid w:val="0097558E"/>
    <w:rsid w:val="009764A9"/>
    <w:rsid w:val="00976637"/>
    <w:rsid w:val="00976B08"/>
    <w:rsid w:val="00976BEB"/>
    <w:rsid w:val="00980FB6"/>
    <w:rsid w:val="00982535"/>
    <w:rsid w:val="009909B6"/>
    <w:rsid w:val="00990D70"/>
    <w:rsid w:val="00992035"/>
    <w:rsid w:val="00992EF8"/>
    <w:rsid w:val="00993539"/>
    <w:rsid w:val="00994E2E"/>
    <w:rsid w:val="009A059F"/>
    <w:rsid w:val="009A1F14"/>
    <w:rsid w:val="009A3318"/>
    <w:rsid w:val="009A698F"/>
    <w:rsid w:val="009A6F10"/>
    <w:rsid w:val="009B2E6D"/>
    <w:rsid w:val="009B5ECB"/>
    <w:rsid w:val="009C1F4E"/>
    <w:rsid w:val="009C4B49"/>
    <w:rsid w:val="009C4F9A"/>
    <w:rsid w:val="009C6B77"/>
    <w:rsid w:val="009D0F10"/>
    <w:rsid w:val="009D2CBF"/>
    <w:rsid w:val="009E02E1"/>
    <w:rsid w:val="009E2E57"/>
    <w:rsid w:val="009E3BB5"/>
    <w:rsid w:val="009E460E"/>
    <w:rsid w:val="009E5D59"/>
    <w:rsid w:val="009E64D7"/>
    <w:rsid w:val="009E6B59"/>
    <w:rsid w:val="009F043E"/>
    <w:rsid w:val="009F1CB7"/>
    <w:rsid w:val="009F2090"/>
    <w:rsid w:val="009F2520"/>
    <w:rsid w:val="009F30A0"/>
    <w:rsid w:val="009F4EC2"/>
    <w:rsid w:val="00A0027A"/>
    <w:rsid w:val="00A00AE7"/>
    <w:rsid w:val="00A00C09"/>
    <w:rsid w:val="00A02090"/>
    <w:rsid w:val="00A05D8F"/>
    <w:rsid w:val="00A07D19"/>
    <w:rsid w:val="00A12015"/>
    <w:rsid w:val="00A1250D"/>
    <w:rsid w:val="00A16546"/>
    <w:rsid w:val="00A21B95"/>
    <w:rsid w:val="00A21ED6"/>
    <w:rsid w:val="00A24BE2"/>
    <w:rsid w:val="00A24F9F"/>
    <w:rsid w:val="00A25026"/>
    <w:rsid w:val="00A25F6F"/>
    <w:rsid w:val="00A31507"/>
    <w:rsid w:val="00A3248D"/>
    <w:rsid w:val="00A338F1"/>
    <w:rsid w:val="00A33A50"/>
    <w:rsid w:val="00A33AB7"/>
    <w:rsid w:val="00A3438B"/>
    <w:rsid w:val="00A34CB1"/>
    <w:rsid w:val="00A35FE4"/>
    <w:rsid w:val="00A424DF"/>
    <w:rsid w:val="00A42BF8"/>
    <w:rsid w:val="00A42C60"/>
    <w:rsid w:val="00A4460A"/>
    <w:rsid w:val="00A44A18"/>
    <w:rsid w:val="00A46AEC"/>
    <w:rsid w:val="00A50B1F"/>
    <w:rsid w:val="00A51851"/>
    <w:rsid w:val="00A51D05"/>
    <w:rsid w:val="00A55365"/>
    <w:rsid w:val="00A55444"/>
    <w:rsid w:val="00A61426"/>
    <w:rsid w:val="00A662D3"/>
    <w:rsid w:val="00A6741C"/>
    <w:rsid w:val="00A677BB"/>
    <w:rsid w:val="00A67FA8"/>
    <w:rsid w:val="00A702F0"/>
    <w:rsid w:val="00A70722"/>
    <w:rsid w:val="00A7170F"/>
    <w:rsid w:val="00A742B3"/>
    <w:rsid w:val="00A75B9B"/>
    <w:rsid w:val="00A76CF1"/>
    <w:rsid w:val="00A77BE6"/>
    <w:rsid w:val="00A81137"/>
    <w:rsid w:val="00A87572"/>
    <w:rsid w:val="00A909B0"/>
    <w:rsid w:val="00AA01C1"/>
    <w:rsid w:val="00AA18EC"/>
    <w:rsid w:val="00AA2214"/>
    <w:rsid w:val="00AA4D83"/>
    <w:rsid w:val="00AA767E"/>
    <w:rsid w:val="00AB1578"/>
    <w:rsid w:val="00AB4166"/>
    <w:rsid w:val="00AB7257"/>
    <w:rsid w:val="00AC0805"/>
    <w:rsid w:val="00AC2C0E"/>
    <w:rsid w:val="00AC348D"/>
    <w:rsid w:val="00AC398B"/>
    <w:rsid w:val="00AC4755"/>
    <w:rsid w:val="00AC5DE9"/>
    <w:rsid w:val="00AC65B1"/>
    <w:rsid w:val="00AD4FAE"/>
    <w:rsid w:val="00AD5A7C"/>
    <w:rsid w:val="00AD67BC"/>
    <w:rsid w:val="00AD7681"/>
    <w:rsid w:val="00AD7A49"/>
    <w:rsid w:val="00AE39CC"/>
    <w:rsid w:val="00AE40BE"/>
    <w:rsid w:val="00AE4A9F"/>
    <w:rsid w:val="00AF2254"/>
    <w:rsid w:val="00AF4004"/>
    <w:rsid w:val="00B00190"/>
    <w:rsid w:val="00B00AF4"/>
    <w:rsid w:val="00B02E79"/>
    <w:rsid w:val="00B04C05"/>
    <w:rsid w:val="00B04FED"/>
    <w:rsid w:val="00B05E89"/>
    <w:rsid w:val="00B151E6"/>
    <w:rsid w:val="00B1695C"/>
    <w:rsid w:val="00B17F24"/>
    <w:rsid w:val="00B22712"/>
    <w:rsid w:val="00B22EEF"/>
    <w:rsid w:val="00B23304"/>
    <w:rsid w:val="00B26801"/>
    <w:rsid w:val="00B273D8"/>
    <w:rsid w:val="00B27A2A"/>
    <w:rsid w:val="00B33471"/>
    <w:rsid w:val="00B34290"/>
    <w:rsid w:val="00B35C45"/>
    <w:rsid w:val="00B37FFC"/>
    <w:rsid w:val="00B401EA"/>
    <w:rsid w:val="00B4146E"/>
    <w:rsid w:val="00B4216F"/>
    <w:rsid w:val="00B429F3"/>
    <w:rsid w:val="00B446FE"/>
    <w:rsid w:val="00B44BA2"/>
    <w:rsid w:val="00B47B99"/>
    <w:rsid w:val="00B51352"/>
    <w:rsid w:val="00B520E6"/>
    <w:rsid w:val="00B52560"/>
    <w:rsid w:val="00B53A85"/>
    <w:rsid w:val="00B53EC6"/>
    <w:rsid w:val="00B5477B"/>
    <w:rsid w:val="00B55F60"/>
    <w:rsid w:val="00B607A4"/>
    <w:rsid w:val="00B6238C"/>
    <w:rsid w:val="00B63A10"/>
    <w:rsid w:val="00B63D46"/>
    <w:rsid w:val="00B6647D"/>
    <w:rsid w:val="00B716CE"/>
    <w:rsid w:val="00B72184"/>
    <w:rsid w:val="00B76D09"/>
    <w:rsid w:val="00B778B9"/>
    <w:rsid w:val="00B82CAC"/>
    <w:rsid w:val="00B82F48"/>
    <w:rsid w:val="00B867D6"/>
    <w:rsid w:val="00B979C8"/>
    <w:rsid w:val="00B97A44"/>
    <w:rsid w:val="00BA2927"/>
    <w:rsid w:val="00BA3419"/>
    <w:rsid w:val="00BA57A0"/>
    <w:rsid w:val="00BA5BC6"/>
    <w:rsid w:val="00BA6FA0"/>
    <w:rsid w:val="00BC1CA6"/>
    <w:rsid w:val="00BC3B94"/>
    <w:rsid w:val="00BC53AA"/>
    <w:rsid w:val="00BC6F83"/>
    <w:rsid w:val="00BC72C2"/>
    <w:rsid w:val="00BD0267"/>
    <w:rsid w:val="00BD03A5"/>
    <w:rsid w:val="00BD71C5"/>
    <w:rsid w:val="00BD7DA4"/>
    <w:rsid w:val="00BE28FF"/>
    <w:rsid w:val="00BE3CDC"/>
    <w:rsid w:val="00BE4B66"/>
    <w:rsid w:val="00BE7F99"/>
    <w:rsid w:val="00BF08CF"/>
    <w:rsid w:val="00BF2635"/>
    <w:rsid w:val="00BF4175"/>
    <w:rsid w:val="00BF4888"/>
    <w:rsid w:val="00BF530C"/>
    <w:rsid w:val="00C012E3"/>
    <w:rsid w:val="00C04EA8"/>
    <w:rsid w:val="00C06085"/>
    <w:rsid w:val="00C060F0"/>
    <w:rsid w:val="00C06AE0"/>
    <w:rsid w:val="00C072DB"/>
    <w:rsid w:val="00C07A8C"/>
    <w:rsid w:val="00C07C4F"/>
    <w:rsid w:val="00C107D2"/>
    <w:rsid w:val="00C13757"/>
    <w:rsid w:val="00C14210"/>
    <w:rsid w:val="00C173DB"/>
    <w:rsid w:val="00C215D2"/>
    <w:rsid w:val="00C22BAD"/>
    <w:rsid w:val="00C2497D"/>
    <w:rsid w:val="00C30FB6"/>
    <w:rsid w:val="00C30FDD"/>
    <w:rsid w:val="00C35471"/>
    <w:rsid w:val="00C354F4"/>
    <w:rsid w:val="00C367B7"/>
    <w:rsid w:val="00C36879"/>
    <w:rsid w:val="00C37687"/>
    <w:rsid w:val="00C4084C"/>
    <w:rsid w:val="00C4134E"/>
    <w:rsid w:val="00C41911"/>
    <w:rsid w:val="00C469C6"/>
    <w:rsid w:val="00C477A7"/>
    <w:rsid w:val="00C50E08"/>
    <w:rsid w:val="00C51617"/>
    <w:rsid w:val="00C51B90"/>
    <w:rsid w:val="00C5702B"/>
    <w:rsid w:val="00C60365"/>
    <w:rsid w:val="00C6068F"/>
    <w:rsid w:val="00C63421"/>
    <w:rsid w:val="00C63771"/>
    <w:rsid w:val="00C65399"/>
    <w:rsid w:val="00C65957"/>
    <w:rsid w:val="00C67305"/>
    <w:rsid w:val="00C71EA2"/>
    <w:rsid w:val="00C728B1"/>
    <w:rsid w:val="00C73E32"/>
    <w:rsid w:val="00C76C35"/>
    <w:rsid w:val="00C854F8"/>
    <w:rsid w:val="00C874DA"/>
    <w:rsid w:val="00C92460"/>
    <w:rsid w:val="00C94EEA"/>
    <w:rsid w:val="00C96D12"/>
    <w:rsid w:val="00CA11FA"/>
    <w:rsid w:val="00CA129C"/>
    <w:rsid w:val="00CA1A3D"/>
    <w:rsid w:val="00CA1FA3"/>
    <w:rsid w:val="00CA2CCA"/>
    <w:rsid w:val="00CA30FC"/>
    <w:rsid w:val="00CA6AB3"/>
    <w:rsid w:val="00CB2117"/>
    <w:rsid w:val="00CB3939"/>
    <w:rsid w:val="00CB3D99"/>
    <w:rsid w:val="00CB7159"/>
    <w:rsid w:val="00CC0F74"/>
    <w:rsid w:val="00CC1147"/>
    <w:rsid w:val="00CC211E"/>
    <w:rsid w:val="00CC2F36"/>
    <w:rsid w:val="00CC3614"/>
    <w:rsid w:val="00CC6E96"/>
    <w:rsid w:val="00CC7043"/>
    <w:rsid w:val="00CD1BF5"/>
    <w:rsid w:val="00CD394A"/>
    <w:rsid w:val="00CD3EBD"/>
    <w:rsid w:val="00CD7D13"/>
    <w:rsid w:val="00CE1BEA"/>
    <w:rsid w:val="00CE2183"/>
    <w:rsid w:val="00CE2409"/>
    <w:rsid w:val="00CE33A8"/>
    <w:rsid w:val="00CE4AF0"/>
    <w:rsid w:val="00CE4B0F"/>
    <w:rsid w:val="00CE6EA5"/>
    <w:rsid w:val="00CF238E"/>
    <w:rsid w:val="00CF6791"/>
    <w:rsid w:val="00CF7D27"/>
    <w:rsid w:val="00D006F6"/>
    <w:rsid w:val="00D00A5C"/>
    <w:rsid w:val="00D01766"/>
    <w:rsid w:val="00D05A28"/>
    <w:rsid w:val="00D06E4B"/>
    <w:rsid w:val="00D11C3E"/>
    <w:rsid w:val="00D1289D"/>
    <w:rsid w:val="00D165AA"/>
    <w:rsid w:val="00D17E5B"/>
    <w:rsid w:val="00D2044F"/>
    <w:rsid w:val="00D23FA6"/>
    <w:rsid w:val="00D2673F"/>
    <w:rsid w:val="00D316C0"/>
    <w:rsid w:val="00D32BE4"/>
    <w:rsid w:val="00D35026"/>
    <w:rsid w:val="00D3674D"/>
    <w:rsid w:val="00D430F6"/>
    <w:rsid w:val="00D4579A"/>
    <w:rsid w:val="00D462C2"/>
    <w:rsid w:val="00D47699"/>
    <w:rsid w:val="00D47F2D"/>
    <w:rsid w:val="00D508D8"/>
    <w:rsid w:val="00D50B07"/>
    <w:rsid w:val="00D53733"/>
    <w:rsid w:val="00D56CD8"/>
    <w:rsid w:val="00D57BC9"/>
    <w:rsid w:val="00D6289C"/>
    <w:rsid w:val="00D62DB5"/>
    <w:rsid w:val="00D644FC"/>
    <w:rsid w:val="00D67071"/>
    <w:rsid w:val="00D704CC"/>
    <w:rsid w:val="00D74FE5"/>
    <w:rsid w:val="00D754FB"/>
    <w:rsid w:val="00D75B56"/>
    <w:rsid w:val="00D762D3"/>
    <w:rsid w:val="00D77E2E"/>
    <w:rsid w:val="00D80B4B"/>
    <w:rsid w:val="00D81ED4"/>
    <w:rsid w:val="00D82516"/>
    <w:rsid w:val="00D82C28"/>
    <w:rsid w:val="00D83CD6"/>
    <w:rsid w:val="00D84532"/>
    <w:rsid w:val="00D849BE"/>
    <w:rsid w:val="00D8579F"/>
    <w:rsid w:val="00D86A36"/>
    <w:rsid w:val="00D87559"/>
    <w:rsid w:val="00D87C33"/>
    <w:rsid w:val="00D916A4"/>
    <w:rsid w:val="00DA2233"/>
    <w:rsid w:val="00DA2357"/>
    <w:rsid w:val="00DA23E0"/>
    <w:rsid w:val="00DA3D14"/>
    <w:rsid w:val="00DA41D8"/>
    <w:rsid w:val="00DA5B8D"/>
    <w:rsid w:val="00DA7914"/>
    <w:rsid w:val="00DA79D8"/>
    <w:rsid w:val="00DA7FE8"/>
    <w:rsid w:val="00DB17CA"/>
    <w:rsid w:val="00DB44FE"/>
    <w:rsid w:val="00DB49D1"/>
    <w:rsid w:val="00DB5125"/>
    <w:rsid w:val="00DC0505"/>
    <w:rsid w:val="00DC20F2"/>
    <w:rsid w:val="00DC242D"/>
    <w:rsid w:val="00DC28CC"/>
    <w:rsid w:val="00DC36CA"/>
    <w:rsid w:val="00DC41AF"/>
    <w:rsid w:val="00DC4AC9"/>
    <w:rsid w:val="00DC7484"/>
    <w:rsid w:val="00DD2B0C"/>
    <w:rsid w:val="00DD3DA3"/>
    <w:rsid w:val="00DE0768"/>
    <w:rsid w:val="00DE0AD3"/>
    <w:rsid w:val="00DE4647"/>
    <w:rsid w:val="00DF0AC7"/>
    <w:rsid w:val="00DF1740"/>
    <w:rsid w:val="00DF5E32"/>
    <w:rsid w:val="00DF6ADD"/>
    <w:rsid w:val="00DF7074"/>
    <w:rsid w:val="00DF7DD7"/>
    <w:rsid w:val="00E00E2C"/>
    <w:rsid w:val="00E00F00"/>
    <w:rsid w:val="00E01D85"/>
    <w:rsid w:val="00E05304"/>
    <w:rsid w:val="00E074BC"/>
    <w:rsid w:val="00E12FCC"/>
    <w:rsid w:val="00E1414A"/>
    <w:rsid w:val="00E160A8"/>
    <w:rsid w:val="00E20688"/>
    <w:rsid w:val="00E224A4"/>
    <w:rsid w:val="00E23A7C"/>
    <w:rsid w:val="00E25F01"/>
    <w:rsid w:val="00E30580"/>
    <w:rsid w:val="00E336A6"/>
    <w:rsid w:val="00E34F3B"/>
    <w:rsid w:val="00E35EC5"/>
    <w:rsid w:val="00E36AEC"/>
    <w:rsid w:val="00E36FC2"/>
    <w:rsid w:val="00E40256"/>
    <w:rsid w:val="00E419F7"/>
    <w:rsid w:val="00E47FB6"/>
    <w:rsid w:val="00E510FF"/>
    <w:rsid w:val="00E52DB5"/>
    <w:rsid w:val="00E56B62"/>
    <w:rsid w:val="00E570A4"/>
    <w:rsid w:val="00E60E92"/>
    <w:rsid w:val="00E61ADA"/>
    <w:rsid w:val="00E61C82"/>
    <w:rsid w:val="00E62D7E"/>
    <w:rsid w:val="00E63251"/>
    <w:rsid w:val="00E719F4"/>
    <w:rsid w:val="00E72366"/>
    <w:rsid w:val="00E756C6"/>
    <w:rsid w:val="00E76912"/>
    <w:rsid w:val="00E779B8"/>
    <w:rsid w:val="00E81F18"/>
    <w:rsid w:val="00E829EB"/>
    <w:rsid w:val="00E90BA9"/>
    <w:rsid w:val="00E9540C"/>
    <w:rsid w:val="00E97AB0"/>
    <w:rsid w:val="00EB1719"/>
    <w:rsid w:val="00EB19D1"/>
    <w:rsid w:val="00EB42BF"/>
    <w:rsid w:val="00EB6A58"/>
    <w:rsid w:val="00EC5D32"/>
    <w:rsid w:val="00ED0EBB"/>
    <w:rsid w:val="00ED1152"/>
    <w:rsid w:val="00ED1EBB"/>
    <w:rsid w:val="00ED7E27"/>
    <w:rsid w:val="00EE17E9"/>
    <w:rsid w:val="00EE19D8"/>
    <w:rsid w:val="00EE2A79"/>
    <w:rsid w:val="00EE2E94"/>
    <w:rsid w:val="00EE35D0"/>
    <w:rsid w:val="00EE56E4"/>
    <w:rsid w:val="00EE7347"/>
    <w:rsid w:val="00EE77ED"/>
    <w:rsid w:val="00EF00B4"/>
    <w:rsid w:val="00EF1254"/>
    <w:rsid w:val="00EF5874"/>
    <w:rsid w:val="00F00493"/>
    <w:rsid w:val="00F00B7C"/>
    <w:rsid w:val="00F03C64"/>
    <w:rsid w:val="00F10B39"/>
    <w:rsid w:val="00F230AF"/>
    <w:rsid w:val="00F23B4A"/>
    <w:rsid w:val="00F255D6"/>
    <w:rsid w:val="00F25D56"/>
    <w:rsid w:val="00F2704A"/>
    <w:rsid w:val="00F34E4E"/>
    <w:rsid w:val="00F45CAA"/>
    <w:rsid w:val="00F512AC"/>
    <w:rsid w:val="00F53F9A"/>
    <w:rsid w:val="00F5614E"/>
    <w:rsid w:val="00F57565"/>
    <w:rsid w:val="00F6024E"/>
    <w:rsid w:val="00F60828"/>
    <w:rsid w:val="00F62C32"/>
    <w:rsid w:val="00F6376C"/>
    <w:rsid w:val="00F725F3"/>
    <w:rsid w:val="00F739C8"/>
    <w:rsid w:val="00F74FE8"/>
    <w:rsid w:val="00F81046"/>
    <w:rsid w:val="00F821B1"/>
    <w:rsid w:val="00F846AD"/>
    <w:rsid w:val="00F84EC0"/>
    <w:rsid w:val="00F864D4"/>
    <w:rsid w:val="00F87AF3"/>
    <w:rsid w:val="00F94C24"/>
    <w:rsid w:val="00F9559A"/>
    <w:rsid w:val="00F95E5B"/>
    <w:rsid w:val="00F96B31"/>
    <w:rsid w:val="00F97F05"/>
    <w:rsid w:val="00FA1346"/>
    <w:rsid w:val="00FA24DC"/>
    <w:rsid w:val="00FA2F41"/>
    <w:rsid w:val="00FA6B42"/>
    <w:rsid w:val="00FB2FA7"/>
    <w:rsid w:val="00FB3189"/>
    <w:rsid w:val="00FB3217"/>
    <w:rsid w:val="00FC0300"/>
    <w:rsid w:val="00FC1E6F"/>
    <w:rsid w:val="00FC25BE"/>
    <w:rsid w:val="00FC2A0E"/>
    <w:rsid w:val="00FC420B"/>
    <w:rsid w:val="00FD1218"/>
    <w:rsid w:val="00FD3283"/>
    <w:rsid w:val="00FD3686"/>
    <w:rsid w:val="00FD380D"/>
    <w:rsid w:val="00FD3F8A"/>
    <w:rsid w:val="00FD4045"/>
    <w:rsid w:val="00FD46AA"/>
    <w:rsid w:val="00FD7338"/>
    <w:rsid w:val="00FE153B"/>
    <w:rsid w:val="00FE2244"/>
    <w:rsid w:val="00FE3982"/>
    <w:rsid w:val="00FE3E0D"/>
    <w:rsid w:val="00FE6062"/>
    <w:rsid w:val="00FE6339"/>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o:shapelayout v:ext="edit">
      <o:idmap v:ext="edit" data="1"/>
    </o:shapelayout>
  </w:shapeDefaults>
  <w:decimalSymbol w:val="."/>
  <w:listSeparator w:val=","/>
  <w14:docId w14:val="0F4B6174"/>
  <w15:docId w15:val="{96FB8D34-293B-4860-AA8C-3A1A42C0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87AF3"/>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87AF3"/>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 w:type="character" w:styleId="UnresolvedMention">
    <w:name w:val="Unresolved Mention"/>
    <w:basedOn w:val="DefaultParagraphFont"/>
    <w:uiPriority w:val="99"/>
    <w:unhideWhenUsed/>
    <w:rsid w:val="00D762D3"/>
    <w:rPr>
      <w:color w:val="605E5C"/>
      <w:shd w:val="clear" w:color="auto" w:fill="E1DFDD"/>
    </w:rPr>
  </w:style>
  <w:style w:type="character" w:styleId="Mention">
    <w:name w:val="Mention"/>
    <w:basedOn w:val="DefaultParagraphFont"/>
    <w:uiPriority w:val="99"/>
    <w:unhideWhenUsed/>
    <w:rsid w:val="00D762D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495882">
      <w:bodyDiv w:val="1"/>
      <w:marLeft w:val="0"/>
      <w:marRight w:val="0"/>
      <w:marTop w:val="0"/>
      <w:marBottom w:val="0"/>
      <w:divBdr>
        <w:top w:val="none" w:sz="0" w:space="0" w:color="auto"/>
        <w:left w:val="none" w:sz="0" w:space="0" w:color="auto"/>
        <w:bottom w:val="none" w:sz="0" w:space="0" w:color="auto"/>
        <w:right w:val="none" w:sz="0" w:space="0" w:color="auto"/>
      </w:divBdr>
    </w:div>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1914008177">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823E30-40D2-41F2-A7DF-C85F7B1024A9}">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734AF90B-99AF-4F34-96AD-38747B7E5293}">
  <ds:schemaRefs>
    <ds:schemaRef ds:uri="http://schemas.microsoft.com/sharepoint/v3/contenttype/forms"/>
  </ds:schemaRefs>
</ds:datastoreItem>
</file>

<file path=customXml/itemProps3.xml><?xml version="1.0" encoding="utf-8"?>
<ds:datastoreItem xmlns:ds="http://schemas.openxmlformats.org/officeDocument/2006/customXml" ds:itemID="{3C252574-3D55-4986-81E3-A1689A098325}">
  <ds:schemaRefs>
    <ds:schemaRef ds:uri="http://schemas.openxmlformats.org/officeDocument/2006/bibliography"/>
  </ds:schemaRefs>
</ds:datastoreItem>
</file>

<file path=customXml/itemProps4.xml><?xml version="1.0" encoding="utf-8"?>
<ds:datastoreItem xmlns:ds="http://schemas.openxmlformats.org/officeDocument/2006/customXml" ds:itemID="{C2D00960-B1AB-4ACD-A269-30B63432DF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813</TotalTime>
  <Pages>10</Pages>
  <Words>3529</Words>
  <Characters>20117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119</cp:revision>
  <dcterms:created xsi:type="dcterms:W3CDTF">2015-06-09T19:37:00Z</dcterms:created>
  <dcterms:modified xsi:type="dcterms:W3CDTF">2022-04-08T19:32:00Z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