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36"/>
        <w:gridCol w:w="6380"/>
        <w:gridCol w:w="3887"/>
        <w:tblGridChange w:id="0">
          <w:tblGrid>
            <w:gridCol w:w="464"/>
            <w:gridCol w:w="6452"/>
            <w:gridCol w:w="3887"/>
          </w:tblGrid>
        </w:tblGridChange>
      </w:tblGrid>
      <w:tr w:rsidR="00000C12" w:rsidRPr="00DC0895" w14:paraId="7DC3DA82" w14:textId="77777777" w:rsidTr="0079167B">
        <w:trPr>
          <w:cantSplit/>
          <w:trHeight w:val="144"/>
        </w:trPr>
        <w:tc>
          <w:tcPr>
            <w:tcW w:w="5000" w:type="pct"/>
            <w:gridSpan w:val="3"/>
            <w:vAlign w:val="center"/>
          </w:tcPr>
          <w:p w14:paraId="7DC3DA80" w14:textId="77777777" w:rsidR="00000C12" w:rsidRPr="00FD2A49" w:rsidRDefault="00000C12" w:rsidP="00C00A89">
            <w:pPr>
              <w:rPr>
                <w:rFonts w:asciiTheme="minorHAnsi" w:hAnsiTheme="minorHAnsi"/>
                <w:b/>
                <w:sz w:val="18"/>
                <w:szCs w:val="18"/>
              </w:rPr>
            </w:pPr>
            <w:r w:rsidRPr="00F80E7D">
              <w:rPr>
                <w:rFonts w:asciiTheme="minorHAnsi" w:hAnsiTheme="minorHAnsi"/>
                <w:b/>
                <w:szCs w:val="18"/>
              </w:rPr>
              <w:t>A. System Information</w:t>
            </w:r>
          </w:p>
          <w:p w14:paraId="7DC3DA81" w14:textId="4CACEA15" w:rsidR="00000C12" w:rsidRPr="00FD2A49" w:rsidRDefault="00000C12" w:rsidP="00CB1FB6">
            <w:pPr>
              <w:rPr>
                <w:rFonts w:asciiTheme="minorHAnsi" w:hAnsiTheme="minorHAnsi"/>
                <w:i/>
                <w:sz w:val="18"/>
                <w:szCs w:val="18"/>
              </w:rPr>
            </w:pPr>
            <w:r w:rsidRPr="00FD2A49">
              <w:rPr>
                <w:rFonts w:asciiTheme="minorHAnsi" w:hAnsiTheme="minorHAnsi"/>
                <w:i/>
                <w:sz w:val="18"/>
                <w:szCs w:val="18"/>
              </w:rPr>
              <w:t>Procedures for verification of High SEER</w:t>
            </w:r>
            <w:ins w:id="1" w:author="Markstrum, Alexis@Energy" w:date="2021-10-28T10:14:00Z">
              <w:r w:rsidR="00493FF2">
                <w:rPr>
                  <w:rFonts w:asciiTheme="minorHAnsi" w:hAnsiTheme="minorHAnsi"/>
                  <w:i/>
                  <w:sz w:val="18"/>
                  <w:szCs w:val="18"/>
                </w:rPr>
                <w:t>/SEER2</w:t>
              </w:r>
            </w:ins>
            <w:r w:rsidRPr="00FD2A49">
              <w:rPr>
                <w:rFonts w:asciiTheme="minorHAnsi" w:hAnsiTheme="minorHAnsi"/>
                <w:i/>
                <w:sz w:val="18"/>
                <w:szCs w:val="18"/>
              </w:rPr>
              <w:t xml:space="preserve"> and EER</w:t>
            </w:r>
            <w:ins w:id="2" w:author="Markstrum, Alexis@Energy" w:date="2021-10-28T10:14:00Z">
              <w:r w:rsidR="00493FF2">
                <w:rPr>
                  <w:rFonts w:asciiTheme="minorHAnsi" w:hAnsiTheme="minorHAnsi"/>
                  <w:i/>
                  <w:sz w:val="18"/>
                  <w:szCs w:val="18"/>
                </w:rPr>
                <w:t>/EER2</w:t>
              </w:r>
            </w:ins>
            <w:r w:rsidRPr="00FD2A49">
              <w:rPr>
                <w:rFonts w:asciiTheme="minorHAnsi" w:hAnsiTheme="minorHAnsi"/>
                <w:i/>
                <w:sz w:val="18"/>
                <w:szCs w:val="18"/>
              </w:rPr>
              <w:t xml:space="preserve"> Equipment are described in Reference Appendix RA3.4. Each HVAC system requiring verification must use a separate form.</w:t>
            </w:r>
          </w:p>
        </w:tc>
      </w:tr>
      <w:tr w:rsidR="0079167B" w:rsidRPr="00DC0895" w14:paraId="7DC3DA86"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3"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4" w:author="Shewmaker, Michael@Energy" w:date="2022-01-24T16:51:00Z">
            <w:trPr>
              <w:cantSplit/>
              <w:trHeight w:val="144"/>
            </w:trPr>
          </w:trPrChange>
        </w:trPr>
        <w:tc>
          <w:tcPr>
            <w:tcW w:w="248" w:type="pct"/>
            <w:vAlign w:val="center"/>
            <w:tcPrChange w:id="5" w:author="Shewmaker, Michael@Energy" w:date="2022-01-24T16:51:00Z">
              <w:tcPr>
                <w:tcW w:w="215" w:type="pct"/>
                <w:vAlign w:val="center"/>
              </w:tcPr>
            </w:tcPrChange>
          </w:tcPr>
          <w:p w14:paraId="7DC3DA83" w14:textId="77777777" w:rsidR="0079167B" w:rsidRPr="00FD2A49" w:rsidRDefault="0079167B" w:rsidP="0079167B">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01</w:t>
            </w:r>
          </w:p>
        </w:tc>
        <w:tc>
          <w:tcPr>
            <w:tcW w:w="2953" w:type="pct"/>
            <w:vAlign w:val="center"/>
            <w:tcPrChange w:id="6" w:author="Shewmaker, Michael@Energy" w:date="2022-01-24T16:51:00Z">
              <w:tcPr>
                <w:tcW w:w="2986" w:type="pct"/>
                <w:vAlign w:val="center"/>
              </w:tcPr>
            </w:tcPrChange>
          </w:tcPr>
          <w:p w14:paraId="7DC3DA84" w14:textId="61B2F3DE" w:rsidR="0079167B" w:rsidRPr="00FD2A49" w:rsidRDefault="0079167B" w:rsidP="0079167B">
            <w:pPr>
              <w:pStyle w:val="Header"/>
              <w:tabs>
                <w:tab w:val="clear" w:pos="4320"/>
                <w:tab w:val="clear" w:pos="8640"/>
              </w:tabs>
              <w:ind w:hanging="18"/>
              <w:rPr>
                <w:rFonts w:asciiTheme="minorHAnsi" w:hAnsiTheme="minorHAnsi"/>
                <w:sz w:val="18"/>
                <w:szCs w:val="18"/>
              </w:rPr>
            </w:pPr>
            <w:r w:rsidRPr="00B2548D">
              <w:rPr>
                <w:rFonts w:asciiTheme="minorHAnsi" w:hAnsiTheme="minorHAnsi"/>
                <w:sz w:val="18"/>
                <w:szCs w:val="18"/>
              </w:rPr>
              <w:t xml:space="preserve">Space Conditioning System Identification or Name </w:t>
            </w:r>
          </w:p>
        </w:tc>
        <w:tc>
          <w:tcPr>
            <w:tcW w:w="1799" w:type="pct"/>
            <w:vAlign w:val="center"/>
            <w:tcPrChange w:id="7" w:author="Shewmaker, Michael@Energy" w:date="2022-01-24T16:51:00Z">
              <w:tcPr>
                <w:tcW w:w="1799" w:type="pct"/>
                <w:vAlign w:val="center"/>
              </w:tcPr>
            </w:tcPrChange>
          </w:tcPr>
          <w:p w14:paraId="7DC3DA85" w14:textId="77777777" w:rsidR="0079167B" w:rsidRPr="00FD2A49" w:rsidRDefault="0079167B" w:rsidP="0079167B">
            <w:pPr>
              <w:rPr>
                <w:rFonts w:asciiTheme="minorHAnsi" w:hAnsiTheme="minorHAnsi"/>
                <w:sz w:val="18"/>
                <w:szCs w:val="18"/>
              </w:rPr>
            </w:pPr>
          </w:p>
        </w:tc>
      </w:tr>
      <w:tr w:rsidR="0079167B" w:rsidRPr="00DC0895" w14:paraId="7DC3DA8A"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8"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9" w:author="Shewmaker, Michael@Energy" w:date="2022-01-24T16:51:00Z">
            <w:trPr>
              <w:cantSplit/>
              <w:trHeight w:val="144"/>
            </w:trPr>
          </w:trPrChange>
        </w:trPr>
        <w:tc>
          <w:tcPr>
            <w:tcW w:w="248" w:type="pct"/>
            <w:vAlign w:val="center"/>
            <w:tcPrChange w:id="10" w:author="Shewmaker, Michael@Energy" w:date="2022-01-24T16:51:00Z">
              <w:tcPr>
                <w:tcW w:w="215" w:type="pct"/>
                <w:vAlign w:val="center"/>
              </w:tcPr>
            </w:tcPrChange>
          </w:tcPr>
          <w:p w14:paraId="7DC3DA87" w14:textId="77777777" w:rsidR="0079167B" w:rsidRPr="00FD2A49" w:rsidRDefault="0079167B" w:rsidP="0079167B">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02</w:t>
            </w:r>
          </w:p>
        </w:tc>
        <w:tc>
          <w:tcPr>
            <w:tcW w:w="2953" w:type="pct"/>
            <w:vAlign w:val="center"/>
            <w:tcPrChange w:id="11" w:author="Shewmaker, Michael@Energy" w:date="2022-01-24T16:51:00Z">
              <w:tcPr>
                <w:tcW w:w="2986" w:type="pct"/>
                <w:vAlign w:val="center"/>
              </w:tcPr>
            </w:tcPrChange>
          </w:tcPr>
          <w:p w14:paraId="7DC3DA88" w14:textId="2942705B" w:rsidR="0079167B" w:rsidRPr="00FD2A49" w:rsidRDefault="0079167B" w:rsidP="0079167B">
            <w:pPr>
              <w:pStyle w:val="Header"/>
              <w:tabs>
                <w:tab w:val="clear" w:pos="4320"/>
                <w:tab w:val="clear" w:pos="8640"/>
              </w:tabs>
              <w:ind w:hanging="18"/>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1799" w:type="pct"/>
            <w:vAlign w:val="center"/>
            <w:tcPrChange w:id="12" w:author="Shewmaker, Michael@Energy" w:date="2022-01-24T16:51:00Z">
              <w:tcPr>
                <w:tcW w:w="1799" w:type="pct"/>
                <w:vAlign w:val="center"/>
              </w:tcPr>
            </w:tcPrChange>
          </w:tcPr>
          <w:p w14:paraId="7DC3DA89" w14:textId="77777777" w:rsidR="0079167B" w:rsidRPr="00FD2A49" w:rsidRDefault="0079167B" w:rsidP="0079167B">
            <w:pPr>
              <w:pStyle w:val="Header"/>
              <w:rPr>
                <w:rFonts w:asciiTheme="minorHAnsi" w:hAnsiTheme="minorHAnsi"/>
                <w:sz w:val="18"/>
                <w:szCs w:val="18"/>
              </w:rPr>
            </w:pPr>
          </w:p>
        </w:tc>
      </w:tr>
      <w:tr w:rsidR="001C6CA1" w:rsidRPr="00DC0895" w14:paraId="2BCE2A8E"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13"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ins w:id="14" w:author="Shewmaker, Michael@Energy" w:date="2022-01-24T09:33:00Z"/>
          <w:trPrChange w:id="15" w:author="Shewmaker, Michael@Energy" w:date="2022-01-24T16:51:00Z">
            <w:trPr>
              <w:cantSplit/>
              <w:trHeight w:val="144"/>
            </w:trPr>
          </w:trPrChange>
        </w:trPr>
        <w:tc>
          <w:tcPr>
            <w:tcW w:w="248" w:type="pct"/>
            <w:vAlign w:val="center"/>
            <w:tcPrChange w:id="16" w:author="Shewmaker, Michael@Energy" w:date="2022-01-24T16:51:00Z">
              <w:tcPr>
                <w:tcW w:w="215" w:type="pct"/>
                <w:vAlign w:val="center"/>
              </w:tcPr>
            </w:tcPrChange>
          </w:tcPr>
          <w:p w14:paraId="1A5325B6" w14:textId="211880B3" w:rsidR="001C6CA1" w:rsidRDefault="00444D0A" w:rsidP="00D256CD">
            <w:pPr>
              <w:pStyle w:val="Header"/>
              <w:tabs>
                <w:tab w:val="clear" w:pos="4320"/>
                <w:tab w:val="clear" w:pos="8640"/>
              </w:tabs>
              <w:jc w:val="center"/>
              <w:rPr>
                <w:ins w:id="17" w:author="Shewmaker, Michael@Energy" w:date="2022-01-24T09:33:00Z"/>
                <w:rFonts w:asciiTheme="minorHAnsi" w:hAnsiTheme="minorHAnsi"/>
                <w:sz w:val="18"/>
                <w:szCs w:val="18"/>
              </w:rPr>
            </w:pPr>
            <w:ins w:id="18" w:author="Shewmaker, Michael@Energy" w:date="2022-01-24T16:51:00Z">
              <w:r>
                <w:rPr>
                  <w:rFonts w:asciiTheme="minorHAnsi" w:hAnsiTheme="minorHAnsi"/>
                  <w:sz w:val="18"/>
                  <w:szCs w:val="18"/>
                </w:rPr>
                <w:t>03a</w:t>
              </w:r>
            </w:ins>
          </w:p>
        </w:tc>
        <w:tc>
          <w:tcPr>
            <w:tcW w:w="2953" w:type="pct"/>
            <w:vAlign w:val="center"/>
            <w:tcPrChange w:id="19" w:author="Shewmaker, Michael@Energy" w:date="2022-01-24T16:51:00Z">
              <w:tcPr>
                <w:tcW w:w="2986" w:type="pct"/>
                <w:vAlign w:val="center"/>
              </w:tcPr>
            </w:tcPrChange>
          </w:tcPr>
          <w:p w14:paraId="02DA73F7" w14:textId="09637743" w:rsidR="001C6CA1" w:rsidRPr="00FD2A49" w:rsidRDefault="001C6CA1" w:rsidP="00D256CD">
            <w:pPr>
              <w:pStyle w:val="Header"/>
              <w:tabs>
                <w:tab w:val="clear" w:pos="4320"/>
                <w:tab w:val="clear" w:pos="8640"/>
              </w:tabs>
              <w:ind w:hanging="18"/>
              <w:rPr>
                <w:ins w:id="20" w:author="Shewmaker, Michael@Energy" w:date="2022-01-24T09:33:00Z"/>
                <w:rFonts w:asciiTheme="minorHAnsi" w:hAnsiTheme="minorHAnsi"/>
                <w:sz w:val="18"/>
                <w:szCs w:val="18"/>
              </w:rPr>
            </w:pPr>
            <w:ins w:id="21" w:author="Shewmaker, Michael@Energy" w:date="2022-01-24T09:33:00Z">
              <w:r>
                <w:rPr>
                  <w:rFonts w:asciiTheme="minorHAnsi" w:hAnsiTheme="minorHAnsi"/>
                  <w:sz w:val="18"/>
                  <w:szCs w:val="18"/>
                </w:rPr>
                <w:t>Efficiency Metric</w:t>
              </w:r>
            </w:ins>
          </w:p>
        </w:tc>
        <w:tc>
          <w:tcPr>
            <w:tcW w:w="1799" w:type="pct"/>
            <w:vAlign w:val="center"/>
            <w:tcPrChange w:id="22" w:author="Shewmaker, Michael@Energy" w:date="2022-01-24T16:51:00Z">
              <w:tcPr>
                <w:tcW w:w="1799" w:type="pct"/>
                <w:vAlign w:val="center"/>
              </w:tcPr>
            </w:tcPrChange>
          </w:tcPr>
          <w:p w14:paraId="119F6ABA" w14:textId="77777777" w:rsidR="001C6CA1" w:rsidRDefault="001C6CA1" w:rsidP="00D256CD">
            <w:pPr>
              <w:rPr>
                <w:ins w:id="23" w:author="Shewmaker, Michael@Energy" w:date="2022-01-24T09:33:00Z"/>
                <w:rFonts w:asciiTheme="minorHAnsi" w:hAnsiTheme="minorHAnsi"/>
                <w:sz w:val="18"/>
                <w:szCs w:val="18"/>
              </w:rPr>
            </w:pPr>
          </w:p>
        </w:tc>
      </w:tr>
      <w:tr w:rsidR="00D256CD" w:rsidRPr="00DC0895" w14:paraId="6483B9FE"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24"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25" w:author="Shewmaker, Michael@Energy" w:date="2022-01-24T16:51:00Z">
            <w:trPr>
              <w:cantSplit/>
              <w:trHeight w:val="144"/>
            </w:trPr>
          </w:trPrChange>
        </w:trPr>
        <w:tc>
          <w:tcPr>
            <w:tcW w:w="248" w:type="pct"/>
            <w:vAlign w:val="center"/>
            <w:tcPrChange w:id="26" w:author="Shewmaker, Michael@Energy" w:date="2022-01-24T16:51:00Z">
              <w:tcPr>
                <w:tcW w:w="215" w:type="pct"/>
                <w:vAlign w:val="center"/>
              </w:tcPr>
            </w:tcPrChange>
          </w:tcPr>
          <w:p w14:paraId="6A245E55" w14:textId="35F9E9B0" w:rsidR="00D256CD" w:rsidRPr="00D445D1" w:rsidRDefault="00D256CD" w:rsidP="00D256CD">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w:t>
            </w:r>
            <w:r w:rsidR="00175ACB">
              <w:rPr>
                <w:rFonts w:asciiTheme="minorHAnsi" w:hAnsiTheme="minorHAnsi"/>
                <w:sz w:val="18"/>
                <w:szCs w:val="18"/>
              </w:rPr>
              <w:t>3</w:t>
            </w:r>
          </w:p>
        </w:tc>
        <w:tc>
          <w:tcPr>
            <w:tcW w:w="2953" w:type="pct"/>
            <w:vAlign w:val="center"/>
            <w:tcPrChange w:id="27" w:author="Shewmaker, Michael@Energy" w:date="2022-01-24T16:51:00Z">
              <w:tcPr>
                <w:tcW w:w="2986" w:type="pct"/>
                <w:vAlign w:val="center"/>
              </w:tcPr>
            </w:tcPrChange>
          </w:tcPr>
          <w:p w14:paraId="1043D393" w14:textId="56214341" w:rsidR="00D256CD" w:rsidRPr="00FD2A49" w:rsidRDefault="00D256CD" w:rsidP="00D256CD">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Status: SEER</w:t>
            </w:r>
            <w:ins w:id="28" w:author="Markstrum, Alexis@Energy" w:date="2021-10-28T10:13:00Z">
              <w:r w:rsidR="00493FF2">
                <w:rPr>
                  <w:rFonts w:asciiTheme="minorHAnsi" w:hAnsiTheme="minorHAnsi"/>
                  <w:sz w:val="18"/>
                  <w:szCs w:val="18"/>
                </w:rPr>
                <w:t>/SEER2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1799" w:type="pct"/>
            <w:vAlign w:val="center"/>
            <w:tcPrChange w:id="29" w:author="Shewmaker, Michael@Energy" w:date="2022-01-24T16:51:00Z">
              <w:tcPr>
                <w:tcW w:w="1799" w:type="pct"/>
                <w:vAlign w:val="center"/>
              </w:tcPr>
            </w:tcPrChange>
          </w:tcPr>
          <w:p w14:paraId="15186913" w14:textId="792E292B" w:rsidR="00D256CD" w:rsidRDefault="00D256CD" w:rsidP="00D256CD">
            <w:pPr>
              <w:rPr>
                <w:rFonts w:asciiTheme="minorHAnsi" w:hAnsiTheme="minorHAnsi"/>
                <w:sz w:val="18"/>
                <w:szCs w:val="18"/>
              </w:rPr>
            </w:pPr>
          </w:p>
        </w:tc>
      </w:tr>
      <w:tr w:rsidR="00D256CD" w:rsidRPr="00DC0895" w14:paraId="7A717A20"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30"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31" w:author="Shewmaker, Michael@Energy" w:date="2022-01-24T16:51:00Z">
            <w:trPr>
              <w:cantSplit/>
              <w:trHeight w:val="144"/>
            </w:trPr>
          </w:trPrChange>
        </w:trPr>
        <w:tc>
          <w:tcPr>
            <w:tcW w:w="248" w:type="pct"/>
            <w:vAlign w:val="center"/>
            <w:tcPrChange w:id="32" w:author="Shewmaker, Michael@Energy" w:date="2022-01-24T16:51:00Z">
              <w:tcPr>
                <w:tcW w:w="215" w:type="pct"/>
                <w:vAlign w:val="center"/>
              </w:tcPr>
            </w:tcPrChange>
          </w:tcPr>
          <w:p w14:paraId="4003795E" w14:textId="4F86C261" w:rsidR="00D256CD" w:rsidRPr="00D445D1" w:rsidRDefault="00D256CD" w:rsidP="00D256CD">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w:t>
            </w:r>
            <w:r w:rsidR="00175ACB">
              <w:rPr>
                <w:rFonts w:asciiTheme="minorHAnsi" w:hAnsiTheme="minorHAnsi"/>
                <w:sz w:val="18"/>
                <w:szCs w:val="18"/>
              </w:rPr>
              <w:t>4</w:t>
            </w:r>
          </w:p>
        </w:tc>
        <w:tc>
          <w:tcPr>
            <w:tcW w:w="2953" w:type="pct"/>
            <w:vAlign w:val="center"/>
            <w:tcPrChange w:id="33" w:author="Shewmaker, Michael@Energy" w:date="2022-01-24T16:51:00Z">
              <w:tcPr>
                <w:tcW w:w="2986" w:type="pct"/>
                <w:vAlign w:val="center"/>
              </w:tcPr>
            </w:tcPrChange>
          </w:tcPr>
          <w:p w14:paraId="6053E283" w14:textId="55E9CE3F" w:rsidR="00D256CD" w:rsidRPr="00FD2A49" w:rsidRDefault="00D256CD" w:rsidP="00D256CD">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Status: EER</w:t>
            </w:r>
            <w:ins w:id="34" w:author="Markstrum, Alexis@Energy" w:date="2021-10-28T10:14:00Z">
              <w:r w:rsidR="00493FF2">
                <w:rPr>
                  <w:rFonts w:asciiTheme="minorHAnsi" w:hAnsiTheme="minorHAnsi"/>
                  <w:sz w:val="18"/>
                  <w:szCs w:val="18"/>
                </w:rPr>
                <w:t>/EER2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1799" w:type="pct"/>
            <w:vAlign w:val="center"/>
            <w:tcPrChange w:id="35" w:author="Shewmaker, Michael@Energy" w:date="2022-01-24T16:51:00Z">
              <w:tcPr>
                <w:tcW w:w="1799" w:type="pct"/>
                <w:vAlign w:val="center"/>
              </w:tcPr>
            </w:tcPrChange>
          </w:tcPr>
          <w:p w14:paraId="0D25B3DA" w14:textId="140E5DCD" w:rsidR="00D256CD" w:rsidRDefault="00D256CD" w:rsidP="00D256CD">
            <w:pPr>
              <w:rPr>
                <w:rFonts w:asciiTheme="minorHAnsi" w:hAnsiTheme="minorHAnsi"/>
                <w:sz w:val="18"/>
                <w:szCs w:val="18"/>
              </w:rPr>
            </w:pPr>
          </w:p>
        </w:tc>
      </w:tr>
      <w:tr w:rsidR="00D256CD" w:rsidRPr="00DC0895" w14:paraId="5DFC05FE"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36"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37" w:author="Shewmaker, Michael@Energy" w:date="2022-01-24T16:51:00Z">
            <w:trPr>
              <w:cantSplit/>
              <w:trHeight w:val="144"/>
            </w:trPr>
          </w:trPrChange>
        </w:trPr>
        <w:tc>
          <w:tcPr>
            <w:tcW w:w="248" w:type="pct"/>
            <w:vAlign w:val="center"/>
            <w:tcPrChange w:id="38" w:author="Shewmaker, Michael@Energy" w:date="2022-01-24T16:51:00Z">
              <w:tcPr>
                <w:tcW w:w="215" w:type="pct"/>
                <w:vAlign w:val="center"/>
              </w:tcPr>
            </w:tcPrChange>
          </w:tcPr>
          <w:p w14:paraId="7423773E" w14:textId="7FDBDAFA" w:rsidR="00D256CD" w:rsidRPr="00D445D1" w:rsidRDefault="00D256CD" w:rsidP="00D256CD">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w:t>
            </w:r>
            <w:r w:rsidR="00175ACB">
              <w:rPr>
                <w:rFonts w:asciiTheme="minorHAnsi" w:hAnsiTheme="minorHAnsi"/>
                <w:sz w:val="18"/>
                <w:szCs w:val="18"/>
              </w:rPr>
              <w:t>5</w:t>
            </w:r>
          </w:p>
        </w:tc>
        <w:tc>
          <w:tcPr>
            <w:tcW w:w="2953" w:type="pct"/>
            <w:vAlign w:val="center"/>
            <w:tcPrChange w:id="39" w:author="Shewmaker, Michael@Energy" w:date="2022-01-24T16:51:00Z">
              <w:tcPr>
                <w:tcW w:w="2986" w:type="pct"/>
                <w:vAlign w:val="center"/>
              </w:tcPr>
            </w:tcPrChange>
          </w:tcPr>
          <w:p w14:paraId="0FA27266" w14:textId="0EA22068" w:rsidR="00D256CD" w:rsidRPr="00FD2A49" w:rsidRDefault="00D256CD" w:rsidP="00D256CD">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 xml:space="preserve">Status: </w:t>
            </w:r>
            <w:r>
              <w:rPr>
                <w:rFonts w:asciiTheme="minorHAnsi" w:hAnsiTheme="minorHAnsi"/>
                <w:sz w:val="18"/>
                <w:szCs w:val="18"/>
              </w:rPr>
              <w:t>Heat Pump Heating Output Performance 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heck</w:t>
            </w:r>
          </w:p>
        </w:tc>
        <w:tc>
          <w:tcPr>
            <w:tcW w:w="1799" w:type="pct"/>
            <w:vAlign w:val="center"/>
            <w:tcPrChange w:id="40" w:author="Shewmaker, Michael@Energy" w:date="2022-01-24T16:51:00Z">
              <w:tcPr>
                <w:tcW w:w="1799" w:type="pct"/>
                <w:vAlign w:val="center"/>
              </w:tcPr>
            </w:tcPrChange>
          </w:tcPr>
          <w:p w14:paraId="660B63AE" w14:textId="68582BA3" w:rsidR="00D256CD" w:rsidRDefault="00D256CD" w:rsidP="00D256CD">
            <w:pPr>
              <w:rPr>
                <w:rFonts w:asciiTheme="minorHAnsi" w:hAnsiTheme="minorHAnsi"/>
                <w:sz w:val="18"/>
                <w:szCs w:val="18"/>
              </w:rPr>
            </w:pPr>
          </w:p>
        </w:tc>
      </w:tr>
      <w:tr w:rsidR="00B100F8" w:rsidRPr="00DC0895" w14:paraId="3F4DC214"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41"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42" w:author="Shewmaker, Michael@Energy" w:date="2022-01-24T16:51:00Z">
            <w:trPr>
              <w:cantSplit/>
              <w:trHeight w:val="144"/>
            </w:trPr>
          </w:trPrChange>
        </w:trPr>
        <w:tc>
          <w:tcPr>
            <w:tcW w:w="248" w:type="pct"/>
            <w:vAlign w:val="center"/>
            <w:tcPrChange w:id="43" w:author="Shewmaker, Michael@Energy" w:date="2022-01-24T16:51:00Z">
              <w:tcPr>
                <w:tcW w:w="215" w:type="pct"/>
                <w:vAlign w:val="center"/>
              </w:tcPr>
            </w:tcPrChange>
          </w:tcPr>
          <w:p w14:paraId="1BB0456F" w14:textId="37CE94B6" w:rsidR="00B100F8" w:rsidRDefault="00B100F8" w:rsidP="00B100F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06</w:t>
            </w:r>
          </w:p>
        </w:tc>
        <w:tc>
          <w:tcPr>
            <w:tcW w:w="2953" w:type="pct"/>
            <w:vAlign w:val="center"/>
            <w:tcPrChange w:id="44" w:author="Shewmaker, Michael@Energy" w:date="2022-01-24T16:51:00Z">
              <w:tcPr>
                <w:tcW w:w="2986" w:type="pct"/>
                <w:vAlign w:val="center"/>
              </w:tcPr>
            </w:tcPrChange>
          </w:tcPr>
          <w:p w14:paraId="54646334" w14:textId="7EFA9EEE" w:rsidR="00B100F8" w:rsidRDefault="00B100F8" w:rsidP="00B100F8">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 xml:space="preserve">Status: </w:t>
            </w:r>
            <w:r>
              <w:rPr>
                <w:rFonts w:asciiTheme="minorHAnsi" w:hAnsiTheme="minorHAnsi"/>
                <w:sz w:val="18"/>
                <w:szCs w:val="18"/>
              </w:rPr>
              <w:t>HSPF</w:t>
            </w:r>
            <w:ins w:id="45" w:author="Markstrum, Alexis@Energy" w:date="2021-10-28T10:14:00Z">
              <w:r w:rsidR="00493FF2">
                <w:rPr>
                  <w:rFonts w:asciiTheme="minorHAnsi" w:hAnsiTheme="minorHAnsi"/>
                  <w:sz w:val="18"/>
                  <w:szCs w:val="18"/>
                </w:rPr>
                <w:t>/HSPF2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1799" w:type="pct"/>
            <w:vAlign w:val="center"/>
            <w:tcPrChange w:id="46" w:author="Shewmaker, Michael@Energy" w:date="2022-01-24T16:51:00Z">
              <w:tcPr>
                <w:tcW w:w="1799" w:type="pct"/>
                <w:vAlign w:val="center"/>
              </w:tcPr>
            </w:tcPrChange>
          </w:tcPr>
          <w:p w14:paraId="2A3E9E5B" w14:textId="4DD412D2" w:rsidR="00B100F8" w:rsidRPr="00FD2A49" w:rsidRDefault="00B100F8" w:rsidP="00B100F8">
            <w:pPr>
              <w:rPr>
                <w:rFonts w:asciiTheme="minorHAnsi" w:hAnsiTheme="minorHAnsi"/>
                <w:sz w:val="18"/>
                <w:szCs w:val="18"/>
              </w:rPr>
            </w:pPr>
          </w:p>
        </w:tc>
      </w:tr>
      <w:tr w:rsidR="00B100F8" w:rsidRPr="00DC0895" w14:paraId="7DC3DA92"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47"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48" w:author="Shewmaker, Michael@Energy" w:date="2022-01-24T16:51:00Z">
            <w:trPr>
              <w:cantSplit/>
              <w:trHeight w:val="144"/>
            </w:trPr>
          </w:trPrChange>
        </w:trPr>
        <w:tc>
          <w:tcPr>
            <w:tcW w:w="248" w:type="pct"/>
            <w:vAlign w:val="center"/>
            <w:tcPrChange w:id="49" w:author="Shewmaker, Michael@Energy" w:date="2022-01-24T16:51:00Z">
              <w:tcPr>
                <w:tcW w:w="215" w:type="pct"/>
                <w:vAlign w:val="center"/>
              </w:tcPr>
            </w:tcPrChange>
          </w:tcPr>
          <w:p w14:paraId="7DC3DA8F" w14:textId="63E56778" w:rsidR="00B100F8" w:rsidRPr="00FD2A49" w:rsidRDefault="00B100F8" w:rsidP="00B100F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07</w:t>
            </w:r>
          </w:p>
        </w:tc>
        <w:tc>
          <w:tcPr>
            <w:tcW w:w="2953" w:type="pct"/>
            <w:vAlign w:val="center"/>
            <w:tcPrChange w:id="50" w:author="Shewmaker, Michael@Energy" w:date="2022-01-24T16:51:00Z">
              <w:tcPr>
                <w:tcW w:w="2986" w:type="pct"/>
                <w:vAlign w:val="center"/>
              </w:tcPr>
            </w:tcPrChange>
          </w:tcPr>
          <w:p w14:paraId="7DC3DA90" w14:textId="6876D231" w:rsidR="00B100F8" w:rsidRPr="00FD2A49" w:rsidRDefault="00B100F8" w:rsidP="00B100F8">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Directory Used to Certify Product Performance</w:t>
            </w:r>
          </w:p>
        </w:tc>
        <w:tc>
          <w:tcPr>
            <w:tcW w:w="1799" w:type="pct"/>
            <w:vAlign w:val="center"/>
            <w:tcPrChange w:id="51" w:author="Shewmaker, Michael@Energy" w:date="2022-01-24T16:51:00Z">
              <w:tcPr>
                <w:tcW w:w="1799" w:type="pct"/>
                <w:vAlign w:val="center"/>
              </w:tcPr>
            </w:tcPrChange>
          </w:tcPr>
          <w:p w14:paraId="7DC3DA91" w14:textId="77777777" w:rsidR="00B100F8" w:rsidRPr="00FD2A49" w:rsidRDefault="00B100F8" w:rsidP="00B100F8">
            <w:pPr>
              <w:rPr>
                <w:rFonts w:asciiTheme="minorHAnsi" w:hAnsiTheme="minorHAnsi"/>
                <w:sz w:val="18"/>
                <w:szCs w:val="18"/>
              </w:rPr>
            </w:pPr>
          </w:p>
        </w:tc>
      </w:tr>
      <w:tr w:rsidR="00B100F8" w:rsidRPr="00DC0895" w14:paraId="7DC3DA96"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52"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53" w:author="Shewmaker, Michael@Energy" w:date="2022-01-24T16:51:00Z">
            <w:trPr>
              <w:cantSplit/>
              <w:trHeight w:val="144"/>
            </w:trPr>
          </w:trPrChange>
        </w:trPr>
        <w:tc>
          <w:tcPr>
            <w:tcW w:w="248" w:type="pct"/>
            <w:vAlign w:val="center"/>
            <w:tcPrChange w:id="54" w:author="Shewmaker, Michael@Energy" w:date="2022-01-24T16:51:00Z">
              <w:tcPr>
                <w:tcW w:w="215" w:type="pct"/>
                <w:vAlign w:val="center"/>
              </w:tcPr>
            </w:tcPrChange>
          </w:tcPr>
          <w:p w14:paraId="7DC3DA93" w14:textId="77DFFCB6" w:rsidR="00B100F8" w:rsidRPr="00FD2A49" w:rsidRDefault="00B100F8" w:rsidP="00B9151F">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8</w:t>
            </w:r>
          </w:p>
        </w:tc>
        <w:tc>
          <w:tcPr>
            <w:tcW w:w="2953" w:type="pct"/>
            <w:vAlign w:val="center"/>
            <w:tcPrChange w:id="55" w:author="Shewmaker, Michael@Energy" w:date="2022-01-24T16:51:00Z">
              <w:tcPr>
                <w:tcW w:w="2986" w:type="pct"/>
                <w:vAlign w:val="center"/>
              </w:tcPr>
            </w:tcPrChange>
          </w:tcPr>
          <w:p w14:paraId="7DC3DA94" w14:textId="59F68BB6" w:rsidR="00B100F8" w:rsidRPr="00FD2A49" w:rsidRDefault="00B100F8" w:rsidP="00B100F8">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 xml:space="preserve">AHRI </w:t>
            </w:r>
            <w:r>
              <w:rPr>
                <w:rFonts w:asciiTheme="minorHAnsi" w:hAnsiTheme="minorHAnsi"/>
                <w:sz w:val="18"/>
                <w:szCs w:val="18"/>
              </w:rPr>
              <w:t>C</w:t>
            </w:r>
            <w:r w:rsidRPr="00FD2A49">
              <w:rPr>
                <w:rFonts w:asciiTheme="minorHAnsi" w:hAnsiTheme="minorHAnsi"/>
                <w:sz w:val="18"/>
                <w:szCs w:val="18"/>
              </w:rPr>
              <w:t xml:space="preserve">ertification </w:t>
            </w:r>
            <w:r>
              <w:rPr>
                <w:rFonts w:asciiTheme="minorHAnsi" w:hAnsiTheme="minorHAnsi"/>
                <w:sz w:val="18"/>
                <w:szCs w:val="18"/>
              </w:rPr>
              <w:t>N</w:t>
            </w:r>
            <w:r w:rsidRPr="00FD2A49">
              <w:rPr>
                <w:rFonts w:asciiTheme="minorHAnsi" w:hAnsiTheme="minorHAnsi"/>
                <w:sz w:val="18"/>
                <w:szCs w:val="18"/>
              </w:rPr>
              <w:t xml:space="preserve">umber for the </w:t>
            </w:r>
            <w:r>
              <w:rPr>
                <w:rFonts w:asciiTheme="minorHAnsi" w:hAnsiTheme="minorHAnsi"/>
                <w:sz w:val="18"/>
                <w:szCs w:val="18"/>
              </w:rPr>
              <w:t>I</w:t>
            </w:r>
            <w:r w:rsidRPr="00FD2A49">
              <w:rPr>
                <w:rFonts w:asciiTheme="minorHAnsi" w:hAnsiTheme="minorHAnsi"/>
                <w:sz w:val="18"/>
                <w:szCs w:val="18"/>
              </w:rPr>
              <w:t xml:space="preserve">nstalled </w:t>
            </w:r>
            <w:r>
              <w:rPr>
                <w:rFonts w:asciiTheme="minorHAnsi" w:hAnsiTheme="minorHAnsi"/>
                <w:sz w:val="18"/>
                <w:szCs w:val="18"/>
              </w:rPr>
              <w:t>S</w:t>
            </w:r>
            <w:r w:rsidRPr="00FD2A49">
              <w:rPr>
                <w:rFonts w:asciiTheme="minorHAnsi" w:hAnsiTheme="minorHAnsi"/>
                <w:sz w:val="18"/>
                <w:szCs w:val="18"/>
              </w:rPr>
              <w:t xml:space="preserve">pace </w:t>
            </w:r>
            <w:r>
              <w:rPr>
                <w:rFonts w:asciiTheme="minorHAnsi" w:hAnsiTheme="minorHAnsi"/>
                <w:sz w:val="18"/>
                <w:szCs w:val="18"/>
              </w:rPr>
              <w:t>C</w:t>
            </w:r>
            <w:r w:rsidRPr="00FD2A49">
              <w:rPr>
                <w:rFonts w:asciiTheme="minorHAnsi" w:hAnsiTheme="minorHAnsi"/>
                <w:sz w:val="18"/>
                <w:szCs w:val="18"/>
              </w:rPr>
              <w:t xml:space="preserve">onditioning </w:t>
            </w:r>
            <w:r>
              <w:rPr>
                <w:rFonts w:asciiTheme="minorHAnsi" w:hAnsiTheme="minorHAnsi"/>
                <w:sz w:val="18"/>
                <w:szCs w:val="18"/>
              </w:rPr>
              <w:t>S</w:t>
            </w:r>
            <w:r w:rsidRPr="00FD2A49">
              <w:rPr>
                <w:rFonts w:asciiTheme="minorHAnsi" w:hAnsiTheme="minorHAnsi"/>
                <w:sz w:val="18"/>
                <w:szCs w:val="18"/>
              </w:rPr>
              <w:t xml:space="preserve">ystem from </w:t>
            </w:r>
            <w:r w:rsidR="00E94F0D">
              <w:fldChar w:fldCharType="begin"/>
            </w:r>
            <w:r w:rsidR="00E94F0D">
              <w:instrText xml:space="preserve"> HYPERLINK "http://www.ahridirectory.org" </w:instrText>
            </w:r>
            <w:r w:rsidR="00E94F0D">
              <w:fldChar w:fldCharType="separate"/>
            </w:r>
            <w:r w:rsidRPr="00FD2A49">
              <w:rPr>
                <w:rStyle w:val="Hyperlink"/>
                <w:rFonts w:asciiTheme="minorHAnsi" w:hAnsiTheme="minorHAnsi"/>
                <w:sz w:val="18"/>
                <w:szCs w:val="18"/>
              </w:rPr>
              <w:t>http://www.ahridirectory.org</w:t>
            </w:r>
            <w:r w:rsidR="00E94F0D">
              <w:rPr>
                <w:rStyle w:val="Hyperlink"/>
                <w:rFonts w:asciiTheme="minorHAnsi" w:hAnsiTheme="minorHAnsi"/>
                <w:sz w:val="18"/>
                <w:szCs w:val="18"/>
              </w:rPr>
              <w:fldChar w:fldCharType="end"/>
            </w:r>
          </w:p>
        </w:tc>
        <w:tc>
          <w:tcPr>
            <w:tcW w:w="1799" w:type="pct"/>
            <w:vAlign w:val="center"/>
            <w:tcPrChange w:id="56" w:author="Shewmaker, Michael@Energy" w:date="2022-01-24T16:51:00Z">
              <w:tcPr>
                <w:tcW w:w="1799" w:type="pct"/>
                <w:vAlign w:val="center"/>
              </w:tcPr>
            </w:tcPrChange>
          </w:tcPr>
          <w:p w14:paraId="7DC3DA95" w14:textId="4A0E2475" w:rsidR="00B100F8" w:rsidRPr="00FD2A49" w:rsidRDefault="00B100F8" w:rsidP="00B100F8">
            <w:pPr>
              <w:rPr>
                <w:rFonts w:asciiTheme="minorHAnsi" w:hAnsiTheme="minorHAnsi"/>
                <w:sz w:val="18"/>
                <w:szCs w:val="18"/>
              </w:rPr>
            </w:pPr>
          </w:p>
        </w:tc>
      </w:tr>
      <w:tr w:rsidR="00B100F8" w:rsidRPr="00DC0895" w14:paraId="7DC3DA9A"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57"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58" w:author="Shewmaker, Michael@Energy" w:date="2022-01-24T16:51:00Z">
            <w:trPr>
              <w:cantSplit/>
              <w:trHeight w:val="144"/>
            </w:trPr>
          </w:trPrChange>
        </w:trPr>
        <w:tc>
          <w:tcPr>
            <w:tcW w:w="248" w:type="pct"/>
            <w:vAlign w:val="center"/>
            <w:tcPrChange w:id="59" w:author="Shewmaker, Michael@Energy" w:date="2022-01-24T16:51:00Z">
              <w:tcPr>
                <w:tcW w:w="215" w:type="pct"/>
                <w:vAlign w:val="center"/>
              </w:tcPr>
            </w:tcPrChange>
          </w:tcPr>
          <w:p w14:paraId="7DC3DA97" w14:textId="1D366F53" w:rsidR="00B100F8" w:rsidRPr="00FD2A49" w:rsidRDefault="00B100F8" w:rsidP="00B9151F">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sidR="00B9151F">
              <w:rPr>
                <w:rFonts w:asciiTheme="minorHAnsi" w:hAnsiTheme="minorHAnsi"/>
                <w:sz w:val="18"/>
                <w:szCs w:val="18"/>
              </w:rPr>
              <w:t>9</w:t>
            </w:r>
          </w:p>
        </w:tc>
        <w:tc>
          <w:tcPr>
            <w:tcW w:w="2953" w:type="pct"/>
            <w:vAlign w:val="center"/>
            <w:tcPrChange w:id="60" w:author="Shewmaker, Michael@Energy" w:date="2022-01-24T16:51:00Z">
              <w:tcPr>
                <w:tcW w:w="2986" w:type="pct"/>
                <w:vAlign w:val="center"/>
              </w:tcPr>
            </w:tcPrChange>
          </w:tcPr>
          <w:p w14:paraId="7DC3DA98" w14:textId="3D422D36" w:rsidR="00B100F8" w:rsidRPr="00FD2A49" w:rsidRDefault="00B100F8" w:rsidP="00B100F8">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specific air handler, furnace or fan coil make and model?</w:t>
            </w:r>
          </w:p>
        </w:tc>
        <w:tc>
          <w:tcPr>
            <w:tcW w:w="1799" w:type="pct"/>
            <w:vAlign w:val="center"/>
            <w:tcPrChange w:id="61" w:author="Shewmaker, Michael@Energy" w:date="2022-01-24T16:51:00Z">
              <w:tcPr>
                <w:tcW w:w="1799" w:type="pct"/>
                <w:vAlign w:val="center"/>
              </w:tcPr>
            </w:tcPrChange>
          </w:tcPr>
          <w:p w14:paraId="7DC3DA99" w14:textId="77777777" w:rsidR="00B100F8" w:rsidRPr="00FD2A49" w:rsidRDefault="00B100F8" w:rsidP="00B100F8">
            <w:pPr>
              <w:rPr>
                <w:rFonts w:asciiTheme="minorHAnsi" w:hAnsiTheme="minorHAnsi"/>
                <w:sz w:val="18"/>
                <w:szCs w:val="18"/>
              </w:rPr>
            </w:pPr>
          </w:p>
        </w:tc>
      </w:tr>
      <w:tr w:rsidR="00B100F8" w:rsidRPr="00DC0895" w14:paraId="7DC3DA9E"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62"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63" w:author="Shewmaker, Michael@Energy" w:date="2022-01-24T16:51:00Z">
            <w:trPr>
              <w:cantSplit/>
              <w:trHeight w:val="144"/>
            </w:trPr>
          </w:trPrChange>
        </w:trPr>
        <w:tc>
          <w:tcPr>
            <w:tcW w:w="248" w:type="pct"/>
            <w:vAlign w:val="center"/>
            <w:tcPrChange w:id="64" w:author="Shewmaker, Michael@Energy" w:date="2022-01-24T16:51:00Z">
              <w:tcPr>
                <w:tcW w:w="215" w:type="pct"/>
                <w:vAlign w:val="center"/>
              </w:tcPr>
            </w:tcPrChange>
          </w:tcPr>
          <w:p w14:paraId="7DC3DA9B" w14:textId="026686EA" w:rsidR="00B100F8" w:rsidRPr="00FD2A49" w:rsidRDefault="00B9151F" w:rsidP="00B100F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10</w:t>
            </w:r>
          </w:p>
        </w:tc>
        <w:tc>
          <w:tcPr>
            <w:tcW w:w="2953" w:type="pct"/>
            <w:vAlign w:val="center"/>
            <w:tcPrChange w:id="65" w:author="Shewmaker, Michael@Energy" w:date="2022-01-24T16:51:00Z">
              <w:tcPr>
                <w:tcW w:w="2986" w:type="pct"/>
                <w:vAlign w:val="center"/>
              </w:tcPr>
            </w:tcPrChange>
          </w:tcPr>
          <w:p w14:paraId="7DC3DA9C" w14:textId="2C232766" w:rsidR="00B100F8" w:rsidRPr="00FD2A49" w:rsidRDefault="00B100F8" w:rsidP="00B100F8">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time delay relay (+TDR)?</w:t>
            </w:r>
          </w:p>
        </w:tc>
        <w:tc>
          <w:tcPr>
            <w:tcW w:w="1799" w:type="pct"/>
            <w:vAlign w:val="center"/>
            <w:tcPrChange w:id="66" w:author="Shewmaker, Michael@Energy" w:date="2022-01-24T16:51:00Z">
              <w:tcPr>
                <w:tcW w:w="1799" w:type="pct"/>
                <w:vAlign w:val="center"/>
              </w:tcPr>
            </w:tcPrChange>
          </w:tcPr>
          <w:p w14:paraId="7DC3DA9D" w14:textId="77777777" w:rsidR="00B100F8" w:rsidRPr="00FD2A49" w:rsidRDefault="00B100F8" w:rsidP="00B100F8">
            <w:pPr>
              <w:rPr>
                <w:rFonts w:asciiTheme="minorHAnsi" w:hAnsiTheme="minorHAnsi"/>
                <w:sz w:val="18"/>
                <w:szCs w:val="18"/>
              </w:rPr>
            </w:pPr>
          </w:p>
        </w:tc>
      </w:tr>
      <w:tr w:rsidR="00B100F8" w:rsidRPr="00DC0895" w14:paraId="7DC3DAA2" w14:textId="77777777" w:rsidTr="00444D0A">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67" w:author="Shewmaker, Michael@Energy" w:date="2022-01-24T16:51:00Z">
            <w:tblPrEx>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144"/>
          <w:trPrChange w:id="68" w:author="Shewmaker, Michael@Energy" w:date="2022-01-24T16:51:00Z">
            <w:trPr>
              <w:cantSplit/>
              <w:trHeight w:val="144"/>
            </w:trPr>
          </w:trPrChange>
        </w:trPr>
        <w:tc>
          <w:tcPr>
            <w:tcW w:w="248" w:type="pct"/>
            <w:vAlign w:val="center"/>
            <w:tcPrChange w:id="69" w:author="Shewmaker, Michael@Energy" w:date="2022-01-24T16:51:00Z">
              <w:tcPr>
                <w:tcW w:w="215" w:type="pct"/>
                <w:vAlign w:val="center"/>
              </w:tcPr>
            </w:tcPrChange>
          </w:tcPr>
          <w:p w14:paraId="7DC3DA9F" w14:textId="72442A87" w:rsidR="00B100F8" w:rsidRPr="00FD2A49" w:rsidRDefault="00B9151F" w:rsidP="00B100F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953" w:type="pct"/>
            <w:vAlign w:val="center"/>
            <w:tcPrChange w:id="70" w:author="Shewmaker, Michael@Energy" w:date="2022-01-24T16:51:00Z">
              <w:tcPr>
                <w:tcW w:w="2986" w:type="pct"/>
                <w:vAlign w:val="center"/>
              </w:tcPr>
            </w:tcPrChange>
          </w:tcPr>
          <w:p w14:paraId="7DC3DAA0" w14:textId="5BAB34DE" w:rsidR="00B100F8" w:rsidRPr="00FD2A49" w:rsidRDefault="00B100F8" w:rsidP="00B100F8">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TXV (+TXV)?</w:t>
            </w:r>
          </w:p>
        </w:tc>
        <w:tc>
          <w:tcPr>
            <w:tcW w:w="1799" w:type="pct"/>
            <w:vAlign w:val="center"/>
            <w:tcPrChange w:id="71" w:author="Shewmaker, Michael@Energy" w:date="2022-01-24T16:51:00Z">
              <w:tcPr>
                <w:tcW w:w="1799" w:type="pct"/>
                <w:vAlign w:val="center"/>
              </w:tcPr>
            </w:tcPrChange>
          </w:tcPr>
          <w:p w14:paraId="7DC3DAA1" w14:textId="77777777" w:rsidR="00B100F8" w:rsidRPr="00FD2A49" w:rsidRDefault="00B100F8" w:rsidP="00B100F8">
            <w:pPr>
              <w:rPr>
                <w:rFonts w:asciiTheme="minorHAnsi" w:hAnsiTheme="minorHAnsi"/>
                <w:sz w:val="18"/>
                <w:szCs w:val="18"/>
              </w:rPr>
            </w:pPr>
          </w:p>
        </w:tc>
      </w:tr>
    </w:tbl>
    <w:p w14:paraId="18D5BCD4" w14:textId="5DCE593D" w:rsidR="00503C49" w:rsidRPr="00B100F8" w:rsidRDefault="00503C49" w:rsidP="00503C49">
      <w:pPr>
        <w:rPr>
          <w:rFonts w:ascii="Calibri" w:hAnsi="Calibri"/>
          <w:b/>
          <w:bCs/>
          <w:sz w:val="18"/>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46"/>
        <w:gridCol w:w="1146"/>
        <w:gridCol w:w="1146"/>
        <w:gridCol w:w="1147"/>
        <w:gridCol w:w="1034"/>
        <w:gridCol w:w="1034"/>
        <w:gridCol w:w="1034"/>
        <w:gridCol w:w="1034"/>
        <w:gridCol w:w="1034"/>
        <w:gridCol w:w="1035"/>
      </w:tblGrid>
      <w:tr w:rsidR="00503C49" w:rsidRPr="000A0D4F" w14:paraId="59339EF9" w14:textId="77777777" w:rsidTr="0006641F">
        <w:trPr>
          <w:cantSplit/>
          <w:trHeight w:val="504"/>
        </w:trPr>
        <w:tc>
          <w:tcPr>
            <w:tcW w:w="10790" w:type="dxa"/>
            <w:gridSpan w:val="10"/>
            <w:tcBorders>
              <w:bottom w:val="nil"/>
            </w:tcBorders>
          </w:tcPr>
          <w:p w14:paraId="5AB9CB15" w14:textId="77777777" w:rsidR="00503C49" w:rsidRDefault="00503C49" w:rsidP="0006641F">
            <w:pPr>
              <w:rPr>
                <w:rFonts w:ascii="Calibri" w:hAnsi="Calibri"/>
                <w:b/>
                <w:sz w:val="18"/>
                <w:szCs w:val="18"/>
              </w:rPr>
            </w:pPr>
            <w:r>
              <w:rPr>
                <w:rFonts w:ascii="Calibri" w:hAnsi="Calibri"/>
                <w:b/>
                <w:szCs w:val="18"/>
              </w:rPr>
              <w:t>B</w:t>
            </w:r>
            <w:r w:rsidRPr="006A3EEB">
              <w:rPr>
                <w:rFonts w:ascii="Calibri" w:hAnsi="Calibri"/>
                <w:b/>
                <w:szCs w:val="18"/>
              </w:rPr>
              <w:t>.</w:t>
            </w:r>
            <w:r>
              <w:rPr>
                <w:rFonts w:ascii="Calibri" w:hAnsi="Calibri"/>
                <w:b/>
                <w:szCs w:val="18"/>
              </w:rPr>
              <w:t xml:space="preserve"> </w:t>
            </w:r>
            <w:r w:rsidRPr="00F80E7D">
              <w:rPr>
                <w:rFonts w:ascii="Calibri" w:hAnsi="Calibri"/>
                <w:b/>
                <w:szCs w:val="18"/>
              </w:rPr>
              <w:t xml:space="preserve">Rated Space Conditioning System Equipment </w:t>
            </w:r>
            <w:r>
              <w:rPr>
                <w:rFonts w:ascii="Calibri" w:hAnsi="Calibri"/>
                <w:b/>
                <w:szCs w:val="18"/>
              </w:rPr>
              <w:t>Information from Nameplate of the Installed System</w:t>
            </w:r>
          </w:p>
          <w:p w14:paraId="4435A624" w14:textId="00F8D40F" w:rsidR="00503C49" w:rsidRPr="00326D79" w:rsidRDefault="00503C49" w:rsidP="0006641F">
            <w:pPr>
              <w:keepNext/>
              <w:rPr>
                <w:rFonts w:ascii="Calibri" w:hAnsi="Calibri"/>
                <w:i/>
                <w:sz w:val="18"/>
                <w:szCs w:val="18"/>
              </w:rPr>
            </w:pPr>
            <w:r w:rsidRPr="00EE4A98">
              <w:rPr>
                <w:rFonts w:ascii="Calibri" w:hAnsi="Calibri"/>
                <w:i/>
                <w:sz w:val="18"/>
                <w:szCs w:val="18"/>
              </w:rPr>
              <w:t xml:space="preserve">The data on </w:t>
            </w:r>
            <w:r>
              <w:rPr>
                <w:rFonts w:ascii="Calibri" w:hAnsi="Calibri"/>
                <w:i/>
                <w:sz w:val="18"/>
                <w:szCs w:val="18"/>
              </w:rPr>
              <w:t xml:space="preserve">the </w:t>
            </w:r>
            <w:r w:rsidRPr="00EE4A98">
              <w:rPr>
                <w:rFonts w:ascii="Calibri" w:hAnsi="Calibri"/>
                <w:i/>
                <w:sz w:val="18"/>
                <w:szCs w:val="18"/>
              </w:rPr>
              <w:t>nameplate of the installed component shall conform to the data for the component as shown</w:t>
            </w:r>
            <w:r>
              <w:rPr>
                <w:rFonts w:ascii="Calibri" w:hAnsi="Calibri"/>
                <w:i/>
                <w:sz w:val="18"/>
                <w:szCs w:val="18"/>
              </w:rPr>
              <w:t xml:space="preserve"> in the Directory used to certify product performance </w:t>
            </w:r>
            <w:proofErr w:type="gramStart"/>
            <w:r w:rsidRPr="00EE4A98">
              <w:rPr>
                <w:rFonts w:ascii="Calibri" w:hAnsi="Calibri"/>
                <w:i/>
                <w:sz w:val="18"/>
                <w:szCs w:val="18"/>
              </w:rPr>
              <w:t>in order to</w:t>
            </w:r>
            <w:proofErr w:type="gramEnd"/>
            <w:r w:rsidRPr="00EE4A98">
              <w:rPr>
                <w:rFonts w:ascii="Calibri" w:hAnsi="Calibri"/>
                <w:i/>
                <w:sz w:val="18"/>
                <w:szCs w:val="18"/>
              </w:rPr>
              <w:t xml:space="preserve"> demonstrate compliance.</w:t>
            </w:r>
          </w:p>
        </w:tc>
      </w:tr>
      <w:tr w:rsidR="00551D3B" w:rsidRPr="006A3EEB" w:rsidDel="002840B2" w14:paraId="0B410A50" w14:textId="77777777" w:rsidTr="00326D79">
        <w:trPr>
          <w:cantSplit/>
          <w:trHeight w:val="188"/>
        </w:trPr>
        <w:tc>
          <w:tcPr>
            <w:tcW w:w="1146" w:type="dxa"/>
            <w:vMerge w:val="restart"/>
            <w:vAlign w:val="center"/>
          </w:tcPr>
          <w:p w14:paraId="2C66A5E0" w14:textId="6B67E262" w:rsidR="00551D3B" w:rsidRPr="006A3EEB" w:rsidRDefault="00551D3B" w:rsidP="00551D3B">
            <w:pPr>
              <w:keepNext/>
              <w:jc w:val="center"/>
              <w:rPr>
                <w:rFonts w:ascii="Calibri" w:hAnsi="Calibri"/>
                <w:sz w:val="18"/>
                <w:szCs w:val="18"/>
              </w:rPr>
            </w:pPr>
            <w:r w:rsidRPr="006A3EEB">
              <w:rPr>
                <w:rFonts w:ascii="Calibri" w:hAnsi="Calibri"/>
                <w:sz w:val="18"/>
                <w:szCs w:val="18"/>
              </w:rPr>
              <w:t>01</w:t>
            </w:r>
          </w:p>
        </w:tc>
        <w:tc>
          <w:tcPr>
            <w:tcW w:w="1146" w:type="dxa"/>
            <w:vMerge w:val="restart"/>
            <w:vAlign w:val="center"/>
          </w:tcPr>
          <w:p w14:paraId="78F66008" w14:textId="0B64CADB" w:rsidR="00551D3B" w:rsidRPr="006A3EEB" w:rsidRDefault="00551D3B" w:rsidP="00551D3B">
            <w:pPr>
              <w:keepNext/>
              <w:jc w:val="center"/>
              <w:rPr>
                <w:rFonts w:ascii="Calibri" w:hAnsi="Calibri"/>
                <w:sz w:val="18"/>
                <w:szCs w:val="18"/>
              </w:rPr>
            </w:pPr>
            <w:r w:rsidRPr="006A3EEB">
              <w:rPr>
                <w:rFonts w:ascii="Calibri" w:hAnsi="Calibri"/>
                <w:sz w:val="18"/>
                <w:szCs w:val="18"/>
              </w:rPr>
              <w:t>02</w:t>
            </w:r>
          </w:p>
        </w:tc>
        <w:tc>
          <w:tcPr>
            <w:tcW w:w="1146" w:type="dxa"/>
            <w:vMerge w:val="restart"/>
            <w:vAlign w:val="center"/>
          </w:tcPr>
          <w:p w14:paraId="1ECF150F" w14:textId="34C6F3C6" w:rsidR="00551D3B" w:rsidRPr="006A3EEB" w:rsidRDefault="00551D3B" w:rsidP="00551D3B">
            <w:pPr>
              <w:keepNext/>
              <w:jc w:val="center"/>
              <w:rPr>
                <w:rFonts w:ascii="Calibri" w:hAnsi="Calibri"/>
                <w:sz w:val="18"/>
                <w:szCs w:val="18"/>
              </w:rPr>
            </w:pPr>
            <w:r w:rsidRPr="006A3EEB">
              <w:rPr>
                <w:rFonts w:ascii="Calibri" w:hAnsi="Calibri"/>
                <w:sz w:val="18"/>
                <w:szCs w:val="18"/>
              </w:rPr>
              <w:t>03</w:t>
            </w:r>
          </w:p>
        </w:tc>
        <w:tc>
          <w:tcPr>
            <w:tcW w:w="1147" w:type="dxa"/>
            <w:vMerge w:val="restart"/>
            <w:vAlign w:val="center"/>
          </w:tcPr>
          <w:p w14:paraId="0967A78F" w14:textId="4F82BFF5" w:rsidR="00551D3B" w:rsidRDefault="00551D3B" w:rsidP="00551D3B">
            <w:pPr>
              <w:keepNext/>
              <w:jc w:val="center"/>
              <w:rPr>
                <w:rFonts w:ascii="Calibri" w:hAnsi="Calibri"/>
                <w:sz w:val="18"/>
                <w:szCs w:val="18"/>
              </w:rPr>
            </w:pPr>
            <w:r>
              <w:rPr>
                <w:rFonts w:ascii="Calibri" w:hAnsi="Calibri"/>
                <w:sz w:val="18"/>
                <w:szCs w:val="18"/>
              </w:rPr>
              <w:t>04</w:t>
            </w:r>
          </w:p>
        </w:tc>
        <w:tc>
          <w:tcPr>
            <w:tcW w:w="6205" w:type="dxa"/>
            <w:gridSpan w:val="6"/>
          </w:tcPr>
          <w:p w14:paraId="6893DAE2" w14:textId="77777777" w:rsidR="00551D3B" w:rsidRDefault="00551D3B" w:rsidP="00551D3B">
            <w:pPr>
              <w:keepNext/>
              <w:jc w:val="center"/>
              <w:rPr>
                <w:rFonts w:ascii="Calibri" w:hAnsi="Calibri"/>
                <w:sz w:val="18"/>
                <w:szCs w:val="18"/>
              </w:rPr>
            </w:pPr>
            <w:r>
              <w:rPr>
                <w:rFonts w:ascii="Calibri" w:hAnsi="Calibri"/>
                <w:sz w:val="18"/>
                <w:szCs w:val="18"/>
              </w:rPr>
              <w:t>Data from nameplate of the installed system component</w:t>
            </w:r>
          </w:p>
        </w:tc>
      </w:tr>
      <w:tr w:rsidR="00551D3B" w:rsidRPr="006A3EEB" w:rsidDel="002840B2" w14:paraId="79D31C31" w14:textId="77777777" w:rsidTr="00326D79">
        <w:trPr>
          <w:cantSplit/>
          <w:trHeight w:val="188"/>
        </w:trPr>
        <w:tc>
          <w:tcPr>
            <w:tcW w:w="1146" w:type="dxa"/>
            <w:vMerge/>
            <w:vAlign w:val="center"/>
          </w:tcPr>
          <w:p w14:paraId="59355C5A" w14:textId="77777777" w:rsidR="00551D3B" w:rsidRPr="006A3EEB" w:rsidRDefault="00551D3B" w:rsidP="00551D3B">
            <w:pPr>
              <w:keepNext/>
              <w:jc w:val="center"/>
              <w:rPr>
                <w:rFonts w:ascii="Calibri" w:hAnsi="Calibri"/>
                <w:sz w:val="18"/>
                <w:szCs w:val="18"/>
              </w:rPr>
            </w:pPr>
          </w:p>
        </w:tc>
        <w:tc>
          <w:tcPr>
            <w:tcW w:w="1146" w:type="dxa"/>
            <w:vMerge/>
            <w:vAlign w:val="center"/>
          </w:tcPr>
          <w:p w14:paraId="6F24D8DC" w14:textId="77777777" w:rsidR="00551D3B" w:rsidRPr="006A3EEB" w:rsidRDefault="00551D3B" w:rsidP="00551D3B">
            <w:pPr>
              <w:keepNext/>
              <w:jc w:val="center"/>
              <w:rPr>
                <w:rFonts w:ascii="Calibri" w:hAnsi="Calibri"/>
                <w:sz w:val="18"/>
                <w:szCs w:val="18"/>
              </w:rPr>
            </w:pPr>
          </w:p>
        </w:tc>
        <w:tc>
          <w:tcPr>
            <w:tcW w:w="1146" w:type="dxa"/>
            <w:vMerge/>
            <w:vAlign w:val="center"/>
          </w:tcPr>
          <w:p w14:paraId="73A06CE6" w14:textId="77777777" w:rsidR="00551D3B" w:rsidRPr="006A3EEB" w:rsidRDefault="00551D3B" w:rsidP="00551D3B">
            <w:pPr>
              <w:keepNext/>
              <w:jc w:val="center"/>
              <w:rPr>
                <w:rFonts w:ascii="Calibri" w:hAnsi="Calibri"/>
                <w:sz w:val="18"/>
                <w:szCs w:val="18"/>
              </w:rPr>
            </w:pPr>
          </w:p>
        </w:tc>
        <w:tc>
          <w:tcPr>
            <w:tcW w:w="1147" w:type="dxa"/>
            <w:vMerge/>
          </w:tcPr>
          <w:p w14:paraId="6C7EB2DB" w14:textId="77777777" w:rsidR="00551D3B" w:rsidRPr="006A3EEB" w:rsidRDefault="00551D3B" w:rsidP="00551D3B">
            <w:pPr>
              <w:keepNext/>
              <w:jc w:val="center"/>
              <w:rPr>
                <w:rFonts w:ascii="Calibri" w:hAnsi="Calibri"/>
                <w:sz w:val="18"/>
                <w:szCs w:val="18"/>
              </w:rPr>
            </w:pPr>
          </w:p>
        </w:tc>
        <w:tc>
          <w:tcPr>
            <w:tcW w:w="1034" w:type="dxa"/>
            <w:vAlign w:val="center"/>
          </w:tcPr>
          <w:p w14:paraId="53A06CC6" w14:textId="77777777" w:rsidR="00551D3B" w:rsidRPr="006A3EEB" w:rsidRDefault="00551D3B" w:rsidP="00551D3B">
            <w:pPr>
              <w:keepNext/>
              <w:jc w:val="center"/>
              <w:rPr>
                <w:rFonts w:ascii="Calibri" w:hAnsi="Calibri"/>
                <w:sz w:val="18"/>
                <w:szCs w:val="18"/>
              </w:rPr>
            </w:pPr>
            <w:r>
              <w:rPr>
                <w:rFonts w:ascii="Calibri" w:hAnsi="Calibri"/>
                <w:sz w:val="18"/>
                <w:szCs w:val="18"/>
              </w:rPr>
              <w:t>05</w:t>
            </w:r>
          </w:p>
        </w:tc>
        <w:tc>
          <w:tcPr>
            <w:tcW w:w="1034" w:type="dxa"/>
            <w:vAlign w:val="center"/>
          </w:tcPr>
          <w:p w14:paraId="4C79D374" w14:textId="77777777" w:rsidR="00551D3B" w:rsidRPr="006A3EEB" w:rsidRDefault="00551D3B" w:rsidP="00551D3B">
            <w:pPr>
              <w:keepNext/>
              <w:jc w:val="center"/>
              <w:rPr>
                <w:rFonts w:ascii="Calibri" w:hAnsi="Calibri"/>
                <w:sz w:val="18"/>
                <w:szCs w:val="18"/>
              </w:rPr>
            </w:pPr>
            <w:r>
              <w:rPr>
                <w:rFonts w:ascii="Calibri" w:hAnsi="Calibri"/>
                <w:sz w:val="18"/>
                <w:szCs w:val="18"/>
              </w:rPr>
              <w:t>06</w:t>
            </w:r>
          </w:p>
        </w:tc>
        <w:tc>
          <w:tcPr>
            <w:tcW w:w="1034" w:type="dxa"/>
            <w:vAlign w:val="center"/>
          </w:tcPr>
          <w:p w14:paraId="78B1D5B7" w14:textId="77777777" w:rsidR="00551D3B" w:rsidRPr="006A3EEB" w:rsidDel="002840B2" w:rsidRDefault="00551D3B" w:rsidP="00551D3B">
            <w:pPr>
              <w:keepNext/>
              <w:jc w:val="center"/>
              <w:rPr>
                <w:rFonts w:ascii="Calibri" w:hAnsi="Calibri"/>
                <w:sz w:val="18"/>
                <w:szCs w:val="18"/>
              </w:rPr>
            </w:pPr>
            <w:r>
              <w:rPr>
                <w:rFonts w:ascii="Calibri" w:hAnsi="Calibri"/>
                <w:sz w:val="18"/>
                <w:szCs w:val="18"/>
              </w:rPr>
              <w:t>07</w:t>
            </w:r>
          </w:p>
        </w:tc>
        <w:tc>
          <w:tcPr>
            <w:tcW w:w="1034" w:type="dxa"/>
            <w:vAlign w:val="center"/>
          </w:tcPr>
          <w:p w14:paraId="5960BFBF" w14:textId="77777777" w:rsidR="00551D3B" w:rsidRPr="006A3EEB" w:rsidRDefault="00551D3B" w:rsidP="00551D3B">
            <w:pPr>
              <w:keepNext/>
              <w:jc w:val="center"/>
              <w:rPr>
                <w:rFonts w:ascii="Calibri" w:hAnsi="Calibri"/>
                <w:sz w:val="18"/>
                <w:szCs w:val="18"/>
              </w:rPr>
            </w:pPr>
            <w:r>
              <w:rPr>
                <w:rFonts w:ascii="Calibri" w:hAnsi="Calibri"/>
                <w:sz w:val="18"/>
                <w:szCs w:val="18"/>
              </w:rPr>
              <w:t>08</w:t>
            </w:r>
          </w:p>
        </w:tc>
        <w:tc>
          <w:tcPr>
            <w:tcW w:w="1034" w:type="dxa"/>
            <w:vAlign w:val="center"/>
          </w:tcPr>
          <w:p w14:paraId="6FA8DC5F" w14:textId="77777777" w:rsidR="00551D3B" w:rsidRPr="006A3EEB" w:rsidRDefault="00551D3B" w:rsidP="00551D3B">
            <w:pPr>
              <w:keepNext/>
              <w:jc w:val="center"/>
              <w:rPr>
                <w:rFonts w:ascii="Calibri" w:hAnsi="Calibri"/>
                <w:sz w:val="18"/>
                <w:szCs w:val="18"/>
              </w:rPr>
            </w:pPr>
            <w:r>
              <w:rPr>
                <w:rFonts w:ascii="Calibri" w:hAnsi="Calibri"/>
                <w:sz w:val="18"/>
                <w:szCs w:val="18"/>
              </w:rPr>
              <w:t>09</w:t>
            </w:r>
          </w:p>
        </w:tc>
        <w:tc>
          <w:tcPr>
            <w:tcW w:w="1035" w:type="dxa"/>
            <w:vAlign w:val="center"/>
          </w:tcPr>
          <w:p w14:paraId="3C1B2E7C" w14:textId="77777777" w:rsidR="00551D3B" w:rsidRPr="006A3EEB" w:rsidRDefault="00551D3B" w:rsidP="00551D3B">
            <w:pPr>
              <w:keepNext/>
              <w:jc w:val="center"/>
              <w:rPr>
                <w:rFonts w:ascii="Calibri" w:hAnsi="Calibri"/>
                <w:sz w:val="18"/>
                <w:szCs w:val="18"/>
              </w:rPr>
            </w:pPr>
            <w:r>
              <w:rPr>
                <w:rFonts w:ascii="Calibri" w:hAnsi="Calibri"/>
                <w:sz w:val="18"/>
                <w:szCs w:val="18"/>
              </w:rPr>
              <w:t>10</w:t>
            </w:r>
          </w:p>
        </w:tc>
      </w:tr>
      <w:tr w:rsidR="00551D3B" w:rsidRPr="006A3EEB" w14:paraId="6633F174" w14:textId="77777777" w:rsidTr="00326D79">
        <w:trPr>
          <w:cantSplit/>
          <w:trHeight w:val="576"/>
        </w:trPr>
        <w:tc>
          <w:tcPr>
            <w:tcW w:w="1146" w:type="dxa"/>
            <w:tcMar>
              <w:left w:w="43" w:type="dxa"/>
              <w:right w:w="43" w:type="dxa"/>
            </w:tcMar>
            <w:vAlign w:val="bottom"/>
          </w:tcPr>
          <w:p w14:paraId="32ED7924" w14:textId="77777777" w:rsidR="00551D3B" w:rsidRPr="006A3EEB" w:rsidRDefault="00551D3B" w:rsidP="00551D3B">
            <w:pPr>
              <w:keepNext/>
              <w:jc w:val="center"/>
              <w:rPr>
                <w:rFonts w:ascii="Calibri" w:hAnsi="Calibri"/>
                <w:b/>
                <w:sz w:val="18"/>
                <w:szCs w:val="18"/>
              </w:rPr>
            </w:pPr>
            <w:r w:rsidRPr="006A3EEB">
              <w:rPr>
                <w:rFonts w:ascii="Calibri" w:hAnsi="Calibri"/>
                <w:sz w:val="18"/>
                <w:szCs w:val="18"/>
              </w:rPr>
              <w:t>SC System ID/</w:t>
            </w:r>
            <w:proofErr w:type="gramStart"/>
            <w:r w:rsidRPr="006A3EEB">
              <w:rPr>
                <w:rFonts w:ascii="Calibri" w:hAnsi="Calibri"/>
                <w:sz w:val="18"/>
                <w:szCs w:val="18"/>
              </w:rPr>
              <w:t xml:space="preserve">Name </w:t>
            </w:r>
            <w:r>
              <w:t xml:space="preserve"> </w:t>
            </w:r>
            <w:r w:rsidRPr="009B77EA">
              <w:rPr>
                <w:rFonts w:ascii="Calibri" w:hAnsi="Calibri"/>
                <w:sz w:val="18"/>
                <w:szCs w:val="18"/>
              </w:rPr>
              <w:t>from</w:t>
            </w:r>
            <w:proofErr w:type="gramEnd"/>
            <w:r w:rsidRPr="009B77EA">
              <w:rPr>
                <w:rFonts w:ascii="Calibri" w:hAnsi="Calibri"/>
                <w:sz w:val="18"/>
                <w:szCs w:val="18"/>
              </w:rPr>
              <w:t xml:space="preserve"> CF1R</w:t>
            </w:r>
          </w:p>
        </w:tc>
        <w:tc>
          <w:tcPr>
            <w:tcW w:w="1146" w:type="dxa"/>
            <w:tcMar>
              <w:left w:w="43" w:type="dxa"/>
              <w:right w:w="43" w:type="dxa"/>
            </w:tcMar>
            <w:vAlign w:val="bottom"/>
          </w:tcPr>
          <w:p w14:paraId="5B4D1EF0" w14:textId="613672CB" w:rsidR="00551D3B" w:rsidRPr="006A3EEB" w:rsidRDefault="00551D3B" w:rsidP="00551D3B">
            <w:pPr>
              <w:keepNext/>
              <w:jc w:val="center"/>
              <w:rPr>
                <w:rFonts w:ascii="Calibri" w:hAnsi="Calibri"/>
                <w:sz w:val="18"/>
                <w:szCs w:val="18"/>
              </w:rPr>
            </w:pPr>
            <w:r w:rsidRPr="008E41F8">
              <w:rPr>
                <w:rFonts w:ascii="Calibri" w:hAnsi="Calibri"/>
                <w:sz w:val="18"/>
                <w:szCs w:val="18"/>
              </w:rPr>
              <w:t>SC System Description of Area Served</w:t>
            </w:r>
          </w:p>
        </w:tc>
        <w:tc>
          <w:tcPr>
            <w:tcW w:w="1146" w:type="dxa"/>
            <w:tcMar>
              <w:left w:w="43" w:type="dxa"/>
              <w:right w:w="43" w:type="dxa"/>
            </w:tcMar>
            <w:vAlign w:val="bottom"/>
          </w:tcPr>
          <w:p w14:paraId="38A8B441" w14:textId="57FDC791" w:rsidR="00551D3B" w:rsidRPr="006A3EEB" w:rsidRDefault="00551D3B" w:rsidP="00551D3B">
            <w:pPr>
              <w:keepNext/>
              <w:jc w:val="center"/>
              <w:rPr>
                <w:rFonts w:ascii="Calibri" w:hAnsi="Calibri"/>
                <w:sz w:val="18"/>
                <w:szCs w:val="18"/>
              </w:rPr>
            </w:pPr>
            <w:r w:rsidRPr="008E41F8">
              <w:rPr>
                <w:rFonts w:ascii="Calibri" w:hAnsi="Calibri"/>
                <w:sz w:val="18"/>
                <w:szCs w:val="18"/>
              </w:rPr>
              <w:t>Indoor Unit Name or Description of Area Served</w:t>
            </w:r>
          </w:p>
        </w:tc>
        <w:tc>
          <w:tcPr>
            <w:tcW w:w="1147" w:type="dxa"/>
            <w:vAlign w:val="bottom"/>
          </w:tcPr>
          <w:p w14:paraId="3B17FE00" w14:textId="77777777" w:rsidR="00551D3B" w:rsidRPr="00FB0A85" w:rsidRDefault="00551D3B" w:rsidP="00551D3B">
            <w:pPr>
              <w:keepNext/>
              <w:jc w:val="center"/>
              <w:rPr>
                <w:rFonts w:ascii="Calibri" w:hAnsi="Calibri"/>
                <w:sz w:val="18"/>
                <w:szCs w:val="18"/>
              </w:rPr>
            </w:pPr>
            <w:r>
              <w:rPr>
                <w:rFonts w:ascii="Calibri" w:hAnsi="Calibri"/>
                <w:sz w:val="18"/>
                <w:szCs w:val="18"/>
              </w:rPr>
              <w:t>Installed Indoor Unit Type</w:t>
            </w:r>
          </w:p>
        </w:tc>
        <w:tc>
          <w:tcPr>
            <w:tcW w:w="1034" w:type="dxa"/>
            <w:tcMar>
              <w:left w:w="43" w:type="dxa"/>
              <w:right w:w="43" w:type="dxa"/>
            </w:tcMar>
            <w:vAlign w:val="bottom"/>
          </w:tcPr>
          <w:p w14:paraId="22781E6B" w14:textId="4B471EC5" w:rsidR="00551D3B" w:rsidRPr="006A3EEB" w:rsidRDefault="00551D3B" w:rsidP="00551D3B">
            <w:pPr>
              <w:keepNext/>
              <w:jc w:val="center"/>
              <w:rPr>
                <w:rFonts w:ascii="Calibri" w:hAnsi="Calibri"/>
                <w:sz w:val="18"/>
                <w:szCs w:val="18"/>
              </w:rPr>
            </w:pPr>
            <w:r w:rsidRPr="008E41F8">
              <w:rPr>
                <w:rFonts w:ascii="Calibri" w:hAnsi="Calibri"/>
                <w:sz w:val="18"/>
                <w:szCs w:val="18"/>
              </w:rPr>
              <w:t>Outdoor Condenser or Package Unit – Installed Manufacturer Name</w:t>
            </w:r>
          </w:p>
        </w:tc>
        <w:tc>
          <w:tcPr>
            <w:tcW w:w="1034" w:type="dxa"/>
            <w:tcMar>
              <w:left w:w="43" w:type="dxa"/>
              <w:right w:w="43" w:type="dxa"/>
            </w:tcMar>
            <w:vAlign w:val="bottom"/>
          </w:tcPr>
          <w:p w14:paraId="7533AF3B" w14:textId="3B8BABA3" w:rsidR="00551D3B" w:rsidRPr="006A3EEB" w:rsidRDefault="00551D3B" w:rsidP="00551D3B">
            <w:pPr>
              <w:keepNext/>
              <w:jc w:val="center"/>
              <w:rPr>
                <w:rFonts w:ascii="Calibri" w:hAnsi="Calibri"/>
                <w:sz w:val="18"/>
                <w:szCs w:val="18"/>
              </w:rPr>
            </w:pPr>
            <w:r w:rsidRPr="008E41F8">
              <w:rPr>
                <w:rFonts w:ascii="Calibri" w:hAnsi="Calibri"/>
                <w:sz w:val="18"/>
                <w:szCs w:val="18"/>
              </w:rPr>
              <w:t>Outdoor Condenser or Package Unit - Installed Model Number</w:t>
            </w:r>
          </w:p>
        </w:tc>
        <w:tc>
          <w:tcPr>
            <w:tcW w:w="1034" w:type="dxa"/>
            <w:tcMar>
              <w:left w:w="43" w:type="dxa"/>
              <w:right w:w="43" w:type="dxa"/>
            </w:tcMar>
            <w:vAlign w:val="bottom"/>
          </w:tcPr>
          <w:p w14:paraId="5AD66BC2" w14:textId="306C9D8F" w:rsidR="00551D3B" w:rsidRPr="006A3EEB" w:rsidRDefault="00D23CDF" w:rsidP="00D23CDF">
            <w:pPr>
              <w:keepNext/>
              <w:jc w:val="center"/>
              <w:rPr>
                <w:rFonts w:ascii="Calibri" w:hAnsi="Calibri"/>
                <w:sz w:val="18"/>
                <w:szCs w:val="18"/>
              </w:rPr>
            </w:pPr>
            <w:r>
              <w:rPr>
                <w:rFonts w:ascii="Calibri" w:hAnsi="Calibri"/>
                <w:sz w:val="18"/>
                <w:szCs w:val="18"/>
              </w:rPr>
              <w:t>Indoor</w:t>
            </w:r>
            <w:r w:rsidR="00551D3B" w:rsidRPr="008E41F8">
              <w:rPr>
                <w:rFonts w:ascii="Calibri" w:hAnsi="Calibri"/>
                <w:sz w:val="18"/>
                <w:szCs w:val="18"/>
              </w:rPr>
              <w:t xml:space="preserve"> Unit – Installed Manufacturer Name</w:t>
            </w:r>
          </w:p>
        </w:tc>
        <w:tc>
          <w:tcPr>
            <w:tcW w:w="1034" w:type="dxa"/>
            <w:tcMar>
              <w:left w:w="43" w:type="dxa"/>
              <w:right w:w="43" w:type="dxa"/>
            </w:tcMar>
            <w:vAlign w:val="bottom"/>
          </w:tcPr>
          <w:p w14:paraId="6EF0DF18" w14:textId="51E550CA" w:rsidR="00551D3B" w:rsidRPr="006A3EEB" w:rsidRDefault="00D23CDF" w:rsidP="00D23CDF">
            <w:pPr>
              <w:keepNext/>
              <w:jc w:val="center"/>
              <w:rPr>
                <w:rFonts w:ascii="Calibri" w:hAnsi="Calibri"/>
                <w:sz w:val="18"/>
                <w:szCs w:val="18"/>
              </w:rPr>
            </w:pPr>
            <w:r>
              <w:rPr>
                <w:rFonts w:ascii="Calibri" w:hAnsi="Calibri"/>
                <w:sz w:val="18"/>
                <w:szCs w:val="18"/>
              </w:rPr>
              <w:t>Indoor</w:t>
            </w:r>
            <w:r w:rsidR="00551D3B" w:rsidRPr="008E41F8">
              <w:rPr>
                <w:rFonts w:ascii="Calibri" w:hAnsi="Calibri"/>
                <w:sz w:val="18"/>
                <w:szCs w:val="18"/>
              </w:rPr>
              <w:t xml:space="preserve"> Unit - Installed Model Number</w:t>
            </w:r>
          </w:p>
        </w:tc>
        <w:tc>
          <w:tcPr>
            <w:tcW w:w="1034" w:type="dxa"/>
            <w:tcMar>
              <w:left w:w="43" w:type="dxa"/>
              <w:right w:w="43" w:type="dxa"/>
            </w:tcMar>
            <w:vAlign w:val="bottom"/>
          </w:tcPr>
          <w:p w14:paraId="29AB91F5" w14:textId="2E4C899D" w:rsidR="00551D3B" w:rsidRPr="006A3EEB" w:rsidRDefault="00567549" w:rsidP="00567549">
            <w:pPr>
              <w:keepNext/>
              <w:jc w:val="center"/>
              <w:rPr>
                <w:rFonts w:ascii="Calibri" w:hAnsi="Calibri"/>
                <w:sz w:val="18"/>
                <w:szCs w:val="18"/>
              </w:rPr>
            </w:pPr>
            <w:r>
              <w:rPr>
                <w:rFonts w:ascii="Calibri" w:hAnsi="Calibri"/>
                <w:sz w:val="18"/>
                <w:szCs w:val="18"/>
              </w:rPr>
              <w:t>Installed</w:t>
            </w:r>
            <w:r w:rsidR="00551D3B">
              <w:rPr>
                <w:rFonts w:ascii="Calibri" w:hAnsi="Calibri"/>
                <w:sz w:val="18"/>
                <w:szCs w:val="18"/>
              </w:rPr>
              <w:t xml:space="preserve"> </w:t>
            </w:r>
            <w:r w:rsidR="00551D3B" w:rsidRPr="00DC0895">
              <w:rPr>
                <w:rFonts w:ascii="Calibri" w:hAnsi="Calibri"/>
                <w:sz w:val="18"/>
                <w:szCs w:val="18"/>
              </w:rPr>
              <w:t>Furnace</w:t>
            </w:r>
            <w:r w:rsidR="00551D3B">
              <w:rPr>
                <w:rFonts w:ascii="Calibri" w:hAnsi="Calibri"/>
                <w:sz w:val="18"/>
                <w:szCs w:val="18"/>
              </w:rPr>
              <w:t xml:space="preserve"> Manufacturer</w:t>
            </w:r>
            <w:r w:rsidR="00551D3B" w:rsidRPr="00DC0895">
              <w:rPr>
                <w:rFonts w:ascii="Calibri" w:hAnsi="Calibri"/>
                <w:sz w:val="18"/>
                <w:szCs w:val="18"/>
              </w:rPr>
              <w:t xml:space="preserve"> Name</w:t>
            </w:r>
          </w:p>
        </w:tc>
        <w:tc>
          <w:tcPr>
            <w:tcW w:w="1035" w:type="dxa"/>
            <w:tcMar>
              <w:left w:w="43" w:type="dxa"/>
              <w:right w:w="43" w:type="dxa"/>
            </w:tcMar>
            <w:vAlign w:val="bottom"/>
          </w:tcPr>
          <w:p w14:paraId="360B2FC2" w14:textId="6DCE0BF8" w:rsidR="00551D3B" w:rsidRPr="006A3EEB" w:rsidRDefault="00567549" w:rsidP="00567549">
            <w:pPr>
              <w:keepNext/>
              <w:jc w:val="center"/>
              <w:rPr>
                <w:rFonts w:ascii="Calibri" w:hAnsi="Calibri"/>
                <w:sz w:val="18"/>
                <w:szCs w:val="18"/>
              </w:rPr>
            </w:pPr>
            <w:r>
              <w:rPr>
                <w:rFonts w:ascii="Calibri" w:hAnsi="Calibri"/>
                <w:sz w:val="18"/>
                <w:szCs w:val="18"/>
              </w:rPr>
              <w:t>Installed</w:t>
            </w:r>
            <w:r w:rsidR="00551D3B" w:rsidRPr="008E41F8">
              <w:rPr>
                <w:rFonts w:ascii="Calibri" w:hAnsi="Calibri"/>
                <w:sz w:val="18"/>
                <w:szCs w:val="18"/>
              </w:rPr>
              <w:t xml:space="preserve"> Furnace Model Number</w:t>
            </w:r>
          </w:p>
        </w:tc>
      </w:tr>
      <w:tr w:rsidR="00551D3B" w:rsidRPr="006A3EEB" w14:paraId="032EED12" w14:textId="77777777" w:rsidTr="00326D79">
        <w:trPr>
          <w:cantSplit/>
          <w:trHeight w:val="144"/>
        </w:trPr>
        <w:tc>
          <w:tcPr>
            <w:tcW w:w="1146" w:type="dxa"/>
          </w:tcPr>
          <w:p w14:paraId="6FD6E3B2" w14:textId="77777777" w:rsidR="00551D3B" w:rsidRPr="006A3EEB" w:rsidRDefault="00551D3B" w:rsidP="00551D3B">
            <w:pPr>
              <w:rPr>
                <w:rFonts w:ascii="Calibri" w:hAnsi="Calibri"/>
                <w:sz w:val="18"/>
                <w:szCs w:val="18"/>
              </w:rPr>
            </w:pPr>
          </w:p>
        </w:tc>
        <w:tc>
          <w:tcPr>
            <w:tcW w:w="1146" w:type="dxa"/>
          </w:tcPr>
          <w:p w14:paraId="21EA1868" w14:textId="77777777" w:rsidR="00551D3B" w:rsidRPr="006A3EEB" w:rsidRDefault="00551D3B" w:rsidP="00551D3B">
            <w:pPr>
              <w:rPr>
                <w:rFonts w:ascii="Calibri" w:hAnsi="Calibri"/>
                <w:sz w:val="18"/>
                <w:szCs w:val="18"/>
              </w:rPr>
            </w:pPr>
          </w:p>
        </w:tc>
        <w:tc>
          <w:tcPr>
            <w:tcW w:w="1146" w:type="dxa"/>
          </w:tcPr>
          <w:p w14:paraId="2CB71830" w14:textId="77777777" w:rsidR="00551D3B" w:rsidRPr="006A3EEB" w:rsidRDefault="00551D3B" w:rsidP="00551D3B">
            <w:pPr>
              <w:rPr>
                <w:rFonts w:ascii="Calibri" w:hAnsi="Calibri"/>
                <w:sz w:val="18"/>
                <w:szCs w:val="18"/>
              </w:rPr>
            </w:pPr>
          </w:p>
        </w:tc>
        <w:tc>
          <w:tcPr>
            <w:tcW w:w="1147" w:type="dxa"/>
          </w:tcPr>
          <w:p w14:paraId="0727AB14" w14:textId="77777777" w:rsidR="00551D3B" w:rsidRPr="006A3EEB" w:rsidRDefault="00551D3B" w:rsidP="00551D3B">
            <w:pPr>
              <w:rPr>
                <w:rFonts w:ascii="Calibri" w:hAnsi="Calibri"/>
                <w:sz w:val="18"/>
                <w:szCs w:val="18"/>
              </w:rPr>
            </w:pPr>
          </w:p>
        </w:tc>
        <w:tc>
          <w:tcPr>
            <w:tcW w:w="1034" w:type="dxa"/>
          </w:tcPr>
          <w:p w14:paraId="17DAD63D" w14:textId="77777777" w:rsidR="00551D3B" w:rsidRPr="006A3EEB" w:rsidRDefault="00551D3B" w:rsidP="00551D3B">
            <w:pPr>
              <w:rPr>
                <w:rFonts w:ascii="Calibri" w:hAnsi="Calibri"/>
                <w:sz w:val="18"/>
                <w:szCs w:val="18"/>
              </w:rPr>
            </w:pPr>
          </w:p>
        </w:tc>
        <w:tc>
          <w:tcPr>
            <w:tcW w:w="1034" w:type="dxa"/>
          </w:tcPr>
          <w:p w14:paraId="4159AFF0" w14:textId="77777777" w:rsidR="00551D3B" w:rsidRPr="006A3EEB" w:rsidRDefault="00551D3B" w:rsidP="00551D3B">
            <w:pPr>
              <w:rPr>
                <w:rFonts w:ascii="Calibri" w:hAnsi="Calibri"/>
                <w:sz w:val="18"/>
                <w:szCs w:val="18"/>
              </w:rPr>
            </w:pPr>
          </w:p>
        </w:tc>
        <w:tc>
          <w:tcPr>
            <w:tcW w:w="1034" w:type="dxa"/>
          </w:tcPr>
          <w:p w14:paraId="28BF527F" w14:textId="77777777" w:rsidR="00551D3B" w:rsidRPr="006A3EEB" w:rsidRDefault="00551D3B" w:rsidP="00551D3B">
            <w:pPr>
              <w:rPr>
                <w:rFonts w:ascii="Calibri" w:hAnsi="Calibri"/>
                <w:sz w:val="18"/>
                <w:szCs w:val="18"/>
              </w:rPr>
            </w:pPr>
          </w:p>
        </w:tc>
        <w:tc>
          <w:tcPr>
            <w:tcW w:w="1034" w:type="dxa"/>
          </w:tcPr>
          <w:p w14:paraId="4ECC907A" w14:textId="77777777" w:rsidR="00551D3B" w:rsidRPr="006A3EEB" w:rsidRDefault="00551D3B" w:rsidP="00551D3B">
            <w:pPr>
              <w:rPr>
                <w:rFonts w:ascii="Calibri" w:hAnsi="Calibri"/>
                <w:sz w:val="18"/>
                <w:szCs w:val="18"/>
              </w:rPr>
            </w:pPr>
          </w:p>
        </w:tc>
        <w:tc>
          <w:tcPr>
            <w:tcW w:w="1034" w:type="dxa"/>
          </w:tcPr>
          <w:p w14:paraId="18CF76F5" w14:textId="77777777" w:rsidR="00551D3B" w:rsidRPr="006A3EEB" w:rsidRDefault="00551D3B" w:rsidP="00551D3B">
            <w:pPr>
              <w:rPr>
                <w:rFonts w:ascii="Calibri" w:hAnsi="Calibri"/>
                <w:sz w:val="18"/>
                <w:szCs w:val="18"/>
              </w:rPr>
            </w:pPr>
          </w:p>
        </w:tc>
        <w:tc>
          <w:tcPr>
            <w:tcW w:w="1035" w:type="dxa"/>
          </w:tcPr>
          <w:p w14:paraId="6A13584A" w14:textId="77777777" w:rsidR="00551D3B" w:rsidRPr="006A3EEB" w:rsidRDefault="00551D3B" w:rsidP="00551D3B">
            <w:pPr>
              <w:rPr>
                <w:rFonts w:ascii="Calibri" w:hAnsi="Calibri"/>
                <w:sz w:val="18"/>
                <w:szCs w:val="18"/>
              </w:rPr>
            </w:pPr>
          </w:p>
        </w:tc>
      </w:tr>
      <w:tr w:rsidR="00E71C64" w:rsidRPr="006A3EEB" w14:paraId="3EC33902" w14:textId="77777777" w:rsidTr="00326D79">
        <w:trPr>
          <w:cantSplit/>
          <w:trHeight w:val="144"/>
        </w:trPr>
        <w:tc>
          <w:tcPr>
            <w:tcW w:w="1146" w:type="dxa"/>
          </w:tcPr>
          <w:p w14:paraId="41CF470B" w14:textId="77777777" w:rsidR="00E71C64" w:rsidRPr="006A3EEB" w:rsidRDefault="00E71C64" w:rsidP="00551D3B">
            <w:pPr>
              <w:rPr>
                <w:rFonts w:ascii="Calibri" w:hAnsi="Calibri"/>
                <w:sz w:val="18"/>
                <w:szCs w:val="18"/>
              </w:rPr>
            </w:pPr>
          </w:p>
        </w:tc>
        <w:tc>
          <w:tcPr>
            <w:tcW w:w="1146" w:type="dxa"/>
          </w:tcPr>
          <w:p w14:paraId="47E5516E" w14:textId="77777777" w:rsidR="00E71C64" w:rsidRPr="006A3EEB" w:rsidRDefault="00E71C64" w:rsidP="00551D3B">
            <w:pPr>
              <w:rPr>
                <w:rFonts w:ascii="Calibri" w:hAnsi="Calibri"/>
                <w:sz w:val="18"/>
                <w:szCs w:val="18"/>
              </w:rPr>
            </w:pPr>
          </w:p>
        </w:tc>
        <w:tc>
          <w:tcPr>
            <w:tcW w:w="1146" w:type="dxa"/>
          </w:tcPr>
          <w:p w14:paraId="4371BA09" w14:textId="77777777" w:rsidR="00E71C64" w:rsidRPr="006A3EEB" w:rsidRDefault="00E71C64" w:rsidP="00551D3B">
            <w:pPr>
              <w:rPr>
                <w:rFonts w:ascii="Calibri" w:hAnsi="Calibri"/>
                <w:sz w:val="18"/>
                <w:szCs w:val="18"/>
              </w:rPr>
            </w:pPr>
          </w:p>
        </w:tc>
        <w:tc>
          <w:tcPr>
            <w:tcW w:w="1147" w:type="dxa"/>
          </w:tcPr>
          <w:p w14:paraId="7CFAB346" w14:textId="77777777" w:rsidR="00E71C64" w:rsidRPr="006A3EEB" w:rsidRDefault="00E71C64" w:rsidP="00551D3B">
            <w:pPr>
              <w:rPr>
                <w:rFonts w:ascii="Calibri" w:hAnsi="Calibri"/>
                <w:sz w:val="18"/>
                <w:szCs w:val="18"/>
              </w:rPr>
            </w:pPr>
          </w:p>
        </w:tc>
        <w:tc>
          <w:tcPr>
            <w:tcW w:w="1034" w:type="dxa"/>
          </w:tcPr>
          <w:p w14:paraId="38BC73A0" w14:textId="77777777" w:rsidR="00E71C64" w:rsidRPr="006A3EEB" w:rsidRDefault="00E71C64" w:rsidP="00551D3B">
            <w:pPr>
              <w:rPr>
                <w:rFonts w:ascii="Calibri" w:hAnsi="Calibri"/>
                <w:sz w:val="18"/>
                <w:szCs w:val="18"/>
              </w:rPr>
            </w:pPr>
          </w:p>
        </w:tc>
        <w:tc>
          <w:tcPr>
            <w:tcW w:w="1034" w:type="dxa"/>
          </w:tcPr>
          <w:p w14:paraId="30AC89E2" w14:textId="77777777" w:rsidR="00E71C64" w:rsidRPr="006A3EEB" w:rsidRDefault="00E71C64" w:rsidP="00551D3B">
            <w:pPr>
              <w:rPr>
                <w:rFonts w:ascii="Calibri" w:hAnsi="Calibri"/>
                <w:sz w:val="18"/>
                <w:szCs w:val="18"/>
              </w:rPr>
            </w:pPr>
          </w:p>
        </w:tc>
        <w:tc>
          <w:tcPr>
            <w:tcW w:w="1034" w:type="dxa"/>
          </w:tcPr>
          <w:p w14:paraId="663264E3" w14:textId="77777777" w:rsidR="00E71C64" w:rsidRPr="006A3EEB" w:rsidRDefault="00E71C64" w:rsidP="00551D3B">
            <w:pPr>
              <w:rPr>
                <w:rFonts w:ascii="Calibri" w:hAnsi="Calibri"/>
                <w:sz w:val="18"/>
                <w:szCs w:val="18"/>
              </w:rPr>
            </w:pPr>
          </w:p>
        </w:tc>
        <w:tc>
          <w:tcPr>
            <w:tcW w:w="1034" w:type="dxa"/>
          </w:tcPr>
          <w:p w14:paraId="365544BD" w14:textId="77777777" w:rsidR="00E71C64" w:rsidRPr="006A3EEB" w:rsidRDefault="00E71C64" w:rsidP="00551D3B">
            <w:pPr>
              <w:rPr>
                <w:rFonts w:ascii="Calibri" w:hAnsi="Calibri"/>
                <w:sz w:val="18"/>
                <w:szCs w:val="18"/>
              </w:rPr>
            </w:pPr>
          </w:p>
        </w:tc>
        <w:tc>
          <w:tcPr>
            <w:tcW w:w="1034" w:type="dxa"/>
          </w:tcPr>
          <w:p w14:paraId="003ACC33" w14:textId="77777777" w:rsidR="00E71C64" w:rsidRPr="006A3EEB" w:rsidRDefault="00E71C64" w:rsidP="00551D3B">
            <w:pPr>
              <w:rPr>
                <w:rFonts w:ascii="Calibri" w:hAnsi="Calibri"/>
                <w:sz w:val="18"/>
                <w:szCs w:val="18"/>
              </w:rPr>
            </w:pPr>
          </w:p>
        </w:tc>
        <w:tc>
          <w:tcPr>
            <w:tcW w:w="1035" w:type="dxa"/>
          </w:tcPr>
          <w:p w14:paraId="6AB86338" w14:textId="77777777" w:rsidR="00E71C64" w:rsidRPr="006A3EEB" w:rsidRDefault="00E71C64" w:rsidP="00551D3B">
            <w:pPr>
              <w:rPr>
                <w:rFonts w:ascii="Calibri" w:hAnsi="Calibri"/>
                <w:sz w:val="18"/>
                <w:szCs w:val="18"/>
              </w:rPr>
            </w:pPr>
          </w:p>
        </w:tc>
      </w:tr>
    </w:tbl>
    <w:p w14:paraId="0F0B6949" w14:textId="197C08FA" w:rsidR="002B4170" w:rsidRDefault="002B4170" w:rsidP="00503C49">
      <w:pPr>
        <w:widowControl w:val="0"/>
        <w:rPr>
          <w:rFonts w:ascii="Calibri" w:hAnsi="Calibri"/>
          <w:b/>
          <w:bCs/>
          <w:sz w:val="18"/>
          <w:szCs w:val="18"/>
        </w:rPr>
      </w:pPr>
    </w:p>
    <w:p w14:paraId="46712B79" w14:textId="77777777" w:rsidR="002B4170" w:rsidRDefault="002B4170">
      <w:pPr>
        <w:rPr>
          <w:rFonts w:ascii="Calibri" w:hAnsi="Calibri"/>
          <w:b/>
          <w:bCs/>
          <w:sz w:val="18"/>
          <w:szCs w:val="18"/>
        </w:rPr>
      </w:pPr>
      <w:r>
        <w:rPr>
          <w:rFonts w:ascii="Calibri" w:hAnsi="Calibri"/>
          <w:b/>
          <w:bCs/>
          <w:sz w:val="18"/>
          <w:szCs w:val="18"/>
        </w:rPr>
        <w:br w:type="page"/>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46"/>
        <w:gridCol w:w="1146"/>
        <w:gridCol w:w="1146"/>
        <w:gridCol w:w="1147"/>
        <w:gridCol w:w="1034"/>
        <w:gridCol w:w="1034"/>
        <w:gridCol w:w="1034"/>
        <w:gridCol w:w="1034"/>
        <w:gridCol w:w="1034"/>
        <w:gridCol w:w="1035"/>
      </w:tblGrid>
      <w:tr w:rsidR="00503C49" w:rsidRPr="000A0D4F" w14:paraId="5A2F15C9" w14:textId="77777777" w:rsidTr="0006641F">
        <w:trPr>
          <w:cantSplit/>
          <w:trHeight w:val="504"/>
        </w:trPr>
        <w:tc>
          <w:tcPr>
            <w:tcW w:w="10790" w:type="dxa"/>
            <w:gridSpan w:val="10"/>
            <w:tcBorders>
              <w:bottom w:val="nil"/>
            </w:tcBorders>
          </w:tcPr>
          <w:p w14:paraId="43D2C985" w14:textId="77777777" w:rsidR="00503C49" w:rsidRDefault="00503C49" w:rsidP="0006641F">
            <w:pPr>
              <w:keepNext/>
              <w:rPr>
                <w:rFonts w:ascii="Calibri" w:hAnsi="Calibri"/>
                <w:b/>
                <w:sz w:val="18"/>
                <w:szCs w:val="18"/>
              </w:rPr>
            </w:pPr>
            <w:r>
              <w:rPr>
                <w:rFonts w:ascii="Calibri" w:hAnsi="Calibri"/>
                <w:b/>
                <w:szCs w:val="18"/>
              </w:rPr>
              <w:lastRenderedPageBreak/>
              <w:t>C</w:t>
            </w:r>
            <w:r w:rsidRPr="006A3EEB">
              <w:rPr>
                <w:rFonts w:ascii="Calibri" w:hAnsi="Calibri"/>
                <w:b/>
                <w:szCs w:val="18"/>
              </w:rPr>
              <w:t>.</w:t>
            </w:r>
            <w:r>
              <w:rPr>
                <w:rFonts w:ascii="Calibri" w:hAnsi="Calibri"/>
                <w:b/>
                <w:szCs w:val="18"/>
              </w:rPr>
              <w:t xml:space="preserve"> </w:t>
            </w:r>
            <w:r w:rsidRPr="00F80E7D">
              <w:rPr>
                <w:rFonts w:ascii="Calibri" w:hAnsi="Calibri"/>
                <w:b/>
                <w:szCs w:val="18"/>
              </w:rPr>
              <w:t xml:space="preserve">Rated Space Conditioning System Equipment </w:t>
            </w:r>
            <w:r>
              <w:rPr>
                <w:rFonts w:ascii="Calibri" w:hAnsi="Calibri"/>
                <w:b/>
                <w:szCs w:val="18"/>
              </w:rPr>
              <w:t>Information from Directory of Certified Product Performance</w:t>
            </w:r>
          </w:p>
          <w:p w14:paraId="0CC41A3C" w14:textId="62E63C52" w:rsidR="00503C49" w:rsidRPr="00326D79" w:rsidRDefault="00503C49" w:rsidP="0006641F">
            <w:pPr>
              <w:keepNext/>
              <w:rPr>
                <w:rFonts w:ascii="Calibri" w:hAnsi="Calibri"/>
                <w:i/>
                <w:sz w:val="18"/>
                <w:szCs w:val="18"/>
              </w:rPr>
            </w:pPr>
            <w:r w:rsidRPr="00EE4A98">
              <w:rPr>
                <w:rFonts w:ascii="Calibri" w:hAnsi="Calibri"/>
                <w:i/>
                <w:sz w:val="18"/>
                <w:szCs w:val="18"/>
              </w:rPr>
              <w:t xml:space="preserve">The data on </w:t>
            </w:r>
            <w:r>
              <w:rPr>
                <w:rFonts w:ascii="Calibri" w:hAnsi="Calibri"/>
                <w:i/>
                <w:sz w:val="18"/>
                <w:szCs w:val="18"/>
              </w:rPr>
              <w:t xml:space="preserve">the </w:t>
            </w:r>
            <w:r w:rsidRPr="00EE4A98">
              <w:rPr>
                <w:rFonts w:ascii="Calibri" w:hAnsi="Calibri"/>
                <w:i/>
                <w:sz w:val="18"/>
                <w:szCs w:val="18"/>
              </w:rPr>
              <w:t>nameplate of the installed component shall conform to the data for the component as shown</w:t>
            </w:r>
            <w:r>
              <w:rPr>
                <w:rFonts w:ascii="Calibri" w:hAnsi="Calibri"/>
                <w:i/>
                <w:sz w:val="18"/>
                <w:szCs w:val="18"/>
              </w:rPr>
              <w:t xml:space="preserve"> in the Directory used to certify product performance </w:t>
            </w:r>
            <w:proofErr w:type="gramStart"/>
            <w:r w:rsidRPr="00EE4A98">
              <w:rPr>
                <w:rFonts w:ascii="Calibri" w:hAnsi="Calibri"/>
                <w:i/>
                <w:sz w:val="18"/>
                <w:szCs w:val="18"/>
              </w:rPr>
              <w:t>in order to</w:t>
            </w:r>
            <w:proofErr w:type="gramEnd"/>
            <w:r w:rsidRPr="00EE4A98">
              <w:rPr>
                <w:rFonts w:ascii="Calibri" w:hAnsi="Calibri"/>
                <w:i/>
                <w:sz w:val="18"/>
                <w:szCs w:val="18"/>
              </w:rPr>
              <w:t xml:space="preserve"> demonstrate compliance.</w:t>
            </w:r>
          </w:p>
        </w:tc>
      </w:tr>
      <w:tr w:rsidR="00503C49" w:rsidRPr="006A3EEB" w:rsidDel="002840B2" w14:paraId="57E01E26" w14:textId="77777777" w:rsidTr="00326D79">
        <w:trPr>
          <w:cantSplit/>
          <w:trHeight w:val="188"/>
        </w:trPr>
        <w:tc>
          <w:tcPr>
            <w:tcW w:w="1146" w:type="dxa"/>
            <w:vMerge w:val="restart"/>
            <w:vAlign w:val="center"/>
          </w:tcPr>
          <w:p w14:paraId="5B639D61" w14:textId="77777777" w:rsidR="00503C49" w:rsidRPr="006A3EEB" w:rsidRDefault="00503C49" w:rsidP="0006641F">
            <w:pPr>
              <w:keepNext/>
              <w:jc w:val="center"/>
              <w:rPr>
                <w:rFonts w:ascii="Calibri" w:hAnsi="Calibri"/>
                <w:sz w:val="18"/>
                <w:szCs w:val="18"/>
              </w:rPr>
            </w:pPr>
            <w:r w:rsidRPr="006A3EEB">
              <w:rPr>
                <w:rFonts w:ascii="Calibri" w:hAnsi="Calibri"/>
                <w:sz w:val="18"/>
                <w:szCs w:val="18"/>
              </w:rPr>
              <w:t>01</w:t>
            </w:r>
          </w:p>
        </w:tc>
        <w:tc>
          <w:tcPr>
            <w:tcW w:w="1146" w:type="dxa"/>
            <w:vMerge w:val="restart"/>
            <w:vAlign w:val="center"/>
          </w:tcPr>
          <w:p w14:paraId="17997885" w14:textId="77777777" w:rsidR="00503C49" w:rsidRPr="006A3EEB" w:rsidRDefault="00503C49" w:rsidP="0006641F">
            <w:pPr>
              <w:keepNext/>
              <w:jc w:val="center"/>
              <w:rPr>
                <w:rFonts w:ascii="Calibri" w:hAnsi="Calibri"/>
                <w:sz w:val="18"/>
                <w:szCs w:val="18"/>
              </w:rPr>
            </w:pPr>
            <w:r w:rsidRPr="006A3EEB">
              <w:rPr>
                <w:rFonts w:ascii="Calibri" w:hAnsi="Calibri"/>
                <w:sz w:val="18"/>
                <w:szCs w:val="18"/>
              </w:rPr>
              <w:t>02</w:t>
            </w:r>
          </w:p>
        </w:tc>
        <w:tc>
          <w:tcPr>
            <w:tcW w:w="1146" w:type="dxa"/>
            <w:vMerge w:val="restart"/>
            <w:vAlign w:val="center"/>
          </w:tcPr>
          <w:p w14:paraId="75B13777" w14:textId="77777777" w:rsidR="00503C49" w:rsidRPr="006A3EEB" w:rsidRDefault="00503C49" w:rsidP="0006641F">
            <w:pPr>
              <w:keepNext/>
              <w:jc w:val="center"/>
              <w:rPr>
                <w:rFonts w:ascii="Calibri" w:hAnsi="Calibri"/>
                <w:sz w:val="18"/>
                <w:szCs w:val="18"/>
              </w:rPr>
            </w:pPr>
            <w:r w:rsidRPr="006A3EEB">
              <w:rPr>
                <w:rFonts w:ascii="Calibri" w:hAnsi="Calibri"/>
                <w:sz w:val="18"/>
                <w:szCs w:val="18"/>
              </w:rPr>
              <w:t>03</w:t>
            </w:r>
          </w:p>
        </w:tc>
        <w:tc>
          <w:tcPr>
            <w:tcW w:w="1147" w:type="dxa"/>
            <w:vMerge w:val="restart"/>
            <w:vAlign w:val="center"/>
          </w:tcPr>
          <w:p w14:paraId="2AA9D66E" w14:textId="77777777" w:rsidR="00503C49" w:rsidRDefault="00503C49" w:rsidP="0006641F">
            <w:pPr>
              <w:keepNext/>
              <w:jc w:val="center"/>
              <w:rPr>
                <w:rFonts w:ascii="Calibri" w:hAnsi="Calibri"/>
                <w:sz w:val="18"/>
                <w:szCs w:val="18"/>
              </w:rPr>
            </w:pPr>
            <w:r>
              <w:rPr>
                <w:rFonts w:ascii="Calibri" w:hAnsi="Calibri"/>
                <w:sz w:val="18"/>
                <w:szCs w:val="18"/>
              </w:rPr>
              <w:t>04</w:t>
            </w:r>
          </w:p>
        </w:tc>
        <w:tc>
          <w:tcPr>
            <w:tcW w:w="6205" w:type="dxa"/>
            <w:gridSpan w:val="6"/>
            <w:vAlign w:val="center"/>
          </w:tcPr>
          <w:p w14:paraId="5093F9B9" w14:textId="0DE2FEFE" w:rsidR="00503C49" w:rsidRDefault="00551D3B" w:rsidP="0006641F">
            <w:pPr>
              <w:keepNext/>
              <w:jc w:val="center"/>
              <w:rPr>
                <w:rFonts w:ascii="Calibri" w:hAnsi="Calibri"/>
                <w:sz w:val="18"/>
                <w:szCs w:val="18"/>
              </w:rPr>
            </w:pPr>
            <w:r>
              <w:rPr>
                <w:rFonts w:ascii="Calibri" w:hAnsi="Calibri"/>
                <w:sz w:val="18"/>
                <w:szCs w:val="18"/>
              </w:rPr>
              <w:t>Data from the directory used to certify product performance for the rated system component</w:t>
            </w:r>
          </w:p>
        </w:tc>
      </w:tr>
      <w:tr w:rsidR="00503C49" w:rsidRPr="006A3EEB" w:rsidDel="002840B2" w14:paraId="369E95AE" w14:textId="77777777" w:rsidTr="00326D79">
        <w:trPr>
          <w:cantSplit/>
          <w:trHeight w:val="188"/>
        </w:trPr>
        <w:tc>
          <w:tcPr>
            <w:tcW w:w="1146" w:type="dxa"/>
            <w:vMerge/>
            <w:vAlign w:val="center"/>
          </w:tcPr>
          <w:p w14:paraId="4BF17FE1" w14:textId="77777777" w:rsidR="00503C49" w:rsidRPr="006A3EEB" w:rsidRDefault="00503C49" w:rsidP="0006641F">
            <w:pPr>
              <w:keepNext/>
              <w:jc w:val="center"/>
              <w:rPr>
                <w:rFonts w:ascii="Calibri" w:hAnsi="Calibri"/>
                <w:sz w:val="18"/>
                <w:szCs w:val="18"/>
              </w:rPr>
            </w:pPr>
          </w:p>
        </w:tc>
        <w:tc>
          <w:tcPr>
            <w:tcW w:w="1146" w:type="dxa"/>
            <w:vMerge/>
            <w:vAlign w:val="center"/>
          </w:tcPr>
          <w:p w14:paraId="0AC3C00B" w14:textId="77777777" w:rsidR="00503C49" w:rsidRPr="006A3EEB" w:rsidRDefault="00503C49" w:rsidP="0006641F">
            <w:pPr>
              <w:keepNext/>
              <w:jc w:val="center"/>
              <w:rPr>
                <w:rFonts w:ascii="Calibri" w:hAnsi="Calibri"/>
                <w:sz w:val="18"/>
                <w:szCs w:val="18"/>
              </w:rPr>
            </w:pPr>
          </w:p>
        </w:tc>
        <w:tc>
          <w:tcPr>
            <w:tcW w:w="1146" w:type="dxa"/>
            <w:vMerge/>
            <w:vAlign w:val="center"/>
          </w:tcPr>
          <w:p w14:paraId="12AB2FA7" w14:textId="77777777" w:rsidR="00503C49" w:rsidRPr="006A3EEB" w:rsidRDefault="00503C49" w:rsidP="0006641F">
            <w:pPr>
              <w:keepNext/>
              <w:jc w:val="center"/>
              <w:rPr>
                <w:rFonts w:ascii="Calibri" w:hAnsi="Calibri"/>
                <w:sz w:val="18"/>
                <w:szCs w:val="18"/>
              </w:rPr>
            </w:pPr>
          </w:p>
        </w:tc>
        <w:tc>
          <w:tcPr>
            <w:tcW w:w="1147" w:type="dxa"/>
            <w:vMerge/>
          </w:tcPr>
          <w:p w14:paraId="4C4FE259" w14:textId="77777777" w:rsidR="00503C49" w:rsidRPr="006A3EEB" w:rsidRDefault="00503C49" w:rsidP="0006641F">
            <w:pPr>
              <w:keepNext/>
              <w:jc w:val="center"/>
              <w:rPr>
                <w:rFonts w:ascii="Calibri" w:hAnsi="Calibri"/>
                <w:sz w:val="18"/>
                <w:szCs w:val="18"/>
              </w:rPr>
            </w:pPr>
          </w:p>
        </w:tc>
        <w:tc>
          <w:tcPr>
            <w:tcW w:w="1034" w:type="dxa"/>
            <w:vAlign w:val="center"/>
          </w:tcPr>
          <w:p w14:paraId="2FAB5184" w14:textId="77777777" w:rsidR="00503C49" w:rsidRPr="006A3EEB" w:rsidRDefault="00503C49" w:rsidP="0006641F">
            <w:pPr>
              <w:keepNext/>
              <w:jc w:val="center"/>
              <w:rPr>
                <w:rFonts w:ascii="Calibri" w:hAnsi="Calibri"/>
                <w:sz w:val="18"/>
                <w:szCs w:val="18"/>
              </w:rPr>
            </w:pPr>
            <w:r>
              <w:rPr>
                <w:rFonts w:ascii="Calibri" w:hAnsi="Calibri"/>
                <w:sz w:val="18"/>
                <w:szCs w:val="18"/>
              </w:rPr>
              <w:t>05</w:t>
            </w:r>
          </w:p>
        </w:tc>
        <w:tc>
          <w:tcPr>
            <w:tcW w:w="1034" w:type="dxa"/>
            <w:vAlign w:val="center"/>
          </w:tcPr>
          <w:p w14:paraId="5A62FEFB" w14:textId="77777777" w:rsidR="00503C49" w:rsidRPr="006A3EEB" w:rsidRDefault="00503C49" w:rsidP="0006641F">
            <w:pPr>
              <w:keepNext/>
              <w:jc w:val="center"/>
              <w:rPr>
                <w:rFonts w:ascii="Calibri" w:hAnsi="Calibri"/>
                <w:sz w:val="18"/>
                <w:szCs w:val="18"/>
              </w:rPr>
            </w:pPr>
            <w:r>
              <w:rPr>
                <w:rFonts w:ascii="Calibri" w:hAnsi="Calibri"/>
                <w:sz w:val="18"/>
                <w:szCs w:val="18"/>
              </w:rPr>
              <w:t>06</w:t>
            </w:r>
          </w:p>
        </w:tc>
        <w:tc>
          <w:tcPr>
            <w:tcW w:w="1034" w:type="dxa"/>
            <w:vAlign w:val="center"/>
          </w:tcPr>
          <w:p w14:paraId="22DCCEB5" w14:textId="77777777" w:rsidR="00503C49" w:rsidRPr="006A3EEB" w:rsidDel="002840B2" w:rsidRDefault="00503C49" w:rsidP="0006641F">
            <w:pPr>
              <w:keepNext/>
              <w:jc w:val="center"/>
              <w:rPr>
                <w:rFonts w:ascii="Calibri" w:hAnsi="Calibri"/>
                <w:sz w:val="18"/>
                <w:szCs w:val="18"/>
              </w:rPr>
            </w:pPr>
            <w:r>
              <w:rPr>
                <w:rFonts w:ascii="Calibri" w:hAnsi="Calibri"/>
                <w:sz w:val="18"/>
                <w:szCs w:val="18"/>
              </w:rPr>
              <w:t>07</w:t>
            </w:r>
          </w:p>
        </w:tc>
        <w:tc>
          <w:tcPr>
            <w:tcW w:w="1034" w:type="dxa"/>
            <w:vAlign w:val="center"/>
          </w:tcPr>
          <w:p w14:paraId="0BF2C256" w14:textId="77777777" w:rsidR="00503C49" w:rsidRPr="006A3EEB" w:rsidRDefault="00503C49" w:rsidP="0006641F">
            <w:pPr>
              <w:keepNext/>
              <w:jc w:val="center"/>
              <w:rPr>
                <w:rFonts w:ascii="Calibri" w:hAnsi="Calibri"/>
                <w:sz w:val="18"/>
                <w:szCs w:val="18"/>
              </w:rPr>
            </w:pPr>
            <w:r>
              <w:rPr>
                <w:rFonts w:ascii="Calibri" w:hAnsi="Calibri"/>
                <w:sz w:val="18"/>
                <w:szCs w:val="18"/>
              </w:rPr>
              <w:t>08</w:t>
            </w:r>
          </w:p>
        </w:tc>
        <w:tc>
          <w:tcPr>
            <w:tcW w:w="1034" w:type="dxa"/>
            <w:vAlign w:val="center"/>
          </w:tcPr>
          <w:p w14:paraId="7B1602C7" w14:textId="77777777" w:rsidR="00503C49" w:rsidRPr="006A3EEB" w:rsidRDefault="00503C49" w:rsidP="0006641F">
            <w:pPr>
              <w:keepNext/>
              <w:jc w:val="center"/>
              <w:rPr>
                <w:rFonts w:ascii="Calibri" w:hAnsi="Calibri"/>
                <w:sz w:val="18"/>
                <w:szCs w:val="18"/>
              </w:rPr>
            </w:pPr>
            <w:r>
              <w:rPr>
                <w:rFonts w:ascii="Calibri" w:hAnsi="Calibri"/>
                <w:sz w:val="18"/>
                <w:szCs w:val="18"/>
              </w:rPr>
              <w:t>09</w:t>
            </w:r>
          </w:p>
        </w:tc>
        <w:tc>
          <w:tcPr>
            <w:tcW w:w="1035" w:type="dxa"/>
            <w:vAlign w:val="center"/>
          </w:tcPr>
          <w:p w14:paraId="16758C93" w14:textId="77777777" w:rsidR="00503C49" w:rsidRPr="006A3EEB" w:rsidRDefault="00503C49" w:rsidP="0006641F">
            <w:pPr>
              <w:keepNext/>
              <w:jc w:val="center"/>
              <w:rPr>
                <w:rFonts w:ascii="Calibri" w:hAnsi="Calibri"/>
                <w:sz w:val="18"/>
                <w:szCs w:val="18"/>
              </w:rPr>
            </w:pPr>
            <w:r>
              <w:rPr>
                <w:rFonts w:ascii="Calibri" w:hAnsi="Calibri"/>
                <w:sz w:val="18"/>
                <w:szCs w:val="18"/>
              </w:rPr>
              <w:t>10</w:t>
            </w:r>
          </w:p>
        </w:tc>
      </w:tr>
      <w:tr w:rsidR="00016AB0" w:rsidRPr="006A3EEB" w14:paraId="15E2A46C" w14:textId="77777777" w:rsidTr="00326D79">
        <w:trPr>
          <w:cantSplit/>
          <w:trHeight w:val="576"/>
        </w:trPr>
        <w:tc>
          <w:tcPr>
            <w:tcW w:w="1146" w:type="dxa"/>
            <w:tcMar>
              <w:left w:w="43" w:type="dxa"/>
              <w:right w:w="43" w:type="dxa"/>
            </w:tcMar>
            <w:vAlign w:val="bottom"/>
          </w:tcPr>
          <w:p w14:paraId="7CE1097A" w14:textId="77777777" w:rsidR="00016AB0" w:rsidRPr="006A3EEB" w:rsidRDefault="00016AB0" w:rsidP="00016AB0">
            <w:pPr>
              <w:keepNext/>
              <w:jc w:val="center"/>
              <w:rPr>
                <w:rFonts w:ascii="Calibri" w:hAnsi="Calibri"/>
                <w:b/>
                <w:sz w:val="18"/>
                <w:szCs w:val="18"/>
              </w:rPr>
            </w:pPr>
            <w:r w:rsidRPr="006A3EEB">
              <w:rPr>
                <w:rFonts w:ascii="Calibri" w:hAnsi="Calibri"/>
                <w:sz w:val="18"/>
                <w:szCs w:val="18"/>
              </w:rPr>
              <w:t>SC System ID/</w:t>
            </w:r>
            <w:proofErr w:type="gramStart"/>
            <w:r w:rsidRPr="006A3EEB">
              <w:rPr>
                <w:rFonts w:ascii="Calibri" w:hAnsi="Calibri"/>
                <w:sz w:val="18"/>
                <w:szCs w:val="18"/>
              </w:rPr>
              <w:t xml:space="preserve">Name </w:t>
            </w:r>
            <w:r>
              <w:t xml:space="preserve"> </w:t>
            </w:r>
            <w:r w:rsidRPr="009B77EA">
              <w:rPr>
                <w:rFonts w:ascii="Calibri" w:hAnsi="Calibri"/>
                <w:sz w:val="18"/>
                <w:szCs w:val="18"/>
              </w:rPr>
              <w:t>from</w:t>
            </w:r>
            <w:proofErr w:type="gramEnd"/>
            <w:r w:rsidRPr="009B77EA">
              <w:rPr>
                <w:rFonts w:ascii="Calibri" w:hAnsi="Calibri"/>
                <w:sz w:val="18"/>
                <w:szCs w:val="18"/>
              </w:rPr>
              <w:t xml:space="preserve"> CF1R</w:t>
            </w:r>
          </w:p>
        </w:tc>
        <w:tc>
          <w:tcPr>
            <w:tcW w:w="1146" w:type="dxa"/>
            <w:tcMar>
              <w:left w:w="43" w:type="dxa"/>
              <w:right w:w="43" w:type="dxa"/>
            </w:tcMar>
            <w:vAlign w:val="bottom"/>
          </w:tcPr>
          <w:p w14:paraId="60358248" w14:textId="58C9B689" w:rsidR="00016AB0" w:rsidRPr="006A3EEB" w:rsidRDefault="00016AB0" w:rsidP="00016AB0">
            <w:pPr>
              <w:keepNext/>
              <w:jc w:val="center"/>
              <w:rPr>
                <w:rFonts w:ascii="Calibri" w:hAnsi="Calibri"/>
                <w:sz w:val="18"/>
                <w:szCs w:val="18"/>
              </w:rPr>
            </w:pPr>
            <w:r w:rsidRPr="008E41F8">
              <w:rPr>
                <w:rFonts w:ascii="Calibri" w:hAnsi="Calibri"/>
                <w:sz w:val="18"/>
                <w:szCs w:val="18"/>
              </w:rPr>
              <w:t>SC System Description of Area Served</w:t>
            </w:r>
          </w:p>
        </w:tc>
        <w:tc>
          <w:tcPr>
            <w:tcW w:w="1146" w:type="dxa"/>
            <w:tcMar>
              <w:left w:w="43" w:type="dxa"/>
              <w:right w:w="43" w:type="dxa"/>
            </w:tcMar>
            <w:vAlign w:val="bottom"/>
          </w:tcPr>
          <w:p w14:paraId="7FD3F2D2" w14:textId="255D6ECD" w:rsidR="00016AB0" w:rsidRPr="006A3EEB" w:rsidRDefault="00016AB0" w:rsidP="00016AB0">
            <w:pPr>
              <w:keepNext/>
              <w:jc w:val="center"/>
              <w:rPr>
                <w:rFonts w:ascii="Calibri" w:hAnsi="Calibri"/>
                <w:sz w:val="18"/>
                <w:szCs w:val="18"/>
              </w:rPr>
            </w:pPr>
            <w:r w:rsidRPr="008E41F8">
              <w:rPr>
                <w:rFonts w:ascii="Calibri" w:hAnsi="Calibri"/>
                <w:sz w:val="18"/>
                <w:szCs w:val="18"/>
              </w:rPr>
              <w:t>Indoor Unit Name or Description of Area Served</w:t>
            </w:r>
          </w:p>
        </w:tc>
        <w:tc>
          <w:tcPr>
            <w:tcW w:w="1147" w:type="dxa"/>
            <w:vAlign w:val="bottom"/>
          </w:tcPr>
          <w:p w14:paraId="01176D5C" w14:textId="77777777" w:rsidR="00016AB0" w:rsidRPr="00FB0A85" w:rsidRDefault="00016AB0" w:rsidP="00016AB0">
            <w:pPr>
              <w:keepNext/>
              <w:jc w:val="center"/>
              <w:rPr>
                <w:rFonts w:ascii="Calibri" w:hAnsi="Calibri"/>
                <w:sz w:val="18"/>
                <w:szCs w:val="18"/>
              </w:rPr>
            </w:pPr>
            <w:r>
              <w:rPr>
                <w:rFonts w:ascii="Calibri" w:hAnsi="Calibri"/>
                <w:sz w:val="18"/>
                <w:szCs w:val="18"/>
              </w:rPr>
              <w:t>Installed Indoor Unit Type</w:t>
            </w:r>
          </w:p>
        </w:tc>
        <w:tc>
          <w:tcPr>
            <w:tcW w:w="1034" w:type="dxa"/>
            <w:tcMar>
              <w:left w:w="43" w:type="dxa"/>
              <w:right w:w="43" w:type="dxa"/>
            </w:tcMar>
            <w:vAlign w:val="bottom"/>
          </w:tcPr>
          <w:p w14:paraId="7ACB1AB1" w14:textId="525FDFC2" w:rsidR="00016AB0" w:rsidRPr="006A3EEB" w:rsidRDefault="00016AB0" w:rsidP="00016AB0">
            <w:pPr>
              <w:keepNext/>
              <w:jc w:val="center"/>
              <w:rPr>
                <w:rFonts w:ascii="Calibri" w:hAnsi="Calibri"/>
                <w:sz w:val="18"/>
                <w:szCs w:val="18"/>
              </w:rPr>
            </w:pPr>
            <w:r w:rsidRPr="008E41F8">
              <w:rPr>
                <w:rFonts w:ascii="Calibri" w:hAnsi="Calibri"/>
                <w:sz w:val="18"/>
                <w:szCs w:val="18"/>
              </w:rPr>
              <w:t>Outdoor Condenser or Package Unit – Installed Manufacturer Name</w:t>
            </w:r>
          </w:p>
        </w:tc>
        <w:tc>
          <w:tcPr>
            <w:tcW w:w="1034" w:type="dxa"/>
            <w:tcMar>
              <w:left w:w="43" w:type="dxa"/>
              <w:right w:w="43" w:type="dxa"/>
            </w:tcMar>
            <w:vAlign w:val="bottom"/>
          </w:tcPr>
          <w:p w14:paraId="5CCBE1F3" w14:textId="4317E5F3" w:rsidR="00016AB0" w:rsidRPr="006A3EEB" w:rsidRDefault="00016AB0" w:rsidP="00016AB0">
            <w:pPr>
              <w:keepNext/>
              <w:jc w:val="center"/>
              <w:rPr>
                <w:rFonts w:ascii="Calibri" w:hAnsi="Calibri"/>
                <w:sz w:val="18"/>
                <w:szCs w:val="18"/>
              </w:rPr>
            </w:pPr>
            <w:r w:rsidRPr="008E41F8">
              <w:rPr>
                <w:rFonts w:ascii="Calibri" w:hAnsi="Calibri"/>
                <w:sz w:val="18"/>
                <w:szCs w:val="18"/>
              </w:rPr>
              <w:t>Outdoor Condenser or Package Unit - Installed Model Number</w:t>
            </w:r>
          </w:p>
        </w:tc>
        <w:tc>
          <w:tcPr>
            <w:tcW w:w="1034" w:type="dxa"/>
            <w:tcMar>
              <w:left w:w="43" w:type="dxa"/>
              <w:right w:w="43" w:type="dxa"/>
            </w:tcMar>
            <w:vAlign w:val="bottom"/>
          </w:tcPr>
          <w:p w14:paraId="14A81101" w14:textId="14AE23FB" w:rsidR="00016AB0" w:rsidRPr="006A3EEB" w:rsidRDefault="00D23CDF" w:rsidP="00D23CDF">
            <w:pPr>
              <w:keepNext/>
              <w:jc w:val="center"/>
              <w:rPr>
                <w:rFonts w:ascii="Calibri" w:hAnsi="Calibri"/>
                <w:sz w:val="18"/>
                <w:szCs w:val="18"/>
              </w:rPr>
            </w:pPr>
            <w:r>
              <w:rPr>
                <w:rFonts w:ascii="Calibri" w:hAnsi="Calibri"/>
                <w:sz w:val="18"/>
                <w:szCs w:val="18"/>
              </w:rPr>
              <w:t>Indoor</w:t>
            </w:r>
            <w:r w:rsidR="00016AB0" w:rsidRPr="008E41F8">
              <w:rPr>
                <w:rFonts w:ascii="Calibri" w:hAnsi="Calibri"/>
                <w:sz w:val="18"/>
                <w:szCs w:val="18"/>
              </w:rPr>
              <w:t xml:space="preserve"> Unit – Installed Manufacturer Name</w:t>
            </w:r>
          </w:p>
        </w:tc>
        <w:tc>
          <w:tcPr>
            <w:tcW w:w="1034" w:type="dxa"/>
            <w:tcMar>
              <w:left w:w="43" w:type="dxa"/>
              <w:right w:w="43" w:type="dxa"/>
            </w:tcMar>
            <w:vAlign w:val="bottom"/>
          </w:tcPr>
          <w:p w14:paraId="0EA11228" w14:textId="77A70376" w:rsidR="00016AB0" w:rsidRPr="006A3EEB" w:rsidRDefault="00D23CDF" w:rsidP="00D23CDF">
            <w:pPr>
              <w:keepNext/>
              <w:jc w:val="center"/>
              <w:rPr>
                <w:rFonts w:ascii="Calibri" w:hAnsi="Calibri"/>
                <w:sz w:val="18"/>
                <w:szCs w:val="18"/>
              </w:rPr>
            </w:pPr>
            <w:r>
              <w:rPr>
                <w:rFonts w:ascii="Calibri" w:hAnsi="Calibri"/>
                <w:sz w:val="18"/>
                <w:szCs w:val="18"/>
              </w:rPr>
              <w:t>Indoor</w:t>
            </w:r>
            <w:r w:rsidR="00016AB0" w:rsidRPr="008E41F8">
              <w:rPr>
                <w:rFonts w:ascii="Calibri" w:hAnsi="Calibri"/>
                <w:sz w:val="18"/>
                <w:szCs w:val="18"/>
              </w:rPr>
              <w:t xml:space="preserve"> Unit - Installed Model Number</w:t>
            </w:r>
          </w:p>
        </w:tc>
        <w:tc>
          <w:tcPr>
            <w:tcW w:w="1034" w:type="dxa"/>
            <w:tcMar>
              <w:left w:w="43" w:type="dxa"/>
              <w:right w:w="43" w:type="dxa"/>
            </w:tcMar>
            <w:vAlign w:val="bottom"/>
          </w:tcPr>
          <w:p w14:paraId="54424440" w14:textId="0EC445F1" w:rsidR="00016AB0" w:rsidRPr="006A3EEB" w:rsidRDefault="00567549" w:rsidP="00567549">
            <w:pPr>
              <w:keepNext/>
              <w:jc w:val="center"/>
              <w:rPr>
                <w:rFonts w:ascii="Calibri" w:hAnsi="Calibri"/>
                <w:sz w:val="18"/>
                <w:szCs w:val="18"/>
              </w:rPr>
            </w:pPr>
            <w:r>
              <w:rPr>
                <w:rFonts w:ascii="Calibri" w:hAnsi="Calibri"/>
                <w:sz w:val="18"/>
                <w:szCs w:val="18"/>
              </w:rPr>
              <w:t>Installed</w:t>
            </w:r>
            <w:r w:rsidR="00016AB0">
              <w:rPr>
                <w:rFonts w:ascii="Calibri" w:hAnsi="Calibri"/>
                <w:sz w:val="18"/>
                <w:szCs w:val="18"/>
              </w:rPr>
              <w:t xml:space="preserve"> </w:t>
            </w:r>
            <w:r w:rsidR="00016AB0" w:rsidRPr="00DC0895">
              <w:rPr>
                <w:rFonts w:ascii="Calibri" w:hAnsi="Calibri"/>
                <w:sz w:val="18"/>
                <w:szCs w:val="18"/>
              </w:rPr>
              <w:t>Furnace</w:t>
            </w:r>
            <w:r w:rsidR="00016AB0">
              <w:rPr>
                <w:rFonts w:ascii="Calibri" w:hAnsi="Calibri"/>
                <w:sz w:val="18"/>
                <w:szCs w:val="18"/>
              </w:rPr>
              <w:t xml:space="preserve"> Manufacturer</w:t>
            </w:r>
            <w:r w:rsidR="00016AB0" w:rsidRPr="00DC0895">
              <w:rPr>
                <w:rFonts w:ascii="Calibri" w:hAnsi="Calibri"/>
                <w:sz w:val="18"/>
                <w:szCs w:val="18"/>
              </w:rPr>
              <w:t xml:space="preserve"> Name</w:t>
            </w:r>
          </w:p>
        </w:tc>
        <w:tc>
          <w:tcPr>
            <w:tcW w:w="1035" w:type="dxa"/>
            <w:tcMar>
              <w:left w:w="43" w:type="dxa"/>
              <w:right w:w="43" w:type="dxa"/>
            </w:tcMar>
            <w:vAlign w:val="bottom"/>
          </w:tcPr>
          <w:p w14:paraId="0D411C2D" w14:textId="477847CB" w:rsidR="00016AB0" w:rsidRPr="006A3EEB" w:rsidRDefault="00567549" w:rsidP="00567549">
            <w:pPr>
              <w:keepNext/>
              <w:jc w:val="center"/>
              <w:rPr>
                <w:rFonts w:ascii="Calibri" w:hAnsi="Calibri"/>
                <w:sz w:val="18"/>
                <w:szCs w:val="18"/>
              </w:rPr>
            </w:pPr>
            <w:r>
              <w:rPr>
                <w:rFonts w:ascii="Calibri" w:hAnsi="Calibri"/>
                <w:sz w:val="18"/>
                <w:szCs w:val="18"/>
              </w:rPr>
              <w:t>Installed</w:t>
            </w:r>
            <w:r w:rsidR="00016AB0" w:rsidRPr="008E41F8">
              <w:rPr>
                <w:rFonts w:ascii="Calibri" w:hAnsi="Calibri"/>
                <w:sz w:val="18"/>
                <w:szCs w:val="18"/>
              </w:rPr>
              <w:t xml:space="preserve"> Furnace Model Number</w:t>
            </w:r>
          </w:p>
        </w:tc>
      </w:tr>
      <w:tr w:rsidR="00016AB0" w:rsidRPr="006A3EEB" w14:paraId="1EC3B079" w14:textId="77777777" w:rsidTr="00326D79">
        <w:trPr>
          <w:cantSplit/>
          <w:trHeight w:val="144"/>
        </w:trPr>
        <w:tc>
          <w:tcPr>
            <w:tcW w:w="1146" w:type="dxa"/>
            <w:vAlign w:val="center"/>
          </w:tcPr>
          <w:p w14:paraId="4EC1B67C" w14:textId="77777777" w:rsidR="00016AB0" w:rsidRPr="006A3EEB" w:rsidRDefault="00016AB0" w:rsidP="00016AB0">
            <w:pPr>
              <w:keepNext/>
              <w:rPr>
                <w:rFonts w:ascii="Calibri" w:hAnsi="Calibri"/>
                <w:sz w:val="18"/>
                <w:szCs w:val="18"/>
              </w:rPr>
            </w:pPr>
          </w:p>
        </w:tc>
        <w:tc>
          <w:tcPr>
            <w:tcW w:w="1146" w:type="dxa"/>
            <w:vAlign w:val="center"/>
          </w:tcPr>
          <w:p w14:paraId="7882817E" w14:textId="77777777" w:rsidR="00016AB0" w:rsidRPr="006A3EEB" w:rsidRDefault="00016AB0" w:rsidP="00016AB0">
            <w:pPr>
              <w:keepNext/>
              <w:rPr>
                <w:rFonts w:ascii="Calibri" w:hAnsi="Calibri"/>
                <w:sz w:val="18"/>
                <w:szCs w:val="18"/>
              </w:rPr>
            </w:pPr>
          </w:p>
        </w:tc>
        <w:tc>
          <w:tcPr>
            <w:tcW w:w="1146" w:type="dxa"/>
            <w:vAlign w:val="center"/>
          </w:tcPr>
          <w:p w14:paraId="41AEC5CB" w14:textId="77777777" w:rsidR="00016AB0" w:rsidRPr="006A3EEB" w:rsidRDefault="00016AB0" w:rsidP="00016AB0">
            <w:pPr>
              <w:keepNext/>
              <w:rPr>
                <w:rFonts w:ascii="Calibri" w:hAnsi="Calibri"/>
                <w:sz w:val="18"/>
                <w:szCs w:val="18"/>
              </w:rPr>
            </w:pPr>
          </w:p>
        </w:tc>
        <w:tc>
          <w:tcPr>
            <w:tcW w:w="1147" w:type="dxa"/>
          </w:tcPr>
          <w:p w14:paraId="68E6E2DF" w14:textId="77777777" w:rsidR="00016AB0" w:rsidRPr="006A3EEB" w:rsidRDefault="00016AB0" w:rsidP="00016AB0">
            <w:pPr>
              <w:keepNext/>
              <w:rPr>
                <w:rFonts w:ascii="Calibri" w:hAnsi="Calibri"/>
                <w:sz w:val="18"/>
                <w:szCs w:val="18"/>
              </w:rPr>
            </w:pPr>
          </w:p>
        </w:tc>
        <w:tc>
          <w:tcPr>
            <w:tcW w:w="1034" w:type="dxa"/>
            <w:vAlign w:val="center"/>
          </w:tcPr>
          <w:p w14:paraId="7C9A74F4" w14:textId="77777777" w:rsidR="00016AB0" w:rsidRPr="006A3EEB" w:rsidRDefault="00016AB0" w:rsidP="00016AB0">
            <w:pPr>
              <w:keepNext/>
              <w:rPr>
                <w:rFonts w:ascii="Calibri" w:hAnsi="Calibri"/>
                <w:sz w:val="18"/>
                <w:szCs w:val="18"/>
              </w:rPr>
            </w:pPr>
          </w:p>
        </w:tc>
        <w:tc>
          <w:tcPr>
            <w:tcW w:w="1034" w:type="dxa"/>
            <w:vAlign w:val="center"/>
          </w:tcPr>
          <w:p w14:paraId="4C859CB7" w14:textId="77777777" w:rsidR="00016AB0" w:rsidRPr="006A3EEB" w:rsidRDefault="00016AB0" w:rsidP="00016AB0">
            <w:pPr>
              <w:keepNext/>
              <w:rPr>
                <w:rFonts w:ascii="Calibri" w:hAnsi="Calibri"/>
                <w:sz w:val="18"/>
                <w:szCs w:val="18"/>
              </w:rPr>
            </w:pPr>
          </w:p>
        </w:tc>
        <w:tc>
          <w:tcPr>
            <w:tcW w:w="1034" w:type="dxa"/>
            <w:vAlign w:val="center"/>
          </w:tcPr>
          <w:p w14:paraId="3CD9FDDC" w14:textId="77777777" w:rsidR="00016AB0" w:rsidRPr="006A3EEB" w:rsidRDefault="00016AB0" w:rsidP="00016AB0">
            <w:pPr>
              <w:keepNext/>
              <w:rPr>
                <w:rFonts w:ascii="Calibri" w:hAnsi="Calibri"/>
                <w:sz w:val="18"/>
                <w:szCs w:val="18"/>
              </w:rPr>
            </w:pPr>
          </w:p>
        </w:tc>
        <w:tc>
          <w:tcPr>
            <w:tcW w:w="1034" w:type="dxa"/>
            <w:vAlign w:val="center"/>
          </w:tcPr>
          <w:p w14:paraId="11ECB18C" w14:textId="77777777" w:rsidR="00016AB0" w:rsidRPr="006A3EEB" w:rsidRDefault="00016AB0" w:rsidP="00016AB0">
            <w:pPr>
              <w:keepNext/>
              <w:rPr>
                <w:rFonts w:ascii="Calibri" w:hAnsi="Calibri"/>
                <w:sz w:val="18"/>
                <w:szCs w:val="18"/>
              </w:rPr>
            </w:pPr>
          </w:p>
        </w:tc>
        <w:tc>
          <w:tcPr>
            <w:tcW w:w="1034" w:type="dxa"/>
            <w:vAlign w:val="center"/>
          </w:tcPr>
          <w:p w14:paraId="40640C6B" w14:textId="77777777" w:rsidR="00016AB0" w:rsidRPr="006A3EEB" w:rsidRDefault="00016AB0" w:rsidP="00016AB0">
            <w:pPr>
              <w:keepNext/>
              <w:rPr>
                <w:rFonts w:ascii="Calibri" w:hAnsi="Calibri"/>
                <w:sz w:val="18"/>
                <w:szCs w:val="18"/>
              </w:rPr>
            </w:pPr>
          </w:p>
        </w:tc>
        <w:tc>
          <w:tcPr>
            <w:tcW w:w="1035" w:type="dxa"/>
            <w:vAlign w:val="center"/>
          </w:tcPr>
          <w:p w14:paraId="593D466D" w14:textId="77777777" w:rsidR="00016AB0" w:rsidRPr="006A3EEB" w:rsidRDefault="00016AB0" w:rsidP="00016AB0">
            <w:pPr>
              <w:keepNext/>
              <w:rPr>
                <w:rFonts w:ascii="Calibri" w:hAnsi="Calibri"/>
                <w:sz w:val="18"/>
                <w:szCs w:val="18"/>
              </w:rPr>
            </w:pPr>
          </w:p>
        </w:tc>
      </w:tr>
      <w:tr w:rsidR="00E71C64" w:rsidRPr="006A3EEB" w14:paraId="5BC168BC" w14:textId="77777777" w:rsidTr="00326D79">
        <w:trPr>
          <w:cantSplit/>
          <w:trHeight w:val="144"/>
        </w:trPr>
        <w:tc>
          <w:tcPr>
            <w:tcW w:w="1146" w:type="dxa"/>
            <w:vAlign w:val="center"/>
          </w:tcPr>
          <w:p w14:paraId="4930E072" w14:textId="77777777" w:rsidR="00E71C64" w:rsidRPr="006A3EEB" w:rsidRDefault="00E71C64" w:rsidP="00016AB0">
            <w:pPr>
              <w:keepNext/>
              <w:rPr>
                <w:rFonts w:ascii="Calibri" w:hAnsi="Calibri"/>
                <w:sz w:val="18"/>
                <w:szCs w:val="18"/>
              </w:rPr>
            </w:pPr>
          </w:p>
        </w:tc>
        <w:tc>
          <w:tcPr>
            <w:tcW w:w="1146" w:type="dxa"/>
            <w:vAlign w:val="center"/>
          </w:tcPr>
          <w:p w14:paraId="731F46B5" w14:textId="77777777" w:rsidR="00E71C64" w:rsidRPr="006A3EEB" w:rsidRDefault="00E71C64" w:rsidP="00016AB0">
            <w:pPr>
              <w:keepNext/>
              <w:rPr>
                <w:rFonts w:ascii="Calibri" w:hAnsi="Calibri"/>
                <w:sz w:val="18"/>
                <w:szCs w:val="18"/>
              </w:rPr>
            </w:pPr>
          </w:p>
        </w:tc>
        <w:tc>
          <w:tcPr>
            <w:tcW w:w="1146" w:type="dxa"/>
            <w:vAlign w:val="center"/>
          </w:tcPr>
          <w:p w14:paraId="11E89108" w14:textId="77777777" w:rsidR="00E71C64" w:rsidRPr="006A3EEB" w:rsidRDefault="00E71C64" w:rsidP="00016AB0">
            <w:pPr>
              <w:keepNext/>
              <w:rPr>
                <w:rFonts w:ascii="Calibri" w:hAnsi="Calibri"/>
                <w:sz w:val="18"/>
                <w:szCs w:val="18"/>
              </w:rPr>
            </w:pPr>
          </w:p>
        </w:tc>
        <w:tc>
          <w:tcPr>
            <w:tcW w:w="1147" w:type="dxa"/>
          </w:tcPr>
          <w:p w14:paraId="22109C60" w14:textId="77777777" w:rsidR="00E71C64" w:rsidRPr="006A3EEB" w:rsidRDefault="00E71C64" w:rsidP="00016AB0">
            <w:pPr>
              <w:keepNext/>
              <w:rPr>
                <w:rFonts w:ascii="Calibri" w:hAnsi="Calibri"/>
                <w:sz w:val="18"/>
                <w:szCs w:val="18"/>
              </w:rPr>
            </w:pPr>
          </w:p>
        </w:tc>
        <w:tc>
          <w:tcPr>
            <w:tcW w:w="1034" w:type="dxa"/>
            <w:vAlign w:val="center"/>
          </w:tcPr>
          <w:p w14:paraId="724BD8C0" w14:textId="77777777" w:rsidR="00E71C64" w:rsidRPr="006A3EEB" w:rsidRDefault="00E71C64" w:rsidP="00016AB0">
            <w:pPr>
              <w:keepNext/>
              <w:rPr>
                <w:rFonts w:ascii="Calibri" w:hAnsi="Calibri"/>
                <w:sz w:val="18"/>
                <w:szCs w:val="18"/>
              </w:rPr>
            </w:pPr>
          </w:p>
        </w:tc>
        <w:tc>
          <w:tcPr>
            <w:tcW w:w="1034" w:type="dxa"/>
            <w:vAlign w:val="center"/>
          </w:tcPr>
          <w:p w14:paraId="62C741B2" w14:textId="77777777" w:rsidR="00E71C64" w:rsidRPr="006A3EEB" w:rsidRDefault="00E71C64" w:rsidP="00016AB0">
            <w:pPr>
              <w:keepNext/>
              <w:rPr>
                <w:rFonts w:ascii="Calibri" w:hAnsi="Calibri"/>
                <w:sz w:val="18"/>
                <w:szCs w:val="18"/>
              </w:rPr>
            </w:pPr>
          </w:p>
        </w:tc>
        <w:tc>
          <w:tcPr>
            <w:tcW w:w="1034" w:type="dxa"/>
            <w:vAlign w:val="center"/>
          </w:tcPr>
          <w:p w14:paraId="113044ED" w14:textId="77777777" w:rsidR="00E71C64" w:rsidRPr="006A3EEB" w:rsidRDefault="00E71C64" w:rsidP="00016AB0">
            <w:pPr>
              <w:keepNext/>
              <w:rPr>
                <w:rFonts w:ascii="Calibri" w:hAnsi="Calibri"/>
                <w:sz w:val="18"/>
                <w:szCs w:val="18"/>
              </w:rPr>
            </w:pPr>
          </w:p>
        </w:tc>
        <w:tc>
          <w:tcPr>
            <w:tcW w:w="1034" w:type="dxa"/>
            <w:vAlign w:val="center"/>
          </w:tcPr>
          <w:p w14:paraId="03D0E3DC" w14:textId="77777777" w:rsidR="00E71C64" w:rsidRPr="006A3EEB" w:rsidRDefault="00E71C64" w:rsidP="00016AB0">
            <w:pPr>
              <w:keepNext/>
              <w:rPr>
                <w:rFonts w:ascii="Calibri" w:hAnsi="Calibri"/>
                <w:sz w:val="18"/>
                <w:szCs w:val="18"/>
              </w:rPr>
            </w:pPr>
          </w:p>
        </w:tc>
        <w:tc>
          <w:tcPr>
            <w:tcW w:w="1034" w:type="dxa"/>
            <w:vAlign w:val="center"/>
          </w:tcPr>
          <w:p w14:paraId="7FC22564" w14:textId="27EC9876" w:rsidR="00E71C64" w:rsidRPr="006A3EEB" w:rsidRDefault="00E70C42" w:rsidP="00016AB0">
            <w:pPr>
              <w:keepNext/>
              <w:rPr>
                <w:rFonts w:ascii="Calibri" w:hAnsi="Calibri"/>
                <w:sz w:val="18"/>
                <w:szCs w:val="18"/>
              </w:rPr>
            </w:pPr>
            <w:r>
              <w:rPr>
                <w:rFonts w:ascii="Calibri" w:hAnsi="Calibri"/>
                <w:sz w:val="18"/>
                <w:szCs w:val="18"/>
              </w:rPr>
              <w:t xml:space="preserve"> </w:t>
            </w:r>
          </w:p>
        </w:tc>
        <w:tc>
          <w:tcPr>
            <w:tcW w:w="1035" w:type="dxa"/>
            <w:vAlign w:val="center"/>
          </w:tcPr>
          <w:p w14:paraId="56216F8D" w14:textId="77777777" w:rsidR="00E71C64" w:rsidRPr="006A3EEB" w:rsidRDefault="00E71C64" w:rsidP="00016AB0">
            <w:pPr>
              <w:keepNext/>
              <w:rPr>
                <w:rFonts w:ascii="Calibri" w:hAnsi="Calibri"/>
                <w:sz w:val="18"/>
                <w:szCs w:val="18"/>
              </w:rPr>
            </w:pPr>
          </w:p>
        </w:tc>
      </w:tr>
    </w:tbl>
    <w:p w14:paraId="5455C282" w14:textId="77777777" w:rsidR="00503C49" w:rsidRDefault="00503C49" w:rsidP="00503C49">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016AB0" w:rsidRPr="00637BB7" w14:paraId="245429B7" w14:textId="77777777" w:rsidTr="000E3450">
        <w:trPr>
          <w:trHeight w:val="144"/>
        </w:trPr>
        <w:tc>
          <w:tcPr>
            <w:tcW w:w="10795" w:type="dxa"/>
            <w:gridSpan w:val="3"/>
            <w:tcBorders>
              <w:top w:val="single" w:sz="4" w:space="0" w:color="auto"/>
              <w:bottom w:val="single" w:sz="4" w:space="0" w:color="auto"/>
            </w:tcBorders>
            <w:vAlign w:val="center"/>
          </w:tcPr>
          <w:p w14:paraId="11311DE2" w14:textId="7F935FFA" w:rsidR="00016AB0" w:rsidRPr="00E15104" w:rsidRDefault="00016AB0" w:rsidP="000E3450">
            <w:pPr>
              <w:rPr>
                <w:rFonts w:ascii="Calibri" w:hAnsi="Calibri"/>
                <w:b/>
                <w:sz w:val="18"/>
                <w:szCs w:val="18"/>
              </w:rPr>
            </w:pPr>
            <w:r>
              <w:rPr>
                <w:rFonts w:ascii="Calibri" w:hAnsi="Calibri"/>
                <w:b/>
                <w:szCs w:val="18"/>
              </w:rPr>
              <w:t>D</w:t>
            </w:r>
            <w:r w:rsidRPr="00F80E7D">
              <w:rPr>
                <w:rFonts w:ascii="Calibri" w:hAnsi="Calibri"/>
                <w:b/>
                <w:szCs w:val="18"/>
              </w:rPr>
              <w:t>. Verified Cooling System SEER</w:t>
            </w:r>
            <w:ins w:id="72" w:author="Markstrum, Alexis@Energy" w:date="2021-10-28T10:14:00Z">
              <w:r w:rsidR="00D86A71">
                <w:rPr>
                  <w:rFonts w:ascii="Calibri" w:hAnsi="Calibri"/>
                  <w:b/>
                  <w:szCs w:val="18"/>
                </w:rPr>
                <w:t>/SEER2</w:t>
              </w:r>
            </w:ins>
          </w:p>
        </w:tc>
      </w:tr>
      <w:tr w:rsidR="00016AB0" w:rsidRPr="00637BB7" w14:paraId="57197E10" w14:textId="77777777" w:rsidTr="000E3450">
        <w:trPr>
          <w:trHeight w:val="144"/>
        </w:trPr>
        <w:tc>
          <w:tcPr>
            <w:tcW w:w="490" w:type="dxa"/>
            <w:tcBorders>
              <w:top w:val="single" w:sz="4" w:space="0" w:color="auto"/>
              <w:left w:val="single" w:sz="4" w:space="0" w:color="auto"/>
              <w:bottom w:val="single" w:sz="4" w:space="0" w:color="auto"/>
              <w:right w:val="single" w:sz="4" w:space="0" w:color="auto"/>
            </w:tcBorders>
          </w:tcPr>
          <w:p w14:paraId="4BD11750" w14:textId="77777777" w:rsidR="00016AB0" w:rsidRPr="00E15104" w:rsidRDefault="00016AB0" w:rsidP="000E3450">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2F783CFE" w14:textId="20CF0A27" w:rsidR="00016AB0" w:rsidRPr="00E15104" w:rsidRDefault="00016AB0" w:rsidP="000E3450">
            <w:pPr>
              <w:pStyle w:val="Header"/>
              <w:tabs>
                <w:tab w:val="clear" w:pos="4320"/>
                <w:tab w:val="clear" w:pos="8640"/>
              </w:tabs>
              <w:ind w:hanging="18"/>
              <w:rPr>
                <w:rFonts w:ascii="Calibri" w:hAnsi="Calibri"/>
                <w:sz w:val="18"/>
                <w:szCs w:val="18"/>
              </w:rPr>
            </w:pPr>
            <w:r w:rsidRPr="00E15104">
              <w:rPr>
                <w:rFonts w:ascii="Calibri" w:hAnsi="Calibri"/>
                <w:sz w:val="18"/>
                <w:szCs w:val="18"/>
              </w:rPr>
              <w:t>Required minimum SEER</w:t>
            </w:r>
            <w:ins w:id="73" w:author="Markstrum, Alexis@Energy" w:date="2021-10-28T10:14:00Z">
              <w:r w:rsidR="00D86A71">
                <w:rPr>
                  <w:rFonts w:ascii="Calibri" w:hAnsi="Calibri"/>
                  <w:sz w:val="18"/>
                  <w:szCs w:val="18"/>
                </w:rPr>
                <w:t>/SEER2</w:t>
              </w:r>
            </w:ins>
          </w:p>
        </w:tc>
        <w:tc>
          <w:tcPr>
            <w:tcW w:w="7267" w:type="dxa"/>
            <w:tcBorders>
              <w:top w:val="single" w:sz="4" w:space="0" w:color="auto"/>
              <w:left w:val="single" w:sz="4" w:space="0" w:color="auto"/>
              <w:bottom w:val="single" w:sz="4" w:space="0" w:color="auto"/>
              <w:right w:val="single" w:sz="4" w:space="0" w:color="auto"/>
            </w:tcBorders>
          </w:tcPr>
          <w:p w14:paraId="32C8A973" w14:textId="77777777" w:rsidR="00016AB0" w:rsidRPr="00E15104" w:rsidRDefault="00016AB0" w:rsidP="000E3450">
            <w:pPr>
              <w:rPr>
                <w:rFonts w:ascii="Calibri" w:hAnsi="Calibri"/>
                <w:sz w:val="18"/>
                <w:szCs w:val="18"/>
              </w:rPr>
            </w:pPr>
          </w:p>
        </w:tc>
      </w:tr>
      <w:tr w:rsidR="00016AB0" w:rsidRPr="00637BB7" w14:paraId="201DAED1" w14:textId="77777777" w:rsidTr="000E3450">
        <w:trPr>
          <w:trHeight w:val="144"/>
        </w:trPr>
        <w:tc>
          <w:tcPr>
            <w:tcW w:w="490" w:type="dxa"/>
            <w:tcBorders>
              <w:top w:val="single" w:sz="4" w:space="0" w:color="auto"/>
            </w:tcBorders>
            <w:vAlign w:val="center"/>
          </w:tcPr>
          <w:p w14:paraId="08060B20" w14:textId="77777777" w:rsidR="00016AB0" w:rsidRPr="00E15104" w:rsidRDefault="00016AB0" w:rsidP="000E3450">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038" w:type="dxa"/>
            <w:tcBorders>
              <w:top w:val="single" w:sz="4" w:space="0" w:color="auto"/>
            </w:tcBorders>
            <w:vAlign w:val="center"/>
          </w:tcPr>
          <w:p w14:paraId="6AE57FE6" w14:textId="458342C1" w:rsidR="00016AB0" w:rsidRPr="00E15104" w:rsidRDefault="00016AB0" w:rsidP="000E3450">
            <w:pPr>
              <w:pStyle w:val="Header"/>
              <w:tabs>
                <w:tab w:val="clear" w:pos="4320"/>
                <w:tab w:val="clear" w:pos="8640"/>
              </w:tabs>
              <w:ind w:hanging="18"/>
              <w:rPr>
                <w:rFonts w:ascii="Calibri" w:hAnsi="Calibri"/>
                <w:sz w:val="18"/>
                <w:szCs w:val="18"/>
              </w:rPr>
            </w:pPr>
            <w:r w:rsidRPr="00E15104">
              <w:rPr>
                <w:rFonts w:ascii="Calibri" w:hAnsi="Calibri"/>
                <w:sz w:val="18"/>
                <w:szCs w:val="18"/>
              </w:rPr>
              <w:t>Installed SEER</w:t>
            </w:r>
            <w:ins w:id="74" w:author="Markstrum, Alexis@Energy" w:date="2021-10-28T10:14:00Z">
              <w:r w:rsidR="00D86A71">
                <w:rPr>
                  <w:rFonts w:ascii="Calibri" w:hAnsi="Calibri"/>
                  <w:sz w:val="18"/>
                  <w:szCs w:val="18"/>
                </w:rPr>
                <w:t>/SEER2</w:t>
              </w:r>
            </w:ins>
          </w:p>
        </w:tc>
        <w:tc>
          <w:tcPr>
            <w:tcW w:w="7267" w:type="dxa"/>
            <w:tcBorders>
              <w:top w:val="single" w:sz="4" w:space="0" w:color="auto"/>
            </w:tcBorders>
            <w:vAlign w:val="center"/>
          </w:tcPr>
          <w:p w14:paraId="01687A04" w14:textId="77777777" w:rsidR="00016AB0" w:rsidRPr="00E15104" w:rsidRDefault="00016AB0" w:rsidP="000E3450">
            <w:pPr>
              <w:pStyle w:val="Header"/>
              <w:tabs>
                <w:tab w:val="clear" w:pos="4320"/>
                <w:tab w:val="clear" w:pos="8640"/>
              </w:tabs>
              <w:ind w:hanging="18"/>
              <w:rPr>
                <w:rFonts w:ascii="Calibri" w:hAnsi="Calibri"/>
                <w:sz w:val="18"/>
                <w:szCs w:val="18"/>
              </w:rPr>
            </w:pPr>
          </w:p>
        </w:tc>
      </w:tr>
      <w:tr w:rsidR="00016AB0" w:rsidRPr="00637BB7" w14:paraId="049FA97D" w14:textId="77777777" w:rsidTr="000E3450">
        <w:trPr>
          <w:trHeight w:val="144"/>
        </w:trPr>
        <w:tc>
          <w:tcPr>
            <w:tcW w:w="490" w:type="dxa"/>
            <w:vAlign w:val="center"/>
          </w:tcPr>
          <w:p w14:paraId="2DC846B8" w14:textId="77777777" w:rsidR="00016AB0" w:rsidRPr="00E15104" w:rsidRDefault="00016AB0" w:rsidP="000E3450">
            <w:pPr>
              <w:jc w:val="center"/>
              <w:rPr>
                <w:rFonts w:ascii="Calibri" w:hAnsi="Calibri"/>
                <w:sz w:val="18"/>
                <w:szCs w:val="18"/>
              </w:rPr>
            </w:pPr>
            <w:r w:rsidRPr="00E15104">
              <w:rPr>
                <w:rFonts w:ascii="Calibri" w:hAnsi="Calibri"/>
                <w:sz w:val="18"/>
                <w:szCs w:val="18"/>
              </w:rPr>
              <w:t>0</w:t>
            </w:r>
            <w:r>
              <w:rPr>
                <w:rFonts w:ascii="Calibri" w:hAnsi="Calibri"/>
                <w:sz w:val="18"/>
                <w:szCs w:val="18"/>
              </w:rPr>
              <w:t>3</w:t>
            </w:r>
          </w:p>
        </w:tc>
        <w:tc>
          <w:tcPr>
            <w:tcW w:w="3038" w:type="dxa"/>
            <w:vAlign w:val="center"/>
          </w:tcPr>
          <w:p w14:paraId="774DC80F" w14:textId="77777777" w:rsidR="00016AB0" w:rsidRPr="00E15104" w:rsidRDefault="00016AB0" w:rsidP="000E3450">
            <w:pPr>
              <w:rPr>
                <w:rFonts w:ascii="Calibri" w:hAnsi="Calibri"/>
                <w:sz w:val="18"/>
                <w:szCs w:val="18"/>
              </w:rPr>
            </w:pPr>
            <w:r w:rsidRPr="00E15104">
              <w:rPr>
                <w:rFonts w:ascii="Calibri" w:hAnsi="Calibri"/>
                <w:sz w:val="18"/>
                <w:szCs w:val="18"/>
              </w:rPr>
              <w:t>Compliance Statement:</w:t>
            </w:r>
          </w:p>
        </w:tc>
        <w:tc>
          <w:tcPr>
            <w:tcW w:w="7267" w:type="dxa"/>
            <w:vAlign w:val="center"/>
          </w:tcPr>
          <w:p w14:paraId="7E00ED61" w14:textId="77777777" w:rsidR="00016AB0" w:rsidRPr="00E15104" w:rsidRDefault="00016AB0" w:rsidP="000E3450">
            <w:pPr>
              <w:rPr>
                <w:rFonts w:ascii="Calibri" w:hAnsi="Calibri"/>
                <w:sz w:val="18"/>
                <w:szCs w:val="18"/>
              </w:rPr>
            </w:pPr>
          </w:p>
        </w:tc>
      </w:tr>
      <w:tr w:rsidR="00016AB0" w:rsidRPr="00637BB7" w14:paraId="37454631" w14:textId="77777777" w:rsidTr="000E3450">
        <w:trPr>
          <w:trHeight w:val="144"/>
        </w:trPr>
        <w:tc>
          <w:tcPr>
            <w:tcW w:w="10795" w:type="dxa"/>
            <w:gridSpan w:val="3"/>
            <w:vAlign w:val="center"/>
          </w:tcPr>
          <w:p w14:paraId="7C35CEA3" w14:textId="4A138F3B" w:rsidR="00016AB0" w:rsidRPr="00654FF3" w:rsidRDefault="00016AB0" w:rsidP="00016AB0">
            <w:pPr>
              <w:rPr>
                <w:rFonts w:ascii="Calibri" w:hAnsi="Calibri"/>
                <w:b/>
                <w:sz w:val="18"/>
                <w:szCs w:val="18"/>
              </w:rPr>
            </w:pPr>
            <w:r w:rsidRPr="00654FF3">
              <w:rPr>
                <w:rFonts w:ascii="Calibri" w:hAnsi="Calibri"/>
                <w:b/>
                <w:sz w:val="18"/>
                <w:szCs w:val="18"/>
              </w:rPr>
              <w:t xml:space="preserve">Signature by responsible </w:t>
            </w:r>
            <w:r>
              <w:rPr>
                <w:rFonts w:ascii="Calibri" w:hAnsi="Calibri"/>
                <w:b/>
                <w:sz w:val="18"/>
                <w:szCs w:val="18"/>
              </w:rPr>
              <w:t xml:space="preserve">person on this compliance document </w:t>
            </w:r>
            <w:r w:rsidRPr="00654FF3">
              <w:rPr>
                <w:rFonts w:ascii="Calibri" w:hAnsi="Calibri"/>
                <w:b/>
                <w:sz w:val="18"/>
                <w:szCs w:val="18"/>
              </w:rPr>
              <w:t>certifies that the installed cooling equipment meets or exceeds the required value listed on the CF1R.</w:t>
            </w:r>
          </w:p>
        </w:tc>
      </w:tr>
    </w:tbl>
    <w:p w14:paraId="7913EA09" w14:textId="77777777" w:rsidR="00503C49" w:rsidRPr="00B560CD" w:rsidRDefault="00503C49" w:rsidP="00503C49">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3150"/>
        <w:gridCol w:w="7177"/>
      </w:tblGrid>
      <w:tr w:rsidR="00016AB0" w:rsidRPr="00016AB0" w14:paraId="5716C81D" w14:textId="77777777" w:rsidTr="000E3450">
        <w:trPr>
          <w:trHeight w:val="144"/>
        </w:trPr>
        <w:tc>
          <w:tcPr>
            <w:tcW w:w="10795" w:type="dxa"/>
            <w:gridSpan w:val="3"/>
            <w:tcBorders>
              <w:top w:val="single" w:sz="4" w:space="0" w:color="auto"/>
            </w:tcBorders>
            <w:vAlign w:val="center"/>
          </w:tcPr>
          <w:p w14:paraId="56E62B45" w14:textId="2CBEAC9C" w:rsidR="00016AB0" w:rsidRPr="00016AB0" w:rsidRDefault="00016AB0" w:rsidP="00016AB0">
            <w:pPr>
              <w:rPr>
                <w:rFonts w:ascii="Calibri" w:hAnsi="Calibri"/>
                <w:b/>
                <w:sz w:val="18"/>
                <w:szCs w:val="18"/>
              </w:rPr>
            </w:pPr>
            <w:r w:rsidRPr="00016AB0">
              <w:rPr>
                <w:rFonts w:ascii="Calibri" w:hAnsi="Calibri"/>
                <w:b/>
                <w:szCs w:val="18"/>
              </w:rPr>
              <w:t>E. Verified Cooling System EER</w:t>
            </w:r>
            <w:ins w:id="75" w:author="Markstrum, Alexis@Energy" w:date="2021-10-28T10:14:00Z">
              <w:r w:rsidR="00D86A71">
                <w:rPr>
                  <w:rFonts w:ascii="Calibri" w:hAnsi="Calibri"/>
                  <w:b/>
                  <w:szCs w:val="18"/>
                </w:rPr>
                <w:t>/EER2</w:t>
              </w:r>
            </w:ins>
          </w:p>
        </w:tc>
      </w:tr>
      <w:tr w:rsidR="00016AB0" w:rsidRPr="00016AB0" w14:paraId="6742E4BA" w14:textId="77777777" w:rsidTr="000E3450">
        <w:trPr>
          <w:trHeight w:val="144"/>
        </w:trPr>
        <w:tc>
          <w:tcPr>
            <w:tcW w:w="468" w:type="dxa"/>
            <w:tcBorders>
              <w:top w:val="single" w:sz="4" w:space="0" w:color="auto"/>
              <w:left w:val="single" w:sz="4" w:space="0" w:color="auto"/>
              <w:bottom w:val="single" w:sz="4" w:space="0" w:color="auto"/>
              <w:right w:val="single" w:sz="4" w:space="0" w:color="auto"/>
            </w:tcBorders>
          </w:tcPr>
          <w:p w14:paraId="2007D668" w14:textId="77777777" w:rsidR="00016AB0" w:rsidRPr="00016AB0" w:rsidRDefault="00016AB0" w:rsidP="00016AB0">
            <w:pPr>
              <w:jc w:val="center"/>
              <w:rPr>
                <w:rFonts w:ascii="Calibri" w:hAnsi="Calibri"/>
                <w:sz w:val="18"/>
                <w:szCs w:val="18"/>
              </w:rPr>
            </w:pPr>
            <w:r w:rsidRPr="00016AB0">
              <w:rPr>
                <w:rFonts w:ascii="Calibri" w:hAnsi="Calibri"/>
                <w:sz w:val="18"/>
                <w:szCs w:val="18"/>
              </w:rPr>
              <w:t>01</w:t>
            </w:r>
          </w:p>
        </w:tc>
        <w:tc>
          <w:tcPr>
            <w:tcW w:w="3150" w:type="dxa"/>
            <w:tcBorders>
              <w:top w:val="single" w:sz="4" w:space="0" w:color="auto"/>
              <w:left w:val="single" w:sz="4" w:space="0" w:color="auto"/>
              <w:bottom w:val="single" w:sz="4" w:space="0" w:color="auto"/>
              <w:right w:val="single" w:sz="4" w:space="0" w:color="auto"/>
            </w:tcBorders>
          </w:tcPr>
          <w:p w14:paraId="67B90D66" w14:textId="145E91C5" w:rsidR="00016AB0" w:rsidRPr="00016AB0" w:rsidRDefault="00016AB0" w:rsidP="00016AB0">
            <w:pPr>
              <w:ind w:hanging="18"/>
              <w:rPr>
                <w:rFonts w:ascii="Calibri" w:hAnsi="Calibri"/>
                <w:sz w:val="18"/>
                <w:szCs w:val="18"/>
              </w:rPr>
            </w:pPr>
            <w:r w:rsidRPr="00016AB0">
              <w:rPr>
                <w:rFonts w:ascii="Calibri" w:hAnsi="Calibri"/>
                <w:sz w:val="18"/>
                <w:szCs w:val="18"/>
              </w:rPr>
              <w:t>Required Minimum EER</w:t>
            </w:r>
            <w:ins w:id="76" w:author="Markstrum, Alexis@Energy" w:date="2021-10-28T10:14:00Z">
              <w:r w:rsidR="00D86A71">
                <w:rPr>
                  <w:rFonts w:ascii="Calibri" w:hAnsi="Calibri"/>
                  <w:sz w:val="18"/>
                  <w:szCs w:val="18"/>
                </w:rPr>
                <w:t>/EER2</w:t>
              </w:r>
            </w:ins>
          </w:p>
        </w:tc>
        <w:tc>
          <w:tcPr>
            <w:tcW w:w="7177" w:type="dxa"/>
            <w:tcBorders>
              <w:top w:val="single" w:sz="4" w:space="0" w:color="auto"/>
              <w:left w:val="single" w:sz="4" w:space="0" w:color="auto"/>
              <w:bottom w:val="single" w:sz="4" w:space="0" w:color="auto"/>
              <w:right w:val="single" w:sz="4" w:space="0" w:color="auto"/>
            </w:tcBorders>
          </w:tcPr>
          <w:p w14:paraId="4143F60B" w14:textId="77777777" w:rsidR="00016AB0" w:rsidRPr="00016AB0" w:rsidRDefault="00016AB0" w:rsidP="00016AB0">
            <w:pPr>
              <w:rPr>
                <w:rFonts w:ascii="Calibri" w:hAnsi="Calibri"/>
                <w:sz w:val="18"/>
                <w:szCs w:val="18"/>
              </w:rPr>
            </w:pPr>
          </w:p>
        </w:tc>
      </w:tr>
      <w:tr w:rsidR="00016AB0" w:rsidRPr="00016AB0" w14:paraId="6CB9EA5B" w14:textId="77777777" w:rsidTr="000E3450">
        <w:trPr>
          <w:trHeight w:val="144"/>
        </w:trPr>
        <w:tc>
          <w:tcPr>
            <w:tcW w:w="468" w:type="dxa"/>
            <w:tcBorders>
              <w:top w:val="single" w:sz="4" w:space="0" w:color="auto"/>
            </w:tcBorders>
            <w:vAlign w:val="center"/>
          </w:tcPr>
          <w:p w14:paraId="0C4DA085" w14:textId="77777777" w:rsidR="00016AB0" w:rsidRPr="00016AB0" w:rsidRDefault="00016AB0" w:rsidP="00016AB0">
            <w:pPr>
              <w:jc w:val="center"/>
              <w:rPr>
                <w:rFonts w:ascii="Calibri" w:hAnsi="Calibri"/>
                <w:sz w:val="18"/>
                <w:szCs w:val="18"/>
              </w:rPr>
            </w:pPr>
            <w:r w:rsidRPr="00016AB0">
              <w:rPr>
                <w:rFonts w:ascii="Calibri" w:hAnsi="Calibri"/>
                <w:sz w:val="18"/>
                <w:szCs w:val="18"/>
              </w:rPr>
              <w:t>02</w:t>
            </w:r>
          </w:p>
        </w:tc>
        <w:tc>
          <w:tcPr>
            <w:tcW w:w="3150" w:type="dxa"/>
            <w:tcBorders>
              <w:top w:val="single" w:sz="4" w:space="0" w:color="auto"/>
            </w:tcBorders>
            <w:vAlign w:val="center"/>
          </w:tcPr>
          <w:p w14:paraId="1913C5D7" w14:textId="53163AFD" w:rsidR="00016AB0" w:rsidRPr="00016AB0" w:rsidRDefault="00016AB0" w:rsidP="00016AB0">
            <w:pPr>
              <w:ind w:hanging="18"/>
              <w:rPr>
                <w:rFonts w:ascii="Calibri" w:hAnsi="Calibri"/>
                <w:sz w:val="18"/>
                <w:szCs w:val="18"/>
              </w:rPr>
            </w:pPr>
            <w:r w:rsidRPr="00016AB0">
              <w:rPr>
                <w:rFonts w:ascii="Calibri" w:hAnsi="Calibri"/>
                <w:sz w:val="18"/>
                <w:szCs w:val="18"/>
              </w:rPr>
              <w:t>Installed EER</w:t>
            </w:r>
            <w:ins w:id="77" w:author="Markstrum, Alexis@Energy" w:date="2021-10-28T10:14:00Z">
              <w:r w:rsidR="00D86A71">
                <w:rPr>
                  <w:rFonts w:ascii="Calibri" w:hAnsi="Calibri"/>
                  <w:sz w:val="18"/>
                  <w:szCs w:val="18"/>
                </w:rPr>
                <w:t>/EER2</w:t>
              </w:r>
            </w:ins>
          </w:p>
        </w:tc>
        <w:tc>
          <w:tcPr>
            <w:tcW w:w="7177" w:type="dxa"/>
            <w:tcBorders>
              <w:top w:val="single" w:sz="4" w:space="0" w:color="auto"/>
            </w:tcBorders>
            <w:vAlign w:val="center"/>
          </w:tcPr>
          <w:p w14:paraId="26999370" w14:textId="77777777" w:rsidR="00016AB0" w:rsidRPr="00016AB0" w:rsidRDefault="00016AB0" w:rsidP="00016AB0">
            <w:pPr>
              <w:ind w:hanging="18"/>
              <w:rPr>
                <w:rFonts w:ascii="Calibri" w:hAnsi="Calibri"/>
                <w:sz w:val="18"/>
                <w:szCs w:val="18"/>
              </w:rPr>
            </w:pPr>
          </w:p>
        </w:tc>
      </w:tr>
      <w:tr w:rsidR="00016AB0" w:rsidRPr="00016AB0" w14:paraId="719A4130" w14:textId="77777777" w:rsidTr="000E3450">
        <w:trPr>
          <w:trHeight w:val="144"/>
        </w:trPr>
        <w:tc>
          <w:tcPr>
            <w:tcW w:w="468" w:type="dxa"/>
            <w:vAlign w:val="center"/>
          </w:tcPr>
          <w:p w14:paraId="33608784" w14:textId="77777777" w:rsidR="00016AB0" w:rsidRPr="00016AB0" w:rsidRDefault="00016AB0" w:rsidP="00016AB0">
            <w:pPr>
              <w:jc w:val="center"/>
              <w:rPr>
                <w:rFonts w:ascii="Calibri" w:hAnsi="Calibri"/>
                <w:sz w:val="18"/>
                <w:szCs w:val="18"/>
              </w:rPr>
            </w:pPr>
            <w:r w:rsidRPr="00016AB0">
              <w:rPr>
                <w:rFonts w:ascii="Calibri" w:hAnsi="Calibri"/>
                <w:sz w:val="18"/>
                <w:szCs w:val="18"/>
              </w:rPr>
              <w:t>03</w:t>
            </w:r>
          </w:p>
        </w:tc>
        <w:tc>
          <w:tcPr>
            <w:tcW w:w="3150" w:type="dxa"/>
            <w:vAlign w:val="center"/>
          </w:tcPr>
          <w:p w14:paraId="193BA082" w14:textId="77777777" w:rsidR="00016AB0" w:rsidRPr="00016AB0" w:rsidRDefault="00016AB0" w:rsidP="00016AB0">
            <w:pPr>
              <w:rPr>
                <w:rFonts w:ascii="Calibri" w:hAnsi="Calibri"/>
                <w:sz w:val="18"/>
                <w:szCs w:val="18"/>
              </w:rPr>
            </w:pPr>
            <w:r w:rsidRPr="00016AB0">
              <w:rPr>
                <w:rFonts w:ascii="Calibri" w:hAnsi="Calibri"/>
                <w:sz w:val="18"/>
                <w:szCs w:val="18"/>
              </w:rPr>
              <w:t>Compliance Statement:</w:t>
            </w:r>
          </w:p>
        </w:tc>
        <w:tc>
          <w:tcPr>
            <w:tcW w:w="7177" w:type="dxa"/>
            <w:vAlign w:val="center"/>
          </w:tcPr>
          <w:p w14:paraId="1F894EA1" w14:textId="77777777" w:rsidR="00016AB0" w:rsidRPr="00016AB0" w:rsidRDefault="00016AB0" w:rsidP="00016AB0">
            <w:pPr>
              <w:rPr>
                <w:rFonts w:ascii="Calibri" w:hAnsi="Calibri"/>
                <w:sz w:val="18"/>
                <w:szCs w:val="18"/>
              </w:rPr>
            </w:pPr>
          </w:p>
        </w:tc>
      </w:tr>
      <w:tr w:rsidR="00016AB0" w:rsidRPr="00016AB0" w14:paraId="046814EB" w14:textId="77777777" w:rsidTr="000E3450">
        <w:trPr>
          <w:trHeight w:val="144"/>
        </w:trPr>
        <w:tc>
          <w:tcPr>
            <w:tcW w:w="10795" w:type="dxa"/>
            <w:gridSpan w:val="3"/>
            <w:vAlign w:val="center"/>
          </w:tcPr>
          <w:p w14:paraId="45C3D250" w14:textId="6B6AADDC" w:rsidR="00016AB0" w:rsidRPr="00016AB0" w:rsidRDefault="00016AB0" w:rsidP="00016AB0">
            <w:pPr>
              <w:rPr>
                <w:rFonts w:ascii="Calibri" w:hAnsi="Calibri"/>
                <w:b/>
                <w:sz w:val="18"/>
                <w:szCs w:val="18"/>
              </w:rPr>
            </w:pPr>
            <w:r w:rsidRPr="00016AB0">
              <w:rPr>
                <w:rFonts w:ascii="Calibri" w:hAnsi="Calibri"/>
                <w:b/>
                <w:sz w:val="18"/>
                <w:szCs w:val="18"/>
              </w:rPr>
              <w:t xml:space="preserve">Signature by responsible </w:t>
            </w:r>
            <w:r>
              <w:rPr>
                <w:rFonts w:ascii="Calibri" w:hAnsi="Calibri"/>
                <w:b/>
                <w:sz w:val="18"/>
                <w:szCs w:val="18"/>
              </w:rPr>
              <w:t>person on this compliance document</w:t>
            </w:r>
            <w:r w:rsidRPr="00016AB0">
              <w:rPr>
                <w:rFonts w:ascii="Calibri" w:hAnsi="Calibri"/>
                <w:b/>
                <w:sz w:val="18"/>
                <w:szCs w:val="18"/>
              </w:rPr>
              <w:t xml:space="preserve"> certifies that the installed cooling equipment meets or exceeds the required value listed on the CF1R.</w:t>
            </w:r>
          </w:p>
        </w:tc>
      </w:tr>
    </w:tbl>
    <w:p w14:paraId="05ABFBEF" w14:textId="079DC405" w:rsidR="0031619B" w:rsidRPr="00B100F8" w:rsidRDefault="0031619B" w:rsidP="00503C49">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645"/>
        <w:gridCol w:w="6660"/>
      </w:tblGrid>
      <w:tr w:rsidR="00016AB0" w:rsidRPr="00E15104" w14:paraId="175050B7" w14:textId="77777777" w:rsidTr="000E3450">
        <w:trPr>
          <w:trHeight w:val="144"/>
        </w:trPr>
        <w:tc>
          <w:tcPr>
            <w:tcW w:w="10795" w:type="dxa"/>
            <w:gridSpan w:val="3"/>
            <w:tcBorders>
              <w:top w:val="single" w:sz="4" w:space="0" w:color="auto"/>
              <w:bottom w:val="single" w:sz="4" w:space="0" w:color="auto"/>
            </w:tcBorders>
            <w:vAlign w:val="center"/>
          </w:tcPr>
          <w:p w14:paraId="6046CDC1" w14:textId="77777777" w:rsidR="00016AB0" w:rsidRPr="00E15104" w:rsidRDefault="00016AB0" w:rsidP="000E3450">
            <w:pPr>
              <w:rPr>
                <w:rFonts w:ascii="Calibri" w:hAnsi="Calibri"/>
                <w:b/>
                <w:sz w:val="18"/>
                <w:szCs w:val="18"/>
              </w:rPr>
            </w:pPr>
            <w:r>
              <w:rPr>
                <w:rFonts w:ascii="Calibri" w:hAnsi="Calibri"/>
                <w:b/>
                <w:szCs w:val="18"/>
              </w:rPr>
              <w:t>F</w:t>
            </w:r>
            <w:r w:rsidRPr="00F80E7D">
              <w:rPr>
                <w:rFonts w:ascii="Calibri" w:hAnsi="Calibri"/>
                <w:b/>
                <w:szCs w:val="18"/>
              </w:rPr>
              <w:t xml:space="preserve">. Verified </w:t>
            </w:r>
            <w:r>
              <w:rPr>
                <w:rFonts w:ascii="Calibri" w:hAnsi="Calibri"/>
                <w:b/>
                <w:szCs w:val="18"/>
              </w:rPr>
              <w:t>Heat Pump Heating Output</w:t>
            </w:r>
          </w:p>
        </w:tc>
      </w:tr>
      <w:tr w:rsidR="00016AB0" w:rsidRPr="00E15104" w14:paraId="4D990218" w14:textId="77777777" w:rsidTr="000E3450">
        <w:trPr>
          <w:trHeight w:val="144"/>
        </w:trPr>
        <w:tc>
          <w:tcPr>
            <w:tcW w:w="490" w:type="dxa"/>
            <w:tcBorders>
              <w:top w:val="single" w:sz="4" w:space="0" w:color="auto"/>
              <w:left w:val="single" w:sz="4" w:space="0" w:color="auto"/>
              <w:bottom w:val="single" w:sz="4" w:space="0" w:color="auto"/>
              <w:right w:val="single" w:sz="4" w:space="0" w:color="auto"/>
            </w:tcBorders>
          </w:tcPr>
          <w:p w14:paraId="7F3529A9" w14:textId="77777777" w:rsidR="00016AB0" w:rsidRPr="00E15104" w:rsidRDefault="00016AB0" w:rsidP="000E3450">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645" w:type="dxa"/>
            <w:tcBorders>
              <w:top w:val="single" w:sz="4" w:space="0" w:color="auto"/>
              <w:left w:val="single" w:sz="4" w:space="0" w:color="auto"/>
              <w:bottom w:val="single" w:sz="4" w:space="0" w:color="auto"/>
              <w:right w:val="single" w:sz="4" w:space="0" w:color="auto"/>
            </w:tcBorders>
          </w:tcPr>
          <w:p w14:paraId="358C268A" w14:textId="77777777" w:rsidR="00016AB0" w:rsidRPr="00E15104" w:rsidRDefault="00016AB0" w:rsidP="000E3450">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Pr>
                <w:rFonts w:ascii="Calibri" w:hAnsi="Calibri"/>
                <w:sz w:val="18"/>
                <w:szCs w:val="18"/>
              </w:rPr>
              <w:t>Heating BTU Output at 47 Degrees F</w:t>
            </w:r>
          </w:p>
        </w:tc>
        <w:tc>
          <w:tcPr>
            <w:tcW w:w="6660" w:type="dxa"/>
            <w:tcBorders>
              <w:top w:val="single" w:sz="4" w:space="0" w:color="auto"/>
              <w:left w:val="single" w:sz="4" w:space="0" w:color="auto"/>
              <w:bottom w:val="single" w:sz="4" w:space="0" w:color="auto"/>
              <w:right w:val="single" w:sz="4" w:space="0" w:color="auto"/>
            </w:tcBorders>
          </w:tcPr>
          <w:p w14:paraId="5CAF5692" w14:textId="77777777" w:rsidR="00016AB0" w:rsidRPr="00E15104" w:rsidRDefault="00016AB0" w:rsidP="000E3450">
            <w:pPr>
              <w:rPr>
                <w:rFonts w:ascii="Calibri" w:hAnsi="Calibri"/>
                <w:sz w:val="18"/>
                <w:szCs w:val="18"/>
              </w:rPr>
            </w:pPr>
          </w:p>
        </w:tc>
      </w:tr>
      <w:tr w:rsidR="00016AB0" w:rsidRPr="00E15104" w14:paraId="5A4196C7" w14:textId="77777777" w:rsidTr="000E3450">
        <w:trPr>
          <w:trHeight w:val="144"/>
        </w:trPr>
        <w:tc>
          <w:tcPr>
            <w:tcW w:w="490" w:type="dxa"/>
            <w:tcBorders>
              <w:top w:val="single" w:sz="4" w:space="0" w:color="auto"/>
            </w:tcBorders>
            <w:vAlign w:val="center"/>
          </w:tcPr>
          <w:p w14:paraId="01F23182" w14:textId="77777777" w:rsidR="00016AB0" w:rsidRPr="00E15104" w:rsidRDefault="00016AB0" w:rsidP="000E3450">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645" w:type="dxa"/>
            <w:tcBorders>
              <w:top w:val="single" w:sz="4" w:space="0" w:color="auto"/>
            </w:tcBorders>
            <w:vAlign w:val="center"/>
          </w:tcPr>
          <w:p w14:paraId="4361F316" w14:textId="77777777" w:rsidR="00016AB0" w:rsidRPr="00E15104" w:rsidRDefault="00016AB0" w:rsidP="000E3450">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Heating BTU Output at 47 Degrees F</w:t>
            </w:r>
          </w:p>
        </w:tc>
        <w:tc>
          <w:tcPr>
            <w:tcW w:w="6660" w:type="dxa"/>
            <w:tcBorders>
              <w:top w:val="single" w:sz="4" w:space="0" w:color="auto"/>
            </w:tcBorders>
            <w:vAlign w:val="center"/>
          </w:tcPr>
          <w:p w14:paraId="1FB768F1" w14:textId="77777777" w:rsidR="00016AB0" w:rsidRPr="00E15104" w:rsidRDefault="00016AB0" w:rsidP="000E3450">
            <w:pPr>
              <w:pStyle w:val="Header"/>
              <w:tabs>
                <w:tab w:val="clear" w:pos="4320"/>
                <w:tab w:val="clear" w:pos="8640"/>
              </w:tabs>
              <w:ind w:hanging="18"/>
              <w:rPr>
                <w:rFonts w:ascii="Calibri" w:hAnsi="Calibri"/>
                <w:sz w:val="18"/>
                <w:szCs w:val="18"/>
              </w:rPr>
            </w:pPr>
          </w:p>
        </w:tc>
      </w:tr>
      <w:tr w:rsidR="00016AB0" w:rsidRPr="00E15104" w14:paraId="39FAD158" w14:textId="77777777" w:rsidTr="000E3450">
        <w:trPr>
          <w:trHeight w:val="144"/>
        </w:trPr>
        <w:tc>
          <w:tcPr>
            <w:tcW w:w="490" w:type="dxa"/>
            <w:tcBorders>
              <w:top w:val="single" w:sz="4" w:space="0" w:color="auto"/>
            </w:tcBorders>
            <w:vAlign w:val="center"/>
          </w:tcPr>
          <w:p w14:paraId="21423719" w14:textId="77777777" w:rsidR="00016AB0" w:rsidRPr="00E15104" w:rsidRDefault="00016AB0" w:rsidP="000E3450">
            <w:pPr>
              <w:pStyle w:val="Header"/>
              <w:tabs>
                <w:tab w:val="clear" w:pos="4320"/>
                <w:tab w:val="clear" w:pos="8640"/>
              </w:tabs>
              <w:jc w:val="center"/>
              <w:rPr>
                <w:rFonts w:ascii="Calibri" w:hAnsi="Calibri"/>
                <w:sz w:val="18"/>
                <w:szCs w:val="18"/>
              </w:rPr>
            </w:pPr>
            <w:r>
              <w:rPr>
                <w:rFonts w:ascii="Calibri" w:hAnsi="Calibri"/>
                <w:sz w:val="18"/>
                <w:szCs w:val="18"/>
              </w:rPr>
              <w:t>03</w:t>
            </w:r>
          </w:p>
        </w:tc>
        <w:tc>
          <w:tcPr>
            <w:tcW w:w="3645" w:type="dxa"/>
            <w:tcBorders>
              <w:top w:val="single" w:sz="4" w:space="0" w:color="auto"/>
            </w:tcBorders>
          </w:tcPr>
          <w:p w14:paraId="044875A7" w14:textId="77777777" w:rsidR="00016AB0" w:rsidRPr="00E15104" w:rsidRDefault="00016AB0" w:rsidP="000E3450">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Pr>
                <w:rFonts w:ascii="Calibri" w:hAnsi="Calibri"/>
                <w:sz w:val="18"/>
                <w:szCs w:val="18"/>
              </w:rPr>
              <w:t>Heating Output at 17 Degrees F</w:t>
            </w:r>
          </w:p>
        </w:tc>
        <w:tc>
          <w:tcPr>
            <w:tcW w:w="6660" w:type="dxa"/>
            <w:tcBorders>
              <w:top w:val="single" w:sz="4" w:space="0" w:color="auto"/>
            </w:tcBorders>
          </w:tcPr>
          <w:p w14:paraId="6AD64AA7" w14:textId="77777777" w:rsidR="00016AB0" w:rsidRPr="00E15104" w:rsidRDefault="00016AB0" w:rsidP="000E3450">
            <w:pPr>
              <w:pStyle w:val="Header"/>
              <w:tabs>
                <w:tab w:val="clear" w:pos="4320"/>
                <w:tab w:val="clear" w:pos="8640"/>
              </w:tabs>
              <w:ind w:hanging="18"/>
              <w:rPr>
                <w:rFonts w:ascii="Calibri" w:hAnsi="Calibri"/>
                <w:sz w:val="18"/>
                <w:szCs w:val="18"/>
              </w:rPr>
            </w:pPr>
          </w:p>
        </w:tc>
      </w:tr>
      <w:tr w:rsidR="00016AB0" w:rsidRPr="00E15104" w14:paraId="3F424C2B" w14:textId="77777777" w:rsidTr="000E3450">
        <w:trPr>
          <w:trHeight w:val="144"/>
        </w:trPr>
        <w:tc>
          <w:tcPr>
            <w:tcW w:w="490" w:type="dxa"/>
            <w:tcBorders>
              <w:top w:val="single" w:sz="4" w:space="0" w:color="auto"/>
            </w:tcBorders>
            <w:vAlign w:val="center"/>
          </w:tcPr>
          <w:p w14:paraId="663DED5D" w14:textId="77777777" w:rsidR="00016AB0" w:rsidRPr="00E15104" w:rsidRDefault="00016AB0" w:rsidP="000E3450">
            <w:pPr>
              <w:pStyle w:val="Header"/>
              <w:tabs>
                <w:tab w:val="clear" w:pos="4320"/>
                <w:tab w:val="clear" w:pos="8640"/>
              </w:tabs>
              <w:jc w:val="center"/>
              <w:rPr>
                <w:rFonts w:ascii="Calibri" w:hAnsi="Calibri"/>
                <w:sz w:val="18"/>
                <w:szCs w:val="18"/>
              </w:rPr>
            </w:pPr>
            <w:r>
              <w:rPr>
                <w:rFonts w:ascii="Calibri" w:hAnsi="Calibri"/>
                <w:sz w:val="18"/>
                <w:szCs w:val="18"/>
              </w:rPr>
              <w:t>04</w:t>
            </w:r>
          </w:p>
        </w:tc>
        <w:tc>
          <w:tcPr>
            <w:tcW w:w="3645" w:type="dxa"/>
            <w:tcBorders>
              <w:top w:val="single" w:sz="4" w:space="0" w:color="auto"/>
            </w:tcBorders>
            <w:vAlign w:val="center"/>
          </w:tcPr>
          <w:p w14:paraId="70C8052A" w14:textId="77777777" w:rsidR="00016AB0" w:rsidRPr="00E15104" w:rsidRDefault="00016AB0" w:rsidP="000E3450">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Heating Output at 17 Degrees F</w:t>
            </w:r>
          </w:p>
        </w:tc>
        <w:tc>
          <w:tcPr>
            <w:tcW w:w="6660" w:type="dxa"/>
            <w:tcBorders>
              <w:top w:val="single" w:sz="4" w:space="0" w:color="auto"/>
            </w:tcBorders>
            <w:vAlign w:val="center"/>
          </w:tcPr>
          <w:p w14:paraId="447B0A2D" w14:textId="77777777" w:rsidR="00016AB0" w:rsidRPr="00E15104" w:rsidRDefault="00016AB0" w:rsidP="000E3450">
            <w:pPr>
              <w:pStyle w:val="Header"/>
              <w:tabs>
                <w:tab w:val="clear" w:pos="4320"/>
                <w:tab w:val="clear" w:pos="8640"/>
              </w:tabs>
              <w:ind w:hanging="18"/>
              <w:rPr>
                <w:rFonts w:ascii="Calibri" w:hAnsi="Calibri"/>
                <w:sz w:val="18"/>
                <w:szCs w:val="18"/>
              </w:rPr>
            </w:pPr>
          </w:p>
        </w:tc>
      </w:tr>
      <w:tr w:rsidR="00016AB0" w:rsidRPr="00E15104" w14:paraId="7F9BE850" w14:textId="77777777" w:rsidTr="000E3450">
        <w:trPr>
          <w:trHeight w:val="144"/>
        </w:trPr>
        <w:tc>
          <w:tcPr>
            <w:tcW w:w="490" w:type="dxa"/>
            <w:vAlign w:val="center"/>
          </w:tcPr>
          <w:p w14:paraId="6D70F612" w14:textId="77777777" w:rsidR="00016AB0" w:rsidRPr="00E15104" w:rsidRDefault="00016AB0" w:rsidP="000E3450">
            <w:pPr>
              <w:jc w:val="center"/>
              <w:rPr>
                <w:rFonts w:ascii="Calibri" w:hAnsi="Calibri"/>
                <w:sz w:val="18"/>
                <w:szCs w:val="18"/>
              </w:rPr>
            </w:pPr>
            <w:r w:rsidRPr="00E15104">
              <w:rPr>
                <w:rFonts w:ascii="Calibri" w:hAnsi="Calibri"/>
                <w:sz w:val="18"/>
                <w:szCs w:val="18"/>
              </w:rPr>
              <w:t>0</w:t>
            </w:r>
            <w:r>
              <w:rPr>
                <w:rFonts w:ascii="Calibri" w:hAnsi="Calibri"/>
                <w:sz w:val="18"/>
                <w:szCs w:val="18"/>
              </w:rPr>
              <w:t>5</w:t>
            </w:r>
          </w:p>
        </w:tc>
        <w:tc>
          <w:tcPr>
            <w:tcW w:w="3645" w:type="dxa"/>
            <w:vAlign w:val="center"/>
          </w:tcPr>
          <w:p w14:paraId="219CF253" w14:textId="77777777" w:rsidR="00016AB0" w:rsidRPr="00E15104" w:rsidRDefault="00016AB0" w:rsidP="000E3450">
            <w:pPr>
              <w:rPr>
                <w:rFonts w:ascii="Calibri" w:hAnsi="Calibri"/>
                <w:sz w:val="18"/>
                <w:szCs w:val="18"/>
              </w:rPr>
            </w:pPr>
            <w:r w:rsidRPr="00E15104">
              <w:rPr>
                <w:rFonts w:ascii="Calibri" w:hAnsi="Calibri"/>
                <w:sz w:val="18"/>
                <w:szCs w:val="18"/>
              </w:rPr>
              <w:t>Compliance Statement:</w:t>
            </w:r>
          </w:p>
        </w:tc>
        <w:tc>
          <w:tcPr>
            <w:tcW w:w="6660" w:type="dxa"/>
            <w:vAlign w:val="center"/>
          </w:tcPr>
          <w:p w14:paraId="1D090F47" w14:textId="77777777" w:rsidR="00016AB0" w:rsidRPr="00E15104" w:rsidRDefault="00016AB0" w:rsidP="000E3450">
            <w:pPr>
              <w:rPr>
                <w:rFonts w:ascii="Calibri" w:hAnsi="Calibri"/>
                <w:sz w:val="18"/>
                <w:szCs w:val="18"/>
              </w:rPr>
            </w:pPr>
          </w:p>
        </w:tc>
      </w:tr>
      <w:tr w:rsidR="00016AB0" w:rsidRPr="00654FF3" w14:paraId="0A422C49" w14:textId="77777777" w:rsidTr="000E3450">
        <w:trPr>
          <w:trHeight w:val="144"/>
        </w:trPr>
        <w:tc>
          <w:tcPr>
            <w:tcW w:w="10795" w:type="dxa"/>
            <w:gridSpan w:val="3"/>
            <w:vAlign w:val="center"/>
          </w:tcPr>
          <w:p w14:paraId="1B2C36E2" w14:textId="769CD28B" w:rsidR="00016AB0" w:rsidRPr="00654FF3" w:rsidRDefault="00016AB0" w:rsidP="00016AB0">
            <w:pPr>
              <w:rPr>
                <w:rFonts w:ascii="Calibri" w:hAnsi="Calibri"/>
                <w:b/>
                <w:sz w:val="18"/>
                <w:szCs w:val="18"/>
              </w:rPr>
            </w:pPr>
            <w:r w:rsidRPr="00654FF3">
              <w:rPr>
                <w:rFonts w:ascii="Calibri" w:hAnsi="Calibri"/>
                <w:b/>
                <w:sz w:val="18"/>
                <w:szCs w:val="18"/>
              </w:rPr>
              <w:t xml:space="preserve">Signature by responsible </w:t>
            </w:r>
            <w:r>
              <w:rPr>
                <w:rFonts w:ascii="Calibri" w:hAnsi="Calibri"/>
                <w:b/>
                <w:sz w:val="18"/>
                <w:szCs w:val="18"/>
              </w:rPr>
              <w:t>person on this compliance document</w:t>
            </w:r>
            <w:r w:rsidRPr="00654FF3">
              <w:rPr>
                <w:rFonts w:ascii="Calibri" w:hAnsi="Calibri"/>
                <w:b/>
                <w:sz w:val="18"/>
                <w:szCs w:val="18"/>
              </w:rPr>
              <w:t xml:space="preserve"> certifies that the installed </w:t>
            </w:r>
            <w:r>
              <w:rPr>
                <w:rFonts w:ascii="Calibri" w:hAnsi="Calibri"/>
                <w:b/>
                <w:sz w:val="18"/>
                <w:szCs w:val="18"/>
              </w:rPr>
              <w:t xml:space="preserve">heat pump </w:t>
            </w:r>
            <w:r w:rsidRPr="00654FF3">
              <w:rPr>
                <w:rFonts w:ascii="Calibri" w:hAnsi="Calibri"/>
                <w:b/>
                <w:sz w:val="18"/>
                <w:szCs w:val="18"/>
              </w:rPr>
              <w:t>equipment meets or exceeds the required value listed on the CF1R.</w:t>
            </w:r>
          </w:p>
        </w:tc>
      </w:tr>
    </w:tbl>
    <w:p w14:paraId="3DC605A1" w14:textId="3AEFE0DB" w:rsidR="00503C49" w:rsidRDefault="00503C49" w:rsidP="00503C49">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B100F8" w:rsidRPr="00637BB7" w14:paraId="1FAC3191" w14:textId="77777777" w:rsidTr="00702381">
        <w:trPr>
          <w:trHeight w:val="144"/>
        </w:trPr>
        <w:tc>
          <w:tcPr>
            <w:tcW w:w="10795" w:type="dxa"/>
            <w:gridSpan w:val="3"/>
            <w:tcBorders>
              <w:top w:val="single" w:sz="4" w:space="0" w:color="auto"/>
              <w:bottom w:val="single" w:sz="4" w:space="0" w:color="auto"/>
            </w:tcBorders>
            <w:vAlign w:val="center"/>
          </w:tcPr>
          <w:p w14:paraId="3E1AA802" w14:textId="23703A49" w:rsidR="00B100F8" w:rsidRPr="00E15104" w:rsidDel="004E3E8B" w:rsidRDefault="00B100F8" w:rsidP="00B100F8">
            <w:pPr>
              <w:keepNext/>
              <w:rPr>
                <w:rFonts w:ascii="Calibri" w:hAnsi="Calibri"/>
                <w:b/>
                <w:sz w:val="18"/>
                <w:szCs w:val="18"/>
              </w:rPr>
            </w:pPr>
            <w:r>
              <w:rPr>
                <w:rFonts w:ascii="Calibri" w:hAnsi="Calibri"/>
                <w:b/>
                <w:szCs w:val="18"/>
              </w:rPr>
              <w:t>G</w:t>
            </w:r>
            <w:r w:rsidRPr="00F80E7D">
              <w:rPr>
                <w:rFonts w:ascii="Calibri" w:hAnsi="Calibri"/>
                <w:b/>
                <w:szCs w:val="18"/>
              </w:rPr>
              <w:t xml:space="preserve">. Verified </w:t>
            </w:r>
            <w:r>
              <w:rPr>
                <w:rFonts w:ascii="Calibri" w:hAnsi="Calibri"/>
                <w:b/>
                <w:szCs w:val="18"/>
              </w:rPr>
              <w:t>Heat Pump HSPF</w:t>
            </w:r>
            <w:ins w:id="78" w:author="Markstrum, Alexis@Energy" w:date="2021-10-28T10:14:00Z">
              <w:r w:rsidR="00D86A71">
                <w:rPr>
                  <w:rFonts w:ascii="Calibri" w:hAnsi="Calibri"/>
                  <w:b/>
                  <w:szCs w:val="18"/>
                </w:rPr>
                <w:t>/HSPF2</w:t>
              </w:r>
            </w:ins>
          </w:p>
        </w:tc>
      </w:tr>
      <w:tr w:rsidR="00B100F8" w:rsidRPr="00637BB7" w14:paraId="7E6450D5" w14:textId="77777777" w:rsidTr="00702381">
        <w:trPr>
          <w:trHeight w:val="144"/>
        </w:trPr>
        <w:tc>
          <w:tcPr>
            <w:tcW w:w="490" w:type="dxa"/>
            <w:tcBorders>
              <w:top w:val="single" w:sz="4" w:space="0" w:color="auto"/>
              <w:left w:val="single" w:sz="4" w:space="0" w:color="auto"/>
              <w:bottom w:val="single" w:sz="4" w:space="0" w:color="auto"/>
              <w:right w:val="single" w:sz="4" w:space="0" w:color="auto"/>
            </w:tcBorders>
          </w:tcPr>
          <w:p w14:paraId="2BF63D2D" w14:textId="77777777" w:rsidR="00B100F8" w:rsidRPr="00E15104" w:rsidRDefault="00B100F8" w:rsidP="00702381">
            <w:pPr>
              <w:pStyle w:val="Header"/>
              <w:keepNext/>
              <w:tabs>
                <w:tab w:val="clear" w:pos="4320"/>
                <w:tab w:val="clear" w:pos="8640"/>
              </w:tabs>
              <w:jc w:val="center"/>
              <w:rPr>
                <w:rFonts w:ascii="Calibri" w:hAnsi="Calibri"/>
                <w:sz w:val="18"/>
                <w:szCs w:val="18"/>
              </w:rPr>
            </w:pPr>
            <w:r w:rsidRPr="00E15104">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2095B55A" w14:textId="7C25036F" w:rsidR="00B100F8" w:rsidRPr="00E15104" w:rsidDel="004E3E8B" w:rsidRDefault="00B100F8" w:rsidP="00702381">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Required minimum </w:t>
            </w:r>
            <w:r>
              <w:rPr>
                <w:rFonts w:ascii="Calibri" w:hAnsi="Calibri"/>
                <w:sz w:val="18"/>
                <w:szCs w:val="18"/>
              </w:rPr>
              <w:t>HSPF</w:t>
            </w:r>
            <w:ins w:id="79" w:author="Markstrum, Alexis@Energy" w:date="2021-10-28T10:15:00Z">
              <w:r w:rsidR="00D86A71">
                <w:rPr>
                  <w:rFonts w:ascii="Calibri" w:hAnsi="Calibri"/>
                  <w:sz w:val="18"/>
                  <w:szCs w:val="18"/>
                </w:rPr>
                <w:t>/HSPF2</w:t>
              </w:r>
            </w:ins>
          </w:p>
        </w:tc>
        <w:tc>
          <w:tcPr>
            <w:tcW w:w="7267" w:type="dxa"/>
            <w:tcBorders>
              <w:top w:val="single" w:sz="4" w:space="0" w:color="auto"/>
              <w:left w:val="single" w:sz="4" w:space="0" w:color="auto"/>
              <w:bottom w:val="single" w:sz="4" w:space="0" w:color="auto"/>
              <w:right w:val="single" w:sz="4" w:space="0" w:color="auto"/>
            </w:tcBorders>
          </w:tcPr>
          <w:p w14:paraId="2A5AF48B" w14:textId="147A483E" w:rsidR="00B100F8" w:rsidRPr="00E15104" w:rsidRDefault="00B100F8" w:rsidP="00702381">
            <w:pPr>
              <w:keepNext/>
              <w:rPr>
                <w:rFonts w:ascii="Calibri" w:hAnsi="Calibri"/>
                <w:sz w:val="18"/>
                <w:szCs w:val="18"/>
              </w:rPr>
            </w:pPr>
          </w:p>
        </w:tc>
      </w:tr>
      <w:tr w:rsidR="00B100F8" w:rsidRPr="00637BB7" w14:paraId="0B182150" w14:textId="77777777" w:rsidTr="00702381">
        <w:trPr>
          <w:trHeight w:val="144"/>
        </w:trPr>
        <w:tc>
          <w:tcPr>
            <w:tcW w:w="490" w:type="dxa"/>
            <w:tcBorders>
              <w:top w:val="single" w:sz="4" w:space="0" w:color="auto"/>
            </w:tcBorders>
            <w:vAlign w:val="center"/>
          </w:tcPr>
          <w:p w14:paraId="697E0180" w14:textId="77777777" w:rsidR="00B100F8" w:rsidRPr="00E15104" w:rsidRDefault="00B100F8" w:rsidP="00702381">
            <w:pPr>
              <w:pStyle w:val="Header"/>
              <w:keepNext/>
              <w:tabs>
                <w:tab w:val="clear" w:pos="4320"/>
                <w:tab w:val="clear" w:pos="8640"/>
              </w:tabs>
              <w:jc w:val="center"/>
              <w:rPr>
                <w:rFonts w:ascii="Calibri" w:hAnsi="Calibri"/>
                <w:sz w:val="18"/>
                <w:szCs w:val="18"/>
              </w:rPr>
            </w:pPr>
            <w:r w:rsidRPr="00E15104">
              <w:rPr>
                <w:rFonts w:ascii="Calibri" w:hAnsi="Calibri"/>
                <w:sz w:val="18"/>
                <w:szCs w:val="18"/>
              </w:rPr>
              <w:t>02</w:t>
            </w:r>
          </w:p>
        </w:tc>
        <w:tc>
          <w:tcPr>
            <w:tcW w:w="3038" w:type="dxa"/>
            <w:tcBorders>
              <w:top w:val="single" w:sz="4" w:space="0" w:color="auto"/>
            </w:tcBorders>
            <w:vAlign w:val="center"/>
          </w:tcPr>
          <w:p w14:paraId="220C6ABC" w14:textId="5FCF3BA2" w:rsidR="00B100F8" w:rsidRPr="00E15104" w:rsidRDefault="00B100F8" w:rsidP="00702381">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HSPF</w:t>
            </w:r>
            <w:ins w:id="80" w:author="Markstrum, Alexis@Energy" w:date="2021-10-28T10:15:00Z">
              <w:r w:rsidR="00D86A71">
                <w:rPr>
                  <w:rFonts w:ascii="Calibri" w:hAnsi="Calibri"/>
                  <w:sz w:val="18"/>
                  <w:szCs w:val="18"/>
                </w:rPr>
                <w:t>/HSPF2</w:t>
              </w:r>
            </w:ins>
          </w:p>
        </w:tc>
        <w:tc>
          <w:tcPr>
            <w:tcW w:w="7267" w:type="dxa"/>
            <w:tcBorders>
              <w:top w:val="single" w:sz="4" w:space="0" w:color="auto"/>
            </w:tcBorders>
          </w:tcPr>
          <w:p w14:paraId="516782F7" w14:textId="6C5F4417" w:rsidR="00B100F8" w:rsidRPr="00E15104" w:rsidRDefault="00B100F8" w:rsidP="00702381">
            <w:pPr>
              <w:pStyle w:val="Header"/>
              <w:keepNext/>
              <w:tabs>
                <w:tab w:val="clear" w:pos="4320"/>
                <w:tab w:val="clear" w:pos="8640"/>
              </w:tabs>
              <w:ind w:hanging="18"/>
              <w:rPr>
                <w:rFonts w:ascii="Calibri" w:hAnsi="Calibri"/>
                <w:sz w:val="18"/>
                <w:szCs w:val="18"/>
              </w:rPr>
            </w:pPr>
          </w:p>
        </w:tc>
      </w:tr>
      <w:tr w:rsidR="00B100F8" w:rsidRPr="00637BB7" w14:paraId="2968A8DD" w14:textId="77777777" w:rsidTr="00702381">
        <w:trPr>
          <w:trHeight w:val="144"/>
        </w:trPr>
        <w:tc>
          <w:tcPr>
            <w:tcW w:w="490" w:type="dxa"/>
            <w:vAlign w:val="center"/>
          </w:tcPr>
          <w:p w14:paraId="37C2BCE6" w14:textId="77777777" w:rsidR="00B100F8" w:rsidRPr="00E15104" w:rsidRDefault="00B100F8" w:rsidP="00702381">
            <w:pPr>
              <w:keepNext/>
              <w:jc w:val="center"/>
              <w:rPr>
                <w:rFonts w:ascii="Calibri" w:hAnsi="Calibri"/>
                <w:sz w:val="18"/>
                <w:szCs w:val="18"/>
              </w:rPr>
            </w:pPr>
            <w:r w:rsidRPr="00E15104">
              <w:rPr>
                <w:rFonts w:ascii="Calibri" w:hAnsi="Calibri"/>
                <w:sz w:val="18"/>
                <w:szCs w:val="18"/>
              </w:rPr>
              <w:t>0</w:t>
            </w:r>
            <w:r>
              <w:rPr>
                <w:rFonts w:ascii="Calibri" w:hAnsi="Calibri"/>
                <w:sz w:val="18"/>
                <w:szCs w:val="18"/>
              </w:rPr>
              <w:t>3</w:t>
            </w:r>
          </w:p>
        </w:tc>
        <w:tc>
          <w:tcPr>
            <w:tcW w:w="3038" w:type="dxa"/>
            <w:vAlign w:val="center"/>
          </w:tcPr>
          <w:p w14:paraId="44D59E4B" w14:textId="77777777" w:rsidR="00B100F8" w:rsidRPr="00E15104" w:rsidRDefault="00B100F8" w:rsidP="00702381">
            <w:pPr>
              <w:keepNext/>
              <w:rPr>
                <w:rFonts w:ascii="Calibri" w:hAnsi="Calibri"/>
                <w:sz w:val="18"/>
                <w:szCs w:val="18"/>
              </w:rPr>
            </w:pPr>
            <w:r w:rsidRPr="00E15104">
              <w:rPr>
                <w:rFonts w:ascii="Calibri" w:hAnsi="Calibri"/>
                <w:sz w:val="18"/>
                <w:szCs w:val="18"/>
              </w:rPr>
              <w:t>Compliance Statement:</w:t>
            </w:r>
          </w:p>
        </w:tc>
        <w:tc>
          <w:tcPr>
            <w:tcW w:w="7267" w:type="dxa"/>
            <w:vAlign w:val="center"/>
          </w:tcPr>
          <w:p w14:paraId="52267BD0" w14:textId="7CB6DDCD" w:rsidR="00B100F8" w:rsidRPr="00E15104" w:rsidRDefault="00B100F8" w:rsidP="00702381">
            <w:pPr>
              <w:keepNext/>
              <w:rPr>
                <w:rFonts w:ascii="Calibri" w:hAnsi="Calibri"/>
                <w:sz w:val="18"/>
                <w:szCs w:val="18"/>
              </w:rPr>
            </w:pPr>
          </w:p>
        </w:tc>
      </w:tr>
      <w:tr w:rsidR="00B100F8" w:rsidRPr="00637BB7" w14:paraId="6BB78995" w14:textId="77777777" w:rsidTr="00702381">
        <w:trPr>
          <w:trHeight w:val="144"/>
        </w:trPr>
        <w:tc>
          <w:tcPr>
            <w:tcW w:w="10795" w:type="dxa"/>
            <w:gridSpan w:val="3"/>
            <w:vAlign w:val="center"/>
          </w:tcPr>
          <w:p w14:paraId="2F22F902" w14:textId="760555D5" w:rsidR="00B100F8" w:rsidRPr="00326D79" w:rsidRDefault="00B100F8" w:rsidP="00E65B5A">
            <w:pPr>
              <w:rPr>
                <w:rFonts w:ascii="Calibri" w:hAnsi="Calibri"/>
                <w:sz w:val="18"/>
                <w:szCs w:val="18"/>
              </w:rPr>
            </w:pPr>
            <w:r w:rsidRPr="00326D79">
              <w:rPr>
                <w:rFonts w:ascii="Calibri" w:hAnsi="Calibri"/>
                <w:sz w:val="18"/>
                <w:szCs w:val="18"/>
              </w:rPr>
              <w:t xml:space="preserve">Signature by responsible person on this compliance document certifies that the installed </w:t>
            </w:r>
            <w:r w:rsidR="00E65B5A">
              <w:rPr>
                <w:rFonts w:ascii="Calibri" w:hAnsi="Calibri"/>
                <w:sz w:val="18"/>
                <w:szCs w:val="18"/>
              </w:rPr>
              <w:t>heat pump</w:t>
            </w:r>
            <w:r w:rsidRPr="00326D79">
              <w:rPr>
                <w:rFonts w:ascii="Calibri" w:hAnsi="Calibri"/>
                <w:sz w:val="18"/>
                <w:szCs w:val="18"/>
              </w:rPr>
              <w:t xml:space="preserve"> equipment meets or exceeds the required value listed on the CF1R.</w:t>
            </w:r>
          </w:p>
        </w:tc>
      </w:tr>
    </w:tbl>
    <w:p w14:paraId="1F91F692" w14:textId="6F36856E" w:rsidR="00B100F8" w:rsidRDefault="00B100F8" w:rsidP="00503C49">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327"/>
      </w:tblGrid>
      <w:tr w:rsidR="00016AB0" w:rsidRPr="00637BB7" w14:paraId="09655C21" w14:textId="77777777" w:rsidTr="000E3450">
        <w:trPr>
          <w:trHeight w:val="144"/>
        </w:trPr>
        <w:tc>
          <w:tcPr>
            <w:tcW w:w="10795" w:type="dxa"/>
            <w:gridSpan w:val="2"/>
            <w:tcBorders>
              <w:top w:val="single" w:sz="4" w:space="0" w:color="auto"/>
            </w:tcBorders>
            <w:vAlign w:val="center"/>
          </w:tcPr>
          <w:p w14:paraId="25214BCA" w14:textId="794627FD" w:rsidR="00016AB0" w:rsidRPr="00E01779" w:rsidRDefault="00B100F8" w:rsidP="00B100F8">
            <w:pPr>
              <w:rPr>
                <w:rFonts w:ascii="Calibri" w:hAnsi="Calibri"/>
                <w:b/>
                <w:sz w:val="18"/>
                <w:szCs w:val="18"/>
              </w:rPr>
            </w:pPr>
            <w:r>
              <w:rPr>
                <w:rFonts w:ascii="Calibri" w:hAnsi="Calibri"/>
                <w:b/>
                <w:szCs w:val="18"/>
              </w:rPr>
              <w:t>H</w:t>
            </w:r>
            <w:r w:rsidR="00016AB0" w:rsidRPr="00F80E7D">
              <w:rPr>
                <w:rFonts w:ascii="Calibri" w:hAnsi="Calibri"/>
                <w:b/>
                <w:szCs w:val="18"/>
              </w:rPr>
              <w:t xml:space="preserve">. Verified </w:t>
            </w:r>
            <w:r w:rsidR="00016AB0">
              <w:rPr>
                <w:rFonts w:ascii="Calibri" w:hAnsi="Calibri"/>
                <w:b/>
                <w:szCs w:val="18"/>
              </w:rPr>
              <w:t>Space Conditioning</w:t>
            </w:r>
            <w:r w:rsidR="00016AB0" w:rsidRPr="00F80E7D">
              <w:rPr>
                <w:rFonts w:ascii="Calibri" w:hAnsi="Calibri"/>
                <w:b/>
                <w:szCs w:val="18"/>
              </w:rPr>
              <w:t xml:space="preserve"> System Air Handler</w:t>
            </w:r>
            <w:r w:rsidR="00016AB0">
              <w:rPr>
                <w:rFonts w:ascii="Calibri" w:hAnsi="Calibri"/>
                <w:b/>
                <w:szCs w:val="18"/>
              </w:rPr>
              <w:t xml:space="preserve">, </w:t>
            </w:r>
            <w:r w:rsidR="00016AB0" w:rsidRPr="00F80E7D">
              <w:rPr>
                <w:rFonts w:ascii="Calibri" w:hAnsi="Calibri"/>
                <w:b/>
                <w:szCs w:val="18"/>
              </w:rPr>
              <w:t>Furnace</w:t>
            </w:r>
            <w:r w:rsidR="00016AB0">
              <w:rPr>
                <w:rFonts w:ascii="Calibri" w:hAnsi="Calibri"/>
                <w:b/>
                <w:szCs w:val="18"/>
              </w:rPr>
              <w:t xml:space="preserve"> or Fan Coil</w:t>
            </w:r>
          </w:p>
        </w:tc>
      </w:tr>
      <w:tr w:rsidR="00016AB0" w:rsidRPr="00637BB7" w14:paraId="2F66D50A" w14:textId="77777777" w:rsidTr="000E3450">
        <w:trPr>
          <w:trHeight w:val="144"/>
        </w:trPr>
        <w:tc>
          <w:tcPr>
            <w:tcW w:w="468" w:type="dxa"/>
            <w:vAlign w:val="center"/>
          </w:tcPr>
          <w:p w14:paraId="108C0601" w14:textId="77777777" w:rsidR="00016AB0" w:rsidRPr="00E01779" w:rsidRDefault="00016AB0" w:rsidP="000E3450">
            <w:pPr>
              <w:pStyle w:val="Header"/>
              <w:tabs>
                <w:tab w:val="clear" w:pos="4320"/>
                <w:tab w:val="clear" w:pos="8640"/>
              </w:tabs>
              <w:jc w:val="center"/>
              <w:rPr>
                <w:rFonts w:ascii="Calibri" w:hAnsi="Calibri"/>
                <w:sz w:val="18"/>
                <w:szCs w:val="18"/>
              </w:rPr>
            </w:pPr>
            <w:r>
              <w:rPr>
                <w:rFonts w:ascii="Calibri" w:hAnsi="Calibri"/>
                <w:sz w:val="18"/>
                <w:szCs w:val="18"/>
              </w:rPr>
              <w:t>01</w:t>
            </w:r>
          </w:p>
        </w:tc>
        <w:tc>
          <w:tcPr>
            <w:tcW w:w="10327" w:type="dxa"/>
            <w:vAlign w:val="center"/>
          </w:tcPr>
          <w:p w14:paraId="66CF07B0" w14:textId="3550D000" w:rsidR="00016AB0" w:rsidRPr="00E01779" w:rsidRDefault="00016AB0" w:rsidP="00016AB0">
            <w:pPr>
              <w:rPr>
                <w:rFonts w:ascii="Calibri" w:hAnsi="Calibri"/>
                <w:sz w:val="18"/>
                <w:szCs w:val="18"/>
              </w:rPr>
            </w:pPr>
            <w:r>
              <w:rPr>
                <w:rFonts w:ascii="Calibri" w:hAnsi="Calibri"/>
                <w:sz w:val="18"/>
                <w:szCs w:val="18"/>
              </w:rPr>
              <w:t>If a specific air handler, furnace or fan coil is required by the directory used to certify product performance, the responsible person certifies by signing this compliance document that the installed air handler/furnace matches the equipment specified by the Directory of Certified Performance.</w:t>
            </w:r>
          </w:p>
        </w:tc>
      </w:tr>
    </w:tbl>
    <w:p w14:paraId="7DC3DAF7" w14:textId="286343E6" w:rsidR="002B4170" w:rsidRDefault="002B4170" w:rsidP="00C03055">
      <w:pPr>
        <w:rPr>
          <w:rFonts w:ascii="Calibri" w:hAnsi="Calibri"/>
          <w:b/>
          <w:bCs/>
          <w:sz w:val="18"/>
          <w:szCs w:val="18"/>
        </w:rPr>
      </w:pPr>
    </w:p>
    <w:p w14:paraId="033085EE" w14:textId="77777777" w:rsidR="002B4170" w:rsidRDefault="002B4170">
      <w:pPr>
        <w:rPr>
          <w:rFonts w:ascii="Calibri" w:hAnsi="Calibri"/>
          <w:b/>
          <w:bCs/>
          <w:sz w:val="18"/>
          <w:szCs w:val="18"/>
        </w:rPr>
      </w:pPr>
      <w:r>
        <w:rPr>
          <w:rFonts w:ascii="Calibri" w:hAnsi="Calibri"/>
          <w:b/>
          <w:bCs/>
          <w:sz w:val="18"/>
          <w:szCs w:val="18"/>
        </w:rPr>
        <w:br w:type="page"/>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327"/>
      </w:tblGrid>
      <w:tr w:rsidR="00DE01EE" w:rsidRPr="00637BB7" w14:paraId="7DC3DAF9" w14:textId="63E92B8F" w:rsidTr="00CB6112">
        <w:trPr>
          <w:trHeight w:val="144"/>
        </w:trPr>
        <w:tc>
          <w:tcPr>
            <w:tcW w:w="10795" w:type="dxa"/>
            <w:gridSpan w:val="2"/>
            <w:tcBorders>
              <w:top w:val="single" w:sz="4" w:space="0" w:color="auto"/>
            </w:tcBorders>
            <w:vAlign w:val="center"/>
          </w:tcPr>
          <w:p w14:paraId="7DC3DAF8" w14:textId="78486FAE" w:rsidR="00DE01EE" w:rsidRPr="00E01779" w:rsidRDefault="00B100F8" w:rsidP="00B100F8">
            <w:pPr>
              <w:rPr>
                <w:rFonts w:ascii="Calibri" w:hAnsi="Calibri"/>
                <w:b/>
                <w:sz w:val="18"/>
                <w:szCs w:val="18"/>
              </w:rPr>
            </w:pPr>
            <w:r>
              <w:rPr>
                <w:rFonts w:ascii="Calibri" w:hAnsi="Calibri"/>
                <w:b/>
                <w:szCs w:val="18"/>
              </w:rPr>
              <w:lastRenderedPageBreak/>
              <w:t>I</w:t>
            </w:r>
            <w:r w:rsidR="00DE01EE" w:rsidRPr="00F80E7D">
              <w:rPr>
                <w:rFonts w:ascii="Calibri" w:hAnsi="Calibri"/>
                <w:b/>
                <w:szCs w:val="18"/>
              </w:rPr>
              <w:t xml:space="preserve">. Verified </w:t>
            </w:r>
            <w:r w:rsidR="008F5EB4">
              <w:rPr>
                <w:rFonts w:ascii="Calibri" w:hAnsi="Calibri"/>
                <w:b/>
                <w:szCs w:val="18"/>
              </w:rPr>
              <w:t>Space Conditioning</w:t>
            </w:r>
            <w:r w:rsidR="00DE01EE" w:rsidRPr="00F80E7D">
              <w:rPr>
                <w:rFonts w:ascii="Calibri" w:hAnsi="Calibri"/>
                <w:b/>
                <w:szCs w:val="18"/>
              </w:rPr>
              <w:t xml:space="preserve"> System Time Delay Relay</w:t>
            </w:r>
          </w:p>
        </w:tc>
      </w:tr>
      <w:tr w:rsidR="00DE01EE" w:rsidRPr="00637BB7" w14:paraId="7DC3DAFC" w14:textId="4C7CCA63" w:rsidTr="00CB6112">
        <w:trPr>
          <w:trHeight w:val="144"/>
        </w:trPr>
        <w:tc>
          <w:tcPr>
            <w:tcW w:w="468" w:type="dxa"/>
            <w:vAlign w:val="center"/>
          </w:tcPr>
          <w:p w14:paraId="7DC3DAFA" w14:textId="0338FB3F" w:rsidR="00DE01EE" w:rsidRPr="00E01779" w:rsidRDefault="00DE01EE" w:rsidP="00C00A89">
            <w:pPr>
              <w:pStyle w:val="Header"/>
              <w:tabs>
                <w:tab w:val="clear" w:pos="4320"/>
                <w:tab w:val="clear" w:pos="8640"/>
              </w:tabs>
              <w:jc w:val="center"/>
              <w:rPr>
                <w:rFonts w:ascii="Calibri" w:hAnsi="Calibri"/>
                <w:sz w:val="18"/>
                <w:szCs w:val="18"/>
              </w:rPr>
            </w:pPr>
            <w:r w:rsidRPr="00E01779">
              <w:rPr>
                <w:rFonts w:ascii="Calibri" w:hAnsi="Calibri"/>
                <w:sz w:val="18"/>
                <w:szCs w:val="18"/>
              </w:rPr>
              <w:t>01</w:t>
            </w:r>
          </w:p>
        </w:tc>
        <w:tc>
          <w:tcPr>
            <w:tcW w:w="10327" w:type="dxa"/>
            <w:vAlign w:val="center"/>
          </w:tcPr>
          <w:p w14:paraId="7DC3DAFB" w14:textId="7C6A4340" w:rsidR="00DE01EE" w:rsidRPr="00E01779" w:rsidRDefault="00DE01EE" w:rsidP="005676C3">
            <w:pPr>
              <w:rPr>
                <w:rFonts w:ascii="Calibri" w:hAnsi="Calibri"/>
                <w:sz w:val="18"/>
                <w:szCs w:val="18"/>
              </w:rPr>
            </w:pPr>
            <w:r>
              <w:rPr>
                <w:rFonts w:ascii="Calibri" w:hAnsi="Calibri"/>
                <w:sz w:val="18"/>
                <w:szCs w:val="18"/>
              </w:rPr>
              <w:t xml:space="preserve">If a Time Delay Relay is </w:t>
            </w:r>
            <w:r w:rsidR="005676C3">
              <w:rPr>
                <w:rFonts w:ascii="Calibri" w:hAnsi="Calibri"/>
                <w:sz w:val="18"/>
                <w:szCs w:val="18"/>
              </w:rPr>
              <w:t>specified by the Directory of Certified Product Performance</w:t>
            </w:r>
            <w:r>
              <w:rPr>
                <w:rFonts w:ascii="Calibri" w:hAnsi="Calibri"/>
                <w:sz w:val="18"/>
                <w:szCs w:val="18"/>
              </w:rPr>
              <w:t xml:space="preserve">, the responsible </w:t>
            </w:r>
            <w:r w:rsidR="005676C3">
              <w:rPr>
                <w:rFonts w:ascii="Calibri" w:hAnsi="Calibri"/>
                <w:sz w:val="18"/>
                <w:szCs w:val="18"/>
              </w:rPr>
              <w:t xml:space="preserve">person </w:t>
            </w:r>
            <w:r>
              <w:rPr>
                <w:rFonts w:ascii="Calibri" w:hAnsi="Calibri"/>
                <w:sz w:val="18"/>
                <w:szCs w:val="18"/>
              </w:rPr>
              <w:t xml:space="preserve">certifies by signing </w:t>
            </w:r>
            <w:r w:rsidR="005676C3">
              <w:rPr>
                <w:rFonts w:ascii="Calibri" w:hAnsi="Calibri"/>
                <w:sz w:val="18"/>
                <w:szCs w:val="18"/>
              </w:rPr>
              <w:t xml:space="preserve">this compliance document </w:t>
            </w:r>
            <w:r>
              <w:rPr>
                <w:rFonts w:ascii="Calibri" w:hAnsi="Calibri"/>
                <w:sz w:val="18"/>
                <w:szCs w:val="18"/>
              </w:rPr>
              <w:t>that the Time Delay Relay is installed and has been tested to operate correctly according to the protocols of RA3.4.3.</w:t>
            </w:r>
          </w:p>
        </w:tc>
      </w:tr>
    </w:tbl>
    <w:p w14:paraId="347DFE4D" w14:textId="3FA93D59" w:rsidR="00B9151F" w:rsidRDefault="00B9151F"/>
    <w:tbl>
      <w:tblPr>
        <w:tblW w:w="503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6"/>
        <w:gridCol w:w="10395"/>
      </w:tblGrid>
      <w:tr w:rsidR="00DE01EE" w:rsidRPr="00637BB7" w14:paraId="7DC3DAFF" w14:textId="683A6351" w:rsidTr="00326D79">
        <w:trPr>
          <w:trHeight w:val="144"/>
        </w:trPr>
        <w:tc>
          <w:tcPr>
            <w:tcW w:w="10861" w:type="dxa"/>
            <w:gridSpan w:val="2"/>
            <w:tcBorders>
              <w:top w:val="single" w:sz="4" w:space="0" w:color="auto"/>
            </w:tcBorders>
            <w:vAlign w:val="center"/>
          </w:tcPr>
          <w:p w14:paraId="7DC3DAFE" w14:textId="13A2D667" w:rsidR="00DE01EE" w:rsidRPr="00E94A27" w:rsidRDefault="00B100F8" w:rsidP="00B100F8">
            <w:pPr>
              <w:rPr>
                <w:rFonts w:ascii="Calibri" w:hAnsi="Calibri"/>
                <w:b/>
                <w:sz w:val="18"/>
                <w:szCs w:val="18"/>
              </w:rPr>
            </w:pPr>
            <w:r>
              <w:rPr>
                <w:rFonts w:ascii="Calibri" w:hAnsi="Calibri"/>
                <w:b/>
                <w:szCs w:val="18"/>
              </w:rPr>
              <w:t>J</w:t>
            </w:r>
            <w:r w:rsidR="00DE01EE" w:rsidRPr="00F80E7D">
              <w:rPr>
                <w:rFonts w:ascii="Calibri" w:hAnsi="Calibri"/>
                <w:b/>
                <w:szCs w:val="18"/>
              </w:rPr>
              <w:t xml:space="preserve">. Verified </w:t>
            </w:r>
            <w:r w:rsidR="008F5EB4">
              <w:rPr>
                <w:rFonts w:ascii="Calibri" w:hAnsi="Calibri"/>
                <w:b/>
                <w:szCs w:val="18"/>
              </w:rPr>
              <w:t>Space Conditioning</w:t>
            </w:r>
            <w:r w:rsidR="00DE01EE" w:rsidRPr="00F80E7D">
              <w:rPr>
                <w:rFonts w:ascii="Calibri" w:hAnsi="Calibri"/>
                <w:b/>
                <w:szCs w:val="18"/>
              </w:rPr>
              <w:t xml:space="preserve"> System TXV</w:t>
            </w:r>
          </w:p>
        </w:tc>
      </w:tr>
      <w:tr w:rsidR="00DE01EE" w:rsidRPr="00637BB7" w14:paraId="7DC3DB02" w14:textId="74E2ED9D" w:rsidTr="00326D79">
        <w:trPr>
          <w:trHeight w:val="144"/>
        </w:trPr>
        <w:tc>
          <w:tcPr>
            <w:tcW w:w="466" w:type="dxa"/>
            <w:vAlign w:val="center"/>
          </w:tcPr>
          <w:p w14:paraId="7DC3DB00" w14:textId="230115FC" w:rsidR="00DE01EE" w:rsidRPr="00237478" w:rsidRDefault="00DE01EE" w:rsidP="00C00A89">
            <w:pPr>
              <w:pStyle w:val="Header"/>
              <w:tabs>
                <w:tab w:val="clear" w:pos="4320"/>
                <w:tab w:val="clear" w:pos="8640"/>
              </w:tabs>
              <w:jc w:val="center"/>
              <w:rPr>
                <w:rFonts w:ascii="Calibri" w:hAnsi="Calibri"/>
                <w:sz w:val="18"/>
                <w:szCs w:val="18"/>
              </w:rPr>
            </w:pPr>
            <w:r w:rsidRPr="00237478">
              <w:rPr>
                <w:rFonts w:ascii="Calibri" w:hAnsi="Calibri"/>
                <w:sz w:val="18"/>
                <w:szCs w:val="18"/>
              </w:rPr>
              <w:t>01</w:t>
            </w:r>
          </w:p>
        </w:tc>
        <w:tc>
          <w:tcPr>
            <w:tcW w:w="10395" w:type="dxa"/>
            <w:vAlign w:val="center"/>
          </w:tcPr>
          <w:p w14:paraId="7DC3DB01" w14:textId="55B43A6F" w:rsidR="00DE01EE" w:rsidRPr="00237478" w:rsidRDefault="00DE01EE" w:rsidP="005676C3">
            <w:pPr>
              <w:rPr>
                <w:rFonts w:ascii="Calibri" w:hAnsi="Calibri"/>
                <w:sz w:val="18"/>
                <w:szCs w:val="18"/>
              </w:rPr>
            </w:pPr>
            <w:r w:rsidRPr="00237478">
              <w:rPr>
                <w:rFonts w:ascii="Calibri" w:hAnsi="Calibri"/>
                <w:sz w:val="18"/>
                <w:szCs w:val="18"/>
              </w:rPr>
              <w:t xml:space="preserve">If a TXV is </w:t>
            </w:r>
            <w:r w:rsidR="005676C3">
              <w:rPr>
                <w:rFonts w:ascii="Calibri" w:hAnsi="Calibri"/>
                <w:sz w:val="18"/>
                <w:szCs w:val="18"/>
              </w:rPr>
              <w:t>specified by the Directory of Certified Product Performance</w:t>
            </w:r>
            <w:r w:rsidRPr="00237478">
              <w:rPr>
                <w:rFonts w:ascii="Calibri" w:hAnsi="Calibri"/>
                <w:sz w:val="18"/>
                <w:szCs w:val="18"/>
              </w:rPr>
              <w:t xml:space="preserve">, the responsible </w:t>
            </w:r>
            <w:r w:rsidR="005676C3">
              <w:rPr>
                <w:rFonts w:ascii="Calibri" w:hAnsi="Calibri"/>
                <w:sz w:val="18"/>
                <w:szCs w:val="18"/>
              </w:rPr>
              <w:t>person</w:t>
            </w:r>
            <w:r w:rsidR="005676C3" w:rsidRPr="00237478">
              <w:rPr>
                <w:rFonts w:ascii="Calibri" w:hAnsi="Calibri"/>
                <w:sz w:val="18"/>
                <w:szCs w:val="18"/>
              </w:rPr>
              <w:t xml:space="preserve"> </w:t>
            </w:r>
            <w:r w:rsidRPr="00237478">
              <w:rPr>
                <w:rFonts w:ascii="Calibri" w:hAnsi="Calibri"/>
                <w:sz w:val="18"/>
                <w:szCs w:val="18"/>
              </w:rPr>
              <w:t xml:space="preserve">certifies by signing </w:t>
            </w:r>
            <w:r w:rsidR="005676C3">
              <w:rPr>
                <w:rFonts w:ascii="Calibri" w:hAnsi="Calibri"/>
                <w:sz w:val="18"/>
                <w:szCs w:val="18"/>
              </w:rPr>
              <w:t xml:space="preserve">this compliance document </w:t>
            </w:r>
            <w:r w:rsidRPr="00237478">
              <w:rPr>
                <w:rFonts w:ascii="Calibri" w:hAnsi="Calibri"/>
                <w:sz w:val="18"/>
                <w:szCs w:val="18"/>
              </w:rPr>
              <w:t xml:space="preserve">that the TXV is properly installed and has been visually verified, including proper placement of </w:t>
            </w:r>
            <w:r w:rsidR="005676C3">
              <w:rPr>
                <w:rFonts w:ascii="Calibri" w:hAnsi="Calibri"/>
                <w:sz w:val="18"/>
                <w:szCs w:val="18"/>
              </w:rPr>
              <w:t xml:space="preserve">the </w:t>
            </w:r>
            <w:r w:rsidRPr="00237478">
              <w:rPr>
                <w:rFonts w:ascii="Calibri" w:hAnsi="Calibri"/>
                <w:sz w:val="18"/>
                <w:szCs w:val="18"/>
              </w:rPr>
              <w:t>sensing bulb.</w:t>
            </w:r>
          </w:p>
        </w:tc>
      </w:tr>
    </w:tbl>
    <w:p w14:paraId="4D7D4FD0" w14:textId="760E6048" w:rsidR="00503C49" w:rsidRDefault="00503C49"/>
    <w:p w14:paraId="20909708" w14:textId="77777777" w:rsidR="00503C49" w:rsidRDefault="00503C49"/>
    <w:p w14:paraId="62E97430" w14:textId="77777777" w:rsidR="00176E1A" w:rsidRDefault="00176E1A">
      <w:r>
        <w:br w:type="page"/>
      </w:r>
    </w:p>
    <w:tbl>
      <w:tblPr>
        <w:tblW w:w="4990" w:type="pct"/>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7"/>
        <w:gridCol w:w="2775"/>
        <w:gridCol w:w="2776"/>
      </w:tblGrid>
      <w:tr w:rsidR="003A12CC" w:rsidRPr="003A12CC" w14:paraId="7DC3DB05" w14:textId="77777777" w:rsidTr="00B56E62">
        <w:trPr>
          <w:trHeight w:val="206"/>
        </w:trPr>
        <w:tc>
          <w:tcPr>
            <w:tcW w:w="10950" w:type="dxa"/>
            <w:gridSpan w:val="3"/>
            <w:vAlign w:val="center"/>
          </w:tcPr>
          <w:p w14:paraId="7DC3DB04" w14:textId="5A96B6A3" w:rsidR="003A12CC" w:rsidRPr="003A12CC" w:rsidRDefault="006E5C68" w:rsidP="006E5C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lastRenderedPageBreak/>
              <w:br w:type="page"/>
            </w:r>
            <w:r w:rsidR="00F0444A">
              <w:br w:type="page"/>
            </w:r>
            <w:r w:rsidR="00D04CF0">
              <w:br w:type="page"/>
            </w:r>
            <w:r w:rsidR="003A12CC">
              <w:br w:type="page"/>
            </w:r>
            <w:r w:rsidR="003A12CC">
              <w:br w:type="page"/>
            </w:r>
            <w:r w:rsidR="003A12CC">
              <w:br w:type="page"/>
            </w:r>
            <w:r w:rsidR="003A12CC">
              <w:rPr>
                <w:rFonts w:ascii="Calibri" w:hAnsi="Calibri"/>
                <w:sz w:val="18"/>
                <w:szCs w:val="18"/>
              </w:rPr>
              <w:br w:type="page"/>
            </w:r>
            <w:r w:rsidR="003A12CC" w:rsidRPr="003A12CC">
              <w:rPr>
                <w:rFonts w:asciiTheme="minorHAnsi" w:hAnsiTheme="minorHAnsi" w:cs="Arial"/>
                <w:b/>
                <w:caps/>
                <w:sz w:val="18"/>
                <w:szCs w:val="18"/>
              </w:rPr>
              <w:t>Documentation Author's Declaration Statement</w:t>
            </w:r>
          </w:p>
        </w:tc>
      </w:tr>
      <w:tr w:rsidR="003A12CC" w:rsidRPr="003A12CC" w14:paraId="7DC3DB07" w14:textId="77777777" w:rsidTr="00B56E62">
        <w:trPr>
          <w:trHeight w:val="206"/>
        </w:trPr>
        <w:tc>
          <w:tcPr>
            <w:tcW w:w="10950" w:type="dxa"/>
            <w:gridSpan w:val="3"/>
            <w:vAlign w:val="center"/>
          </w:tcPr>
          <w:p w14:paraId="7DC3DB06" w14:textId="77777777" w:rsidR="003A12CC" w:rsidRPr="003A12CC" w:rsidRDefault="003A12CC" w:rsidP="00F80E7D">
            <w:pPr>
              <w:keepNext/>
              <w:numPr>
                <w:ilvl w:val="0"/>
                <w:numId w:val="35"/>
              </w:numPr>
              <w:suppressAutoHyphens/>
              <w:ind w:left="271" w:hanging="270"/>
              <w:rPr>
                <w:rFonts w:asciiTheme="minorHAnsi" w:hAnsiTheme="minorHAnsi"/>
                <w:sz w:val="18"/>
                <w:szCs w:val="18"/>
              </w:rPr>
            </w:pPr>
            <w:r w:rsidRPr="003A12CC">
              <w:rPr>
                <w:rFonts w:asciiTheme="minorHAnsi" w:hAnsiTheme="minorHAnsi"/>
                <w:sz w:val="18"/>
                <w:szCs w:val="18"/>
              </w:rPr>
              <w:t>I certify that this Certificate of Installation documentation is accurate and complete.</w:t>
            </w:r>
          </w:p>
        </w:tc>
      </w:tr>
      <w:tr w:rsidR="003A12CC" w:rsidRPr="003A12CC" w14:paraId="7DC3DB0A" w14:textId="77777777" w:rsidTr="00326D79">
        <w:trPr>
          <w:trHeight w:val="360"/>
        </w:trPr>
        <w:tc>
          <w:tcPr>
            <w:tcW w:w="5214" w:type="dxa"/>
          </w:tcPr>
          <w:p w14:paraId="7DC3DB08"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Documentation Author Name:</w:t>
            </w:r>
          </w:p>
        </w:tc>
        <w:tc>
          <w:tcPr>
            <w:tcW w:w="5554" w:type="dxa"/>
            <w:gridSpan w:val="2"/>
          </w:tcPr>
          <w:p w14:paraId="7DC3DB09"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Documentation Author Signature:</w:t>
            </w:r>
          </w:p>
        </w:tc>
      </w:tr>
      <w:tr w:rsidR="003A12CC" w:rsidRPr="003A12CC" w14:paraId="7DC3DB0D" w14:textId="77777777" w:rsidTr="00326D79">
        <w:trPr>
          <w:trHeight w:val="360"/>
        </w:trPr>
        <w:tc>
          <w:tcPr>
            <w:tcW w:w="5214" w:type="dxa"/>
          </w:tcPr>
          <w:p w14:paraId="7DC3DB0B"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Documentation Author Company Name:</w:t>
            </w:r>
          </w:p>
        </w:tc>
        <w:tc>
          <w:tcPr>
            <w:tcW w:w="5554" w:type="dxa"/>
            <w:gridSpan w:val="2"/>
          </w:tcPr>
          <w:p w14:paraId="7DC3DB0C"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Date Signed:</w:t>
            </w:r>
          </w:p>
        </w:tc>
      </w:tr>
      <w:tr w:rsidR="003A12CC" w:rsidRPr="003A12CC" w14:paraId="7DC3DB10" w14:textId="77777777" w:rsidTr="00326D79">
        <w:trPr>
          <w:trHeight w:val="360"/>
        </w:trPr>
        <w:tc>
          <w:tcPr>
            <w:tcW w:w="5214" w:type="dxa"/>
          </w:tcPr>
          <w:p w14:paraId="7DC3DB0E"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Address:</w:t>
            </w:r>
          </w:p>
        </w:tc>
        <w:tc>
          <w:tcPr>
            <w:tcW w:w="5554" w:type="dxa"/>
            <w:gridSpan w:val="2"/>
          </w:tcPr>
          <w:p w14:paraId="7DC3DB0F" w14:textId="6A0A47AB"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CEA/HERS Certification Identification (</w:t>
            </w:r>
            <w:r w:rsidR="009949F7">
              <w:rPr>
                <w:rFonts w:asciiTheme="minorHAnsi" w:hAnsiTheme="minorHAnsi"/>
                <w:sz w:val="14"/>
                <w:szCs w:val="14"/>
              </w:rPr>
              <w:t>i</w:t>
            </w:r>
            <w:r w:rsidRPr="003A12CC">
              <w:rPr>
                <w:rFonts w:asciiTheme="minorHAnsi" w:hAnsiTheme="minorHAnsi"/>
                <w:sz w:val="14"/>
                <w:szCs w:val="14"/>
              </w:rPr>
              <w:t>f applicable):</w:t>
            </w:r>
          </w:p>
        </w:tc>
      </w:tr>
      <w:tr w:rsidR="003A12CC" w:rsidRPr="003A12CC" w14:paraId="7DC3DB13" w14:textId="77777777" w:rsidTr="00326D79">
        <w:trPr>
          <w:trHeight w:val="360"/>
        </w:trPr>
        <w:tc>
          <w:tcPr>
            <w:tcW w:w="5214" w:type="dxa"/>
          </w:tcPr>
          <w:p w14:paraId="7DC3DB11"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City/State/Zip:</w:t>
            </w:r>
          </w:p>
        </w:tc>
        <w:tc>
          <w:tcPr>
            <w:tcW w:w="5554" w:type="dxa"/>
            <w:gridSpan w:val="2"/>
          </w:tcPr>
          <w:p w14:paraId="7DC3DB12"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Phone:</w:t>
            </w:r>
          </w:p>
        </w:tc>
      </w:tr>
      <w:tr w:rsidR="003A12CC" w:rsidRPr="003A12CC" w14:paraId="7DC3DB15" w14:textId="77777777" w:rsidTr="00B56E62">
        <w:tblPrEx>
          <w:tblCellMar>
            <w:left w:w="115" w:type="dxa"/>
            <w:right w:w="115" w:type="dxa"/>
          </w:tblCellMar>
        </w:tblPrEx>
        <w:trPr>
          <w:trHeight w:val="188"/>
        </w:trPr>
        <w:tc>
          <w:tcPr>
            <w:tcW w:w="10950" w:type="dxa"/>
            <w:gridSpan w:val="3"/>
            <w:vAlign w:val="center"/>
          </w:tcPr>
          <w:p w14:paraId="7DC3DB14" w14:textId="77777777" w:rsidR="003A12CC" w:rsidRPr="003A12CC" w:rsidRDefault="003A12CC" w:rsidP="006E5C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A12CC">
              <w:rPr>
                <w:rFonts w:asciiTheme="minorHAnsi" w:hAnsiTheme="minorHAnsi" w:cs="Arial"/>
                <w:b/>
                <w:caps/>
                <w:sz w:val="18"/>
                <w:szCs w:val="18"/>
              </w:rPr>
              <w:t xml:space="preserve">Responsible Person's Declaration statement  </w:t>
            </w:r>
          </w:p>
        </w:tc>
      </w:tr>
      <w:tr w:rsidR="003A12CC" w:rsidRPr="003A12CC" w14:paraId="7DC3DB1D" w14:textId="77777777" w:rsidTr="00B56E62">
        <w:tblPrEx>
          <w:tblCellMar>
            <w:left w:w="115" w:type="dxa"/>
            <w:right w:w="115" w:type="dxa"/>
          </w:tblCellMar>
        </w:tblPrEx>
        <w:trPr>
          <w:trHeight w:val="504"/>
        </w:trPr>
        <w:tc>
          <w:tcPr>
            <w:tcW w:w="10950" w:type="dxa"/>
            <w:gridSpan w:val="3"/>
          </w:tcPr>
          <w:p w14:paraId="7DC3DB16" w14:textId="77777777" w:rsidR="003A12CC" w:rsidRPr="007D29D1" w:rsidRDefault="003A12CC" w:rsidP="00F80E7D">
            <w:pPr>
              <w:keepNext/>
              <w:tabs>
                <w:tab w:val="left" w:pos="-2600"/>
              </w:tabs>
              <w:suppressAutoHyphens/>
              <w:ind w:right="86"/>
              <w:outlineLvl w:val="2"/>
              <w:rPr>
                <w:rFonts w:asciiTheme="minorHAnsi" w:hAnsiTheme="minorHAnsi"/>
                <w:sz w:val="18"/>
                <w:szCs w:val="18"/>
              </w:rPr>
            </w:pPr>
            <w:r w:rsidRPr="007D29D1">
              <w:rPr>
                <w:rFonts w:asciiTheme="minorHAnsi" w:hAnsiTheme="minorHAnsi"/>
                <w:sz w:val="18"/>
                <w:szCs w:val="18"/>
              </w:rPr>
              <w:t xml:space="preserve">I certify the following under penalty of perjury, under the laws of the State of California: </w:t>
            </w:r>
          </w:p>
          <w:p w14:paraId="43FD67A9" w14:textId="77777777" w:rsidR="006D607E" w:rsidRPr="007D29D1" w:rsidRDefault="006D607E" w:rsidP="006D607E">
            <w:pPr>
              <w:pStyle w:val="Heading3"/>
              <w:numPr>
                <w:ilvl w:val="0"/>
                <w:numId w:val="44"/>
              </w:numPr>
              <w:spacing w:before="0"/>
              <w:ind w:right="90"/>
              <w:rPr>
                <w:rFonts w:asciiTheme="minorHAnsi" w:hAnsiTheme="minorHAnsi"/>
                <w:b/>
                <w:caps/>
                <w:sz w:val="18"/>
                <w:szCs w:val="18"/>
              </w:rPr>
            </w:pPr>
            <w:r w:rsidRPr="007D29D1">
              <w:rPr>
                <w:rFonts w:asciiTheme="minorHAnsi" w:hAnsiTheme="minorHAnsi"/>
                <w:sz w:val="18"/>
                <w:szCs w:val="18"/>
              </w:rPr>
              <w:t xml:space="preserve">The information provided on this Certificate of Installation is true and correct. </w:t>
            </w:r>
          </w:p>
          <w:p w14:paraId="6B7E965C" w14:textId="77777777" w:rsidR="006D607E" w:rsidRPr="007D29D1" w:rsidRDefault="006D607E" w:rsidP="006D607E">
            <w:pPr>
              <w:pStyle w:val="Heading3"/>
              <w:numPr>
                <w:ilvl w:val="0"/>
                <w:numId w:val="44"/>
              </w:numPr>
              <w:spacing w:before="0"/>
              <w:ind w:right="90"/>
              <w:rPr>
                <w:rFonts w:asciiTheme="minorHAnsi" w:hAnsiTheme="minorHAnsi"/>
                <w:b/>
                <w:caps/>
                <w:sz w:val="18"/>
              </w:rPr>
            </w:pPr>
            <w:r w:rsidRPr="007D29D1">
              <w:rPr>
                <w:rFonts w:asciiTheme="minorHAnsi" w:hAnsiTheme="minorHAnsi"/>
                <w:snapToGrid w:val="0"/>
                <w:sz w:val="18"/>
                <w:szCs w:val="18"/>
              </w:rPr>
              <w:t xml:space="preserve">I am either: a) a responsible person eligible under Division 3 of the Business and Professions Code </w:t>
            </w:r>
            <w:r w:rsidRPr="007D29D1">
              <w:rPr>
                <w:rFonts w:asciiTheme="minorHAnsi" w:hAnsiTheme="minorHAnsi"/>
                <w:sz w:val="18"/>
                <w:szCs w:val="18"/>
              </w:rPr>
              <w:t xml:space="preserve">in the applicable classification to accept responsibility for the system design, construction, or installation </w:t>
            </w:r>
            <w:r w:rsidRPr="007D29D1">
              <w:rPr>
                <w:rFonts w:asciiTheme="minorHAnsi" w:hAnsiTheme="minorHAnsi"/>
                <w:snapToGrid w:val="0"/>
                <w:sz w:val="18"/>
                <w:szCs w:val="18"/>
              </w:rPr>
              <w:t xml:space="preserve">of features, materials, components, or manufactured devices </w:t>
            </w:r>
            <w:r w:rsidRPr="007D29D1">
              <w:rPr>
                <w:rFonts w:asciiTheme="minorHAnsi" w:hAnsiTheme="minorHAnsi"/>
                <w:sz w:val="18"/>
                <w:szCs w:val="18"/>
              </w:rPr>
              <w:t xml:space="preserve">for the scope of work identified on this Certificate of Installation </w:t>
            </w:r>
            <w:r w:rsidRPr="007D29D1">
              <w:rPr>
                <w:rFonts w:asciiTheme="minorHAnsi" w:hAnsiTheme="minorHAnsi"/>
                <w:snapToGrid w:val="0"/>
                <w:sz w:val="18"/>
                <w:szCs w:val="18"/>
              </w:rPr>
              <w:t>and attest to the declarations in this statement</w:t>
            </w:r>
            <w:r w:rsidRPr="007D29D1">
              <w:rPr>
                <w:rFonts w:asciiTheme="minorHAnsi" w:hAnsiTheme="minorHAnsi"/>
                <w:sz w:val="18"/>
                <w:szCs w:val="18"/>
              </w:rPr>
              <w:t>, or b) I am an authorized representative of the responsible person and attest to the declarations in this statement on the responsible person’s behalf</w:t>
            </w:r>
            <w:r w:rsidRPr="007D29D1">
              <w:rPr>
                <w:rFonts w:asciiTheme="minorHAnsi" w:eastAsia="Calibri" w:hAnsiTheme="minorHAnsi"/>
                <w:sz w:val="18"/>
                <w:szCs w:val="18"/>
              </w:rPr>
              <w:t>.</w:t>
            </w:r>
          </w:p>
          <w:p w14:paraId="725B2AB3" w14:textId="77777777" w:rsidR="006D607E" w:rsidRPr="007D29D1" w:rsidRDefault="006D607E" w:rsidP="006D607E">
            <w:pPr>
              <w:keepNext/>
              <w:numPr>
                <w:ilvl w:val="0"/>
                <w:numId w:val="44"/>
              </w:numPr>
              <w:autoSpaceDE w:val="0"/>
              <w:autoSpaceDN w:val="0"/>
              <w:adjustRightInd w:val="0"/>
              <w:ind w:right="90"/>
              <w:rPr>
                <w:rFonts w:asciiTheme="minorHAnsi" w:hAnsiTheme="minorHAnsi"/>
                <w:sz w:val="18"/>
                <w:szCs w:val="18"/>
              </w:rPr>
            </w:pPr>
            <w:r w:rsidRPr="007D29D1">
              <w:rPr>
                <w:rFonts w:asciiTheme="minorHAnsi" w:hAnsiTheme="minorHAnsi"/>
                <w:sz w:val="18"/>
                <w:szCs w:val="18"/>
              </w:rPr>
              <w:t xml:space="preserve">The constructed or installed features, materials, </w:t>
            </w:r>
            <w:proofErr w:type="gramStart"/>
            <w:r w:rsidRPr="007D29D1">
              <w:rPr>
                <w:rFonts w:asciiTheme="minorHAnsi" w:hAnsiTheme="minorHAnsi"/>
                <w:sz w:val="18"/>
                <w:szCs w:val="18"/>
              </w:rPr>
              <w:t>components</w:t>
            </w:r>
            <w:proofErr w:type="gramEnd"/>
            <w:r w:rsidRPr="007D29D1">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7D29D1">
              <w:rPr>
                <w:rFonts w:asciiTheme="minorHAnsi" w:eastAsia="Calibri" w:hAnsiTheme="minorHAnsi" w:cs="TimesNewRomanPSMT"/>
                <w:sz w:val="18"/>
                <w:szCs w:val="18"/>
              </w:rPr>
              <w:t>.</w:t>
            </w:r>
          </w:p>
          <w:p w14:paraId="2E8208CB" w14:textId="77777777" w:rsidR="006D607E" w:rsidRPr="007D29D1" w:rsidRDefault="006D607E" w:rsidP="006D607E">
            <w:pPr>
              <w:pStyle w:val="ListParagraph"/>
              <w:keepNext/>
              <w:numPr>
                <w:ilvl w:val="0"/>
                <w:numId w:val="44"/>
              </w:numPr>
              <w:autoSpaceDE w:val="0"/>
              <w:autoSpaceDN w:val="0"/>
              <w:adjustRightInd w:val="0"/>
              <w:rPr>
                <w:rFonts w:asciiTheme="minorHAnsi" w:hAnsiTheme="minorHAnsi"/>
                <w:sz w:val="18"/>
              </w:rPr>
            </w:pPr>
            <w:r w:rsidRPr="007D29D1">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7DC3DB1C" w14:textId="3DE142C6" w:rsidR="003A12CC" w:rsidRPr="003A12CC" w:rsidRDefault="006D607E" w:rsidP="007D29D1">
            <w:pPr>
              <w:pStyle w:val="ListParagraph"/>
              <w:numPr>
                <w:ilvl w:val="0"/>
                <w:numId w:val="44"/>
              </w:numPr>
              <w:rPr>
                <w:b/>
              </w:rPr>
            </w:pPr>
            <w:r w:rsidRPr="007D29D1">
              <w:rPr>
                <w:rFonts w:asciiTheme="minorHAnsi" w:hAnsiTheme="minorHAnsi"/>
                <w:sz w:val="18"/>
                <w:szCs w:val="18"/>
              </w:rPr>
              <w:t xml:space="preserve">I will ensure that a registered copy of this Certificate of Installation shall be </w:t>
            </w:r>
            <w:proofErr w:type="gramStart"/>
            <w:r w:rsidRPr="007D29D1">
              <w:rPr>
                <w:rFonts w:asciiTheme="minorHAnsi" w:hAnsiTheme="minorHAnsi"/>
                <w:sz w:val="18"/>
                <w:szCs w:val="18"/>
              </w:rPr>
              <w:t>posted, or</w:t>
            </w:r>
            <w:proofErr w:type="gramEnd"/>
            <w:r w:rsidRPr="007D29D1">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3A12CC" w:rsidRPr="003A12CC" w14:paraId="7DC3DB20" w14:textId="77777777" w:rsidTr="00B56E62">
        <w:tblPrEx>
          <w:tblCellMar>
            <w:left w:w="108" w:type="dxa"/>
            <w:right w:w="108" w:type="dxa"/>
          </w:tblCellMar>
        </w:tblPrEx>
        <w:trPr>
          <w:trHeight w:val="360"/>
        </w:trPr>
        <w:tc>
          <w:tcPr>
            <w:tcW w:w="5307" w:type="dxa"/>
          </w:tcPr>
          <w:p w14:paraId="7DC3DB1E" w14:textId="77777777" w:rsidR="003A12CC" w:rsidRPr="003A12CC" w:rsidRDefault="003A12CC" w:rsidP="006E5C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Responsible Builder/Installer Name:</w:t>
            </w:r>
          </w:p>
        </w:tc>
        <w:tc>
          <w:tcPr>
            <w:tcW w:w="5643" w:type="dxa"/>
            <w:gridSpan w:val="2"/>
          </w:tcPr>
          <w:p w14:paraId="7DC3DB1F" w14:textId="77777777" w:rsidR="003A12CC" w:rsidRPr="003A12CC" w:rsidRDefault="003A12CC" w:rsidP="006E5C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Responsible Builder/Installer Signature:</w:t>
            </w:r>
          </w:p>
        </w:tc>
      </w:tr>
      <w:tr w:rsidR="003A12CC" w:rsidRPr="003A12CC" w14:paraId="7DC3DB23" w14:textId="77777777" w:rsidTr="00B56E6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DC3DB21" w14:textId="12622E00"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Company Name: (Installing Subcontractor or General Contractor or Builder/Owner)</w:t>
            </w:r>
          </w:p>
        </w:tc>
        <w:tc>
          <w:tcPr>
            <w:tcW w:w="5643" w:type="dxa"/>
            <w:gridSpan w:val="2"/>
            <w:tcBorders>
              <w:top w:val="single" w:sz="4" w:space="0" w:color="auto"/>
              <w:left w:val="single" w:sz="4" w:space="0" w:color="auto"/>
              <w:bottom w:val="single" w:sz="4" w:space="0" w:color="auto"/>
              <w:right w:val="single" w:sz="4" w:space="0" w:color="auto"/>
            </w:tcBorders>
          </w:tcPr>
          <w:p w14:paraId="7DC3DB22"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Position With Company (Title):</w:t>
            </w:r>
          </w:p>
        </w:tc>
      </w:tr>
      <w:tr w:rsidR="003A12CC" w:rsidRPr="003A12CC" w14:paraId="7DC3DB26" w14:textId="77777777" w:rsidTr="00B56E6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DC3DB24"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Address:</w:t>
            </w:r>
          </w:p>
        </w:tc>
        <w:tc>
          <w:tcPr>
            <w:tcW w:w="5643" w:type="dxa"/>
            <w:gridSpan w:val="2"/>
            <w:tcBorders>
              <w:top w:val="single" w:sz="4" w:space="0" w:color="auto"/>
              <w:left w:val="single" w:sz="4" w:space="0" w:color="auto"/>
              <w:bottom w:val="single" w:sz="4" w:space="0" w:color="auto"/>
              <w:right w:val="single" w:sz="4" w:space="0" w:color="auto"/>
            </w:tcBorders>
          </w:tcPr>
          <w:p w14:paraId="7DC3DB25"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CSLB License:</w:t>
            </w:r>
          </w:p>
        </w:tc>
      </w:tr>
      <w:tr w:rsidR="003A12CC" w:rsidRPr="003A12CC" w14:paraId="7DC3DB2A" w14:textId="77777777" w:rsidTr="00B56E6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DC3DB27"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City/State/Zip:</w:t>
            </w:r>
          </w:p>
        </w:tc>
        <w:tc>
          <w:tcPr>
            <w:tcW w:w="2821" w:type="dxa"/>
            <w:tcBorders>
              <w:top w:val="single" w:sz="4" w:space="0" w:color="auto"/>
              <w:left w:val="single" w:sz="4" w:space="0" w:color="auto"/>
              <w:bottom w:val="single" w:sz="4" w:space="0" w:color="auto"/>
              <w:right w:val="single" w:sz="4" w:space="0" w:color="auto"/>
            </w:tcBorders>
          </w:tcPr>
          <w:p w14:paraId="7DC3DB28" w14:textId="55E36A61"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Phone</w:t>
            </w:r>
            <w:r w:rsidR="009949F7">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7DC3DB29"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Date Signed:</w:t>
            </w:r>
          </w:p>
        </w:tc>
      </w:tr>
      <w:tr w:rsidR="003A12CC" w:rsidRPr="003A12CC" w14:paraId="7DC3DB2D" w14:textId="77777777" w:rsidTr="00B56E6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DC3DB2B"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Third Party Quality Control Program (TPQCP) Status:</w:t>
            </w:r>
          </w:p>
        </w:tc>
        <w:tc>
          <w:tcPr>
            <w:tcW w:w="5643" w:type="dxa"/>
            <w:gridSpan w:val="2"/>
            <w:tcBorders>
              <w:top w:val="single" w:sz="4" w:space="0" w:color="auto"/>
              <w:left w:val="single" w:sz="4" w:space="0" w:color="auto"/>
              <w:bottom w:val="single" w:sz="4" w:space="0" w:color="auto"/>
              <w:right w:val="single" w:sz="4" w:space="0" w:color="auto"/>
            </w:tcBorders>
          </w:tcPr>
          <w:p w14:paraId="7DC3DB2C"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 xml:space="preserve">Name of TPQCP (if applicable): </w:t>
            </w:r>
          </w:p>
        </w:tc>
      </w:tr>
    </w:tbl>
    <w:p w14:paraId="7DC3DB2E" w14:textId="77777777" w:rsidR="005910C2" w:rsidRPr="00850428" w:rsidRDefault="005910C2"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p w14:paraId="7DC3DB2F" w14:textId="77777777" w:rsidR="005910C2" w:rsidRPr="00850428" w:rsidRDefault="005910C2" w:rsidP="00F75D5C">
      <w:pPr>
        <w:rPr>
          <w:rFonts w:ascii="Calibri" w:hAnsi="Calibri"/>
          <w:sz w:val="18"/>
          <w:szCs w:val="18"/>
        </w:rPr>
        <w:sectPr w:rsidR="005910C2" w:rsidRPr="00850428" w:rsidSect="00CB1FB6">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180" w:footer="288" w:gutter="0"/>
          <w:cols w:space="720"/>
          <w:docGrid w:linePitch="272"/>
        </w:sectPr>
      </w:pPr>
    </w:p>
    <w:p w14:paraId="7DC3DB30" w14:textId="77777777" w:rsidR="005910C2" w:rsidRPr="00F80E7D" w:rsidRDefault="00CF3F12" w:rsidP="00CF3F12">
      <w:pPr>
        <w:jc w:val="center"/>
        <w:rPr>
          <w:rFonts w:ascii="Calibri" w:hAnsi="Calibri"/>
          <w:b/>
          <w:szCs w:val="18"/>
        </w:rPr>
      </w:pPr>
      <w:r w:rsidRPr="00F80E7D">
        <w:rPr>
          <w:rFonts w:ascii="Calibri" w:hAnsi="Calibri"/>
          <w:b/>
          <w:szCs w:val="18"/>
        </w:rPr>
        <w:lastRenderedPageBreak/>
        <w:t>CF2R-MCH-26-H User Instructions</w:t>
      </w:r>
    </w:p>
    <w:p w14:paraId="7DC3DB31" w14:textId="77777777" w:rsidR="00CF3F12" w:rsidRDefault="00CF3F12" w:rsidP="00C01944">
      <w:pPr>
        <w:rPr>
          <w:rFonts w:ascii="Calibri" w:hAnsi="Calibri"/>
          <w:b/>
          <w:szCs w:val="18"/>
        </w:rPr>
      </w:pPr>
    </w:p>
    <w:p w14:paraId="7DC3DB32" w14:textId="77777777" w:rsidR="00C01944" w:rsidRDefault="00C01944" w:rsidP="00C01944">
      <w:pPr>
        <w:rPr>
          <w:rFonts w:ascii="Calibri" w:hAnsi="Calibri"/>
          <w:szCs w:val="18"/>
        </w:rPr>
      </w:pPr>
      <w:r w:rsidRPr="00D12B0A">
        <w:rPr>
          <w:rFonts w:ascii="Calibri" w:hAnsi="Calibri"/>
          <w:b/>
          <w:szCs w:val="18"/>
        </w:rPr>
        <w:t>Section A. System Information</w:t>
      </w:r>
    </w:p>
    <w:p w14:paraId="7DC3DB33" w14:textId="127BF05E" w:rsidR="00C01944" w:rsidRPr="00CF3F12" w:rsidRDefault="00C01944" w:rsidP="00C01944">
      <w:pPr>
        <w:pStyle w:val="ListParagraph"/>
        <w:numPr>
          <w:ilvl w:val="0"/>
          <w:numId w:val="36"/>
        </w:numPr>
        <w:rPr>
          <w:rFonts w:ascii="Calibri" w:hAnsi="Calibri"/>
        </w:rPr>
      </w:pPr>
      <w:r w:rsidRPr="00CF3F12">
        <w:rPr>
          <w:rFonts w:ascii="Calibri" w:hAnsi="Calibri"/>
        </w:rPr>
        <w:t xml:space="preserve">System </w:t>
      </w:r>
      <w:r w:rsidR="00B41187">
        <w:rPr>
          <w:rFonts w:ascii="Calibri" w:hAnsi="Calibri"/>
        </w:rPr>
        <w:t>Name or Identification/Tag</w:t>
      </w:r>
      <w:r w:rsidRPr="00CF3F12">
        <w:rPr>
          <w:rFonts w:ascii="Calibri" w:hAnsi="Calibri"/>
        </w:rPr>
        <w:t>: This field is filled out automatically. It is referenced from the CF2R-MCH-01, which must be completed prior to this document.</w:t>
      </w:r>
    </w:p>
    <w:p w14:paraId="7DC3DB34" w14:textId="4D1A39DB" w:rsidR="00C01944" w:rsidRDefault="00C01944" w:rsidP="00C01944">
      <w:pPr>
        <w:pStyle w:val="ListParagraph"/>
        <w:numPr>
          <w:ilvl w:val="0"/>
          <w:numId w:val="36"/>
        </w:numPr>
        <w:rPr>
          <w:ins w:id="90" w:author="Shewmaker, Michael@Energy" w:date="2022-01-18T14:41:00Z"/>
          <w:rFonts w:ascii="Calibri" w:hAnsi="Calibri"/>
        </w:rPr>
      </w:pPr>
      <w:r w:rsidRPr="00CF3F12">
        <w:rPr>
          <w:rFonts w:asciiTheme="minorHAnsi" w:hAnsiTheme="minorHAnsi"/>
          <w:szCs w:val="18"/>
        </w:rPr>
        <w:t>System Location or Area Served:</w:t>
      </w:r>
      <w:r w:rsidRPr="00CF3F12">
        <w:rPr>
          <w:rFonts w:ascii="Calibri" w:hAnsi="Calibri"/>
        </w:rPr>
        <w:t xml:space="preserve"> This field is filled out automatically. It is referenced from the CF2R-MCH-01, which must be completed prior to this document.</w:t>
      </w:r>
    </w:p>
    <w:p w14:paraId="022A6336" w14:textId="69C72674" w:rsidR="00D46B86" w:rsidRDefault="002B3AE7">
      <w:pPr>
        <w:pStyle w:val="ListParagraph"/>
        <w:ind w:left="0"/>
        <w:rPr>
          <w:rFonts w:ascii="Calibri" w:hAnsi="Calibri"/>
        </w:rPr>
        <w:pPrChange w:id="91" w:author="Shewmaker, Michael@Energy" w:date="2022-01-24T16:51:00Z">
          <w:pPr>
            <w:pStyle w:val="ListParagraph"/>
            <w:numPr>
              <w:numId w:val="36"/>
            </w:numPr>
            <w:ind w:left="360" w:hanging="360"/>
          </w:pPr>
        </w:pPrChange>
      </w:pPr>
      <w:ins w:id="92" w:author="Shewmaker, Michael@Energy" w:date="2022-01-24T16:51:00Z">
        <w:r>
          <w:rPr>
            <w:rFonts w:ascii="Calibri" w:hAnsi="Calibri"/>
          </w:rPr>
          <w:t>3a.</w:t>
        </w:r>
      </w:ins>
      <w:ins w:id="93" w:author="Shewmaker, Michael@Energy" w:date="2022-01-24T16:52:00Z">
        <w:r>
          <w:rPr>
            <w:rFonts w:ascii="Calibri" w:hAnsi="Calibri"/>
          </w:rPr>
          <w:t xml:space="preserve">   </w:t>
        </w:r>
      </w:ins>
      <w:ins w:id="94" w:author="Shewmaker, Michael@Energy" w:date="2022-01-18T14:41:00Z">
        <w:r w:rsidR="00D46B86">
          <w:rPr>
            <w:rFonts w:ascii="Calibri" w:hAnsi="Calibri"/>
          </w:rPr>
          <w:t>Efficiency Metric</w:t>
        </w:r>
      </w:ins>
      <w:ins w:id="95" w:author="Shewmaker, Michael@Energy" w:date="2022-01-18T14:42:00Z">
        <w:r w:rsidR="00BA1E75">
          <w:rPr>
            <w:rFonts w:ascii="Calibri" w:hAnsi="Calibri"/>
          </w:rPr>
          <w:t>: EER/SEER, EER2/SEER2, HSPF, or HSPF2</w:t>
        </w:r>
      </w:ins>
    </w:p>
    <w:p w14:paraId="7DC3DB35" w14:textId="69894392" w:rsidR="00C01944" w:rsidRPr="003F598E" w:rsidRDefault="00C01944" w:rsidP="00C01944">
      <w:pPr>
        <w:pStyle w:val="ListParagraph"/>
        <w:numPr>
          <w:ilvl w:val="0"/>
          <w:numId w:val="36"/>
        </w:numPr>
        <w:rPr>
          <w:rFonts w:ascii="Calibri" w:hAnsi="Calibri"/>
          <w:szCs w:val="18"/>
        </w:rPr>
      </w:pPr>
      <w:r w:rsidRPr="00CF3F12">
        <w:rPr>
          <w:rFonts w:asciiTheme="minorHAnsi" w:hAnsiTheme="minorHAnsi"/>
          <w:szCs w:val="18"/>
        </w:rPr>
        <w:t>Status: SEER</w:t>
      </w:r>
      <w:ins w:id="96" w:author="Markstrum, Alexis@Energy" w:date="2021-10-28T11:18:00Z">
        <w:r w:rsidR="00396B84">
          <w:rPr>
            <w:rFonts w:asciiTheme="minorHAnsi" w:hAnsiTheme="minorHAnsi"/>
            <w:szCs w:val="18"/>
          </w:rPr>
          <w:t>/SEER2</w:t>
        </w:r>
      </w:ins>
      <w:r w:rsidRPr="00CF3F12">
        <w:rPr>
          <w:rFonts w:asciiTheme="minorHAnsi" w:hAnsiTheme="minorHAnsi"/>
          <w:szCs w:val="18"/>
        </w:rPr>
        <w:t xml:space="preserve"> performance compliance credit check: </w:t>
      </w:r>
      <w:r w:rsidRPr="00CF3F12">
        <w:rPr>
          <w:rFonts w:ascii="Calibri" w:hAnsi="Calibri"/>
        </w:rPr>
        <w:t>This field is filled out automatically. It is referenced from the CF</w:t>
      </w:r>
      <w:r w:rsidR="00D91482">
        <w:rPr>
          <w:rFonts w:ascii="Calibri" w:hAnsi="Calibri"/>
        </w:rPr>
        <w:t>1</w:t>
      </w:r>
      <w:r w:rsidRPr="00CF3F12">
        <w:rPr>
          <w:rFonts w:ascii="Calibri" w:hAnsi="Calibri"/>
        </w:rPr>
        <w:t xml:space="preserve">R. </w:t>
      </w:r>
    </w:p>
    <w:p w14:paraId="38F88AEF" w14:textId="540BA58A" w:rsidR="00411E6B" w:rsidRPr="00ED0EDA" w:rsidRDefault="00411E6B" w:rsidP="00411E6B">
      <w:pPr>
        <w:pStyle w:val="ListParagraph"/>
        <w:numPr>
          <w:ilvl w:val="0"/>
          <w:numId w:val="36"/>
        </w:numPr>
        <w:rPr>
          <w:rFonts w:ascii="Calibri" w:hAnsi="Calibri"/>
          <w:szCs w:val="18"/>
        </w:rPr>
      </w:pPr>
      <w:r w:rsidRPr="00CF3F12">
        <w:rPr>
          <w:rFonts w:asciiTheme="minorHAnsi" w:hAnsiTheme="minorHAnsi"/>
          <w:szCs w:val="18"/>
        </w:rPr>
        <w:t>Status: EER</w:t>
      </w:r>
      <w:ins w:id="97" w:author="Markstrum, Alexis@Energy" w:date="2021-10-28T11:18:00Z">
        <w:r w:rsidR="00396B84">
          <w:rPr>
            <w:rFonts w:asciiTheme="minorHAnsi" w:hAnsiTheme="minorHAnsi"/>
            <w:szCs w:val="18"/>
          </w:rPr>
          <w:t>/EER2</w:t>
        </w:r>
      </w:ins>
      <w:r w:rsidRPr="00CF3F12">
        <w:rPr>
          <w:rFonts w:asciiTheme="minorHAnsi" w:hAnsiTheme="minorHAnsi"/>
          <w:szCs w:val="18"/>
        </w:rPr>
        <w:t xml:space="preserve"> performance compliance credit check: </w:t>
      </w:r>
      <w:r w:rsidRPr="00CF3F12">
        <w:rPr>
          <w:rFonts w:ascii="Calibri" w:hAnsi="Calibri"/>
        </w:rPr>
        <w:t xml:space="preserve">This field is filled out automatically. It is referenced from the CF2R-MCH-01, which must be completed prior to this document. </w:t>
      </w:r>
    </w:p>
    <w:p w14:paraId="12FEFFBF" w14:textId="3B3E8F32" w:rsidR="00411E6B" w:rsidRPr="00D91482" w:rsidRDefault="00411E6B" w:rsidP="00C01944">
      <w:pPr>
        <w:pStyle w:val="ListParagraph"/>
        <w:numPr>
          <w:ilvl w:val="0"/>
          <w:numId w:val="36"/>
        </w:numPr>
        <w:rPr>
          <w:rFonts w:ascii="Calibri" w:hAnsi="Calibri"/>
          <w:szCs w:val="18"/>
        </w:rPr>
      </w:pPr>
      <w:r w:rsidRPr="00CF3F12">
        <w:rPr>
          <w:rFonts w:asciiTheme="minorHAnsi" w:hAnsiTheme="minorHAnsi"/>
          <w:szCs w:val="18"/>
        </w:rPr>
        <w:t xml:space="preserve">Status: </w:t>
      </w:r>
      <w:r w:rsidRPr="006C1B1B">
        <w:rPr>
          <w:rFonts w:asciiTheme="minorHAnsi" w:hAnsiTheme="minorHAnsi"/>
          <w:szCs w:val="18"/>
        </w:rPr>
        <w:t>Heat Pump Heating Output Performance Compliance Check</w:t>
      </w:r>
      <w:r w:rsidRPr="00CF3F12">
        <w:rPr>
          <w:rFonts w:asciiTheme="minorHAnsi" w:hAnsiTheme="minorHAnsi"/>
          <w:szCs w:val="18"/>
        </w:rPr>
        <w:t xml:space="preserve">: </w:t>
      </w:r>
      <w:r w:rsidRPr="006C1B1B">
        <w:rPr>
          <w:rFonts w:asciiTheme="minorHAnsi" w:hAnsiTheme="minorHAnsi"/>
          <w:szCs w:val="18"/>
        </w:rPr>
        <w:t>This field is filled out automatically. It is referenced from the CF2R-MCH-01, which must be completed prior to this document</w:t>
      </w:r>
      <w:r w:rsidRPr="00CF3F12">
        <w:rPr>
          <w:rFonts w:ascii="Calibri" w:hAnsi="Calibri"/>
        </w:rPr>
        <w:t>.</w:t>
      </w:r>
    </w:p>
    <w:p w14:paraId="7FE0F8A2" w14:textId="2274C16B" w:rsidR="00D91482" w:rsidRPr="003F598E" w:rsidRDefault="00D91482" w:rsidP="00D91482">
      <w:pPr>
        <w:pStyle w:val="ListParagraph"/>
        <w:numPr>
          <w:ilvl w:val="0"/>
          <w:numId w:val="36"/>
        </w:numPr>
        <w:rPr>
          <w:rFonts w:ascii="Calibri" w:hAnsi="Calibri"/>
          <w:szCs w:val="18"/>
        </w:rPr>
      </w:pPr>
      <w:r w:rsidRPr="00CF3F12">
        <w:rPr>
          <w:rFonts w:asciiTheme="minorHAnsi" w:hAnsiTheme="minorHAnsi"/>
          <w:szCs w:val="18"/>
        </w:rPr>
        <w:t xml:space="preserve">Status: </w:t>
      </w:r>
      <w:r>
        <w:rPr>
          <w:rFonts w:asciiTheme="minorHAnsi" w:hAnsiTheme="minorHAnsi"/>
          <w:szCs w:val="18"/>
        </w:rPr>
        <w:t>HSPF</w:t>
      </w:r>
      <w:ins w:id="98" w:author="Markstrum, Alexis@Energy" w:date="2021-10-28T11:18:00Z">
        <w:r w:rsidR="00396B84">
          <w:rPr>
            <w:rFonts w:asciiTheme="minorHAnsi" w:hAnsiTheme="minorHAnsi"/>
            <w:szCs w:val="18"/>
          </w:rPr>
          <w:t>/HSPF2</w:t>
        </w:r>
      </w:ins>
      <w:r>
        <w:rPr>
          <w:rFonts w:asciiTheme="minorHAnsi" w:hAnsiTheme="minorHAnsi"/>
          <w:szCs w:val="18"/>
        </w:rPr>
        <w:t xml:space="preserve"> </w:t>
      </w:r>
      <w:r w:rsidRPr="00CF3F12">
        <w:rPr>
          <w:rFonts w:asciiTheme="minorHAnsi" w:hAnsiTheme="minorHAnsi"/>
          <w:szCs w:val="18"/>
        </w:rPr>
        <w:t xml:space="preserve">performance compliance credit check: </w:t>
      </w:r>
      <w:r w:rsidRPr="00CF3F12">
        <w:rPr>
          <w:rFonts w:ascii="Calibri" w:hAnsi="Calibri"/>
        </w:rPr>
        <w:t>This field is filled out automatically. It is referenced from the CF</w:t>
      </w:r>
      <w:r>
        <w:rPr>
          <w:rFonts w:ascii="Calibri" w:hAnsi="Calibri"/>
        </w:rPr>
        <w:t>1</w:t>
      </w:r>
      <w:r w:rsidRPr="00CF3F12">
        <w:rPr>
          <w:rFonts w:ascii="Calibri" w:hAnsi="Calibri"/>
        </w:rPr>
        <w:t xml:space="preserve">R. </w:t>
      </w:r>
    </w:p>
    <w:p w14:paraId="7DC3DB36" w14:textId="1AF110EC" w:rsidR="00C34EE9" w:rsidRPr="00CF3F12" w:rsidRDefault="00484886" w:rsidP="00C01944">
      <w:pPr>
        <w:pStyle w:val="ListParagraph"/>
        <w:numPr>
          <w:ilvl w:val="0"/>
          <w:numId w:val="36"/>
        </w:numPr>
        <w:rPr>
          <w:rFonts w:ascii="Calibri" w:hAnsi="Calibri"/>
          <w:szCs w:val="18"/>
        </w:rPr>
      </w:pPr>
      <w:r w:rsidRPr="00CF3F12">
        <w:rPr>
          <w:rFonts w:asciiTheme="minorHAnsi" w:hAnsiTheme="minorHAnsi"/>
          <w:szCs w:val="18"/>
        </w:rPr>
        <w:t xml:space="preserve">Directory </w:t>
      </w:r>
      <w:r w:rsidR="00B41187">
        <w:rPr>
          <w:rFonts w:asciiTheme="minorHAnsi" w:hAnsiTheme="minorHAnsi"/>
          <w:szCs w:val="18"/>
        </w:rPr>
        <w:t>U</w:t>
      </w:r>
      <w:r w:rsidRPr="00CF3F12">
        <w:rPr>
          <w:rFonts w:asciiTheme="minorHAnsi" w:hAnsiTheme="minorHAnsi"/>
          <w:szCs w:val="18"/>
        </w:rPr>
        <w:t xml:space="preserve">sed to </w:t>
      </w:r>
      <w:r w:rsidR="00B41187">
        <w:rPr>
          <w:rFonts w:asciiTheme="minorHAnsi" w:hAnsiTheme="minorHAnsi"/>
          <w:szCs w:val="18"/>
        </w:rPr>
        <w:t>C</w:t>
      </w:r>
      <w:r w:rsidRPr="00CF3F12">
        <w:rPr>
          <w:rFonts w:asciiTheme="minorHAnsi" w:hAnsiTheme="minorHAnsi"/>
          <w:szCs w:val="18"/>
        </w:rPr>
        <w:t xml:space="preserve">ertify </w:t>
      </w:r>
      <w:r w:rsidR="00B41187">
        <w:rPr>
          <w:rFonts w:asciiTheme="minorHAnsi" w:hAnsiTheme="minorHAnsi"/>
          <w:szCs w:val="18"/>
        </w:rPr>
        <w:t>P</w:t>
      </w:r>
      <w:r w:rsidRPr="00CF3F12">
        <w:rPr>
          <w:rFonts w:asciiTheme="minorHAnsi" w:hAnsiTheme="minorHAnsi"/>
          <w:szCs w:val="18"/>
        </w:rPr>
        <w:t xml:space="preserve">roduct </w:t>
      </w:r>
      <w:r w:rsidR="00B41187">
        <w:rPr>
          <w:rFonts w:asciiTheme="minorHAnsi" w:hAnsiTheme="minorHAnsi"/>
          <w:szCs w:val="18"/>
        </w:rPr>
        <w:t>P</w:t>
      </w:r>
      <w:r w:rsidRPr="00CF3F12">
        <w:rPr>
          <w:rFonts w:asciiTheme="minorHAnsi" w:hAnsiTheme="minorHAnsi"/>
          <w:szCs w:val="18"/>
        </w:rPr>
        <w:t xml:space="preserve">erformance: User to select from </w:t>
      </w:r>
      <w:r w:rsidR="00AD5100" w:rsidRPr="00CF3F12">
        <w:rPr>
          <w:rFonts w:asciiTheme="minorHAnsi" w:hAnsiTheme="minorHAnsi"/>
          <w:szCs w:val="18"/>
        </w:rPr>
        <w:t>dropdown list the certification database used to document equipment efficiency.</w:t>
      </w:r>
      <w:r w:rsidR="00216B0A">
        <w:rPr>
          <w:rFonts w:asciiTheme="minorHAnsi" w:hAnsiTheme="minorHAnsi"/>
          <w:szCs w:val="18"/>
        </w:rPr>
        <w:t xml:space="preserve"> Choices are AHRI, CEC and DOE.</w:t>
      </w:r>
    </w:p>
    <w:p w14:paraId="7DC3DB37" w14:textId="31F5A065" w:rsidR="00C01944" w:rsidRPr="00CF3F12" w:rsidRDefault="00872117" w:rsidP="00C01944">
      <w:pPr>
        <w:pStyle w:val="ListParagraph"/>
        <w:numPr>
          <w:ilvl w:val="0"/>
          <w:numId w:val="36"/>
        </w:numPr>
        <w:rPr>
          <w:rFonts w:ascii="Calibri" w:hAnsi="Calibri"/>
          <w:szCs w:val="18"/>
        </w:rPr>
      </w:pPr>
      <w:r w:rsidRPr="00CF3F12">
        <w:rPr>
          <w:rFonts w:asciiTheme="minorHAnsi" w:hAnsiTheme="minorHAnsi"/>
          <w:szCs w:val="18"/>
        </w:rPr>
        <w:t xml:space="preserve">AHRI </w:t>
      </w:r>
      <w:r w:rsidR="0022368B">
        <w:rPr>
          <w:rFonts w:asciiTheme="minorHAnsi" w:hAnsiTheme="minorHAnsi"/>
          <w:szCs w:val="18"/>
        </w:rPr>
        <w:t>C</w:t>
      </w:r>
      <w:r w:rsidRPr="00CF3F12">
        <w:rPr>
          <w:rFonts w:asciiTheme="minorHAnsi" w:hAnsiTheme="minorHAnsi"/>
          <w:szCs w:val="18"/>
        </w:rPr>
        <w:t xml:space="preserve">ertification </w:t>
      </w:r>
      <w:r w:rsidR="0022368B">
        <w:rPr>
          <w:rFonts w:asciiTheme="minorHAnsi" w:hAnsiTheme="minorHAnsi"/>
          <w:szCs w:val="18"/>
        </w:rPr>
        <w:t>N</w:t>
      </w:r>
      <w:r w:rsidRPr="00CF3F12">
        <w:rPr>
          <w:rFonts w:asciiTheme="minorHAnsi" w:hAnsiTheme="minorHAnsi"/>
          <w:szCs w:val="18"/>
        </w:rPr>
        <w:t xml:space="preserve">umber for the </w:t>
      </w:r>
      <w:r w:rsidR="0022368B">
        <w:rPr>
          <w:rFonts w:asciiTheme="minorHAnsi" w:hAnsiTheme="minorHAnsi"/>
          <w:szCs w:val="18"/>
        </w:rPr>
        <w:t>I</w:t>
      </w:r>
      <w:r w:rsidRPr="00CF3F12">
        <w:rPr>
          <w:rFonts w:asciiTheme="minorHAnsi" w:hAnsiTheme="minorHAnsi"/>
          <w:szCs w:val="18"/>
        </w:rPr>
        <w:t xml:space="preserve">nstalled </w:t>
      </w:r>
      <w:r w:rsidR="0022368B">
        <w:rPr>
          <w:rFonts w:asciiTheme="minorHAnsi" w:hAnsiTheme="minorHAnsi"/>
          <w:szCs w:val="18"/>
        </w:rPr>
        <w:t>S</w:t>
      </w:r>
      <w:r w:rsidRPr="00CF3F12">
        <w:rPr>
          <w:rFonts w:asciiTheme="minorHAnsi" w:hAnsiTheme="minorHAnsi"/>
          <w:szCs w:val="18"/>
        </w:rPr>
        <w:t xml:space="preserve">pace </w:t>
      </w:r>
      <w:r w:rsidR="0022368B">
        <w:rPr>
          <w:rFonts w:asciiTheme="minorHAnsi" w:hAnsiTheme="minorHAnsi"/>
          <w:szCs w:val="18"/>
        </w:rPr>
        <w:t>C</w:t>
      </w:r>
      <w:r w:rsidRPr="00CF3F12">
        <w:rPr>
          <w:rFonts w:asciiTheme="minorHAnsi" w:hAnsiTheme="minorHAnsi"/>
          <w:szCs w:val="18"/>
        </w:rPr>
        <w:t xml:space="preserve">onditioning </w:t>
      </w:r>
      <w:r w:rsidR="0022368B">
        <w:rPr>
          <w:rFonts w:asciiTheme="minorHAnsi" w:hAnsiTheme="minorHAnsi"/>
          <w:szCs w:val="18"/>
        </w:rPr>
        <w:t>S</w:t>
      </w:r>
      <w:r w:rsidRPr="00CF3F12">
        <w:rPr>
          <w:rFonts w:asciiTheme="minorHAnsi" w:hAnsiTheme="minorHAnsi"/>
          <w:szCs w:val="18"/>
        </w:rPr>
        <w:t>ystem:</w:t>
      </w:r>
      <w:r w:rsidR="00C01944" w:rsidRPr="00CF3F12">
        <w:rPr>
          <w:rFonts w:asciiTheme="minorHAnsi" w:hAnsiTheme="minorHAnsi"/>
          <w:szCs w:val="18"/>
        </w:rPr>
        <w:t xml:space="preserve"> </w:t>
      </w:r>
      <w:r w:rsidR="008B2546" w:rsidRPr="00CF3F12">
        <w:rPr>
          <w:rFonts w:asciiTheme="minorHAnsi" w:hAnsiTheme="minorHAnsi"/>
          <w:szCs w:val="18"/>
        </w:rPr>
        <w:t xml:space="preserve">If </w:t>
      </w:r>
      <w:r w:rsidR="003F598E">
        <w:rPr>
          <w:rFonts w:asciiTheme="minorHAnsi" w:hAnsiTheme="minorHAnsi"/>
          <w:szCs w:val="18"/>
        </w:rPr>
        <w:t xml:space="preserve">the directory used is </w:t>
      </w:r>
      <w:r w:rsidR="008B2546" w:rsidRPr="00CF3F12">
        <w:rPr>
          <w:rFonts w:asciiTheme="minorHAnsi" w:hAnsiTheme="minorHAnsi"/>
          <w:szCs w:val="18"/>
        </w:rPr>
        <w:t>not AHRI, “N/A”</w:t>
      </w:r>
      <w:r w:rsidR="003F598E">
        <w:rPr>
          <w:rFonts w:asciiTheme="minorHAnsi" w:hAnsiTheme="minorHAnsi"/>
          <w:szCs w:val="18"/>
        </w:rPr>
        <w:t xml:space="preserve"> will automatically be entered. </w:t>
      </w:r>
      <w:r w:rsidR="008B2546" w:rsidRPr="00CF3F12">
        <w:rPr>
          <w:rFonts w:asciiTheme="minorHAnsi" w:hAnsiTheme="minorHAnsi"/>
          <w:szCs w:val="18"/>
        </w:rPr>
        <w:t>Otherwise, e</w:t>
      </w:r>
      <w:r w:rsidR="00C01944" w:rsidRPr="00CF3F12">
        <w:rPr>
          <w:rFonts w:asciiTheme="minorHAnsi" w:hAnsiTheme="minorHAnsi"/>
          <w:szCs w:val="18"/>
        </w:rPr>
        <w:t xml:space="preserve">nter the complete AHRI </w:t>
      </w:r>
      <w:r w:rsidR="00B41187">
        <w:rPr>
          <w:rFonts w:asciiTheme="minorHAnsi" w:hAnsiTheme="minorHAnsi"/>
          <w:szCs w:val="18"/>
        </w:rPr>
        <w:t>C</w:t>
      </w:r>
      <w:r w:rsidR="00C01944" w:rsidRPr="00CF3F12">
        <w:rPr>
          <w:rFonts w:asciiTheme="minorHAnsi" w:hAnsiTheme="minorHAnsi"/>
          <w:szCs w:val="18"/>
        </w:rPr>
        <w:t xml:space="preserve">ertification </w:t>
      </w:r>
      <w:r w:rsidR="00B41187">
        <w:rPr>
          <w:rFonts w:asciiTheme="minorHAnsi" w:hAnsiTheme="minorHAnsi"/>
          <w:szCs w:val="18"/>
        </w:rPr>
        <w:t>N</w:t>
      </w:r>
      <w:r w:rsidR="00C01944" w:rsidRPr="00CF3F12">
        <w:rPr>
          <w:rFonts w:asciiTheme="minorHAnsi" w:hAnsiTheme="minorHAnsi"/>
          <w:szCs w:val="18"/>
        </w:rPr>
        <w:t xml:space="preserve">umber for the </w:t>
      </w:r>
      <w:r w:rsidR="00B41187">
        <w:rPr>
          <w:rFonts w:asciiTheme="minorHAnsi" w:hAnsiTheme="minorHAnsi"/>
          <w:szCs w:val="18"/>
        </w:rPr>
        <w:t>I</w:t>
      </w:r>
      <w:r w:rsidR="00C01944" w:rsidRPr="00CF3F12">
        <w:rPr>
          <w:rFonts w:asciiTheme="minorHAnsi" w:hAnsiTheme="minorHAnsi"/>
          <w:szCs w:val="18"/>
        </w:rPr>
        <w:t>nstalled</w:t>
      </w:r>
      <w:r w:rsidR="00B41187">
        <w:rPr>
          <w:rFonts w:asciiTheme="minorHAnsi" w:hAnsiTheme="minorHAnsi"/>
          <w:szCs w:val="18"/>
        </w:rPr>
        <w:t xml:space="preserve"> Space Conditioning System</w:t>
      </w:r>
      <w:r w:rsidR="00C01944" w:rsidRPr="00CF3F12">
        <w:rPr>
          <w:rFonts w:asciiTheme="minorHAnsi" w:hAnsiTheme="minorHAnsi"/>
          <w:szCs w:val="18"/>
        </w:rPr>
        <w:t>. This number represents a specific piece of equipment (e.g., package units) or combination of equipment (e.g., split systems) that must match the installed equipment.</w:t>
      </w:r>
    </w:p>
    <w:p w14:paraId="7DC3DB38" w14:textId="37170348" w:rsidR="00C01944" w:rsidRPr="001C2D6E" w:rsidRDefault="00FC459B" w:rsidP="00C01944">
      <w:pPr>
        <w:pStyle w:val="Header"/>
        <w:numPr>
          <w:ilvl w:val="0"/>
          <w:numId w:val="36"/>
        </w:numPr>
        <w:tabs>
          <w:tab w:val="clear" w:pos="4320"/>
          <w:tab w:val="clear" w:pos="8640"/>
        </w:tabs>
        <w:rPr>
          <w:rFonts w:asciiTheme="minorHAnsi" w:hAnsiTheme="minorHAnsi"/>
          <w:szCs w:val="18"/>
        </w:rPr>
      </w:pPr>
      <w:r w:rsidRPr="000053B5">
        <w:rPr>
          <w:rFonts w:asciiTheme="minorHAnsi" w:hAnsiTheme="minorHAnsi"/>
          <w:szCs w:val="18"/>
        </w:rPr>
        <w:t>Does the directory used to certify product performance require a specific air handler</w:t>
      </w:r>
      <w:r w:rsidR="003F598E">
        <w:rPr>
          <w:rFonts w:asciiTheme="minorHAnsi" w:hAnsiTheme="minorHAnsi"/>
          <w:szCs w:val="18"/>
        </w:rPr>
        <w:t xml:space="preserve">, </w:t>
      </w:r>
      <w:r w:rsidRPr="000053B5">
        <w:rPr>
          <w:rFonts w:asciiTheme="minorHAnsi" w:hAnsiTheme="minorHAnsi"/>
          <w:szCs w:val="18"/>
        </w:rPr>
        <w:t>furnace</w:t>
      </w:r>
      <w:r w:rsidR="003F598E">
        <w:rPr>
          <w:rFonts w:asciiTheme="minorHAnsi" w:hAnsiTheme="minorHAnsi"/>
          <w:szCs w:val="18"/>
        </w:rPr>
        <w:t xml:space="preserve"> or fan coil</w:t>
      </w:r>
      <w:r w:rsidRPr="000053B5">
        <w:rPr>
          <w:rFonts w:asciiTheme="minorHAnsi" w:hAnsiTheme="minorHAnsi"/>
          <w:szCs w:val="18"/>
        </w:rPr>
        <w:t xml:space="preserve"> make and model?</w:t>
      </w:r>
      <w:r w:rsidR="00C01944" w:rsidRPr="001C2D6E">
        <w:rPr>
          <w:rFonts w:asciiTheme="minorHAnsi" w:hAnsiTheme="minorHAnsi"/>
          <w:szCs w:val="18"/>
        </w:rPr>
        <w:t xml:space="preserve">: </w:t>
      </w:r>
      <w:r w:rsidR="008B2546" w:rsidRPr="001C2D6E">
        <w:rPr>
          <w:rFonts w:asciiTheme="minorHAnsi" w:hAnsiTheme="minorHAnsi"/>
          <w:szCs w:val="18"/>
        </w:rPr>
        <w:t xml:space="preserve">If not using AHRI, </w:t>
      </w:r>
      <w:r w:rsidR="00290576">
        <w:rPr>
          <w:rFonts w:asciiTheme="minorHAnsi" w:hAnsiTheme="minorHAnsi"/>
          <w:szCs w:val="18"/>
        </w:rPr>
        <w:t xml:space="preserve">user has the option to </w:t>
      </w:r>
      <w:r w:rsidR="008B2546" w:rsidRPr="001C2D6E">
        <w:rPr>
          <w:rFonts w:asciiTheme="minorHAnsi" w:hAnsiTheme="minorHAnsi"/>
          <w:szCs w:val="18"/>
        </w:rPr>
        <w:t>select “N/A.” Note that when using AHRI,</w:t>
      </w:r>
      <w:r w:rsidR="00CF3F12" w:rsidRPr="001C2D6E">
        <w:rPr>
          <w:rFonts w:asciiTheme="minorHAnsi" w:hAnsiTheme="minorHAnsi"/>
          <w:szCs w:val="18"/>
        </w:rPr>
        <w:t xml:space="preserve"> </w:t>
      </w:r>
      <w:r w:rsidR="008B2546" w:rsidRPr="001C2D6E">
        <w:rPr>
          <w:rFonts w:asciiTheme="minorHAnsi" w:hAnsiTheme="minorHAnsi"/>
          <w:szCs w:val="18"/>
        </w:rPr>
        <w:t>t</w:t>
      </w:r>
      <w:r w:rsidR="00C01944" w:rsidRPr="001C2D6E">
        <w:rPr>
          <w:rFonts w:asciiTheme="minorHAnsi" w:hAnsiTheme="minorHAnsi"/>
          <w:szCs w:val="18"/>
        </w:rPr>
        <w:t>his does not apply to package units. Sometimes, for split systems, a specific model air handler/furnace will be called out in addition to the condenser and coil. When it is, it must be installed and verified for the AHRI certificate to be valid for the installed system. Sometimes, the AHRI certificate only calls out the condenser and coil model numbers. In this case the furnace make/model need not be verified. If not, select “No”.</w:t>
      </w:r>
    </w:p>
    <w:p w14:paraId="7DC3DB39" w14:textId="30248837" w:rsidR="00C01944" w:rsidRPr="00CF3F12" w:rsidRDefault="001E5FD8" w:rsidP="00C01944">
      <w:pPr>
        <w:pStyle w:val="Header"/>
        <w:numPr>
          <w:ilvl w:val="0"/>
          <w:numId w:val="36"/>
        </w:numPr>
        <w:tabs>
          <w:tab w:val="clear" w:pos="4320"/>
          <w:tab w:val="clear" w:pos="8640"/>
        </w:tabs>
        <w:rPr>
          <w:rFonts w:asciiTheme="minorHAnsi" w:hAnsiTheme="minorHAnsi"/>
          <w:szCs w:val="18"/>
        </w:rPr>
      </w:pPr>
      <w:r>
        <w:rPr>
          <w:rFonts w:asciiTheme="minorHAnsi" w:hAnsiTheme="minorHAnsi"/>
          <w:szCs w:val="18"/>
        </w:rPr>
        <w:t>Does the directory used to certify product performance require a time delay relay (+TDR)</w:t>
      </w:r>
      <w:r w:rsidR="00C01944" w:rsidRPr="00CF3F12">
        <w:rPr>
          <w:rFonts w:asciiTheme="minorHAnsi" w:hAnsiTheme="minorHAnsi"/>
          <w:szCs w:val="18"/>
        </w:rPr>
        <w:t xml:space="preserve">?: </w:t>
      </w:r>
      <w:r w:rsidR="008B2546" w:rsidRPr="00CF3F12">
        <w:rPr>
          <w:rFonts w:asciiTheme="minorHAnsi" w:hAnsiTheme="minorHAnsi"/>
          <w:szCs w:val="18"/>
        </w:rPr>
        <w:t xml:space="preserve">If not using AHRI, </w:t>
      </w:r>
      <w:r w:rsidR="00290576">
        <w:rPr>
          <w:rFonts w:asciiTheme="minorHAnsi" w:hAnsiTheme="minorHAnsi"/>
          <w:szCs w:val="18"/>
        </w:rPr>
        <w:t xml:space="preserve">user has the option to </w:t>
      </w:r>
      <w:r w:rsidR="008B2546" w:rsidRPr="00CF3F12">
        <w:rPr>
          <w:rFonts w:asciiTheme="minorHAnsi" w:hAnsiTheme="minorHAnsi"/>
          <w:szCs w:val="18"/>
        </w:rPr>
        <w:t xml:space="preserve">select “N/A.” </w:t>
      </w:r>
      <w:r w:rsidR="00C01944" w:rsidRPr="00CF3F12">
        <w:rPr>
          <w:rFonts w:asciiTheme="minorHAnsi" w:hAnsiTheme="minorHAnsi"/>
          <w:szCs w:val="18"/>
        </w:rPr>
        <w:t>If the AHRI certificate specifies that a TDR was on the system when it was tested, then the TDR is required for the system to achieve its certified efficiency and it must be verified. If not, select “No”. The indication for a TDR usually consists of a “+TDR” at the end of the model number. Sometimes it may just be a “+D” (delay).</w:t>
      </w:r>
    </w:p>
    <w:p w14:paraId="7DC3DB3A" w14:textId="048A842B" w:rsidR="00C01944" w:rsidRPr="00CF3F12" w:rsidRDefault="001E5FD8" w:rsidP="00C01944">
      <w:pPr>
        <w:pStyle w:val="Header"/>
        <w:numPr>
          <w:ilvl w:val="0"/>
          <w:numId w:val="36"/>
        </w:numPr>
        <w:tabs>
          <w:tab w:val="clear" w:pos="4320"/>
          <w:tab w:val="clear" w:pos="8640"/>
        </w:tabs>
        <w:rPr>
          <w:rFonts w:asciiTheme="minorHAnsi" w:hAnsiTheme="minorHAnsi"/>
          <w:szCs w:val="18"/>
        </w:rPr>
      </w:pPr>
      <w:r>
        <w:rPr>
          <w:rFonts w:asciiTheme="minorHAnsi" w:hAnsiTheme="minorHAnsi"/>
          <w:szCs w:val="18"/>
        </w:rPr>
        <w:t>Does the directory used to certify product performance require a TXV (+TXV)</w:t>
      </w:r>
      <w:r w:rsidR="00C01944" w:rsidRPr="00CF3F12">
        <w:rPr>
          <w:rFonts w:asciiTheme="minorHAnsi" w:hAnsiTheme="minorHAnsi"/>
          <w:szCs w:val="18"/>
        </w:rPr>
        <w:t xml:space="preserve">?: </w:t>
      </w:r>
      <w:r w:rsidR="008B2546" w:rsidRPr="00CF3F12">
        <w:rPr>
          <w:rFonts w:asciiTheme="minorHAnsi" w:hAnsiTheme="minorHAnsi"/>
          <w:szCs w:val="18"/>
        </w:rPr>
        <w:t>If not using AHRI,</w:t>
      </w:r>
      <w:r w:rsidR="00290576">
        <w:rPr>
          <w:rFonts w:asciiTheme="minorHAnsi" w:hAnsiTheme="minorHAnsi"/>
          <w:szCs w:val="18"/>
        </w:rPr>
        <w:t xml:space="preserve"> user has the option to</w:t>
      </w:r>
      <w:r w:rsidR="008B2546" w:rsidRPr="00CF3F12">
        <w:rPr>
          <w:rFonts w:asciiTheme="minorHAnsi" w:hAnsiTheme="minorHAnsi"/>
          <w:szCs w:val="18"/>
        </w:rPr>
        <w:t xml:space="preserve"> select “N/A.” </w:t>
      </w:r>
      <w:r w:rsidR="00C01944" w:rsidRPr="00CF3F12">
        <w:rPr>
          <w:rFonts w:asciiTheme="minorHAnsi" w:hAnsiTheme="minorHAnsi"/>
          <w:szCs w:val="18"/>
        </w:rPr>
        <w:t>If the AHRI certificate specifies that a TXV was on the system when it was tested, then the TXV is required for the system to achieve its certified efficiency and it must be verified. If not, select “No”. The indication for a TXV usually consists of a “+TXV” at the end of the model number. Sometimes it may just be a “+V” (valve).</w:t>
      </w:r>
    </w:p>
    <w:p w14:paraId="7DC3DB3B" w14:textId="77777777" w:rsidR="00C01944" w:rsidRPr="00B47B8B" w:rsidRDefault="00C01944" w:rsidP="00C01944">
      <w:pPr>
        <w:pStyle w:val="Header"/>
        <w:tabs>
          <w:tab w:val="clear" w:pos="4320"/>
          <w:tab w:val="clear" w:pos="8640"/>
        </w:tabs>
        <w:rPr>
          <w:rFonts w:asciiTheme="minorHAnsi" w:hAnsiTheme="minorHAnsi"/>
          <w:szCs w:val="18"/>
        </w:rPr>
      </w:pPr>
    </w:p>
    <w:p w14:paraId="7DC3DB3C" w14:textId="2C123666" w:rsidR="00C01944" w:rsidRPr="00CF3F12" w:rsidRDefault="00C01944" w:rsidP="00C01944">
      <w:pPr>
        <w:pStyle w:val="Header"/>
        <w:tabs>
          <w:tab w:val="clear" w:pos="4320"/>
          <w:tab w:val="clear" w:pos="8640"/>
        </w:tabs>
        <w:rPr>
          <w:rFonts w:ascii="Calibri" w:hAnsi="Calibri"/>
          <w:b/>
          <w:szCs w:val="18"/>
        </w:rPr>
      </w:pPr>
      <w:r w:rsidRPr="00CF3F12">
        <w:rPr>
          <w:rFonts w:ascii="Calibri" w:hAnsi="Calibri"/>
          <w:b/>
          <w:szCs w:val="18"/>
        </w:rPr>
        <w:t>Section B. Rated Space Conditioning System Equipment Verification</w:t>
      </w:r>
      <w:r w:rsidR="00216B0A">
        <w:rPr>
          <w:rFonts w:ascii="Calibri" w:hAnsi="Calibri"/>
          <w:b/>
          <w:szCs w:val="18"/>
        </w:rPr>
        <w:t xml:space="preserve"> from Nameplate</w:t>
      </w:r>
    </w:p>
    <w:p w14:paraId="745C75BA" w14:textId="77777777" w:rsidR="0020739B" w:rsidRPr="00CF3F12" w:rsidRDefault="0020739B" w:rsidP="0020739B">
      <w:pPr>
        <w:pStyle w:val="ListParagraph"/>
        <w:numPr>
          <w:ilvl w:val="0"/>
          <w:numId w:val="37"/>
        </w:numPr>
        <w:rPr>
          <w:rFonts w:ascii="Calibri" w:hAnsi="Calibri"/>
        </w:rPr>
      </w:pPr>
      <w:r w:rsidRPr="00CF3F12">
        <w:rPr>
          <w:rFonts w:ascii="Calibri" w:hAnsi="Calibri"/>
        </w:rPr>
        <w:t xml:space="preserve">System </w:t>
      </w:r>
      <w:r>
        <w:rPr>
          <w:rFonts w:ascii="Calibri" w:hAnsi="Calibri"/>
        </w:rPr>
        <w:t>Name or Identification/Tag</w:t>
      </w:r>
      <w:r w:rsidRPr="00CF3F12">
        <w:rPr>
          <w:rFonts w:ascii="Calibri" w:hAnsi="Calibri"/>
        </w:rPr>
        <w:t>: This field is filled out automatically. It is referenced from the CF2R-MCH-01, which must be completed prior to this document.</w:t>
      </w:r>
    </w:p>
    <w:p w14:paraId="1A1D4AAC" w14:textId="77777777" w:rsidR="0020739B" w:rsidRDefault="0020739B" w:rsidP="0020739B">
      <w:pPr>
        <w:pStyle w:val="ListParagraph"/>
        <w:numPr>
          <w:ilvl w:val="0"/>
          <w:numId w:val="37"/>
        </w:numPr>
        <w:rPr>
          <w:rFonts w:ascii="Calibri" w:hAnsi="Calibri"/>
        </w:rPr>
      </w:pPr>
      <w:r w:rsidRPr="00CF3F12">
        <w:rPr>
          <w:rFonts w:asciiTheme="minorHAnsi" w:hAnsiTheme="minorHAnsi"/>
          <w:szCs w:val="18"/>
        </w:rPr>
        <w:t>System Location or Area Served:</w:t>
      </w:r>
      <w:r w:rsidRPr="00CF3F12">
        <w:rPr>
          <w:rFonts w:ascii="Calibri" w:hAnsi="Calibri"/>
        </w:rPr>
        <w:t xml:space="preserve"> This field is filled out automatically. It is referenced from the CF2R-MCH-01, which must be completed prior to this document.</w:t>
      </w:r>
    </w:p>
    <w:p w14:paraId="70C663C0" w14:textId="45F736B4" w:rsidR="0020739B" w:rsidRDefault="0020739B" w:rsidP="0020739B">
      <w:pPr>
        <w:pStyle w:val="ListParagraph"/>
        <w:numPr>
          <w:ilvl w:val="0"/>
          <w:numId w:val="37"/>
        </w:numPr>
        <w:rPr>
          <w:rFonts w:ascii="Calibri" w:hAnsi="Calibri"/>
        </w:rPr>
      </w:pPr>
      <w:r>
        <w:rPr>
          <w:rFonts w:ascii="Calibri" w:hAnsi="Calibri"/>
        </w:rPr>
        <w:t>Indoor unit Name</w:t>
      </w:r>
      <w:r w:rsidRPr="00CF3F12">
        <w:rPr>
          <w:rFonts w:ascii="Calibri" w:hAnsi="Calibri"/>
        </w:rPr>
        <w:t>: This field is filled out automatically. It is referenced from the CF2R-MCH-01, which must be completed prior to this document.</w:t>
      </w:r>
    </w:p>
    <w:p w14:paraId="37FA6FF5" w14:textId="0598781F" w:rsidR="00BB10FF" w:rsidRPr="00CF3F12" w:rsidRDefault="00BB10FF" w:rsidP="0020739B">
      <w:pPr>
        <w:pStyle w:val="ListParagraph"/>
        <w:numPr>
          <w:ilvl w:val="0"/>
          <w:numId w:val="37"/>
        </w:numPr>
        <w:rPr>
          <w:rFonts w:ascii="Calibri" w:hAnsi="Calibri"/>
        </w:rPr>
      </w:pPr>
      <w:r>
        <w:rPr>
          <w:rFonts w:ascii="Calibri" w:hAnsi="Calibri"/>
        </w:rPr>
        <w:t>Installed indoor unit type is automatically filled out.</w:t>
      </w:r>
    </w:p>
    <w:p w14:paraId="7DC3DB3D" w14:textId="0CA4B4E2" w:rsidR="00C01944" w:rsidRPr="00CF3F12" w:rsidRDefault="00C01944" w:rsidP="00C01944">
      <w:pPr>
        <w:pStyle w:val="Header"/>
        <w:numPr>
          <w:ilvl w:val="0"/>
          <w:numId w:val="37"/>
        </w:numPr>
        <w:tabs>
          <w:tab w:val="clear" w:pos="4320"/>
          <w:tab w:val="clear" w:pos="8640"/>
        </w:tabs>
        <w:rPr>
          <w:rFonts w:asciiTheme="minorHAnsi" w:hAnsiTheme="minorHAnsi"/>
          <w:szCs w:val="18"/>
        </w:rPr>
      </w:pPr>
      <w:r w:rsidRPr="00CF3F12">
        <w:rPr>
          <w:rFonts w:ascii="Calibri" w:hAnsi="Calibri"/>
          <w:szCs w:val="18"/>
        </w:rPr>
        <w:t xml:space="preserve">Outdoor Condenser or Package Unit - Installed Manufacturer Name, Data from Nameplate of Installed system component: </w:t>
      </w:r>
      <w:r w:rsidRPr="00CF3F12">
        <w:rPr>
          <w:rFonts w:ascii="Calibri" w:hAnsi="Calibri"/>
        </w:rPr>
        <w:t>This field is filled out automatically. It is referenced from the CF2R-MCH-01, which must be completed prior to this document.</w:t>
      </w:r>
    </w:p>
    <w:p w14:paraId="7DC3DB3F" w14:textId="77777777"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t xml:space="preserve">Outdoor Condenser or Package Unit - Installed Model Number, Data from Nameplate of Installed system component: </w:t>
      </w:r>
      <w:r w:rsidRPr="00CF3F12">
        <w:rPr>
          <w:rFonts w:ascii="Calibri" w:hAnsi="Calibri"/>
        </w:rPr>
        <w:t>This field is filled out automatically. It is referenced from the CF2R-MCH-01, which must be completed prior to this document.</w:t>
      </w:r>
    </w:p>
    <w:p w14:paraId="7DC3DB41" w14:textId="2D22F405" w:rsidR="00C01944" w:rsidRPr="00CF3F12" w:rsidRDefault="00C9124F" w:rsidP="00C01944">
      <w:pPr>
        <w:pStyle w:val="Header"/>
        <w:numPr>
          <w:ilvl w:val="0"/>
          <w:numId w:val="37"/>
        </w:numPr>
        <w:tabs>
          <w:tab w:val="clear" w:pos="4320"/>
          <w:tab w:val="clear" w:pos="8640"/>
        </w:tabs>
        <w:rPr>
          <w:rFonts w:ascii="Calibri" w:hAnsi="Calibri"/>
          <w:szCs w:val="18"/>
        </w:rPr>
      </w:pPr>
      <w:r>
        <w:rPr>
          <w:rFonts w:ascii="Calibri" w:hAnsi="Calibri"/>
          <w:szCs w:val="18"/>
        </w:rPr>
        <w:t>Indoor</w:t>
      </w:r>
      <w:r w:rsidRPr="00CF3F12">
        <w:rPr>
          <w:rFonts w:ascii="Calibri" w:hAnsi="Calibri"/>
          <w:szCs w:val="18"/>
        </w:rPr>
        <w:t xml:space="preserve"> </w:t>
      </w:r>
      <w:r w:rsidR="00C01944" w:rsidRPr="00CF3F12">
        <w:rPr>
          <w:rFonts w:ascii="Calibri" w:hAnsi="Calibri"/>
          <w:szCs w:val="18"/>
        </w:rPr>
        <w:t xml:space="preserve">Coil - Installed Manufacturer Name, Data from Nameplate of Installed system component: </w:t>
      </w:r>
      <w:r w:rsidR="00C01944" w:rsidRPr="00CF3F12">
        <w:rPr>
          <w:rFonts w:ascii="Calibri" w:hAnsi="Calibri"/>
        </w:rPr>
        <w:t>This field is filled out automatically. It is referenced from the CF2R-MCH-01, which must be completed prior to this document.</w:t>
      </w:r>
    </w:p>
    <w:p w14:paraId="7DC3DB43" w14:textId="30F825D4" w:rsidR="00C01944" w:rsidRPr="00CF3F12" w:rsidRDefault="00C9124F" w:rsidP="00C01944">
      <w:pPr>
        <w:pStyle w:val="Header"/>
        <w:numPr>
          <w:ilvl w:val="0"/>
          <w:numId w:val="37"/>
        </w:numPr>
        <w:tabs>
          <w:tab w:val="clear" w:pos="4320"/>
          <w:tab w:val="clear" w:pos="8640"/>
        </w:tabs>
        <w:rPr>
          <w:rFonts w:ascii="Calibri" w:hAnsi="Calibri"/>
          <w:szCs w:val="18"/>
        </w:rPr>
      </w:pPr>
      <w:r>
        <w:rPr>
          <w:rFonts w:ascii="Calibri" w:hAnsi="Calibri"/>
          <w:szCs w:val="18"/>
        </w:rPr>
        <w:t>Indoor</w:t>
      </w:r>
      <w:r w:rsidRPr="00CF3F12">
        <w:rPr>
          <w:rFonts w:ascii="Calibri" w:hAnsi="Calibri"/>
          <w:szCs w:val="18"/>
        </w:rPr>
        <w:t xml:space="preserve"> </w:t>
      </w:r>
      <w:r w:rsidR="00C01944" w:rsidRPr="00CF3F12">
        <w:rPr>
          <w:rFonts w:ascii="Calibri" w:hAnsi="Calibri"/>
          <w:szCs w:val="18"/>
        </w:rPr>
        <w:t>Coil - Installed Model Number, Data from Nameplate of Installed system component:</w:t>
      </w:r>
      <w:r w:rsidR="00C30CE1" w:rsidRPr="00CF3F12">
        <w:rPr>
          <w:rFonts w:ascii="Calibri" w:hAnsi="Calibri"/>
          <w:szCs w:val="18"/>
        </w:rPr>
        <w:t xml:space="preserve"> Th</w:t>
      </w:r>
      <w:r w:rsidR="00CB1FB6" w:rsidRPr="00CF3F12">
        <w:rPr>
          <w:rFonts w:ascii="Calibri" w:hAnsi="Calibri"/>
          <w:szCs w:val="18"/>
        </w:rPr>
        <w:t>i</w:t>
      </w:r>
      <w:r w:rsidR="00C30CE1" w:rsidRPr="00CF3F12">
        <w:rPr>
          <w:rFonts w:ascii="Calibri" w:hAnsi="Calibri"/>
          <w:szCs w:val="18"/>
        </w:rPr>
        <w:t xml:space="preserve">s field is filled out automatically. It is </w:t>
      </w:r>
      <w:r w:rsidR="00C30CE1" w:rsidRPr="00CF3F12">
        <w:rPr>
          <w:rFonts w:ascii="Calibri" w:hAnsi="Calibri"/>
        </w:rPr>
        <w:t>referenced from the CF2R-MCH-01, which must be completed prior to this document.</w:t>
      </w:r>
      <w:r w:rsidR="00AF1B71">
        <w:rPr>
          <w:rFonts w:ascii="Calibri" w:hAnsi="Calibri"/>
        </w:rPr>
        <w:t xml:space="preserve"> </w:t>
      </w:r>
      <w:r w:rsidR="00AF1B71" w:rsidRPr="00CF3F12">
        <w:rPr>
          <w:rFonts w:ascii="Calibri" w:hAnsi="Calibri"/>
          <w:szCs w:val="18"/>
        </w:rPr>
        <w:t xml:space="preserve">For </w:t>
      </w:r>
      <w:r w:rsidR="00AF1B71">
        <w:rPr>
          <w:rFonts w:ascii="Calibri" w:hAnsi="Calibri"/>
          <w:szCs w:val="18"/>
        </w:rPr>
        <w:t xml:space="preserve">systems where </w:t>
      </w:r>
      <w:r w:rsidR="00AF1B71" w:rsidRPr="00CF3F12">
        <w:rPr>
          <w:rFonts w:ascii="Calibri" w:hAnsi="Calibri"/>
          <w:szCs w:val="18"/>
        </w:rPr>
        <w:t>there is no separate inside coil</w:t>
      </w:r>
      <w:r w:rsidR="00AF1B71">
        <w:rPr>
          <w:rFonts w:ascii="Calibri" w:hAnsi="Calibri"/>
          <w:szCs w:val="18"/>
        </w:rPr>
        <w:t xml:space="preserve"> </w:t>
      </w:r>
      <w:r w:rsidR="00AF1B71" w:rsidRPr="00CF3F12">
        <w:rPr>
          <w:rFonts w:ascii="Calibri" w:hAnsi="Calibri"/>
          <w:szCs w:val="18"/>
        </w:rPr>
        <w:t>“N/A”</w:t>
      </w:r>
      <w:r w:rsidR="00AF1B71">
        <w:rPr>
          <w:rFonts w:ascii="Calibri" w:hAnsi="Calibri"/>
          <w:szCs w:val="18"/>
        </w:rPr>
        <w:t xml:space="preserve"> will be automatically </w:t>
      </w:r>
      <w:r>
        <w:rPr>
          <w:rFonts w:ascii="Calibri" w:hAnsi="Calibri"/>
          <w:szCs w:val="18"/>
        </w:rPr>
        <w:t>entered</w:t>
      </w:r>
      <w:r w:rsidR="00AF1B71">
        <w:rPr>
          <w:rFonts w:ascii="Calibri" w:hAnsi="Calibri"/>
          <w:szCs w:val="18"/>
        </w:rPr>
        <w:t>.</w:t>
      </w:r>
    </w:p>
    <w:p w14:paraId="7DC3DB45" w14:textId="2AAADC89" w:rsidR="00C01944" w:rsidRPr="00CF3F12" w:rsidRDefault="008B631F" w:rsidP="00C01944">
      <w:pPr>
        <w:pStyle w:val="Header"/>
        <w:numPr>
          <w:ilvl w:val="0"/>
          <w:numId w:val="37"/>
        </w:numPr>
        <w:tabs>
          <w:tab w:val="clear" w:pos="4320"/>
          <w:tab w:val="clear" w:pos="8640"/>
        </w:tabs>
        <w:rPr>
          <w:rFonts w:ascii="Calibri" w:hAnsi="Calibri"/>
          <w:szCs w:val="18"/>
        </w:rPr>
      </w:pPr>
      <w:r>
        <w:rPr>
          <w:rFonts w:ascii="Calibri" w:hAnsi="Calibri"/>
          <w:szCs w:val="18"/>
        </w:rPr>
        <w:t xml:space="preserve">Installed </w:t>
      </w:r>
      <w:r w:rsidR="00C01944" w:rsidRPr="00CF3F12">
        <w:rPr>
          <w:rFonts w:ascii="Calibri" w:hAnsi="Calibri"/>
          <w:szCs w:val="18"/>
        </w:rPr>
        <w:t>Furnace</w:t>
      </w:r>
      <w:r w:rsidR="00B63AAA">
        <w:rPr>
          <w:rFonts w:ascii="Calibri" w:hAnsi="Calibri"/>
          <w:szCs w:val="18"/>
        </w:rPr>
        <w:t xml:space="preserve"> </w:t>
      </w:r>
      <w:r w:rsidR="00C01944" w:rsidRPr="00CF3F12">
        <w:rPr>
          <w:rFonts w:ascii="Calibri" w:hAnsi="Calibri"/>
          <w:szCs w:val="18"/>
        </w:rPr>
        <w:t>Manufacturer Name, Data from Nameplate of Installed system component:</w:t>
      </w:r>
      <w:r w:rsidR="00C01944" w:rsidRPr="00CF3F12">
        <w:rPr>
          <w:rFonts w:ascii="Calibri" w:hAnsi="Calibri"/>
        </w:rPr>
        <w:t xml:space="preserve"> This field is filled out automatically. It is referenced from the CF2R-MCH-01, which must be completed prior to this document</w:t>
      </w:r>
      <w:r w:rsidR="00CF3F12" w:rsidRPr="00CF3F12">
        <w:rPr>
          <w:rFonts w:ascii="Calibri" w:hAnsi="Calibri"/>
        </w:rPr>
        <w:t>.</w:t>
      </w:r>
    </w:p>
    <w:p w14:paraId="7DC3DB47" w14:textId="5DF09BA1" w:rsidR="00C01944" w:rsidRPr="00CF3F12" w:rsidRDefault="008B631F" w:rsidP="00C01944">
      <w:pPr>
        <w:pStyle w:val="Header"/>
        <w:numPr>
          <w:ilvl w:val="0"/>
          <w:numId w:val="37"/>
        </w:numPr>
        <w:tabs>
          <w:tab w:val="clear" w:pos="4320"/>
          <w:tab w:val="clear" w:pos="8640"/>
        </w:tabs>
        <w:rPr>
          <w:rFonts w:ascii="Calibri" w:hAnsi="Calibri"/>
          <w:szCs w:val="18"/>
        </w:rPr>
      </w:pPr>
      <w:r>
        <w:rPr>
          <w:rFonts w:ascii="Calibri" w:hAnsi="Calibri"/>
          <w:szCs w:val="18"/>
        </w:rPr>
        <w:lastRenderedPageBreak/>
        <w:t xml:space="preserve">Installed </w:t>
      </w:r>
      <w:r w:rsidR="00C01944" w:rsidRPr="00CF3F12">
        <w:rPr>
          <w:rFonts w:ascii="Calibri" w:hAnsi="Calibri"/>
          <w:szCs w:val="18"/>
        </w:rPr>
        <w:t xml:space="preserve">Furnace Model Number, Data from Nameplate of Installed system component: </w:t>
      </w:r>
      <w:r w:rsidR="00C01944" w:rsidRPr="00CF3F12">
        <w:rPr>
          <w:rFonts w:ascii="Calibri" w:hAnsi="Calibri"/>
        </w:rPr>
        <w:t>This field is filled out automatically. It is referenced from the CF2R-MCH-01, which must be completed prior to this document</w:t>
      </w:r>
    </w:p>
    <w:p w14:paraId="7DC3DB49" w14:textId="77777777" w:rsidR="00C01944" w:rsidRPr="009E5F54" w:rsidRDefault="00C01944" w:rsidP="005E0D15">
      <w:pPr>
        <w:pStyle w:val="Header"/>
        <w:tabs>
          <w:tab w:val="clear" w:pos="4320"/>
          <w:tab w:val="clear" w:pos="8640"/>
        </w:tabs>
        <w:rPr>
          <w:rFonts w:asciiTheme="minorHAnsi" w:hAnsiTheme="minorHAnsi"/>
        </w:rPr>
      </w:pPr>
    </w:p>
    <w:p w14:paraId="625AF108" w14:textId="1DA81303" w:rsidR="00216B0A" w:rsidRPr="00CF3F12" w:rsidRDefault="00216B0A" w:rsidP="00216B0A">
      <w:pPr>
        <w:pStyle w:val="Header"/>
        <w:tabs>
          <w:tab w:val="clear" w:pos="4320"/>
          <w:tab w:val="clear" w:pos="8640"/>
        </w:tabs>
        <w:rPr>
          <w:rFonts w:ascii="Calibri" w:hAnsi="Calibri"/>
          <w:b/>
          <w:szCs w:val="18"/>
        </w:rPr>
      </w:pPr>
      <w:r w:rsidRPr="00CF3F12">
        <w:rPr>
          <w:rFonts w:ascii="Calibri" w:hAnsi="Calibri"/>
          <w:b/>
          <w:szCs w:val="18"/>
        </w:rPr>
        <w:t xml:space="preserve">Section </w:t>
      </w:r>
      <w:r w:rsidR="00F642A8">
        <w:rPr>
          <w:rFonts w:ascii="Calibri" w:hAnsi="Calibri"/>
          <w:b/>
          <w:szCs w:val="18"/>
        </w:rPr>
        <w:t>C</w:t>
      </w:r>
      <w:r w:rsidRPr="00CF3F12">
        <w:rPr>
          <w:rFonts w:ascii="Calibri" w:hAnsi="Calibri"/>
          <w:b/>
          <w:szCs w:val="18"/>
        </w:rPr>
        <w:t>. Rated Space Conditioning System Equipment Verification</w:t>
      </w:r>
      <w:r w:rsidR="00033FA6">
        <w:rPr>
          <w:rFonts w:ascii="Calibri" w:hAnsi="Calibri"/>
          <w:b/>
          <w:szCs w:val="18"/>
        </w:rPr>
        <w:t xml:space="preserve"> from Directory</w:t>
      </w:r>
    </w:p>
    <w:p w14:paraId="7C852F66" w14:textId="77777777" w:rsidR="004D6116" w:rsidRPr="00CF3F12" w:rsidRDefault="004D6116" w:rsidP="004D6116">
      <w:pPr>
        <w:pStyle w:val="ListParagraph"/>
        <w:numPr>
          <w:ilvl w:val="0"/>
          <w:numId w:val="46"/>
        </w:numPr>
        <w:rPr>
          <w:rFonts w:ascii="Calibri" w:hAnsi="Calibri"/>
        </w:rPr>
      </w:pPr>
      <w:r w:rsidRPr="00CF3F12">
        <w:rPr>
          <w:rFonts w:ascii="Calibri" w:hAnsi="Calibri"/>
        </w:rPr>
        <w:t xml:space="preserve">System </w:t>
      </w:r>
      <w:r>
        <w:rPr>
          <w:rFonts w:ascii="Calibri" w:hAnsi="Calibri"/>
        </w:rPr>
        <w:t>Name or Identification/Tag</w:t>
      </w:r>
      <w:r w:rsidRPr="00CF3F12">
        <w:rPr>
          <w:rFonts w:ascii="Calibri" w:hAnsi="Calibri"/>
        </w:rPr>
        <w:t>: This field is filled out automatically. It is referenced from the CF2R-MCH-01, which must be completed prior to this document.</w:t>
      </w:r>
    </w:p>
    <w:p w14:paraId="1C784DF3" w14:textId="77777777" w:rsidR="004D6116" w:rsidRDefault="004D6116" w:rsidP="004D6116">
      <w:pPr>
        <w:pStyle w:val="ListParagraph"/>
        <w:numPr>
          <w:ilvl w:val="0"/>
          <w:numId w:val="46"/>
        </w:numPr>
        <w:rPr>
          <w:rFonts w:ascii="Calibri" w:hAnsi="Calibri"/>
        </w:rPr>
      </w:pPr>
      <w:r w:rsidRPr="00CF3F12">
        <w:rPr>
          <w:rFonts w:asciiTheme="minorHAnsi" w:hAnsiTheme="minorHAnsi"/>
          <w:szCs w:val="18"/>
        </w:rPr>
        <w:t>System Location or Area Served:</w:t>
      </w:r>
      <w:r w:rsidRPr="00CF3F12">
        <w:rPr>
          <w:rFonts w:ascii="Calibri" w:hAnsi="Calibri"/>
        </w:rPr>
        <w:t xml:space="preserve"> This field is filled out automatically. It is referenced from the CF2R-MCH-01, which must be completed prior to this document.</w:t>
      </w:r>
    </w:p>
    <w:p w14:paraId="4E531A59" w14:textId="638B9BBC" w:rsidR="004D6116" w:rsidRDefault="004D6116" w:rsidP="004D6116">
      <w:pPr>
        <w:pStyle w:val="ListParagraph"/>
        <w:numPr>
          <w:ilvl w:val="0"/>
          <w:numId w:val="46"/>
        </w:numPr>
        <w:rPr>
          <w:rFonts w:ascii="Calibri" w:hAnsi="Calibri"/>
        </w:rPr>
      </w:pPr>
      <w:r>
        <w:rPr>
          <w:rFonts w:ascii="Calibri" w:hAnsi="Calibri"/>
        </w:rPr>
        <w:t>Indoor unit Name</w:t>
      </w:r>
      <w:r w:rsidRPr="00CF3F12">
        <w:rPr>
          <w:rFonts w:ascii="Calibri" w:hAnsi="Calibri"/>
        </w:rPr>
        <w:t>: This field is filled out automatically. It is referenced from the CF2R-MCH-01, which must be completed prior to this document.</w:t>
      </w:r>
    </w:p>
    <w:p w14:paraId="7DE25788" w14:textId="1A7B8FDD" w:rsidR="00BB10FF" w:rsidRPr="00CF3F12" w:rsidRDefault="00BB10FF" w:rsidP="00BB10FF">
      <w:pPr>
        <w:pStyle w:val="ListParagraph"/>
        <w:numPr>
          <w:ilvl w:val="0"/>
          <w:numId w:val="46"/>
        </w:numPr>
        <w:rPr>
          <w:rFonts w:ascii="Calibri" w:hAnsi="Calibri"/>
        </w:rPr>
      </w:pPr>
      <w:r w:rsidRPr="00BB10FF">
        <w:rPr>
          <w:rFonts w:ascii="Calibri" w:hAnsi="Calibri"/>
        </w:rPr>
        <w:t>Installed indoor unit type is automatically filled out</w:t>
      </w:r>
    </w:p>
    <w:p w14:paraId="3522FABC" w14:textId="6A59235A" w:rsidR="00216B0A" w:rsidRPr="00CF3F12" w:rsidRDefault="00216B0A" w:rsidP="00F642A8">
      <w:pPr>
        <w:pStyle w:val="Header"/>
        <w:numPr>
          <w:ilvl w:val="0"/>
          <w:numId w:val="46"/>
        </w:numPr>
        <w:tabs>
          <w:tab w:val="clear" w:pos="4320"/>
          <w:tab w:val="clear" w:pos="8640"/>
        </w:tabs>
        <w:rPr>
          <w:rFonts w:ascii="Calibri" w:hAnsi="Calibri"/>
          <w:szCs w:val="18"/>
        </w:rPr>
      </w:pPr>
      <w:r w:rsidRPr="00CF3F12">
        <w:rPr>
          <w:rFonts w:ascii="Calibri" w:hAnsi="Calibri"/>
          <w:szCs w:val="18"/>
        </w:rPr>
        <w:t>Outdoor Condenser or Package Unit - Installed Manufacturer Name, Data from the Directory used to certify product performance for the rated system component: Enter the Manufacturer’s name for the condenser as it appears in the Directory. For Package units, this will be the only Manufacturer’s name.</w:t>
      </w:r>
    </w:p>
    <w:p w14:paraId="20E86842" w14:textId="77777777" w:rsidR="00216B0A" w:rsidRPr="00CF3F12" w:rsidRDefault="00216B0A" w:rsidP="00F642A8">
      <w:pPr>
        <w:pStyle w:val="Header"/>
        <w:numPr>
          <w:ilvl w:val="0"/>
          <w:numId w:val="46"/>
        </w:numPr>
        <w:tabs>
          <w:tab w:val="clear" w:pos="4320"/>
          <w:tab w:val="clear" w:pos="8640"/>
        </w:tabs>
        <w:rPr>
          <w:rFonts w:ascii="Calibri" w:hAnsi="Calibri"/>
          <w:szCs w:val="18"/>
        </w:rPr>
      </w:pPr>
      <w:r w:rsidRPr="00CF3F12">
        <w:rPr>
          <w:rFonts w:ascii="Calibri" w:hAnsi="Calibri"/>
          <w:szCs w:val="18"/>
        </w:rPr>
        <w:t>Outdoor Condenser or Package Unit - Installed Model Number, Data from the Directory used to certify product performance for the rated system component: Enter the Manufacturer’s model number for the condenser as it appears in the Directory. For Package units, this will be the only model number required.</w:t>
      </w:r>
    </w:p>
    <w:p w14:paraId="550F1C7C" w14:textId="728F6054" w:rsidR="00216B0A" w:rsidRPr="00CF3F12" w:rsidRDefault="008B631F" w:rsidP="00F642A8">
      <w:pPr>
        <w:pStyle w:val="Header"/>
        <w:numPr>
          <w:ilvl w:val="0"/>
          <w:numId w:val="46"/>
        </w:numPr>
        <w:tabs>
          <w:tab w:val="clear" w:pos="4320"/>
          <w:tab w:val="clear" w:pos="8640"/>
        </w:tabs>
        <w:rPr>
          <w:rFonts w:ascii="Calibri" w:hAnsi="Calibri"/>
          <w:szCs w:val="18"/>
        </w:rPr>
      </w:pPr>
      <w:r>
        <w:rPr>
          <w:rFonts w:ascii="Calibri" w:hAnsi="Calibri"/>
          <w:szCs w:val="18"/>
        </w:rPr>
        <w:t>Indoor</w:t>
      </w:r>
      <w:r w:rsidRPr="00CF3F12">
        <w:rPr>
          <w:rFonts w:ascii="Calibri" w:hAnsi="Calibri"/>
          <w:szCs w:val="18"/>
        </w:rPr>
        <w:t xml:space="preserve"> </w:t>
      </w:r>
      <w:r w:rsidR="00216B0A" w:rsidRPr="00CF3F12">
        <w:rPr>
          <w:rFonts w:ascii="Calibri" w:hAnsi="Calibri"/>
          <w:szCs w:val="18"/>
        </w:rPr>
        <w:t xml:space="preserve">Coil - Installed Manufacturer Name, Data from the Directory used to certify product performance for the rated system component: Enter the Manufacturer’s name for the inside coil (aka, indoor coil, evaporator coil) as it appears in the Directory. For </w:t>
      </w:r>
      <w:r w:rsidR="00F642A8">
        <w:rPr>
          <w:rFonts w:ascii="Calibri" w:hAnsi="Calibri"/>
          <w:szCs w:val="18"/>
        </w:rPr>
        <w:t xml:space="preserve">system types that don’t have </w:t>
      </w:r>
      <w:r w:rsidR="006C1B1B">
        <w:rPr>
          <w:rFonts w:ascii="Calibri" w:hAnsi="Calibri"/>
          <w:szCs w:val="18"/>
        </w:rPr>
        <w:t>separate inside coils or if the</w:t>
      </w:r>
      <w:r w:rsidR="00F642A8">
        <w:rPr>
          <w:rFonts w:ascii="Calibri" w:hAnsi="Calibri"/>
          <w:szCs w:val="18"/>
        </w:rPr>
        <w:t xml:space="preserve"> directory rating does not include</w:t>
      </w:r>
      <w:r w:rsidR="006C1B1B">
        <w:rPr>
          <w:rFonts w:ascii="Calibri" w:hAnsi="Calibri"/>
          <w:szCs w:val="18"/>
        </w:rPr>
        <w:t xml:space="preserve"> this information</w:t>
      </w:r>
      <w:r w:rsidR="00F642A8">
        <w:rPr>
          <w:rFonts w:ascii="Calibri" w:hAnsi="Calibri"/>
          <w:szCs w:val="18"/>
        </w:rPr>
        <w:t xml:space="preserve">, like </w:t>
      </w:r>
      <w:r w:rsidR="00216B0A" w:rsidRPr="00CF3F12">
        <w:rPr>
          <w:rFonts w:ascii="Calibri" w:hAnsi="Calibri"/>
          <w:szCs w:val="18"/>
        </w:rPr>
        <w:t>package units</w:t>
      </w:r>
      <w:r w:rsidR="006C1B1B">
        <w:rPr>
          <w:rFonts w:ascii="Calibri" w:hAnsi="Calibri"/>
          <w:szCs w:val="18"/>
        </w:rPr>
        <w:t xml:space="preserve">, </w:t>
      </w:r>
      <w:r w:rsidR="00216B0A" w:rsidRPr="00CF3F12">
        <w:rPr>
          <w:rFonts w:ascii="Calibri" w:hAnsi="Calibri"/>
          <w:szCs w:val="18"/>
        </w:rPr>
        <w:t>fan coil units</w:t>
      </w:r>
      <w:r w:rsidR="006C1B1B">
        <w:rPr>
          <w:rFonts w:ascii="Calibri" w:hAnsi="Calibri"/>
          <w:szCs w:val="18"/>
        </w:rPr>
        <w:t xml:space="preserve"> and multi-split variable capacity heat pumps</w:t>
      </w:r>
      <w:r w:rsidR="00216B0A" w:rsidRPr="00CF3F12">
        <w:rPr>
          <w:rFonts w:ascii="Calibri" w:hAnsi="Calibri"/>
          <w:szCs w:val="18"/>
        </w:rPr>
        <w:t>,</w:t>
      </w:r>
      <w:r w:rsidR="006C1B1B">
        <w:rPr>
          <w:rFonts w:ascii="Calibri" w:hAnsi="Calibri"/>
          <w:szCs w:val="18"/>
        </w:rPr>
        <w:t xml:space="preserve"> user may enter </w:t>
      </w:r>
      <w:r w:rsidR="00216B0A" w:rsidRPr="00CF3F12">
        <w:rPr>
          <w:rFonts w:ascii="Calibri" w:hAnsi="Calibri"/>
          <w:szCs w:val="18"/>
        </w:rPr>
        <w:t>“N/A”.</w:t>
      </w:r>
    </w:p>
    <w:p w14:paraId="40B5F224" w14:textId="016F657D" w:rsidR="006C1B1B" w:rsidRPr="00CF3F12" w:rsidRDefault="008B631F" w:rsidP="006C1B1B">
      <w:pPr>
        <w:pStyle w:val="Header"/>
        <w:numPr>
          <w:ilvl w:val="0"/>
          <w:numId w:val="46"/>
        </w:numPr>
        <w:tabs>
          <w:tab w:val="clear" w:pos="4320"/>
          <w:tab w:val="clear" w:pos="8640"/>
        </w:tabs>
        <w:rPr>
          <w:rFonts w:ascii="Calibri" w:hAnsi="Calibri"/>
          <w:szCs w:val="18"/>
        </w:rPr>
      </w:pPr>
      <w:r>
        <w:rPr>
          <w:rFonts w:ascii="Calibri" w:hAnsi="Calibri"/>
          <w:szCs w:val="18"/>
        </w:rPr>
        <w:t>Indoor</w:t>
      </w:r>
      <w:r w:rsidRPr="006C1B1B">
        <w:rPr>
          <w:rFonts w:ascii="Calibri" w:hAnsi="Calibri"/>
          <w:szCs w:val="18"/>
        </w:rPr>
        <w:t xml:space="preserve"> </w:t>
      </w:r>
      <w:r w:rsidR="00216B0A" w:rsidRPr="006C1B1B">
        <w:rPr>
          <w:rFonts w:ascii="Calibri" w:hAnsi="Calibri"/>
          <w:szCs w:val="18"/>
        </w:rPr>
        <w:t>Coil - Installed Model Number, Data from the Directory used to certify the rated system component: Enter the Manufacturer’s model number for the inside coil (aka, indoor coil, evaporator coil) as it appears in the Directory.</w:t>
      </w:r>
      <w:r w:rsidR="006C1B1B" w:rsidRPr="006C1B1B">
        <w:rPr>
          <w:rFonts w:ascii="Calibri" w:hAnsi="Calibri"/>
          <w:szCs w:val="18"/>
        </w:rPr>
        <w:t xml:space="preserve"> </w:t>
      </w:r>
      <w:r w:rsidR="006C1B1B" w:rsidRPr="00CF3F12">
        <w:rPr>
          <w:rFonts w:ascii="Calibri" w:hAnsi="Calibri"/>
          <w:szCs w:val="18"/>
        </w:rPr>
        <w:t xml:space="preserve">For </w:t>
      </w:r>
      <w:r w:rsidR="006C1B1B">
        <w:rPr>
          <w:rFonts w:ascii="Calibri" w:hAnsi="Calibri"/>
          <w:szCs w:val="18"/>
        </w:rPr>
        <w:t>system types that don’t have separate inside coils or if the directory rating does not include this information (</w:t>
      </w:r>
      <w:r w:rsidR="006C1B1B" w:rsidRPr="00CF3F12">
        <w:rPr>
          <w:rFonts w:ascii="Calibri" w:hAnsi="Calibri"/>
          <w:szCs w:val="18"/>
        </w:rPr>
        <w:t>package units</w:t>
      </w:r>
      <w:r w:rsidR="006C1B1B">
        <w:rPr>
          <w:rFonts w:ascii="Calibri" w:hAnsi="Calibri"/>
          <w:szCs w:val="18"/>
        </w:rPr>
        <w:t xml:space="preserve">, </w:t>
      </w:r>
      <w:r w:rsidR="006C1B1B" w:rsidRPr="00CF3F12">
        <w:rPr>
          <w:rFonts w:ascii="Calibri" w:hAnsi="Calibri"/>
          <w:szCs w:val="18"/>
        </w:rPr>
        <w:t>fan coil units</w:t>
      </w:r>
      <w:r w:rsidR="006C1B1B">
        <w:rPr>
          <w:rFonts w:ascii="Calibri" w:hAnsi="Calibri"/>
          <w:szCs w:val="18"/>
        </w:rPr>
        <w:t>, multi-split variable capacity heat pumps)</w:t>
      </w:r>
      <w:r w:rsidR="006C1B1B" w:rsidRPr="00CF3F12">
        <w:rPr>
          <w:rFonts w:ascii="Calibri" w:hAnsi="Calibri"/>
          <w:szCs w:val="18"/>
        </w:rPr>
        <w:t>,</w:t>
      </w:r>
      <w:r w:rsidR="006C1B1B">
        <w:rPr>
          <w:rFonts w:ascii="Calibri" w:hAnsi="Calibri"/>
          <w:szCs w:val="18"/>
        </w:rPr>
        <w:t xml:space="preserve"> user may enter </w:t>
      </w:r>
      <w:r w:rsidR="006C1B1B" w:rsidRPr="00CF3F12">
        <w:rPr>
          <w:rFonts w:ascii="Calibri" w:hAnsi="Calibri"/>
          <w:szCs w:val="18"/>
        </w:rPr>
        <w:t>“N/A”.</w:t>
      </w:r>
    </w:p>
    <w:p w14:paraId="0CB1625A" w14:textId="5906585C" w:rsidR="00216B0A" w:rsidRPr="006C1B1B" w:rsidRDefault="008B631F" w:rsidP="00193838">
      <w:pPr>
        <w:pStyle w:val="Header"/>
        <w:numPr>
          <w:ilvl w:val="0"/>
          <w:numId w:val="46"/>
        </w:numPr>
        <w:tabs>
          <w:tab w:val="clear" w:pos="4320"/>
          <w:tab w:val="clear" w:pos="8640"/>
        </w:tabs>
        <w:rPr>
          <w:rFonts w:ascii="Calibri" w:hAnsi="Calibri"/>
          <w:szCs w:val="18"/>
        </w:rPr>
      </w:pPr>
      <w:r>
        <w:rPr>
          <w:rFonts w:ascii="Calibri" w:hAnsi="Calibri"/>
          <w:szCs w:val="18"/>
        </w:rPr>
        <w:t xml:space="preserve">Installed </w:t>
      </w:r>
      <w:r w:rsidR="00216B0A" w:rsidRPr="006C1B1B">
        <w:rPr>
          <w:rFonts w:ascii="Calibri" w:hAnsi="Calibri"/>
          <w:szCs w:val="18"/>
        </w:rPr>
        <w:t>Furnace Manufacturer Name, Data from the directory used to certify product performance for the rated system component: If not using AHRI, user has the option to select “N/A.” Enter the Manufacturer’s name for the air handler/furnace as it appears in the directory. For package units there is no separate air handler, so enter “N/A”. Also enter “N/A” if a specific furnace or air handler is not called out in the directory, as indicated in Section A, above.</w:t>
      </w:r>
    </w:p>
    <w:p w14:paraId="649B4605" w14:textId="52EA0BAA" w:rsidR="00216B0A" w:rsidRPr="00CF3F12" w:rsidRDefault="008B631F" w:rsidP="00F642A8">
      <w:pPr>
        <w:pStyle w:val="Header"/>
        <w:numPr>
          <w:ilvl w:val="0"/>
          <w:numId w:val="46"/>
        </w:numPr>
        <w:tabs>
          <w:tab w:val="clear" w:pos="4320"/>
          <w:tab w:val="clear" w:pos="8640"/>
        </w:tabs>
        <w:rPr>
          <w:rFonts w:ascii="Calibri" w:hAnsi="Calibri"/>
        </w:rPr>
      </w:pPr>
      <w:r>
        <w:rPr>
          <w:rFonts w:ascii="Calibri" w:hAnsi="Calibri"/>
          <w:szCs w:val="18"/>
        </w:rPr>
        <w:t xml:space="preserve">Installed </w:t>
      </w:r>
      <w:r w:rsidR="00216B0A" w:rsidRPr="00CF3F12">
        <w:rPr>
          <w:rFonts w:ascii="Calibri" w:hAnsi="Calibri"/>
          <w:szCs w:val="18"/>
        </w:rPr>
        <w:t xml:space="preserve">Furnace Model Number, Data from </w:t>
      </w:r>
      <w:r w:rsidR="00216B0A">
        <w:rPr>
          <w:rFonts w:ascii="Calibri" w:hAnsi="Calibri"/>
          <w:szCs w:val="18"/>
        </w:rPr>
        <w:t>the directory used to certify product performance</w:t>
      </w:r>
      <w:r w:rsidR="00216B0A" w:rsidRPr="00CF3F12">
        <w:rPr>
          <w:rFonts w:ascii="Calibri" w:hAnsi="Calibri"/>
          <w:szCs w:val="18"/>
        </w:rPr>
        <w:t xml:space="preserve"> for the rated system component: If not using AHRI, </w:t>
      </w:r>
      <w:r w:rsidR="00216B0A">
        <w:rPr>
          <w:rFonts w:ascii="Calibri" w:hAnsi="Calibri"/>
          <w:szCs w:val="18"/>
        </w:rPr>
        <w:t xml:space="preserve">user has the option to </w:t>
      </w:r>
      <w:r w:rsidR="00216B0A" w:rsidRPr="00CF3F12">
        <w:rPr>
          <w:rFonts w:ascii="Calibri" w:hAnsi="Calibri"/>
          <w:szCs w:val="18"/>
        </w:rPr>
        <w:t>select “N/A”</w:t>
      </w:r>
      <w:r w:rsidR="00216B0A">
        <w:rPr>
          <w:rFonts w:ascii="Calibri" w:hAnsi="Calibri"/>
          <w:szCs w:val="18"/>
        </w:rPr>
        <w:t xml:space="preserve">. </w:t>
      </w:r>
      <w:r w:rsidR="00216B0A" w:rsidRPr="00CF3F12">
        <w:rPr>
          <w:rFonts w:ascii="Calibri" w:hAnsi="Calibri"/>
          <w:szCs w:val="18"/>
        </w:rPr>
        <w:t xml:space="preserve">Enter the Manufacturer’s model number for the air handler/furnace as it appears </w:t>
      </w:r>
      <w:r w:rsidR="00216B0A">
        <w:rPr>
          <w:rFonts w:ascii="Calibri" w:hAnsi="Calibri"/>
          <w:szCs w:val="18"/>
        </w:rPr>
        <w:t>in</w:t>
      </w:r>
      <w:r w:rsidR="00216B0A" w:rsidRPr="00CF3F12">
        <w:rPr>
          <w:rFonts w:ascii="Calibri" w:hAnsi="Calibri"/>
          <w:szCs w:val="18"/>
        </w:rPr>
        <w:t xml:space="preserve"> the </w:t>
      </w:r>
      <w:r w:rsidR="00216B0A">
        <w:rPr>
          <w:rFonts w:ascii="Calibri" w:hAnsi="Calibri"/>
          <w:szCs w:val="18"/>
        </w:rPr>
        <w:t>directory</w:t>
      </w:r>
      <w:r w:rsidR="00216B0A" w:rsidRPr="00CF3F12">
        <w:rPr>
          <w:rFonts w:ascii="Calibri" w:hAnsi="Calibri"/>
          <w:szCs w:val="18"/>
        </w:rPr>
        <w:t xml:space="preserve">. For package units there is no separate air handler, so enter “N/A”. Also enter “N/A” if a specific furnace or air handler is not called </w:t>
      </w:r>
      <w:r w:rsidR="00216B0A" w:rsidRPr="00CF3F12">
        <w:rPr>
          <w:rFonts w:ascii="Calibri" w:hAnsi="Calibri"/>
        </w:rPr>
        <w:t xml:space="preserve">out </w:t>
      </w:r>
      <w:r w:rsidR="00216B0A">
        <w:rPr>
          <w:rFonts w:ascii="Calibri" w:hAnsi="Calibri"/>
        </w:rPr>
        <w:t>in</w:t>
      </w:r>
      <w:r w:rsidR="00216B0A" w:rsidRPr="00CF3F12">
        <w:rPr>
          <w:rFonts w:ascii="Calibri" w:hAnsi="Calibri"/>
        </w:rPr>
        <w:t xml:space="preserve"> the </w:t>
      </w:r>
      <w:r w:rsidR="00216B0A">
        <w:rPr>
          <w:rFonts w:ascii="Calibri" w:hAnsi="Calibri"/>
        </w:rPr>
        <w:t>directory</w:t>
      </w:r>
      <w:r w:rsidR="00216B0A" w:rsidRPr="00CF3F12">
        <w:rPr>
          <w:rFonts w:ascii="Calibri" w:hAnsi="Calibri"/>
        </w:rPr>
        <w:t>, as indicated in Section A, above.</w:t>
      </w:r>
    </w:p>
    <w:p w14:paraId="0FB349F0" w14:textId="77777777" w:rsidR="00216B0A" w:rsidRDefault="00216B0A" w:rsidP="00C01944">
      <w:pPr>
        <w:rPr>
          <w:rFonts w:ascii="Calibri" w:hAnsi="Calibri"/>
          <w:b/>
        </w:rPr>
      </w:pPr>
    </w:p>
    <w:p w14:paraId="7DC3DB4A" w14:textId="14DF8B4D" w:rsidR="00C01944" w:rsidRPr="00CF3F12" w:rsidRDefault="00872117" w:rsidP="00C01944">
      <w:pPr>
        <w:rPr>
          <w:rFonts w:ascii="Calibri" w:hAnsi="Calibri"/>
          <w:b/>
        </w:rPr>
      </w:pPr>
      <w:r w:rsidRPr="00CF3F12">
        <w:rPr>
          <w:rFonts w:ascii="Calibri" w:hAnsi="Calibri"/>
          <w:b/>
        </w:rPr>
        <w:t xml:space="preserve">Section </w:t>
      </w:r>
      <w:r w:rsidR="00F642A8">
        <w:rPr>
          <w:rFonts w:ascii="Calibri" w:hAnsi="Calibri"/>
          <w:b/>
        </w:rPr>
        <w:t>D</w:t>
      </w:r>
      <w:r w:rsidRPr="00CF3F12">
        <w:rPr>
          <w:rFonts w:ascii="Calibri" w:hAnsi="Calibri"/>
          <w:b/>
        </w:rPr>
        <w:t>. Verified Cooling System SEER</w:t>
      </w:r>
      <w:ins w:id="99" w:author="Markstrum, Alexis@Energy" w:date="2021-10-28T11:19:00Z">
        <w:r w:rsidR="00235185">
          <w:rPr>
            <w:rFonts w:ascii="Calibri" w:hAnsi="Calibri"/>
            <w:b/>
          </w:rPr>
          <w:t>/SEER2</w:t>
        </w:r>
      </w:ins>
    </w:p>
    <w:p w14:paraId="7DC3DB4B" w14:textId="40EDFB1A" w:rsidR="00C01944" w:rsidRPr="00CF3F12" w:rsidRDefault="00872117" w:rsidP="00C01944">
      <w:pPr>
        <w:pStyle w:val="ListParagraph"/>
        <w:numPr>
          <w:ilvl w:val="0"/>
          <w:numId w:val="38"/>
        </w:numPr>
        <w:rPr>
          <w:rFonts w:ascii="Calibri" w:hAnsi="Calibri"/>
        </w:rPr>
      </w:pPr>
      <w:r w:rsidRPr="00CF3F12">
        <w:rPr>
          <w:rFonts w:ascii="Calibri" w:hAnsi="Calibri"/>
        </w:rPr>
        <w:t>Required Minimum SEER</w:t>
      </w:r>
      <w:ins w:id="100" w:author="Markstrum, Alexis@Energy" w:date="2021-10-28T11:19:00Z">
        <w:r w:rsidR="00235185">
          <w:rPr>
            <w:rFonts w:ascii="Calibri" w:hAnsi="Calibri"/>
          </w:rPr>
          <w:t>/SEER2</w:t>
        </w:r>
      </w:ins>
      <w:r w:rsidRPr="00CF3F12">
        <w:rPr>
          <w:rFonts w:ascii="Calibri" w:hAnsi="Calibri"/>
        </w:rPr>
        <w:t xml:space="preserve">: </w:t>
      </w:r>
      <w:r w:rsidR="00C01944" w:rsidRPr="00CF3F12">
        <w:rPr>
          <w:rFonts w:ascii="Calibri" w:hAnsi="Calibri"/>
        </w:rPr>
        <w:t>This field is filled out automatically. It is referenced from the CF2R-MCH-01, which must be completed prior to this document</w:t>
      </w:r>
      <w:r w:rsidR="00CF3F12" w:rsidRPr="00CF3F12">
        <w:rPr>
          <w:rFonts w:ascii="Calibri" w:hAnsi="Calibri"/>
        </w:rPr>
        <w:t>.</w:t>
      </w:r>
    </w:p>
    <w:p w14:paraId="7DC3DB4C" w14:textId="52917623" w:rsidR="00C01944" w:rsidRPr="00CF3F12" w:rsidRDefault="00872117" w:rsidP="00C01944">
      <w:pPr>
        <w:pStyle w:val="ListParagraph"/>
        <w:numPr>
          <w:ilvl w:val="0"/>
          <w:numId w:val="38"/>
        </w:numPr>
        <w:rPr>
          <w:rFonts w:ascii="Calibri" w:hAnsi="Calibri"/>
        </w:rPr>
      </w:pPr>
      <w:r w:rsidRPr="00CF3F12">
        <w:rPr>
          <w:rFonts w:ascii="Calibri" w:hAnsi="Calibri"/>
        </w:rPr>
        <w:t>Installed SEER</w:t>
      </w:r>
      <w:ins w:id="101" w:author="Markstrum, Alexis@Energy" w:date="2021-10-28T11:19:00Z">
        <w:r w:rsidR="00235185">
          <w:rPr>
            <w:rFonts w:ascii="Calibri" w:hAnsi="Calibri"/>
          </w:rPr>
          <w:t>/SEER2</w:t>
        </w:r>
      </w:ins>
      <w:r w:rsidRPr="00CF3F12">
        <w:rPr>
          <w:rFonts w:ascii="Calibri" w:hAnsi="Calibri"/>
        </w:rPr>
        <w:t xml:space="preserve">: Enter the exact SEER value shown in the Directory used to certify the equipment shown in Section </w:t>
      </w:r>
      <w:r w:rsidR="00442DE2">
        <w:rPr>
          <w:rFonts w:ascii="Calibri" w:hAnsi="Calibri"/>
        </w:rPr>
        <w:t>A</w:t>
      </w:r>
      <w:r w:rsidRPr="00CF3F12">
        <w:rPr>
          <w:rFonts w:ascii="Calibri" w:hAnsi="Calibri"/>
        </w:rPr>
        <w:t>, above.</w:t>
      </w:r>
    </w:p>
    <w:p w14:paraId="7DC3DB4D" w14:textId="77777777" w:rsidR="00C01944" w:rsidRPr="00CF3F12" w:rsidRDefault="00872117" w:rsidP="00C01944">
      <w:pPr>
        <w:pStyle w:val="ListParagraph"/>
        <w:numPr>
          <w:ilvl w:val="0"/>
          <w:numId w:val="38"/>
        </w:numPr>
        <w:rPr>
          <w:rFonts w:ascii="Calibri" w:hAnsi="Calibri"/>
        </w:rPr>
      </w:pPr>
      <w:r w:rsidRPr="00CF3F12">
        <w:rPr>
          <w:rFonts w:ascii="Calibri" w:hAnsi="Calibri"/>
        </w:rPr>
        <w:t>Compliance Statement: This field is filled out automatically. Compliance requires that the installed SEER meet the required minimum SEER.</w:t>
      </w:r>
    </w:p>
    <w:p w14:paraId="7DC3DB4E" w14:textId="77777777" w:rsidR="00C01944" w:rsidRPr="00CF3F12" w:rsidRDefault="00C01944" w:rsidP="005E0D15">
      <w:pPr>
        <w:rPr>
          <w:rFonts w:ascii="Calibri" w:hAnsi="Calibri"/>
        </w:rPr>
      </w:pPr>
    </w:p>
    <w:p w14:paraId="7DC3DB4F" w14:textId="72EB63C4" w:rsidR="00C01944" w:rsidRPr="00CF3F12" w:rsidRDefault="00872117" w:rsidP="00C01944">
      <w:pPr>
        <w:rPr>
          <w:rFonts w:ascii="Calibri" w:hAnsi="Calibri"/>
          <w:b/>
        </w:rPr>
      </w:pPr>
      <w:r w:rsidRPr="00CF3F12">
        <w:rPr>
          <w:rFonts w:ascii="Calibri" w:hAnsi="Calibri"/>
          <w:b/>
        </w:rPr>
        <w:t xml:space="preserve">Section </w:t>
      </w:r>
      <w:r w:rsidR="00F642A8">
        <w:rPr>
          <w:rFonts w:ascii="Calibri" w:hAnsi="Calibri"/>
          <w:b/>
        </w:rPr>
        <w:t>E</w:t>
      </w:r>
      <w:r w:rsidRPr="00CF3F12">
        <w:rPr>
          <w:rFonts w:ascii="Calibri" w:hAnsi="Calibri"/>
          <w:b/>
        </w:rPr>
        <w:t>. Verified Cooling System EER</w:t>
      </w:r>
      <w:ins w:id="102" w:author="Markstrum, Alexis@Energy" w:date="2021-10-28T11:20:00Z">
        <w:r w:rsidR="00E87E46">
          <w:rPr>
            <w:rFonts w:ascii="Calibri" w:hAnsi="Calibri"/>
            <w:b/>
          </w:rPr>
          <w:t>/EER2</w:t>
        </w:r>
      </w:ins>
    </w:p>
    <w:p w14:paraId="7DC3DB50" w14:textId="2FC27104" w:rsidR="00C01944" w:rsidRPr="00CF3F12" w:rsidRDefault="00872117" w:rsidP="00C01944">
      <w:pPr>
        <w:pStyle w:val="ListParagraph"/>
        <w:numPr>
          <w:ilvl w:val="0"/>
          <w:numId w:val="39"/>
        </w:numPr>
        <w:rPr>
          <w:rFonts w:ascii="Calibri" w:hAnsi="Calibri"/>
        </w:rPr>
      </w:pPr>
      <w:r w:rsidRPr="00CF3F12">
        <w:rPr>
          <w:rFonts w:ascii="Calibri" w:hAnsi="Calibri"/>
        </w:rPr>
        <w:t>Required Minimum EER</w:t>
      </w:r>
      <w:ins w:id="103" w:author="Markstrum, Alexis@Energy" w:date="2021-10-28T11:20:00Z">
        <w:r w:rsidR="00E87E46">
          <w:rPr>
            <w:rFonts w:ascii="Calibri" w:hAnsi="Calibri"/>
          </w:rPr>
          <w:t>/EER2</w:t>
        </w:r>
      </w:ins>
      <w:r w:rsidRPr="00CF3F12">
        <w:rPr>
          <w:rFonts w:ascii="Calibri" w:hAnsi="Calibri"/>
        </w:rPr>
        <w:t>:</w:t>
      </w:r>
      <w:r w:rsidR="00C01944" w:rsidRPr="00CF3F12">
        <w:rPr>
          <w:rFonts w:ascii="Calibri" w:hAnsi="Calibri"/>
        </w:rPr>
        <w:t xml:space="preserve"> This field is filled out automatically. It is referenced from the CF2R-MCH-01, which must be completed prior to this document</w:t>
      </w:r>
      <w:r w:rsidR="00CF3F12" w:rsidRPr="00CF3F12">
        <w:rPr>
          <w:rFonts w:ascii="Calibri" w:hAnsi="Calibri"/>
        </w:rPr>
        <w:t>.</w:t>
      </w:r>
    </w:p>
    <w:p w14:paraId="7DC3DB51" w14:textId="19AF995F" w:rsidR="00C01944" w:rsidRPr="00CF3F12" w:rsidRDefault="00872117" w:rsidP="00C01944">
      <w:pPr>
        <w:pStyle w:val="ListParagraph"/>
        <w:numPr>
          <w:ilvl w:val="0"/>
          <w:numId w:val="39"/>
        </w:numPr>
        <w:rPr>
          <w:rFonts w:ascii="Calibri" w:hAnsi="Calibri"/>
        </w:rPr>
      </w:pPr>
      <w:r w:rsidRPr="00CF3F12">
        <w:rPr>
          <w:rFonts w:ascii="Calibri" w:hAnsi="Calibri"/>
        </w:rPr>
        <w:t>Installed EER</w:t>
      </w:r>
      <w:ins w:id="104" w:author="Markstrum, Alexis@Energy" w:date="2021-10-28T11:20:00Z">
        <w:r w:rsidR="00E87E46">
          <w:rPr>
            <w:rFonts w:ascii="Calibri" w:hAnsi="Calibri"/>
          </w:rPr>
          <w:t>/EER2</w:t>
        </w:r>
      </w:ins>
      <w:r w:rsidRPr="00CF3F12">
        <w:rPr>
          <w:rFonts w:ascii="Calibri" w:hAnsi="Calibri"/>
        </w:rPr>
        <w:t xml:space="preserve">: Enter the exact EER value shown on </w:t>
      </w:r>
      <w:r w:rsidR="00560787" w:rsidRPr="00CF3F12">
        <w:rPr>
          <w:rFonts w:ascii="Calibri" w:hAnsi="Calibri"/>
        </w:rPr>
        <w:t xml:space="preserve">in the Directory used to certify </w:t>
      </w:r>
      <w:r w:rsidRPr="00CF3F12">
        <w:rPr>
          <w:rFonts w:ascii="Calibri" w:hAnsi="Calibri"/>
        </w:rPr>
        <w:t xml:space="preserve">the equipment shown in Section </w:t>
      </w:r>
      <w:r w:rsidR="00442DE2">
        <w:rPr>
          <w:rFonts w:ascii="Calibri" w:hAnsi="Calibri"/>
        </w:rPr>
        <w:t>A</w:t>
      </w:r>
      <w:r w:rsidRPr="00CF3F12">
        <w:rPr>
          <w:rFonts w:ascii="Calibri" w:hAnsi="Calibri"/>
        </w:rPr>
        <w:t>, above.</w:t>
      </w:r>
    </w:p>
    <w:p w14:paraId="7DC3DB52" w14:textId="77777777" w:rsidR="00C01944" w:rsidRPr="00CF3F12" w:rsidRDefault="00872117" w:rsidP="00C01944">
      <w:pPr>
        <w:pStyle w:val="ListParagraph"/>
        <w:numPr>
          <w:ilvl w:val="0"/>
          <w:numId w:val="39"/>
        </w:numPr>
        <w:rPr>
          <w:rFonts w:ascii="Calibri" w:hAnsi="Calibri"/>
        </w:rPr>
      </w:pPr>
      <w:r w:rsidRPr="00CF3F12">
        <w:rPr>
          <w:rFonts w:ascii="Calibri" w:hAnsi="Calibri"/>
        </w:rPr>
        <w:t>Compliance Statement: This field is filled out automatically. Compliance requires that the installed EER meet the required minimum EER</w:t>
      </w:r>
      <w:r w:rsidR="00CF3F12" w:rsidRPr="00CF3F12">
        <w:rPr>
          <w:rFonts w:ascii="Calibri" w:hAnsi="Calibri"/>
        </w:rPr>
        <w:t>.</w:t>
      </w:r>
    </w:p>
    <w:p w14:paraId="7DC3DB53" w14:textId="171B0949" w:rsidR="00C01944" w:rsidRPr="005E0D15" w:rsidRDefault="00C01944" w:rsidP="005E0D15">
      <w:pPr>
        <w:rPr>
          <w:rFonts w:ascii="Calibri" w:hAnsi="Calibri"/>
        </w:rPr>
      </w:pPr>
    </w:p>
    <w:p w14:paraId="2104EDBB" w14:textId="582898C4" w:rsidR="00B63AAA" w:rsidRPr="00CF3F12" w:rsidRDefault="00B63AAA" w:rsidP="00B63AAA">
      <w:pPr>
        <w:rPr>
          <w:rFonts w:ascii="Calibri" w:hAnsi="Calibri"/>
          <w:b/>
        </w:rPr>
      </w:pPr>
      <w:r w:rsidRPr="00CF3F12">
        <w:rPr>
          <w:rFonts w:ascii="Calibri" w:hAnsi="Calibri"/>
          <w:b/>
        </w:rPr>
        <w:t xml:space="preserve">Section </w:t>
      </w:r>
      <w:r w:rsidR="00F642A8">
        <w:rPr>
          <w:rFonts w:ascii="Calibri" w:hAnsi="Calibri"/>
          <w:b/>
        </w:rPr>
        <w:t>F</w:t>
      </w:r>
      <w:r w:rsidRPr="00CF3F12">
        <w:rPr>
          <w:rFonts w:ascii="Calibri" w:hAnsi="Calibri"/>
          <w:b/>
        </w:rPr>
        <w:t xml:space="preserve">. Verified </w:t>
      </w:r>
      <w:r>
        <w:rPr>
          <w:rFonts w:ascii="Calibri" w:hAnsi="Calibri"/>
          <w:b/>
        </w:rPr>
        <w:t>Heat Pump Heating Output</w:t>
      </w:r>
    </w:p>
    <w:p w14:paraId="5520E896" w14:textId="2E1F8F9A" w:rsidR="00B63AAA" w:rsidRPr="00CF3F12" w:rsidRDefault="00B63AAA" w:rsidP="00B63AAA">
      <w:pPr>
        <w:pStyle w:val="ListParagraph"/>
        <w:numPr>
          <w:ilvl w:val="0"/>
          <w:numId w:val="45"/>
        </w:numPr>
        <w:rPr>
          <w:rFonts w:ascii="Calibri" w:hAnsi="Calibri"/>
        </w:rPr>
      </w:pPr>
      <w:r w:rsidRPr="00CF3F12">
        <w:rPr>
          <w:rFonts w:ascii="Calibri" w:hAnsi="Calibri"/>
        </w:rPr>
        <w:t xml:space="preserve">Required </w:t>
      </w:r>
      <w:r>
        <w:rPr>
          <w:rFonts w:ascii="Calibri" w:hAnsi="Calibri"/>
        </w:rPr>
        <w:t>Heating BTU Output at 47 Degrees F</w:t>
      </w:r>
      <w:r w:rsidRPr="00CF3F12">
        <w:rPr>
          <w:rFonts w:ascii="Calibri" w:hAnsi="Calibri"/>
        </w:rPr>
        <w:t>: This field is filled out automatically. It is referenced from the CF2R-MCH-01, which must be completed prior to this document.</w:t>
      </w:r>
    </w:p>
    <w:p w14:paraId="6A87B189" w14:textId="7DF81648" w:rsidR="00B63AAA" w:rsidRDefault="00B63AAA" w:rsidP="00B63AAA">
      <w:pPr>
        <w:pStyle w:val="ListParagraph"/>
        <w:numPr>
          <w:ilvl w:val="0"/>
          <w:numId w:val="45"/>
        </w:numPr>
        <w:rPr>
          <w:rFonts w:ascii="Calibri" w:hAnsi="Calibri"/>
        </w:rPr>
      </w:pPr>
      <w:r w:rsidRPr="00CF3F12">
        <w:rPr>
          <w:rFonts w:ascii="Calibri" w:hAnsi="Calibri"/>
        </w:rPr>
        <w:t xml:space="preserve">Installed </w:t>
      </w:r>
      <w:r w:rsidR="00F7262C">
        <w:rPr>
          <w:rFonts w:ascii="Calibri" w:hAnsi="Calibri"/>
        </w:rPr>
        <w:t>Heating BTU Output at 47 Degrees F</w:t>
      </w:r>
      <w:r w:rsidRPr="00CF3F12">
        <w:rPr>
          <w:rFonts w:ascii="Calibri" w:hAnsi="Calibri"/>
        </w:rPr>
        <w:t xml:space="preserve">: Enter the exact </w:t>
      </w:r>
      <w:r w:rsidR="00F7262C">
        <w:rPr>
          <w:rFonts w:ascii="Calibri" w:hAnsi="Calibri"/>
        </w:rPr>
        <w:t>Heating BTU Output at 47 Degrees F</w:t>
      </w:r>
      <w:r w:rsidRPr="00CF3F12">
        <w:rPr>
          <w:rFonts w:ascii="Calibri" w:hAnsi="Calibri"/>
        </w:rPr>
        <w:t xml:space="preserve"> value shown on in the Directory used to certify the equipment shown in Section </w:t>
      </w:r>
      <w:r w:rsidR="00442DE2">
        <w:rPr>
          <w:rFonts w:ascii="Calibri" w:hAnsi="Calibri"/>
        </w:rPr>
        <w:t>A</w:t>
      </w:r>
      <w:r w:rsidRPr="00CF3F12">
        <w:rPr>
          <w:rFonts w:ascii="Calibri" w:hAnsi="Calibri"/>
        </w:rPr>
        <w:t>, above.</w:t>
      </w:r>
    </w:p>
    <w:p w14:paraId="48E2C91D" w14:textId="74C3D5AD" w:rsidR="00F7262C" w:rsidRDefault="00F7262C" w:rsidP="00B63AAA">
      <w:pPr>
        <w:pStyle w:val="ListParagraph"/>
        <w:numPr>
          <w:ilvl w:val="0"/>
          <w:numId w:val="45"/>
        </w:numPr>
        <w:rPr>
          <w:rFonts w:ascii="Calibri" w:hAnsi="Calibri"/>
        </w:rPr>
      </w:pPr>
      <w:r w:rsidRPr="00CF3F12">
        <w:rPr>
          <w:rFonts w:ascii="Calibri" w:hAnsi="Calibri"/>
        </w:rPr>
        <w:lastRenderedPageBreak/>
        <w:t xml:space="preserve">Required </w:t>
      </w:r>
      <w:r>
        <w:rPr>
          <w:rFonts w:ascii="Calibri" w:hAnsi="Calibri"/>
        </w:rPr>
        <w:t>Heating BTU Output at 17 Degrees F</w:t>
      </w:r>
      <w:r w:rsidRPr="00CF3F12">
        <w:rPr>
          <w:rFonts w:ascii="Calibri" w:hAnsi="Calibri"/>
        </w:rPr>
        <w:t>: This field is filled out automatically. It is referenced from the CF2R-MCH-01, which must be completed prior to this document.</w:t>
      </w:r>
    </w:p>
    <w:p w14:paraId="5DE8F654" w14:textId="317BC8E2" w:rsidR="00F7262C" w:rsidRDefault="00F7262C" w:rsidP="00F7262C">
      <w:pPr>
        <w:pStyle w:val="ListParagraph"/>
        <w:numPr>
          <w:ilvl w:val="0"/>
          <w:numId w:val="45"/>
        </w:numPr>
        <w:rPr>
          <w:rFonts w:ascii="Calibri" w:hAnsi="Calibri"/>
        </w:rPr>
      </w:pPr>
      <w:r w:rsidRPr="00CF3F12">
        <w:rPr>
          <w:rFonts w:ascii="Calibri" w:hAnsi="Calibri"/>
        </w:rPr>
        <w:t xml:space="preserve">Installed </w:t>
      </w:r>
      <w:r>
        <w:rPr>
          <w:rFonts w:ascii="Calibri" w:hAnsi="Calibri"/>
        </w:rPr>
        <w:t>Heating BTU Output at 17 Degrees F</w:t>
      </w:r>
      <w:r w:rsidRPr="00CF3F12">
        <w:rPr>
          <w:rFonts w:ascii="Calibri" w:hAnsi="Calibri"/>
        </w:rPr>
        <w:t xml:space="preserve">: Enter the exact </w:t>
      </w:r>
      <w:r>
        <w:rPr>
          <w:rFonts w:ascii="Calibri" w:hAnsi="Calibri"/>
        </w:rPr>
        <w:t>Heating BTU Output at 17 Degrees F</w:t>
      </w:r>
      <w:r w:rsidRPr="00CF3F12">
        <w:rPr>
          <w:rFonts w:ascii="Calibri" w:hAnsi="Calibri"/>
        </w:rPr>
        <w:t xml:space="preserve"> value shown on in the Directory used to certify the equipment shown in Section </w:t>
      </w:r>
      <w:r w:rsidR="00442DE2">
        <w:rPr>
          <w:rFonts w:ascii="Calibri" w:hAnsi="Calibri"/>
        </w:rPr>
        <w:t>A</w:t>
      </w:r>
      <w:r w:rsidRPr="00CF3F12">
        <w:rPr>
          <w:rFonts w:ascii="Calibri" w:hAnsi="Calibri"/>
        </w:rPr>
        <w:t>, above.</w:t>
      </w:r>
      <w:r w:rsidR="00E97B67">
        <w:rPr>
          <w:rFonts w:ascii="Calibri" w:hAnsi="Calibri"/>
        </w:rPr>
        <w:t xml:space="preserve"> N</w:t>
      </w:r>
      <w:r w:rsidR="00E97B67" w:rsidRPr="00E97B67">
        <w:rPr>
          <w:rFonts w:ascii="Calibri" w:hAnsi="Calibri"/>
        </w:rPr>
        <w:t>/A entry</w:t>
      </w:r>
      <w:r w:rsidR="00E97B67">
        <w:rPr>
          <w:rFonts w:ascii="Calibri" w:hAnsi="Calibri"/>
        </w:rPr>
        <w:t xml:space="preserve"> is allowed </w:t>
      </w:r>
      <w:r w:rsidR="00E97B67" w:rsidRPr="00E97B67">
        <w:rPr>
          <w:rFonts w:ascii="Calibri" w:hAnsi="Calibri"/>
        </w:rPr>
        <w:t>if</w:t>
      </w:r>
      <w:r w:rsidR="00E97B67" w:rsidRPr="00E97B67" w:rsidDel="008A484F">
        <w:rPr>
          <w:rFonts w:ascii="Calibri" w:hAnsi="Calibri"/>
        </w:rPr>
        <w:t xml:space="preserve"> </w:t>
      </w:r>
      <w:r w:rsidR="00E97B67" w:rsidRPr="00E97B67">
        <w:rPr>
          <w:rFonts w:ascii="Calibri" w:hAnsi="Calibri"/>
        </w:rPr>
        <w:t>heat pump system output is not rated at 17 degrees F in any directory</w:t>
      </w:r>
    </w:p>
    <w:p w14:paraId="72B2B5F3" w14:textId="0933FE05" w:rsidR="00B63AAA" w:rsidRPr="00CF3F12" w:rsidRDefault="00B63AAA" w:rsidP="00B63AAA">
      <w:pPr>
        <w:pStyle w:val="ListParagraph"/>
        <w:numPr>
          <w:ilvl w:val="0"/>
          <w:numId w:val="45"/>
        </w:numPr>
        <w:rPr>
          <w:rFonts w:ascii="Calibri" w:hAnsi="Calibri"/>
        </w:rPr>
      </w:pPr>
      <w:r w:rsidRPr="00CF3F12">
        <w:rPr>
          <w:rFonts w:ascii="Calibri" w:hAnsi="Calibri"/>
        </w:rPr>
        <w:t xml:space="preserve">Compliance Statement: This field is filled out automatically. </w:t>
      </w:r>
      <w:r w:rsidR="00E97B67">
        <w:rPr>
          <w:rFonts w:ascii="Calibri" w:hAnsi="Calibri"/>
        </w:rPr>
        <w:t>If both rating points are available c</w:t>
      </w:r>
      <w:r w:rsidRPr="00CF3F12">
        <w:rPr>
          <w:rFonts w:ascii="Calibri" w:hAnsi="Calibri"/>
        </w:rPr>
        <w:t xml:space="preserve">ompliance requires that the installed </w:t>
      </w:r>
      <w:r w:rsidR="00F7262C">
        <w:rPr>
          <w:rFonts w:ascii="Calibri" w:hAnsi="Calibri"/>
        </w:rPr>
        <w:t>Heating BTU Output at 47 Degrees and Heating BTU Output at 17 Degrees</w:t>
      </w:r>
      <w:r w:rsidRPr="00CF3F12">
        <w:rPr>
          <w:rFonts w:ascii="Calibri" w:hAnsi="Calibri"/>
        </w:rPr>
        <w:t xml:space="preserve"> </w:t>
      </w:r>
      <w:r w:rsidR="00E97B67" w:rsidRPr="00CF3F12">
        <w:rPr>
          <w:rFonts w:ascii="Calibri" w:hAnsi="Calibri"/>
        </w:rPr>
        <w:t xml:space="preserve">meet the required minimum </w:t>
      </w:r>
      <w:r w:rsidR="00E97B67">
        <w:rPr>
          <w:rFonts w:ascii="Calibri" w:hAnsi="Calibri"/>
        </w:rPr>
        <w:t>from CF2R-MCH-01 or if the high temperature is available c</w:t>
      </w:r>
      <w:r w:rsidR="00E97B67" w:rsidRPr="00CF3F12">
        <w:rPr>
          <w:rFonts w:ascii="Calibri" w:hAnsi="Calibri"/>
        </w:rPr>
        <w:t xml:space="preserve">ompliance requires that the installed </w:t>
      </w:r>
      <w:r w:rsidR="00E97B67">
        <w:rPr>
          <w:rFonts w:ascii="Calibri" w:hAnsi="Calibri"/>
        </w:rPr>
        <w:t>Heating BTU Output at 47 Degrees</w:t>
      </w:r>
      <w:r w:rsidR="00E97B67" w:rsidRPr="00CF3F12">
        <w:rPr>
          <w:rFonts w:ascii="Calibri" w:hAnsi="Calibri"/>
        </w:rPr>
        <w:t xml:space="preserve"> meet the required minimum </w:t>
      </w:r>
      <w:r w:rsidR="00E97B67">
        <w:rPr>
          <w:rFonts w:ascii="Calibri" w:hAnsi="Calibri"/>
        </w:rPr>
        <w:t>from CF2R-MCH-01</w:t>
      </w:r>
      <w:r w:rsidRPr="00CF3F12">
        <w:rPr>
          <w:rFonts w:ascii="Calibri" w:hAnsi="Calibri"/>
        </w:rPr>
        <w:t>.</w:t>
      </w:r>
    </w:p>
    <w:p w14:paraId="1996E2FB" w14:textId="77777777" w:rsidR="00B63AAA" w:rsidRPr="00E97B67" w:rsidRDefault="00B63AAA" w:rsidP="00E97B67">
      <w:pPr>
        <w:rPr>
          <w:rFonts w:ascii="Calibri" w:hAnsi="Calibri"/>
        </w:rPr>
      </w:pPr>
    </w:p>
    <w:p w14:paraId="4EDC5A16" w14:textId="30A51896" w:rsidR="00A76DC6" w:rsidRPr="00CF3F12" w:rsidRDefault="00A76DC6" w:rsidP="00A76DC6">
      <w:pPr>
        <w:rPr>
          <w:rFonts w:ascii="Calibri" w:hAnsi="Calibri"/>
          <w:b/>
        </w:rPr>
      </w:pPr>
      <w:r w:rsidRPr="00CF3F12">
        <w:rPr>
          <w:rFonts w:ascii="Calibri" w:hAnsi="Calibri"/>
          <w:b/>
        </w:rPr>
        <w:t xml:space="preserve">Section </w:t>
      </w:r>
      <w:r>
        <w:rPr>
          <w:rFonts w:ascii="Calibri" w:hAnsi="Calibri"/>
          <w:b/>
        </w:rPr>
        <w:t>G</w:t>
      </w:r>
      <w:r w:rsidRPr="00CF3F12">
        <w:rPr>
          <w:rFonts w:ascii="Calibri" w:hAnsi="Calibri"/>
          <w:b/>
        </w:rPr>
        <w:t xml:space="preserve">. Verified </w:t>
      </w:r>
      <w:r w:rsidR="00D04639">
        <w:rPr>
          <w:rFonts w:ascii="Calibri" w:hAnsi="Calibri"/>
          <w:b/>
        </w:rPr>
        <w:t xml:space="preserve">Heat Pump </w:t>
      </w:r>
      <w:r w:rsidRPr="00CF3F12">
        <w:rPr>
          <w:rFonts w:ascii="Calibri" w:hAnsi="Calibri"/>
          <w:b/>
        </w:rPr>
        <w:t xml:space="preserve">System </w:t>
      </w:r>
      <w:r>
        <w:rPr>
          <w:rFonts w:ascii="Calibri" w:hAnsi="Calibri"/>
          <w:b/>
        </w:rPr>
        <w:t>HSPF</w:t>
      </w:r>
      <w:ins w:id="105" w:author="Markstrum, Alexis@Energy" w:date="2021-10-28T11:20:00Z">
        <w:r w:rsidR="00411923">
          <w:rPr>
            <w:rFonts w:ascii="Calibri" w:hAnsi="Calibri"/>
            <w:b/>
          </w:rPr>
          <w:t>/HSPF2</w:t>
        </w:r>
      </w:ins>
    </w:p>
    <w:p w14:paraId="7678D4C2" w14:textId="7DA7EC2C" w:rsidR="00A76DC6" w:rsidRPr="00CF3F12" w:rsidRDefault="00A76DC6" w:rsidP="00A76DC6">
      <w:pPr>
        <w:pStyle w:val="ListParagraph"/>
        <w:numPr>
          <w:ilvl w:val="0"/>
          <w:numId w:val="39"/>
        </w:numPr>
        <w:rPr>
          <w:rFonts w:ascii="Calibri" w:hAnsi="Calibri"/>
        </w:rPr>
      </w:pPr>
      <w:r w:rsidRPr="00CF3F12">
        <w:rPr>
          <w:rFonts w:ascii="Calibri" w:hAnsi="Calibri"/>
        </w:rPr>
        <w:t xml:space="preserve">Required Minimum </w:t>
      </w:r>
      <w:r>
        <w:rPr>
          <w:rFonts w:ascii="Calibri" w:hAnsi="Calibri"/>
        </w:rPr>
        <w:t>HSPF</w:t>
      </w:r>
      <w:ins w:id="106" w:author="Markstrum, Alexis@Energy" w:date="2021-10-28T11:20:00Z">
        <w:r w:rsidR="00411923">
          <w:rPr>
            <w:rFonts w:ascii="Calibri" w:hAnsi="Calibri"/>
          </w:rPr>
          <w:t>/HSPF2</w:t>
        </w:r>
      </w:ins>
      <w:r w:rsidRPr="00CF3F12">
        <w:rPr>
          <w:rFonts w:ascii="Calibri" w:hAnsi="Calibri"/>
        </w:rPr>
        <w:t>: This field is filled out automatically. It is referenced from the CF2R-MCH-01, which must be completed prior to this document.</w:t>
      </w:r>
    </w:p>
    <w:p w14:paraId="1486FD5B" w14:textId="675EBDFF" w:rsidR="00A76DC6" w:rsidRPr="00CF3F12" w:rsidRDefault="00A76DC6" w:rsidP="00A76DC6">
      <w:pPr>
        <w:pStyle w:val="ListParagraph"/>
        <w:numPr>
          <w:ilvl w:val="0"/>
          <w:numId w:val="39"/>
        </w:numPr>
        <w:rPr>
          <w:rFonts w:ascii="Calibri" w:hAnsi="Calibri"/>
        </w:rPr>
      </w:pPr>
      <w:r w:rsidRPr="00CF3F12">
        <w:rPr>
          <w:rFonts w:ascii="Calibri" w:hAnsi="Calibri"/>
        </w:rPr>
        <w:t xml:space="preserve">Installed </w:t>
      </w:r>
      <w:r>
        <w:rPr>
          <w:rFonts w:ascii="Calibri" w:hAnsi="Calibri"/>
        </w:rPr>
        <w:t>HSPF</w:t>
      </w:r>
      <w:ins w:id="107" w:author="Markstrum, Alexis@Energy" w:date="2021-10-28T11:20:00Z">
        <w:r w:rsidR="00411923">
          <w:rPr>
            <w:rFonts w:ascii="Calibri" w:hAnsi="Calibri"/>
          </w:rPr>
          <w:t>/HSPF2</w:t>
        </w:r>
      </w:ins>
      <w:r w:rsidRPr="00CF3F12">
        <w:rPr>
          <w:rFonts w:ascii="Calibri" w:hAnsi="Calibri"/>
        </w:rPr>
        <w:t xml:space="preserve">: Enter the exact </w:t>
      </w:r>
      <w:r>
        <w:rPr>
          <w:rFonts w:ascii="Calibri" w:hAnsi="Calibri"/>
        </w:rPr>
        <w:t>HSPF</w:t>
      </w:r>
      <w:r w:rsidRPr="00CF3F12">
        <w:rPr>
          <w:rFonts w:ascii="Calibri" w:hAnsi="Calibri"/>
        </w:rPr>
        <w:t xml:space="preserve"> value shown on in the Directory used to certify the equipment shown in Section </w:t>
      </w:r>
      <w:r>
        <w:rPr>
          <w:rFonts w:ascii="Calibri" w:hAnsi="Calibri"/>
        </w:rPr>
        <w:t>A</w:t>
      </w:r>
      <w:r w:rsidRPr="00CF3F12">
        <w:rPr>
          <w:rFonts w:ascii="Calibri" w:hAnsi="Calibri"/>
        </w:rPr>
        <w:t>, above.</w:t>
      </w:r>
    </w:p>
    <w:p w14:paraId="19B24EAC" w14:textId="19375E02" w:rsidR="00A76DC6" w:rsidRPr="00CF3F12" w:rsidRDefault="00A76DC6" w:rsidP="00A76DC6">
      <w:pPr>
        <w:pStyle w:val="ListParagraph"/>
        <w:numPr>
          <w:ilvl w:val="0"/>
          <w:numId w:val="39"/>
        </w:numPr>
        <w:rPr>
          <w:rFonts w:ascii="Calibri" w:hAnsi="Calibri"/>
        </w:rPr>
      </w:pPr>
      <w:r w:rsidRPr="00CF3F12">
        <w:rPr>
          <w:rFonts w:ascii="Calibri" w:hAnsi="Calibri"/>
        </w:rPr>
        <w:t xml:space="preserve">Compliance Statement: This field is filled out automatically. Compliance requires that the installed </w:t>
      </w:r>
      <w:r>
        <w:rPr>
          <w:rFonts w:ascii="Calibri" w:hAnsi="Calibri"/>
        </w:rPr>
        <w:t>HSPF</w:t>
      </w:r>
      <w:r w:rsidRPr="00CF3F12">
        <w:rPr>
          <w:rFonts w:ascii="Calibri" w:hAnsi="Calibri"/>
        </w:rPr>
        <w:t xml:space="preserve"> meet the required minimum EER.</w:t>
      </w:r>
    </w:p>
    <w:p w14:paraId="6A8F76EF" w14:textId="77777777" w:rsidR="00A76DC6" w:rsidRDefault="00A76DC6" w:rsidP="00C01944">
      <w:pPr>
        <w:rPr>
          <w:rFonts w:ascii="Calibri" w:hAnsi="Calibri"/>
          <w:b/>
        </w:rPr>
      </w:pPr>
    </w:p>
    <w:p w14:paraId="7DC3DB54" w14:textId="74D66256" w:rsidR="00C01944" w:rsidRPr="00CF3F12" w:rsidDel="004E3E8B" w:rsidRDefault="00872117" w:rsidP="00C01944">
      <w:pPr>
        <w:rPr>
          <w:rFonts w:ascii="Calibri" w:hAnsi="Calibri"/>
          <w:b/>
        </w:rPr>
      </w:pPr>
      <w:r w:rsidRPr="00CF3F12">
        <w:rPr>
          <w:rFonts w:ascii="Calibri" w:hAnsi="Calibri"/>
          <w:b/>
        </w:rPr>
        <w:t xml:space="preserve">Section </w:t>
      </w:r>
      <w:r w:rsidR="00A76DC6">
        <w:rPr>
          <w:rFonts w:ascii="Calibri" w:hAnsi="Calibri"/>
          <w:b/>
        </w:rPr>
        <w:t>H</w:t>
      </w:r>
      <w:r w:rsidRPr="00CF3F12">
        <w:rPr>
          <w:rFonts w:ascii="Calibri" w:hAnsi="Calibri"/>
          <w:b/>
        </w:rPr>
        <w:t xml:space="preserve">. Verified </w:t>
      </w:r>
      <w:r w:rsidR="00F7262C">
        <w:rPr>
          <w:rFonts w:ascii="Calibri" w:hAnsi="Calibri"/>
          <w:b/>
          <w:szCs w:val="18"/>
        </w:rPr>
        <w:t>Space Conditioning</w:t>
      </w:r>
      <w:r w:rsidRPr="00CF3F12">
        <w:rPr>
          <w:rFonts w:ascii="Calibri" w:hAnsi="Calibri"/>
          <w:b/>
        </w:rPr>
        <w:t xml:space="preserve"> System Air Handler/Furnace</w:t>
      </w:r>
    </w:p>
    <w:p w14:paraId="7DC3DB55" w14:textId="77777777" w:rsidR="00C01944" w:rsidRPr="00CF3F12" w:rsidRDefault="00872117" w:rsidP="00C01944">
      <w:pPr>
        <w:pStyle w:val="ListParagraph"/>
        <w:numPr>
          <w:ilvl w:val="0"/>
          <w:numId w:val="40"/>
        </w:numPr>
        <w:rPr>
          <w:rFonts w:asciiTheme="minorHAnsi" w:hAnsiTheme="minorHAnsi"/>
        </w:rPr>
      </w:pPr>
      <w:r w:rsidRPr="00CF3F12">
        <w:rPr>
          <w:rFonts w:asciiTheme="minorHAnsi" w:hAnsiTheme="minorHAnsi"/>
        </w:rPr>
        <w:t>This statement must be true for the system to comply.</w:t>
      </w:r>
    </w:p>
    <w:p w14:paraId="7DC3DB56" w14:textId="77777777" w:rsidR="00C01944" w:rsidRPr="00CF3F12" w:rsidRDefault="00C01944" w:rsidP="00C01944">
      <w:pPr>
        <w:rPr>
          <w:rFonts w:asciiTheme="minorHAnsi" w:hAnsiTheme="minorHAnsi"/>
        </w:rPr>
      </w:pPr>
    </w:p>
    <w:p w14:paraId="7DC3DB57" w14:textId="5F876E15" w:rsidR="00C01944" w:rsidRPr="00CF3F12" w:rsidDel="004E3E8B" w:rsidRDefault="00872117" w:rsidP="00C01944">
      <w:pPr>
        <w:rPr>
          <w:rFonts w:ascii="Calibri" w:hAnsi="Calibri"/>
          <w:b/>
        </w:rPr>
      </w:pPr>
      <w:r w:rsidRPr="00CF3F12">
        <w:rPr>
          <w:rFonts w:ascii="Calibri" w:hAnsi="Calibri"/>
          <w:b/>
        </w:rPr>
        <w:t xml:space="preserve">Section </w:t>
      </w:r>
      <w:r w:rsidR="00A76DC6">
        <w:rPr>
          <w:rFonts w:ascii="Calibri" w:hAnsi="Calibri"/>
          <w:b/>
        </w:rPr>
        <w:t>I</w:t>
      </w:r>
      <w:r w:rsidRPr="00CF3F12">
        <w:rPr>
          <w:rFonts w:ascii="Calibri" w:hAnsi="Calibri"/>
          <w:b/>
        </w:rPr>
        <w:t xml:space="preserve">. Verified </w:t>
      </w:r>
      <w:r w:rsidR="00F7262C">
        <w:rPr>
          <w:rFonts w:ascii="Calibri" w:hAnsi="Calibri"/>
          <w:b/>
          <w:szCs w:val="18"/>
        </w:rPr>
        <w:t>Space Conditioning</w:t>
      </w:r>
      <w:r w:rsidRPr="00CF3F12">
        <w:rPr>
          <w:rFonts w:ascii="Calibri" w:hAnsi="Calibri"/>
          <w:b/>
        </w:rPr>
        <w:t xml:space="preserve"> System Time Delay Relay</w:t>
      </w:r>
    </w:p>
    <w:p w14:paraId="7DC3DB58" w14:textId="77777777" w:rsidR="00C01944" w:rsidRPr="00CF3F12" w:rsidRDefault="00872117" w:rsidP="00C01944">
      <w:pPr>
        <w:pStyle w:val="ListParagraph"/>
        <w:numPr>
          <w:ilvl w:val="0"/>
          <w:numId w:val="41"/>
        </w:numPr>
        <w:rPr>
          <w:rFonts w:asciiTheme="minorHAnsi" w:hAnsiTheme="minorHAnsi"/>
        </w:rPr>
      </w:pPr>
      <w:r w:rsidRPr="00CF3F12">
        <w:rPr>
          <w:rFonts w:asciiTheme="minorHAnsi" w:hAnsiTheme="minorHAnsi"/>
        </w:rPr>
        <w:t>This statement must be true for the system to comply.</w:t>
      </w:r>
    </w:p>
    <w:p w14:paraId="7DC3DB59" w14:textId="77777777" w:rsidR="00C01944" w:rsidRPr="00CF3F12" w:rsidRDefault="00C01944" w:rsidP="00C01944">
      <w:pPr>
        <w:rPr>
          <w:rFonts w:asciiTheme="minorHAnsi" w:hAnsiTheme="minorHAnsi"/>
        </w:rPr>
      </w:pPr>
    </w:p>
    <w:p w14:paraId="7DC3DB5A" w14:textId="69970ABF" w:rsidR="00C01944" w:rsidRPr="00CF3F12" w:rsidRDefault="00872117" w:rsidP="00C01944">
      <w:pPr>
        <w:rPr>
          <w:rFonts w:asciiTheme="minorHAnsi" w:hAnsiTheme="minorHAnsi"/>
        </w:rPr>
      </w:pPr>
      <w:r w:rsidRPr="00CF3F12">
        <w:rPr>
          <w:rFonts w:ascii="Calibri" w:hAnsi="Calibri"/>
          <w:b/>
        </w:rPr>
        <w:t xml:space="preserve">Section </w:t>
      </w:r>
      <w:r w:rsidR="00A76DC6">
        <w:rPr>
          <w:rFonts w:ascii="Calibri" w:hAnsi="Calibri"/>
          <w:b/>
        </w:rPr>
        <w:t>J</w:t>
      </w:r>
      <w:r w:rsidRPr="00CF3F12">
        <w:rPr>
          <w:rFonts w:ascii="Calibri" w:hAnsi="Calibri"/>
          <w:b/>
        </w:rPr>
        <w:t xml:space="preserve">. Verified </w:t>
      </w:r>
      <w:r w:rsidR="00F7262C">
        <w:rPr>
          <w:rFonts w:ascii="Calibri" w:hAnsi="Calibri"/>
          <w:b/>
          <w:szCs w:val="18"/>
        </w:rPr>
        <w:t>Space Conditioning</w:t>
      </w:r>
      <w:r w:rsidRPr="00CF3F12">
        <w:rPr>
          <w:rFonts w:ascii="Calibri" w:hAnsi="Calibri"/>
          <w:b/>
        </w:rPr>
        <w:t xml:space="preserve"> System TXV</w:t>
      </w:r>
    </w:p>
    <w:p w14:paraId="7DC3DB5B" w14:textId="77777777" w:rsidR="00C01944" w:rsidRPr="00CF3F12" w:rsidRDefault="00872117" w:rsidP="00C01944">
      <w:pPr>
        <w:pStyle w:val="ListParagraph"/>
        <w:numPr>
          <w:ilvl w:val="0"/>
          <w:numId w:val="42"/>
        </w:numPr>
        <w:rPr>
          <w:rFonts w:asciiTheme="minorHAnsi" w:hAnsiTheme="minorHAnsi"/>
        </w:rPr>
      </w:pPr>
      <w:r w:rsidRPr="00CF3F12">
        <w:rPr>
          <w:rFonts w:asciiTheme="minorHAnsi" w:hAnsiTheme="minorHAnsi"/>
        </w:rPr>
        <w:t>This statement must be true for the system to comply.</w:t>
      </w:r>
    </w:p>
    <w:p w14:paraId="7DC3DB5F" w14:textId="77777777" w:rsidR="00C01944" w:rsidRDefault="00C01944" w:rsidP="00FB0E35">
      <w:pPr>
        <w:rPr>
          <w:rFonts w:ascii="Calibri" w:hAnsi="Calibri"/>
          <w:b/>
          <w:bCs/>
          <w:sz w:val="18"/>
          <w:szCs w:val="18"/>
        </w:rPr>
      </w:pPr>
    </w:p>
    <w:p w14:paraId="7DC3DB60" w14:textId="77777777" w:rsidR="005910C2" w:rsidRDefault="005910C2" w:rsidP="00FB0E35">
      <w:pPr>
        <w:rPr>
          <w:rFonts w:ascii="Calibri" w:hAnsi="Calibri"/>
          <w:b/>
          <w:bCs/>
          <w:sz w:val="18"/>
          <w:szCs w:val="18"/>
        </w:rPr>
        <w:sectPr w:rsidR="005910C2" w:rsidSect="0077056E">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272"/>
        </w:sectPr>
      </w:pP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77"/>
        <w:gridCol w:w="4753"/>
        <w:gridCol w:w="5486"/>
      </w:tblGrid>
      <w:tr w:rsidR="005910C2" w:rsidRPr="00DC0895" w14:paraId="7DC3DB63" w14:textId="77777777" w:rsidTr="00F8738A">
        <w:trPr>
          <w:cantSplit/>
          <w:trHeight w:val="144"/>
        </w:trPr>
        <w:tc>
          <w:tcPr>
            <w:tcW w:w="5000" w:type="pct"/>
            <w:gridSpan w:val="3"/>
            <w:vAlign w:val="center"/>
          </w:tcPr>
          <w:p w14:paraId="7DC3DB61" w14:textId="77777777" w:rsidR="005910C2" w:rsidRPr="00F80E7D" w:rsidRDefault="005910C2" w:rsidP="006B2FEB">
            <w:pPr>
              <w:rPr>
                <w:rFonts w:asciiTheme="minorHAnsi" w:hAnsiTheme="minorHAnsi"/>
                <w:b/>
                <w:szCs w:val="18"/>
              </w:rPr>
            </w:pPr>
            <w:r w:rsidRPr="00F80E7D">
              <w:rPr>
                <w:rFonts w:asciiTheme="minorHAnsi" w:hAnsiTheme="minorHAnsi"/>
                <w:b/>
                <w:szCs w:val="18"/>
              </w:rPr>
              <w:lastRenderedPageBreak/>
              <w:t>A. System Information</w:t>
            </w:r>
          </w:p>
          <w:p w14:paraId="7DC3DB62" w14:textId="0A8A3EDD" w:rsidR="005910C2" w:rsidRPr="00FD2A49" w:rsidRDefault="005910C2" w:rsidP="006B2FEB">
            <w:pPr>
              <w:rPr>
                <w:rFonts w:asciiTheme="minorHAnsi" w:hAnsiTheme="minorHAnsi"/>
                <w:i/>
                <w:sz w:val="18"/>
                <w:szCs w:val="18"/>
              </w:rPr>
            </w:pPr>
            <w:r w:rsidRPr="00FD2A49">
              <w:rPr>
                <w:rFonts w:asciiTheme="minorHAnsi" w:hAnsiTheme="minorHAnsi"/>
                <w:i/>
                <w:sz w:val="18"/>
                <w:szCs w:val="18"/>
              </w:rPr>
              <w:t xml:space="preserve">Procedures for verification of High </w:t>
            </w:r>
            <w:r w:rsidRPr="004246D4">
              <w:rPr>
                <w:rFonts w:asciiTheme="minorHAnsi" w:hAnsiTheme="minorHAnsi"/>
                <w:i/>
                <w:sz w:val="18"/>
                <w:szCs w:val="18"/>
                <w:highlight w:val="yellow"/>
              </w:rPr>
              <w:t>SEER</w:t>
            </w:r>
            <w:ins w:id="112" w:author="Markstrum, Alexis@Energy" w:date="2021-10-28T10:04:00Z">
              <w:r w:rsidR="004246D4">
                <w:rPr>
                  <w:rFonts w:asciiTheme="minorHAnsi" w:hAnsiTheme="minorHAnsi"/>
                  <w:i/>
                  <w:sz w:val="18"/>
                  <w:szCs w:val="18"/>
                  <w:highlight w:val="yellow"/>
                </w:rPr>
                <w:t>/SEER2</w:t>
              </w:r>
            </w:ins>
            <w:r w:rsidRPr="004246D4">
              <w:rPr>
                <w:rFonts w:asciiTheme="minorHAnsi" w:hAnsiTheme="minorHAnsi"/>
                <w:i/>
                <w:sz w:val="18"/>
                <w:szCs w:val="18"/>
                <w:highlight w:val="yellow"/>
              </w:rPr>
              <w:t xml:space="preserve"> and EER</w:t>
            </w:r>
            <w:ins w:id="113" w:author="Markstrum, Alexis@Energy" w:date="2021-10-28T10:04:00Z">
              <w:r w:rsidR="001D5B74">
                <w:rPr>
                  <w:rFonts w:asciiTheme="minorHAnsi" w:hAnsiTheme="minorHAnsi"/>
                  <w:i/>
                  <w:sz w:val="18"/>
                  <w:szCs w:val="18"/>
                </w:rPr>
                <w:t>/EER2</w:t>
              </w:r>
            </w:ins>
            <w:r w:rsidRPr="00FD2A49">
              <w:rPr>
                <w:rFonts w:asciiTheme="minorHAnsi" w:hAnsiTheme="minorHAnsi"/>
                <w:i/>
                <w:sz w:val="18"/>
                <w:szCs w:val="18"/>
              </w:rPr>
              <w:t xml:space="preserve"> Equipment are described in Reference Appendix RA3.4.  Each HVAC system requiring verification must use a separate form.</w:t>
            </w:r>
          </w:p>
        </w:tc>
      </w:tr>
      <w:tr w:rsidR="0079167B" w:rsidRPr="00DC0895" w14:paraId="7DC3DB67" w14:textId="77777777" w:rsidTr="00F8738A">
        <w:trPr>
          <w:cantSplit/>
          <w:trHeight w:val="144"/>
        </w:trPr>
        <w:tc>
          <w:tcPr>
            <w:tcW w:w="267" w:type="pct"/>
            <w:vAlign w:val="center"/>
          </w:tcPr>
          <w:p w14:paraId="7DC3DB64" w14:textId="77777777" w:rsidR="0079167B" w:rsidRPr="00FD2A49" w:rsidRDefault="0079167B" w:rsidP="0079167B">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01</w:t>
            </w:r>
          </w:p>
        </w:tc>
        <w:tc>
          <w:tcPr>
            <w:tcW w:w="2197" w:type="pct"/>
            <w:vAlign w:val="center"/>
          </w:tcPr>
          <w:p w14:paraId="7DC3DB65" w14:textId="3D708662" w:rsidR="0079167B" w:rsidRPr="00FD2A49" w:rsidRDefault="0079167B" w:rsidP="0079167B">
            <w:pPr>
              <w:pStyle w:val="Header"/>
              <w:tabs>
                <w:tab w:val="clear" w:pos="4320"/>
                <w:tab w:val="clear" w:pos="8640"/>
              </w:tabs>
              <w:ind w:hanging="18"/>
              <w:rPr>
                <w:rFonts w:asciiTheme="minorHAnsi" w:hAnsiTheme="minorHAnsi"/>
                <w:sz w:val="18"/>
                <w:szCs w:val="18"/>
              </w:rPr>
            </w:pPr>
            <w:r w:rsidRPr="00B2548D">
              <w:rPr>
                <w:rFonts w:asciiTheme="minorHAnsi" w:hAnsiTheme="minorHAnsi"/>
                <w:sz w:val="18"/>
                <w:szCs w:val="18"/>
              </w:rPr>
              <w:t xml:space="preserve">Space Conditioning System Identification or Name </w:t>
            </w:r>
          </w:p>
        </w:tc>
        <w:tc>
          <w:tcPr>
            <w:tcW w:w="2536" w:type="pct"/>
            <w:vAlign w:val="center"/>
          </w:tcPr>
          <w:p w14:paraId="7DC3DB66" w14:textId="657FFBCF" w:rsidR="0079167B" w:rsidRPr="00FD2A49" w:rsidRDefault="0079167B" w:rsidP="0079167B">
            <w:pPr>
              <w:rPr>
                <w:rFonts w:asciiTheme="minorHAnsi" w:hAnsiTheme="minorHAnsi"/>
                <w:sz w:val="18"/>
                <w:szCs w:val="18"/>
              </w:rPr>
            </w:pPr>
            <w:r w:rsidRPr="00FD2A49">
              <w:rPr>
                <w:rFonts w:asciiTheme="minorHAnsi" w:hAnsiTheme="minorHAnsi"/>
                <w:sz w:val="18"/>
                <w:szCs w:val="18"/>
              </w:rPr>
              <w:t>&lt;&lt;auto filled text: referenced from CF2R-MCH-01&gt;&gt;</w:t>
            </w:r>
          </w:p>
        </w:tc>
      </w:tr>
      <w:tr w:rsidR="0079167B" w:rsidRPr="00DC0895" w14:paraId="7DC3DB6B" w14:textId="77777777" w:rsidTr="00F8738A">
        <w:trPr>
          <w:cantSplit/>
          <w:trHeight w:val="144"/>
        </w:trPr>
        <w:tc>
          <w:tcPr>
            <w:tcW w:w="267" w:type="pct"/>
            <w:vAlign w:val="center"/>
          </w:tcPr>
          <w:p w14:paraId="7DC3DB68" w14:textId="52C97318" w:rsidR="0079167B" w:rsidRPr="00FD2A49" w:rsidRDefault="0079167B" w:rsidP="0079167B">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02</w:t>
            </w:r>
          </w:p>
        </w:tc>
        <w:tc>
          <w:tcPr>
            <w:tcW w:w="2197" w:type="pct"/>
            <w:vAlign w:val="center"/>
          </w:tcPr>
          <w:p w14:paraId="7DC3DB69" w14:textId="20E034F8" w:rsidR="0079167B" w:rsidRPr="00FD2A49" w:rsidRDefault="0079167B" w:rsidP="0079167B">
            <w:pPr>
              <w:pStyle w:val="Header"/>
              <w:tabs>
                <w:tab w:val="clear" w:pos="4320"/>
                <w:tab w:val="clear" w:pos="8640"/>
              </w:tabs>
              <w:ind w:hanging="18"/>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2536" w:type="pct"/>
            <w:vAlign w:val="center"/>
          </w:tcPr>
          <w:p w14:paraId="7DC3DB6A" w14:textId="298B2B5A" w:rsidR="0079167B" w:rsidRPr="00FD2A49" w:rsidRDefault="0079167B" w:rsidP="0079167B">
            <w:pPr>
              <w:pStyle w:val="Header"/>
              <w:rPr>
                <w:rFonts w:asciiTheme="minorHAnsi" w:hAnsiTheme="minorHAnsi"/>
                <w:sz w:val="18"/>
                <w:szCs w:val="18"/>
              </w:rPr>
            </w:pPr>
            <w:r w:rsidRPr="00FD2A49">
              <w:rPr>
                <w:rFonts w:asciiTheme="minorHAnsi" w:hAnsiTheme="minorHAnsi"/>
                <w:sz w:val="18"/>
                <w:szCs w:val="18"/>
              </w:rPr>
              <w:t>&lt;&lt; auto filled text: referenced from CF2R-MCH-01&gt;&gt;</w:t>
            </w:r>
          </w:p>
        </w:tc>
      </w:tr>
      <w:tr w:rsidR="0041054C" w:rsidRPr="00DC0895" w14:paraId="10744C7F" w14:textId="77777777" w:rsidTr="00F8738A">
        <w:trPr>
          <w:cantSplit/>
          <w:trHeight w:val="144"/>
          <w:ins w:id="114" w:author="Shewmaker, Michael@Energy" w:date="2022-01-18T14:15:00Z"/>
        </w:trPr>
        <w:tc>
          <w:tcPr>
            <w:tcW w:w="267" w:type="pct"/>
            <w:vAlign w:val="center"/>
          </w:tcPr>
          <w:p w14:paraId="08DEE988" w14:textId="2A5841CF" w:rsidR="0041054C" w:rsidRDefault="002B10BD" w:rsidP="00A53C83">
            <w:pPr>
              <w:pStyle w:val="Header"/>
              <w:tabs>
                <w:tab w:val="clear" w:pos="4320"/>
                <w:tab w:val="clear" w:pos="8640"/>
              </w:tabs>
              <w:jc w:val="center"/>
              <w:rPr>
                <w:ins w:id="115" w:author="Shewmaker, Michael@Energy" w:date="2022-01-18T14:15:00Z"/>
                <w:rFonts w:asciiTheme="minorHAnsi" w:hAnsiTheme="minorHAnsi"/>
                <w:sz w:val="18"/>
                <w:szCs w:val="18"/>
              </w:rPr>
            </w:pPr>
            <w:ins w:id="116" w:author="Shewmaker, Michael@Energy" w:date="2022-01-18T14:15:00Z">
              <w:r>
                <w:rPr>
                  <w:rFonts w:asciiTheme="minorHAnsi" w:hAnsiTheme="minorHAnsi"/>
                  <w:sz w:val="18"/>
                  <w:szCs w:val="18"/>
                </w:rPr>
                <w:t>03</w:t>
              </w:r>
            </w:ins>
            <w:ins w:id="117" w:author="Shewmaker, Michael@Energy" w:date="2022-01-24T16:52:00Z">
              <w:r w:rsidR="00E94F0D">
                <w:rPr>
                  <w:rFonts w:asciiTheme="minorHAnsi" w:hAnsiTheme="minorHAnsi"/>
                  <w:sz w:val="18"/>
                  <w:szCs w:val="18"/>
                </w:rPr>
                <w:t>a</w:t>
              </w:r>
            </w:ins>
          </w:p>
        </w:tc>
        <w:tc>
          <w:tcPr>
            <w:tcW w:w="2197" w:type="pct"/>
            <w:vAlign w:val="center"/>
          </w:tcPr>
          <w:p w14:paraId="6AB1C14C" w14:textId="3A566BDE" w:rsidR="0041054C" w:rsidRPr="00FD2A49" w:rsidRDefault="00275695" w:rsidP="00216F5E">
            <w:pPr>
              <w:pStyle w:val="Header"/>
              <w:tabs>
                <w:tab w:val="clear" w:pos="4320"/>
                <w:tab w:val="clear" w:pos="8640"/>
              </w:tabs>
              <w:ind w:hanging="18"/>
              <w:rPr>
                <w:ins w:id="118" w:author="Shewmaker, Michael@Energy" w:date="2022-01-18T14:15:00Z"/>
                <w:rFonts w:asciiTheme="minorHAnsi" w:hAnsiTheme="minorHAnsi"/>
                <w:sz w:val="18"/>
                <w:szCs w:val="18"/>
              </w:rPr>
            </w:pPr>
            <w:ins w:id="119" w:author="Shewmaker, Michael@Energy" w:date="2022-01-18T14:18:00Z">
              <w:r>
                <w:rPr>
                  <w:rFonts w:asciiTheme="minorHAnsi" w:hAnsiTheme="minorHAnsi"/>
                  <w:sz w:val="18"/>
                  <w:szCs w:val="18"/>
                </w:rPr>
                <w:t>Efficiency Metric</w:t>
              </w:r>
            </w:ins>
          </w:p>
        </w:tc>
        <w:tc>
          <w:tcPr>
            <w:tcW w:w="2536" w:type="pct"/>
            <w:vAlign w:val="center"/>
          </w:tcPr>
          <w:p w14:paraId="27918F46" w14:textId="77777777" w:rsidR="0041054C" w:rsidRDefault="00275695" w:rsidP="000E3450">
            <w:pPr>
              <w:tabs>
                <w:tab w:val="center" w:pos="4320"/>
                <w:tab w:val="right" w:pos="8640"/>
              </w:tabs>
              <w:rPr>
                <w:ins w:id="120" w:author="Shewmaker, Michael@Energy" w:date="2022-01-18T14:18:00Z"/>
                <w:rFonts w:asciiTheme="minorHAnsi" w:hAnsiTheme="minorHAnsi"/>
                <w:sz w:val="18"/>
                <w:szCs w:val="18"/>
              </w:rPr>
            </w:pPr>
            <w:ins w:id="121" w:author="Shewmaker, Michael@Energy" w:date="2022-01-18T14:18:00Z">
              <w:r>
                <w:rPr>
                  <w:rFonts w:asciiTheme="minorHAnsi" w:hAnsiTheme="minorHAnsi"/>
                  <w:sz w:val="18"/>
                  <w:szCs w:val="18"/>
                </w:rPr>
                <w:t>&lt;&lt;user select from list</w:t>
              </w:r>
              <w:r w:rsidR="000035D1">
                <w:rPr>
                  <w:rFonts w:asciiTheme="minorHAnsi" w:hAnsiTheme="minorHAnsi"/>
                  <w:sz w:val="18"/>
                  <w:szCs w:val="18"/>
                </w:rPr>
                <w:t>:</w:t>
              </w:r>
            </w:ins>
          </w:p>
          <w:p w14:paraId="61488DA1" w14:textId="79ED53AC" w:rsidR="000035D1" w:rsidRDefault="000035D1" w:rsidP="000E3450">
            <w:pPr>
              <w:tabs>
                <w:tab w:val="center" w:pos="4320"/>
                <w:tab w:val="right" w:pos="8640"/>
              </w:tabs>
              <w:rPr>
                <w:ins w:id="122" w:author="Shewmaker, Michael@Energy" w:date="2022-01-18T14:18:00Z"/>
                <w:rFonts w:asciiTheme="minorHAnsi" w:hAnsiTheme="minorHAnsi"/>
                <w:sz w:val="18"/>
                <w:szCs w:val="18"/>
              </w:rPr>
            </w:pPr>
            <w:ins w:id="123" w:author="Shewmaker, Michael@Energy" w:date="2022-01-18T14:18:00Z">
              <w:r>
                <w:rPr>
                  <w:rFonts w:asciiTheme="minorHAnsi" w:hAnsiTheme="minorHAnsi"/>
                  <w:sz w:val="18"/>
                  <w:szCs w:val="18"/>
                </w:rPr>
                <w:t>*EER/SEER</w:t>
              </w:r>
            </w:ins>
            <w:ins w:id="124" w:author="Shewmaker, Michael@Energy" w:date="2022-01-18T14:19:00Z">
              <w:r w:rsidR="002B3606">
                <w:rPr>
                  <w:rFonts w:asciiTheme="minorHAnsi" w:hAnsiTheme="minorHAnsi"/>
                  <w:sz w:val="18"/>
                  <w:szCs w:val="18"/>
                </w:rPr>
                <w:t xml:space="preserve">, </w:t>
              </w:r>
            </w:ins>
            <w:ins w:id="125" w:author="Shewmaker, Michael@Energy" w:date="2022-01-18T14:18:00Z">
              <w:r>
                <w:rPr>
                  <w:rFonts w:asciiTheme="minorHAnsi" w:hAnsiTheme="minorHAnsi"/>
                  <w:sz w:val="18"/>
                  <w:szCs w:val="18"/>
                </w:rPr>
                <w:t xml:space="preserve"> </w:t>
              </w:r>
            </w:ins>
          </w:p>
          <w:p w14:paraId="254DD352" w14:textId="332E47F1" w:rsidR="000035D1" w:rsidRDefault="000035D1" w:rsidP="000E3450">
            <w:pPr>
              <w:tabs>
                <w:tab w:val="center" w:pos="4320"/>
                <w:tab w:val="right" w:pos="8640"/>
              </w:tabs>
              <w:rPr>
                <w:ins w:id="126" w:author="Shewmaker, Michael@Energy" w:date="2022-01-18T14:18:00Z"/>
                <w:rFonts w:asciiTheme="minorHAnsi" w:hAnsiTheme="minorHAnsi"/>
                <w:sz w:val="18"/>
                <w:szCs w:val="18"/>
              </w:rPr>
            </w:pPr>
            <w:ins w:id="127" w:author="Shewmaker, Michael@Energy" w:date="2022-01-18T14:18:00Z">
              <w:r>
                <w:rPr>
                  <w:rFonts w:asciiTheme="minorHAnsi" w:hAnsiTheme="minorHAnsi"/>
                  <w:sz w:val="18"/>
                  <w:szCs w:val="18"/>
                </w:rPr>
                <w:t>*EER2/SEER2</w:t>
              </w:r>
            </w:ins>
            <w:ins w:id="128" w:author="Shewmaker, Michael@Energy" w:date="2022-01-18T14:19:00Z">
              <w:r w:rsidR="002B3606">
                <w:rPr>
                  <w:rFonts w:asciiTheme="minorHAnsi" w:hAnsiTheme="minorHAnsi"/>
                  <w:sz w:val="18"/>
                  <w:szCs w:val="18"/>
                </w:rPr>
                <w:t>,</w:t>
              </w:r>
            </w:ins>
          </w:p>
          <w:p w14:paraId="23DF0E79" w14:textId="3557505A" w:rsidR="000035D1" w:rsidRDefault="000035D1" w:rsidP="000E3450">
            <w:pPr>
              <w:tabs>
                <w:tab w:val="center" w:pos="4320"/>
                <w:tab w:val="right" w:pos="8640"/>
              </w:tabs>
              <w:rPr>
                <w:ins w:id="129" w:author="Shewmaker, Michael@Energy" w:date="2022-01-18T14:18:00Z"/>
                <w:rFonts w:asciiTheme="minorHAnsi" w:hAnsiTheme="minorHAnsi"/>
                <w:sz w:val="18"/>
                <w:szCs w:val="18"/>
              </w:rPr>
            </w:pPr>
            <w:ins w:id="130" w:author="Shewmaker, Michael@Energy" w:date="2022-01-18T14:18:00Z">
              <w:r>
                <w:rPr>
                  <w:rFonts w:asciiTheme="minorHAnsi" w:hAnsiTheme="minorHAnsi"/>
                  <w:sz w:val="18"/>
                  <w:szCs w:val="18"/>
                </w:rPr>
                <w:t>*HSPF</w:t>
              </w:r>
            </w:ins>
            <w:ins w:id="131" w:author="Shewmaker, Michael@Energy" w:date="2022-01-18T14:19:00Z">
              <w:r w:rsidR="002B3606">
                <w:rPr>
                  <w:rFonts w:asciiTheme="minorHAnsi" w:hAnsiTheme="minorHAnsi"/>
                  <w:sz w:val="18"/>
                  <w:szCs w:val="18"/>
                </w:rPr>
                <w:t>,</w:t>
              </w:r>
            </w:ins>
            <w:ins w:id="132" w:author="Shewmaker, Michael@Energy" w:date="2022-01-18T14:18:00Z">
              <w:r>
                <w:rPr>
                  <w:rFonts w:asciiTheme="minorHAnsi" w:hAnsiTheme="minorHAnsi"/>
                  <w:sz w:val="18"/>
                  <w:szCs w:val="18"/>
                </w:rPr>
                <w:t xml:space="preserve"> or</w:t>
              </w:r>
            </w:ins>
          </w:p>
          <w:p w14:paraId="405177F8" w14:textId="3F059C9F" w:rsidR="000035D1" w:rsidRPr="00FD2A49" w:rsidRDefault="000035D1" w:rsidP="000E3450">
            <w:pPr>
              <w:tabs>
                <w:tab w:val="center" w:pos="4320"/>
                <w:tab w:val="right" w:pos="8640"/>
              </w:tabs>
              <w:rPr>
                <w:ins w:id="133" w:author="Shewmaker, Michael@Energy" w:date="2022-01-18T14:15:00Z"/>
                <w:rFonts w:asciiTheme="minorHAnsi" w:hAnsiTheme="minorHAnsi"/>
                <w:sz w:val="18"/>
                <w:szCs w:val="18"/>
              </w:rPr>
            </w:pPr>
            <w:ins w:id="134" w:author="Shewmaker, Michael@Energy" w:date="2022-01-18T14:19:00Z">
              <w:r>
                <w:rPr>
                  <w:rFonts w:asciiTheme="minorHAnsi" w:hAnsiTheme="minorHAnsi"/>
                  <w:sz w:val="18"/>
                  <w:szCs w:val="18"/>
                </w:rPr>
                <w:t>*HSPF2&gt;&gt;</w:t>
              </w:r>
            </w:ins>
          </w:p>
        </w:tc>
      </w:tr>
      <w:tr w:rsidR="00216F5E" w:rsidRPr="00DC0895" w14:paraId="56A5F760" w14:textId="77777777" w:rsidTr="00F8738A">
        <w:trPr>
          <w:cantSplit/>
          <w:trHeight w:val="144"/>
        </w:trPr>
        <w:tc>
          <w:tcPr>
            <w:tcW w:w="267" w:type="pct"/>
            <w:vAlign w:val="center"/>
          </w:tcPr>
          <w:p w14:paraId="6AC772CF" w14:textId="0156E36B" w:rsidR="00216F5E" w:rsidRDefault="00216F5E" w:rsidP="00A53C83">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w:t>
            </w:r>
            <w:r w:rsidR="00175ACB">
              <w:rPr>
                <w:rFonts w:asciiTheme="minorHAnsi" w:hAnsiTheme="minorHAnsi"/>
                <w:sz w:val="18"/>
                <w:szCs w:val="18"/>
              </w:rPr>
              <w:t>3</w:t>
            </w:r>
          </w:p>
        </w:tc>
        <w:tc>
          <w:tcPr>
            <w:tcW w:w="2197" w:type="pct"/>
            <w:vAlign w:val="center"/>
          </w:tcPr>
          <w:p w14:paraId="008C5B1A" w14:textId="32391A81" w:rsidR="00216F5E" w:rsidRPr="00FD2A49" w:rsidRDefault="00216F5E" w:rsidP="00216F5E">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Status: SEER</w:t>
            </w:r>
            <w:ins w:id="135" w:author="Markstrum, Alexis@Energy" w:date="2021-10-28T09:47:00Z">
              <w:r w:rsidR="001747A6">
                <w:rPr>
                  <w:rFonts w:asciiTheme="minorHAnsi" w:hAnsiTheme="minorHAnsi"/>
                  <w:sz w:val="18"/>
                  <w:szCs w:val="18"/>
                </w:rPr>
                <w:t>/SEER2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36" w:type="pct"/>
            <w:vAlign w:val="center"/>
          </w:tcPr>
          <w:p w14:paraId="238F9724" w14:textId="53FB696A" w:rsidR="00216F5E" w:rsidRPr="00FD2A49" w:rsidRDefault="00216F5E" w:rsidP="000E3450">
            <w:pPr>
              <w:tabs>
                <w:tab w:val="center" w:pos="4320"/>
                <w:tab w:val="right" w:pos="8640"/>
              </w:tabs>
              <w:rPr>
                <w:rFonts w:asciiTheme="minorHAnsi" w:hAnsiTheme="minorHAnsi"/>
                <w:sz w:val="18"/>
                <w:szCs w:val="18"/>
              </w:rPr>
            </w:pPr>
            <w:r w:rsidRPr="00FD2A49">
              <w:rPr>
                <w:rFonts w:asciiTheme="minorHAnsi" w:hAnsiTheme="minorHAnsi"/>
                <w:sz w:val="18"/>
                <w:szCs w:val="18"/>
              </w:rPr>
              <w:t xml:space="preserve">&lt;&lt;calculated field: </w:t>
            </w:r>
            <w:r w:rsidR="00CD1271">
              <w:rPr>
                <w:rFonts w:asciiTheme="minorHAnsi" w:hAnsiTheme="minorHAnsi"/>
                <w:sz w:val="18"/>
                <w:szCs w:val="18"/>
              </w:rPr>
              <w:t>if the CF1R flags the requirement for HERS verification of SEER Performance, then result = Yes; else result = No</w:t>
            </w:r>
            <w:r w:rsidRPr="00FD2A49">
              <w:rPr>
                <w:rFonts w:asciiTheme="minorHAnsi" w:hAnsiTheme="minorHAnsi"/>
                <w:sz w:val="18"/>
                <w:szCs w:val="18"/>
              </w:rPr>
              <w:t>&gt;&gt;</w:t>
            </w:r>
          </w:p>
        </w:tc>
      </w:tr>
      <w:tr w:rsidR="00216F5E" w:rsidRPr="00DC0895" w14:paraId="4642369D" w14:textId="77777777" w:rsidTr="00F8738A">
        <w:trPr>
          <w:cantSplit/>
          <w:trHeight w:val="144"/>
        </w:trPr>
        <w:tc>
          <w:tcPr>
            <w:tcW w:w="267" w:type="pct"/>
            <w:vAlign w:val="center"/>
          </w:tcPr>
          <w:p w14:paraId="299259E5" w14:textId="4B5DEE77" w:rsidR="00216F5E" w:rsidRDefault="00216F5E" w:rsidP="00A53C83">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w:t>
            </w:r>
            <w:r w:rsidR="00175ACB">
              <w:rPr>
                <w:rFonts w:asciiTheme="minorHAnsi" w:hAnsiTheme="minorHAnsi"/>
                <w:sz w:val="18"/>
                <w:szCs w:val="18"/>
              </w:rPr>
              <w:t>4</w:t>
            </w:r>
          </w:p>
        </w:tc>
        <w:tc>
          <w:tcPr>
            <w:tcW w:w="2197" w:type="pct"/>
            <w:vAlign w:val="center"/>
          </w:tcPr>
          <w:p w14:paraId="6E8F741D" w14:textId="25A1A8DB" w:rsidR="00216F5E" w:rsidRPr="00FD2A49" w:rsidRDefault="00216F5E" w:rsidP="00216F5E">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Status: EER</w:t>
            </w:r>
            <w:ins w:id="136" w:author="Markstrum, Alexis@Energy" w:date="2021-10-28T09:47:00Z">
              <w:r w:rsidR="001747A6">
                <w:rPr>
                  <w:rFonts w:asciiTheme="minorHAnsi" w:hAnsiTheme="minorHAnsi"/>
                  <w:sz w:val="18"/>
                  <w:szCs w:val="18"/>
                </w:rPr>
                <w:t>/EER2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36" w:type="pct"/>
            <w:vAlign w:val="center"/>
          </w:tcPr>
          <w:p w14:paraId="67684B98" w14:textId="14FA9052" w:rsidR="00545FC7" w:rsidRPr="00545FC7" w:rsidRDefault="00545FC7" w:rsidP="000E3450">
            <w:pPr>
              <w:tabs>
                <w:tab w:val="center" w:pos="4320"/>
                <w:tab w:val="right" w:pos="8640"/>
              </w:tabs>
              <w:rPr>
                <w:rFonts w:asciiTheme="minorHAnsi" w:hAnsiTheme="minorHAnsi"/>
                <w:sz w:val="12"/>
                <w:szCs w:val="12"/>
              </w:rPr>
            </w:pPr>
            <w:r w:rsidRPr="00545FC7">
              <w:rPr>
                <w:rFonts w:asciiTheme="minorHAnsi" w:hAnsiTheme="minorHAnsi"/>
                <w:sz w:val="12"/>
                <w:szCs w:val="12"/>
              </w:rPr>
              <w:t>&lt;&lt;if parent is MCH-01a:</w:t>
            </w:r>
          </w:p>
          <w:p w14:paraId="5C82FF5E" w14:textId="275CA962" w:rsidR="00545FC7" w:rsidRPr="00545FC7" w:rsidRDefault="00545FC7" w:rsidP="00545FC7">
            <w:pPr>
              <w:keepNext/>
              <w:ind w:left="720" w:hanging="407"/>
              <w:rPr>
                <w:rFonts w:ascii="Calibri" w:hAnsi="Calibri"/>
                <w:sz w:val="12"/>
                <w:szCs w:val="12"/>
              </w:rPr>
            </w:pPr>
            <w:r w:rsidRPr="00545FC7">
              <w:rPr>
                <w:rFonts w:ascii="Calibri" w:hAnsi="Calibri"/>
                <w:b/>
                <w:sz w:val="12"/>
                <w:szCs w:val="12"/>
              </w:rPr>
              <w:t>if</w:t>
            </w:r>
            <w:r w:rsidRPr="00545FC7">
              <w:rPr>
                <w:rFonts w:ascii="Calibri" w:hAnsi="Calibri"/>
                <w:sz w:val="12"/>
                <w:szCs w:val="12"/>
              </w:rPr>
              <w:t xml:space="preserve"> </w:t>
            </w:r>
            <w:r w:rsidRPr="00545FC7">
              <w:rPr>
                <w:rFonts w:ascii="Calibri" w:hAnsi="Calibri"/>
                <w:sz w:val="12"/>
                <w:szCs w:val="12"/>
                <w:highlight w:val="yellow"/>
              </w:rPr>
              <w:t>MCH-01a field D05</w:t>
            </w:r>
            <w:r w:rsidRPr="00545FC7">
              <w:rPr>
                <w:rFonts w:ascii="Calibri" w:hAnsi="Calibri"/>
                <w:sz w:val="12"/>
                <w:szCs w:val="12"/>
              </w:rPr>
              <w:t xml:space="preserve"> = "central packaged AC", and </w:t>
            </w:r>
            <w:r w:rsidRPr="00545FC7">
              <w:rPr>
                <w:rFonts w:ascii="Calibri" w:hAnsi="Calibri"/>
                <w:b/>
                <w:sz w:val="12"/>
                <w:szCs w:val="12"/>
              </w:rPr>
              <w:t>both</w:t>
            </w:r>
            <w:r w:rsidRPr="00545FC7">
              <w:rPr>
                <w:rFonts w:ascii="Calibri" w:hAnsi="Calibri"/>
                <w:sz w:val="12"/>
                <w:szCs w:val="12"/>
              </w:rPr>
              <w:t xml:space="preserve"> of the following </w:t>
            </w:r>
            <w:del w:id="137" w:author="Shewmaker, Michael@Energy" w:date="2022-01-18T14:20:00Z">
              <w:r w:rsidRPr="00545FC7" w:rsidDel="002F777B">
                <w:rPr>
                  <w:rFonts w:ascii="Calibri" w:hAnsi="Calibri"/>
                  <w:sz w:val="12"/>
                  <w:szCs w:val="12"/>
                </w:rPr>
                <w:delText xml:space="preserve">two </w:delText>
              </w:r>
            </w:del>
            <w:r w:rsidRPr="00545FC7">
              <w:rPr>
                <w:rFonts w:ascii="Calibri" w:hAnsi="Calibri"/>
                <w:sz w:val="12"/>
                <w:szCs w:val="12"/>
              </w:rPr>
              <w:t xml:space="preserve">criteria are true:  </w:t>
            </w:r>
          </w:p>
          <w:p w14:paraId="12193178" w14:textId="4009F79B" w:rsidR="00545FC7" w:rsidRPr="00545FC7" w:rsidRDefault="00545FC7" w:rsidP="00545FC7">
            <w:pPr>
              <w:keepNext/>
              <w:ind w:left="720" w:hanging="407"/>
              <w:rPr>
                <w:rFonts w:ascii="Calibri" w:hAnsi="Calibri"/>
                <w:sz w:val="12"/>
                <w:szCs w:val="12"/>
              </w:rPr>
            </w:pPr>
            <w:r w:rsidRPr="00545FC7">
              <w:rPr>
                <w:rFonts w:ascii="Calibri" w:hAnsi="Calibri"/>
                <w:sz w:val="12"/>
                <w:szCs w:val="12"/>
              </w:rPr>
              <w:t>1:</w:t>
            </w:r>
            <w:ins w:id="138" w:author="Shewmaker, Michael@Energy" w:date="2022-01-18T14:20:00Z">
              <w:r w:rsidR="00B96993">
                <w:rPr>
                  <w:rFonts w:ascii="Calibri" w:hAnsi="Calibri"/>
                  <w:sz w:val="12"/>
                  <w:szCs w:val="12"/>
                </w:rPr>
                <w:t xml:space="preserve"> field A</w:t>
              </w:r>
            </w:ins>
            <w:ins w:id="139" w:author="Shewmaker, Michael@Energy" w:date="2022-01-18T14:21:00Z">
              <w:r w:rsidR="00B96993">
                <w:rPr>
                  <w:rFonts w:ascii="Calibri" w:hAnsi="Calibri"/>
                  <w:sz w:val="12"/>
                  <w:szCs w:val="12"/>
                </w:rPr>
                <w:t>03</w:t>
              </w:r>
            </w:ins>
            <w:ins w:id="140" w:author="Shewmaker, Michael@Energy" w:date="2022-01-25T07:40:00Z">
              <w:r w:rsidR="00A305B5">
                <w:rPr>
                  <w:rFonts w:ascii="Calibri" w:hAnsi="Calibri"/>
                  <w:sz w:val="12"/>
                  <w:szCs w:val="12"/>
                </w:rPr>
                <w:t>a</w:t>
              </w:r>
            </w:ins>
            <w:ins w:id="141" w:author="Shewmaker, Michael@Energy" w:date="2022-01-18T14:21:00Z">
              <w:r w:rsidR="00B96993">
                <w:rPr>
                  <w:rFonts w:ascii="Calibri" w:hAnsi="Calibri"/>
                  <w:sz w:val="12"/>
                  <w:szCs w:val="12"/>
                </w:rPr>
                <w:t xml:space="preserve"> = EER/SEER; 2: </w:t>
              </w:r>
            </w:ins>
            <w:r w:rsidRPr="00545FC7">
              <w:rPr>
                <w:rFonts w:ascii="Calibri" w:hAnsi="Calibri"/>
                <w:sz w:val="12"/>
                <w:szCs w:val="12"/>
              </w:rPr>
              <w:t>[</w:t>
            </w:r>
            <w:r w:rsidRPr="00545FC7">
              <w:rPr>
                <w:rFonts w:ascii="Calibri" w:hAnsi="Calibri"/>
                <w:sz w:val="12"/>
                <w:szCs w:val="12"/>
                <w:highlight w:val="yellow"/>
              </w:rPr>
              <w:t>MCH-01a field C07</w:t>
            </w:r>
            <w:r w:rsidRPr="00545FC7">
              <w:rPr>
                <w:rFonts w:ascii="Calibri" w:hAnsi="Calibri"/>
                <w:sz w:val="12"/>
                <w:szCs w:val="12"/>
              </w:rPr>
              <w:t xml:space="preserve"> &gt; 11.0];  </w:t>
            </w:r>
            <w:del w:id="142" w:author="Shewmaker, Michael@Energy" w:date="2022-01-18T14:21:00Z">
              <w:r w:rsidRPr="00545FC7" w:rsidDel="00B96993">
                <w:rPr>
                  <w:rFonts w:ascii="Calibri" w:hAnsi="Calibri"/>
                  <w:sz w:val="12"/>
                  <w:szCs w:val="12"/>
                </w:rPr>
                <w:delText>2</w:delText>
              </w:r>
            </w:del>
            <w:ins w:id="143" w:author="Shewmaker, Michael@Energy" w:date="2022-01-18T14:21:00Z">
              <w:r w:rsidR="00B96993">
                <w:rPr>
                  <w:rFonts w:ascii="Calibri" w:hAnsi="Calibri"/>
                  <w:sz w:val="12"/>
                  <w:szCs w:val="12"/>
                </w:rPr>
                <w:t>3</w:t>
              </w:r>
            </w:ins>
            <w:r w:rsidRPr="00545FC7">
              <w:rPr>
                <w:rFonts w:ascii="Calibri" w:hAnsi="Calibri"/>
                <w:sz w:val="12"/>
                <w:szCs w:val="12"/>
              </w:rPr>
              <w:t>: [</w:t>
            </w:r>
            <w:r w:rsidRPr="00545FC7">
              <w:rPr>
                <w:rFonts w:ascii="Calibri" w:hAnsi="Calibri"/>
                <w:sz w:val="12"/>
                <w:szCs w:val="12"/>
                <w:highlight w:val="yellow"/>
              </w:rPr>
              <w:t>MCH-01a field F04</w:t>
            </w:r>
            <w:r w:rsidRPr="00545FC7">
              <w:rPr>
                <w:rFonts w:ascii="Calibri" w:hAnsi="Calibri"/>
                <w:sz w:val="12"/>
                <w:szCs w:val="12"/>
              </w:rPr>
              <w:t xml:space="preserve"> &gt; 11.0];  </w:t>
            </w:r>
          </w:p>
          <w:p w14:paraId="6B8B7074" w14:textId="51A70049" w:rsidR="00545FC7" w:rsidRPr="00545FC7" w:rsidRDefault="00545FC7" w:rsidP="00545FC7">
            <w:pPr>
              <w:keepNext/>
              <w:ind w:left="720" w:hanging="407"/>
              <w:rPr>
                <w:rFonts w:ascii="Calibri" w:hAnsi="Calibri"/>
                <w:sz w:val="12"/>
                <w:szCs w:val="12"/>
              </w:rPr>
            </w:pPr>
            <w:r w:rsidRPr="00545FC7">
              <w:rPr>
                <w:rFonts w:ascii="Calibri" w:hAnsi="Calibri"/>
                <w:b/>
                <w:sz w:val="12"/>
                <w:szCs w:val="12"/>
              </w:rPr>
              <w:t>then</w:t>
            </w:r>
            <w:r w:rsidRPr="00545FC7">
              <w:rPr>
                <w:rFonts w:ascii="Calibri" w:hAnsi="Calibri"/>
                <w:sz w:val="12"/>
                <w:szCs w:val="12"/>
              </w:rPr>
              <w:t xml:space="preserve"> result </w:t>
            </w:r>
            <w:r>
              <w:rPr>
                <w:rFonts w:ascii="Calibri" w:hAnsi="Calibri"/>
                <w:sz w:val="12"/>
                <w:szCs w:val="12"/>
              </w:rPr>
              <w:t xml:space="preserve">in this field </w:t>
            </w:r>
            <w:r w:rsidRPr="00545FC7">
              <w:rPr>
                <w:rFonts w:ascii="Calibri" w:hAnsi="Calibri"/>
                <w:sz w:val="12"/>
                <w:szCs w:val="12"/>
              </w:rPr>
              <w:t xml:space="preserve">= yes; </w:t>
            </w:r>
          </w:p>
          <w:p w14:paraId="5F660441" w14:textId="77777777" w:rsidR="00545FC7" w:rsidRPr="00545FC7" w:rsidRDefault="00545FC7" w:rsidP="00545FC7">
            <w:pPr>
              <w:keepNext/>
              <w:ind w:left="720" w:hanging="407"/>
              <w:rPr>
                <w:rFonts w:ascii="Calibri" w:hAnsi="Calibri"/>
                <w:sz w:val="12"/>
                <w:szCs w:val="12"/>
              </w:rPr>
            </w:pPr>
          </w:p>
          <w:p w14:paraId="67BE2407" w14:textId="1C900356" w:rsidR="00545FC7" w:rsidRPr="00545FC7" w:rsidRDefault="00545FC7" w:rsidP="00545FC7">
            <w:pPr>
              <w:keepNext/>
              <w:ind w:left="720" w:hanging="407"/>
              <w:rPr>
                <w:rFonts w:ascii="Calibri" w:hAnsi="Calibri"/>
                <w:sz w:val="12"/>
                <w:szCs w:val="12"/>
              </w:rPr>
            </w:pPr>
            <w:r w:rsidRPr="00545FC7">
              <w:rPr>
                <w:rFonts w:ascii="Calibri" w:hAnsi="Calibri"/>
                <w:b/>
                <w:sz w:val="12"/>
                <w:szCs w:val="12"/>
              </w:rPr>
              <w:t>elseif</w:t>
            </w:r>
            <w:r w:rsidRPr="00545FC7">
              <w:rPr>
                <w:rFonts w:ascii="Calibri" w:hAnsi="Calibri"/>
                <w:sz w:val="12"/>
                <w:szCs w:val="12"/>
              </w:rPr>
              <w:t xml:space="preserve"> </w:t>
            </w:r>
            <w:r w:rsidRPr="00545FC7">
              <w:rPr>
                <w:rFonts w:ascii="Calibri" w:hAnsi="Calibri"/>
                <w:sz w:val="12"/>
                <w:szCs w:val="12"/>
                <w:highlight w:val="yellow"/>
              </w:rPr>
              <w:t>MCH-01a field D05</w:t>
            </w:r>
            <w:r w:rsidRPr="00545FC7">
              <w:rPr>
                <w:rFonts w:ascii="Calibri" w:hAnsi="Calibri"/>
                <w:sz w:val="12"/>
                <w:szCs w:val="12"/>
              </w:rPr>
              <w:t xml:space="preserve"> = "central split AC" and </w:t>
            </w:r>
            <w:r w:rsidRPr="00545FC7">
              <w:rPr>
                <w:rFonts w:ascii="Calibri" w:hAnsi="Calibri"/>
                <w:b/>
                <w:sz w:val="12"/>
                <w:szCs w:val="12"/>
              </w:rPr>
              <w:t>both</w:t>
            </w:r>
            <w:r w:rsidRPr="00545FC7">
              <w:rPr>
                <w:rFonts w:ascii="Calibri" w:hAnsi="Calibri"/>
                <w:sz w:val="12"/>
                <w:szCs w:val="12"/>
              </w:rPr>
              <w:t xml:space="preserve"> of the following </w:t>
            </w:r>
            <w:del w:id="144" w:author="Shewmaker, Michael@Energy" w:date="2022-01-18T14:21:00Z">
              <w:r w:rsidRPr="00545FC7" w:rsidDel="00B96993">
                <w:rPr>
                  <w:rFonts w:ascii="Calibri" w:hAnsi="Calibri"/>
                  <w:sz w:val="12"/>
                  <w:szCs w:val="12"/>
                </w:rPr>
                <w:delText xml:space="preserve">two </w:delText>
              </w:r>
            </w:del>
            <w:r w:rsidRPr="00545FC7">
              <w:rPr>
                <w:rFonts w:ascii="Calibri" w:hAnsi="Calibri"/>
                <w:sz w:val="12"/>
                <w:szCs w:val="12"/>
              </w:rPr>
              <w:t xml:space="preserve">criteria are true:  </w:t>
            </w:r>
          </w:p>
          <w:p w14:paraId="3243DB17" w14:textId="4D2BE715" w:rsidR="00545FC7" w:rsidRPr="00545FC7" w:rsidRDefault="00545FC7" w:rsidP="00545FC7">
            <w:pPr>
              <w:keepNext/>
              <w:ind w:left="720" w:hanging="407"/>
              <w:rPr>
                <w:rFonts w:ascii="Calibri" w:hAnsi="Calibri"/>
                <w:sz w:val="12"/>
                <w:szCs w:val="12"/>
              </w:rPr>
            </w:pPr>
            <w:r w:rsidRPr="00545FC7">
              <w:rPr>
                <w:rFonts w:ascii="Calibri" w:hAnsi="Calibri"/>
                <w:sz w:val="12"/>
                <w:szCs w:val="12"/>
              </w:rPr>
              <w:t xml:space="preserve">1: </w:t>
            </w:r>
            <w:ins w:id="145" w:author="Shewmaker, Michael@Energy" w:date="2022-01-18T14:21:00Z">
              <w:r w:rsidR="00C812BF">
                <w:rPr>
                  <w:rFonts w:ascii="Calibri" w:hAnsi="Calibri"/>
                  <w:sz w:val="12"/>
                  <w:szCs w:val="12"/>
                </w:rPr>
                <w:t>field A03</w:t>
              </w:r>
            </w:ins>
            <w:ins w:id="146" w:author="Shewmaker, Michael@Energy" w:date="2022-01-25T07:40:00Z">
              <w:r w:rsidR="00A305B5">
                <w:rPr>
                  <w:rFonts w:ascii="Calibri" w:hAnsi="Calibri"/>
                  <w:sz w:val="12"/>
                  <w:szCs w:val="12"/>
                </w:rPr>
                <w:t>a</w:t>
              </w:r>
            </w:ins>
            <w:ins w:id="147" w:author="Shewmaker, Michael@Energy" w:date="2022-01-18T14:21:00Z">
              <w:r w:rsidR="00C812BF">
                <w:rPr>
                  <w:rFonts w:ascii="Calibri" w:hAnsi="Calibri"/>
                  <w:sz w:val="12"/>
                  <w:szCs w:val="12"/>
                </w:rPr>
                <w:t xml:space="preserve"> = EER/SEER; 2: </w:t>
              </w:r>
            </w:ins>
            <w:r w:rsidRPr="00545FC7">
              <w:rPr>
                <w:rFonts w:ascii="Calibri" w:hAnsi="Calibri"/>
                <w:sz w:val="12"/>
                <w:szCs w:val="12"/>
              </w:rPr>
              <w:t>[</w:t>
            </w:r>
            <w:r w:rsidRPr="00545FC7">
              <w:rPr>
                <w:rFonts w:ascii="Calibri" w:hAnsi="Calibri"/>
                <w:sz w:val="12"/>
                <w:szCs w:val="12"/>
                <w:highlight w:val="yellow"/>
              </w:rPr>
              <w:t>MCH-01a field C07</w:t>
            </w:r>
            <w:r w:rsidRPr="00545FC7">
              <w:rPr>
                <w:rFonts w:ascii="Calibri" w:hAnsi="Calibri"/>
                <w:sz w:val="12"/>
                <w:szCs w:val="12"/>
              </w:rPr>
              <w:t xml:space="preserve"> &gt; 11.7];  </w:t>
            </w:r>
            <w:del w:id="148" w:author="Shewmaker, Michael@Energy" w:date="2022-01-18T14:21:00Z">
              <w:r w:rsidRPr="00545FC7" w:rsidDel="00C812BF">
                <w:rPr>
                  <w:rFonts w:ascii="Calibri" w:hAnsi="Calibri"/>
                  <w:sz w:val="12"/>
                  <w:szCs w:val="12"/>
                </w:rPr>
                <w:delText>2</w:delText>
              </w:r>
            </w:del>
            <w:ins w:id="149" w:author="Shewmaker, Michael@Energy" w:date="2022-01-18T14:21:00Z">
              <w:r w:rsidR="00C812BF">
                <w:rPr>
                  <w:rFonts w:ascii="Calibri" w:hAnsi="Calibri"/>
                  <w:sz w:val="12"/>
                  <w:szCs w:val="12"/>
                </w:rPr>
                <w:t>3</w:t>
              </w:r>
            </w:ins>
            <w:r w:rsidRPr="00545FC7">
              <w:rPr>
                <w:rFonts w:ascii="Calibri" w:hAnsi="Calibri"/>
                <w:sz w:val="12"/>
                <w:szCs w:val="12"/>
              </w:rPr>
              <w:t>: [</w:t>
            </w:r>
            <w:r w:rsidRPr="00545FC7">
              <w:rPr>
                <w:rFonts w:ascii="Calibri" w:hAnsi="Calibri"/>
                <w:sz w:val="12"/>
                <w:szCs w:val="12"/>
                <w:highlight w:val="yellow"/>
              </w:rPr>
              <w:t>MCH-01a field F10</w:t>
            </w:r>
            <w:r w:rsidRPr="00545FC7">
              <w:rPr>
                <w:rFonts w:ascii="Calibri" w:hAnsi="Calibri"/>
                <w:sz w:val="12"/>
                <w:szCs w:val="12"/>
              </w:rPr>
              <w:t xml:space="preserve"> ≥ 45000]; </w:t>
            </w:r>
          </w:p>
          <w:p w14:paraId="7038D75F" w14:textId="34E5BAE5" w:rsidR="00545FC7" w:rsidRPr="00545FC7" w:rsidRDefault="00545FC7" w:rsidP="00545FC7">
            <w:pPr>
              <w:keepNext/>
              <w:ind w:left="720" w:hanging="407"/>
              <w:rPr>
                <w:rFonts w:ascii="Calibri" w:hAnsi="Calibri"/>
                <w:sz w:val="12"/>
                <w:szCs w:val="12"/>
              </w:rPr>
            </w:pPr>
            <w:r w:rsidRPr="00545FC7">
              <w:rPr>
                <w:rFonts w:ascii="Calibri" w:hAnsi="Calibri"/>
                <w:b/>
                <w:sz w:val="12"/>
                <w:szCs w:val="12"/>
              </w:rPr>
              <w:t>then</w:t>
            </w:r>
            <w:r w:rsidRPr="00545FC7">
              <w:rPr>
                <w:rFonts w:ascii="Calibri" w:hAnsi="Calibri"/>
                <w:sz w:val="12"/>
                <w:szCs w:val="12"/>
              </w:rPr>
              <w:t xml:space="preserve"> result</w:t>
            </w:r>
            <w:r>
              <w:rPr>
                <w:rFonts w:ascii="Calibri" w:hAnsi="Calibri"/>
                <w:sz w:val="12"/>
                <w:szCs w:val="12"/>
              </w:rPr>
              <w:t xml:space="preserve"> in this field</w:t>
            </w:r>
            <w:r w:rsidRPr="00545FC7">
              <w:rPr>
                <w:rFonts w:ascii="Calibri" w:hAnsi="Calibri"/>
                <w:sz w:val="12"/>
                <w:szCs w:val="12"/>
              </w:rPr>
              <w:t>=yes;</w:t>
            </w:r>
          </w:p>
          <w:p w14:paraId="4FAB456E" w14:textId="77777777" w:rsidR="00545FC7" w:rsidRPr="00545FC7" w:rsidRDefault="00545FC7" w:rsidP="00545FC7">
            <w:pPr>
              <w:keepNext/>
              <w:ind w:left="720" w:hanging="407"/>
              <w:rPr>
                <w:rFonts w:ascii="Calibri" w:hAnsi="Calibri"/>
                <w:sz w:val="12"/>
                <w:szCs w:val="12"/>
              </w:rPr>
            </w:pPr>
          </w:p>
          <w:p w14:paraId="789378C8" w14:textId="0D7D528E" w:rsidR="00545FC7" w:rsidRPr="00545FC7" w:rsidRDefault="00545FC7" w:rsidP="00545FC7">
            <w:pPr>
              <w:keepNext/>
              <w:ind w:left="720" w:hanging="407"/>
              <w:rPr>
                <w:rFonts w:ascii="Calibri" w:hAnsi="Calibri"/>
                <w:sz w:val="12"/>
                <w:szCs w:val="12"/>
              </w:rPr>
            </w:pPr>
            <w:r w:rsidRPr="00545FC7">
              <w:rPr>
                <w:rFonts w:ascii="Calibri" w:hAnsi="Calibri"/>
                <w:b/>
                <w:sz w:val="12"/>
                <w:szCs w:val="12"/>
              </w:rPr>
              <w:t>elseif</w:t>
            </w:r>
            <w:r w:rsidRPr="00545FC7">
              <w:rPr>
                <w:rFonts w:ascii="Calibri" w:hAnsi="Calibri"/>
                <w:sz w:val="12"/>
                <w:szCs w:val="12"/>
              </w:rPr>
              <w:t xml:space="preserve"> </w:t>
            </w:r>
            <w:r w:rsidRPr="002C7D44">
              <w:rPr>
                <w:rFonts w:ascii="Calibri" w:hAnsi="Calibri"/>
                <w:sz w:val="12"/>
                <w:szCs w:val="12"/>
                <w:highlight w:val="yellow"/>
              </w:rPr>
              <w:t>MCH-01a field D05</w:t>
            </w:r>
            <w:r w:rsidRPr="00545FC7">
              <w:rPr>
                <w:rFonts w:ascii="Calibri" w:hAnsi="Calibri"/>
                <w:sz w:val="12"/>
                <w:szCs w:val="12"/>
              </w:rPr>
              <w:t xml:space="preserve"> = "central split AC" and </w:t>
            </w:r>
            <w:r w:rsidRPr="00545FC7">
              <w:rPr>
                <w:rFonts w:ascii="Calibri" w:hAnsi="Calibri"/>
                <w:b/>
                <w:sz w:val="12"/>
                <w:szCs w:val="12"/>
              </w:rPr>
              <w:t>both</w:t>
            </w:r>
            <w:r w:rsidRPr="00545FC7">
              <w:rPr>
                <w:rFonts w:ascii="Calibri" w:hAnsi="Calibri"/>
                <w:sz w:val="12"/>
                <w:szCs w:val="12"/>
              </w:rPr>
              <w:t xml:space="preserve"> of the following two criteria are true:  </w:t>
            </w:r>
          </w:p>
          <w:p w14:paraId="6A6BE2BD" w14:textId="62CC91BD" w:rsidR="00545FC7" w:rsidRPr="00545FC7" w:rsidRDefault="00545FC7" w:rsidP="00545FC7">
            <w:pPr>
              <w:keepNext/>
              <w:ind w:left="720" w:hanging="407"/>
              <w:rPr>
                <w:rFonts w:ascii="Calibri" w:hAnsi="Calibri"/>
                <w:sz w:val="12"/>
                <w:szCs w:val="12"/>
              </w:rPr>
            </w:pPr>
            <w:r w:rsidRPr="00545FC7">
              <w:rPr>
                <w:rFonts w:ascii="Calibri" w:hAnsi="Calibri"/>
                <w:sz w:val="12"/>
                <w:szCs w:val="12"/>
              </w:rPr>
              <w:t xml:space="preserve">1:  </w:t>
            </w:r>
            <w:ins w:id="150" w:author="Shewmaker, Michael@Energy" w:date="2022-01-18T14:21:00Z">
              <w:r w:rsidR="00C812BF">
                <w:rPr>
                  <w:rFonts w:ascii="Calibri" w:hAnsi="Calibri"/>
                  <w:sz w:val="12"/>
                  <w:szCs w:val="12"/>
                </w:rPr>
                <w:t>field A03</w:t>
              </w:r>
            </w:ins>
            <w:ins w:id="151" w:author="Shewmaker, Michael@Energy" w:date="2022-01-25T07:40:00Z">
              <w:r w:rsidR="00A305B5">
                <w:rPr>
                  <w:rFonts w:ascii="Calibri" w:hAnsi="Calibri"/>
                  <w:sz w:val="12"/>
                  <w:szCs w:val="12"/>
                </w:rPr>
                <w:t>a</w:t>
              </w:r>
            </w:ins>
            <w:ins w:id="152" w:author="Shewmaker, Michael@Energy" w:date="2022-01-18T14:21:00Z">
              <w:r w:rsidR="00C812BF">
                <w:rPr>
                  <w:rFonts w:ascii="Calibri" w:hAnsi="Calibri"/>
                  <w:sz w:val="12"/>
                  <w:szCs w:val="12"/>
                </w:rPr>
                <w:t xml:space="preserve"> = EER/SEER</w:t>
              </w:r>
            </w:ins>
            <w:ins w:id="153" w:author="Shewmaker, Michael@Energy" w:date="2022-01-18T14:22:00Z">
              <w:r w:rsidR="00C812BF">
                <w:rPr>
                  <w:rFonts w:ascii="Calibri" w:hAnsi="Calibri"/>
                  <w:sz w:val="12"/>
                  <w:szCs w:val="12"/>
                </w:rPr>
                <w:t xml:space="preserve">; 2: </w:t>
              </w:r>
            </w:ins>
            <w:r w:rsidRPr="00545FC7">
              <w:rPr>
                <w:rFonts w:ascii="Calibri" w:hAnsi="Calibri"/>
                <w:sz w:val="12"/>
                <w:szCs w:val="12"/>
              </w:rPr>
              <w:t>[</w:t>
            </w:r>
            <w:r w:rsidRPr="002C7D44">
              <w:rPr>
                <w:rFonts w:ascii="Calibri" w:hAnsi="Calibri"/>
                <w:sz w:val="12"/>
                <w:szCs w:val="12"/>
                <w:highlight w:val="yellow"/>
              </w:rPr>
              <w:t xml:space="preserve">MCH-01a </w:t>
            </w:r>
            <w:r w:rsidR="002C7D44">
              <w:rPr>
                <w:rFonts w:ascii="Calibri" w:hAnsi="Calibri"/>
                <w:sz w:val="12"/>
                <w:szCs w:val="12"/>
                <w:highlight w:val="yellow"/>
              </w:rPr>
              <w:t xml:space="preserve">field </w:t>
            </w:r>
            <w:r w:rsidRPr="00545FC7">
              <w:rPr>
                <w:rFonts w:ascii="Calibri" w:hAnsi="Calibri"/>
                <w:sz w:val="12"/>
                <w:szCs w:val="12"/>
                <w:highlight w:val="yellow"/>
              </w:rPr>
              <w:t>F04</w:t>
            </w:r>
            <w:r w:rsidRPr="00545FC7">
              <w:rPr>
                <w:rFonts w:ascii="Calibri" w:hAnsi="Calibri"/>
                <w:sz w:val="12"/>
                <w:szCs w:val="12"/>
              </w:rPr>
              <w:t xml:space="preserve"> &gt; 12.2]; </w:t>
            </w:r>
            <w:del w:id="154" w:author="Shewmaker, Michael@Energy" w:date="2022-01-18T14:22:00Z">
              <w:r w:rsidRPr="00545FC7" w:rsidDel="00C812BF">
                <w:rPr>
                  <w:rFonts w:ascii="Calibri" w:hAnsi="Calibri"/>
                  <w:sz w:val="12"/>
                  <w:szCs w:val="12"/>
                </w:rPr>
                <w:delText xml:space="preserve"> 2</w:delText>
              </w:r>
            </w:del>
            <w:ins w:id="155" w:author="Shewmaker, Michael@Energy" w:date="2022-01-18T14:22:00Z">
              <w:r w:rsidR="00C812BF">
                <w:rPr>
                  <w:rFonts w:ascii="Calibri" w:hAnsi="Calibri"/>
                  <w:sz w:val="12"/>
                  <w:szCs w:val="12"/>
                </w:rPr>
                <w:t>3</w:t>
              </w:r>
            </w:ins>
            <w:r w:rsidRPr="00545FC7">
              <w:rPr>
                <w:rFonts w:ascii="Calibri" w:hAnsi="Calibri"/>
                <w:sz w:val="12"/>
                <w:szCs w:val="12"/>
              </w:rPr>
              <w:t>: [</w:t>
            </w:r>
            <w:r w:rsidRPr="002C7D44">
              <w:rPr>
                <w:rFonts w:ascii="Calibri" w:hAnsi="Calibri"/>
                <w:sz w:val="12"/>
                <w:szCs w:val="12"/>
                <w:highlight w:val="yellow"/>
              </w:rPr>
              <w:t xml:space="preserve">MCH-01a field </w:t>
            </w:r>
            <w:r w:rsidRPr="00545FC7">
              <w:rPr>
                <w:rFonts w:ascii="Calibri" w:hAnsi="Calibri"/>
                <w:sz w:val="12"/>
                <w:szCs w:val="12"/>
                <w:highlight w:val="yellow"/>
              </w:rPr>
              <w:t>F10</w:t>
            </w:r>
            <w:r w:rsidRPr="00545FC7">
              <w:rPr>
                <w:rFonts w:ascii="Calibri" w:hAnsi="Calibri"/>
                <w:sz w:val="12"/>
                <w:szCs w:val="12"/>
              </w:rPr>
              <w:t xml:space="preserve"> &lt; 45000]; </w:t>
            </w:r>
          </w:p>
          <w:p w14:paraId="47E65602" w14:textId="1D580A5F" w:rsidR="00545FC7" w:rsidRDefault="00545FC7" w:rsidP="00545FC7">
            <w:pPr>
              <w:keepNext/>
              <w:ind w:left="720" w:hanging="407"/>
              <w:rPr>
                <w:ins w:id="156" w:author="Shewmaker, Michael@Energy" w:date="2022-01-18T14:29:00Z"/>
                <w:rFonts w:ascii="Calibri" w:hAnsi="Calibri"/>
                <w:sz w:val="12"/>
                <w:szCs w:val="12"/>
              </w:rPr>
            </w:pPr>
            <w:r w:rsidRPr="00545FC7">
              <w:rPr>
                <w:rFonts w:ascii="Calibri" w:hAnsi="Calibri"/>
                <w:b/>
                <w:sz w:val="12"/>
                <w:szCs w:val="12"/>
              </w:rPr>
              <w:t>then</w:t>
            </w:r>
            <w:r w:rsidRPr="00545FC7">
              <w:rPr>
                <w:rFonts w:ascii="Calibri" w:hAnsi="Calibri"/>
                <w:sz w:val="12"/>
                <w:szCs w:val="12"/>
              </w:rPr>
              <w:t xml:space="preserve"> result</w:t>
            </w:r>
            <w:r>
              <w:rPr>
                <w:rFonts w:ascii="Calibri" w:hAnsi="Calibri"/>
                <w:sz w:val="12"/>
                <w:szCs w:val="12"/>
              </w:rPr>
              <w:t xml:space="preserve"> in this field</w:t>
            </w:r>
            <w:r w:rsidRPr="00545FC7">
              <w:rPr>
                <w:rFonts w:ascii="Calibri" w:hAnsi="Calibri"/>
                <w:sz w:val="12"/>
                <w:szCs w:val="12"/>
              </w:rPr>
              <w:t>=yes;</w:t>
            </w:r>
          </w:p>
          <w:p w14:paraId="5592ADDC" w14:textId="77777777" w:rsidR="00A614D8" w:rsidRDefault="00A614D8" w:rsidP="00545FC7">
            <w:pPr>
              <w:keepNext/>
              <w:ind w:left="720" w:hanging="407"/>
              <w:rPr>
                <w:rFonts w:ascii="Calibri" w:hAnsi="Calibri"/>
                <w:sz w:val="12"/>
                <w:szCs w:val="12"/>
              </w:rPr>
            </w:pPr>
          </w:p>
          <w:p w14:paraId="0F3AA176" w14:textId="247B33DA" w:rsidR="00D15CA9" w:rsidRPr="00545FC7" w:rsidRDefault="002C7D44" w:rsidP="00D15CA9">
            <w:pPr>
              <w:keepNext/>
              <w:ind w:left="720" w:hanging="407"/>
              <w:rPr>
                <w:ins w:id="157" w:author="Shewmaker, Michael@Energy" w:date="2022-01-18T14:23:00Z"/>
                <w:rFonts w:ascii="Calibri" w:hAnsi="Calibri"/>
                <w:sz w:val="12"/>
                <w:szCs w:val="12"/>
              </w:rPr>
            </w:pPr>
            <w:del w:id="158" w:author="Shewmaker, Michael@Energy" w:date="2022-01-18T14:29:00Z">
              <w:r w:rsidRPr="002C7D44" w:rsidDel="00A614D8">
                <w:rPr>
                  <w:rFonts w:ascii="Calibri" w:hAnsi="Calibri"/>
                  <w:b/>
                  <w:sz w:val="12"/>
                  <w:szCs w:val="12"/>
                </w:rPr>
                <w:delText>else</w:delText>
              </w:r>
              <w:r w:rsidDel="00A614D8">
                <w:rPr>
                  <w:rFonts w:ascii="Calibri" w:hAnsi="Calibri"/>
                  <w:sz w:val="12"/>
                  <w:szCs w:val="12"/>
                </w:rPr>
                <w:delText xml:space="preserve"> result</w:delText>
              </w:r>
              <w:r w:rsidR="004E606D" w:rsidDel="00A614D8">
                <w:rPr>
                  <w:rFonts w:ascii="Calibri" w:hAnsi="Calibri"/>
                  <w:sz w:val="12"/>
                  <w:szCs w:val="12"/>
                </w:rPr>
                <w:delText xml:space="preserve"> in this field</w:delText>
              </w:r>
              <w:r w:rsidDel="00A614D8">
                <w:rPr>
                  <w:rFonts w:ascii="Calibri" w:hAnsi="Calibri"/>
                  <w:sz w:val="12"/>
                  <w:szCs w:val="12"/>
                </w:rPr>
                <w:delText>=no</w:delText>
              </w:r>
            </w:del>
          </w:p>
          <w:p w14:paraId="5750D274" w14:textId="77777777" w:rsidR="00D15CA9" w:rsidRPr="00545FC7" w:rsidRDefault="00D15CA9" w:rsidP="00D15CA9">
            <w:pPr>
              <w:keepNext/>
              <w:ind w:left="720" w:hanging="407"/>
              <w:rPr>
                <w:ins w:id="159" w:author="Shewmaker, Michael@Energy" w:date="2022-01-18T14:23:00Z"/>
                <w:rFonts w:ascii="Calibri" w:hAnsi="Calibri"/>
                <w:sz w:val="12"/>
                <w:szCs w:val="12"/>
              </w:rPr>
            </w:pPr>
            <w:ins w:id="160" w:author="Shewmaker, Michael@Energy" w:date="2022-01-18T14:23:00Z">
              <w:r w:rsidRPr="00545FC7">
                <w:rPr>
                  <w:rFonts w:ascii="Calibri" w:hAnsi="Calibri"/>
                  <w:b/>
                  <w:sz w:val="12"/>
                  <w:szCs w:val="12"/>
                </w:rPr>
                <w:t>elseif</w:t>
              </w:r>
              <w:r w:rsidRPr="00545FC7">
                <w:rPr>
                  <w:rFonts w:ascii="Calibri" w:hAnsi="Calibri"/>
                  <w:sz w:val="12"/>
                  <w:szCs w:val="12"/>
                </w:rPr>
                <w:t xml:space="preserve"> </w:t>
              </w:r>
              <w:r w:rsidRPr="00545FC7">
                <w:rPr>
                  <w:rFonts w:ascii="Calibri" w:hAnsi="Calibri"/>
                  <w:sz w:val="12"/>
                  <w:szCs w:val="12"/>
                  <w:highlight w:val="yellow"/>
                </w:rPr>
                <w:t>MCH-01a field D05</w:t>
              </w:r>
              <w:r w:rsidRPr="00545FC7">
                <w:rPr>
                  <w:rFonts w:ascii="Calibri" w:hAnsi="Calibri"/>
                  <w:sz w:val="12"/>
                  <w:szCs w:val="12"/>
                </w:rPr>
                <w:t xml:space="preserve"> = "central split AC" and </w:t>
              </w:r>
              <w:r w:rsidRPr="00545FC7">
                <w:rPr>
                  <w:rFonts w:ascii="Calibri" w:hAnsi="Calibri"/>
                  <w:b/>
                  <w:sz w:val="12"/>
                  <w:szCs w:val="12"/>
                </w:rPr>
                <w:t>both</w:t>
              </w:r>
              <w:r w:rsidRPr="00545FC7">
                <w:rPr>
                  <w:rFonts w:ascii="Calibri" w:hAnsi="Calibri"/>
                  <w:sz w:val="12"/>
                  <w:szCs w:val="12"/>
                </w:rPr>
                <w:t xml:space="preserve"> of the following criteria are true:  </w:t>
              </w:r>
            </w:ins>
          </w:p>
          <w:p w14:paraId="52A69AE2" w14:textId="2CCAA178" w:rsidR="00D15CA9" w:rsidRPr="00545FC7" w:rsidRDefault="00D15CA9" w:rsidP="00D15CA9">
            <w:pPr>
              <w:keepNext/>
              <w:ind w:left="720" w:hanging="407"/>
              <w:rPr>
                <w:ins w:id="161" w:author="Shewmaker, Michael@Energy" w:date="2022-01-18T14:23:00Z"/>
                <w:rFonts w:ascii="Calibri" w:hAnsi="Calibri"/>
                <w:sz w:val="12"/>
                <w:szCs w:val="12"/>
              </w:rPr>
            </w:pPr>
            <w:ins w:id="162" w:author="Shewmaker, Michael@Energy" w:date="2022-01-18T14:23:00Z">
              <w:r w:rsidRPr="00545FC7">
                <w:rPr>
                  <w:rFonts w:ascii="Calibri" w:hAnsi="Calibri"/>
                  <w:sz w:val="12"/>
                  <w:szCs w:val="12"/>
                </w:rPr>
                <w:t xml:space="preserve">1: </w:t>
              </w:r>
              <w:r>
                <w:rPr>
                  <w:rFonts w:ascii="Calibri" w:hAnsi="Calibri"/>
                  <w:sz w:val="12"/>
                  <w:szCs w:val="12"/>
                </w:rPr>
                <w:t>field A03</w:t>
              </w:r>
            </w:ins>
            <w:ins w:id="163" w:author="Shewmaker, Michael@Energy" w:date="2022-01-25T07:40:00Z">
              <w:r w:rsidR="00A305B5">
                <w:rPr>
                  <w:rFonts w:ascii="Calibri" w:hAnsi="Calibri"/>
                  <w:sz w:val="12"/>
                  <w:szCs w:val="12"/>
                </w:rPr>
                <w:t>a</w:t>
              </w:r>
            </w:ins>
            <w:ins w:id="164" w:author="Shewmaker, Michael@Energy" w:date="2022-01-18T14:23:00Z">
              <w:r>
                <w:rPr>
                  <w:rFonts w:ascii="Calibri" w:hAnsi="Calibri"/>
                  <w:sz w:val="12"/>
                  <w:szCs w:val="12"/>
                </w:rPr>
                <w:t xml:space="preserve"> = EER</w:t>
              </w:r>
              <w:r w:rsidR="001D4A7F">
                <w:rPr>
                  <w:rFonts w:ascii="Calibri" w:hAnsi="Calibri"/>
                  <w:sz w:val="12"/>
                  <w:szCs w:val="12"/>
                </w:rPr>
                <w:t>2</w:t>
              </w:r>
              <w:r>
                <w:rPr>
                  <w:rFonts w:ascii="Calibri" w:hAnsi="Calibri"/>
                  <w:sz w:val="12"/>
                  <w:szCs w:val="12"/>
                </w:rPr>
                <w:t>/SEER</w:t>
              </w:r>
              <w:r w:rsidR="001D4A7F">
                <w:rPr>
                  <w:rFonts w:ascii="Calibri" w:hAnsi="Calibri"/>
                  <w:sz w:val="12"/>
                  <w:szCs w:val="12"/>
                </w:rPr>
                <w:t>2</w:t>
              </w:r>
              <w:r>
                <w:rPr>
                  <w:rFonts w:ascii="Calibri" w:hAnsi="Calibri"/>
                  <w:sz w:val="12"/>
                  <w:szCs w:val="12"/>
                </w:rPr>
                <w:t xml:space="preserve">; 2: </w:t>
              </w:r>
              <w:r w:rsidRPr="00545FC7">
                <w:rPr>
                  <w:rFonts w:ascii="Calibri" w:hAnsi="Calibri"/>
                  <w:sz w:val="12"/>
                  <w:szCs w:val="12"/>
                </w:rPr>
                <w:t>[</w:t>
              </w:r>
              <w:r w:rsidRPr="00545FC7">
                <w:rPr>
                  <w:rFonts w:ascii="Calibri" w:hAnsi="Calibri"/>
                  <w:sz w:val="12"/>
                  <w:szCs w:val="12"/>
                  <w:highlight w:val="yellow"/>
                </w:rPr>
                <w:t>MCH-01a field C07</w:t>
              </w:r>
              <w:r w:rsidRPr="00545FC7">
                <w:rPr>
                  <w:rFonts w:ascii="Calibri" w:hAnsi="Calibri"/>
                  <w:sz w:val="12"/>
                  <w:szCs w:val="12"/>
                </w:rPr>
                <w:t xml:space="preserve"> &gt; 11.</w:t>
              </w:r>
            </w:ins>
            <w:ins w:id="165" w:author="Shewmaker, Michael@Energy" w:date="2022-01-18T14:24:00Z">
              <w:r w:rsidR="006E672D">
                <w:rPr>
                  <w:rFonts w:ascii="Calibri" w:hAnsi="Calibri"/>
                  <w:sz w:val="12"/>
                  <w:szCs w:val="12"/>
                </w:rPr>
                <w:t>2</w:t>
              </w:r>
            </w:ins>
            <w:ins w:id="166" w:author="Shewmaker, Michael@Energy" w:date="2022-01-18T14:23:00Z">
              <w:r w:rsidRPr="00545FC7">
                <w:rPr>
                  <w:rFonts w:ascii="Calibri" w:hAnsi="Calibri"/>
                  <w:sz w:val="12"/>
                  <w:szCs w:val="12"/>
                </w:rPr>
                <w:t xml:space="preserve">];  </w:t>
              </w:r>
              <w:r>
                <w:rPr>
                  <w:rFonts w:ascii="Calibri" w:hAnsi="Calibri"/>
                  <w:sz w:val="12"/>
                  <w:szCs w:val="12"/>
                </w:rPr>
                <w:t>3</w:t>
              </w:r>
              <w:r w:rsidRPr="00545FC7">
                <w:rPr>
                  <w:rFonts w:ascii="Calibri" w:hAnsi="Calibri"/>
                  <w:sz w:val="12"/>
                  <w:szCs w:val="12"/>
                </w:rPr>
                <w:t>: [</w:t>
              </w:r>
              <w:r w:rsidRPr="00545FC7">
                <w:rPr>
                  <w:rFonts w:ascii="Calibri" w:hAnsi="Calibri"/>
                  <w:sz w:val="12"/>
                  <w:szCs w:val="12"/>
                  <w:highlight w:val="yellow"/>
                </w:rPr>
                <w:t>MCH-01a field F10</w:t>
              </w:r>
              <w:r w:rsidRPr="00545FC7">
                <w:rPr>
                  <w:rFonts w:ascii="Calibri" w:hAnsi="Calibri"/>
                  <w:sz w:val="12"/>
                  <w:szCs w:val="12"/>
                </w:rPr>
                <w:t xml:space="preserve"> ≥ 45000]; </w:t>
              </w:r>
            </w:ins>
          </w:p>
          <w:p w14:paraId="5C90BBC6" w14:textId="77777777" w:rsidR="00D15CA9" w:rsidRPr="00545FC7" w:rsidRDefault="00D15CA9" w:rsidP="00D15CA9">
            <w:pPr>
              <w:keepNext/>
              <w:ind w:left="720" w:hanging="407"/>
              <w:rPr>
                <w:ins w:id="167" w:author="Shewmaker, Michael@Energy" w:date="2022-01-18T14:23:00Z"/>
                <w:rFonts w:ascii="Calibri" w:hAnsi="Calibri"/>
                <w:sz w:val="12"/>
                <w:szCs w:val="12"/>
              </w:rPr>
            </w:pPr>
            <w:ins w:id="168" w:author="Shewmaker, Michael@Energy" w:date="2022-01-18T14:23:00Z">
              <w:r w:rsidRPr="00545FC7">
                <w:rPr>
                  <w:rFonts w:ascii="Calibri" w:hAnsi="Calibri"/>
                  <w:b/>
                  <w:sz w:val="12"/>
                  <w:szCs w:val="12"/>
                </w:rPr>
                <w:t>then</w:t>
              </w:r>
              <w:r w:rsidRPr="00545FC7">
                <w:rPr>
                  <w:rFonts w:ascii="Calibri" w:hAnsi="Calibri"/>
                  <w:sz w:val="12"/>
                  <w:szCs w:val="12"/>
                </w:rPr>
                <w:t xml:space="preserve"> result</w:t>
              </w:r>
              <w:r>
                <w:rPr>
                  <w:rFonts w:ascii="Calibri" w:hAnsi="Calibri"/>
                  <w:sz w:val="12"/>
                  <w:szCs w:val="12"/>
                </w:rPr>
                <w:t xml:space="preserve"> in this field</w:t>
              </w:r>
              <w:r w:rsidRPr="00545FC7">
                <w:rPr>
                  <w:rFonts w:ascii="Calibri" w:hAnsi="Calibri"/>
                  <w:sz w:val="12"/>
                  <w:szCs w:val="12"/>
                </w:rPr>
                <w:t>=yes;</w:t>
              </w:r>
            </w:ins>
          </w:p>
          <w:p w14:paraId="37807572" w14:textId="77777777" w:rsidR="00D15CA9" w:rsidRPr="00545FC7" w:rsidRDefault="00D15CA9" w:rsidP="00D15CA9">
            <w:pPr>
              <w:keepNext/>
              <w:ind w:left="720" w:hanging="407"/>
              <w:rPr>
                <w:ins w:id="169" w:author="Shewmaker, Michael@Energy" w:date="2022-01-18T14:23:00Z"/>
                <w:rFonts w:ascii="Calibri" w:hAnsi="Calibri"/>
                <w:sz w:val="12"/>
                <w:szCs w:val="12"/>
              </w:rPr>
            </w:pPr>
          </w:p>
          <w:p w14:paraId="56265A13" w14:textId="77777777" w:rsidR="00D15CA9" w:rsidRPr="00545FC7" w:rsidRDefault="00D15CA9" w:rsidP="00D15CA9">
            <w:pPr>
              <w:keepNext/>
              <w:ind w:left="720" w:hanging="407"/>
              <w:rPr>
                <w:ins w:id="170" w:author="Shewmaker, Michael@Energy" w:date="2022-01-18T14:23:00Z"/>
                <w:rFonts w:ascii="Calibri" w:hAnsi="Calibri"/>
                <w:sz w:val="12"/>
                <w:szCs w:val="12"/>
              </w:rPr>
            </w:pPr>
            <w:ins w:id="171" w:author="Shewmaker, Michael@Energy" w:date="2022-01-18T14:23:00Z">
              <w:r w:rsidRPr="00545FC7">
                <w:rPr>
                  <w:rFonts w:ascii="Calibri" w:hAnsi="Calibri"/>
                  <w:b/>
                  <w:sz w:val="12"/>
                  <w:szCs w:val="12"/>
                </w:rPr>
                <w:t>elseif</w:t>
              </w:r>
              <w:r w:rsidRPr="00545FC7">
                <w:rPr>
                  <w:rFonts w:ascii="Calibri" w:hAnsi="Calibri"/>
                  <w:sz w:val="12"/>
                  <w:szCs w:val="12"/>
                </w:rPr>
                <w:t xml:space="preserve"> </w:t>
              </w:r>
              <w:r w:rsidRPr="002C7D44">
                <w:rPr>
                  <w:rFonts w:ascii="Calibri" w:hAnsi="Calibri"/>
                  <w:sz w:val="12"/>
                  <w:szCs w:val="12"/>
                  <w:highlight w:val="yellow"/>
                </w:rPr>
                <w:t>MCH-01a field D05</w:t>
              </w:r>
              <w:r w:rsidRPr="00545FC7">
                <w:rPr>
                  <w:rFonts w:ascii="Calibri" w:hAnsi="Calibri"/>
                  <w:sz w:val="12"/>
                  <w:szCs w:val="12"/>
                </w:rPr>
                <w:t xml:space="preserve"> = "central split AC" and </w:t>
              </w:r>
              <w:r w:rsidRPr="00545FC7">
                <w:rPr>
                  <w:rFonts w:ascii="Calibri" w:hAnsi="Calibri"/>
                  <w:b/>
                  <w:sz w:val="12"/>
                  <w:szCs w:val="12"/>
                </w:rPr>
                <w:t>both</w:t>
              </w:r>
              <w:r w:rsidRPr="00545FC7">
                <w:rPr>
                  <w:rFonts w:ascii="Calibri" w:hAnsi="Calibri"/>
                  <w:sz w:val="12"/>
                  <w:szCs w:val="12"/>
                </w:rPr>
                <w:t xml:space="preserve"> of the following two criteria are true:  </w:t>
              </w:r>
            </w:ins>
          </w:p>
          <w:p w14:paraId="185A6591" w14:textId="0808B235" w:rsidR="00D15CA9" w:rsidRPr="00545FC7" w:rsidRDefault="00D15CA9" w:rsidP="00D15CA9">
            <w:pPr>
              <w:keepNext/>
              <w:ind w:left="720" w:hanging="407"/>
              <w:rPr>
                <w:ins w:id="172" w:author="Shewmaker, Michael@Energy" w:date="2022-01-18T14:23:00Z"/>
                <w:rFonts w:ascii="Calibri" w:hAnsi="Calibri"/>
                <w:sz w:val="12"/>
                <w:szCs w:val="12"/>
              </w:rPr>
            </w:pPr>
            <w:ins w:id="173" w:author="Shewmaker, Michael@Energy" w:date="2022-01-18T14:23:00Z">
              <w:r w:rsidRPr="00545FC7">
                <w:rPr>
                  <w:rFonts w:ascii="Calibri" w:hAnsi="Calibri"/>
                  <w:sz w:val="12"/>
                  <w:szCs w:val="12"/>
                </w:rPr>
                <w:t xml:space="preserve">1:  </w:t>
              </w:r>
              <w:r>
                <w:rPr>
                  <w:rFonts w:ascii="Calibri" w:hAnsi="Calibri"/>
                  <w:sz w:val="12"/>
                  <w:szCs w:val="12"/>
                </w:rPr>
                <w:t>field A03</w:t>
              </w:r>
            </w:ins>
            <w:ins w:id="174" w:author="Shewmaker, Michael@Energy" w:date="2022-01-25T07:40:00Z">
              <w:r w:rsidR="00A305B5">
                <w:rPr>
                  <w:rFonts w:ascii="Calibri" w:hAnsi="Calibri"/>
                  <w:sz w:val="12"/>
                  <w:szCs w:val="12"/>
                </w:rPr>
                <w:t>a</w:t>
              </w:r>
            </w:ins>
            <w:ins w:id="175" w:author="Shewmaker, Michael@Energy" w:date="2022-01-18T14:23:00Z">
              <w:r>
                <w:rPr>
                  <w:rFonts w:ascii="Calibri" w:hAnsi="Calibri"/>
                  <w:sz w:val="12"/>
                  <w:szCs w:val="12"/>
                </w:rPr>
                <w:t xml:space="preserve"> = EER</w:t>
              </w:r>
            </w:ins>
            <w:ins w:id="176" w:author="Shewmaker, Michael@Energy" w:date="2022-01-24T17:17:00Z">
              <w:r w:rsidR="00E83A78">
                <w:rPr>
                  <w:rFonts w:ascii="Calibri" w:hAnsi="Calibri"/>
                  <w:sz w:val="12"/>
                  <w:szCs w:val="12"/>
                </w:rPr>
                <w:t>2</w:t>
              </w:r>
            </w:ins>
            <w:ins w:id="177" w:author="Shewmaker, Michael@Energy" w:date="2022-01-18T14:23:00Z">
              <w:r>
                <w:rPr>
                  <w:rFonts w:ascii="Calibri" w:hAnsi="Calibri"/>
                  <w:sz w:val="12"/>
                  <w:szCs w:val="12"/>
                </w:rPr>
                <w:t>/SEER</w:t>
              </w:r>
            </w:ins>
            <w:ins w:id="178" w:author="Shewmaker, Michael@Energy" w:date="2022-01-24T17:17:00Z">
              <w:r w:rsidR="00E83A78">
                <w:rPr>
                  <w:rFonts w:ascii="Calibri" w:hAnsi="Calibri"/>
                  <w:sz w:val="12"/>
                  <w:szCs w:val="12"/>
                </w:rPr>
                <w:t>2</w:t>
              </w:r>
            </w:ins>
            <w:ins w:id="179" w:author="Shewmaker, Michael@Energy" w:date="2022-01-18T14:23:00Z">
              <w:r>
                <w:rPr>
                  <w:rFonts w:ascii="Calibri" w:hAnsi="Calibri"/>
                  <w:sz w:val="12"/>
                  <w:szCs w:val="12"/>
                </w:rPr>
                <w:t xml:space="preserve">; 2: </w:t>
              </w:r>
              <w:r w:rsidRPr="00545FC7">
                <w:rPr>
                  <w:rFonts w:ascii="Calibri" w:hAnsi="Calibri"/>
                  <w:sz w:val="12"/>
                  <w:szCs w:val="12"/>
                </w:rPr>
                <w:t>[</w:t>
              </w:r>
              <w:r w:rsidRPr="002C7D44">
                <w:rPr>
                  <w:rFonts w:ascii="Calibri" w:hAnsi="Calibri"/>
                  <w:sz w:val="12"/>
                  <w:szCs w:val="12"/>
                  <w:highlight w:val="yellow"/>
                </w:rPr>
                <w:t xml:space="preserve">MCH-01a </w:t>
              </w:r>
              <w:r>
                <w:rPr>
                  <w:rFonts w:ascii="Calibri" w:hAnsi="Calibri"/>
                  <w:sz w:val="12"/>
                  <w:szCs w:val="12"/>
                  <w:highlight w:val="yellow"/>
                </w:rPr>
                <w:t xml:space="preserve">field </w:t>
              </w:r>
              <w:r w:rsidRPr="00545FC7">
                <w:rPr>
                  <w:rFonts w:ascii="Calibri" w:hAnsi="Calibri"/>
                  <w:sz w:val="12"/>
                  <w:szCs w:val="12"/>
                  <w:highlight w:val="yellow"/>
                </w:rPr>
                <w:t>F04</w:t>
              </w:r>
              <w:r w:rsidRPr="00545FC7">
                <w:rPr>
                  <w:rFonts w:ascii="Calibri" w:hAnsi="Calibri"/>
                  <w:sz w:val="12"/>
                  <w:szCs w:val="12"/>
                </w:rPr>
                <w:t xml:space="preserve"> &gt; 1</w:t>
              </w:r>
            </w:ins>
            <w:ins w:id="180" w:author="Shewmaker, Michael@Energy" w:date="2022-01-18T14:24:00Z">
              <w:r w:rsidR="006E672D">
                <w:rPr>
                  <w:rFonts w:ascii="Calibri" w:hAnsi="Calibri"/>
                  <w:sz w:val="12"/>
                  <w:szCs w:val="12"/>
                </w:rPr>
                <w:t>1.7</w:t>
              </w:r>
            </w:ins>
            <w:ins w:id="181" w:author="Shewmaker, Michael@Energy" w:date="2022-01-18T14:23:00Z">
              <w:r w:rsidRPr="00545FC7">
                <w:rPr>
                  <w:rFonts w:ascii="Calibri" w:hAnsi="Calibri"/>
                  <w:sz w:val="12"/>
                  <w:szCs w:val="12"/>
                </w:rPr>
                <w:t xml:space="preserve">]; </w:t>
              </w:r>
              <w:r>
                <w:rPr>
                  <w:rFonts w:ascii="Calibri" w:hAnsi="Calibri"/>
                  <w:sz w:val="12"/>
                  <w:szCs w:val="12"/>
                </w:rPr>
                <w:t>3</w:t>
              </w:r>
              <w:r w:rsidRPr="00545FC7">
                <w:rPr>
                  <w:rFonts w:ascii="Calibri" w:hAnsi="Calibri"/>
                  <w:sz w:val="12"/>
                  <w:szCs w:val="12"/>
                </w:rPr>
                <w:t>: [</w:t>
              </w:r>
              <w:r w:rsidRPr="002C7D44">
                <w:rPr>
                  <w:rFonts w:ascii="Calibri" w:hAnsi="Calibri"/>
                  <w:sz w:val="12"/>
                  <w:szCs w:val="12"/>
                  <w:highlight w:val="yellow"/>
                </w:rPr>
                <w:t xml:space="preserve">MCH-01a field </w:t>
              </w:r>
              <w:r w:rsidRPr="00545FC7">
                <w:rPr>
                  <w:rFonts w:ascii="Calibri" w:hAnsi="Calibri"/>
                  <w:sz w:val="12"/>
                  <w:szCs w:val="12"/>
                  <w:highlight w:val="yellow"/>
                </w:rPr>
                <w:t>F10</w:t>
              </w:r>
              <w:r w:rsidRPr="00545FC7">
                <w:rPr>
                  <w:rFonts w:ascii="Calibri" w:hAnsi="Calibri"/>
                  <w:sz w:val="12"/>
                  <w:szCs w:val="12"/>
                </w:rPr>
                <w:t xml:space="preserve"> &lt; 45000</w:t>
              </w:r>
              <w:proofErr w:type="gramStart"/>
              <w:r w:rsidRPr="00545FC7">
                <w:rPr>
                  <w:rFonts w:ascii="Calibri" w:hAnsi="Calibri"/>
                  <w:sz w:val="12"/>
                  <w:szCs w:val="12"/>
                </w:rPr>
                <w:t>];</w:t>
              </w:r>
              <w:proofErr w:type="gramEnd"/>
              <w:r w:rsidRPr="00545FC7">
                <w:rPr>
                  <w:rFonts w:ascii="Calibri" w:hAnsi="Calibri"/>
                  <w:sz w:val="12"/>
                  <w:szCs w:val="12"/>
                </w:rPr>
                <w:t xml:space="preserve"> </w:t>
              </w:r>
            </w:ins>
          </w:p>
          <w:p w14:paraId="5EF73D45" w14:textId="77777777" w:rsidR="00D15CA9" w:rsidRDefault="00D15CA9" w:rsidP="00D15CA9">
            <w:pPr>
              <w:keepNext/>
              <w:ind w:left="720" w:hanging="407"/>
              <w:rPr>
                <w:ins w:id="182" w:author="Shewmaker, Michael@Energy" w:date="2022-01-18T14:23:00Z"/>
                <w:rFonts w:ascii="Calibri" w:hAnsi="Calibri"/>
                <w:sz w:val="12"/>
                <w:szCs w:val="12"/>
              </w:rPr>
            </w:pPr>
            <w:ins w:id="183" w:author="Shewmaker, Michael@Energy" w:date="2022-01-18T14:23:00Z">
              <w:r w:rsidRPr="00545FC7">
                <w:rPr>
                  <w:rFonts w:ascii="Calibri" w:hAnsi="Calibri"/>
                  <w:b/>
                  <w:sz w:val="12"/>
                  <w:szCs w:val="12"/>
                </w:rPr>
                <w:t>then</w:t>
              </w:r>
              <w:r w:rsidRPr="00545FC7">
                <w:rPr>
                  <w:rFonts w:ascii="Calibri" w:hAnsi="Calibri"/>
                  <w:sz w:val="12"/>
                  <w:szCs w:val="12"/>
                </w:rPr>
                <w:t xml:space="preserve"> result</w:t>
              </w:r>
              <w:r>
                <w:rPr>
                  <w:rFonts w:ascii="Calibri" w:hAnsi="Calibri"/>
                  <w:sz w:val="12"/>
                  <w:szCs w:val="12"/>
                </w:rPr>
                <w:t xml:space="preserve"> in this field</w:t>
              </w:r>
              <w:r w:rsidRPr="00545FC7">
                <w:rPr>
                  <w:rFonts w:ascii="Calibri" w:hAnsi="Calibri"/>
                  <w:sz w:val="12"/>
                  <w:szCs w:val="12"/>
                </w:rPr>
                <w:t>=yes;</w:t>
              </w:r>
            </w:ins>
          </w:p>
          <w:p w14:paraId="4DF678DA" w14:textId="77777777" w:rsidR="00D15CA9" w:rsidRPr="00545FC7" w:rsidRDefault="00D15CA9" w:rsidP="00D15CA9">
            <w:pPr>
              <w:keepNext/>
              <w:ind w:left="720" w:hanging="407"/>
              <w:rPr>
                <w:ins w:id="184" w:author="Shewmaker, Michael@Energy" w:date="2022-01-18T14:23:00Z"/>
                <w:rFonts w:ascii="Calibri" w:hAnsi="Calibri"/>
                <w:sz w:val="12"/>
                <w:szCs w:val="12"/>
              </w:rPr>
            </w:pPr>
            <w:ins w:id="185" w:author="Shewmaker, Michael@Energy" w:date="2022-01-18T14:23:00Z">
              <w:r w:rsidRPr="002C7D44">
                <w:rPr>
                  <w:rFonts w:ascii="Calibri" w:hAnsi="Calibri"/>
                  <w:b/>
                  <w:sz w:val="12"/>
                  <w:szCs w:val="12"/>
                </w:rPr>
                <w:t>else</w:t>
              </w:r>
              <w:r>
                <w:rPr>
                  <w:rFonts w:ascii="Calibri" w:hAnsi="Calibri"/>
                  <w:sz w:val="12"/>
                  <w:szCs w:val="12"/>
                </w:rPr>
                <w:t xml:space="preserve"> result in this field=no</w:t>
              </w:r>
            </w:ins>
          </w:p>
          <w:p w14:paraId="3AD8ED95" w14:textId="77777777" w:rsidR="00D15CA9" w:rsidRPr="00545FC7" w:rsidRDefault="00D15CA9" w:rsidP="00545FC7">
            <w:pPr>
              <w:keepNext/>
              <w:ind w:left="720" w:hanging="407"/>
              <w:rPr>
                <w:rFonts w:ascii="Calibri" w:hAnsi="Calibri"/>
                <w:sz w:val="12"/>
                <w:szCs w:val="12"/>
              </w:rPr>
            </w:pPr>
          </w:p>
          <w:p w14:paraId="19B7BF3A" w14:textId="77777777" w:rsidR="000E3450" w:rsidRPr="002C7D44" w:rsidRDefault="000E3450" w:rsidP="000E3450">
            <w:pPr>
              <w:tabs>
                <w:tab w:val="center" w:pos="4320"/>
                <w:tab w:val="right" w:pos="8640"/>
              </w:tabs>
              <w:rPr>
                <w:rFonts w:asciiTheme="minorHAnsi" w:hAnsiTheme="minorHAnsi"/>
                <w:sz w:val="12"/>
                <w:szCs w:val="12"/>
              </w:rPr>
            </w:pPr>
          </w:p>
          <w:p w14:paraId="2D1D716A" w14:textId="272363AA" w:rsidR="00545FC7" w:rsidRDefault="00545FC7" w:rsidP="000E3450">
            <w:pPr>
              <w:tabs>
                <w:tab w:val="center" w:pos="4320"/>
                <w:tab w:val="right" w:pos="8640"/>
              </w:tabs>
              <w:rPr>
                <w:rFonts w:asciiTheme="minorHAnsi" w:hAnsiTheme="minorHAnsi"/>
                <w:sz w:val="12"/>
                <w:szCs w:val="12"/>
              </w:rPr>
            </w:pPr>
            <w:r>
              <w:rPr>
                <w:rFonts w:asciiTheme="minorHAnsi" w:hAnsiTheme="minorHAnsi"/>
                <w:sz w:val="12"/>
                <w:szCs w:val="12"/>
              </w:rPr>
              <w:t>elseif parent is MCH-01d</w:t>
            </w:r>
            <w:r w:rsidRPr="00545FC7">
              <w:rPr>
                <w:rFonts w:asciiTheme="minorHAnsi" w:hAnsiTheme="minorHAnsi"/>
                <w:sz w:val="12"/>
                <w:szCs w:val="12"/>
              </w:rPr>
              <w:t>:</w:t>
            </w:r>
          </w:p>
          <w:p w14:paraId="042EB883" w14:textId="0220AC6E" w:rsidR="00D7346C" w:rsidRPr="00F45293" w:rsidRDefault="00D7346C" w:rsidP="00D7346C">
            <w:pPr>
              <w:keepNext/>
              <w:ind w:left="311"/>
              <w:rPr>
                <w:rFonts w:ascii="Calibri" w:hAnsi="Calibri"/>
                <w:sz w:val="12"/>
                <w:szCs w:val="12"/>
              </w:rPr>
            </w:pPr>
            <w:r w:rsidRPr="00F45293">
              <w:rPr>
                <w:rFonts w:ascii="Calibri" w:hAnsi="Calibri"/>
                <w:b/>
                <w:sz w:val="12"/>
                <w:szCs w:val="12"/>
              </w:rPr>
              <w:t>elseif</w:t>
            </w:r>
            <w:r w:rsidRPr="00F45293">
              <w:rPr>
                <w:rFonts w:ascii="Calibri" w:hAnsi="Calibri"/>
                <w:sz w:val="12"/>
                <w:szCs w:val="12"/>
              </w:rPr>
              <w:t xml:space="preserve"> </w:t>
            </w:r>
            <w:r w:rsidRPr="00D7346C">
              <w:rPr>
                <w:rFonts w:ascii="Calibri" w:hAnsi="Calibri"/>
                <w:sz w:val="12"/>
                <w:szCs w:val="12"/>
                <w:highlight w:val="yellow"/>
              </w:rPr>
              <w:t>MCH-01d field D05</w:t>
            </w:r>
            <w:r w:rsidRPr="00F45293">
              <w:rPr>
                <w:rFonts w:ascii="Calibri" w:hAnsi="Calibri"/>
                <w:sz w:val="12"/>
                <w:szCs w:val="12"/>
              </w:rPr>
              <w:t xml:space="preserve"> = "central packaged AC", </w:t>
            </w:r>
            <w:r w:rsidRPr="00F45293">
              <w:rPr>
                <w:rFonts w:ascii="Calibri" w:hAnsi="Calibri"/>
                <w:b/>
                <w:sz w:val="12"/>
                <w:szCs w:val="12"/>
              </w:rPr>
              <w:t>and</w:t>
            </w:r>
            <w:r w:rsidRPr="00F45293">
              <w:rPr>
                <w:rFonts w:ascii="Calibri" w:hAnsi="Calibri"/>
                <w:sz w:val="12"/>
                <w:szCs w:val="12"/>
              </w:rPr>
              <w:t xml:space="preserve"> </w:t>
            </w:r>
            <w:r w:rsidRPr="00F45293">
              <w:rPr>
                <w:rFonts w:ascii="Calibri" w:hAnsi="Calibri"/>
                <w:b/>
                <w:sz w:val="12"/>
                <w:szCs w:val="12"/>
              </w:rPr>
              <w:t>all</w:t>
            </w:r>
            <w:r w:rsidRPr="00F45293">
              <w:rPr>
                <w:rFonts w:ascii="Calibri" w:hAnsi="Calibri"/>
                <w:sz w:val="12"/>
                <w:szCs w:val="12"/>
              </w:rPr>
              <w:t xml:space="preserve"> of the following </w:t>
            </w:r>
            <w:del w:id="186" w:author="Shewmaker, Michael@Energy" w:date="2022-01-18T14:26:00Z">
              <w:r w:rsidRPr="00F45293" w:rsidDel="00ED05EF">
                <w:rPr>
                  <w:rFonts w:ascii="Calibri" w:hAnsi="Calibri"/>
                  <w:sz w:val="12"/>
                  <w:szCs w:val="12"/>
                </w:rPr>
                <w:delText xml:space="preserve">three </w:delText>
              </w:r>
            </w:del>
            <w:r w:rsidRPr="00F45293">
              <w:rPr>
                <w:rFonts w:ascii="Calibri" w:hAnsi="Calibri"/>
                <w:sz w:val="12"/>
                <w:szCs w:val="12"/>
              </w:rPr>
              <w:t>criteria are true:  1:</w:t>
            </w:r>
            <w:ins w:id="187" w:author="Shewmaker, Michael@Energy" w:date="2022-01-18T14:25:00Z">
              <w:r w:rsidR="0081107A">
                <w:rPr>
                  <w:rFonts w:ascii="Calibri" w:hAnsi="Calibri"/>
                  <w:sz w:val="12"/>
                  <w:szCs w:val="12"/>
                </w:rPr>
                <w:t xml:space="preserve"> field A</w:t>
              </w:r>
              <w:r w:rsidR="00ED05EF">
                <w:rPr>
                  <w:rFonts w:ascii="Calibri" w:hAnsi="Calibri"/>
                  <w:sz w:val="12"/>
                  <w:szCs w:val="12"/>
                </w:rPr>
                <w:t>03</w:t>
              </w:r>
            </w:ins>
            <w:ins w:id="188" w:author="Shewmaker, Michael@Energy" w:date="2022-01-25T07:40:00Z">
              <w:r w:rsidR="00A305B5">
                <w:rPr>
                  <w:rFonts w:ascii="Calibri" w:hAnsi="Calibri"/>
                  <w:sz w:val="12"/>
                  <w:szCs w:val="12"/>
                </w:rPr>
                <w:t>a</w:t>
              </w:r>
            </w:ins>
            <w:ins w:id="189" w:author="Shewmaker, Michael@Energy" w:date="2022-01-18T14:25:00Z">
              <w:r w:rsidR="00ED05EF">
                <w:rPr>
                  <w:rFonts w:ascii="Calibri" w:hAnsi="Calibri"/>
                  <w:sz w:val="12"/>
                  <w:szCs w:val="12"/>
                </w:rPr>
                <w:t xml:space="preserve"> = EER/SEER; </w:t>
              </w:r>
            </w:ins>
            <w:del w:id="190" w:author="Shewmaker, Michael@Energy" w:date="2022-01-27T11:50:00Z">
              <w:r w:rsidRPr="00F45293" w:rsidDel="00A66F0E">
                <w:rPr>
                  <w:rFonts w:ascii="Calibri" w:hAnsi="Calibri"/>
                  <w:sz w:val="12"/>
                  <w:szCs w:val="12"/>
                </w:rPr>
                <w:delText>[</w:delText>
              </w:r>
              <w:r w:rsidRPr="00D7346C" w:rsidDel="00A66F0E">
                <w:rPr>
                  <w:rFonts w:ascii="Calibri" w:hAnsi="Calibri"/>
                  <w:sz w:val="12"/>
                  <w:szCs w:val="12"/>
                  <w:highlight w:val="yellow"/>
                </w:rPr>
                <w:delText>MCH-01d field C07</w:delText>
              </w:r>
              <w:r w:rsidRPr="00F45293" w:rsidDel="00A66F0E">
                <w:rPr>
                  <w:rFonts w:ascii="Calibri" w:hAnsi="Calibri"/>
                  <w:sz w:val="12"/>
                  <w:szCs w:val="12"/>
                </w:rPr>
                <w:delText xml:space="preserve">≠N/A]; </w:delText>
              </w:r>
            </w:del>
            <w:del w:id="191" w:author="Shewmaker, Michael@Energy" w:date="2022-01-18T14:26:00Z">
              <w:r w:rsidRPr="00F45293" w:rsidDel="00ED05EF">
                <w:rPr>
                  <w:rFonts w:ascii="Calibri" w:hAnsi="Calibri"/>
                  <w:sz w:val="12"/>
                  <w:szCs w:val="12"/>
                </w:rPr>
                <w:delText xml:space="preserve"> </w:delText>
              </w:r>
            </w:del>
            <w:proofErr w:type="gramStart"/>
            <w:r>
              <w:rPr>
                <w:rFonts w:ascii="Calibri" w:hAnsi="Calibri"/>
                <w:sz w:val="12"/>
                <w:szCs w:val="12"/>
              </w:rPr>
              <w:t>2</w:t>
            </w:r>
            <w:r w:rsidRPr="00F45293">
              <w:rPr>
                <w:rFonts w:ascii="Calibri" w:hAnsi="Calibri"/>
                <w:sz w:val="12"/>
                <w:szCs w:val="12"/>
              </w:rPr>
              <w:t>:[</w:t>
            </w:r>
            <w:proofErr w:type="gramEnd"/>
            <w:r w:rsidRPr="00D7346C">
              <w:rPr>
                <w:rFonts w:ascii="Calibri" w:hAnsi="Calibri"/>
                <w:sz w:val="12"/>
                <w:szCs w:val="12"/>
                <w:highlight w:val="yellow"/>
              </w:rPr>
              <w:t>MCH-01d field C07</w:t>
            </w:r>
            <w:r w:rsidRPr="00F45293">
              <w:rPr>
                <w:rFonts w:ascii="Calibri" w:hAnsi="Calibri"/>
                <w:sz w:val="12"/>
                <w:szCs w:val="12"/>
              </w:rPr>
              <w:t xml:space="preserve"> &gt; 11.0];  </w:t>
            </w:r>
            <w:r>
              <w:rPr>
                <w:rFonts w:ascii="Calibri" w:hAnsi="Calibri"/>
                <w:sz w:val="12"/>
                <w:szCs w:val="12"/>
              </w:rPr>
              <w:t>3</w:t>
            </w:r>
            <w:r w:rsidRPr="00F45293">
              <w:rPr>
                <w:rFonts w:ascii="Calibri" w:hAnsi="Calibri"/>
                <w:sz w:val="12"/>
                <w:szCs w:val="12"/>
              </w:rPr>
              <w:t>:[</w:t>
            </w:r>
            <w:r w:rsidRPr="00D7346C">
              <w:rPr>
                <w:rFonts w:ascii="Calibri" w:hAnsi="Calibri"/>
                <w:sz w:val="12"/>
                <w:szCs w:val="12"/>
                <w:highlight w:val="yellow"/>
              </w:rPr>
              <w:t>MCH-01d field G04</w:t>
            </w:r>
            <w:r w:rsidRPr="00F45293">
              <w:rPr>
                <w:rFonts w:ascii="Calibri" w:hAnsi="Calibri"/>
                <w:sz w:val="12"/>
                <w:szCs w:val="12"/>
              </w:rPr>
              <w:t xml:space="preserve"> &gt; 11.0];</w:t>
            </w:r>
            <w:r>
              <w:rPr>
                <w:rFonts w:ascii="Calibri" w:hAnsi="Calibri"/>
                <w:sz w:val="12"/>
                <w:szCs w:val="12"/>
              </w:rPr>
              <w:t xml:space="preserve">  </w:t>
            </w:r>
          </w:p>
          <w:p w14:paraId="0F6925CD" w14:textId="08EA5342" w:rsidR="00D7346C" w:rsidRPr="00F45293" w:rsidRDefault="00D7346C" w:rsidP="00D7346C">
            <w:pPr>
              <w:keepNext/>
              <w:ind w:left="720" w:hanging="409"/>
              <w:rPr>
                <w:rFonts w:ascii="Calibri" w:hAnsi="Calibri"/>
                <w:sz w:val="12"/>
                <w:szCs w:val="12"/>
              </w:rPr>
            </w:pPr>
            <w:r w:rsidRPr="00F45293">
              <w:rPr>
                <w:rFonts w:ascii="Calibri" w:hAnsi="Calibri"/>
                <w:b/>
                <w:sz w:val="12"/>
                <w:szCs w:val="12"/>
              </w:rPr>
              <w:t>then</w:t>
            </w:r>
            <w:r w:rsidRPr="00F45293">
              <w:rPr>
                <w:rFonts w:ascii="Calibri" w:hAnsi="Calibri"/>
                <w:sz w:val="12"/>
                <w:szCs w:val="12"/>
              </w:rPr>
              <w:t xml:space="preserve"> result</w:t>
            </w:r>
            <w:r w:rsidR="004E606D">
              <w:rPr>
                <w:rFonts w:ascii="Calibri" w:hAnsi="Calibri"/>
                <w:sz w:val="12"/>
                <w:szCs w:val="12"/>
              </w:rPr>
              <w:t xml:space="preserve"> in th</w:t>
            </w:r>
            <w:r>
              <w:rPr>
                <w:rFonts w:ascii="Calibri" w:hAnsi="Calibri"/>
                <w:sz w:val="12"/>
                <w:szCs w:val="12"/>
              </w:rPr>
              <w:t>is field</w:t>
            </w:r>
            <w:r w:rsidRPr="00F45293">
              <w:rPr>
                <w:rFonts w:ascii="Calibri" w:hAnsi="Calibri"/>
                <w:sz w:val="12"/>
                <w:szCs w:val="12"/>
              </w:rPr>
              <w:t xml:space="preserve"> = yes; </w:t>
            </w:r>
          </w:p>
          <w:p w14:paraId="4FDBE364" w14:textId="77777777" w:rsidR="00D7346C" w:rsidRPr="00F45293" w:rsidRDefault="00D7346C" w:rsidP="00D7346C">
            <w:pPr>
              <w:keepNext/>
              <w:ind w:left="720" w:hanging="409"/>
              <w:rPr>
                <w:rFonts w:ascii="Calibri" w:hAnsi="Calibri"/>
                <w:sz w:val="12"/>
                <w:szCs w:val="12"/>
              </w:rPr>
            </w:pPr>
          </w:p>
          <w:p w14:paraId="69C462A0" w14:textId="3C743316" w:rsidR="00D7346C" w:rsidRDefault="00D7346C" w:rsidP="00D7346C">
            <w:pPr>
              <w:keepNext/>
              <w:ind w:left="720" w:hanging="409"/>
              <w:rPr>
                <w:rFonts w:ascii="Calibri" w:hAnsi="Calibri"/>
                <w:sz w:val="12"/>
                <w:szCs w:val="12"/>
              </w:rPr>
            </w:pPr>
            <w:r w:rsidRPr="00F45293">
              <w:rPr>
                <w:rFonts w:ascii="Calibri" w:hAnsi="Calibri"/>
                <w:b/>
                <w:sz w:val="12"/>
                <w:szCs w:val="12"/>
              </w:rPr>
              <w:t>elseif</w:t>
            </w:r>
            <w:r w:rsidRPr="00F45293">
              <w:rPr>
                <w:rFonts w:ascii="Calibri" w:hAnsi="Calibri"/>
                <w:sz w:val="12"/>
                <w:szCs w:val="12"/>
              </w:rPr>
              <w:t xml:space="preserve"> </w:t>
            </w:r>
            <w:r w:rsidR="000365D9" w:rsidRPr="000365D9">
              <w:rPr>
                <w:rFonts w:ascii="Calibri" w:hAnsi="Calibri"/>
                <w:sz w:val="12"/>
                <w:szCs w:val="12"/>
                <w:highlight w:val="yellow"/>
              </w:rPr>
              <w:t xml:space="preserve">MCH-01d field </w:t>
            </w:r>
            <w:r w:rsidRPr="000365D9">
              <w:rPr>
                <w:rFonts w:ascii="Calibri" w:hAnsi="Calibri"/>
                <w:sz w:val="12"/>
                <w:szCs w:val="12"/>
                <w:highlight w:val="yellow"/>
              </w:rPr>
              <w:t>D05</w:t>
            </w:r>
            <w:r w:rsidRPr="00F45293">
              <w:rPr>
                <w:rFonts w:ascii="Calibri" w:hAnsi="Calibri"/>
                <w:sz w:val="12"/>
                <w:szCs w:val="12"/>
              </w:rPr>
              <w:t xml:space="preserve"> = "central split AC" </w:t>
            </w:r>
            <w:r w:rsidRPr="00F45293">
              <w:rPr>
                <w:rFonts w:ascii="Calibri" w:hAnsi="Calibri"/>
                <w:b/>
                <w:sz w:val="12"/>
                <w:szCs w:val="12"/>
              </w:rPr>
              <w:t>and</w:t>
            </w:r>
            <w:r w:rsidRPr="00F45293">
              <w:rPr>
                <w:rFonts w:ascii="Calibri" w:hAnsi="Calibri"/>
                <w:sz w:val="12"/>
                <w:szCs w:val="12"/>
              </w:rPr>
              <w:t xml:space="preserve"> </w:t>
            </w:r>
            <w:r w:rsidRPr="00F45293">
              <w:rPr>
                <w:rFonts w:ascii="Calibri" w:hAnsi="Calibri"/>
                <w:b/>
                <w:sz w:val="12"/>
                <w:szCs w:val="12"/>
              </w:rPr>
              <w:t>all</w:t>
            </w:r>
            <w:r w:rsidRPr="00F45293">
              <w:rPr>
                <w:rFonts w:ascii="Calibri" w:hAnsi="Calibri"/>
                <w:sz w:val="12"/>
                <w:szCs w:val="12"/>
              </w:rPr>
              <w:t xml:space="preserve"> </w:t>
            </w:r>
            <w:r>
              <w:rPr>
                <w:rFonts w:ascii="Calibri" w:hAnsi="Calibri"/>
                <w:sz w:val="12"/>
                <w:szCs w:val="12"/>
              </w:rPr>
              <w:t xml:space="preserve">of </w:t>
            </w:r>
            <w:r w:rsidRPr="00F45293">
              <w:rPr>
                <w:rFonts w:ascii="Calibri" w:hAnsi="Calibri"/>
                <w:sz w:val="12"/>
                <w:szCs w:val="12"/>
              </w:rPr>
              <w:t xml:space="preserve">the following </w:t>
            </w:r>
            <w:del w:id="192" w:author="Shewmaker, Michael@Energy" w:date="2022-01-18T14:26:00Z">
              <w:r w:rsidDel="00ED05EF">
                <w:rPr>
                  <w:rFonts w:ascii="Calibri" w:hAnsi="Calibri"/>
                  <w:sz w:val="12"/>
                  <w:szCs w:val="12"/>
                </w:rPr>
                <w:delText>three</w:delText>
              </w:r>
              <w:r w:rsidRPr="00F45293" w:rsidDel="00ED05EF">
                <w:rPr>
                  <w:rFonts w:ascii="Calibri" w:hAnsi="Calibri"/>
                  <w:sz w:val="12"/>
                  <w:szCs w:val="12"/>
                </w:rPr>
                <w:delText xml:space="preserve"> </w:delText>
              </w:r>
            </w:del>
            <w:r w:rsidRPr="00F45293">
              <w:rPr>
                <w:rFonts w:ascii="Calibri" w:hAnsi="Calibri"/>
                <w:sz w:val="12"/>
                <w:szCs w:val="12"/>
              </w:rPr>
              <w:t xml:space="preserve">criteria are true: </w:t>
            </w:r>
            <w:r>
              <w:rPr>
                <w:rFonts w:ascii="Calibri" w:hAnsi="Calibri"/>
                <w:sz w:val="12"/>
                <w:szCs w:val="12"/>
              </w:rPr>
              <w:t xml:space="preserve"> </w:t>
            </w:r>
          </w:p>
          <w:p w14:paraId="41AF5CD4" w14:textId="653C8160" w:rsidR="00D7346C" w:rsidRPr="00F45293" w:rsidRDefault="00D7346C" w:rsidP="00D7346C">
            <w:pPr>
              <w:keepNext/>
              <w:ind w:left="720" w:hanging="409"/>
              <w:rPr>
                <w:rFonts w:ascii="Calibri" w:hAnsi="Calibri"/>
                <w:sz w:val="12"/>
                <w:szCs w:val="12"/>
              </w:rPr>
            </w:pPr>
            <w:r w:rsidRPr="00F45293">
              <w:rPr>
                <w:rFonts w:ascii="Calibri" w:hAnsi="Calibri"/>
                <w:sz w:val="12"/>
                <w:szCs w:val="12"/>
              </w:rPr>
              <w:t>1:</w:t>
            </w:r>
            <w:ins w:id="193" w:author="Shewmaker, Michael@Energy" w:date="2022-01-18T14:26:00Z">
              <w:r w:rsidR="00ED05EF">
                <w:rPr>
                  <w:rFonts w:ascii="Calibri" w:hAnsi="Calibri"/>
                  <w:sz w:val="12"/>
                  <w:szCs w:val="12"/>
                </w:rPr>
                <w:t xml:space="preserve"> field A03</w:t>
              </w:r>
            </w:ins>
            <w:ins w:id="194" w:author="Shewmaker, Michael@Energy" w:date="2022-01-25T07:40:00Z">
              <w:r w:rsidR="00A305B5">
                <w:rPr>
                  <w:rFonts w:ascii="Calibri" w:hAnsi="Calibri"/>
                  <w:sz w:val="12"/>
                  <w:szCs w:val="12"/>
                </w:rPr>
                <w:t>a</w:t>
              </w:r>
            </w:ins>
            <w:ins w:id="195" w:author="Shewmaker, Michael@Energy" w:date="2022-01-18T14:26:00Z">
              <w:r w:rsidR="00ED05EF">
                <w:rPr>
                  <w:rFonts w:ascii="Calibri" w:hAnsi="Calibri"/>
                  <w:sz w:val="12"/>
                  <w:szCs w:val="12"/>
                </w:rPr>
                <w:t xml:space="preserve"> = EER/SEER; </w:t>
              </w:r>
            </w:ins>
            <w:del w:id="196" w:author="Shewmaker, Michael@Energy" w:date="2022-01-27T11:51:00Z">
              <w:r w:rsidRPr="00F45293" w:rsidDel="00A66F0E">
                <w:rPr>
                  <w:rFonts w:ascii="Calibri" w:hAnsi="Calibri"/>
                  <w:sz w:val="12"/>
                  <w:szCs w:val="12"/>
                </w:rPr>
                <w:delText>[</w:delText>
              </w:r>
              <w:r w:rsidRPr="00D7346C" w:rsidDel="00A66F0E">
                <w:rPr>
                  <w:rFonts w:ascii="Calibri" w:hAnsi="Calibri"/>
                  <w:sz w:val="12"/>
                  <w:szCs w:val="12"/>
                  <w:highlight w:val="yellow"/>
                </w:rPr>
                <w:delText>MCH-01d C07</w:delText>
              </w:r>
              <w:r w:rsidRPr="00F45293" w:rsidDel="00A66F0E">
                <w:rPr>
                  <w:rFonts w:ascii="Calibri" w:hAnsi="Calibri"/>
                  <w:sz w:val="12"/>
                  <w:szCs w:val="12"/>
                </w:rPr>
                <w:delText>≠N/A]</w:delText>
              </w:r>
              <w:r w:rsidDel="00A66F0E">
                <w:rPr>
                  <w:rFonts w:ascii="Calibri" w:hAnsi="Calibri"/>
                  <w:sz w:val="12"/>
                  <w:szCs w:val="12"/>
                </w:rPr>
                <w:delText xml:space="preserve">; </w:delText>
              </w:r>
            </w:del>
            <w:del w:id="197" w:author="Shewmaker, Michael@Energy" w:date="2022-01-18T14:26:00Z">
              <w:r w:rsidDel="00ED05EF">
                <w:rPr>
                  <w:rFonts w:ascii="Calibri" w:hAnsi="Calibri"/>
                  <w:sz w:val="12"/>
                  <w:szCs w:val="12"/>
                </w:rPr>
                <w:delText xml:space="preserve"> </w:delText>
              </w:r>
            </w:del>
            <w:proofErr w:type="gramStart"/>
            <w:r w:rsidRPr="00F45293">
              <w:rPr>
                <w:rFonts w:ascii="Calibri" w:hAnsi="Calibri"/>
                <w:sz w:val="12"/>
                <w:szCs w:val="12"/>
              </w:rPr>
              <w:t>2:[</w:t>
            </w:r>
            <w:proofErr w:type="gramEnd"/>
            <w:r w:rsidRPr="00D7346C">
              <w:rPr>
                <w:rFonts w:ascii="Calibri" w:hAnsi="Calibri"/>
                <w:sz w:val="12"/>
                <w:szCs w:val="12"/>
                <w:highlight w:val="yellow"/>
              </w:rPr>
              <w:t>MCH-01d field C07</w:t>
            </w:r>
            <w:r>
              <w:rPr>
                <w:rFonts w:ascii="Calibri" w:hAnsi="Calibri"/>
                <w:sz w:val="12"/>
                <w:szCs w:val="12"/>
              </w:rPr>
              <w:t xml:space="preserve"> &gt; 11.7];  </w:t>
            </w:r>
            <w:r w:rsidRPr="00F45293">
              <w:rPr>
                <w:rFonts w:ascii="Calibri" w:hAnsi="Calibri"/>
                <w:sz w:val="12"/>
                <w:szCs w:val="12"/>
              </w:rPr>
              <w:t>3:[</w:t>
            </w:r>
            <w:r w:rsidRPr="00D7346C">
              <w:rPr>
                <w:rFonts w:ascii="Calibri" w:hAnsi="Calibri"/>
                <w:sz w:val="12"/>
                <w:szCs w:val="12"/>
                <w:highlight w:val="yellow"/>
              </w:rPr>
              <w:t>MCH-01d field G10</w:t>
            </w:r>
            <w:r w:rsidRPr="00F45293">
              <w:rPr>
                <w:rFonts w:ascii="Calibri" w:hAnsi="Calibri"/>
                <w:sz w:val="12"/>
                <w:szCs w:val="12"/>
              </w:rPr>
              <w:t xml:space="preserve"> </w:t>
            </w:r>
            <w:r w:rsidRPr="00F45293">
              <w:rPr>
                <w:rFonts w:ascii="Calibri" w:hAnsi="Calibri" w:cs="Calibri"/>
                <w:sz w:val="12"/>
                <w:szCs w:val="12"/>
              </w:rPr>
              <w:t>≥</w:t>
            </w:r>
            <w:r w:rsidRPr="00F45293">
              <w:rPr>
                <w:rFonts w:ascii="Calibri" w:hAnsi="Calibri"/>
                <w:sz w:val="12"/>
                <w:szCs w:val="12"/>
              </w:rPr>
              <w:t xml:space="preserve"> 45000]</w:t>
            </w:r>
            <w:r>
              <w:rPr>
                <w:rFonts w:ascii="Calibri" w:hAnsi="Calibri"/>
                <w:sz w:val="12"/>
                <w:szCs w:val="12"/>
              </w:rPr>
              <w:t xml:space="preserve">; </w:t>
            </w:r>
          </w:p>
          <w:p w14:paraId="7F890143" w14:textId="48640F89" w:rsidR="00D7346C" w:rsidRDefault="00D7346C" w:rsidP="00D7346C">
            <w:pPr>
              <w:keepNext/>
              <w:ind w:left="720" w:hanging="409"/>
              <w:rPr>
                <w:rFonts w:ascii="Calibri" w:hAnsi="Calibri"/>
                <w:sz w:val="12"/>
                <w:szCs w:val="12"/>
              </w:rPr>
            </w:pPr>
            <w:r w:rsidRPr="00F45293">
              <w:rPr>
                <w:rFonts w:ascii="Calibri" w:hAnsi="Calibri"/>
                <w:b/>
                <w:sz w:val="12"/>
                <w:szCs w:val="12"/>
              </w:rPr>
              <w:t>then</w:t>
            </w:r>
            <w:r w:rsidRPr="00F45293">
              <w:rPr>
                <w:rFonts w:ascii="Calibri" w:hAnsi="Calibri"/>
                <w:sz w:val="12"/>
                <w:szCs w:val="12"/>
              </w:rPr>
              <w:t xml:space="preserve"> result</w:t>
            </w:r>
            <w:r>
              <w:rPr>
                <w:rFonts w:ascii="Calibri" w:hAnsi="Calibri"/>
                <w:sz w:val="12"/>
                <w:szCs w:val="12"/>
              </w:rPr>
              <w:t xml:space="preserve"> in this field</w:t>
            </w:r>
            <w:r w:rsidRPr="00F45293">
              <w:rPr>
                <w:rFonts w:ascii="Calibri" w:hAnsi="Calibri"/>
                <w:sz w:val="12"/>
                <w:szCs w:val="12"/>
              </w:rPr>
              <w:t>=yes;</w:t>
            </w:r>
          </w:p>
          <w:p w14:paraId="460255C9" w14:textId="77777777" w:rsidR="00D7346C" w:rsidRDefault="00D7346C" w:rsidP="00D7346C">
            <w:pPr>
              <w:keepNext/>
              <w:ind w:left="720" w:hanging="409"/>
              <w:rPr>
                <w:rFonts w:ascii="Calibri" w:hAnsi="Calibri"/>
                <w:sz w:val="12"/>
                <w:szCs w:val="12"/>
              </w:rPr>
            </w:pPr>
          </w:p>
          <w:p w14:paraId="75D4B6D9" w14:textId="2EBA5D2A" w:rsidR="00D7346C" w:rsidRDefault="00D7346C" w:rsidP="00D7346C">
            <w:pPr>
              <w:keepNext/>
              <w:ind w:left="720" w:hanging="409"/>
              <w:rPr>
                <w:rFonts w:ascii="Calibri" w:hAnsi="Calibri"/>
                <w:sz w:val="12"/>
                <w:szCs w:val="12"/>
              </w:rPr>
            </w:pPr>
            <w:r w:rsidRPr="00F45293">
              <w:rPr>
                <w:rFonts w:ascii="Calibri" w:hAnsi="Calibri"/>
                <w:b/>
                <w:sz w:val="12"/>
                <w:szCs w:val="12"/>
              </w:rPr>
              <w:t>elseif</w:t>
            </w:r>
            <w:r w:rsidRPr="00F45293">
              <w:rPr>
                <w:rFonts w:ascii="Calibri" w:hAnsi="Calibri"/>
                <w:sz w:val="12"/>
                <w:szCs w:val="12"/>
              </w:rPr>
              <w:t xml:space="preserve"> </w:t>
            </w:r>
            <w:r w:rsidR="000365D9" w:rsidRPr="000365D9">
              <w:rPr>
                <w:rFonts w:ascii="Calibri" w:hAnsi="Calibri"/>
                <w:sz w:val="12"/>
                <w:szCs w:val="12"/>
                <w:highlight w:val="yellow"/>
              </w:rPr>
              <w:t xml:space="preserve">MCH-01d field </w:t>
            </w:r>
            <w:r w:rsidRPr="000365D9">
              <w:rPr>
                <w:rFonts w:ascii="Calibri" w:hAnsi="Calibri"/>
                <w:sz w:val="12"/>
                <w:szCs w:val="12"/>
                <w:highlight w:val="yellow"/>
              </w:rPr>
              <w:t>D05</w:t>
            </w:r>
            <w:r w:rsidRPr="00F45293">
              <w:rPr>
                <w:rFonts w:ascii="Calibri" w:hAnsi="Calibri"/>
                <w:sz w:val="12"/>
                <w:szCs w:val="12"/>
              </w:rPr>
              <w:t xml:space="preserve"> = "central split AC" </w:t>
            </w:r>
            <w:r w:rsidRPr="00F45293">
              <w:rPr>
                <w:rFonts w:ascii="Calibri" w:hAnsi="Calibri"/>
                <w:b/>
                <w:sz w:val="12"/>
                <w:szCs w:val="12"/>
              </w:rPr>
              <w:t>and</w:t>
            </w:r>
            <w:r w:rsidRPr="00F45293">
              <w:rPr>
                <w:rFonts w:ascii="Calibri" w:hAnsi="Calibri"/>
                <w:sz w:val="12"/>
                <w:szCs w:val="12"/>
              </w:rPr>
              <w:t xml:space="preserve"> </w:t>
            </w:r>
            <w:r w:rsidRPr="00F45293">
              <w:rPr>
                <w:rFonts w:ascii="Calibri" w:hAnsi="Calibri"/>
                <w:b/>
                <w:sz w:val="12"/>
                <w:szCs w:val="12"/>
              </w:rPr>
              <w:t>all</w:t>
            </w:r>
            <w:r>
              <w:rPr>
                <w:rFonts w:ascii="Calibri" w:hAnsi="Calibri"/>
                <w:b/>
                <w:sz w:val="12"/>
                <w:szCs w:val="12"/>
              </w:rPr>
              <w:t xml:space="preserve"> </w:t>
            </w:r>
            <w:r w:rsidRPr="00D7346C">
              <w:rPr>
                <w:rFonts w:ascii="Calibri" w:hAnsi="Calibri"/>
                <w:sz w:val="12"/>
                <w:szCs w:val="12"/>
              </w:rPr>
              <w:t>of</w:t>
            </w:r>
            <w:r w:rsidRPr="00F45293">
              <w:rPr>
                <w:rFonts w:ascii="Calibri" w:hAnsi="Calibri"/>
                <w:sz w:val="12"/>
                <w:szCs w:val="12"/>
              </w:rPr>
              <w:t xml:space="preserve"> the following </w:t>
            </w:r>
            <w:del w:id="198" w:author="Shewmaker, Michael@Energy" w:date="2022-01-18T14:26:00Z">
              <w:r w:rsidDel="00ED05EF">
                <w:rPr>
                  <w:rFonts w:ascii="Calibri" w:hAnsi="Calibri"/>
                  <w:sz w:val="12"/>
                  <w:szCs w:val="12"/>
                </w:rPr>
                <w:delText>three</w:delText>
              </w:r>
              <w:r w:rsidRPr="00F45293" w:rsidDel="00ED05EF">
                <w:rPr>
                  <w:rFonts w:ascii="Calibri" w:hAnsi="Calibri"/>
                  <w:sz w:val="12"/>
                  <w:szCs w:val="12"/>
                </w:rPr>
                <w:delText xml:space="preserve"> </w:delText>
              </w:r>
            </w:del>
            <w:r w:rsidRPr="00F45293">
              <w:rPr>
                <w:rFonts w:ascii="Calibri" w:hAnsi="Calibri"/>
                <w:sz w:val="12"/>
                <w:szCs w:val="12"/>
              </w:rPr>
              <w:t xml:space="preserve">criteria are true: </w:t>
            </w:r>
            <w:r>
              <w:rPr>
                <w:rFonts w:ascii="Calibri" w:hAnsi="Calibri"/>
                <w:sz w:val="12"/>
                <w:szCs w:val="12"/>
              </w:rPr>
              <w:t xml:space="preserve"> </w:t>
            </w:r>
          </w:p>
          <w:p w14:paraId="62A1CFF7" w14:textId="734134B5" w:rsidR="00D7346C" w:rsidRPr="00F45293" w:rsidRDefault="00D7346C" w:rsidP="00D7346C">
            <w:pPr>
              <w:keepNext/>
              <w:ind w:left="720" w:hanging="409"/>
              <w:rPr>
                <w:rFonts w:ascii="Calibri" w:hAnsi="Calibri"/>
                <w:sz w:val="12"/>
                <w:szCs w:val="12"/>
              </w:rPr>
            </w:pPr>
            <w:r w:rsidRPr="00F45293">
              <w:rPr>
                <w:rFonts w:ascii="Calibri" w:hAnsi="Calibri"/>
                <w:sz w:val="12"/>
                <w:szCs w:val="12"/>
              </w:rPr>
              <w:t>1:</w:t>
            </w:r>
            <w:ins w:id="199" w:author="Shewmaker, Michael@Energy" w:date="2022-01-18T14:28:00Z">
              <w:r w:rsidR="00A614D8">
                <w:rPr>
                  <w:rFonts w:ascii="Calibri" w:hAnsi="Calibri"/>
                  <w:sz w:val="12"/>
                  <w:szCs w:val="12"/>
                </w:rPr>
                <w:t xml:space="preserve"> field A03</w:t>
              </w:r>
            </w:ins>
            <w:ins w:id="200" w:author="Shewmaker, Michael@Energy" w:date="2022-01-25T07:40:00Z">
              <w:r w:rsidR="00A305B5">
                <w:rPr>
                  <w:rFonts w:ascii="Calibri" w:hAnsi="Calibri"/>
                  <w:sz w:val="12"/>
                  <w:szCs w:val="12"/>
                </w:rPr>
                <w:t>a</w:t>
              </w:r>
            </w:ins>
            <w:ins w:id="201" w:author="Shewmaker, Michael@Energy" w:date="2022-01-18T14:28:00Z">
              <w:r w:rsidR="00A614D8">
                <w:rPr>
                  <w:rFonts w:ascii="Calibri" w:hAnsi="Calibri"/>
                  <w:sz w:val="12"/>
                  <w:szCs w:val="12"/>
                </w:rPr>
                <w:t xml:space="preserve"> = EER/SEER; </w:t>
              </w:r>
            </w:ins>
            <w:del w:id="202" w:author="Shewmaker, Michael@Energy" w:date="2022-01-27T11:51:00Z">
              <w:r w:rsidRPr="00F45293" w:rsidDel="00A66F0E">
                <w:rPr>
                  <w:rFonts w:ascii="Calibri" w:hAnsi="Calibri"/>
                  <w:sz w:val="12"/>
                  <w:szCs w:val="12"/>
                </w:rPr>
                <w:delText>[</w:delText>
              </w:r>
              <w:r w:rsidRPr="00D7346C" w:rsidDel="00A66F0E">
                <w:rPr>
                  <w:rFonts w:ascii="Calibri" w:hAnsi="Calibri"/>
                  <w:sz w:val="12"/>
                  <w:szCs w:val="12"/>
                  <w:highlight w:val="yellow"/>
                </w:rPr>
                <w:delText>MCH-01d field C07</w:delText>
              </w:r>
              <w:r w:rsidRPr="00F45293" w:rsidDel="00A66F0E">
                <w:rPr>
                  <w:rFonts w:ascii="Calibri" w:hAnsi="Calibri"/>
                  <w:sz w:val="12"/>
                  <w:szCs w:val="12"/>
                </w:rPr>
                <w:delText>≠N/A]</w:delText>
              </w:r>
              <w:r w:rsidDel="00A66F0E">
                <w:rPr>
                  <w:rFonts w:ascii="Calibri" w:hAnsi="Calibri"/>
                  <w:sz w:val="12"/>
                  <w:szCs w:val="12"/>
                </w:rPr>
                <w:delText xml:space="preserve">; </w:delText>
              </w:r>
            </w:del>
            <w:del w:id="203" w:author="Shewmaker, Michael@Energy" w:date="2022-01-18T14:28:00Z">
              <w:r w:rsidDel="00A614D8">
                <w:rPr>
                  <w:rFonts w:ascii="Calibri" w:hAnsi="Calibri"/>
                  <w:sz w:val="12"/>
                  <w:szCs w:val="12"/>
                </w:rPr>
                <w:delText xml:space="preserve"> </w:delText>
              </w:r>
            </w:del>
            <w:proofErr w:type="gramStart"/>
            <w:r w:rsidRPr="00F45293">
              <w:rPr>
                <w:rFonts w:ascii="Calibri" w:hAnsi="Calibri"/>
                <w:sz w:val="12"/>
                <w:szCs w:val="12"/>
              </w:rPr>
              <w:t>2:[</w:t>
            </w:r>
            <w:proofErr w:type="gramEnd"/>
            <w:r w:rsidRPr="00D7346C">
              <w:rPr>
                <w:rFonts w:ascii="Calibri" w:hAnsi="Calibri"/>
                <w:sz w:val="12"/>
                <w:szCs w:val="12"/>
                <w:highlight w:val="yellow"/>
              </w:rPr>
              <w:t>MCH-01d field G04</w:t>
            </w:r>
            <w:r>
              <w:rPr>
                <w:rFonts w:ascii="Calibri" w:hAnsi="Calibri"/>
                <w:sz w:val="12"/>
                <w:szCs w:val="12"/>
              </w:rPr>
              <w:t xml:space="preserve"> &gt; 12.2];  </w:t>
            </w:r>
            <w:r w:rsidRPr="00F45293">
              <w:rPr>
                <w:rFonts w:ascii="Calibri" w:hAnsi="Calibri"/>
                <w:sz w:val="12"/>
                <w:szCs w:val="12"/>
              </w:rPr>
              <w:t>3:[</w:t>
            </w:r>
            <w:r w:rsidRPr="00D7346C">
              <w:rPr>
                <w:rFonts w:ascii="Calibri" w:hAnsi="Calibri"/>
                <w:sz w:val="12"/>
                <w:szCs w:val="12"/>
                <w:highlight w:val="yellow"/>
              </w:rPr>
              <w:t>MCH-01d field G10</w:t>
            </w:r>
            <w:r w:rsidRPr="00F45293">
              <w:rPr>
                <w:rFonts w:ascii="Calibri" w:hAnsi="Calibri"/>
                <w:sz w:val="12"/>
                <w:szCs w:val="12"/>
              </w:rPr>
              <w:t xml:space="preserve"> </w:t>
            </w:r>
            <w:r>
              <w:rPr>
                <w:rFonts w:ascii="Calibri" w:hAnsi="Calibri" w:cs="Calibri"/>
                <w:sz w:val="12"/>
                <w:szCs w:val="12"/>
              </w:rPr>
              <w:t>&lt;</w:t>
            </w:r>
            <w:r w:rsidRPr="00F45293">
              <w:rPr>
                <w:rFonts w:ascii="Calibri" w:hAnsi="Calibri"/>
                <w:sz w:val="12"/>
                <w:szCs w:val="12"/>
              </w:rPr>
              <w:t xml:space="preserve"> 45000]</w:t>
            </w:r>
            <w:r>
              <w:rPr>
                <w:rFonts w:ascii="Calibri" w:hAnsi="Calibri"/>
                <w:sz w:val="12"/>
                <w:szCs w:val="12"/>
              </w:rPr>
              <w:t xml:space="preserve">; </w:t>
            </w:r>
          </w:p>
          <w:p w14:paraId="74B42FA9" w14:textId="16708852" w:rsidR="00D7346C" w:rsidRDefault="00D7346C" w:rsidP="00D7346C">
            <w:pPr>
              <w:keepNext/>
              <w:ind w:left="720" w:hanging="409"/>
              <w:rPr>
                <w:ins w:id="204" w:author="Shewmaker, Michael@Energy" w:date="2022-01-18T14:29:00Z"/>
                <w:rFonts w:ascii="Calibri" w:hAnsi="Calibri"/>
                <w:sz w:val="12"/>
                <w:szCs w:val="12"/>
              </w:rPr>
            </w:pPr>
            <w:r w:rsidRPr="00F45293">
              <w:rPr>
                <w:rFonts w:ascii="Calibri" w:hAnsi="Calibri"/>
                <w:b/>
                <w:sz w:val="12"/>
                <w:szCs w:val="12"/>
              </w:rPr>
              <w:t>then</w:t>
            </w:r>
            <w:r w:rsidRPr="00F45293">
              <w:rPr>
                <w:rFonts w:ascii="Calibri" w:hAnsi="Calibri"/>
                <w:sz w:val="12"/>
                <w:szCs w:val="12"/>
              </w:rPr>
              <w:t xml:space="preserve"> result</w:t>
            </w:r>
            <w:r>
              <w:rPr>
                <w:rFonts w:ascii="Calibri" w:hAnsi="Calibri"/>
                <w:sz w:val="12"/>
                <w:szCs w:val="12"/>
              </w:rPr>
              <w:t xml:space="preserve"> in this field</w:t>
            </w:r>
            <w:r w:rsidRPr="00F45293">
              <w:rPr>
                <w:rFonts w:ascii="Calibri" w:hAnsi="Calibri"/>
                <w:sz w:val="12"/>
                <w:szCs w:val="12"/>
              </w:rPr>
              <w:t>=yes;</w:t>
            </w:r>
          </w:p>
          <w:p w14:paraId="762A6E7A" w14:textId="77777777" w:rsidR="00BC648E" w:rsidRDefault="00BC648E" w:rsidP="00D7346C">
            <w:pPr>
              <w:keepNext/>
              <w:ind w:left="720" w:hanging="409"/>
              <w:rPr>
                <w:rFonts w:ascii="Calibri" w:hAnsi="Calibri"/>
                <w:sz w:val="12"/>
                <w:szCs w:val="12"/>
              </w:rPr>
            </w:pPr>
          </w:p>
          <w:p w14:paraId="2D9F6949" w14:textId="22114B93" w:rsidR="00BC648E" w:rsidRPr="00F45293" w:rsidRDefault="00D7346C" w:rsidP="00BC648E">
            <w:pPr>
              <w:keepNext/>
              <w:ind w:left="720" w:hanging="409"/>
              <w:rPr>
                <w:ins w:id="205" w:author="Shewmaker, Michael@Energy" w:date="2022-01-18T14:29:00Z"/>
                <w:rFonts w:ascii="Calibri" w:hAnsi="Calibri"/>
                <w:sz w:val="12"/>
                <w:szCs w:val="12"/>
              </w:rPr>
            </w:pPr>
            <w:del w:id="206" w:author="Shewmaker, Michael@Energy" w:date="2022-01-18T14:29:00Z">
              <w:r w:rsidRPr="00D7346C" w:rsidDel="00BC648E">
                <w:rPr>
                  <w:rFonts w:ascii="Calibri" w:hAnsi="Calibri"/>
                  <w:b/>
                  <w:sz w:val="12"/>
                  <w:szCs w:val="12"/>
                </w:rPr>
                <w:delText>else</w:delText>
              </w:r>
              <w:r w:rsidRPr="00D7346C" w:rsidDel="00BC648E">
                <w:rPr>
                  <w:rFonts w:ascii="Calibri" w:hAnsi="Calibri"/>
                  <w:sz w:val="12"/>
                  <w:szCs w:val="12"/>
                </w:rPr>
                <w:delText xml:space="preserve"> result</w:delText>
              </w:r>
              <w:r w:rsidR="004E606D" w:rsidDel="00BC648E">
                <w:rPr>
                  <w:rFonts w:ascii="Calibri" w:hAnsi="Calibri"/>
                  <w:sz w:val="12"/>
                  <w:szCs w:val="12"/>
                </w:rPr>
                <w:delText xml:space="preserve"> in this field</w:delText>
              </w:r>
              <w:r w:rsidRPr="00D7346C" w:rsidDel="00BC648E">
                <w:rPr>
                  <w:rFonts w:ascii="Calibri" w:hAnsi="Calibri"/>
                  <w:sz w:val="12"/>
                  <w:szCs w:val="12"/>
                </w:rPr>
                <w:delText>=no</w:delText>
              </w:r>
              <w:r w:rsidR="00291F4F" w:rsidDel="00BC648E">
                <w:rPr>
                  <w:rFonts w:ascii="Calibri" w:hAnsi="Calibri"/>
                  <w:sz w:val="12"/>
                  <w:szCs w:val="12"/>
                </w:rPr>
                <w:delText>&gt;&gt;</w:delText>
              </w:r>
            </w:del>
          </w:p>
          <w:p w14:paraId="5796EFE2" w14:textId="77777777" w:rsidR="00BC648E" w:rsidRDefault="00BC648E" w:rsidP="00BC648E">
            <w:pPr>
              <w:keepNext/>
              <w:ind w:left="720" w:hanging="409"/>
              <w:rPr>
                <w:ins w:id="207" w:author="Shewmaker, Michael@Energy" w:date="2022-01-18T14:29:00Z"/>
                <w:rFonts w:ascii="Calibri" w:hAnsi="Calibri"/>
                <w:sz w:val="12"/>
                <w:szCs w:val="12"/>
              </w:rPr>
            </w:pPr>
            <w:ins w:id="208" w:author="Shewmaker, Michael@Energy" w:date="2022-01-18T14:29:00Z">
              <w:r w:rsidRPr="00F45293">
                <w:rPr>
                  <w:rFonts w:ascii="Calibri" w:hAnsi="Calibri"/>
                  <w:b/>
                  <w:sz w:val="12"/>
                  <w:szCs w:val="12"/>
                </w:rPr>
                <w:t>elseif</w:t>
              </w:r>
              <w:r w:rsidRPr="00F45293">
                <w:rPr>
                  <w:rFonts w:ascii="Calibri" w:hAnsi="Calibri"/>
                  <w:sz w:val="12"/>
                  <w:szCs w:val="12"/>
                </w:rPr>
                <w:t xml:space="preserve"> </w:t>
              </w:r>
              <w:r w:rsidRPr="000365D9">
                <w:rPr>
                  <w:rFonts w:ascii="Calibri" w:hAnsi="Calibri"/>
                  <w:sz w:val="12"/>
                  <w:szCs w:val="12"/>
                  <w:highlight w:val="yellow"/>
                </w:rPr>
                <w:t>MCH-01d field D05</w:t>
              </w:r>
              <w:r w:rsidRPr="00F45293">
                <w:rPr>
                  <w:rFonts w:ascii="Calibri" w:hAnsi="Calibri"/>
                  <w:sz w:val="12"/>
                  <w:szCs w:val="12"/>
                </w:rPr>
                <w:t xml:space="preserve"> = "central split AC" </w:t>
              </w:r>
              <w:r w:rsidRPr="00F45293">
                <w:rPr>
                  <w:rFonts w:ascii="Calibri" w:hAnsi="Calibri"/>
                  <w:b/>
                  <w:sz w:val="12"/>
                  <w:szCs w:val="12"/>
                </w:rPr>
                <w:t>and</w:t>
              </w:r>
              <w:r w:rsidRPr="00F45293">
                <w:rPr>
                  <w:rFonts w:ascii="Calibri" w:hAnsi="Calibri"/>
                  <w:sz w:val="12"/>
                  <w:szCs w:val="12"/>
                </w:rPr>
                <w:t xml:space="preserve"> </w:t>
              </w:r>
              <w:r w:rsidRPr="00F45293">
                <w:rPr>
                  <w:rFonts w:ascii="Calibri" w:hAnsi="Calibri"/>
                  <w:b/>
                  <w:sz w:val="12"/>
                  <w:szCs w:val="12"/>
                </w:rPr>
                <w:t>all</w:t>
              </w:r>
              <w:r w:rsidRPr="00F45293">
                <w:rPr>
                  <w:rFonts w:ascii="Calibri" w:hAnsi="Calibri"/>
                  <w:sz w:val="12"/>
                  <w:szCs w:val="12"/>
                </w:rPr>
                <w:t xml:space="preserve"> </w:t>
              </w:r>
              <w:r>
                <w:rPr>
                  <w:rFonts w:ascii="Calibri" w:hAnsi="Calibri"/>
                  <w:sz w:val="12"/>
                  <w:szCs w:val="12"/>
                </w:rPr>
                <w:t xml:space="preserve">of </w:t>
              </w:r>
              <w:r w:rsidRPr="00F45293">
                <w:rPr>
                  <w:rFonts w:ascii="Calibri" w:hAnsi="Calibri"/>
                  <w:sz w:val="12"/>
                  <w:szCs w:val="12"/>
                </w:rPr>
                <w:t xml:space="preserve">the following criteria are true: </w:t>
              </w:r>
              <w:r>
                <w:rPr>
                  <w:rFonts w:ascii="Calibri" w:hAnsi="Calibri"/>
                  <w:sz w:val="12"/>
                  <w:szCs w:val="12"/>
                </w:rPr>
                <w:t xml:space="preserve"> </w:t>
              </w:r>
            </w:ins>
          </w:p>
          <w:p w14:paraId="547D8D30" w14:textId="041945EF" w:rsidR="00BC648E" w:rsidRPr="00F45293" w:rsidRDefault="00BC648E" w:rsidP="00BC648E">
            <w:pPr>
              <w:keepNext/>
              <w:ind w:left="720" w:hanging="409"/>
              <w:rPr>
                <w:ins w:id="209" w:author="Shewmaker, Michael@Energy" w:date="2022-01-18T14:29:00Z"/>
                <w:rFonts w:ascii="Calibri" w:hAnsi="Calibri"/>
                <w:sz w:val="12"/>
                <w:szCs w:val="12"/>
              </w:rPr>
            </w:pPr>
            <w:ins w:id="210" w:author="Shewmaker, Michael@Energy" w:date="2022-01-18T14:29:00Z">
              <w:r w:rsidRPr="00F45293">
                <w:rPr>
                  <w:rFonts w:ascii="Calibri" w:hAnsi="Calibri"/>
                  <w:sz w:val="12"/>
                  <w:szCs w:val="12"/>
                </w:rPr>
                <w:t>1:</w:t>
              </w:r>
              <w:r>
                <w:rPr>
                  <w:rFonts w:ascii="Calibri" w:hAnsi="Calibri"/>
                  <w:sz w:val="12"/>
                  <w:szCs w:val="12"/>
                </w:rPr>
                <w:t xml:space="preserve"> field A03</w:t>
              </w:r>
            </w:ins>
            <w:ins w:id="211" w:author="Shewmaker, Michael@Energy" w:date="2022-01-25T07:40:00Z">
              <w:r w:rsidR="00A305B5">
                <w:rPr>
                  <w:rFonts w:ascii="Calibri" w:hAnsi="Calibri"/>
                  <w:sz w:val="12"/>
                  <w:szCs w:val="12"/>
                </w:rPr>
                <w:t>a</w:t>
              </w:r>
            </w:ins>
            <w:ins w:id="212" w:author="Shewmaker, Michael@Energy" w:date="2022-01-18T14:29:00Z">
              <w:r>
                <w:rPr>
                  <w:rFonts w:ascii="Calibri" w:hAnsi="Calibri"/>
                  <w:sz w:val="12"/>
                  <w:szCs w:val="12"/>
                </w:rPr>
                <w:t xml:space="preserve"> = EER</w:t>
              </w:r>
            </w:ins>
            <w:ins w:id="213" w:author="Shewmaker, Michael@Energy" w:date="2022-01-18T14:30:00Z">
              <w:r>
                <w:rPr>
                  <w:rFonts w:ascii="Calibri" w:hAnsi="Calibri"/>
                  <w:sz w:val="12"/>
                  <w:szCs w:val="12"/>
                </w:rPr>
                <w:t>2</w:t>
              </w:r>
            </w:ins>
            <w:ins w:id="214" w:author="Shewmaker, Michael@Energy" w:date="2022-01-18T14:29:00Z">
              <w:r>
                <w:rPr>
                  <w:rFonts w:ascii="Calibri" w:hAnsi="Calibri"/>
                  <w:sz w:val="12"/>
                  <w:szCs w:val="12"/>
                </w:rPr>
                <w:t>/SEER</w:t>
              </w:r>
            </w:ins>
            <w:ins w:id="215" w:author="Shewmaker, Michael@Energy" w:date="2022-01-18T14:30:00Z">
              <w:r>
                <w:rPr>
                  <w:rFonts w:ascii="Calibri" w:hAnsi="Calibri"/>
                  <w:sz w:val="12"/>
                  <w:szCs w:val="12"/>
                </w:rPr>
                <w:t>2</w:t>
              </w:r>
            </w:ins>
            <w:ins w:id="216" w:author="Shewmaker, Michael@Energy" w:date="2022-01-18T14:29:00Z">
              <w:r>
                <w:rPr>
                  <w:rFonts w:ascii="Calibri" w:hAnsi="Calibri"/>
                  <w:sz w:val="12"/>
                  <w:szCs w:val="12"/>
                </w:rPr>
                <w:t xml:space="preserve">; </w:t>
              </w:r>
            </w:ins>
            <w:proofErr w:type="gramStart"/>
            <w:ins w:id="217" w:author="Shewmaker, Michael@Energy" w:date="2022-01-27T11:52:00Z">
              <w:r w:rsidR="00E235FE">
                <w:rPr>
                  <w:rFonts w:ascii="Calibri" w:hAnsi="Calibri"/>
                  <w:sz w:val="12"/>
                  <w:szCs w:val="12"/>
                </w:rPr>
                <w:t>2</w:t>
              </w:r>
            </w:ins>
            <w:ins w:id="218" w:author="Shewmaker, Michael@Energy" w:date="2022-01-18T14:29:00Z">
              <w:r w:rsidRPr="00F45293">
                <w:rPr>
                  <w:rFonts w:ascii="Calibri" w:hAnsi="Calibri"/>
                  <w:sz w:val="12"/>
                  <w:szCs w:val="12"/>
                </w:rPr>
                <w:t>:[</w:t>
              </w:r>
              <w:proofErr w:type="gramEnd"/>
              <w:r w:rsidRPr="00D7346C">
                <w:rPr>
                  <w:rFonts w:ascii="Calibri" w:hAnsi="Calibri"/>
                  <w:sz w:val="12"/>
                  <w:szCs w:val="12"/>
                  <w:highlight w:val="yellow"/>
                </w:rPr>
                <w:t>MCH-01d field C07</w:t>
              </w:r>
              <w:r>
                <w:rPr>
                  <w:rFonts w:ascii="Calibri" w:hAnsi="Calibri"/>
                  <w:sz w:val="12"/>
                  <w:szCs w:val="12"/>
                </w:rPr>
                <w:t xml:space="preserve"> &gt; 11.</w:t>
              </w:r>
            </w:ins>
            <w:ins w:id="219" w:author="Shewmaker, Michael@Energy" w:date="2022-01-18T14:30:00Z">
              <w:r>
                <w:rPr>
                  <w:rFonts w:ascii="Calibri" w:hAnsi="Calibri"/>
                  <w:sz w:val="12"/>
                  <w:szCs w:val="12"/>
                </w:rPr>
                <w:t>2</w:t>
              </w:r>
            </w:ins>
            <w:ins w:id="220" w:author="Shewmaker, Michael@Energy" w:date="2022-01-18T14:29:00Z">
              <w:r>
                <w:rPr>
                  <w:rFonts w:ascii="Calibri" w:hAnsi="Calibri"/>
                  <w:sz w:val="12"/>
                  <w:szCs w:val="12"/>
                </w:rPr>
                <w:t xml:space="preserve">]; </w:t>
              </w:r>
            </w:ins>
            <w:ins w:id="221" w:author="Shewmaker, Michael@Energy" w:date="2022-01-27T11:52:00Z">
              <w:r w:rsidR="00E235FE">
                <w:rPr>
                  <w:rFonts w:ascii="Calibri" w:hAnsi="Calibri"/>
                  <w:sz w:val="12"/>
                  <w:szCs w:val="12"/>
                </w:rPr>
                <w:t>3</w:t>
              </w:r>
            </w:ins>
            <w:ins w:id="222" w:author="Shewmaker, Michael@Energy" w:date="2022-01-18T14:29:00Z">
              <w:r w:rsidRPr="00F45293">
                <w:rPr>
                  <w:rFonts w:ascii="Calibri" w:hAnsi="Calibri"/>
                  <w:sz w:val="12"/>
                  <w:szCs w:val="12"/>
                </w:rPr>
                <w:t>:[</w:t>
              </w:r>
              <w:r w:rsidRPr="00D7346C">
                <w:rPr>
                  <w:rFonts w:ascii="Calibri" w:hAnsi="Calibri"/>
                  <w:sz w:val="12"/>
                  <w:szCs w:val="12"/>
                  <w:highlight w:val="yellow"/>
                </w:rPr>
                <w:t>MCH-01d field G10</w:t>
              </w:r>
              <w:r w:rsidRPr="00F45293">
                <w:rPr>
                  <w:rFonts w:ascii="Calibri" w:hAnsi="Calibri"/>
                  <w:sz w:val="12"/>
                  <w:szCs w:val="12"/>
                </w:rPr>
                <w:t xml:space="preserve"> </w:t>
              </w:r>
              <w:r w:rsidRPr="00F45293">
                <w:rPr>
                  <w:rFonts w:ascii="Calibri" w:hAnsi="Calibri" w:cs="Calibri"/>
                  <w:sz w:val="12"/>
                  <w:szCs w:val="12"/>
                </w:rPr>
                <w:t>≥</w:t>
              </w:r>
              <w:r w:rsidRPr="00F45293">
                <w:rPr>
                  <w:rFonts w:ascii="Calibri" w:hAnsi="Calibri"/>
                  <w:sz w:val="12"/>
                  <w:szCs w:val="12"/>
                </w:rPr>
                <w:t xml:space="preserve"> 45000]</w:t>
              </w:r>
              <w:r>
                <w:rPr>
                  <w:rFonts w:ascii="Calibri" w:hAnsi="Calibri"/>
                  <w:sz w:val="12"/>
                  <w:szCs w:val="12"/>
                </w:rPr>
                <w:t xml:space="preserve">; </w:t>
              </w:r>
            </w:ins>
          </w:p>
          <w:p w14:paraId="6F9E4D57" w14:textId="77777777" w:rsidR="00BC648E" w:rsidRDefault="00BC648E" w:rsidP="00BC648E">
            <w:pPr>
              <w:keepNext/>
              <w:ind w:left="720" w:hanging="409"/>
              <w:rPr>
                <w:ins w:id="223" w:author="Shewmaker, Michael@Energy" w:date="2022-01-18T14:29:00Z"/>
                <w:rFonts w:ascii="Calibri" w:hAnsi="Calibri"/>
                <w:sz w:val="12"/>
                <w:szCs w:val="12"/>
              </w:rPr>
            </w:pPr>
            <w:ins w:id="224" w:author="Shewmaker, Michael@Energy" w:date="2022-01-18T14:29:00Z">
              <w:r w:rsidRPr="00F45293">
                <w:rPr>
                  <w:rFonts w:ascii="Calibri" w:hAnsi="Calibri"/>
                  <w:b/>
                  <w:sz w:val="12"/>
                  <w:szCs w:val="12"/>
                </w:rPr>
                <w:t>then</w:t>
              </w:r>
              <w:r w:rsidRPr="00F45293">
                <w:rPr>
                  <w:rFonts w:ascii="Calibri" w:hAnsi="Calibri"/>
                  <w:sz w:val="12"/>
                  <w:szCs w:val="12"/>
                </w:rPr>
                <w:t xml:space="preserve"> result</w:t>
              </w:r>
              <w:r>
                <w:rPr>
                  <w:rFonts w:ascii="Calibri" w:hAnsi="Calibri"/>
                  <w:sz w:val="12"/>
                  <w:szCs w:val="12"/>
                </w:rPr>
                <w:t xml:space="preserve"> in this field</w:t>
              </w:r>
              <w:r w:rsidRPr="00F45293">
                <w:rPr>
                  <w:rFonts w:ascii="Calibri" w:hAnsi="Calibri"/>
                  <w:sz w:val="12"/>
                  <w:szCs w:val="12"/>
                </w:rPr>
                <w:t>=yes;</w:t>
              </w:r>
            </w:ins>
          </w:p>
          <w:p w14:paraId="2709F9D1" w14:textId="77777777" w:rsidR="00BC648E" w:rsidRDefault="00BC648E" w:rsidP="00BC648E">
            <w:pPr>
              <w:keepNext/>
              <w:ind w:left="720" w:hanging="409"/>
              <w:rPr>
                <w:ins w:id="225" w:author="Shewmaker, Michael@Energy" w:date="2022-01-18T14:29:00Z"/>
                <w:rFonts w:ascii="Calibri" w:hAnsi="Calibri"/>
                <w:sz w:val="12"/>
                <w:szCs w:val="12"/>
              </w:rPr>
            </w:pPr>
          </w:p>
          <w:p w14:paraId="44C1A077" w14:textId="77777777" w:rsidR="00BC648E" w:rsidRDefault="00BC648E" w:rsidP="00BC648E">
            <w:pPr>
              <w:keepNext/>
              <w:ind w:left="720" w:hanging="409"/>
              <w:rPr>
                <w:ins w:id="226" w:author="Shewmaker, Michael@Energy" w:date="2022-01-18T14:29:00Z"/>
                <w:rFonts w:ascii="Calibri" w:hAnsi="Calibri"/>
                <w:sz w:val="12"/>
                <w:szCs w:val="12"/>
              </w:rPr>
            </w:pPr>
            <w:ins w:id="227" w:author="Shewmaker, Michael@Energy" w:date="2022-01-18T14:29:00Z">
              <w:r w:rsidRPr="00F45293">
                <w:rPr>
                  <w:rFonts w:ascii="Calibri" w:hAnsi="Calibri"/>
                  <w:b/>
                  <w:sz w:val="12"/>
                  <w:szCs w:val="12"/>
                </w:rPr>
                <w:t>elseif</w:t>
              </w:r>
              <w:r w:rsidRPr="00F45293">
                <w:rPr>
                  <w:rFonts w:ascii="Calibri" w:hAnsi="Calibri"/>
                  <w:sz w:val="12"/>
                  <w:szCs w:val="12"/>
                </w:rPr>
                <w:t xml:space="preserve"> </w:t>
              </w:r>
              <w:r w:rsidRPr="000365D9">
                <w:rPr>
                  <w:rFonts w:ascii="Calibri" w:hAnsi="Calibri"/>
                  <w:sz w:val="12"/>
                  <w:szCs w:val="12"/>
                  <w:highlight w:val="yellow"/>
                </w:rPr>
                <w:t>MCH-01d field D05</w:t>
              </w:r>
              <w:r w:rsidRPr="00F45293">
                <w:rPr>
                  <w:rFonts w:ascii="Calibri" w:hAnsi="Calibri"/>
                  <w:sz w:val="12"/>
                  <w:szCs w:val="12"/>
                </w:rPr>
                <w:t xml:space="preserve"> = "central split AC" </w:t>
              </w:r>
              <w:r w:rsidRPr="00F45293">
                <w:rPr>
                  <w:rFonts w:ascii="Calibri" w:hAnsi="Calibri"/>
                  <w:b/>
                  <w:sz w:val="12"/>
                  <w:szCs w:val="12"/>
                </w:rPr>
                <w:t>and</w:t>
              </w:r>
              <w:r w:rsidRPr="00F45293">
                <w:rPr>
                  <w:rFonts w:ascii="Calibri" w:hAnsi="Calibri"/>
                  <w:sz w:val="12"/>
                  <w:szCs w:val="12"/>
                </w:rPr>
                <w:t xml:space="preserve"> </w:t>
              </w:r>
              <w:r w:rsidRPr="00F45293">
                <w:rPr>
                  <w:rFonts w:ascii="Calibri" w:hAnsi="Calibri"/>
                  <w:b/>
                  <w:sz w:val="12"/>
                  <w:szCs w:val="12"/>
                </w:rPr>
                <w:t>all</w:t>
              </w:r>
              <w:r>
                <w:rPr>
                  <w:rFonts w:ascii="Calibri" w:hAnsi="Calibri"/>
                  <w:b/>
                  <w:sz w:val="12"/>
                  <w:szCs w:val="12"/>
                </w:rPr>
                <w:t xml:space="preserve"> </w:t>
              </w:r>
              <w:r w:rsidRPr="00D7346C">
                <w:rPr>
                  <w:rFonts w:ascii="Calibri" w:hAnsi="Calibri"/>
                  <w:sz w:val="12"/>
                  <w:szCs w:val="12"/>
                </w:rPr>
                <w:t>of</w:t>
              </w:r>
              <w:r w:rsidRPr="00F45293">
                <w:rPr>
                  <w:rFonts w:ascii="Calibri" w:hAnsi="Calibri"/>
                  <w:sz w:val="12"/>
                  <w:szCs w:val="12"/>
                </w:rPr>
                <w:t xml:space="preserve"> the following criteria are true: </w:t>
              </w:r>
              <w:r>
                <w:rPr>
                  <w:rFonts w:ascii="Calibri" w:hAnsi="Calibri"/>
                  <w:sz w:val="12"/>
                  <w:szCs w:val="12"/>
                </w:rPr>
                <w:t xml:space="preserve"> </w:t>
              </w:r>
            </w:ins>
          </w:p>
          <w:p w14:paraId="5335D164" w14:textId="265DFDCF" w:rsidR="00BC648E" w:rsidRPr="00F45293" w:rsidRDefault="00BC648E" w:rsidP="00BC648E">
            <w:pPr>
              <w:keepNext/>
              <w:ind w:left="720" w:hanging="409"/>
              <w:rPr>
                <w:ins w:id="228" w:author="Shewmaker, Michael@Energy" w:date="2022-01-18T14:29:00Z"/>
                <w:rFonts w:ascii="Calibri" w:hAnsi="Calibri"/>
                <w:sz w:val="12"/>
                <w:szCs w:val="12"/>
              </w:rPr>
            </w:pPr>
            <w:ins w:id="229" w:author="Shewmaker, Michael@Energy" w:date="2022-01-18T14:29:00Z">
              <w:r w:rsidRPr="00F45293">
                <w:rPr>
                  <w:rFonts w:ascii="Calibri" w:hAnsi="Calibri"/>
                  <w:sz w:val="12"/>
                  <w:szCs w:val="12"/>
                </w:rPr>
                <w:t>1:</w:t>
              </w:r>
              <w:r>
                <w:rPr>
                  <w:rFonts w:ascii="Calibri" w:hAnsi="Calibri"/>
                  <w:sz w:val="12"/>
                  <w:szCs w:val="12"/>
                </w:rPr>
                <w:t xml:space="preserve"> field A03</w:t>
              </w:r>
            </w:ins>
            <w:ins w:id="230" w:author="Shewmaker, Michael@Energy" w:date="2022-01-25T07:40:00Z">
              <w:r w:rsidR="00A305B5">
                <w:rPr>
                  <w:rFonts w:ascii="Calibri" w:hAnsi="Calibri"/>
                  <w:sz w:val="12"/>
                  <w:szCs w:val="12"/>
                </w:rPr>
                <w:t>a</w:t>
              </w:r>
            </w:ins>
            <w:ins w:id="231" w:author="Shewmaker, Michael@Energy" w:date="2022-01-18T14:29:00Z">
              <w:r>
                <w:rPr>
                  <w:rFonts w:ascii="Calibri" w:hAnsi="Calibri"/>
                  <w:sz w:val="12"/>
                  <w:szCs w:val="12"/>
                </w:rPr>
                <w:t xml:space="preserve"> = EER</w:t>
              </w:r>
            </w:ins>
            <w:ins w:id="232" w:author="Shewmaker, Michael@Energy" w:date="2022-01-18T14:30:00Z">
              <w:r>
                <w:rPr>
                  <w:rFonts w:ascii="Calibri" w:hAnsi="Calibri"/>
                  <w:sz w:val="12"/>
                  <w:szCs w:val="12"/>
                </w:rPr>
                <w:t>2</w:t>
              </w:r>
            </w:ins>
            <w:ins w:id="233" w:author="Shewmaker, Michael@Energy" w:date="2022-01-18T14:29:00Z">
              <w:r>
                <w:rPr>
                  <w:rFonts w:ascii="Calibri" w:hAnsi="Calibri"/>
                  <w:sz w:val="12"/>
                  <w:szCs w:val="12"/>
                </w:rPr>
                <w:t>/SEER</w:t>
              </w:r>
            </w:ins>
            <w:ins w:id="234" w:author="Shewmaker, Michael@Energy" w:date="2022-01-18T14:30:00Z">
              <w:r>
                <w:rPr>
                  <w:rFonts w:ascii="Calibri" w:hAnsi="Calibri"/>
                  <w:sz w:val="12"/>
                  <w:szCs w:val="12"/>
                </w:rPr>
                <w:t>2</w:t>
              </w:r>
            </w:ins>
            <w:ins w:id="235" w:author="Shewmaker, Michael@Energy" w:date="2022-01-18T14:29:00Z">
              <w:r>
                <w:rPr>
                  <w:rFonts w:ascii="Calibri" w:hAnsi="Calibri"/>
                  <w:sz w:val="12"/>
                  <w:szCs w:val="12"/>
                </w:rPr>
                <w:t xml:space="preserve">; </w:t>
              </w:r>
            </w:ins>
            <w:proofErr w:type="gramStart"/>
            <w:ins w:id="236" w:author="Shewmaker, Michael@Energy" w:date="2022-01-27T11:52:00Z">
              <w:r w:rsidR="004F0CD2">
                <w:rPr>
                  <w:rFonts w:ascii="Calibri" w:hAnsi="Calibri"/>
                  <w:sz w:val="12"/>
                  <w:szCs w:val="12"/>
                </w:rPr>
                <w:t>2</w:t>
              </w:r>
            </w:ins>
            <w:ins w:id="237" w:author="Shewmaker, Michael@Energy" w:date="2022-01-18T14:29:00Z">
              <w:r w:rsidRPr="00F45293">
                <w:rPr>
                  <w:rFonts w:ascii="Calibri" w:hAnsi="Calibri"/>
                  <w:sz w:val="12"/>
                  <w:szCs w:val="12"/>
                </w:rPr>
                <w:t>:[</w:t>
              </w:r>
              <w:proofErr w:type="gramEnd"/>
              <w:r w:rsidRPr="00D7346C">
                <w:rPr>
                  <w:rFonts w:ascii="Calibri" w:hAnsi="Calibri"/>
                  <w:sz w:val="12"/>
                  <w:szCs w:val="12"/>
                  <w:highlight w:val="yellow"/>
                </w:rPr>
                <w:t>MCH-01d field G04</w:t>
              </w:r>
              <w:r>
                <w:rPr>
                  <w:rFonts w:ascii="Calibri" w:hAnsi="Calibri"/>
                  <w:sz w:val="12"/>
                  <w:szCs w:val="12"/>
                </w:rPr>
                <w:t xml:space="preserve"> &gt; 1</w:t>
              </w:r>
            </w:ins>
            <w:ins w:id="238" w:author="Shewmaker, Michael@Energy" w:date="2022-01-18T14:30:00Z">
              <w:r>
                <w:rPr>
                  <w:rFonts w:ascii="Calibri" w:hAnsi="Calibri"/>
                  <w:sz w:val="12"/>
                  <w:szCs w:val="12"/>
                </w:rPr>
                <w:t>1.7</w:t>
              </w:r>
            </w:ins>
            <w:ins w:id="239" w:author="Shewmaker, Michael@Energy" w:date="2022-01-18T14:29:00Z">
              <w:r>
                <w:rPr>
                  <w:rFonts w:ascii="Calibri" w:hAnsi="Calibri"/>
                  <w:sz w:val="12"/>
                  <w:szCs w:val="12"/>
                </w:rPr>
                <w:t xml:space="preserve">]; </w:t>
              </w:r>
            </w:ins>
            <w:ins w:id="240" w:author="Shewmaker, Michael@Energy" w:date="2022-01-27T11:52:00Z">
              <w:r w:rsidR="004F0CD2">
                <w:rPr>
                  <w:rFonts w:ascii="Calibri" w:hAnsi="Calibri"/>
                  <w:sz w:val="12"/>
                  <w:szCs w:val="12"/>
                </w:rPr>
                <w:t>3</w:t>
              </w:r>
            </w:ins>
            <w:ins w:id="241" w:author="Shewmaker, Michael@Energy" w:date="2022-01-18T14:29:00Z">
              <w:r w:rsidRPr="00F45293">
                <w:rPr>
                  <w:rFonts w:ascii="Calibri" w:hAnsi="Calibri"/>
                  <w:sz w:val="12"/>
                  <w:szCs w:val="12"/>
                </w:rPr>
                <w:t>:[</w:t>
              </w:r>
              <w:r w:rsidRPr="00D7346C">
                <w:rPr>
                  <w:rFonts w:ascii="Calibri" w:hAnsi="Calibri"/>
                  <w:sz w:val="12"/>
                  <w:szCs w:val="12"/>
                  <w:highlight w:val="yellow"/>
                </w:rPr>
                <w:t>MCH-01d field G10</w:t>
              </w:r>
              <w:r w:rsidRPr="00F45293">
                <w:rPr>
                  <w:rFonts w:ascii="Calibri" w:hAnsi="Calibri"/>
                  <w:sz w:val="12"/>
                  <w:szCs w:val="12"/>
                </w:rPr>
                <w:t xml:space="preserve"> </w:t>
              </w:r>
              <w:r>
                <w:rPr>
                  <w:rFonts w:ascii="Calibri" w:hAnsi="Calibri" w:cs="Calibri"/>
                  <w:sz w:val="12"/>
                  <w:szCs w:val="12"/>
                </w:rPr>
                <w:t>&lt;</w:t>
              </w:r>
              <w:r w:rsidRPr="00F45293">
                <w:rPr>
                  <w:rFonts w:ascii="Calibri" w:hAnsi="Calibri"/>
                  <w:sz w:val="12"/>
                  <w:szCs w:val="12"/>
                </w:rPr>
                <w:t xml:space="preserve"> 45000]</w:t>
              </w:r>
              <w:r>
                <w:rPr>
                  <w:rFonts w:ascii="Calibri" w:hAnsi="Calibri"/>
                  <w:sz w:val="12"/>
                  <w:szCs w:val="12"/>
                </w:rPr>
                <w:t xml:space="preserve">; </w:t>
              </w:r>
            </w:ins>
          </w:p>
          <w:p w14:paraId="52AED333" w14:textId="77777777" w:rsidR="00BC648E" w:rsidRDefault="00BC648E" w:rsidP="00BC648E">
            <w:pPr>
              <w:keepNext/>
              <w:ind w:left="720" w:hanging="409"/>
              <w:rPr>
                <w:ins w:id="242" w:author="Shewmaker, Michael@Energy" w:date="2022-01-18T14:29:00Z"/>
                <w:rFonts w:ascii="Calibri" w:hAnsi="Calibri"/>
                <w:sz w:val="12"/>
                <w:szCs w:val="12"/>
              </w:rPr>
            </w:pPr>
            <w:ins w:id="243" w:author="Shewmaker, Michael@Energy" w:date="2022-01-18T14:29:00Z">
              <w:r w:rsidRPr="00F45293">
                <w:rPr>
                  <w:rFonts w:ascii="Calibri" w:hAnsi="Calibri"/>
                  <w:b/>
                  <w:sz w:val="12"/>
                  <w:szCs w:val="12"/>
                </w:rPr>
                <w:t>then</w:t>
              </w:r>
              <w:r w:rsidRPr="00F45293">
                <w:rPr>
                  <w:rFonts w:ascii="Calibri" w:hAnsi="Calibri"/>
                  <w:sz w:val="12"/>
                  <w:szCs w:val="12"/>
                </w:rPr>
                <w:t xml:space="preserve"> result</w:t>
              </w:r>
              <w:r>
                <w:rPr>
                  <w:rFonts w:ascii="Calibri" w:hAnsi="Calibri"/>
                  <w:sz w:val="12"/>
                  <w:szCs w:val="12"/>
                </w:rPr>
                <w:t xml:space="preserve"> in this field</w:t>
              </w:r>
              <w:r w:rsidRPr="00F45293">
                <w:rPr>
                  <w:rFonts w:ascii="Calibri" w:hAnsi="Calibri"/>
                  <w:sz w:val="12"/>
                  <w:szCs w:val="12"/>
                </w:rPr>
                <w:t>=yes;</w:t>
              </w:r>
            </w:ins>
          </w:p>
          <w:p w14:paraId="17E93E9F" w14:textId="77777777" w:rsidR="00BC648E" w:rsidRDefault="00BC648E" w:rsidP="00BC648E">
            <w:pPr>
              <w:keepNext/>
              <w:ind w:left="720" w:hanging="409"/>
              <w:rPr>
                <w:ins w:id="244" w:author="Shewmaker, Michael@Energy" w:date="2022-01-18T14:29:00Z"/>
                <w:rFonts w:ascii="Calibri" w:hAnsi="Calibri"/>
                <w:sz w:val="12"/>
                <w:szCs w:val="12"/>
              </w:rPr>
            </w:pPr>
            <w:ins w:id="245" w:author="Shewmaker, Michael@Energy" w:date="2022-01-18T14:29:00Z">
              <w:r w:rsidRPr="00D7346C">
                <w:rPr>
                  <w:rFonts w:ascii="Calibri" w:hAnsi="Calibri"/>
                  <w:b/>
                  <w:sz w:val="12"/>
                  <w:szCs w:val="12"/>
                </w:rPr>
                <w:t>else</w:t>
              </w:r>
              <w:r w:rsidRPr="00D7346C">
                <w:rPr>
                  <w:rFonts w:ascii="Calibri" w:hAnsi="Calibri"/>
                  <w:sz w:val="12"/>
                  <w:szCs w:val="12"/>
                </w:rPr>
                <w:t xml:space="preserve"> result</w:t>
              </w:r>
              <w:r>
                <w:rPr>
                  <w:rFonts w:ascii="Calibri" w:hAnsi="Calibri"/>
                  <w:sz w:val="12"/>
                  <w:szCs w:val="12"/>
                </w:rPr>
                <w:t xml:space="preserve"> in this field</w:t>
              </w:r>
              <w:r w:rsidRPr="00D7346C">
                <w:rPr>
                  <w:rFonts w:ascii="Calibri" w:hAnsi="Calibri"/>
                  <w:sz w:val="12"/>
                  <w:szCs w:val="12"/>
                </w:rPr>
                <w:t>=no</w:t>
              </w:r>
              <w:r>
                <w:rPr>
                  <w:rFonts w:ascii="Calibri" w:hAnsi="Calibri"/>
                  <w:sz w:val="12"/>
                  <w:szCs w:val="12"/>
                </w:rPr>
                <w:t>&gt;&gt;</w:t>
              </w:r>
            </w:ins>
          </w:p>
          <w:p w14:paraId="55FA99C3" w14:textId="77777777" w:rsidR="00BC648E" w:rsidRDefault="00BC648E" w:rsidP="00D7346C">
            <w:pPr>
              <w:keepNext/>
              <w:ind w:left="720" w:hanging="409"/>
              <w:rPr>
                <w:rFonts w:ascii="Calibri" w:hAnsi="Calibri"/>
                <w:sz w:val="12"/>
                <w:szCs w:val="12"/>
              </w:rPr>
            </w:pPr>
          </w:p>
          <w:p w14:paraId="0319FAD9" w14:textId="6BE232A4" w:rsidR="00545FC7" w:rsidRDefault="00545FC7" w:rsidP="000E3450">
            <w:pPr>
              <w:tabs>
                <w:tab w:val="center" w:pos="4320"/>
                <w:tab w:val="right" w:pos="8640"/>
              </w:tabs>
              <w:rPr>
                <w:rFonts w:asciiTheme="minorHAnsi" w:hAnsiTheme="minorHAnsi"/>
                <w:sz w:val="12"/>
                <w:szCs w:val="12"/>
              </w:rPr>
            </w:pPr>
          </w:p>
          <w:p w14:paraId="10667925" w14:textId="0F6381BB" w:rsidR="00216F5E" w:rsidRPr="000E3450" w:rsidRDefault="00216F5E" w:rsidP="00291F4F">
            <w:pPr>
              <w:tabs>
                <w:tab w:val="center" w:pos="4320"/>
                <w:tab w:val="right" w:pos="8640"/>
              </w:tabs>
              <w:rPr>
                <w:rFonts w:asciiTheme="minorHAnsi" w:hAnsiTheme="minorHAnsi"/>
                <w:sz w:val="8"/>
                <w:szCs w:val="8"/>
              </w:rPr>
            </w:pPr>
          </w:p>
        </w:tc>
      </w:tr>
      <w:tr w:rsidR="00BA0957" w:rsidRPr="00DC0895" w14:paraId="60E99019" w14:textId="77777777" w:rsidTr="00F8738A">
        <w:trPr>
          <w:cantSplit/>
          <w:trHeight w:val="144"/>
        </w:trPr>
        <w:tc>
          <w:tcPr>
            <w:tcW w:w="267" w:type="pct"/>
            <w:vAlign w:val="center"/>
          </w:tcPr>
          <w:p w14:paraId="3128BE89" w14:textId="710BFDAF" w:rsidR="00BA0957" w:rsidRDefault="00BA0957" w:rsidP="00FC0396">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05</w:t>
            </w:r>
          </w:p>
        </w:tc>
        <w:tc>
          <w:tcPr>
            <w:tcW w:w="2197" w:type="pct"/>
            <w:vAlign w:val="center"/>
          </w:tcPr>
          <w:p w14:paraId="0322533B" w14:textId="0D80C9B8" w:rsidR="00BA0957" w:rsidRPr="00FD2A49" w:rsidRDefault="00BA0957" w:rsidP="00BA0957">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 xml:space="preserve">Status: </w:t>
            </w:r>
            <w:r>
              <w:rPr>
                <w:rFonts w:asciiTheme="minorHAnsi" w:hAnsiTheme="minorHAnsi"/>
                <w:sz w:val="18"/>
                <w:szCs w:val="18"/>
              </w:rPr>
              <w:t>Heat Pump Heating Output Performance 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heck</w:t>
            </w:r>
          </w:p>
        </w:tc>
        <w:tc>
          <w:tcPr>
            <w:tcW w:w="2536" w:type="pct"/>
            <w:vAlign w:val="center"/>
          </w:tcPr>
          <w:p w14:paraId="56DFC085" w14:textId="5EFE6815" w:rsidR="00BA0957" w:rsidRPr="00FD2A49" w:rsidRDefault="00BA0957" w:rsidP="00BA0957">
            <w:pPr>
              <w:tabs>
                <w:tab w:val="center" w:pos="4320"/>
                <w:tab w:val="right" w:pos="8640"/>
              </w:tabs>
              <w:rPr>
                <w:rFonts w:asciiTheme="minorHAnsi" w:hAnsiTheme="minorHAnsi"/>
                <w:sz w:val="18"/>
                <w:szCs w:val="18"/>
              </w:rPr>
            </w:pPr>
            <w:r w:rsidRPr="00FD2A49">
              <w:rPr>
                <w:rFonts w:asciiTheme="minorHAnsi" w:hAnsiTheme="minorHAnsi"/>
                <w:sz w:val="18"/>
                <w:szCs w:val="18"/>
              </w:rPr>
              <w:t xml:space="preserve">&lt;&lt;calculated field: </w:t>
            </w:r>
            <w:r>
              <w:rPr>
                <w:rFonts w:asciiTheme="minorHAnsi" w:hAnsiTheme="minorHAnsi"/>
                <w:sz w:val="18"/>
                <w:szCs w:val="18"/>
              </w:rPr>
              <w:t>if the CF1R flags the requirement for HERS verification of Heat Pump Heating Output, then result = Yes; else result = No</w:t>
            </w:r>
            <w:r w:rsidRPr="00FD2A49">
              <w:rPr>
                <w:rFonts w:asciiTheme="minorHAnsi" w:hAnsiTheme="minorHAnsi"/>
                <w:sz w:val="18"/>
                <w:szCs w:val="18"/>
              </w:rPr>
              <w:t>&gt;&gt;</w:t>
            </w:r>
          </w:p>
        </w:tc>
      </w:tr>
      <w:tr w:rsidR="00FC0396" w:rsidRPr="00DC0895" w14:paraId="16E20D03" w14:textId="77777777" w:rsidTr="00F8738A">
        <w:trPr>
          <w:cantSplit/>
          <w:trHeight w:val="144"/>
        </w:trPr>
        <w:tc>
          <w:tcPr>
            <w:tcW w:w="267" w:type="pct"/>
            <w:vAlign w:val="center"/>
          </w:tcPr>
          <w:p w14:paraId="0C094288" w14:textId="356BD918" w:rsidR="00FC0396" w:rsidRDefault="00FC0396" w:rsidP="00FC0396">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06</w:t>
            </w:r>
          </w:p>
        </w:tc>
        <w:tc>
          <w:tcPr>
            <w:tcW w:w="2197" w:type="pct"/>
            <w:vAlign w:val="center"/>
          </w:tcPr>
          <w:p w14:paraId="5A4A0FC8" w14:textId="2A4D1BB0" w:rsidR="00FC0396" w:rsidRPr="00FD2A49" w:rsidRDefault="00FC0396" w:rsidP="00FC0396">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 xml:space="preserve">Status: </w:t>
            </w:r>
            <w:r>
              <w:rPr>
                <w:rFonts w:asciiTheme="minorHAnsi" w:hAnsiTheme="minorHAnsi"/>
                <w:sz w:val="18"/>
                <w:szCs w:val="18"/>
              </w:rPr>
              <w:t>HSPF</w:t>
            </w:r>
            <w:ins w:id="246" w:author="Markstrum, Alexis@Energy" w:date="2021-10-28T09:48:00Z">
              <w:r w:rsidR="00BC6940">
                <w:rPr>
                  <w:rFonts w:asciiTheme="minorHAnsi" w:hAnsiTheme="minorHAnsi"/>
                  <w:sz w:val="18"/>
                  <w:szCs w:val="18"/>
                </w:rPr>
                <w:t>/HSPF2</w:t>
              </w:r>
            </w:ins>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36" w:type="pct"/>
            <w:vAlign w:val="center"/>
          </w:tcPr>
          <w:p w14:paraId="664C4438" w14:textId="3A319F0F" w:rsidR="00FC0396" w:rsidRPr="00FD2A49" w:rsidRDefault="00FC0396" w:rsidP="00FC0396">
            <w:pPr>
              <w:tabs>
                <w:tab w:val="center" w:pos="4320"/>
                <w:tab w:val="right" w:pos="8640"/>
              </w:tabs>
              <w:rPr>
                <w:rFonts w:asciiTheme="minorHAnsi" w:hAnsiTheme="minorHAnsi"/>
                <w:sz w:val="18"/>
                <w:szCs w:val="18"/>
              </w:rPr>
            </w:pPr>
            <w:r w:rsidRPr="00FD2A49">
              <w:rPr>
                <w:rFonts w:asciiTheme="minorHAnsi" w:hAnsiTheme="minorHAnsi"/>
                <w:sz w:val="18"/>
                <w:szCs w:val="18"/>
              </w:rPr>
              <w:t xml:space="preserve">&lt;&lt;calculated field: </w:t>
            </w:r>
            <w:r>
              <w:rPr>
                <w:rFonts w:asciiTheme="minorHAnsi" w:hAnsiTheme="minorHAnsi"/>
                <w:sz w:val="18"/>
                <w:szCs w:val="18"/>
              </w:rPr>
              <w:t>if the CF1R flags the requirement for HERS verification of HSPF Performance, then result = Yes; else result = No</w:t>
            </w:r>
            <w:r w:rsidRPr="00FD2A49">
              <w:rPr>
                <w:rFonts w:asciiTheme="minorHAnsi" w:hAnsiTheme="minorHAnsi"/>
                <w:sz w:val="18"/>
                <w:szCs w:val="18"/>
              </w:rPr>
              <w:t>&gt;&gt;</w:t>
            </w:r>
          </w:p>
        </w:tc>
      </w:tr>
      <w:tr w:rsidR="00FC0396" w:rsidRPr="00DC0895" w14:paraId="7DC3DB78" w14:textId="77777777" w:rsidTr="00F8738A">
        <w:trPr>
          <w:cantSplit/>
          <w:trHeight w:val="144"/>
        </w:trPr>
        <w:tc>
          <w:tcPr>
            <w:tcW w:w="267" w:type="pct"/>
            <w:vAlign w:val="center"/>
          </w:tcPr>
          <w:p w14:paraId="7DC3DB74" w14:textId="5CCFE778" w:rsidR="00FC0396" w:rsidRPr="00FD2A49" w:rsidRDefault="00FC0396" w:rsidP="00FC0396">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07</w:t>
            </w:r>
          </w:p>
        </w:tc>
        <w:tc>
          <w:tcPr>
            <w:tcW w:w="2197" w:type="pct"/>
            <w:vAlign w:val="center"/>
          </w:tcPr>
          <w:p w14:paraId="7DC3DB75" w14:textId="0E542946" w:rsidR="00FC0396" w:rsidRPr="00FD2A49" w:rsidRDefault="00FC0396" w:rsidP="00FC0396">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Directory Used to Certify Product Performance</w:t>
            </w:r>
          </w:p>
        </w:tc>
        <w:tc>
          <w:tcPr>
            <w:tcW w:w="2536" w:type="pct"/>
            <w:vAlign w:val="center"/>
          </w:tcPr>
          <w:p w14:paraId="7DC3DB77" w14:textId="42F4C16B" w:rsidR="00FC0396" w:rsidRPr="00FD2A49" w:rsidRDefault="00FC0396" w:rsidP="00FC0396">
            <w:pPr>
              <w:rPr>
                <w:rFonts w:asciiTheme="minorHAnsi" w:hAnsiTheme="minorHAnsi"/>
                <w:sz w:val="18"/>
                <w:szCs w:val="18"/>
              </w:rPr>
            </w:pPr>
            <w:r>
              <w:rPr>
                <w:rFonts w:asciiTheme="minorHAnsi" w:hAnsiTheme="minorHAnsi"/>
                <w:sz w:val="18"/>
                <w:szCs w:val="18"/>
              </w:rPr>
              <w:t>&lt;&lt;User input, pull down list: AHRI, CEC, or DOE&gt;&gt;</w:t>
            </w:r>
          </w:p>
        </w:tc>
      </w:tr>
      <w:tr w:rsidR="00FC0396" w:rsidRPr="00DC0895" w14:paraId="7DC3DB7D" w14:textId="77777777" w:rsidTr="00F8738A">
        <w:trPr>
          <w:cantSplit/>
          <w:trHeight w:val="144"/>
        </w:trPr>
        <w:tc>
          <w:tcPr>
            <w:tcW w:w="267" w:type="pct"/>
            <w:vAlign w:val="center"/>
          </w:tcPr>
          <w:p w14:paraId="7DC3DB79" w14:textId="1A98F864" w:rsidR="00FC0396" w:rsidRPr="00FD2A49" w:rsidRDefault="00FC0396" w:rsidP="00FC0396">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8</w:t>
            </w:r>
          </w:p>
        </w:tc>
        <w:tc>
          <w:tcPr>
            <w:tcW w:w="2197" w:type="pct"/>
            <w:vAlign w:val="center"/>
          </w:tcPr>
          <w:p w14:paraId="7DC3DB7A" w14:textId="27635D2D" w:rsidR="00FC0396" w:rsidRPr="00FD2A49" w:rsidRDefault="00FC0396" w:rsidP="00FC0396">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 xml:space="preserve">AHRI </w:t>
            </w:r>
            <w:r>
              <w:rPr>
                <w:rFonts w:asciiTheme="minorHAnsi" w:hAnsiTheme="minorHAnsi"/>
                <w:sz w:val="18"/>
                <w:szCs w:val="18"/>
              </w:rPr>
              <w:t>C</w:t>
            </w:r>
            <w:r w:rsidRPr="00FD2A49">
              <w:rPr>
                <w:rFonts w:asciiTheme="minorHAnsi" w:hAnsiTheme="minorHAnsi"/>
                <w:sz w:val="18"/>
                <w:szCs w:val="18"/>
              </w:rPr>
              <w:t xml:space="preserve">ertification </w:t>
            </w:r>
            <w:r>
              <w:rPr>
                <w:rFonts w:asciiTheme="minorHAnsi" w:hAnsiTheme="minorHAnsi"/>
                <w:sz w:val="18"/>
                <w:szCs w:val="18"/>
              </w:rPr>
              <w:t>N</w:t>
            </w:r>
            <w:r w:rsidRPr="00FD2A49">
              <w:rPr>
                <w:rFonts w:asciiTheme="minorHAnsi" w:hAnsiTheme="minorHAnsi"/>
                <w:sz w:val="18"/>
                <w:szCs w:val="18"/>
              </w:rPr>
              <w:t xml:space="preserve">umber for the </w:t>
            </w:r>
            <w:r>
              <w:rPr>
                <w:rFonts w:asciiTheme="minorHAnsi" w:hAnsiTheme="minorHAnsi"/>
                <w:sz w:val="18"/>
                <w:szCs w:val="18"/>
              </w:rPr>
              <w:t>I</w:t>
            </w:r>
            <w:r w:rsidRPr="00FD2A49">
              <w:rPr>
                <w:rFonts w:asciiTheme="minorHAnsi" w:hAnsiTheme="minorHAnsi"/>
                <w:sz w:val="18"/>
                <w:szCs w:val="18"/>
              </w:rPr>
              <w:t xml:space="preserve">nstalled </w:t>
            </w:r>
            <w:r>
              <w:rPr>
                <w:rFonts w:asciiTheme="minorHAnsi" w:hAnsiTheme="minorHAnsi"/>
                <w:sz w:val="18"/>
                <w:szCs w:val="18"/>
              </w:rPr>
              <w:t>S</w:t>
            </w:r>
            <w:r w:rsidRPr="00FD2A49">
              <w:rPr>
                <w:rFonts w:asciiTheme="minorHAnsi" w:hAnsiTheme="minorHAnsi"/>
                <w:sz w:val="18"/>
                <w:szCs w:val="18"/>
              </w:rPr>
              <w:t xml:space="preserve">pace </w:t>
            </w:r>
            <w:r>
              <w:rPr>
                <w:rFonts w:asciiTheme="minorHAnsi" w:hAnsiTheme="minorHAnsi"/>
                <w:sz w:val="18"/>
                <w:szCs w:val="18"/>
              </w:rPr>
              <w:t>C</w:t>
            </w:r>
            <w:r w:rsidRPr="00FD2A49">
              <w:rPr>
                <w:rFonts w:asciiTheme="minorHAnsi" w:hAnsiTheme="minorHAnsi"/>
                <w:sz w:val="18"/>
                <w:szCs w:val="18"/>
              </w:rPr>
              <w:t xml:space="preserve">onditioning </w:t>
            </w:r>
            <w:r>
              <w:rPr>
                <w:rFonts w:asciiTheme="minorHAnsi" w:hAnsiTheme="minorHAnsi"/>
                <w:sz w:val="18"/>
                <w:szCs w:val="18"/>
              </w:rPr>
              <w:t>S</w:t>
            </w:r>
            <w:r w:rsidRPr="00FD2A49">
              <w:rPr>
                <w:rFonts w:asciiTheme="minorHAnsi" w:hAnsiTheme="minorHAnsi"/>
                <w:sz w:val="18"/>
                <w:szCs w:val="18"/>
              </w:rPr>
              <w:t xml:space="preserve">ystem from </w:t>
            </w:r>
            <w:hyperlink r:id="rId22" w:history="1">
              <w:r w:rsidRPr="00FD2A49">
                <w:rPr>
                  <w:rStyle w:val="Hyperlink"/>
                  <w:rFonts w:asciiTheme="minorHAnsi" w:hAnsiTheme="minorHAnsi"/>
                  <w:sz w:val="18"/>
                  <w:szCs w:val="18"/>
                </w:rPr>
                <w:t>http://www.ahridirectory.org</w:t>
              </w:r>
            </w:hyperlink>
          </w:p>
        </w:tc>
        <w:tc>
          <w:tcPr>
            <w:tcW w:w="2536" w:type="pct"/>
            <w:vAlign w:val="center"/>
          </w:tcPr>
          <w:p w14:paraId="7DC3DB7C" w14:textId="10DC1FF0" w:rsidR="00FC0396" w:rsidRPr="00FD2A49" w:rsidRDefault="00FC0396" w:rsidP="00FC0396">
            <w:pPr>
              <w:rPr>
                <w:rFonts w:asciiTheme="minorHAnsi" w:hAnsiTheme="minorHAnsi"/>
                <w:sz w:val="18"/>
                <w:szCs w:val="18"/>
              </w:rPr>
            </w:pPr>
            <w:r w:rsidRPr="00FD2A49">
              <w:rPr>
                <w:rFonts w:asciiTheme="minorHAnsi" w:hAnsiTheme="minorHAnsi"/>
                <w:sz w:val="18"/>
                <w:szCs w:val="18"/>
              </w:rPr>
              <w:t>&lt;&lt;</w:t>
            </w:r>
            <w:r w:rsidRPr="00326D79">
              <w:rPr>
                <w:rFonts w:asciiTheme="minorHAnsi" w:hAnsiTheme="minorHAnsi"/>
                <w:sz w:val="10"/>
                <w:szCs w:val="10"/>
              </w:rPr>
              <w:t xml:space="preserve"> </w:t>
            </w:r>
            <w:r w:rsidRPr="0044528F">
              <w:rPr>
                <w:rFonts w:asciiTheme="minorHAnsi" w:hAnsiTheme="minorHAnsi"/>
                <w:sz w:val="18"/>
                <w:szCs w:val="18"/>
              </w:rPr>
              <w:t>if “Directory Used to Certify Product Performance”(A0</w:t>
            </w:r>
            <w:r w:rsidR="00871BAE">
              <w:rPr>
                <w:rFonts w:asciiTheme="minorHAnsi" w:hAnsiTheme="minorHAnsi"/>
                <w:sz w:val="18"/>
                <w:szCs w:val="18"/>
              </w:rPr>
              <w:t>7</w:t>
            </w:r>
            <w:r w:rsidRPr="0044528F">
              <w:rPr>
                <w:rFonts w:asciiTheme="minorHAnsi" w:hAnsiTheme="minorHAnsi"/>
                <w:sz w:val="18"/>
                <w:szCs w:val="18"/>
              </w:rPr>
              <w:t>) contains</w:t>
            </w:r>
            <w:r w:rsidRPr="00326D79">
              <w:rPr>
                <w:rFonts w:asciiTheme="minorHAnsi" w:hAnsiTheme="minorHAnsi"/>
                <w:sz w:val="10"/>
                <w:szCs w:val="10"/>
              </w:rPr>
              <w:t xml:space="preserve"> </w:t>
            </w:r>
            <w:r>
              <w:rPr>
                <w:rFonts w:asciiTheme="minorHAnsi" w:hAnsiTheme="minorHAnsi"/>
                <w:sz w:val="18"/>
                <w:szCs w:val="18"/>
              </w:rPr>
              <w:t>CEC or DOE result equals NA; else user input: numeric</w:t>
            </w:r>
            <w:r w:rsidRPr="00FD2A49">
              <w:rPr>
                <w:rFonts w:asciiTheme="minorHAnsi" w:hAnsiTheme="minorHAnsi"/>
                <w:sz w:val="18"/>
                <w:szCs w:val="18"/>
              </w:rPr>
              <w:t>&gt;&gt;</w:t>
            </w:r>
          </w:p>
        </w:tc>
      </w:tr>
      <w:tr w:rsidR="00FC0396" w:rsidRPr="00DC0895" w14:paraId="7DC3DB81" w14:textId="77777777" w:rsidTr="00F8738A">
        <w:trPr>
          <w:cantSplit/>
          <w:trHeight w:val="144"/>
        </w:trPr>
        <w:tc>
          <w:tcPr>
            <w:tcW w:w="267" w:type="pct"/>
            <w:vAlign w:val="center"/>
          </w:tcPr>
          <w:p w14:paraId="7DC3DB7E" w14:textId="3741BF2C" w:rsidR="00FC0396" w:rsidRPr="00FD2A49" w:rsidRDefault="00FC0396" w:rsidP="00FC0396">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9</w:t>
            </w:r>
          </w:p>
        </w:tc>
        <w:tc>
          <w:tcPr>
            <w:tcW w:w="2197" w:type="pct"/>
            <w:vAlign w:val="center"/>
          </w:tcPr>
          <w:p w14:paraId="7DC3DB7F" w14:textId="4D67DB14" w:rsidR="00FC0396" w:rsidRPr="00FD2A49" w:rsidRDefault="00FC0396" w:rsidP="00FC0396">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specific air handler,</w:t>
            </w:r>
            <w:r w:rsidDel="00216F5E">
              <w:rPr>
                <w:rFonts w:asciiTheme="minorHAnsi" w:hAnsiTheme="minorHAnsi"/>
                <w:sz w:val="18"/>
                <w:szCs w:val="18"/>
              </w:rPr>
              <w:t xml:space="preserve"> </w:t>
            </w:r>
            <w:r>
              <w:rPr>
                <w:rFonts w:asciiTheme="minorHAnsi" w:hAnsiTheme="minorHAnsi"/>
                <w:sz w:val="18"/>
                <w:szCs w:val="18"/>
              </w:rPr>
              <w:t xml:space="preserve">furnace or </w:t>
            </w:r>
            <w:proofErr w:type="spellStart"/>
            <w:r>
              <w:rPr>
                <w:rFonts w:asciiTheme="minorHAnsi" w:hAnsiTheme="minorHAnsi"/>
                <w:sz w:val="18"/>
                <w:szCs w:val="18"/>
              </w:rPr>
              <w:t>fancoil</w:t>
            </w:r>
            <w:proofErr w:type="spellEnd"/>
            <w:r>
              <w:rPr>
                <w:rFonts w:asciiTheme="minorHAnsi" w:hAnsiTheme="minorHAnsi"/>
                <w:sz w:val="18"/>
                <w:szCs w:val="18"/>
              </w:rPr>
              <w:t xml:space="preserve"> make and model?</w:t>
            </w:r>
          </w:p>
        </w:tc>
        <w:tc>
          <w:tcPr>
            <w:tcW w:w="2536" w:type="pct"/>
            <w:vAlign w:val="center"/>
          </w:tcPr>
          <w:p w14:paraId="3A105FE4" w14:textId="77777777" w:rsidR="00115611" w:rsidRDefault="00115611" w:rsidP="00115611">
            <w:pPr>
              <w:rPr>
                <w:rFonts w:asciiTheme="minorHAnsi" w:hAnsiTheme="minorHAnsi"/>
                <w:sz w:val="18"/>
                <w:szCs w:val="18"/>
              </w:rPr>
            </w:pPr>
            <w:r w:rsidRPr="00FD2A49">
              <w:rPr>
                <w:rFonts w:asciiTheme="minorHAnsi" w:hAnsiTheme="minorHAnsi"/>
                <w:sz w:val="18"/>
                <w:szCs w:val="18"/>
              </w:rPr>
              <w:t>&lt;&lt;</w:t>
            </w:r>
            <w:r>
              <w:rPr>
                <w:rFonts w:asciiTheme="minorHAnsi" w:hAnsiTheme="minorHAnsi"/>
                <w:sz w:val="18"/>
                <w:szCs w:val="18"/>
              </w:rPr>
              <w:t xml:space="preserve">user pick </w:t>
            </w:r>
            <w:r>
              <w:rPr>
                <w:rFonts w:asciiTheme="minorHAnsi" w:hAnsiTheme="minorHAnsi"/>
                <w:sz w:val="18"/>
                <w:szCs w:val="18"/>
                <w:u w:val="single"/>
              </w:rPr>
              <w:t xml:space="preserve">one </w:t>
            </w:r>
            <w:r>
              <w:rPr>
                <w:rFonts w:asciiTheme="minorHAnsi" w:hAnsiTheme="minorHAnsi"/>
                <w:sz w:val="18"/>
                <w:szCs w:val="18"/>
              </w:rPr>
              <w:t>value from the following four:</w:t>
            </w:r>
          </w:p>
          <w:p w14:paraId="213B7F6D" w14:textId="77777777" w:rsidR="00115611" w:rsidRDefault="00115611" w:rsidP="00115611">
            <w:pPr>
              <w:rPr>
                <w:rFonts w:asciiTheme="minorHAnsi" w:hAnsiTheme="minorHAnsi"/>
                <w:sz w:val="18"/>
                <w:szCs w:val="18"/>
              </w:rPr>
            </w:pPr>
            <w:r>
              <w:rPr>
                <w:rFonts w:asciiTheme="minorHAnsi" w:hAnsiTheme="minorHAnsi"/>
                <w:sz w:val="18"/>
                <w:szCs w:val="18"/>
              </w:rPr>
              <w:t>1:[furnace air-handling unit]</w:t>
            </w:r>
          </w:p>
          <w:p w14:paraId="02944B06" w14:textId="77777777" w:rsidR="00115611" w:rsidRDefault="00115611" w:rsidP="00115611">
            <w:pPr>
              <w:rPr>
                <w:rFonts w:asciiTheme="minorHAnsi" w:hAnsiTheme="minorHAnsi"/>
                <w:sz w:val="18"/>
                <w:szCs w:val="18"/>
              </w:rPr>
            </w:pPr>
            <w:r>
              <w:rPr>
                <w:rFonts w:asciiTheme="minorHAnsi" w:hAnsiTheme="minorHAnsi"/>
                <w:sz w:val="18"/>
                <w:szCs w:val="18"/>
              </w:rPr>
              <w:t>2:[</w:t>
            </w:r>
            <w:proofErr w:type="spellStart"/>
            <w:r>
              <w:rPr>
                <w:rFonts w:asciiTheme="minorHAnsi" w:hAnsiTheme="minorHAnsi"/>
                <w:sz w:val="18"/>
                <w:szCs w:val="18"/>
              </w:rPr>
              <w:t>fancoil</w:t>
            </w:r>
            <w:proofErr w:type="spellEnd"/>
            <w:r>
              <w:rPr>
                <w:rFonts w:asciiTheme="minorHAnsi" w:hAnsiTheme="minorHAnsi"/>
                <w:sz w:val="18"/>
                <w:szCs w:val="18"/>
              </w:rPr>
              <w:t xml:space="preserve"> air-handling unit]</w:t>
            </w:r>
          </w:p>
          <w:p w14:paraId="0E0ED12A" w14:textId="77777777" w:rsidR="00115611" w:rsidRDefault="00115611" w:rsidP="00115611">
            <w:pPr>
              <w:rPr>
                <w:rFonts w:asciiTheme="minorHAnsi" w:hAnsiTheme="minorHAnsi"/>
                <w:sz w:val="18"/>
                <w:szCs w:val="18"/>
              </w:rPr>
            </w:pPr>
            <w:r>
              <w:rPr>
                <w:rFonts w:asciiTheme="minorHAnsi" w:hAnsiTheme="minorHAnsi"/>
                <w:sz w:val="18"/>
                <w:szCs w:val="18"/>
              </w:rPr>
              <w:t>3:[non-furnace air-handling unit],</w:t>
            </w:r>
          </w:p>
          <w:p w14:paraId="7DC3DB80" w14:textId="0A746871" w:rsidR="00FC0396" w:rsidRPr="00871BAE" w:rsidRDefault="00115611" w:rsidP="0006407D">
            <w:pPr>
              <w:rPr>
                <w:rFonts w:asciiTheme="minorHAnsi" w:hAnsiTheme="minorHAnsi"/>
                <w:sz w:val="18"/>
                <w:szCs w:val="18"/>
              </w:rPr>
            </w:pPr>
            <w:r>
              <w:rPr>
                <w:rFonts w:asciiTheme="minorHAnsi" w:hAnsiTheme="minorHAnsi"/>
                <w:sz w:val="18"/>
                <w:szCs w:val="18"/>
              </w:rPr>
              <w:t>4:[no]&gt;&gt;</w:t>
            </w:r>
          </w:p>
        </w:tc>
      </w:tr>
      <w:tr w:rsidR="00FC0396" w:rsidRPr="00DC0895" w14:paraId="7DC3DB85" w14:textId="77777777" w:rsidTr="00F8738A">
        <w:trPr>
          <w:cantSplit/>
          <w:trHeight w:val="144"/>
        </w:trPr>
        <w:tc>
          <w:tcPr>
            <w:tcW w:w="267" w:type="pct"/>
            <w:vAlign w:val="center"/>
          </w:tcPr>
          <w:p w14:paraId="7DC3DB82" w14:textId="4132A894" w:rsidR="00FC0396" w:rsidRPr="00FD2A49" w:rsidRDefault="00FC0396" w:rsidP="00FC0396">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lastRenderedPageBreak/>
              <w:t>10</w:t>
            </w:r>
          </w:p>
        </w:tc>
        <w:tc>
          <w:tcPr>
            <w:tcW w:w="2197" w:type="pct"/>
            <w:vAlign w:val="center"/>
          </w:tcPr>
          <w:p w14:paraId="7DC3DB83" w14:textId="178F055A" w:rsidR="00FC0396" w:rsidRPr="00FD2A49" w:rsidRDefault="00FC0396" w:rsidP="00FC0396">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time delay relay (+TDR)?</w:t>
            </w:r>
          </w:p>
        </w:tc>
        <w:tc>
          <w:tcPr>
            <w:tcW w:w="2536" w:type="pct"/>
            <w:vAlign w:val="center"/>
          </w:tcPr>
          <w:p w14:paraId="7DC3DB84" w14:textId="600BC0F7" w:rsidR="00FC0396" w:rsidRPr="00FD2A49" w:rsidRDefault="00FC0396" w:rsidP="00FC0396">
            <w:pPr>
              <w:rPr>
                <w:rFonts w:asciiTheme="minorHAnsi" w:hAnsiTheme="minorHAnsi"/>
                <w:sz w:val="18"/>
                <w:szCs w:val="18"/>
              </w:rPr>
            </w:pPr>
            <w:r w:rsidRPr="00FD2A49">
              <w:rPr>
                <w:rFonts w:asciiTheme="minorHAnsi" w:hAnsiTheme="minorHAnsi"/>
                <w:sz w:val="18"/>
                <w:szCs w:val="18"/>
              </w:rPr>
              <w:t>&lt;&lt;user select</w:t>
            </w:r>
            <w:r>
              <w:rPr>
                <w:rFonts w:asciiTheme="minorHAnsi" w:hAnsiTheme="minorHAnsi"/>
                <w:sz w:val="18"/>
                <w:szCs w:val="18"/>
              </w:rPr>
              <w:t>ed,</w:t>
            </w:r>
            <w:r w:rsidRPr="00FD2A49">
              <w:rPr>
                <w:rFonts w:asciiTheme="minorHAnsi" w:hAnsiTheme="minorHAnsi"/>
                <w:sz w:val="18"/>
                <w:szCs w:val="18"/>
              </w:rPr>
              <w:t xml:space="preserve"> Yes or No</w:t>
            </w:r>
            <w:r>
              <w:rPr>
                <w:rFonts w:asciiTheme="minorHAnsi" w:hAnsiTheme="minorHAnsi"/>
                <w:sz w:val="18"/>
                <w:szCs w:val="18"/>
              </w:rPr>
              <w:t xml:space="preserve"> </w:t>
            </w:r>
            <w:r w:rsidRPr="0044528F">
              <w:rPr>
                <w:rFonts w:asciiTheme="minorHAnsi" w:hAnsiTheme="minorHAnsi"/>
                <w:sz w:val="18"/>
                <w:szCs w:val="18"/>
              </w:rPr>
              <w:t>based on information from Certification Directory or documentation, allow N/A entry if “Directory Used to Certify Product Performance”(A07) = CEC or DOE &gt;&gt;</w:t>
            </w:r>
          </w:p>
        </w:tc>
      </w:tr>
      <w:tr w:rsidR="00FC0396" w:rsidRPr="00DC0895" w14:paraId="7DC3DB89" w14:textId="77777777" w:rsidTr="00F8738A">
        <w:trPr>
          <w:cantSplit/>
          <w:trHeight w:val="144"/>
        </w:trPr>
        <w:tc>
          <w:tcPr>
            <w:tcW w:w="267" w:type="pct"/>
            <w:vAlign w:val="center"/>
          </w:tcPr>
          <w:p w14:paraId="7DC3DB86" w14:textId="38626683" w:rsidR="00FC0396" w:rsidRPr="00FD2A49" w:rsidRDefault="00FC0396" w:rsidP="00FC0396">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197" w:type="pct"/>
            <w:vAlign w:val="center"/>
          </w:tcPr>
          <w:p w14:paraId="7DC3DB87" w14:textId="2961F342" w:rsidR="00FC0396" w:rsidRPr="00FD2A49" w:rsidRDefault="00FC0396" w:rsidP="00FC0396">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TXV (+TXV)?</w:t>
            </w:r>
          </w:p>
        </w:tc>
        <w:tc>
          <w:tcPr>
            <w:tcW w:w="2536" w:type="pct"/>
            <w:vAlign w:val="center"/>
          </w:tcPr>
          <w:p w14:paraId="7DC3DB88" w14:textId="523ECE08" w:rsidR="00FC0396" w:rsidRPr="0044528F" w:rsidRDefault="00FC0396" w:rsidP="00FC0396">
            <w:pPr>
              <w:rPr>
                <w:rFonts w:asciiTheme="minorHAnsi" w:hAnsiTheme="minorHAnsi"/>
                <w:sz w:val="18"/>
                <w:szCs w:val="18"/>
              </w:rPr>
            </w:pPr>
            <w:r w:rsidRPr="0044528F">
              <w:rPr>
                <w:rFonts w:asciiTheme="minorHAnsi" w:hAnsiTheme="minorHAnsi"/>
                <w:sz w:val="18"/>
                <w:szCs w:val="18"/>
              </w:rPr>
              <w:t>&lt;&lt;user selected, Yes or No based on information from Certification Directory or documentation, allow N/A entry if “Directory Used to Certify Product Performance”(A07) = CEC or DOE &gt;&gt;</w:t>
            </w:r>
          </w:p>
        </w:tc>
      </w:tr>
    </w:tbl>
    <w:p w14:paraId="5D1987A1" w14:textId="17612A90" w:rsidR="00CC1275" w:rsidRDefault="00CC1275">
      <w:pPr>
        <w:rPr>
          <w:rFonts w:ascii="Calibri" w:hAnsi="Calibri"/>
          <w:b/>
          <w:bCs/>
          <w:szCs w:val="18"/>
        </w:rPr>
      </w:pPr>
    </w:p>
    <w:p w14:paraId="05AA9C99" w14:textId="77777777" w:rsidR="00CC1275" w:rsidRDefault="00CC1275">
      <w:pPr>
        <w:rPr>
          <w:rFonts w:ascii="Calibri" w:hAnsi="Calibri"/>
          <w:b/>
          <w:bCs/>
          <w:szCs w:val="18"/>
        </w:rPr>
      </w:pPr>
      <w:r>
        <w:rPr>
          <w:rFonts w:ascii="Calibri" w:hAnsi="Calibri"/>
          <w:b/>
          <w:bCs/>
          <w:szCs w:val="18"/>
        </w:rPr>
        <w:br w:type="page"/>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5"/>
        <w:gridCol w:w="1620"/>
        <w:gridCol w:w="990"/>
        <w:gridCol w:w="1080"/>
        <w:gridCol w:w="900"/>
        <w:gridCol w:w="1080"/>
        <w:gridCol w:w="900"/>
        <w:gridCol w:w="900"/>
        <w:gridCol w:w="1170"/>
        <w:gridCol w:w="1255"/>
      </w:tblGrid>
      <w:tr w:rsidR="00956B61" w:rsidRPr="000A0D4F" w14:paraId="4183201E" w14:textId="77777777" w:rsidTr="00956B61">
        <w:trPr>
          <w:cantSplit/>
          <w:trHeight w:val="504"/>
        </w:trPr>
        <w:tc>
          <w:tcPr>
            <w:tcW w:w="10790" w:type="dxa"/>
            <w:gridSpan w:val="10"/>
            <w:tcBorders>
              <w:bottom w:val="nil"/>
            </w:tcBorders>
          </w:tcPr>
          <w:p w14:paraId="1699F8F4" w14:textId="5A8413E1" w:rsidR="00956B61" w:rsidRDefault="00956B61" w:rsidP="00595DB9">
            <w:pPr>
              <w:rPr>
                <w:rFonts w:ascii="Calibri" w:hAnsi="Calibri"/>
                <w:b/>
                <w:sz w:val="18"/>
                <w:szCs w:val="18"/>
              </w:rPr>
            </w:pPr>
            <w:r>
              <w:rPr>
                <w:rFonts w:ascii="Calibri" w:hAnsi="Calibri"/>
                <w:b/>
                <w:szCs w:val="18"/>
              </w:rPr>
              <w:lastRenderedPageBreak/>
              <w:t>B</w:t>
            </w:r>
            <w:r w:rsidRPr="006A3EEB">
              <w:rPr>
                <w:rFonts w:ascii="Calibri" w:hAnsi="Calibri"/>
                <w:b/>
                <w:szCs w:val="18"/>
              </w:rPr>
              <w:t>.</w:t>
            </w:r>
            <w:r>
              <w:rPr>
                <w:rFonts w:ascii="Calibri" w:hAnsi="Calibri"/>
                <w:b/>
                <w:szCs w:val="18"/>
              </w:rPr>
              <w:t xml:space="preserve"> </w:t>
            </w:r>
            <w:r w:rsidRPr="00F80E7D">
              <w:rPr>
                <w:rFonts w:ascii="Calibri" w:hAnsi="Calibri"/>
                <w:b/>
                <w:szCs w:val="18"/>
              </w:rPr>
              <w:t xml:space="preserve">Rated Space Conditioning System Equipment </w:t>
            </w:r>
            <w:r>
              <w:rPr>
                <w:rFonts w:ascii="Calibri" w:hAnsi="Calibri"/>
                <w:b/>
                <w:szCs w:val="18"/>
              </w:rPr>
              <w:t>Information from Nameplate of the Installed System</w:t>
            </w:r>
          </w:p>
          <w:p w14:paraId="03504218" w14:textId="77777777" w:rsidR="00956B61" w:rsidRDefault="00956B61" w:rsidP="00595DB9">
            <w:pPr>
              <w:keepNext/>
              <w:rPr>
                <w:rFonts w:ascii="Calibri" w:hAnsi="Calibri"/>
                <w:i/>
                <w:sz w:val="18"/>
                <w:szCs w:val="18"/>
              </w:rPr>
            </w:pPr>
            <w:r w:rsidRPr="00EE4A98">
              <w:rPr>
                <w:rFonts w:ascii="Calibri" w:hAnsi="Calibri"/>
                <w:i/>
                <w:sz w:val="18"/>
                <w:szCs w:val="18"/>
              </w:rPr>
              <w:t xml:space="preserve">The data on </w:t>
            </w:r>
            <w:r>
              <w:rPr>
                <w:rFonts w:ascii="Calibri" w:hAnsi="Calibri"/>
                <w:i/>
                <w:sz w:val="18"/>
                <w:szCs w:val="18"/>
              </w:rPr>
              <w:t xml:space="preserve">the </w:t>
            </w:r>
            <w:r w:rsidRPr="00EE4A98">
              <w:rPr>
                <w:rFonts w:ascii="Calibri" w:hAnsi="Calibri"/>
                <w:i/>
                <w:sz w:val="18"/>
                <w:szCs w:val="18"/>
              </w:rPr>
              <w:t>nameplate of the installed component shall conform to the data for the component as shown</w:t>
            </w:r>
            <w:r>
              <w:rPr>
                <w:rFonts w:ascii="Calibri" w:hAnsi="Calibri"/>
                <w:i/>
                <w:sz w:val="18"/>
                <w:szCs w:val="18"/>
              </w:rPr>
              <w:t xml:space="preserve"> in the Directory used to certify product performance </w:t>
            </w:r>
            <w:r w:rsidRPr="00EE4A98">
              <w:rPr>
                <w:rFonts w:ascii="Calibri" w:hAnsi="Calibri"/>
                <w:i/>
                <w:sz w:val="18"/>
                <w:szCs w:val="18"/>
              </w:rPr>
              <w:t>in order to demonstrate compliance.</w:t>
            </w:r>
          </w:p>
          <w:p w14:paraId="6FE5BD19" w14:textId="5AB9E4F9" w:rsidR="001E4168" w:rsidRPr="00326D79" w:rsidRDefault="00D31F3A" w:rsidP="001E4168">
            <w:pPr>
              <w:keepNext/>
              <w:rPr>
                <w:rFonts w:ascii="Calibri" w:hAnsi="Calibri"/>
                <w:sz w:val="12"/>
                <w:szCs w:val="12"/>
              </w:rPr>
            </w:pPr>
            <w:r w:rsidRPr="00326D79">
              <w:rPr>
                <w:rFonts w:ascii="Calibri" w:hAnsi="Calibri"/>
                <w:sz w:val="12"/>
                <w:szCs w:val="12"/>
              </w:rPr>
              <w:t>&lt;&lt;</w:t>
            </w:r>
            <w:r w:rsidRPr="00326D79">
              <w:rPr>
                <w:rFonts w:ascii="Calibri" w:hAnsi="Calibri"/>
                <w:b/>
                <w:sz w:val="12"/>
                <w:szCs w:val="12"/>
              </w:rPr>
              <w:t>if</w:t>
            </w:r>
            <w:r w:rsidRPr="00326D79">
              <w:rPr>
                <w:rFonts w:ascii="Calibri" w:hAnsi="Calibri"/>
                <w:sz w:val="12"/>
                <w:szCs w:val="12"/>
              </w:rPr>
              <w:t xml:space="preserve"> a value=yes is given in </w:t>
            </w:r>
            <w:r w:rsidRPr="00326D79">
              <w:rPr>
                <w:rFonts w:ascii="Calibri" w:hAnsi="Calibri"/>
                <w:sz w:val="12"/>
                <w:szCs w:val="12"/>
                <w:u w:val="single"/>
              </w:rPr>
              <w:t>one or more</w:t>
            </w:r>
            <w:r w:rsidRPr="00326D79">
              <w:rPr>
                <w:rFonts w:ascii="Calibri" w:hAnsi="Calibri"/>
                <w:sz w:val="12"/>
                <w:szCs w:val="12"/>
              </w:rPr>
              <w:t xml:space="preserve"> of the following</w:t>
            </w:r>
            <w:r w:rsidR="001E4168" w:rsidRPr="00326D79">
              <w:rPr>
                <w:rFonts w:ascii="Calibri" w:hAnsi="Calibri"/>
                <w:sz w:val="12"/>
                <w:szCs w:val="12"/>
              </w:rPr>
              <w:t xml:space="preserve"> 3 locations: A0</w:t>
            </w:r>
            <w:del w:id="247" w:author="Shewmaker, Michael@Energy" w:date="2022-01-18T14:31:00Z">
              <w:r w:rsidR="001E4168" w:rsidRPr="00326D79" w:rsidDel="00C77F22">
                <w:rPr>
                  <w:rFonts w:ascii="Calibri" w:hAnsi="Calibri"/>
                  <w:sz w:val="12"/>
                  <w:szCs w:val="12"/>
                </w:rPr>
                <w:delText>3</w:delText>
              </w:r>
            </w:del>
            <w:ins w:id="248" w:author="Shewmaker, Michael@Energy" w:date="2022-01-18T14:31:00Z">
              <w:r w:rsidR="00C77F22">
                <w:rPr>
                  <w:rFonts w:ascii="Calibri" w:hAnsi="Calibri"/>
                  <w:sz w:val="12"/>
                  <w:szCs w:val="12"/>
                </w:rPr>
                <w:t>4</w:t>
              </w:r>
            </w:ins>
            <w:r w:rsidR="001E4168" w:rsidRPr="00326D79">
              <w:rPr>
                <w:rFonts w:ascii="Calibri" w:hAnsi="Calibri"/>
                <w:sz w:val="12"/>
                <w:szCs w:val="12"/>
              </w:rPr>
              <w:t>, A0</w:t>
            </w:r>
            <w:del w:id="249" w:author="Shewmaker, Michael@Energy" w:date="2022-01-18T14:31:00Z">
              <w:r w:rsidR="001E4168" w:rsidRPr="00326D79" w:rsidDel="00C77F22">
                <w:rPr>
                  <w:rFonts w:ascii="Calibri" w:hAnsi="Calibri"/>
                  <w:sz w:val="12"/>
                  <w:szCs w:val="12"/>
                </w:rPr>
                <w:delText>4</w:delText>
              </w:r>
            </w:del>
            <w:ins w:id="250" w:author="Shewmaker, Michael@Energy" w:date="2022-01-18T14:31:00Z">
              <w:r w:rsidR="00C77F22">
                <w:rPr>
                  <w:rFonts w:ascii="Calibri" w:hAnsi="Calibri"/>
                  <w:sz w:val="12"/>
                  <w:szCs w:val="12"/>
                </w:rPr>
                <w:t>5</w:t>
              </w:r>
            </w:ins>
            <w:r w:rsidR="001E4168" w:rsidRPr="00326D79">
              <w:rPr>
                <w:rFonts w:ascii="Calibri" w:hAnsi="Calibri"/>
                <w:sz w:val="12"/>
                <w:szCs w:val="12"/>
              </w:rPr>
              <w:t>, A0</w:t>
            </w:r>
            <w:del w:id="251" w:author="Shewmaker, Michael@Energy" w:date="2022-01-18T14:31:00Z">
              <w:r w:rsidR="001E4168" w:rsidRPr="00326D79" w:rsidDel="00C77F22">
                <w:rPr>
                  <w:rFonts w:ascii="Calibri" w:hAnsi="Calibri"/>
                  <w:sz w:val="12"/>
                  <w:szCs w:val="12"/>
                </w:rPr>
                <w:delText>5</w:delText>
              </w:r>
            </w:del>
            <w:ins w:id="252" w:author="Shewmaker, Michael@Energy" w:date="2022-01-18T14:31:00Z">
              <w:r w:rsidR="00C77F22">
                <w:rPr>
                  <w:rFonts w:ascii="Calibri" w:hAnsi="Calibri"/>
                  <w:sz w:val="12"/>
                  <w:szCs w:val="12"/>
                </w:rPr>
                <w:t>6</w:t>
              </w:r>
            </w:ins>
            <w:r w:rsidR="001E4168" w:rsidRPr="00326D79">
              <w:rPr>
                <w:rFonts w:ascii="Calibri" w:hAnsi="Calibri"/>
                <w:sz w:val="12"/>
                <w:szCs w:val="12"/>
              </w:rPr>
              <w:t xml:space="preserve">, </w:t>
            </w:r>
            <w:ins w:id="253" w:author="Markstrum, Alexis@Energy" w:date="2021-10-14T12:32:00Z">
              <w:r w:rsidR="00C15BA6">
                <w:rPr>
                  <w:rFonts w:ascii="Calibri" w:hAnsi="Calibri"/>
                  <w:sz w:val="12"/>
                  <w:szCs w:val="12"/>
                </w:rPr>
                <w:t>A0</w:t>
              </w:r>
              <w:del w:id="254" w:author="Shewmaker, Michael@Energy" w:date="2022-01-18T14:31:00Z">
                <w:r w:rsidR="00C15BA6" w:rsidDel="00C77F22">
                  <w:rPr>
                    <w:rFonts w:ascii="Calibri" w:hAnsi="Calibri"/>
                    <w:sz w:val="12"/>
                    <w:szCs w:val="12"/>
                  </w:rPr>
                  <w:delText>6</w:delText>
                </w:r>
              </w:del>
            </w:ins>
            <w:ins w:id="255" w:author="Shewmaker, Michael@Energy" w:date="2022-01-18T14:31:00Z">
              <w:r w:rsidR="00C77F22">
                <w:rPr>
                  <w:rFonts w:ascii="Calibri" w:hAnsi="Calibri"/>
                  <w:sz w:val="12"/>
                  <w:szCs w:val="12"/>
                </w:rPr>
                <w:t>7</w:t>
              </w:r>
            </w:ins>
            <w:ins w:id="256" w:author="Markstrum, Alexis@Energy" w:date="2021-10-14T12:32:00Z">
              <w:r w:rsidR="00C15BA6">
                <w:rPr>
                  <w:rFonts w:ascii="Calibri" w:hAnsi="Calibri"/>
                  <w:sz w:val="12"/>
                  <w:szCs w:val="12"/>
                </w:rPr>
                <w:t xml:space="preserve">, </w:t>
              </w:r>
            </w:ins>
            <w:r w:rsidR="001E4168" w:rsidRPr="00326D79">
              <w:rPr>
                <w:rFonts w:ascii="Calibri" w:hAnsi="Calibri"/>
                <w:b/>
                <w:sz w:val="12"/>
                <w:szCs w:val="12"/>
              </w:rPr>
              <w:t>then</w:t>
            </w:r>
            <w:r w:rsidR="001E4168" w:rsidRPr="00326D79">
              <w:rPr>
                <w:rFonts w:ascii="Calibri" w:hAnsi="Calibri"/>
                <w:sz w:val="12"/>
                <w:szCs w:val="12"/>
              </w:rPr>
              <w:t xml:space="preserve"> enter one row of data in this table for each indoor unit listed on the MCH-01</w:t>
            </w:r>
            <w:r w:rsidR="006759F2">
              <w:rPr>
                <w:rFonts w:ascii="Calibri" w:hAnsi="Calibri"/>
                <w:sz w:val="12"/>
                <w:szCs w:val="12"/>
              </w:rPr>
              <w:t xml:space="preserve"> if applicable, otherwise enter one row of data for a packaged unit on the MCH-01</w:t>
            </w:r>
            <w:r w:rsidR="001E4168" w:rsidRPr="00326D79">
              <w:rPr>
                <w:rFonts w:ascii="Calibri" w:hAnsi="Calibri"/>
                <w:sz w:val="12"/>
                <w:szCs w:val="12"/>
              </w:rPr>
              <w:t xml:space="preserve">. </w:t>
            </w:r>
            <w:r w:rsidR="001E4168" w:rsidRPr="00326D79">
              <w:rPr>
                <w:sz w:val="12"/>
                <w:szCs w:val="12"/>
              </w:rPr>
              <w:t xml:space="preserve"> </w:t>
            </w:r>
            <w:r w:rsidR="001E4168" w:rsidRPr="00326D79">
              <w:rPr>
                <w:rFonts w:ascii="Calibri" w:hAnsi="Calibri"/>
                <w:sz w:val="12"/>
                <w:szCs w:val="12"/>
              </w:rPr>
              <w:t>note: reference applicable values as follows:</w:t>
            </w:r>
          </w:p>
          <w:p w14:paraId="5B9448D0" w14:textId="77777777" w:rsidR="001E4168" w:rsidRPr="00326D79" w:rsidRDefault="001E4168" w:rsidP="001E4168">
            <w:pPr>
              <w:keepNext/>
              <w:rPr>
                <w:rFonts w:ascii="Calibri" w:hAnsi="Calibri"/>
                <w:sz w:val="12"/>
                <w:szCs w:val="12"/>
              </w:rPr>
            </w:pPr>
            <w:r w:rsidRPr="00326D79">
              <w:rPr>
                <w:rFonts w:ascii="Calibri" w:hAnsi="Calibri"/>
                <w:sz w:val="12"/>
                <w:szCs w:val="12"/>
              </w:rPr>
              <w:t>**G03 on MCH-01a for split systems,</w:t>
            </w:r>
          </w:p>
          <w:p w14:paraId="62BA4095" w14:textId="77777777" w:rsidR="001E4168" w:rsidRPr="00326D79" w:rsidRDefault="001E4168" w:rsidP="001E4168">
            <w:pPr>
              <w:keepNext/>
              <w:rPr>
                <w:rFonts w:ascii="Calibri" w:hAnsi="Calibri"/>
                <w:sz w:val="12"/>
                <w:szCs w:val="12"/>
              </w:rPr>
            </w:pPr>
            <w:r w:rsidRPr="00326D79">
              <w:rPr>
                <w:rFonts w:ascii="Calibri" w:hAnsi="Calibri"/>
                <w:sz w:val="12"/>
                <w:szCs w:val="12"/>
              </w:rPr>
              <w:t>**H03 on MCH-01d for split systems,</w:t>
            </w:r>
          </w:p>
          <w:p w14:paraId="1E4C78FC" w14:textId="77777777" w:rsidR="001E4168" w:rsidRPr="00326D79" w:rsidRDefault="001E4168" w:rsidP="001E4168">
            <w:pPr>
              <w:keepNext/>
              <w:rPr>
                <w:rFonts w:ascii="Calibri" w:hAnsi="Calibri"/>
                <w:sz w:val="12"/>
                <w:szCs w:val="12"/>
              </w:rPr>
            </w:pPr>
            <w:r w:rsidRPr="00326D79">
              <w:rPr>
                <w:rFonts w:ascii="Calibri" w:hAnsi="Calibri"/>
                <w:sz w:val="12"/>
                <w:szCs w:val="12"/>
              </w:rPr>
              <w:t>**J03 on MCH-01a for packaged systems,</w:t>
            </w:r>
          </w:p>
          <w:p w14:paraId="2BF06C9A" w14:textId="54DA9A5F" w:rsidR="00D31F3A" w:rsidRPr="00326D79" w:rsidRDefault="001E4168" w:rsidP="001E4168">
            <w:pPr>
              <w:keepNext/>
              <w:rPr>
                <w:rFonts w:ascii="Calibri" w:hAnsi="Calibri"/>
                <w:sz w:val="18"/>
                <w:szCs w:val="18"/>
              </w:rPr>
            </w:pPr>
            <w:r w:rsidRPr="00326D79">
              <w:rPr>
                <w:rFonts w:ascii="Calibri" w:hAnsi="Calibri"/>
                <w:sz w:val="12"/>
                <w:szCs w:val="12"/>
              </w:rPr>
              <w:t>**either K03 or L03 on MCH-01d for packaged systems&gt;&gt;</w:t>
            </w:r>
          </w:p>
        </w:tc>
      </w:tr>
      <w:tr w:rsidR="001E4168" w:rsidRPr="006A3EEB" w:rsidDel="002840B2" w14:paraId="4A8F8928" w14:textId="77777777" w:rsidTr="00326D79">
        <w:trPr>
          <w:cantSplit/>
          <w:trHeight w:val="188"/>
        </w:trPr>
        <w:tc>
          <w:tcPr>
            <w:tcW w:w="895" w:type="dxa"/>
            <w:vMerge w:val="restart"/>
            <w:vAlign w:val="center"/>
          </w:tcPr>
          <w:p w14:paraId="5E74065F" w14:textId="77777777" w:rsidR="00956B61" w:rsidRPr="006A3EEB" w:rsidRDefault="00956B61" w:rsidP="00595DB9">
            <w:pPr>
              <w:keepNext/>
              <w:jc w:val="center"/>
              <w:rPr>
                <w:rFonts w:ascii="Calibri" w:hAnsi="Calibri"/>
                <w:sz w:val="18"/>
                <w:szCs w:val="18"/>
              </w:rPr>
            </w:pPr>
            <w:r w:rsidRPr="006A3EEB">
              <w:rPr>
                <w:rFonts w:ascii="Calibri" w:hAnsi="Calibri"/>
                <w:sz w:val="18"/>
                <w:szCs w:val="18"/>
              </w:rPr>
              <w:t>01</w:t>
            </w:r>
          </w:p>
        </w:tc>
        <w:tc>
          <w:tcPr>
            <w:tcW w:w="1620" w:type="dxa"/>
            <w:vMerge w:val="restart"/>
            <w:vAlign w:val="center"/>
          </w:tcPr>
          <w:p w14:paraId="242564CC" w14:textId="77777777" w:rsidR="00956B61" w:rsidRPr="006A3EEB" w:rsidRDefault="00956B61" w:rsidP="00595DB9">
            <w:pPr>
              <w:keepNext/>
              <w:jc w:val="center"/>
              <w:rPr>
                <w:rFonts w:ascii="Calibri" w:hAnsi="Calibri"/>
                <w:sz w:val="18"/>
                <w:szCs w:val="18"/>
              </w:rPr>
            </w:pPr>
            <w:r w:rsidRPr="006A3EEB">
              <w:rPr>
                <w:rFonts w:ascii="Calibri" w:hAnsi="Calibri"/>
                <w:sz w:val="18"/>
                <w:szCs w:val="18"/>
              </w:rPr>
              <w:t>02</w:t>
            </w:r>
          </w:p>
        </w:tc>
        <w:tc>
          <w:tcPr>
            <w:tcW w:w="990" w:type="dxa"/>
            <w:vMerge w:val="restart"/>
            <w:vAlign w:val="center"/>
          </w:tcPr>
          <w:p w14:paraId="4998AA5E" w14:textId="77777777" w:rsidR="00956B61" w:rsidRPr="006A3EEB" w:rsidRDefault="00956B61" w:rsidP="00595DB9">
            <w:pPr>
              <w:keepNext/>
              <w:jc w:val="center"/>
              <w:rPr>
                <w:rFonts w:ascii="Calibri" w:hAnsi="Calibri"/>
                <w:sz w:val="18"/>
                <w:szCs w:val="18"/>
              </w:rPr>
            </w:pPr>
            <w:r w:rsidRPr="006A3EEB">
              <w:rPr>
                <w:rFonts w:ascii="Calibri" w:hAnsi="Calibri"/>
                <w:sz w:val="18"/>
                <w:szCs w:val="18"/>
              </w:rPr>
              <w:t>03</w:t>
            </w:r>
          </w:p>
        </w:tc>
        <w:tc>
          <w:tcPr>
            <w:tcW w:w="1080" w:type="dxa"/>
            <w:vMerge w:val="restart"/>
            <w:vAlign w:val="center"/>
          </w:tcPr>
          <w:p w14:paraId="5E1DB20C" w14:textId="67017456" w:rsidR="00956B61" w:rsidRDefault="00956B61" w:rsidP="00956B61">
            <w:pPr>
              <w:keepNext/>
              <w:jc w:val="center"/>
              <w:rPr>
                <w:rFonts w:ascii="Calibri" w:hAnsi="Calibri"/>
                <w:sz w:val="18"/>
                <w:szCs w:val="18"/>
              </w:rPr>
            </w:pPr>
            <w:r>
              <w:rPr>
                <w:rFonts w:ascii="Calibri" w:hAnsi="Calibri"/>
                <w:sz w:val="18"/>
                <w:szCs w:val="18"/>
              </w:rPr>
              <w:t>04</w:t>
            </w:r>
          </w:p>
        </w:tc>
        <w:tc>
          <w:tcPr>
            <w:tcW w:w="6205" w:type="dxa"/>
            <w:gridSpan w:val="6"/>
          </w:tcPr>
          <w:p w14:paraId="00CCC433" w14:textId="47FED654" w:rsidR="00956B61" w:rsidRDefault="00956B61" w:rsidP="00551D3B">
            <w:pPr>
              <w:keepNext/>
              <w:jc w:val="center"/>
              <w:rPr>
                <w:rFonts w:ascii="Calibri" w:hAnsi="Calibri"/>
                <w:sz w:val="18"/>
                <w:szCs w:val="18"/>
              </w:rPr>
            </w:pPr>
            <w:r>
              <w:rPr>
                <w:rFonts w:ascii="Calibri" w:hAnsi="Calibri"/>
                <w:sz w:val="18"/>
                <w:szCs w:val="18"/>
              </w:rPr>
              <w:t>Data from nameplate of installed system component</w:t>
            </w:r>
          </w:p>
        </w:tc>
      </w:tr>
      <w:tr w:rsidR="001E4168" w:rsidRPr="006A3EEB" w:rsidDel="002840B2" w14:paraId="4747DB70" w14:textId="77777777" w:rsidTr="00326D79">
        <w:trPr>
          <w:cantSplit/>
          <w:trHeight w:val="188"/>
        </w:trPr>
        <w:tc>
          <w:tcPr>
            <w:tcW w:w="895" w:type="dxa"/>
            <w:vMerge/>
            <w:vAlign w:val="center"/>
          </w:tcPr>
          <w:p w14:paraId="7F8D98F2" w14:textId="77777777" w:rsidR="00956B61" w:rsidRPr="006A3EEB" w:rsidRDefault="00956B61" w:rsidP="00595DB9">
            <w:pPr>
              <w:keepNext/>
              <w:jc w:val="center"/>
              <w:rPr>
                <w:rFonts w:ascii="Calibri" w:hAnsi="Calibri"/>
                <w:sz w:val="18"/>
                <w:szCs w:val="18"/>
              </w:rPr>
            </w:pPr>
          </w:p>
        </w:tc>
        <w:tc>
          <w:tcPr>
            <w:tcW w:w="1620" w:type="dxa"/>
            <w:vMerge/>
            <w:vAlign w:val="center"/>
          </w:tcPr>
          <w:p w14:paraId="76318A46" w14:textId="77777777" w:rsidR="00956B61" w:rsidRPr="006A3EEB" w:rsidRDefault="00956B61" w:rsidP="00595DB9">
            <w:pPr>
              <w:keepNext/>
              <w:jc w:val="center"/>
              <w:rPr>
                <w:rFonts w:ascii="Calibri" w:hAnsi="Calibri"/>
                <w:sz w:val="18"/>
                <w:szCs w:val="18"/>
              </w:rPr>
            </w:pPr>
          </w:p>
        </w:tc>
        <w:tc>
          <w:tcPr>
            <w:tcW w:w="990" w:type="dxa"/>
            <w:vMerge/>
            <w:vAlign w:val="center"/>
          </w:tcPr>
          <w:p w14:paraId="6592A420" w14:textId="77777777" w:rsidR="00956B61" w:rsidRPr="006A3EEB" w:rsidRDefault="00956B61" w:rsidP="00595DB9">
            <w:pPr>
              <w:keepNext/>
              <w:jc w:val="center"/>
              <w:rPr>
                <w:rFonts w:ascii="Calibri" w:hAnsi="Calibri"/>
                <w:sz w:val="18"/>
                <w:szCs w:val="18"/>
              </w:rPr>
            </w:pPr>
          </w:p>
        </w:tc>
        <w:tc>
          <w:tcPr>
            <w:tcW w:w="1080" w:type="dxa"/>
            <w:vMerge/>
          </w:tcPr>
          <w:p w14:paraId="3FED1659" w14:textId="77777777" w:rsidR="00956B61" w:rsidRPr="006A3EEB" w:rsidRDefault="00956B61" w:rsidP="00595DB9">
            <w:pPr>
              <w:keepNext/>
              <w:jc w:val="center"/>
              <w:rPr>
                <w:rFonts w:ascii="Calibri" w:hAnsi="Calibri"/>
                <w:sz w:val="18"/>
                <w:szCs w:val="18"/>
              </w:rPr>
            </w:pPr>
          </w:p>
        </w:tc>
        <w:tc>
          <w:tcPr>
            <w:tcW w:w="900" w:type="dxa"/>
            <w:vAlign w:val="center"/>
          </w:tcPr>
          <w:p w14:paraId="45AF53D7" w14:textId="17FB7941" w:rsidR="00956B61" w:rsidRPr="006A3EEB" w:rsidRDefault="00956B61" w:rsidP="00595DB9">
            <w:pPr>
              <w:keepNext/>
              <w:jc w:val="center"/>
              <w:rPr>
                <w:rFonts w:ascii="Calibri" w:hAnsi="Calibri"/>
                <w:sz w:val="18"/>
                <w:szCs w:val="18"/>
              </w:rPr>
            </w:pPr>
            <w:r>
              <w:rPr>
                <w:rFonts w:ascii="Calibri" w:hAnsi="Calibri"/>
                <w:sz w:val="18"/>
                <w:szCs w:val="18"/>
              </w:rPr>
              <w:t>05</w:t>
            </w:r>
          </w:p>
        </w:tc>
        <w:tc>
          <w:tcPr>
            <w:tcW w:w="1080" w:type="dxa"/>
            <w:vAlign w:val="center"/>
          </w:tcPr>
          <w:p w14:paraId="72302E60" w14:textId="25677647" w:rsidR="00956B61" w:rsidRPr="006A3EEB" w:rsidRDefault="00956B61" w:rsidP="00595DB9">
            <w:pPr>
              <w:keepNext/>
              <w:jc w:val="center"/>
              <w:rPr>
                <w:rFonts w:ascii="Calibri" w:hAnsi="Calibri"/>
                <w:sz w:val="18"/>
                <w:szCs w:val="18"/>
              </w:rPr>
            </w:pPr>
            <w:r>
              <w:rPr>
                <w:rFonts w:ascii="Calibri" w:hAnsi="Calibri"/>
                <w:sz w:val="18"/>
                <w:szCs w:val="18"/>
              </w:rPr>
              <w:t>06</w:t>
            </w:r>
          </w:p>
        </w:tc>
        <w:tc>
          <w:tcPr>
            <w:tcW w:w="900" w:type="dxa"/>
            <w:vAlign w:val="center"/>
          </w:tcPr>
          <w:p w14:paraId="3D701FD2" w14:textId="33F50851" w:rsidR="00956B61" w:rsidRPr="006A3EEB" w:rsidDel="002840B2" w:rsidRDefault="00956B61" w:rsidP="00595DB9">
            <w:pPr>
              <w:keepNext/>
              <w:jc w:val="center"/>
              <w:rPr>
                <w:rFonts w:ascii="Calibri" w:hAnsi="Calibri"/>
                <w:sz w:val="18"/>
                <w:szCs w:val="18"/>
              </w:rPr>
            </w:pPr>
            <w:r>
              <w:rPr>
                <w:rFonts w:ascii="Calibri" w:hAnsi="Calibri"/>
                <w:sz w:val="18"/>
                <w:szCs w:val="18"/>
              </w:rPr>
              <w:t>07</w:t>
            </w:r>
          </w:p>
        </w:tc>
        <w:tc>
          <w:tcPr>
            <w:tcW w:w="900" w:type="dxa"/>
            <w:vAlign w:val="center"/>
          </w:tcPr>
          <w:p w14:paraId="11819A60" w14:textId="5A4CDDD8" w:rsidR="00956B61" w:rsidRPr="006A3EEB" w:rsidRDefault="00956B61" w:rsidP="00595DB9">
            <w:pPr>
              <w:keepNext/>
              <w:jc w:val="center"/>
              <w:rPr>
                <w:rFonts w:ascii="Calibri" w:hAnsi="Calibri"/>
                <w:sz w:val="18"/>
                <w:szCs w:val="18"/>
              </w:rPr>
            </w:pPr>
            <w:r>
              <w:rPr>
                <w:rFonts w:ascii="Calibri" w:hAnsi="Calibri"/>
                <w:sz w:val="18"/>
                <w:szCs w:val="18"/>
              </w:rPr>
              <w:t>08</w:t>
            </w:r>
          </w:p>
        </w:tc>
        <w:tc>
          <w:tcPr>
            <w:tcW w:w="1170" w:type="dxa"/>
            <w:vAlign w:val="center"/>
          </w:tcPr>
          <w:p w14:paraId="340C1B9C" w14:textId="51E7A02D" w:rsidR="00956B61" w:rsidRPr="006A3EEB" w:rsidRDefault="00956B61" w:rsidP="00595DB9">
            <w:pPr>
              <w:keepNext/>
              <w:jc w:val="center"/>
              <w:rPr>
                <w:rFonts w:ascii="Calibri" w:hAnsi="Calibri"/>
                <w:sz w:val="18"/>
                <w:szCs w:val="18"/>
              </w:rPr>
            </w:pPr>
            <w:r>
              <w:rPr>
                <w:rFonts w:ascii="Calibri" w:hAnsi="Calibri"/>
                <w:sz w:val="18"/>
                <w:szCs w:val="18"/>
              </w:rPr>
              <w:t>09</w:t>
            </w:r>
          </w:p>
        </w:tc>
        <w:tc>
          <w:tcPr>
            <w:tcW w:w="1255" w:type="dxa"/>
            <w:vAlign w:val="center"/>
          </w:tcPr>
          <w:p w14:paraId="4F8BF521" w14:textId="3DF8D017" w:rsidR="00956B61" w:rsidRPr="006A3EEB" w:rsidRDefault="00956B61" w:rsidP="00595DB9">
            <w:pPr>
              <w:keepNext/>
              <w:jc w:val="center"/>
              <w:rPr>
                <w:rFonts w:ascii="Calibri" w:hAnsi="Calibri"/>
                <w:sz w:val="18"/>
                <w:szCs w:val="18"/>
              </w:rPr>
            </w:pPr>
            <w:r>
              <w:rPr>
                <w:rFonts w:ascii="Calibri" w:hAnsi="Calibri"/>
                <w:sz w:val="18"/>
                <w:szCs w:val="18"/>
              </w:rPr>
              <w:t>10</w:t>
            </w:r>
          </w:p>
        </w:tc>
      </w:tr>
      <w:tr w:rsidR="001E4168" w:rsidRPr="006A3EEB" w14:paraId="468055FD" w14:textId="77777777" w:rsidTr="00326D79">
        <w:trPr>
          <w:cantSplit/>
          <w:trHeight w:val="576"/>
        </w:trPr>
        <w:tc>
          <w:tcPr>
            <w:tcW w:w="895" w:type="dxa"/>
            <w:tcMar>
              <w:left w:w="43" w:type="dxa"/>
              <w:right w:w="43" w:type="dxa"/>
            </w:tcMar>
            <w:vAlign w:val="bottom"/>
          </w:tcPr>
          <w:p w14:paraId="2ABA3978" w14:textId="284F6C21" w:rsidR="00956B61" w:rsidRPr="006A3EEB" w:rsidRDefault="00956B61" w:rsidP="007B3B33">
            <w:pPr>
              <w:keepNext/>
              <w:jc w:val="center"/>
              <w:rPr>
                <w:rFonts w:ascii="Calibri" w:hAnsi="Calibri"/>
                <w:b/>
                <w:sz w:val="18"/>
                <w:szCs w:val="18"/>
              </w:rPr>
            </w:pPr>
            <w:r w:rsidRPr="006A3EEB">
              <w:rPr>
                <w:rFonts w:ascii="Calibri" w:hAnsi="Calibri"/>
                <w:sz w:val="18"/>
                <w:szCs w:val="18"/>
              </w:rPr>
              <w:t xml:space="preserve">SC System ID/Name </w:t>
            </w:r>
            <w:r>
              <w:t xml:space="preserve"> </w:t>
            </w:r>
            <w:r w:rsidRPr="009B77EA">
              <w:rPr>
                <w:rFonts w:ascii="Calibri" w:hAnsi="Calibri"/>
                <w:sz w:val="18"/>
                <w:szCs w:val="18"/>
              </w:rPr>
              <w:t>from CF1R</w:t>
            </w:r>
          </w:p>
        </w:tc>
        <w:tc>
          <w:tcPr>
            <w:tcW w:w="1620" w:type="dxa"/>
            <w:tcMar>
              <w:left w:w="43" w:type="dxa"/>
              <w:right w:w="43" w:type="dxa"/>
            </w:tcMar>
            <w:vAlign w:val="bottom"/>
          </w:tcPr>
          <w:p w14:paraId="453B8C02" w14:textId="77777777" w:rsidR="00956B61" w:rsidRPr="006A3EEB" w:rsidRDefault="00956B61" w:rsidP="00595DB9">
            <w:pPr>
              <w:keepNext/>
              <w:jc w:val="center"/>
              <w:rPr>
                <w:rFonts w:ascii="Calibri" w:hAnsi="Calibri"/>
                <w:sz w:val="18"/>
                <w:szCs w:val="18"/>
              </w:rPr>
            </w:pPr>
            <w:r w:rsidRPr="006A3EEB">
              <w:rPr>
                <w:rFonts w:ascii="Calibri" w:hAnsi="Calibri"/>
                <w:sz w:val="18"/>
                <w:szCs w:val="18"/>
              </w:rPr>
              <w:t>SC System Description of Area Served</w:t>
            </w:r>
          </w:p>
        </w:tc>
        <w:tc>
          <w:tcPr>
            <w:tcW w:w="990" w:type="dxa"/>
            <w:tcMar>
              <w:left w:w="43" w:type="dxa"/>
              <w:right w:w="43" w:type="dxa"/>
            </w:tcMar>
            <w:vAlign w:val="bottom"/>
          </w:tcPr>
          <w:p w14:paraId="1876F348" w14:textId="77777777" w:rsidR="00956B61" w:rsidRPr="006A3EEB" w:rsidRDefault="00956B61" w:rsidP="00595DB9">
            <w:pPr>
              <w:keepNext/>
              <w:jc w:val="center"/>
              <w:rPr>
                <w:rFonts w:ascii="Calibri" w:hAnsi="Calibri"/>
                <w:sz w:val="18"/>
                <w:szCs w:val="18"/>
              </w:rPr>
            </w:pPr>
            <w:r w:rsidRPr="006A3EEB">
              <w:rPr>
                <w:rFonts w:ascii="Calibri" w:hAnsi="Calibri"/>
                <w:sz w:val="18"/>
                <w:szCs w:val="18"/>
              </w:rPr>
              <w:t>Indoor Unit Name or Description of Area Served</w:t>
            </w:r>
          </w:p>
        </w:tc>
        <w:tc>
          <w:tcPr>
            <w:tcW w:w="1080" w:type="dxa"/>
            <w:vAlign w:val="bottom"/>
          </w:tcPr>
          <w:p w14:paraId="7C7F8F9E" w14:textId="3C544990" w:rsidR="00956B61" w:rsidRPr="00FB0A85" w:rsidRDefault="00956B61" w:rsidP="00956B61">
            <w:pPr>
              <w:keepNext/>
              <w:jc w:val="center"/>
              <w:rPr>
                <w:rFonts w:ascii="Calibri" w:hAnsi="Calibri"/>
                <w:sz w:val="18"/>
                <w:szCs w:val="18"/>
              </w:rPr>
            </w:pPr>
            <w:r>
              <w:rPr>
                <w:rFonts w:ascii="Calibri" w:hAnsi="Calibri"/>
                <w:sz w:val="18"/>
                <w:szCs w:val="18"/>
              </w:rPr>
              <w:t>Installed Indoor Unit Type</w:t>
            </w:r>
          </w:p>
        </w:tc>
        <w:tc>
          <w:tcPr>
            <w:tcW w:w="900" w:type="dxa"/>
            <w:tcMar>
              <w:left w:w="43" w:type="dxa"/>
              <w:right w:w="43" w:type="dxa"/>
            </w:tcMar>
            <w:vAlign w:val="bottom"/>
          </w:tcPr>
          <w:p w14:paraId="265FE0BB" w14:textId="7EDE9079" w:rsidR="00956B61" w:rsidRPr="006A3EEB" w:rsidRDefault="00956B61" w:rsidP="000B2FD4">
            <w:pPr>
              <w:keepNext/>
              <w:jc w:val="center"/>
              <w:rPr>
                <w:rFonts w:ascii="Calibri" w:hAnsi="Calibri"/>
                <w:sz w:val="18"/>
                <w:szCs w:val="18"/>
              </w:rPr>
            </w:pPr>
            <w:r w:rsidRPr="00FB0A85">
              <w:rPr>
                <w:rFonts w:ascii="Calibri" w:hAnsi="Calibri"/>
                <w:sz w:val="18"/>
                <w:szCs w:val="18"/>
              </w:rPr>
              <w:t xml:space="preserve">Outdoor </w:t>
            </w:r>
            <w:r w:rsidRPr="00DC0895">
              <w:rPr>
                <w:rFonts w:ascii="Calibri" w:hAnsi="Calibri"/>
                <w:sz w:val="18"/>
                <w:szCs w:val="18"/>
              </w:rPr>
              <w:t xml:space="preserve">Condenser </w:t>
            </w:r>
            <w:r>
              <w:rPr>
                <w:rFonts w:ascii="Calibri" w:hAnsi="Calibri"/>
                <w:sz w:val="18"/>
                <w:szCs w:val="18"/>
              </w:rPr>
              <w:t xml:space="preserve">or Package Unit </w:t>
            </w:r>
            <w:r w:rsidRPr="007522E9">
              <w:rPr>
                <w:rFonts w:ascii="Calibri" w:hAnsi="Calibri"/>
                <w:sz w:val="18"/>
                <w:szCs w:val="18"/>
              </w:rPr>
              <w:t xml:space="preserve">Installed </w:t>
            </w:r>
            <w:r w:rsidRPr="00DC0895">
              <w:rPr>
                <w:rFonts w:ascii="Calibri" w:hAnsi="Calibri"/>
                <w:sz w:val="18"/>
                <w:szCs w:val="18"/>
              </w:rPr>
              <w:t>Manufacturer Name</w:t>
            </w:r>
          </w:p>
        </w:tc>
        <w:tc>
          <w:tcPr>
            <w:tcW w:w="1080" w:type="dxa"/>
            <w:tcMar>
              <w:left w:w="43" w:type="dxa"/>
              <w:right w:w="43" w:type="dxa"/>
            </w:tcMar>
            <w:vAlign w:val="bottom"/>
          </w:tcPr>
          <w:p w14:paraId="473D3C07" w14:textId="1FCA609E" w:rsidR="00956B61" w:rsidRPr="007522E9" w:rsidRDefault="00956B61" w:rsidP="00DC4682">
            <w:pPr>
              <w:keepNext/>
              <w:jc w:val="center"/>
              <w:rPr>
                <w:rFonts w:ascii="Calibri" w:hAnsi="Calibri"/>
                <w:sz w:val="18"/>
                <w:szCs w:val="18"/>
              </w:rPr>
            </w:pPr>
            <w:r w:rsidRPr="007522E9">
              <w:rPr>
                <w:rFonts w:ascii="Calibri" w:hAnsi="Calibri"/>
                <w:sz w:val="18"/>
                <w:szCs w:val="18"/>
              </w:rPr>
              <w:t>Outdoor Condenser or Package Unit Installed Model Number</w:t>
            </w:r>
          </w:p>
        </w:tc>
        <w:tc>
          <w:tcPr>
            <w:tcW w:w="900" w:type="dxa"/>
            <w:tcMar>
              <w:left w:w="43" w:type="dxa"/>
              <w:right w:w="43" w:type="dxa"/>
            </w:tcMar>
            <w:vAlign w:val="bottom"/>
          </w:tcPr>
          <w:p w14:paraId="1334A712" w14:textId="0D53D1DC" w:rsidR="00956B61" w:rsidRPr="007522E9" w:rsidRDefault="00D23CDF" w:rsidP="00D23CDF">
            <w:pPr>
              <w:keepNext/>
              <w:jc w:val="center"/>
              <w:rPr>
                <w:rFonts w:ascii="Calibri" w:hAnsi="Calibri"/>
                <w:sz w:val="18"/>
                <w:szCs w:val="18"/>
              </w:rPr>
            </w:pPr>
            <w:r>
              <w:rPr>
                <w:rFonts w:ascii="Calibri" w:hAnsi="Calibri"/>
                <w:sz w:val="18"/>
                <w:szCs w:val="18"/>
              </w:rPr>
              <w:t>Indoor</w:t>
            </w:r>
            <w:r w:rsidR="00956B61" w:rsidRPr="007522E9">
              <w:rPr>
                <w:rFonts w:ascii="Calibri" w:hAnsi="Calibri"/>
                <w:sz w:val="18"/>
                <w:szCs w:val="18"/>
              </w:rPr>
              <w:t xml:space="preserve"> Unit</w:t>
            </w:r>
            <w:r w:rsidR="007522E9" w:rsidRPr="007522E9">
              <w:rPr>
                <w:rFonts w:ascii="Calibri" w:hAnsi="Calibri"/>
                <w:sz w:val="18"/>
                <w:szCs w:val="18"/>
              </w:rPr>
              <w:t>-</w:t>
            </w:r>
            <w:r w:rsidR="00956B61" w:rsidRPr="007522E9">
              <w:rPr>
                <w:rFonts w:ascii="Calibri" w:hAnsi="Calibri"/>
                <w:sz w:val="18"/>
                <w:szCs w:val="18"/>
              </w:rPr>
              <w:t>Installed Manufacturer Name</w:t>
            </w:r>
          </w:p>
        </w:tc>
        <w:tc>
          <w:tcPr>
            <w:tcW w:w="900" w:type="dxa"/>
            <w:tcMar>
              <w:left w:w="43" w:type="dxa"/>
              <w:right w:w="43" w:type="dxa"/>
            </w:tcMar>
            <w:vAlign w:val="bottom"/>
          </w:tcPr>
          <w:p w14:paraId="65FA1ECD" w14:textId="63A68DAE" w:rsidR="00956B61" w:rsidRPr="007522E9" w:rsidRDefault="00D23CDF" w:rsidP="00D23CDF">
            <w:pPr>
              <w:keepNext/>
              <w:jc w:val="center"/>
              <w:rPr>
                <w:rFonts w:ascii="Calibri" w:hAnsi="Calibri"/>
                <w:sz w:val="18"/>
                <w:szCs w:val="18"/>
              </w:rPr>
            </w:pPr>
            <w:r>
              <w:rPr>
                <w:rFonts w:ascii="Calibri" w:hAnsi="Calibri"/>
                <w:sz w:val="18"/>
                <w:szCs w:val="18"/>
              </w:rPr>
              <w:t>Indoor</w:t>
            </w:r>
            <w:r w:rsidR="00956B61" w:rsidRPr="007522E9">
              <w:rPr>
                <w:rFonts w:ascii="Calibri" w:hAnsi="Calibri"/>
                <w:sz w:val="18"/>
                <w:szCs w:val="18"/>
              </w:rPr>
              <w:t xml:space="preserve"> Unit Installed Model Number</w:t>
            </w:r>
          </w:p>
        </w:tc>
        <w:tc>
          <w:tcPr>
            <w:tcW w:w="1170" w:type="dxa"/>
            <w:tcMar>
              <w:left w:w="43" w:type="dxa"/>
              <w:right w:w="43" w:type="dxa"/>
            </w:tcMar>
            <w:vAlign w:val="bottom"/>
          </w:tcPr>
          <w:p w14:paraId="477C8054" w14:textId="2AEA5C99" w:rsidR="00956B61" w:rsidRPr="007522E9" w:rsidRDefault="00C9124F" w:rsidP="00C9124F">
            <w:pPr>
              <w:keepNext/>
              <w:jc w:val="center"/>
              <w:rPr>
                <w:rFonts w:ascii="Calibri" w:hAnsi="Calibri"/>
                <w:sz w:val="18"/>
                <w:szCs w:val="18"/>
              </w:rPr>
            </w:pPr>
            <w:r>
              <w:rPr>
                <w:rFonts w:ascii="Calibri" w:hAnsi="Calibri"/>
                <w:sz w:val="18"/>
                <w:szCs w:val="18"/>
              </w:rPr>
              <w:t xml:space="preserve">Installed </w:t>
            </w:r>
            <w:r w:rsidR="00956B61" w:rsidRPr="007522E9">
              <w:rPr>
                <w:rFonts w:ascii="Calibri" w:hAnsi="Calibri"/>
                <w:sz w:val="18"/>
                <w:szCs w:val="18"/>
              </w:rPr>
              <w:t>Furnace Manufacturer Name</w:t>
            </w:r>
          </w:p>
        </w:tc>
        <w:tc>
          <w:tcPr>
            <w:tcW w:w="1255" w:type="dxa"/>
            <w:tcMar>
              <w:left w:w="43" w:type="dxa"/>
              <w:right w:w="43" w:type="dxa"/>
            </w:tcMar>
            <w:vAlign w:val="bottom"/>
          </w:tcPr>
          <w:p w14:paraId="0E53F8E6" w14:textId="1E8F7635" w:rsidR="00956B61" w:rsidRPr="007522E9" w:rsidRDefault="00C9124F" w:rsidP="00C9124F">
            <w:pPr>
              <w:keepNext/>
              <w:jc w:val="center"/>
              <w:rPr>
                <w:rFonts w:ascii="Calibri" w:hAnsi="Calibri"/>
                <w:sz w:val="18"/>
                <w:szCs w:val="18"/>
              </w:rPr>
            </w:pPr>
            <w:r>
              <w:rPr>
                <w:rFonts w:ascii="Calibri" w:hAnsi="Calibri"/>
                <w:sz w:val="18"/>
                <w:szCs w:val="18"/>
              </w:rPr>
              <w:t xml:space="preserve">Installed </w:t>
            </w:r>
            <w:r w:rsidR="00956B61" w:rsidRPr="007522E9">
              <w:rPr>
                <w:rFonts w:ascii="Calibri" w:hAnsi="Calibri"/>
                <w:sz w:val="18"/>
                <w:szCs w:val="18"/>
              </w:rPr>
              <w:t>Furnace Model Number</w:t>
            </w:r>
          </w:p>
        </w:tc>
      </w:tr>
      <w:tr w:rsidR="00DC57EC" w:rsidRPr="003B4240" w14:paraId="534B7F3E" w14:textId="77777777" w:rsidTr="00DC57EC">
        <w:trPr>
          <w:cantSplit/>
          <w:trHeight w:val="144"/>
        </w:trPr>
        <w:tc>
          <w:tcPr>
            <w:tcW w:w="895" w:type="dxa"/>
            <w:tcMar>
              <w:left w:w="29" w:type="dxa"/>
              <w:right w:w="29" w:type="dxa"/>
            </w:tcMar>
          </w:tcPr>
          <w:p w14:paraId="3E3ACD5C" w14:textId="77777777" w:rsidR="00956B61" w:rsidRDefault="00956B61" w:rsidP="003B4240">
            <w:pPr>
              <w:keepNext/>
              <w:rPr>
                <w:rFonts w:ascii="Calibri" w:hAnsi="Calibri"/>
                <w:sz w:val="12"/>
                <w:szCs w:val="12"/>
              </w:rPr>
            </w:pPr>
            <w:r w:rsidRPr="003B4240">
              <w:rPr>
                <w:rFonts w:ascii="Calibri" w:hAnsi="Calibri"/>
                <w:sz w:val="12"/>
                <w:szCs w:val="12"/>
              </w:rPr>
              <w:t>&lt;&lt; auto filled text: referenced from CF2R-MCH-01&gt;&gt;</w:t>
            </w:r>
          </w:p>
          <w:p w14:paraId="4EAD51A6" w14:textId="77777777" w:rsidR="00956B61" w:rsidRDefault="00956B61" w:rsidP="003B4240">
            <w:pPr>
              <w:keepNext/>
              <w:rPr>
                <w:rFonts w:ascii="Calibri" w:hAnsi="Calibri"/>
                <w:sz w:val="12"/>
                <w:szCs w:val="12"/>
              </w:rPr>
            </w:pPr>
          </w:p>
          <w:p w14:paraId="0EB7E3FE" w14:textId="77777777" w:rsidR="00956B61" w:rsidRPr="00283EAF" w:rsidRDefault="00956B61" w:rsidP="00283EAF">
            <w:pPr>
              <w:keepNext/>
              <w:rPr>
                <w:rFonts w:ascii="Calibri" w:hAnsi="Calibri"/>
                <w:sz w:val="12"/>
                <w:szCs w:val="12"/>
              </w:rPr>
            </w:pPr>
            <w:r w:rsidRPr="00283EAF">
              <w:rPr>
                <w:rFonts w:ascii="Calibri" w:hAnsi="Calibri"/>
                <w:sz w:val="12"/>
                <w:szCs w:val="12"/>
              </w:rPr>
              <w:t>note: reference applicable values as follows:</w:t>
            </w:r>
          </w:p>
          <w:p w14:paraId="3FB23342" w14:textId="70FCDEAB" w:rsidR="00956B61" w:rsidRPr="00283EAF" w:rsidRDefault="00956B61" w:rsidP="00283EAF">
            <w:pPr>
              <w:keepNext/>
              <w:rPr>
                <w:rFonts w:ascii="Calibri" w:hAnsi="Calibri"/>
                <w:sz w:val="12"/>
                <w:szCs w:val="12"/>
              </w:rPr>
            </w:pPr>
            <w:r w:rsidRPr="00283EAF">
              <w:rPr>
                <w:rFonts w:ascii="Calibri" w:hAnsi="Calibri"/>
                <w:sz w:val="12"/>
                <w:szCs w:val="12"/>
              </w:rPr>
              <w:t>**D0</w:t>
            </w:r>
            <w:r>
              <w:rPr>
                <w:rFonts w:ascii="Calibri" w:hAnsi="Calibri"/>
                <w:sz w:val="12"/>
                <w:szCs w:val="12"/>
              </w:rPr>
              <w:t>1</w:t>
            </w:r>
            <w:r w:rsidRPr="00283EAF">
              <w:rPr>
                <w:rFonts w:ascii="Calibri" w:hAnsi="Calibri"/>
                <w:sz w:val="12"/>
                <w:szCs w:val="12"/>
              </w:rPr>
              <w:t xml:space="preserve"> on MCH-01a</w:t>
            </w:r>
          </w:p>
          <w:p w14:paraId="446F9ADC" w14:textId="197DE859" w:rsidR="00956B61" w:rsidRPr="003B4240" w:rsidRDefault="00956B61" w:rsidP="00283EAF">
            <w:pPr>
              <w:keepNext/>
              <w:rPr>
                <w:rFonts w:ascii="Calibri" w:hAnsi="Calibri"/>
                <w:sz w:val="12"/>
                <w:szCs w:val="12"/>
              </w:rPr>
            </w:pPr>
            <w:r w:rsidRPr="00283EAF">
              <w:rPr>
                <w:rFonts w:ascii="Calibri" w:hAnsi="Calibri"/>
                <w:sz w:val="12"/>
                <w:szCs w:val="12"/>
              </w:rPr>
              <w:t>**D0</w:t>
            </w:r>
            <w:r>
              <w:rPr>
                <w:rFonts w:ascii="Calibri" w:hAnsi="Calibri"/>
                <w:sz w:val="12"/>
                <w:szCs w:val="12"/>
              </w:rPr>
              <w:t>1</w:t>
            </w:r>
            <w:r w:rsidRPr="00283EAF">
              <w:rPr>
                <w:rFonts w:ascii="Calibri" w:hAnsi="Calibri"/>
                <w:sz w:val="12"/>
                <w:szCs w:val="12"/>
              </w:rPr>
              <w:t xml:space="preserve"> on MCH-01d</w:t>
            </w:r>
          </w:p>
        </w:tc>
        <w:tc>
          <w:tcPr>
            <w:tcW w:w="1620" w:type="dxa"/>
            <w:tcMar>
              <w:left w:w="29" w:type="dxa"/>
              <w:right w:w="29" w:type="dxa"/>
            </w:tcMar>
          </w:tcPr>
          <w:p w14:paraId="4D464229" w14:textId="77777777" w:rsidR="00956B61" w:rsidRPr="00230B81" w:rsidRDefault="00956B61" w:rsidP="003B4240">
            <w:pPr>
              <w:keepNext/>
              <w:rPr>
                <w:sz w:val="10"/>
                <w:szCs w:val="10"/>
              </w:rPr>
            </w:pPr>
            <w:r w:rsidRPr="00230B81">
              <w:rPr>
                <w:rFonts w:ascii="Calibri" w:hAnsi="Calibri"/>
                <w:sz w:val="10"/>
                <w:szCs w:val="10"/>
              </w:rPr>
              <w:t>&lt;&lt; auto filled text: referenced from CF2R-MCH-01&gt;&gt;</w:t>
            </w:r>
          </w:p>
          <w:p w14:paraId="5248A38A" w14:textId="77777777" w:rsidR="00956B61" w:rsidRPr="00230B81" w:rsidRDefault="00956B61" w:rsidP="003B4240">
            <w:pPr>
              <w:keepNext/>
              <w:rPr>
                <w:sz w:val="10"/>
                <w:szCs w:val="10"/>
              </w:rPr>
            </w:pPr>
          </w:p>
          <w:p w14:paraId="6E765C88" w14:textId="20E37D3F" w:rsidR="00956B61" w:rsidRPr="00230B81" w:rsidRDefault="00956B61" w:rsidP="003B4240">
            <w:pPr>
              <w:keepNext/>
              <w:rPr>
                <w:rFonts w:ascii="Calibri" w:hAnsi="Calibri"/>
                <w:sz w:val="10"/>
                <w:szCs w:val="10"/>
              </w:rPr>
            </w:pPr>
            <w:r w:rsidRPr="00230B81">
              <w:rPr>
                <w:rFonts w:ascii="Calibri" w:hAnsi="Calibri"/>
                <w:sz w:val="10"/>
                <w:szCs w:val="10"/>
              </w:rPr>
              <w:t>note: reference applicable values as follows:</w:t>
            </w:r>
          </w:p>
          <w:p w14:paraId="6A9C63BF" w14:textId="034DEEA3" w:rsidR="00956B61" w:rsidRPr="00230B81" w:rsidRDefault="00956B61" w:rsidP="003B4240">
            <w:pPr>
              <w:keepNext/>
              <w:rPr>
                <w:rFonts w:ascii="Calibri" w:hAnsi="Calibri"/>
                <w:sz w:val="10"/>
                <w:szCs w:val="10"/>
              </w:rPr>
            </w:pPr>
            <w:r w:rsidRPr="00230B81">
              <w:rPr>
                <w:rFonts w:ascii="Calibri" w:hAnsi="Calibri"/>
                <w:sz w:val="10"/>
                <w:szCs w:val="10"/>
              </w:rPr>
              <w:t>**D02 on MCH-01a</w:t>
            </w:r>
          </w:p>
          <w:p w14:paraId="5169ED4E" w14:textId="03CF9278" w:rsidR="00956B61" w:rsidRPr="00230B81" w:rsidRDefault="00956B61" w:rsidP="003B4240">
            <w:pPr>
              <w:keepNext/>
              <w:rPr>
                <w:rFonts w:ascii="Calibri" w:hAnsi="Calibri"/>
                <w:sz w:val="10"/>
                <w:szCs w:val="10"/>
              </w:rPr>
            </w:pPr>
            <w:r w:rsidRPr="00230B81">
              <w:rPr>
                <w:rFonts w:ascii="Calibri" w:hAnsi="Calibri"/>
                <w:sz w:val="10"/>
                <w:szCs w:val="10"/>
              </w:rPr>
              <w:t>**D02 on MCH-01d</w:t>
            </w:r>
          </w:p>
          <w:p w14:paraId="4D32CAFA" w14:textId="0CA7C9AA" w:rsidR="00956B61" w:rsidRPr="00230B81" w:rsidRDefault="00956B61" w:rsidP="003B4240">
            <w:pPr>
              <w:keepNext/>
              <w:rPr>
                <w:rFonts w:ascii="Calibri" w:hAnsi="Calibri"/>
                <w:sz w:val="10"/>
                <w:szCs w:val="10"/>
              </w:rPr>
            </w:pPr>
          </w:p>
          <w:p w14:paraId="1BF02B1E" w14:textId="67C8CE60" w:rsidR="00956B61" w:rsidRPr="00230B81" w:rsidRDefault="000B2FD4" w:rsidP="003B4240">
            <w:pPr>
              <w:keepNext/>
              <w:rPr>
                <w:rFonts w:ascii="Calibri" w:hAnsi="Calibri"/>
                <w:b/>
                <w:sz w:val="10"/>
                <w:szCs w:val="10"/>
              </w:rPr>
            </w:pPr>
            <w:r w:rsidRPr="00230B81">
              <w:rPr>
                <w:rFonts w:ascii="Calibri" w:hAnsi="Calibri"/>
                <w:b/>
                <w:sz w:val="10"/>
                <w:szCs w:val="10"/>
              </w:rPr>
              <w:t xml:space="preserve">note: </w:t>
            </w:r>
            <w:r w:rsidR="00956B61" w:rsidRPr="00230B81">
              <w:rPr>
                <w:rFonts w:ascii="Calibri" w:hAnsi="Calibri"/>
                <w:b/>
                <w:sz w:val="10"/>
                <w:szCs w:val="10"/>
              </w:rPr>
              <w:t>the "Area Served" text in D02</w:t>
            </w:r>
            <w:r w:rsidRPr="00230B81">
              <w:rPr>
                <w:rFonts w:ascii="Calibri" w:hAnsi="Calibri"/>
                <w:b/>
                <w:sz w:val="10"/>
                <w:szCs w:val="10"/>
              </w:rPr>
              <w:t xml:space="preserve"> on MCH-01a,</w:t>
            </w:r>
            <w:r>
              <w:rPr>
                <w:rFonts w:ascii="Calibri" w:hAnsi="Calibri"/>
                <w:b/>
                <w:sz w:val="10"/>
                <w:szCs w:val="10"/>
              </w:rPr>
              <w:t xml:space="preserve"> and MCH-01</w:t>
            </w:r>
            <w:r w:rsidRPr="00230B81">
              <w:rPr>
                <w:rFonts w:ascii="Calibri" w:hAnsi="Calibri"/>
                <w:b/>
                <w:sz w:val="10"/>
                <w:szCs w:val="10"/>
              </w:rPr>
              <w:t>d</w:t>
            </w:r>
            <w:r w:rsidR="00956B61" w:rsidRPr="00230B81">
              <w:rPr>
                <w:rFonts w:ascii="Calibri" w:hAnsi="Calibri"/>
                <w:b/>
                <w:sz w:val="10"/>
                <w:szCs w:val="10"/>
              </w:rPr>
              <w:t xml:space="preserve"> is required to be unique in </w:t>
            </w:r>
            <w:r w:rsidRPr="00230B81">
              <w:rPr>
                <w:rFonts w:ascii="Calibri" w:hAnsi="Calibri"/>
                <w:b/>
                <w:sz w:val="10"/>
                <w:szCs w:val="10"/>
              </w:rPr>
              <w:t>each</w:t>
            </w:r>
            <w:r w:rsidR="00956B61" w:rsidRPr="00230B81">
              <w:rPr>
                <w:rFonts w:ascii="Calibri" w:hAnsi="Calibri"/>
                <w:b/>
                <w:sz w:val="10"/>
                <w:szCs w:val="10"/>
              </w:rPr>
              <w:t xml:space="preserve"> dwelling</w:t>
            </w:r>
            <w:r w:rsidRPr="00230B81">
              <w:rPr>
                <w:rFonts w:ascii="Calibri" w:hAnsi="Calibri"/>
                <w:b/>
                <w:sz w:val="10"/>
                <w:szCs w:val="10"/>
              </w:rPr>
              <w:t xml:space="preserve"> (unique within the scope of each MCH-01)</w:t>
            </w:r>
            <w:r w:rsidR="00956B61" w:rsidRPr="00230B81">
              <w:rPr>
                <w:rFonts w:ascii="Calibri" w:hAnsi="Calibri"/>
                <w:b/>
                <w:sz w:val="10"/>
                <w:szCs w:val="10"/>
              </w:rPr>
              <w:t>, thus</w:t>
            </w:r>
            <w:r w:rsidRPr="00230B81">
              <w:rPr>
                <w:rFonts w:ascii="Calibri" w:hAnsi="Calibri"/>
                <w:b/>
                <w:sz w:val="10"/>
                <w:szCs w:val="10"/>
              </w:rPr>
              <w:t xml:space="preserve"> D02</w:t>
            </w:r>
            <w:r w:rsidR="00956B61" w:rsidRPr="00230B81">
              <w:rPr>
                <w:rFonts w:ascii="Calibri" w:hAnsi="Calibri"/>
                <w:b/>
                <w:sz w:val="10"/>
                <w:szCs w:val="10"/>
              </w:rPr>
              <w:t xml:space="preserve"> is </w:t>
            </w:r>
            <w:r>
              <w:rPr>
                <w:rFonts w:ascii="Calibri" w:hAnsi="Calibri"/>
                <w:b/>
                <w:sz w:val="10"/>
                <w:szCs w:val="10"/>
              </w:rPr>
              <w:t>a useful</w:t>
            </w:r>
            <w:r w:rsidR="00956B61" w:rsidRPr="00230B81">
              <w:rPr>
                <w:rFonts w:ascii="Calibri" w:hAnsi="Calibri"/>
                <w:b/>
                <w:sz w:val="10"/>
                <w:szCs w:val="10"/>
              </w:rPr>
              <w:t xml:space="preserve"> key </w:t>
            </w:r>
            <w:r>
              <w:rPr>
                <w:rFonts w:ascii="Calibri" w:hAnsi="Calibri"/>
                <w:b/>
                <w:sz w:val="10"/>
                <w:szCs w:val="10"/>
              </w:rPr>
              <w:t>for</w:t>
            </w:r>
            <w:r w:rsidR="00956B61" w:rsidRPr="00230B81">
              <w:rPr>
                <w:rFonts w:ascii="Calibri" w:hAnsi="Calibri"/>
                <w:b/>
                <w:sz w:val="10"/>
                <w:szCs w:val="10"/>
              </w:rPr>
              <w:t xml:space="preserve"> finding associated data in other tables</w:t>
            </w:r>
            <w:r>
              <w:rPr>
                <w:rFonts w:ascii="Calibri" w:hAnsi="Calibri"/>
                <w:b/>
                <w:sz w:val="10"/>
                <w:szCs w:val="10"/>
              </w:rPr>
              <w:t xml:space="preserve"> on the MCH-01</w:t>
            </w:r>
            <w:r w:rsidR="00956B61" w:rsidRPr="00230B81">
              <w:rPr>
                <w:rFonts w:ascii="Calibri" w:hAnsi="Calibri"/>
                <w:b/>
                <w:sz w:val="10"/>
                <w:szCs w:val="10"/>
              </w:rPr>
              <w:t xml:space="preserve"> for</w:t>
            </w:r>
            <w:r>
              <w:rPr>
                <w:rFonts w:ascii="Calibri" w:hAnsi="Calibri"/>
                <w:b/>
                <w:sz w:val="10"/>
                <w:szCs w:val="10"/>
              </w:rPr>
              <w:t xml:space="preserve"> a</w:t>
            </w:r>
            <w:r w:rsidR="00956B61" w:rsidRPr="00230B81">
              <w:rPr>
                <w:rFonts w:ascii="Calibri" w:hAnsi="Calibri"/>
                <w:b/>
                <w:sz w:val="10"/>
                <w:szCs w:val="10"/>
              </w:rPr>
              <w:t xml:space="preserve"> </w:t>
            </w:r>
            <w:r>
              <w:rPr>
                <w:rFonts w:ascii="Calibri" w:hAnsi="Calibri"/>
                <w:b/>
                <w:sz w:val="10"/>
                <w:szCs w:val="10"/>
              </w:rPr>
              <w:t>specific</w:t>
            </w:r>
            <w:r w:rsidR="00956B61" w:rsidRPr="00230B81">
              <w:rPr>
                <w:rFonts w:ascii="Calibri" w:hAnsi="Calibri"/>
                <w:b/>
                <w:sz w:val="10"/>
                <w:szCs w:val="10"/>
              </w:rPr>
              <w:t xml:space="preserve"> system</w:t>
            </w:r>
          </w:p>
          <w:p w14:paraId="0894BC7F" w14:textId="3CBDD612" w:rsidR="00956B61" w:rsidRPr="00230B81" w:rsidRDefault="00956B61" w:rsidP="003B4240">
            <w:pPr>
              <w:keepNext/>
              <w:rPr>
                <w:rFonts w:ascii="Calibri" w:hAnsi="Calibri"/>
                <w:sz w:val="10"/>
                <w:szCs w:val="10"/>
              </w:rPr>
            </w:pPr>
          </w:p>
        </w:tc>
        <w:tc>
          <w:tcPr>
            <w:tcW w:w="990" w:type="dxa"/>
            <w:tcMar>
              <w:left w:w="29" w:type="dxa"/>
              <w:right w:w="29" w:type="dxa"/>
            </w:tcMar>
          </w:tcPr>
          <w:p w14:paraId="75A87B91" w14:textId="77777777" w:rsidR="00956B61" w:rsidRPr="00326D79" w:rsidRDefault="00956B61" w:rsidP="003B4240">
            <w:pPr>
              <w:keepNext/>
              <w:rPr>
                <w:rFonts w:ascii="Calibri" w:hAnsi="Calibri"/>
                <w:sz w:val="10"/>
                <w:szCs w:val="10"/>
              </w:rPr>
            </w:pPr>
            <w:r w:rsidRPr="00326D79">
              <w:rPr>
                <w:rFonts w:ascii="Calibri" w:hAnsi="Calibri"/>
                <w:sz w:val="10"/>
                <w:szCs w:val="10"/>
              </w:rPr>
              <w:t>&lt;&lt; auto filled text: referenced from CF2R-MCH-01&gt;&gt;</w:t>
            </w:r>
          </w:p>
          <w:p w14:paraId="69F9C575" w14:textId="77777777" w:rsidR="00956B61" w:rsidRPr="00326D79" w:rsidRDefault="00956B61" w:rsidP="003B4240">
            <w:pPr>
              <w:keepNext/>
              <w:rPr>
                <w:rFonts w:ascii="Calibri" w:hAnsi="Calibri"/>
                <w:sz w:val="10"/>
                <w:szCs w:val="10"/>
              </w:rPr>
            </w:pPr>
          </w:p>
          <w:p w14:paraId="343FF3A7" w14:textId="77777777" w:rsidR="00956B61" w:rsidRPr="00326D79" w:rsidRDefault="00956B61" w:rsidP="00283EAF">
            <w:pPr>
              <w:keepNext/>
              <w:rPr>
                <w:rFonts w:ascii="Calibri" w:hAnsi="Calibri"/>
                <w:sz w:val="10"/>
                <w:szCs w:val="10"/>
              </w:rPr>
            </w:pPr>
            <w:r w:rsidRPr="00326D79">
              <w:rPr>
                <w:rFonts w:ascii="Calibri" w:hAnsi="Calibri"/>
                <w:sz w:val="10"/>
                <w:szCs w:val="10"/>
              </w:rPr>
              <w:t>note: reference applicable values as follows:</w:t>
            </w:r>
          </w:p>
          <w:p w14:paraId="14731B12" w14:textId="2BB45C4B" w:rsidR="00956B61" w:rsidRPr="00326D79" w:rsidRDefault="00956B61" w:rsidP="00283EAF">
            <w:pPr>
              <w:keepNext/>
              <w:rPr>
                <w:rFonts w:ascii="Calibri" w:hAnsi="Calibri"/>
                <w:sz w:val="10"/>
                <w:szCs w:val="10"/>
              </w:rPr>
            </w:pPr>
            <w:r w:rsidRPr="00326D79">
              <w:rPr>
                <w:rFonts w:ascii="Calibri" w:hAnsi="Calibri"/>
                <w:sz w:val="10"/>
                <w:szCs w:val="10"/>
              </w:rPr>
              <w:t>**G03 on MCH-01a</w:t>
            </w:r>
            <w:r w:rsidR="00CF068E" w:rsidRPr="00326D79">
              <w:rPr>
                <w:rFonts w:ascii="Calibri" w:hAnsi="Calibri"/>
                <w:sz w:val="10"/>
                <w:szCs w:val="10"/>
              </w:rPr>
              <w:t xml:space="preserve"> for split systems,</w:t>
            </w:r>
          </w:p>
          <w:p w14:paraId="1BC4DA45" w14:textId="6893041C" w:rsidR="00956B61" w:rsidRPr="00326D79" w:rsidRDefault="00956B61" w:rsidP="00283EAF">
            <w:pPr>
              <w:keepNext/>
              <w:rPr>
                <w:rFonts w:ascii="Calibri" w:hAnsi="Calibri"/>
                <w:sz w:val="10"/>
                <w:szCs w:val="10"/>
              </w:rPr>
            </w:pPr>
            <w:r w:rsidRPr="00326D79">
              <w:rPr>
                <w:rFonts w:ascii="Calibri" w:hAnsi="Calibri"/>
                <w:sz w:val="10"/>
                <w:szCs w:val="10"/>
              </w:rPr>
              <w:t>**H03 on MCH-01d</w:t>
            </w:r>
            <w:r w:rsidR="00CF068E" w:rsidRPr="00326D79">
              <w:rPr>
                <w:rFonts w:ascii="Calibri" w:hAnsi="Calibri"/>
                <w:sz w:val="10"/>
                <w:szCs w:val="10"/>
              </w:rPr>
              <w:t xml:space="preserve"> for split systems,</w:t>
            </w:r>
          </w:p>
          <w:p w14:paraId="28449EE3" w14:textId="77777777" w:rsidR="00CF068E" w:rsidRPr="00326D79" w:rsidRDefault="00CF068E" w:rsidP="00283EAF">
            <w:pPr>
              <w:keepNext/>
              <w:rPr>
                <w:rFonts w:ascii="Calibri" w:hAnsi="Calibri"/>
                <w:sz w:val="10"/>
                <w:szCs w:val="10"/>
              </w:rPr>
            </w:pPr>
            <w:r w:rsidRPr="00326D79">
              <w:rPr>
                <w:rFonts w:ascii="Calibri" w:hAnsi="Calibri"/>
                <w:sz w:val="10"/>
                <w:szCs w:val="10"/>
              </w:rPr>
              <w:t>**J03 on MCH-01a for packaged systems,</w:t>
            </w:r>
          </w:p>
          <w:p w14:paraId="4D100E0E" w14:textId="774CC24B" w:rsidR="00CF068E" w:rsidRPr="00326D79" w:rsidRDefault="00CF068E" w:rsidP="00283EAF">
            <w:pPr>
              <w:keepNext/>
              <w:rPr>
                <w:rFonts w:ascii="Calibri" w:hAnsi="Calibri"/>
                <w:sz w:val="10"/>
                <w:szCs w:val="10"/>
              </w:rPr>
            </w:pPr>
            <w:r w:rsidRPr="00326D79">
              <w:rPr>
                <w:rFonts w:ascii="Calibri" w:hAnsi="Calibri"/>
                <w:sz w:val="10"/>
                <w:szCs w:val="10"/>
              </w:rPr>
              <w:t>**either K03 or L03 on MCH-01d for packaged systems</w:t>
            </w:r>
          </w:p>
        </w:tc>
        <w:tc>
          <w:tcPr>
            <w:tcW w:w="1080" w:type="dxa"/>
            <w:tcMar>
              <w:left w:w="29" w:type="dxa"/>
              <w:right w:w="29" w:type="dxa"/>
            </w:tcMar>
          </w:tcPr>
          <w:p w14:paraId="7C46A0D1" w14:textId="77777777" w:rsidR="00BC00C3" w:rsidRDefault="00956B61" w:rsidP="00956B61">
            <w:pPr>
              <w:keepNext/>
              <w:rPr>
                <w:rFonts w:ascii="Calibri" w:hAnsi="Calibri"/>
                <w:sz w:val="12"/>
                <w:szCs w:val="12"/>
              </w:rPr>
            </w:pPr>
            <w:r w:rsidRPr="00AC7F7F">
              <w:rPr>
                <w:rFonts w:ascii="Calibri" w:hAnsi="Calibri"/>
                <w:sz w:val="12"/>
                <w:szCs w:val="12"/>
              </w:rPr>
              <w:t xml:space="preserve">&lt;&lt; auto filled text: referenced from CF2R-MCH-01 if </w:t>
            </w:r>
            <w:r w:rsidR="002E5196">
              <w:rPr>
                <w:rFonts w:ascii="Calibri" w:hAnsi="Calibri"/>
                <w:sz w:val="12"/>
                <w:szCs w:val="12"/>
              </w:rPr>
              <w:t xml:space="preserve">a value is available </w:t>
            </w:r>
            <w:r w:rsidR="00BC00C3">
              <w:rPr>
                <w:rFonts w:ascii="Calibri" w:hAnsi="Calibri"/>
                <w:sz w:val="12"/>
                <w:szCs w:val="12"/>
              </w:rPr>
              <w:t xml:space="preserve">either </w:t>
            </w:r>
            <w:r w:rsidR="002E5196">
              <w:rPr>
                <w:rFonts w:ascii="Calibri" w:hAnsi="Calibri"/>
                <w:sz w:val="12"/>
                <w:szCs w:val="12"/>
              </w:rPr>
              <w:t>in G04 on MCH-01a or H04 on MCH-01d</w:t>
            </w:r>
            <w:r w:rsidRPr="00AC7F7F">
              <w:rPr>
                <w:rFonts w:ascii="Calibri" w:hAnsi="Calibri"/>
                <w:sz w:val="12"/>
                <w:szCs w:val="12"/>
              </w:rPr>
              <w:t xml:space="preserve">, </w:t>
            </w:r>
          </w:p>
          <w:p w14:paraId="5A6A42D5" w14:textId="5971C2AF" w:rsidR="00956B61" w:rsidRDefault="00956B61" w:rsidP="00956B61">
            <w:pPr>
              <w:keepNext/>
              <w:rPr>
                <w:rFonts w:ascii="Calibri" w:hAnsi="Calibri"/>
                <w:sz w:val="12"/>
                <w:szCs w:val="12"/>
              </w:rPr>
            </w:pPr>
            <w:r w:rsidRPr="00AC7F7F">
              <w:rPr>
                <w:rFonts w:ascii="Calibri" w:hAnsi="Calibri"/>
                <w:sz w:val="12"/>
                <w:szCs w:val="12"/>
              </w:rPr>
              <w:t>else value=n/a&gt;&gt;</w:t>
            </w:r>
          </w:p>
          <w:p w14:paraId="04F65BAE" w14:textId="26E00595" w:rsidR="00956B61" w:rsidRPr="003B4240" w:rsidRDefault="00956B61" w:rsidP="00CF068E">
            <w:pPr>
              <w:keepNext/>
              <w:rPr>
                <w:rFonts w:ascii="Calibri" w:hAnsi="Calibri"/>
                <w:sz w:val="12"/>
                <w:szCs w:val="12"/>
              </w:rPr>
            </w:pPr>
          </w:p>
        </w:tc>
        <w:tc>
          <w:tcPr>
            <w:tcW w:w="900" w:type="dxa"/>
            <w:tcMar>
              <w:left w:w="29" w:type="dxa"/>
              <w:right w:w="29" w:type="dxa"/>
            </w:tcMar>
          </w:tcPr>
          <w:p w14:paraId="1998E9A5" w14:textId="44B593DD" w:rsidR="00956B61" w:rsidRDefault="00956B61" w:rsidP="003B4240">
            <w:pPr>
              <w:keepNext/>
              <w:rPr>
                <w:rFonts w:ascii="Calibri" w:hAnsi="Calibri"/>
                <w:sz w:val="12"/>
                <w:szCs w:val="12"/>
              </w:rPr>
            </w:pPr>
            <w:r w:rsidRPr="003B4240">
              <w:rPr>
                <w:rFonts w:ascii="Calibri" w:hAnsi="Calibri"/>
                <w:sz w:val="12"/>
                <w:szCs w:val="12"/>
              </w:rPr>
              <w:t>&lt;&lt; auto filled text: referenced from CF2R-MCH-01&gt;&gt;</w:t>
            </w:r>
          </w:p>
          <w:p w14:paraId="3C059D8A" w14:textId="77777777" w:rsidR="00956B61" w:rsidRDefault="00956B61" w:rsidP="003B4240">
            <w:pPr>
              <w:keepNext/>
              <w:rPr>
                <w:rFonts w:ascii="Calibri" w:hAnsi="Calibri"/>
                <w:sz w:val="12"/>
                <w:szCs w:val="12"/>
              </w:rPr>
            </w:pPr>
          </w:p>
          <w:p w14:paraId="31F5810D" w14:textId="77777777" w:rsidR="00956B61" w:rsidRPr="00283EAF" w:rsidRDefault="00956B61" w:rsidP="00283EAF">
            <w:pPr>
              <w:keepNext/>
              <w:rPr>
                <w:rFonts w:ascii="Calibri" w:hAnsi="Calibri"/>
                <w:sz w:val="12"/>
                <w:szCs w:val="12"/>
              </w:rPr>
            </w:pPr>
            <w:r w:rsidRPr="00283EAF">
              <w:rPr>
                <w:rFonts w:ascii="Calibri" w:hAnsi="Calibri"/>
                <w:sz w:val="12"/>
                <w:szCs w:val="12"/>
              </w:rPr>
              <w:t>note: reference applicable values as follows:</w:t>
            </w:r>
          </w:p>
          <w:p w14:paraId="3264A584" w14:textId="76708283" w:rsidR="00956B61" w:rsidRPr="00283EAF" w:rsidRDefault="00956B61" w:rsidP="00283EAF">
            <w:pPr>
              <w:keepNext/>
              <w:rPr>
                <w:rFonts w:ascii="Calibri" w:hAnsi="Calibri"/>
                <w:sz w:val="12"/>
                <w:szCs w:val="12"/>
              </w:rPr>
            </w:pPr>
            <w:r>
              <w:rPr>
                <w:rFonts w:ascii="Calibri" w:hAnsi="Calibri"/>
                <w:sz w:val="12"/>
                <w:szCs w:val="12"/>
              </w:rPr>
              <w:t>**either F05 or H03</w:t>
            </w:r>
            <w:r w:rsidRPr="00283EAF">
              <w:rPr>
                <w:rFonts w:ascii="Calibri" w:hAnsi="Calibri"/>
                <w:sz w:val="12"/>
                <w:szCs w:val="12"/>
              </w:rPr>
              <w:t xml:space="preserve"> on MCH-01a</w:t>
            </w:r>
          </w:p>
          <w:p w14:paraId="7BF81895" w14:textId="69A15988" w:rsidR="00956B61" w:rsidRPr="003B4240" w:rsidRDefault="00956B61" w:rsidP="00283EAF">
            <w:pPr>
              <w:keepNext/>
              <w:rPr>
                <w:rFonts w:ascii="Calibri" w:hAnsi="Calibri"/>
                <w:sz w:val="12"/>
                <w:szCs w:val="12"/>
              </w:rPr>
            </w:pPr>
            <w:r>
              <w:rPr>
                <w:rFonts w:ascii="Calibri" w:hAnsi="Calibri"/>
                <w:sz w:val="12"/>
                <w:szCs w:val="12"/>
              </w:rPr>
              <w:t>**either G05 or I03</w:t>
            </w:r>
            <w:r w:rsidRPr="00283EAF">
              <w:rPr>
                <w:rFonts w:ascii="Calibri" w:hAnsi="Calibri"/>
                <w:sz w:val="12"/>
                <w:szCs w:val="12"/>
              </w:rPr>
              <w:t xml:space="preserve"> on MCH-01d</w:t>
            </w:r>
          </w:p>
        </w:tc>
        <w:tc>
          <w:tcPr>
            <w:tcW w:w="1080" w:type="dxa"/>
            <w:tcMar>
              <w:left w:w="29" w:type="dxa"/>
              <w:right w:w="29" w:type="dxa"/>
            </w:tcMar>
          </w:tcPr>
          <w:p w14:paraId="05082EF7" w14:textId="77777777" w:rsidR="00956B61" w:rsidRDefault="00956B61" w:rsidP="003B4240">
            <w:pPr>
              <w:keepNext/>
              <w:rPr>
                <w:rFonts w:ascii="Calibri" w:hAnsi="Calibri"/>
                <w:sz w:val="12"/>
                <w:szCs w:val="12"/>
              </w:rPr>
            </w:pPr>
            <w:r w:rsidRPr="003B4240">
              <w:rPr>
                <w:rFonts w:ascii="Calibri" w:hAnsi="Calibri"/>
                <w:sz w:val="12"/>
                <w:szCs w:val="12"/>
              </w:rPr>
              <w:t>&lt;&lt; auto filled text: referenced from CF2R-MCH-01&gt;&gt;</w:t>
            </w:r>
          </w:p>
          <w:p w14:paraId="6F9D83D0" w14:textId="77777777" w:rsidR="00956B61" w:rsidRDefault="00956B61" w:rsidP="003B4240">
            <w:pPr>
              <w:keepNext/>
              <w:rPr>
                <w:rFonts w:ascii="Calibri" w:hAnsi="Calibri"/>
                <w:sz w:val="12"/>
                <w:szCs w:val="12"/>
              </w:rPr>
            </w:pPr>
          </w:p>
          <w:p w14:paraId="22437B47" w14:textId="77777777" w:rsidR="00956B61" w:rsidRPr="001D7D2B" w:rsidRDefault="00956B61" w:rsidP="001D7D2B">
            <w:pPr>
              <w:keepNext/>
              <w:rPr>
                <w:rFonts w:ascii="Calibri" w:hAnsi="Calibri"/>
                <w:sz w:val="12"/>
                <w:szCs w:val="12"/>
              </w:rPr>
            </w:pPr>
            <w:r w:rsidRPr="001D7D2B">
              <w:rPr>
                <w:rFonts w:ascii="Calibri" w:hAnsi="Calibri"/>
                <w:sz w:val="12"/>
                <w:szCs w:val="12"/>
              </w:rPr>
              <w:t>note: reference applicable values as follows:</w:t>
            </w:r>
          </w:p>
          <w:p w14:paraId="11DD145C" w14:textId="4EF322EA" w:rsidR="00956B61" w:rsidRPr="001D7D2B" w:rsidRDefault="00956B61" w:rsidP="001D7D2B">
            <w:pPr>
              <w:keepNext/>
              <w:rPr>
                <w:rFonts w:ascii="Calibri" w:hAnsi="Calibri"/>
                <w:sz w:val="12"/>
                <w:szCs w:val="12"/>
              </w:rPr>
            </w:pPr>
            <w:r>
              <w:rPr>
                <w:rFonts w:ascii="Calibri" w:hAnsi="Calibri"/>
                <w:sz w:val="12"/>
                <w:szCs w:val="12"/>
              </w:rPr>
              <w:t>**either F06 or H04</w:t>
            </w:r>
            <w:r w:rsidRPr="001D7D2B">
              <w:rPr>
                <w:rFonts w:ascii="Calibri" w:hAnsi="Calibri"/>
                <w:sz w:val="12"/>
                <w:szCs w:val="12"/>
              </w:rPr>
              <w:t xml:space="preserve"> on MCH-01a</w:t>
            </w:r>
          </w:p>
          <w:p w14:paraId="77D402BD" w14:textId="3C4037D1" w:rsidR="00956B61" w:rsidRPr="003B4240" w:rsidRDefault="00956B61" w:rsidP="001D7D2B">
            <w:pPr>
              <w:keepNext/>
              <w:rPr>
                <w:rFonts w:ascii="Calibri" w:hAnsi="Calibri"/>
                <w:sz w:val="12"/>
                <w:szCs w:val="12"/>
              </w:rPr>
            </w:pPr>
            <w:r>
              <w:rPr>
                <w:rFonts w:ascii="Calibri" w:hAnsi="Calibri"/>
                <w:sz w:val="12"/>
                <w:szCs w:val="12"/>
              </w:rPr>
              <w:t>**either G06 or I04</w:t>
            </w:r>
            <w:r w:rsidRPr="001D7D2B">
              <w:rPr>
                <w:rFonts w:ascii="Calibri" w:hAnsi="Calibri"/>
                <w:sz w:val="12"/>
                <w:szCs w:val="12"/>
              </w:rPr>
              <w:t xml:space="preserve"> on MCH-01d</w:t>
            </w:r>
          </w:p>
        </w:tc>
        <w:tc>
          <w:tcPr>
            <w:tcW w:w="900" w:type="dxa"/>
            <w:tcMar>
              <w:left w:w="29" w:type="dxa"/>
              <w:right w:w="29" w:type="dxa"/>
            </w:tcMar>
          </w:tcPr>
          <w:p w14:paraId="653249DC" w14:textId="77777777" w:rsidR="00DC57EC" w:rsidRDefault="00956B61" w:rsidP="00956B61">
            <w:pPr>
              <w:keepNext/>
              <w:rPr>
                <w:rFonts w:ascii="Calibri" w:hAnsi="Calibri"/>
                <w:sz w:val="12"/>
                <w:szCs w:val="12"/>
              </w:rPr>
            </w:pPr>
            <w:r w:rsidRPr="003B4240">
              <w:rPr>
                <w:rFonts w:ascii="Calibri" w:hAnsi="Calibri"/>
                <w:sz w:val="12"/>
                <w:szCs w:val="12"/>
              </w:rPr>
              <w:t>&lt;&lt; auto filled text: referenced from CF2R-MCH-01</w:t>
            </w:r>
            <w:r w:rsidR="00DC4682">
              <w:rPr>
                <w:rFonts w:ascii="Calibri" w:hAnsi="Calibri"/>
                <w:sz w:val="12"/>
                <w:szCs w:val="12"/>
              </w:rPr>
              <w:t xml:space="preserve"> either in </w:t>
            </w:r>
          </w:p>
          <w:p w14:paraId="3705DD2F" w14:textId="77777777" w:rsidR="00DC57EC" w:rsidRDefault="00DC4682" w:rsidP="00956B61">
            <w:pPr>
              <w:keepNext/>
              <w:rPr>
                <w:rFonts w:ascii="Calibri" w:hAnsi="Calibri"/>
                <w:sz w:val="12"/>
                <w:szCs w:val="12"/>
              </w:rPr>
            </w:pPr>
            <w:r>
              <w:rPr>
                <w:rFonts w:ascii="Calibri" w:hAnsi="Calibri"/>
                <w:sz w:val="12"/>
                <w:szCs w:val="12"/>
              </w:rPr>
              <w:t xml:space="preserve">G07 on MCH-01a or </w:t>
            </w:r>
          </w:p>
          <w:p w14:paraId="7863F755" w14:textId="73A5B461" w:rsidR="00DC4682" w:rsidRDefault="00DC4682" w:rsidP="00956B61">
            <w:pPr>
              <w:keepNext/>
              <w:rPr>
                <w:rFonts w:ascii="Calibri" w:hAnsi="Calibri"/>
                <w:sz w:val="12"/>
                <w:szCs w:val="12"/>
              </w:rPr>
            </w:pPr>
            <w:r>
              <w:rPr>
                <w:rFonts w:ascii="Calibri" w:hAnsi="Calibri"/>
                <w:sz w:val="12"/>
                <w:szCs w:val="12"/>
              </w:rPr>
              <w:t>H07</w:t>
            </w:r>
            <w:r w:rsidR="002E5196" w:rsidRPr="002E5196">
              <w:rPr>
                <w:rFonts w:ascii="Calibri" w:hAnsi="Calibri"/>
                <w:sz w:val="12"/>
                <w:szCs w:val="12"/>
              </w:rPr>
              <w:t xml:space="preserve"> on MCH-01d, </w:t>
            </w:r>
          </w:p>
          <w:p w14:paraId="0A71F065" w14:textId="77777777" w:rsidR="00DC57EC" w:rsidRDefault="00DC57EC" w:rsidP="00956B61">
            <w:pPr>
              <w:keepNext/>
              <w:rPr>
                <w:rFonts w:ascii="Calibri" w:hAnsi="Calibri"/>
                <w:sz w:val="12"/>
                <w:szCs w:val="12"/>
              </w:rPr>
            </w:pPr>
          </w:p>
          <w:p w14:paraId="1B79FB2F" w14:textId="0AE08FC6" w:rsidR="00956B61" w:rsidRPr="003B4240" w:rsidRDefault="002E5196" w:rsidP="00DC4682">
            <w:pPr>
              <w:keepNext/>
              <w:rPr>
                <w:rFonts w:ascii="Calibri" w:hAnsi="Calibri"/>
                <w:sz w:val="12"/>
                <w:szCs w:val="12"/>
              </w:rPr>
            </w:pPr>
            <w:r w:rsidRPr="002E5196">
              <w:rPr>
                <w:rFonts w:ascii="Calibri" w:hAnsi="Calibri"/>
                <w:sz w:val="12"/>
                <w:szCs w:val="12"/>
              </w:rPr>
              <w:t>else value=n/a</w:t>
            </w:r>
            <w:r w:rsidRPr="002E5196" w:rsidDel="00AC2F1B">
              <w:rPr>
                <w:rFonts w:ascii="Calibri" w:hAnsi="Calibri"/>
                <w:sz w:val="12"/>
                <w:szCs w:val="12"/>
              </w:rPr>
              <w:t xml:space="preserve"> </w:t>
            </w:r>
            <w:r w:rsidR="00956B61" w:rsidRPr="003B4240">
              <w:rPr>
                <w:rFonts w:ascii="Calibri" w:hAnsi="Calibri"/>
                <w:sz w:val="12"/>
                <w:szCs w:val="12"/>
              </w:rPr>
              <w:t>&gt;&gt;</w:t>
            </w:r>
          </w:p>
        </w:tc>
        <w:tc>
          <w:tcPr>
            <w:tcW w:w="900" w:type="dxa"/>
            <w:tcMar>
              <w:left w:w="29" w:type="dxa"/>
              <w:right w:w="29" w:type="dxa"/>
            </w:tcMar>
          </w:tcPr>
          <w:p w14:paraId="0EB622A7" w14:textId="7ED02029" w:rsidR="00DC57EC" w:rsidRDefault="00956B61" w:rsidP="00DC57EC">
            <w:pPr>
              <w:keepNext/>
              <w:rPr>
                <w:rFonts w:ascii="Calibri" w:hAnsi="Calibri"/>
                <w:sz w:val="12"/>
                <w:szCs w:val="12"/>
              </w:rPr>
            </w:pPr>
            <w:r w:rsidRPr="003B4240">
              <w:rPr>
                <w:rFonts w:ascii="Calibri" w:hAnsi="Calibri"/>
                <w:sz w:val="12"/>
                <w:szCs w:val="12"/>
              </w:rPr>
              <w:t xml:space="preserve">&lt;&lt; auto filled text: referenced from CF2R-MCH-01 </w:t>
            </w:r>
            <w:r w:rsidR="00DC57EC">
              <w:rPr>
                <w:rFonts w:ascii="Calibri" w:hAnsi="Calibri"/>
                <w:sz w:val="12"/>
                <w:szCs w:val="12"/>
              </w:rPr>
              <w:t>either in G08</w:t>
            </w:r>
            <w:r w:rsidR="00DC57EC" w:rsidRPr="00763D9B">
              <w:rPr>
                <w:rFonts w:ascii="Calibri" w:hAnsi="Calibri"/>
                <w:sz w:val="12"/>
                <w:szCs w:val="12"/>
              </w:rPr>
              <w:t xml:space="preserve"> on MCH-01a</w:t>
            </w:r>
            <w:r w:rsidR="00DC57EC">
              <w:rPr>
                <w:rFonts w:ascii="Calibri" w:hAnsi="Calibri"/>
                <w:sz w:val="12"/>
                <w:szCs w:val="12"/>
              </w:rPr>
              <w:t xml:space="preserve">, </w:t>
            </w:r>
          </w:p>
          <w:p w14:paraId="7C5C1BA2" w14:textId="77777777" w:rsidR="00DC57EC" w:rsidRDefault="00DC57EC" w:rsidP="00DC57EC">
            <w:pPr>
              <w:keepNext/>
              <w:rPr>
                <w:rFonts w:ascii="Calibri" w:hAnsi="Calibri"/>
                <w:sz w:val="12"/>
                <w:szCs w:val="12"/>
              </w:rPr>
            </w:pPr>
            <w:r>
              <w:rPr>
                <w:rFonts w:ascii="Calibri" w:hAnsi="Calibri"/>
                <w:sz w:val="12"/>
                <w:szCs w:val="12"/>
              </w:rPr>
              <w:t xml:space="preserve">or  </w:t>
            </w:r>
          </w:p>
          <w:p w14:paraId="749D142E" w14:textId="77777777" w:rsidR="00DC57EC" w:rsidRDefault="00DC57EC" w:rsidP="00DC57EC">
            <w:pPr>
              <w:keepNext/>
              <w:rPr>
                <w:rFonts w:ascii="Calibri" w:hAnsi="Calibri"/>
                <w:sz w:val="12"/>
                <w:szCs w:val="12"/>
              </w:rPr>
            </w:pPr>
            <w:r>
              <w:rPr>
                <w:rFonts w:ascii="Calibri" w:hAnsi="Calibri"/>
                <w:sz w:val="12"/>
                <w:szCs w:val="12"/>
              </w:rPr>
              <w:t>H08</w:t>
            </w:r>
            <w:r w:rsidRPr="00763D9B">
              <w:rPr>
                <w:rFonts w:ascii="Calibri" w:hAnsi="Calibri"/>
                <w:sz w:val="12"/>
                <w:szCs w:val="12"/>
              </w:rPr>
              <w:t xml:space="preserve"> on MCH-01d</w:t>
            </w:r>
          </w:p>
          <w:p w14:paraId="491C0C24" w14:textId="77777777" w:rsidR="00DC57EC" w:rsidRDefault="00DC57EC" w:rsidP="00DC57EC">
            <w:pPr>
              <w:keepNext/>
              <w:rPr>
                <w:rFonts w:ascii="Calibri" w:hAnsi="Calibri"/>
                <w:sz w:val="12"/>
                <w:szCs w:val="12"/>
              </w:rPr>
            </w:pPr>
          </w:p>
          <w:p w14:paraId="7BD86B05" w14:textId="242403D9" w:rsidR="00956B61" w:rsidRDefault="00DC57EC" w:rsidP="00DC57EC">
            <w:pPr>
              <w:keepNext/>
              <w:rPr>
                <w:rFonts w:ascii="Calibri" w:hAnsi="Calibri"/>
                <w:sz w:val="12"/>
                <w:szCs w:val="12"/>
              </w:rPr>
            </w:pPr>
            <w:r>
              <w:rPr>
                <w:rFonts w:ascii="Calibri" w:hAnsi="Calibri"/>
                <w:sz w:val="12"/>
                <w:szCs w:val="12"/>
              </w:rPr>
              <w:t xml:space="preserve">else value=n/a </w:t>
            </w:r>
            <w:r w:rsidR="00956B61" w:rsidRPr="003B4240">
              <w:rPr>
                <w:rFonts w:ascii="Calibri" w:hAnsi="Calibri"/>
                <w:sz w:val="12"/>
                <w:szCs w:val="12"/>
              </w:rPr>
              <w:t>&gt;&gt;</w:t>
            </w:r>
          </w:p>
          <w:p w14:paraId="31A5EA8E" w14:textId="122302CD" w:rsidR="00956B61" w:rsidRPr="003B4240" w:rsidRDefault="00956B61" w:rsidP="00DC4682">
            <w:pPr>
              <w:keepNext/>
              <w:rPr>
                <w:rFonts w:ascii="Calibri" w:hAnsi="Calibri"/>
                <w:sz w:val="12"/>
                <w:szCs w:val="12"/>
              </w:rPr>
            </w:pPr>
          </w:p>
        </w:tc>
        <w:tc>
          <w:tcPr>
            <w:tcW w:w="1170" w:type="dxa"/>
            <w:tcMar>
              <w:left w:w="29" w:type="dxa"/>
              <w:right w:w="29" w:type="dxa"/>
            </w:tcMar>
          </w:tcPr>
          <w:p w14:paraId="4D36CD40" w14:textId="14B46F28" w:rsidR="000A5591" w:rsidRPr="00326D79" w:rsidRDefault="00956B61" w:rsidP="000A5591">
            <w:pPr>
              <w:keepNext/>
              <w:rPr>
                <w:rFonts w:ascii="Calibri" w:hAnsi="Calibri"/>
                <w:sz w:val="10"/>
                <w:szCs w:val="10"/>
              </w:rPr>
            </w:pPr>
            <w:r w:rsidRPr="00326D79">
              <w:rPr>
                <w:rFonts w:ascii="Calibri" w:hAnsi="Calibri"/>
                <w:sz w:val="10"/>
                <w:szCs w:val="10"/>
              </w:rPr>
              <w:t>&lt;&lt;</w:t>
            </w:r>
            <w:r w:rsidR="000A5591" w:rsidRPr="00326D79">
              <w:rPr>
                <w:rFonts w:ascii="Calibri" w:hAnsi="Calibri"/>
                <w:sz w:val="10"/>
                <w:szCs w:val="10"/>
              </w:rPr>
              <w:t xml:space="preserve"> </w:t>
            </w:r>
            <w:r w:rsidR="000A5591" w:rsidRPr="00326D79">
              <w:rPr>
                <w:rFonts w:ascii="Calibri" w:hAnsi="Calibri"/>
                <w:b/>
                <w:sz w:val="10"/>
                <w:szCs w:val="10"/>
              </w:rPr>
              <w:t>if</w:t>
            </w:r>
            <w:r w:rsidR="000A5591" w:rsidRPr="00326D79">
              <w:rPr>
                <w:rFonts w:ascii="Calibri" w:hAnsi="Calibri"/>
                <w:sz w:val="10"/>
                <w:szCs w:val="10"/>
              </w:rPr>
              <w:t xml:space="preserve"> A0</w:t>
            </w:r>
            <w:r w:rsidR="00115611">
              <w:rPr>
                <w:rFonts w:ascii="Calibri" w:hAnsi="Calibri"/>
                <w:sz w:val="10"/>
                <w:szCs w:val="10"/>
              </w:rPr>
              <w:t>9</w:t>
            </w:r>
            <w:r w:rsidR="00776DFD" w:rsidRPr="00326D79">
              <w:rPr>
                <w:rFonts w:ascii="Calibri" w:hAnsi="Calibri" w:cs="Calibri"/>
                <w:sz w:val="10"/>
                <w:szCs w:val="10"/>
              </w:rPr>
              <w:t>≠</w:t>
            </w:r>
            <w:r w:rsidR="00776DFD" w:rsidRPr="00326D79">
              <w:rPr>
                <w:rFonts w:ascii="Calibri" w:hAnsi="Calibri"/>
                <w:sz w:val="10"/>
                <w:szCs w:val="10"/>
              </w:rPr>
              <w:t>[furnace air-handling unit]</w:t>
            </w:r>
            <w:r w:rsidR="000A5591" w:rsidRPr="00326D79">
              <w:rPr>
                <w:rFonts w:ascii="Calibri" w:hAnsi="Calibri"/>
                <w:sz w:val="10"/>
                <w:szCs w:val="10"/>
              </w:rPr>
              <w:t xml:space="preserve">, </w:t>
            </w:r>
          </w:p>
          <w:p w14:paraId="73BA25CF" w14:textId="4A6CE106" w:rsidR="000A5591" w:rsidRPr="00326D79" w:rsidRDefault="000A5591" w:rsidP="000A5591">
            <w:pPr>
              <w:keepNext/>
              <w:rPr>
                <w:rFonts w:ascii="Calibri" w:hAnsi="Calibri"/>
                <w:sz w:val="10"/>
                <w:szCs w:val="10"/>
              </w:rPr>
            </w:pPr>
            <w:r w:rsidRPr="00326D79">
              <w:rPr>
                <w:rFonts w:ascii="Calibri" w:hAnsi="Calibri"/>
                <w:b/>
                <w:sz w:val="10"/>
                <w:szCs w:val="10"/>
              </w:rPr>
              <w:t>then</w:t>
            </w:r>
            <w:r w:rsidRPr="00326D79">
              <w:rPr>
                <w:rFonts w:ascii="Calibri" w:hAnsi="Calibri"/>
                <w:sz w:val="10"/>
                <w:szCs w:val="10"/>
              </w:rPr>
              <w:t xml:space="preserve"> value=n/a,</w:t>
            </w:r>
          </w:p>
          <w:p w14:paraId="42BCE8C4" w14:textId="77777777" w:rsidR="000A5591" w:rsidRPr="00326D79" w:rsidRDefault="000A5591" w:rsidP="003B4240">
            <w:pPr>
              <w:keepNext/>
              <w:rPr>
                <w:rFonts w:ascii="Calibri" w:hAnsi="Calibri"/>
                <w:sz w:val="10"/>
                <w:szCs w:val="10"/>
              </w:rPr>
            </w:pPr>
          </w:p>
          <w:p w14:paraId="000A38BC" w14:textId="69190468" w:rsidR="000A5591" w:rsidRPr="00326D79" w:rsidRDefault="000A5591" w:rsidP="003B4240">
            <w:pPr>
              <w:keepNext/>
              <w:rPr>
                <w:rFonts w:ascii="Calibri" w:hAnsi="Calibri"/>
                <w:sz w:val="10"/>
                <w:szCs w:val="10"/>
              </w:rPr>
            </w:pPr>
            <w:r w:rsidRPr="00326D79">
              <w:rPr>
                <w:rFonts w:ascii="Calibri" w:hAnsi="Calibri"/>
                <w:b/>
                <w:sz w:val="10"/>
                <w:szCs w:val="10"/>
              </w:rPr>
              <w:t>elseif</w:t>
            </w:r>
            <w:r w:rsidRPr="00326D79">
              <w:rPr>
                <w:rFonts w:ascii="Calibri" w:hAnsi="Calibri"/>
                <w:sz w:val="10"/>
                <w:szCs w:val="10"/>
              </w:rPr>
              <w:t xml:space="preserve"> A0</w:t>
            </w:r>
            <w:r w:rsidR="00115611">
              <w:rPr>
                <w:rFonts w:ascii="Calibri" w:hAnsi="Calibri"/>
                <w:sz w:val="10"/>
                <w:szCs w:val="10"/>
              </w:rPr>
              <w:t>9</w:t>
            </w:r>
            <w:r w:rsidRPr="00326D79">
              <w:rPr>
                <w:rFonts w:ascii="Calibri" w:hAnsi="Calibri"/>
                <w:sz w:val="10"/>
                <w:szCs w:val="10"/>
              </w:rPr>
              <w:t>=</w:t>
            </w:r>
            <w:r w:rsidR="00776DFD" w:rsidRPr="00326D79">
              <w:rPr>
                <w:sz w:val="10"/>
                <w:szCs w:val="10"/>
              </w:rPr>
              <w:t>[</w:t>
            </w:r>
            <w:r w:rsidR="00776DFD" w:rsidRPr="00326D79">
              <w:rPr>
                <w:rFonts w:ascii="Calibri" w:hAnsi="Calibri"/>
                <w:sz w:val="10"/>
                <w:szCs w:val="10"/>
              </w:rPr>
              <w:t>furnace air-handling unit</w:t>
            </w:r>
            <w:r w:rsidRPr="00326D79">
              <w:rPr>
                <w:rFonts w:ascii="Calibri" w:hAnsi="Calibri"/>
                <w:sz w:val="10"/>
                <w:szCs w:val="10"/>
              </w:rPr>
              <w:t xml:space="preserve">, </w:t>
            </w:r>
          </w:p>
          <w:p w14:paraId="18AD70A4" w14:textId="605E40BC" w:rsidR="00956B61" w:rsidRPr="00326D79" w:rsidRDefault="000A5591" w:rsidP="003B4240">
            <w:pPr>
              <w:keepNext/>
              <w:rPr>
                <w:rFonts w:ascii="Calibri" w:hAnsi="Calibri"/>
                <w:sz w:val="10"/>
                <w:szCs w:val="10"/>
              </w:rPr>
            </w:pPr>
            <w:r w:rsidRPr="00326D79">
              <w:rPr>
                <w:rFonts w:ascii="Calibri" w:hAnsi="Calibri"/>
                <w:b/>
                <w:sz w:val="10"/>
                <w:szCs w:val="10"/>
              </w:rPr>
              <w:t>then</w:t>
            </w:r>
            <w:r w:rsidR="00956B61" w:rsidRPr="00326D79">
              <w:rPr>
                <w:rFonts w:ascii="Calibri" w:hAnsi="Calibri"/>
                <w:sz w:val="10"/>
                <w:szCs w:val="10"/>
              </w:rPr>
              <w:t xml:space="preserve"> auto filled text</w:t>
            </w:r>
            <w:r w:rsidRPr="00326D79">
              <w:rPr>
                <w:rFonts w:ascii="Calibri" w:hAnsi="Calibri"/>
                <w:sz w:val="10"/>
                <w:szCs w:val="10"/>
              </w:rPr>
              <w:t xml:space="preserve"> </w:t>
            </w:r>
            <w:r w:rsidR="00956B61" w:rsidRPr="00326D79">
              <w:rPr>
                <w:rFonts w:ascii="Calibri" w:hAnsi="Calibri"/>
                <w:sz w:val="10"/>
                <w:szCs w:val="10"/>
              </w:rPr>
              <w:t>referenced from CF2R-MCH-01&gt;&gt;</w:t>
            </w:r>
          </w:p>
          <w:p w14:paraId="4EDAE4B0" w14:textId="77777777" w:rsidR="00956B61" w:rsidRPr="00326D79" w:rsidRDefault="00956B61" w:rsidP="003B4240">
            <w:pPr>
              <w:keepNext/>
              <w:rPr>
                <w:rFonts w:ascii="Calibri" w:hAnsi="Calibri"/>
                <w:sz w:val="10"/>
                <w:szCs w:val="10"/>
              </w:rPr>
            </w:pPr>
          </w:p>
          <w:p w14:paraId="69B7C581" w14:textId="2FEAB074" w:rsidR="00956B61" w:rsidRPr="00326D79" w:rsidRDefault="00956B61" w:rsidP="00763D9B">
            <w:pPr>
              <w:keepNext/>
              <w:rPr>
                <w:rFonts w:ascii="Calibri" w:hAnsi="Calibri"/>
                <w:sz w:val="10"/>
                <w:szCs w:val="10"/>
              </w:rPr>
            </w:pPr>
            <w:r w:rsidRPr="00326D79">
              <w:rPr>
                <w:rFonts w:ascii="Calibri" w:hAnsi="Calibri"/>
                <w:sz w:val="10"/>
                <w:szCs w:val="10"/>
              </w:rPr>
              <w:t xml:space="preserve">note: </w:t>
            </w:r>
            <w:r w:rsidRPr="00326D79">
              <w:rPr>
                <w:sz w:val="10"/>
                <w:szCs w:val="10"/>
              </w:rPr>
              <w:t xml:space="preserve"> </w:t>
            </w:r>
            <w:r w:rsidRPr="00326D79">
              <w:rPr>
                <w:rFonts w:ascii="Calibri" w:hAnsi="Calibri"/>
                <w:sz w:val="10"/>
                <w:szCs w:val="10"/>
              </w:rPr>
              <w:t>reference applicable values as follows:</w:t>
            </w:r>
          </w:p>
          <w:p w14:paraId="4A20DD00" w14:textId="10ECAE4D" w:rsidR="00956B61" w:rsidRPr="00326D79" w:rsidRDefault="00956B61" w:rsidP="00763D9B">
            <w:pPr>
              <w:keepNext/>
              <w:rPr>
                <w:rFonts w:ascii="Calibri" w:hAnsi="Calibri"/>
                <w:sz w:val="10"/>
                <w:szCs w:val="10"/>
              </w:rPr>
            </w:pPr>
            <w:r w:rsidRPr="00326D79">
              <w:rPr>
                <w:rFonts w:ascii="Calibri" w:hAnsi="Calibri"/>
                <w:sz w:val="10"/>
                <w:szCs w:val="10"/>
              </w:rPr>
              <w:t>**</w:t>
            </w:r>
            <w:r w:rsidR="00CF068E" w:rsidRPr="00326D79">
              <w:rPr>
                <w:rFonts w:ascii="Calibri" w:hAnsi="Calibri"/>
                <w:sz w:val="10"/>
                <w:szCs w:val="10"/>
              </w:rPr>
              <w:t>E08</w:t>
            </w:r>
            <w:r w:rsidRPr="00326D79">
              <w:rPr>
                <w:rFonts w:ascii="Calibri" w:hAnsi="Calibri"/>
                <w:sz w:val="10"/>
                <w:szCs w:val="10"/>
              </w:rPr>
              <w:t xml:space="preserve"> on MCH-01a</w:t>
            </w:r>
          </w:p>
          <w:p w14:paraId="45241111" w14:textId="2A46EB5E" w:rsidR="00956B61" w:rsidRPr="00326D79" w:rsidRDefault="00956B61" w:rsidP="00CF068E">
            <w:pPr>
              <w:keepNext/>
              <w:rPr>
                <w:rFonts w:ascii="Calibri" w:hAnsi="Calibri"/>
                <w:sz w:val="10"/>
                <w:szCs w:val="10"/>
              </w:rPr>
            </w:pPr>
            <w:r w:rsidRPr="00326D79">
              <w:rPr>
                <w:rFonts w:ascii="Calibri" w:hAnsi="Calibri"/>
                <w:sz w:val="10"/>
                <w:szCs w:val="10"/>
              </w:rPr>
              <w:t>**</w:t>
            </w:r>
            <w:r w:rsidR="00230B81" w:rsidRPr="00326D79">
              <w:rPr>
                <w:rFonts w:ascii="Calibri" w:hAnsi="Calibri"/>
                <w:sz w:val="10"/>
                <w:szCs w:val="10"/>
              </w:rPr>
              <w:t>F08</w:t>
            </w:r>
            <w:r w:rsidRPr="00326D79">
              <w:rPr>
                <w:rFonts w:ascii="Calibri" w:hAnsi="Calibri"/>
                <w:sz w:val="10"/>
                <w:szCs w:val="10"/>
              </w:rPr>
              <w:t xml:space="preserve"> on MCH-01d</w:t>
            </w:r>
          </w:p>
        </w:tc>
        <w:tc>
          <w:tcPr>
            <w:tcW w:w="1255" w:type="dxa"/>
            <w:tcMar>
              <w:left w:w="29" w:type="dxa"/>
              <w:right w:w="29" w:type="dxa"/>
            </w:tcMar>
          </w:tcPr>
          <w:p w14:paraId="0D10D28F" w14:textId="7FCAF06E" w:rsidR="000B2FD4" w:rsidRPr="00326D79" w:rsidRDefault="00956B61" w:rsidP="000B2FD4">
            <w:pPr>
              <w:keepNext/>
              <w:rPr>
                <w:rFonts w:ascii="Calibri" w:hAnsi="Calibri"/>
                <w:sz w:val="10"/>
                <w:szCs w:val="10"/>
              </w:rPr>
            </w:pPr>
            <w:r w:rsidRPr="00326D79">
              <w:rPr>
                <w:rFonts w:ascii="Calibri" w:hAnsi="Calibri"/>
                <w:sz w:val="10"/>
                <w:szCs w:val="10"/>
              </w:rPr>
              <w:t>&lt;&lt;</w:t>
            </w:r>
            <w:r w:rsidR="000B2FD4" w:rsidRPr="00326D79">
              <w:rPr>
                <w:rFonts w:ascii="Calibri" w:hAnsi="Calibri"/>
                <w:b/>
                <w:sz w:val="10"/>
                <w:szCs w:val="10"/>
              </w:rPr>
              <w:t xml:space="preserve"> if</w:t>
            </w:r>
            <w:r w:rsidR="000B2FD4" w:rsidRPr="00326D79">
              <w:rPr>
                <w:rFonts w:ascii="Calibri" w:hAnsi="Calibri"/>
                <w:sz w:val="10"/>
                <w:szCs w:val="10"/>
              </w:rPr>
              <w:t xml:space="preserve"> A0</w:t>
            </w:r>
            <w:r w:rsidR="00115611">
              <w:rPr>
                <w:rFonts w:ascii="Calibri" w:hAnsi="Calibri"/>
                <w:sz w:val="10"/>
                <w:szCs w:val="10"/>
              </w:rPr>
              <w:t>9</w:t>
            </w:r>
            <w:r w:rsidR="000B2FD4" w:rsidRPr="00326D79">
              <w:rPr>
                <w:rFonts w:ascii="Calibri" w:hAnsi="Calibri" w:cs="Calibri"/>
                <w:sz w:val="10"/>
                <w:szCs w:val="10"/>
              </w:rPr>
              <w:t>≠</w:t>
            </w:r>
            <w:r w:rsidR="000B2FD4" w:rsidRPr="00326D79">
              <w:rPr>
                <w:rFonts w:ascii="Calibri" w:hAnsi="Calibri"/>
                <w:sz w:val="10"/>
                <w:szCs w:val="10"/>
              </w:rPr>
              <w:t xml:space="preserve">[furnace air-handling unit], </w:t>
            </w:r>
          </w:p>
          <w:p w14:paraId="596A66A1" w14:textId="77777777" w:rsidR="000B2FD4" w:rsidRPr="00326D79" w:rsidRDefault="000B2FD4" w:rsidP="000B2FD4">
            <w:pPr>
              <w:keepNext/>
              <w:rPr>
                <w:rFonts w:ascii="Calibri" w:hAnsi="Calibri"/>
                <w:sz w:val="10"/>
                <w:szCs w:val="10"/>
              </w:rPr>
            </w:pPr>
            <w:r w:rsidRPr="00326D79">
              <w:rPr>
                <w:rFonts w:ascii="Calibri" w:hAnsi="Calibri"/>
                <w:b/>
                <w:sz w:val="10"/>
                <w:szCs w:val="10"/>
              </w:rPr>
              <w:t>then</w:t>
            </w:r>
            <w:r w:rsidRPr="00326D79">
              <w:rPr>
                <w:rFonts w:ascii="Calibri" w:hAnsi="Calibri"/>
                <w:sz w:val="10"/>
                <w:szCs w:val="10"/>
              </w:rPr>
              <w:t xml:space="preserve"> value=n/a,</w:t>
            </w:r>
          </w:p>
          <w:p w14:paraId="379850E4" w14:textId="27B95C25" w:rsidR="000A5591" w:rsidRPr="00326D79" w:rsidRDefault="000A5591" w:rsidP="003B4240">
            <w:pPr>
              <w:keepNext/>
              <w:rPr>
                <w:rFonts w:ascii="Calibri" w:hAnsi="Calibri"/>
                <w:sz w:val="10"/>
                <w:szCs w:val="10"/>
              </w:rPr>
            </w:pPr>
          </w:p>
          <w:p w14:paraId="379BE689" w14:textId="2776A652" w:rsidR="000A5591" w:rsidRPr="00326D79" w:rsidRDefault="000A5591" w:rsidP="003B4240">
            <w:pPr>
              <w:keepNext/>
              <w:rPr>
                <w:rFonts w:ascii="Calibri" w:hAnsi="Calibri"/>
                <w:sz w:val="10"/>
                <w:szCs w:val="10"/>
              </w:rPr>
            </w:pPr>
            <w:r w:rsidRPr="00326D79">
              <w:rPr>
                <w:rFonts w:ascii="Calibri" w:hAnsi="Calibri"/>
                <w:b/>
                <w:sz w:val="10"/>
                <w:szCs w:val="10"/>
              </w:rPr>
              <w:t>elseif</w:t>
            </w:r>
            <w:r w:rsidRPr="00326D79">
              <w:rPr>
                <w:rFonts w:ascii="Calibri" w:hAnsi="Calibri"/>
                <w:sz w:val="10"/>
                <w:szCs w:val="10"/>
              </w:rPr>
              <w:t xml:space="preserve"> A0</w:t>
            </w:r>
            <w:r w:rsidR="00115611">
              <w:rPr>
                <w:rFonts w:ascii="Calibri" w:hAnsi="Calibri"/>
                <w:sz w:val="10"/>
                <w:szCs w:val="10"/>
              </w:rPr>
              <w:t>9</w:t>
            </w:r>
            <w:r w:rsidR="00230B81" w:rsidRPr="00326D79">
              <w:rPr>
                <w:rFonts w:ascii="Calibri" w:hAnsi="Calibri"/>
                <w:sz w:val="10"/>
                <w:szCs w:val="10"/>
              </w:rPr>
              <w:t xml:space="preserve">=[furnace air-handling unit, </w:t>
            </w:r>
          </w:p>
          <w:p w14:paraId="2A549585" w14:textId="74D785E1" w:rsidR="00956B61" w:rsidRPr="00326D79" w:rsidRDefault="000A5591" w:rsidP="003B4240">
            <w:pPr>
              <w:keepNext/>
              <w:rPr>
                <w:rFonts w:ascii="Calibri" w:hAnsi="Calibri"/>
                <w:sz w:val="10"/>
                <w:szCs w:val="10"/>
              </w:rPr>
            </w:pPr>
            <w:r w:rsidRPr="00326D79">
              <w:rPr>
                <w:rFonts w:ascii="Calibri" w:hAnsi="Calibri"/>
                <w:b/>
                <w:sz w:val="10"/>
                <w:szCs w:val="10"/>
              </w:rPr>
              <w:t>then</w:t>
            </w:r>
            <w:r w:rsidR="00956B61" w:rsidRPr="00326D79">
              <w:rPr>
                <w:rFonts w:ascii="Calibri" w:hAnsi="Calibri"/>
                <w:sz w:val="10"/>
                <w:szCs w:val="10"/>
              </w:rPr>
              <w:t xml:space="preserve"> auto filled text</w:t>
            </w:r>
            <w:r w:rsidRPr="00326D79">
              <w:rPr>
                <w:rFonts w:ascii="Calibri" w:hAnsi="Calibri"/>
                <w:sz w:val="10"/>
                <w:szCs w:val="10"/>
              </w:rPr>
              <w:t xml:space="preserve"> </w:t>
            </w:r>
            <w:r w:rsidR="00956B61" w:rsidRPr="00326D79">
              <w:rPr>
                <w:rFonts w:ascii="Calibri" w:hAnsi="Calibri"/>
                <w:sz w:val="10"/>
                <w:szCs w:val="10"/>
              </w:rPr>
              <w:t>referenced from CF2R-MCH-01&gt;&gt;</w:t>
            </w:r>
          </w:p>
          <w:p w14:paraId="45B78DB8" w14:textId="77777777" w:rsidR="00956B61" w:rsidRPr="00326D79" w:rsidRDefault="00956B61" w:rsidP="003B4240">
            <w:pPr>
              <w:keepNext/>
              <w:rPr>
                <w:rFonts w:ascii="Calibri" w:hAnsi="Calibri"/>
                <w:sz w:val="10"/>
                <w:szCs w:val="10"/>
              </w:rPr>
            </w:pPr>
          </w:p>
          <w:p w14:paraId="2F17EEB2" w14:textId="772917CC" w:rsidR="00956B61" w:rsidRPr="00326D79" w:rsidRDefault="00956B61" w:rsidP="00763D9B">
            <w:pPr>
              <w:keepNext/>
              <w:rPr>
                <w:rFonts w:ascii="Calibri" w:hAnsi="Calibri"/>
                <w:sz w:val="10"/>
                <w:szCs w:val="10"/>
              </w:rPr>
            </w:pPr>
            <w:r w:rsidRPr="00326D79">
              <w:rPr>
                <w:rFonts w:ascii="Calibri" w:hAnsi="Calibri"/>
                <w:sz w:val="10"/>
                <w:szCs w:val="10"/>
              </w:rPr>
              <w:t>note: reference applicable values as follows:</w:t>
            </w:r>
          </w:p>
          <w:p w14:paraId="442CE114" w14:textId="2F949449" w:rsidR="00956B61" w:rsidRPr="00326D79" w:rsidRDefault="00956B61" w:rsidP="00763D9B">
            <w:pPr>
              <w:keepNext/>
              <w:rPr>
                <w:rFonts w:ascii="Calibri" w:hAnsi="Calibri"/>
                <w:sz w:val="10"/>
                <w:szCs w:val="10"/>
              </w:rPr>
            </w:pPr>
            <w:r w:rsidRPr="00326D79">
              <w:rPr>
                <w:rFonts w:ascii="Calibri" w:hAnsi="Calibri"/>
                <w:sz w:val="10"/>
                <w:szCs w:val="10"/>
              </w:rPr>
              <w:t>**</w:t>
            </w:r>
            <w:r w:rsidR="00CF068E" w:rsidRPr="00326D79">
              <w:rPr>
                <w:rFonts w:ascii="Calibri" w:hAnsi="Calibri"/>
                <w:sz w:val="10"/>
                <w:szCs w:val="10"/>
              </w:rPr>
              <w:t>E09</w:t>
            </w:r>
            <w:r w:rsidRPr="00326D79">
              <w:rPr>
                <w:rFonts w:ascii="Calibri" w:hAnsi="Calibri"/>
                <w:sz w:val="10"/>
                <w:szCs w:val="10"/>
              </w:rPr>
              <w:t xml:space="preserve"> on MCH-01a</w:t>
            </w:r>
          </w:p>
          <w:p w14:paraId="13AF9DF5" w14:textId="26560C18" w:rsidR="00956B61" w:rsidRPr="00326D79" w:rsidRDefault="00956B61" w:rsidP="00CF068E">
            <w:pPr>
              <w:keepNext/>
              <w:rPr>
                <w:rFonts w:ascii="Calibri" w:hAnsi="Calibri"/>
                <w:sz w:val="10"/>
                <w:szCs w:val="10"/>
              </w:rPr>
            </w:pPr>
            <w:r w:rsidRPr="00326D79">
              <w:rPr>
                <w:rFonts w:ascii="Calibri" w:hAnsi="Calibri"/>
                <w:sz w:val="10"/>
                <w:szCs w:val="10"/>
              </w:rPr>
              <w:t>**</w:t>
            </w:r>
            <w:r w:rsidR="00CF068E" w:rsidRPr="00326D79">
              <w:rPr>
                <w:rFonts w:ascii="Calibri" w:hAnsi="Calibri"/>
                <w:sz w:val="10"/>
                <w:szCs w:val="10"/>
              </w:rPr>
              <w:t>F</w:t>
            </w:r>
            <w:r w:rsidR="00230B81" w:rsidRPr="00326D79">
              <w:rPr>
                <w:rFonts w:ascii="Calibri" w:hAnsi="Calibri"/>
                <w:sz w:val="10"/>
                <w:szCs w:val="10"/>
              </w:rPr>
              <w:t>09</w:t>
            </w:r>
            <w:r w:rsidRPr="00326D79">
              <w:rPr>
                <w:rFonts w:ascii="Calibri" w:hAnsi="Calibri"/>
                <w:sz w:val="10"/>
                <w:szCs w:val="10"/>
              </w:rPr>
              <w:t xml:space="preserve"> on MCH-01d</w:t>
            </w:r>
          </w:p>
        </w:tc>
      </w:tr>
      <w:tr w:rsidR="001E4168" w:rsidRPr="006A3EEB" w14:paraId="6C2CDBA0" w14:textId="77777777" w:rsidTr="00326D79">
        <w:trPr>
          <w:cantSplit/>
          <w:trHeight w:val="144"/>
        </w:trPr>
        <w:tc>
          <w:tcPr>
            <w:tcW w:w="895" w:type="dxa"/>
          </w:tcPr>
          <w:p w14:paraId="125D530E" w14:textId="77777777" w:rsidR="00956B61" w:rsidRPr="006A3EEB" w:rsidRDefault="00956B61" w:rsidP="00C23414">
            <w:pPr>
              <w:rPr>
                <w:rFonts w:ascii="Calibri" w:hAnsi="Calibri"/>
                <w:sz w:val="18"/>
                <w:szCs w:val="18"/>
              </w:rPr>
            </w:pPr>
          </w:p>
        </w:tc>
        <w:tc>
          <w:tcPr>
            <w:tcW w:w="1620" w:type="dxa"/>
          </w:tcPr>
          <w:p w14:paraId="2147F849" w14:textId="77777777" w:rsidR="00956B61" w:rsidRPr="006A3EEB" w:rsidRDefault="00956B61" w:rsidP="00C23414">
            <w:pPr>
              <w:rPr>
                <w:rFonts w:ascii="Calibri" w:hAnsi="Calibri"/>
                <w:sz w:val="18"/>
                <w:szCs w:val="18"/>
              </w:rPr>
            </w:pPr>
          </w:p>
        </w:tc>
        <w:tc>
          <w:tcPr>
            <w:tcW w:w="990" w:type="dxa"/>
          </w:tcPr>
          <w:p w14:paraId="610CC4D6" w14:textId="77777777" w:rsidR="00956B61" w:rsidRPr="006A3EEB" w:rsidRDefault="00956B61" w:rsidP="00C23414">
            <w:pPr>
              <w:rPr>
                <w:rFonts w:ascii="Calibri" w:hAnsi="Calibri"/>
                <w:sz w:val="18"/>
                <w:szCs w:val="18"/>
              </w:rPr>
            </w:pPr>
          </w:p>
        </w:tc>
        <w:tc>
          <w:tcPr>
            <w:tcW w:w="1080" w:type="dxa"/>
          </w:tcPr>
          <w:p w14:paraId="67B8D607" w14:textId="77777777" w:rsidR="00956B61" w:rsidRPr="006A3EEB" w:rsidRDefault="00956B61" w:rsidP="00C23414">
            <w:pPr>
              <w:rPr>
                <w:rFonts w:ascii="Calibri" w:hAnsi="Calibri"/>
                <w:sz w:val="18"/>
                <w:szCs w:val="18"/>
              </w:rPr>
            </w:pPr>
          </w:p>
        </w:tc>
        <w:tc>
          <w:tcPr>
            <w:tcW w:w="900" w:type="dxa"/>
          </w:tcPr>
          <w:p w14:paraId="41E8280C" w14:textId="7A27E63E" w:rsidR="00956B61" w:rsidRPr="006A3EEB" w:rsidRDefault="00956B61" w:rsidP="00C23414">
            <w:pPr>
              <w:rPr>
                <w:rFonts w:ascii="Calibri" w:hAnsi="Calibri"/>
                <w:sz w:val="18"/>
                <w:szCs w:val="18"/>
              </w:rPr>
            </w:pPr>
          </w:p>
        </w:tc>
        <w:tc>
          <w:tcPr>
            <w:tcW w:w="1080" w:type="dxa"/>
          </w:tcPr>
          <w:p w14:paraId="02553A31" w14:textId="77777777" w:rsidR="00956B61" w:rsidRPr="006A3EEB" w:rsidRDefault="00956B61" w:rsidP="00C23414">
            <w:pPr>
              <w:rPr>
                <w:rFonts w:ascii="Calibri" w:hAnsi="Calibri"/>
                <w:sz w:val="18"/>
                <w:szCs w:val="18"/>
              </w:rPr>
            </w:pPr>
          </w:p>
        </w:tc>
        <w:tc>
          <w:tcPr>
            <w:tcW w:w="900" w:type="dxa"/>
          </w:tcPr>
          <w:p w14:paraId="1AA61782" w14:textId="77777777" w:rsidR="00956B61" w:rsidRPr="006A3EEB" w:rsidRDefault="00956B61" w:rsidP="00C23414">
            <w:pPr>
              <w:rPr>
                <w:rFonts w:ascii="Calibri" w:hAnsi="Calibri"/>
                <w:sz w:val="18"/>
                <w:szCs w:val="18"/>
              </w:rPr>
            </w:pPr>
          </w:p>
        </w:tc>
        <w:tc>
          <w:tcPr>
            <w:tcW w:w="900" w:type="dxa"/>
          </w:tcPr>
          <w:p w14:paraId="70E0A86C" w14:textId="77777777" w:rsidR="00956B61" w:rsidRPr="006A3EEB" w:rsidRDefault="00956B61" w:rsidP="00C23414">
            <w:pPr>
              <w:rPr>
                <w:rFonts w:ascii="Calibri" w:hAnsi="Calibri"/>
                <w:sz w:val="18"/>
                <w:szCs w:val="18"/>
              </w:rPr>
            </w:pPr>
          </w:p>
        </w:tc>
        <w:tc>
          <w:tcPr>
            <w:tcW w:w="1170" w:type="dxa"/>
          </w:tcPr>
          <w:p w14:paraId="75AA320A" w14:textId="7BDB1AE4" w:rsidR="00956B61" w:rsidRPr="006A3EEB" w:rsidRDefault="00956B61" w:rsidP="00C23414">
            <w:pPr>
              <w:rPr>
                <w:rFonts w:ascii="Calibri" w:hAnsi="Calibri"/>
                <w:sz w:val="18"/>
                <w:szCs w:val="18"/>
              </w:rPr>
            </w:pPr>
          </w:p>
        </w:tc>
        <w:tc>
          <w:tcPr>
            <w:tcW w:w="1255" w:type="dxa"/>
          </w:tcPr>
          <w:p w14:paraId="1D4E9EC0" w14:textId="77777777" w:rsidR="00956B61" w:rsidRPr="006A3EEB" w:rsidRDefault="00956B61" w:rsidP="00C23414">
            <w:pPr>
              <w:rPr>
                <w:rFonts w:ascii="Calibri" w:hAnsi="Calibri"/>
                <w:sz w:val="18"/>
                <w:szCs w:val="18"/>
              </w:rPr>
            </w:pPr>
          </w:p>
        </w:tc>
      </w:tr>
    </w:tbl>
    <w:p w14:paraId="7F95B666" w14:textId="77777777" w:rsidR="00AC2F1B" w:rsidRDefault="00AC2F1B" w:rsidP="00AC2F1B">
      <w:pPr>
        <w:widowControl w:val="0"/>
        <w:rPr>
          <w:rFonts w:ascii="Calibri" w:hAnsi="Calibri"/>
          <w:b/>
          <w:bCs/>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66"/>
        <w:gridCol w:w="1369"/>
        <w:gridCol w:w="1080"/>
        <w:gridCol w:w="1170"/>
        <w:gridCol w:w="990"/>
        <w:gridCol w:w="990"/>
        <w:gridCol w:w="1080"/>
        <w:gridCol w:w="1080"/>
        <w:gridCol w:w="1080"/>
        <w:gridCol w:w="985"/>
      </w:tblGrid>
      <w:tr w:rsidR="00D31F3A" w:rsidRPr="000A0D4F" w14:paraId="0E9A302C" w14:textId="77777777" w:rsidTr="00A61DD8">
        <w:trPr>
          <w:cantSplit/>
          <w:trHeight w:val="504"/>
        </w:trPr>
        <w:tc>
          <w:tcPr>
            <w:tcW w:w="10790" w:type="dxa"/>
            <w:gridSpan w:val="10"/>
            <w:tcBorders>
              <w:bottom w:val="nil"/>
            </w:tcBorders>
          </w:tcPr>
          <w:p w14:paraId="7D910E03" w14:textId="1B015840" w:rsidR="00D31F3A" w:rsidRDefault="00D31F3A" w:rsidP="00C23414">
            <w:pPr>
              <w:keepNext/>
              <w:rPr>
                <w:rFonts w:ascii="Calibri" w:hAnsi="Calibri"/>
                <w:b/>
                <w:sz w:val="18"/>
                <w:szCs w:val="18"/>
              </w:rPr>
            </w:pPr>
            <w:r>
              <w:rPr>
                <w:rFonts w:ascii="Calibri" w:hAnsi="Calibri"/>
                <w:b/>
                <w:szCs w:val="18"/>
              </w:rPr>
              <w:t>C</w:t>
            </w:r>
            <w:r w:rsidRPr="006A3EEB">
              <w:rPr>
                <w:rFonts w:ascii="Calibri" w:hAnsi="Calibri"/>
                <w:b/>
                <w:szCs w:val="18"/>
              </w:rPr>
              <w:t>.</w:t>
            </w:r>
            <w:r>
              <w:rPr>
                <w:rFonts w:ascii="Calibri" w:hAnsi="Calibri"/>
                <w:b/>
                <w:szCs w:val="18"/>
              </w:rPr>
              <w:t xml:space="preserve"> </w:t>
            </w:r>
            <w:r w:rsidRPr="00F80E7D">
              <w:rPr>
                <w:rFonts w:ascii="Calibri" w:hAnsi="Calibri"/>
                <w:b/>
                <w:szCs w:val="18"/>
              </w:rPr>
              <w:t xml:space="preserve">Rated Space Conditioning System Equipment </w:t>
            </w:r>
            <w:r>
              <w:rPr>
                <w:rFonts w:ascii="Calibri" w:hAnsi="Calibri"/>
                <w:b/>
                <w:szCs w:val="18"/>
              </w:rPr>
              <w:t>Information from Directory of Certified Product Performance</w:t>
            </w:r>
          </w:p>
          <w:p w14:paraId="2AF1A276" w14:textId="5AE95713" w:rsidR="00210CD1" w:rsidRPr="00326D79" w:rsidRDefault="00D31F3A" w:rsidP="00C23414">
            <w:pPr>
              <w:keepNext/>
              <w:rPr>
                <w:rFonts w:ascii="Calibri" w:hAnsi="Calibri"/>
                <w:i/>
                <w:sz w:val="18"/>
                <w:szCs w:val="18"/>
              </w:rPr>
            </w:pPr>
            <w:r w:rsidRPr="00EE4A98">
              <w:rPr>
                <w:rFonts w:ascii="Calibri" w:hAnsi="Calibri"/>
                <w:i/>
                <w:sz w:val="18"/>
                <w:szCs w:val="18"/>
              </w:rPr>
              <w:t xml:space="preserve">The data on </w:t>
            </w:r>
            <w:r>
              <w:rPr>
                <w:rFonts w:ascii="Calibri" w:hAnsi="Calibri"/>
                <w:i/>
                <w:sz w:val="18"/>
                <w:szCs w:val="18"/>
              </w:rPr>
              <w:t xml:space="preserve">the </w:t>
            </w:r>
            <w:r w:rsidRPr="00EE4A98">
              <w:rPr>
                <w:rFonts w:ascii="Calibri" w:hAnsi="Calibri"/>
                <w:i/>
                <w:sz w:val="18"/>
                <w:szCs w:val="18"/>
              </w:rPr>
              <w:t>nameplate of the installed component shall conform to the data for the component as shown</w:t>
            </w:r>
            <w:r>
              <w:rPr>
                <w:rFonts w:ascii="Calibri" w:hAnsi="Calibri"/>
                <w:i/>
                <w:sz w:val="18"/>
                <w:szCs w:val="18"/>
              </w:rPr>
              <w:t xml:space="preserve"> in the Directory used to certify product performance </w:t>
            </w:r>
            <w:r w:rsidRPr="00EE4A98">
              <w:rPr>
                <w:rFonts w:ascii="Calibri" w:hAnsi="Calibri"/>
                <w:i/>
                <w:sz w:val="18"/>
                <w:szCs w:val="18"/>
              </w:rPr>
              <w:t>in order to demonstrate compliance.</w:t>
            </w:r>
          </w:p>
          <w:p w14:paraId="6971E1AD" w14:textId="25DAA941" w:rsidR="00210CD1" w:rsidRPr="00EA6AEE" w:rsidRDefault="00210CD1" w:rsidP="00210CD1">
            <w:pPr>
              <w:keepNext/>
              <w:rPr>
                <w:rFonts w:ascii="Calibri" w:hAnsi="Calibri"/>
                <w:sz w:val="12"/>
                <w:szCs w:val="12"/>
              </w:rPr>
            </w:pPr>
            <w:r w:rsidRPr="00EA6AEE">
              <w:rPr>
                <w:rFonts w:ascii="Calibri" w:hAnsi="Calibri"/>
                <w:sz w:val="12"/>
                <w:szCs w:val="12"/>
              </w:rPr>
              <w:t>&lt;&lt;</w:t>
            </w:r>
            <w:r w:rsidRPr="00EA6AEE">
              <w:rPr>
                <w:rFonts w:ascii="Calibri" w:hAnsi="Calibri"/>
                <w:b/>
                <w:sz w:val="12"/>
                <w:szCs w:val="12"/>
              </w:rPr>
              <w:t>if</w:t>
            </w:r>
            <w:r w:rsidRPr="00EA6AEE">
              <w:rPr>
                <w:rFonts w:ascii="Calibri" w:hAnsi="Calibri"/>
                <w:sz w:val="12"/>
                <w:szCs w:val="12"/>
              </w:rPr>
              <w:t xml:space="preserve"> a value=yes is given in </w:t>
            </w:r>
            <w:r w:rsidRPr="00EA6AEE">
              <w:rPr>
                <w:rFonts w:ascii="Calibri" w:hAnsi="Calibri"/>
                <w:sz w:val="12"/>
                <w:szCs w:val="12"/>
                <w:u w:val="single"/>
              </w:rPr>
              <w:t>one or more</w:t>
            </w:r>
            <w:r w:rsidRPr="00EA6AEE">
              <w:rPr>
                <w:rFonts w:ascii="Calibri" w:hAnsi="Calibri"/>
                <w:sz w:val="12"/>
                <w:szCs w:val="12"/>
              </w:rPr>
              <w:t xml:space="preserve"> of the following 3 locations: A0</w:t>
            </w:r>
            <w:del w:id="257" w:author="Shewmaker, Michael@Energy" w:date="2022-01-18T14:31:00Z">
              <w:r w:rsidRPr="00EA6AEE" w:rsidDel="00C77F22">
                <w:rPr>
                  <w:rFonts w:ascii="Calibri" w:hAnsi="Calibri"/>
                  <w:sz w:val="12"/>
                  <w:szCs w:val="12"/>
                </w:rPr>
                <w:delText>3</w:delText>
              </w:r>
            </w:del>
            <w:ins w:id="258" w:author="Shewmaker, Michael@Energy" w:date="2022-01-18T14:31:00Z">
              <w:r w:rsidR="00C77F22">
                <w:rPr>
                  <w:rFonts w:ascii="Calibri" w:hAnsi="Calibri"/>
                  <w:sz w:val="12"/>
                  <w:szCs w:val="12"/>
                </w:rPr>
                <w:t>4</w:t>
              </w:r>
            </w:ins>
            <w:r w:rsidRPr="00EA6AEE">
              <w:rPr>
                <w:rFonts w:ascii="Calibri" w:hAnsi="Calibri"/>
                <w:sz w:val="12"/>
                <w:szCs w:val="12"/>
              </w:rPr>
              <w:t>, A0</w:t>
            </w:r>
            <w:del w:id="259" w:author="Shewmaker, Michael@Energy" w:date="2022-01-18T14:31:00Z">
              <w:r w:rsidRPr="00EA6AEE" w:rsidDel="00C77F22">
                <w:rPr>
                  <w:rFonts w:ascii="Calibri" w:hAnsi="Calibri"/>
                  <w:sz w:val="12"/>
                  <w:szCs w:val="12"/>
                </w:rPr>
                <w:delText>4</w:delText>
              </w:r>
            </w:del>
            <w:ins w:id="260" w:author="Shewmaker, Michael@Energy" w:date="2022-01-18T14:31:00Z">
              <w:r w:rsidR="00C77F22">
                <w:rPr>
                  <w:rFonts w:ascii="Calibri" w:hAnsi="Calibri"/>
                  <w:sz w:val="12"/>
                  <w:szCs w:val="12"/>
                </w:rPr>
                <w:t>5</w:t>
              </w:r>
            </w:ins>
            <w:r w:rsidRPr="00EA6AEE">
              <w:rPr>
                <w:rFonts w:ascii="Calibri" w:hAnsi="Calibri"/>
                <w:sz w:val="12"/>
                <w:szCs w:val="12"/>
              </w:rPr>
              <w:t>, A0</w:t>
            </w:r>
            <w:del w:id="261" w:author="Shewmaker, Michael@Energy" w:date="2022-01-18T14:31:00Z">
              <w:r w:rsidRPr="00EA6AEE" w:rsidDel="00C77F22">
                <w:rPr>
                  <w:rFonts w:ascii="Calibri" w:hAnsi="Calibri"/>
                  <w:sz w:val="12"/>
                  <w:szCs w:val="12"/>
                </w:rPr>
                <w:delText>5</w:delText>
              </w:r>
            </w:del>
            <w:ins w:id="262" w:author="Shewmaker, Michael@Energy" w:date="2022-01-18T14:31:00Z">
              <w:r w:rsidR="00C77F22">
                <w:rPr>
                  <w:rFonts w:ascii="Calibri" w:hAnsi="Calibri"/>
                  <w:sz w:val="12"/>
                  <w:szCs w:val="12"/>
                </w:rPr>
                <w:t>6</w:t>
              </w:r>
            </w:ins>
            <w:r w:rsidRPr="00EA6AEE">
              <w:rPr>
                <w:rFonts w:ascii="Calibri" w:hAnsi="Calibri"/>
                <w:sz w:val="12"/>
                <w:szCs w:val="12"/>
              </w:rPr>
              <w:t>,</w:t>
            </w:r>
            <w:ins w:id="263" w:author="Markstrum, Alexis@Energy" w:date="2021-10-14T12:32:00Z">
              <w:r w:rsidR="00C15BA6">
                <w:rPr>
                  <w:rFonts w:ascii="Calibri" w:hAnsi="Calibri"/>
                  <w:sz w:val="12"/>
                  <w:szCs w:val="12"/>
                </w:rPr>
                <w:t xml:space="preserve"> A0</w:t>
              </w:r>
              <w:del w:id="264" w:author="Shewmaker, Michael@Energy" w:date="2022-01-18T14:31:00Z">
                <w:r w:rsidR="00C15BA6" w:rsidDel="00C77F22">
                  <w:rPr>
                    <w:rFonts w:ascii="Calibri" w:hAnsi="Calibri"/>
                    <w:sz w:val="12"/>
                    <w:szCs w:val="12"/>
                  </w:rPr>
                  <w:delText>6</w:delText>
                </w:r>
              </w:del>
            </w:ins>
            <w:ins w:id="265" w:author="Shewmaker, Michael@Energy" w:date="2022-01-18T14:31:00Z">
              <w:r w:rsidR="00C77F22">
                <w:rPr>
                  <w:rFonts w:ascii="Calibri" w:hAnsi="Calibri"/>
                  <w:sz w:val="12"/>
                  <w:szCs w:val="12"/>
                </w:rPr>
                <w:t>7</w:t>
              </w:r>
            </w:ins>
            <w:ins w:id="266" w:author="Markstrum, Alexis@Energy" w:date="2021-10-14T12:32:00Z">
              <w:r w:rsidR="00C15BA6">
                <w:rPr>
                  <w:rFonts w:ascii="Calibri" w:hAnsi="Calibri"/>
                  <w:sz w:val="12"/>
                  <w:szCs w:val="12"/>
                </w:rPr>
                <w:t>,</w:t>
              </w:r>
            </w:ins>
            <w:r w:rsidRPr="00EA6AEE">
              <w:rPr>
                <w:rFonts w:ascii="Calibri" w:hAnsi="Calibri"/>
                <w:sz w:val="12"/>
                <w:szCs w:val="12"/>
              </w:rPr>
              <w:t xml:space="preserve"> </w:t>
            </w:r>
            <w:r w:rsidRPr="00EA6AEE">
              <w:rPr>
                <w:rFonts w:ascii="Calibri" w:hAnsi="Calibri"/>
                <w:b/>
                <w:sz w:val="12"/>
                <w:szCs w:val="12"/>
              </w:rPr>
              <w:t>then</w:t>
            </w:r>
            <w:r w:rsidRPr="00EA6AEE">
              <w:rPr>
                <w:rFonts w:ascii="Calibri" w:hAnsi="Calibri"/>
                <w:sz w:val="12"/>
                <w:szCs w:val="12"/>
              </w:rPr>
              <w:t xml:space="preserve"> enter one row of data in this table for each indoor unit listed on the MCH-01</w:t>
            </w:r>
            <w:r>
              <w:rPr>
                <w:rFonts w:ascii="Calibri" w:hAnsi="Calibri"/>
                <w:sz w:val="12"/>
                <w:szCs w:val="12"/>
              </w:rPr>
              <w:t xml:space="preserve"> if applicable, otherwise enter one row of data for a packaged unit on the MCH-01</w:t>
            </w:r>
            <w:r w:rsidRPr="00EA6AEE">
              <w:rPr>
                <w:rFonts w:ascii="Calibri" w:hAnsi="Calibri"/>
                <w:sz w:val="12"/>
                <w:szCs w:val="12"/>
              </w:rPr>
              <w:t xml:space="preserve">. </w:t>
            </w:r>
            <w:r w:rsidRPr="00EA6AEE">
              <w:rPr>
                <w:sz w:val="12"/>
                <w:szCs w:val="12"/>
              </w:rPr>
              <w:t xml:space="preserve"> </w:t>
            </w:r>
            <w:r w:rsidRPr="00EA6AEE">
              <w:rPr>
                <w:rFonts w:ascii="Calibri" w:hAnsi="Calibri"/>
                <w:sz w:val="12"/>
                <w:szCs w:val="12"/>
              </w:rPr>
              <w:t>note: reference applicable values as follows:</w:t>
            </w:r>
          </w:p>
          <w:p w14:paraId="50EB930C" w14:textId="77777777" w:rsidR="00210CD1" w:rsidRPr="00EA6AEE" w:rsidRDefault="00210CD1" w:rsidP="00210CD1">
            <w:pPr>
              <w:keepNext/>
              <w:rPr>
                <w:rFonts w:ascii="Calibri" w:hAnsi="Calibri"/>
                <w:sz w:val="12"/>
                <w:szCs w:val="12"/>
              </w:rPr>
            </w:pPr>
            <w:r w:rsidRPr="00EA6AEE">
              <w:rPr>
                <w:rFonts w:ascii="Calibri" w:hAnsi="Calibri"/>
                <w:sz w:val="12"/>
                <w:szCs w:val="12"/>
              </w:rPr>
              <w:t>**G03 on MCH-01a for split systems,</w:t>
            </w:r>
          </w:p>
          <w:p w14:paraId="78750E18" w14:textId="77777777" w:rsidR="00210CD1" w:rsidRPr="00EA6AEE" w:rsidRDefault="00210CD1" w:rsidP="00210CD1">
            <w:pPr>
              <w:keepNext/>
              <w:rPr>
                <w:rFonts w:ascii="Calibri" w:hAnsi="Calibri"/>
                <w:sz w:val="12"/>
                <w:szCs w:val="12"/>
              </w:rPr>
            </w:pPr>
            <w:r w:rsidRPr="00EA6AEE">
              <w:rPr>
                <w:rFonts w:ascii="Calibri" w:hAnsi="Calibri"/>
                <w:sz w:val="12"/>
                <w:szCs w:val="12"/>
              </w:rPr>
              <w:t>**H03 on MCH-01d for split systems,</w:t>
            </w:r>
          </w:p>
          <w:p w14:paraId="3DAAADA6" w14:textId="77777777" w:rsidR="00210CD1" w:rsidRPr="00EA6AEE" w:rsidRDefault="00210CD1" w:rsidP="00210CD1">
            <w:pPr>
              <w:keepNext/>
              <w:rPr>
                <w:rFonts w:ascii="Calibri" w:hAnsi="Calibri"/>
                <w:sz w:val="12"/>
                <w:szCs w:val="12"/>
              </w:rPr>
            </w:pPr>
            <w:r w:rsidRPr="00EA6AEE">
              <w:rPr>
                <w:rFonts w:ascii="Calibri" w:hAnsi="Calibri"/>
                <w:sz w:val="12"/>
                <w:szCs w:val="12"/>
              </w:rPr>
              <w:t>**J03 on MCH-01a for packaged systems,</w:t>
            </w:r>
          </w:p>
          <w:p w14:paraId="40D38B77" w14:textId="57D487C1" w:rsidR="00210CD1" w:rsidRPr="00210CD1" w:rsidRDefault="00210CD1" w:rsidP="00210CD1">
            <w:pPr>
              <w:keepNext/>
              <w:rPr>
                <w:rFonts w:ascii="Calibri" w:hAnsi="Calibri"/>
                <w:sz w:val="18"/>
                <w:szCs w:val="18"/>
              </w:rPr>
            </w:pPr>
            <w:r w:rsidRPr="00EA6AEE">
              <w:rPr>
                <w:rFonts w:ascii="Calibri" w:hAnsi="Calibri"/>
                <w:sz w:val="12"/>
                <w:szCs w:val="12"/>
              </w:rPr>
              <w:t>**either K03 or L03 on MCH-01d for packaged systems&gt;&gt;</w:t>
            </w:r>
          </w:p>
        </w:tc>
      </w:tr>
      <w:tr w:rsidR="00D31F3A" w:rsidRPr="006A3EEB" w:rsidDel="002840B2" w14:paraId="6959250C" w14:textId="77777777" w:rsidTr="006759F2">
        <w:trPr>
          <w:cantSplit/>
          <w:trHeight w:val="188"/>
        </w:trPr>
        <w:tc>
          <w:tcPr>
            <w:tcW w:w="966" w:type="dxa"/>
            <w:vMerge w:val="restart"/>
            <w:vAlign w:val="center"/>
          </w:tcPr>
          <w:p w14:paraId="4C36B697" w14:textId="77777777" w:rsidR="00D31F3A" w:rsidRPr="006A3EEB" w:rsidRDefault="00D31F3A" w:rsidP="00C23414">
            <w:pPr>
              <w:keepNext/>
              <w:jc w:val="center"/>
              <w:rPr>
                <w:rFonts w:ascii="Calibri" w:hAnsi="Calibri"/>
                <w:sz w:val="18"/>
                <w:szCs w:val="18"/>
              </w:rPr>
            </w:pPr>
            <w:r w:rsidRPr="006A3EEB">
              <w:rPr>
                <w:rFonts w:ascii="Calibri" w:hAnsi="Calibri"/>
                <w:sz w:val="18"/>
                <w:szCs w:val="18"/>
              </w:rPr>
              <w:t>01</w:t>
            </w:r>
          </w:p>
        </w:tc>
        <w:tc>
          <w:tcPr>
            <w:tcW w:w="1369" w:type="dxa"/>
            <w:vMerge w:val="restart"/>
            <w:vAlign w:val="center"/>
          </w:tcPr>
          <w:p w14:paraId="6A0797F1" w14:textId="77777777" w:rsidR="00D31F3A" w:rsidRPr="006A3EEB" w:rsidRDefault="00D31F3A" w:rsidP="00C23414">
            <w:pPr>
              <w:keepNext/>
              <w:jc w:val="center"/>
              <w:rPr>
                <w:rFonts w:ascii="Calibri" w:hAnsi="Calibri"/>
                <w:sz w:val="18"/>
                <w:szCs w:val="18"/>
              </w:rPr>
            </w:pPr>
            <w:r w:rsidRPr="006A3EEB">
              <w:rPr>
                <w:rFonts w:ascii="Calibri" w:hAnsi="Calibri"/>
                <w:sz w:val="18"/>
                <w:szCs w:val="18"/>
              </w:rPr>
              <w:t>02</w:t>
            </w:r>
          </w:p>
        </w:tc>
        <w:tc>
          <w:tcPr>
            <w:tcW w:w="1080" w:type="dxa"/>
            <w:vMerge w:val="restart"/>
            <w:vAlign w:val="center"/>
          </w:tcPr>
          <w:p w14:paraId="405CF7A1" w14:textId="77777777" w:rsidR="00D31F3A" w:rsidRPr="006A3EEB" w:rsidRDefault="00D31F3A" w:rsidP="00C23414">
            <w:pPr>
              <w:keepNext/>
              <w:jc w:val="center"/>
              <w:rPr>
                <w:rFonts w:ascii="Calibri" w:hAnsi="Calibri"/>
                <w:sz w:val="18"/>
                <w:szCs w:val="18"/>
              </w:rPr>
            </w:pPr>
            <w:r w:rsidRPr="006A3EEB">
              <w:rPr>
                <w:rFonts w:ascii="Calibri" w:hAnsi="Calibri"/>
                <w:sz w:val="18"/>
                <w:szCs w:val="18"/>
              </w:rPr>
              <w:t>03</w:t>
            </w:r>
          </w:p>
        </w:tc>
        <w:tc>
          <w:tcPr>
            <w:tcW w:w="1170" w:type="dxa"/>
            <w:vMerge w:val="restart"/>
            <w:vAlign w:val="center"/>
          </w:tcPr>
          <w:p w14:paraId="154AAE26" w14:textId="7A0A6C00" w:rsidR="00D31F3A" w:rsidRDefault="00D31F3A" w:rsidP="00D31F3A">
            <w:pPr>
              <w:keepNext/>
              <w:jc w:val="center"/>
              <w:rPr>
                <w:rFonts w:ascii="Calibri" w:hAnsi="Calibri"/>
                <w:sz w:val="18"/>
                <w:szCs w:val="18"/>
              </w:rPr>
            </w:pPr>
            <w:r>
              <w:rPr>
                <w:rFonts w:ascii="Calibri" w:hAnsi="Calibri"/>
                <w:sz w:val="18"/>
                <w:szCs w:val="18"/>
              </w:rPr>
              <w:t>04</w:t>
            </w:r>
          </w:p>
        </w:tc>
        <w:tc>
          <w:tcPr>
            <w:tcW w:w="6205" w:type="dxa"/>
            <w:gridSpan w:val="6"/>
            <w:vAlign w:val="center"/>
          </w:tcPr>
          <w:p w14:paraId="4994B7BA" w14:textId="267C169D" w:rsidR="00D31F3A" w:rsidRDefault="00D31F3A" w:rsidP="00C23414">
            <w:pPr>
              <w:keepNext/>
              <w:jc w:val="center"/>
              <w:rPr>
                <w:rFonts w:ascii="Calibri" w:hAnsi="Calibri"/>
                <w:sz w:val="18"/>
                <w:szCs w:val="18"/>
              </w:rPr>
            </w:pPr>
            <w:r>
              <w:rPr>
                <w:rFonts w:ascii="Calibri" w:hAnsi="Calibri"/>
                <w:sz w:val="18"/>
                <w:szCs w:val="18"/>
              </w:rPr>
              <w:t>Data from the directory used to certify product performance for the rated system component</w:t>
            </w:r>
          </w:p>
        </w:tc>
      </w:tr>
      <w:tr w:rsidR="00D31F3A" w:rsidRPr="006A3EEB" w:rsidDel="002840B2" w14:paraId="0838EE64" w14:textId="77777777" w:rsidTr="006759F2">
        <w:trPr>
          <w:cantSplit/>
          <w:trHeight w:val="188"/>
        </w:trPr>
        <w:tc>
          <w:tcPr>
            <w:tcW w:w="966" w:type="dxa"/>
            <w:vMerge/>
            <w:vAlign w:val="center"/>
          </w:tcPr>
          <w:p w14:paraId="1BEF2C55" w14:textId="77777777" w:rsidR="00D31F3A" w:rsidRPr="006A3EEB" w:rsidRDefault="00D31F3A" w:rsidP="00C23414">
            <w:pPr>
              <w:keepNext/>
              <w:jc w:val="center"/>
              <w:rPr>
                <w:rFonts w:ascii="Calibri" w:hAnsi="Calibri"/>
                <w:sz w:val="18"/>
                <w:szCs w:val="18"/>
              </w:rPr>
            </w:pPr>
          </w:p>
        </w:tc>
        <w:tc>
          <w:tcPr>
            <w:tcW w:w="1369" w:type="dxa"/>
            <w:vMerge/>
            <w:vAlign w:val="center"/>
          </w:tcPr>
          <w:p w14:paraId="41846CBB" w14:textId="77777777" w:rsidR="00D31F3A" w:rsidRPr="006A3EEB" w:rsidRDefault="00D31F3A" w:rsidP="00C23414">
            <w:pPr>
              <w:keepNext/>
              <w:jc w:val="center"/>
              <w:rPr>
                <w:rFonts w:ascii="Calibri" w:hAnsi="Calibri"/>
                <w:sz w:val="18"/>
                <w:szCs w:val="18"/>
              </w:rPr>
            </w:pPr>
          </w:p>
        </w:tc>
        <w:tc>
          <w:tcPr>
            <w:tcW w:w="1080" w:type="dxa"/>
            <w:vMerge/>
            <w:vAlign w:val="center"/>
          </w:tcPr>
          <w:p w14:paraId="104C1016" w14:textId="77777777" w:rsidR="00D31F3A" w:rsidRPr="006A3EEB" w:rsidRDefault="00D31F3A" w:rsidP="00C23414">
            <w:pPr>
              <w:keepNext/>
              <w:jc w:val="center"/>
              <w:rPr>
                <w:rFonts w:ascii="Calibri" w:hAnsi="Calibri"/>
                <w:sz w:val="18"/>
                <w:szCs w:val="18"/>
              </w:rPr>
            </w:pPr>
          </w:p>
        </w:tc>
        <w:tc>
          <w:tcPr>
            <w:tcW w:w="1170" w:type="dxa"/>
            <w:vMerge/>
          </w:tcPr>
          <w:p w14:paraId="57335275" w14:textId="77777777" w:rsidR="00D31F3A" w:rsidRPr="006A3EEB" w:rsidRDefault="00D31F3A" w:rsidP="00C23414">
            <w:pPr>
              <w:keepNext/>
              <w:jc w:val="center"/>
              <w:rPr>
                <w:rFonts w:ascii="Calibri" w:hAnsi="Calibri"/>
                <w:sz w:val="18"/>
                <w:szCs w:val="18"/>
              </w:rPr>
            </w:pPr>
          </w:p>
        </w:tc>
        <w:tc>
          <w:tcPr>
            <w:tcW w:w="990" w:type="dxa"/>
            <w:vAlign w:val="center"/>
          </w:tcPr>
          <w:p w14:paraId="5111E0C7" w14:textId="1DA3627F" w:rsidR="00D31F3A" w:rsidRPr="006A3EEB" w:rsidRDefault="00D31F3A" w:rsidP="00C23414">
            <w:pPr>
              <w:keepNext/>
              <w:jc w:val="center"/>
              <w:rPr>
                <w:rFonts w:ascii="Calibri" w:hAnsi="Calibri"/>
                <w:sz w:val="18"/>
                <w:szCs w:val="18"/>
              </w:rPr>
            </w:pPr>
            <w:r>
              <w:rPr>
                <w:rFonts w:ascii="Calibri" w:hAnsi="Calibri"/>
                <w:sz w:val="18"/>
                <w:szCs w:val="18"/>
              </w:rPr>
              <w:t>05</w:t>
            </w:r>
          </w:p>
        </w:tc>
        <w:tc>
          <w:tcPr>
            <w:tcW w:w="990" w:type="dxa"/>
            <w:vAlign w:val="center"/>
          </w:tcPr>
          <w:p w14:paraId="35E90264" w14:textId="20067469" w:rsidR="00D31F3A" w:rsidRPr="006A3EEB" w:rsidRDefault="00D31F3A" w:rsidP="00C23414">
            <w:pPr>
              <w:keepNext/>
              <w:jc w:val="center"/>
              <w:rPr>
                <w:rFonts w:ascii="Calibri" w:hAnsi="Calibri"/>
                <w:sz w:val="18"/>
                <w:szCs w:val="18"/>
              </w:rPr>
            </w:pPr>
            <w:r>
              <w:rPr>
                <w:rFonts w:ascii="Calibri" w:hAnsi="Calibri"/>
                <w:sz w:val="18"/>
                <w:szCs w:val="18"/>
              </w:rPr>
              <w:t>06</w:t>
            </w:r>
          </w:p>
        </w:tc>
        <w:tc>
          <w:tcPr>
            <w:tcW w:w="1080" w:type="dxa"/>
            <w:vAlign w:val="center"/>
          </w:tcPr>
          <w:p w14:paraId="470D96D6" w14:textId="2431AF35" w:rsidR="00D31F3A" w:rsidRPr="006A3EEB" w:rsidDel="002840B2" w:rsidRDefault="00D31F3A" w:rsidP="00C23414">
            <w:pPr>
              <w:keepNext/>
              <w:jc w:val="center"/>
              <w:rPr>
                <w:rFonts w:ascii="Calibri" w:hAnsi="Calibri"/>
                <w:sz w:val="18"/>
                <w:szCs w:val="18"/>
              </w:rPr>
            </w:pPr>
            <w:r>
              <w:rPr>
                <w:rFonts w:ascii="Calibri" w:hAnsi="Calibri"/>
                <w:sz w:val="18"/>
                <w:szCs w:val="18"/>
              </w:rPr>
              <w:t>07</w:t>
            </w:r>
          </w:p>
        </w:tc>
        <w:tc>
          <w:tcPr>
            <w:tcW w:w="1080" w:type="dxa"/>
            <w:vAlign w:val="center"/>
          </w:tcPr>
          <w:p w14:paraId="6F6067C8" w14:textId="211B5301" w:rsidR="00D31F3A" w:rsidRPr="006A3EEB" w:rsidRDefault="00D31F3A" w:rsidP="00C23414">
            <w:pPr>
              <w:keepNext/>
              <w:jc w:val="center"/>
              <w:rPr>
                <w:rFonts w:ascii="Calibri" w:hAnsi="Calibri"/>
                <w:sz w:val="18"/>
                <w:szCs w:val="18"/>
              </w:rPr>
            </w:pPr>
            <w:r>
              <w:rPr>
                <w:rFonts w:ascii="Calibri" w:hAnsi="Calibri"/>
                <w:sz w:val="18"/>
                <w:szCs w:val="18"/>
              </w:rPr>
              <w:t>08</w:t>
            </w:r>
          </w:p>
        </w:tc>
        <w:tc>
          <w:tcPr>
            <w:tcW w:w="1080" w:type="dxa"/>
            <w:vAlign w:val="center"/>
          </w:tcPr>
          <w:p w14:paraId="607A4DE7" w14:textId="304C2388" w:rsidR="00D31F3A" w:rsidRPr="006A3EEB" w:rsidRDefault="00D31F3A" w:rsidP="00C23414">
            <w:pPr>
              <w:keepNext/>
              <w:jc w:val="center"/>
              <w:rPr>
                <w:rFonts w:ascii="Calibri" w:hAnsi="Calibri"/>
                <w:sz w:val="18"/>
                <w:szCs w:val="18"/>
              </w:rPr>
            </w:pPr>
            <w:r>
              <w:rPr>
                <w:rFonts w:ascii="Calibri" w:hAnsi="Calibri"/>
                <w:sz w:val="18"/>
                <w:szCs w:val="18"/>
              </w:rPr>
              <w:t>09</w:t>
            </w:r>
          </w:p>
        </w:tc>
        <w:tc>
          <w:tcPr>
            <w:tcW w:w="985" w:type="dxa"/>
            <w:vAlign w:val="center"/>
          </w:tcPr>
          <w:p w14:paraId="4F0B86A3" w14:textId="73FBEDE6" w:rsidR="00D31F3A" w:rsidRPr="006A3EEB" w:rsidRDefault="00D31F3A" w:rsidP="00C23414">
            <w:pPr>
              <w:keepNext/>
              <w:jc w:val="center"/>
              <w:rPr>
                <w:rFonts w:ascii="Calibri" w:hAnsi="Calibri"/>
                <w:sz w:val="18"/>
                <w:szCs w:val="18"/>
              </w:rPr>
            </w:pPr>
            <w:r>
              <w:rPr>
                <w:rFonts w:ascii="Calibri" w:hAnsi="Calibri"/>
                <w:sz w:val="18"/>
                <w:szCs w:val="18"/>
              </w:rPr>
              <w:t>10</w:t>
            </w:r>
          </w:p>
        </w:tc>
      </w:tr>
      <w:tr w:rsidR="001E4168" w:rsidRPr="006A3EEB" w14:paraId="220C56FF" w14:textId="77777777" w:rsidTr="006759F2">
        <w:trPr>
          <w:cantSplit/>
          <w:trHeight w:val="576"/>
        </w:trPr>
        <w:tc>
          <w:tcPr>
            <w:tcW w:w="966" w:type="dxa"/>
            <w:tcMar>
              <w:left w:w="43" w:type="dxa"/>
              <w:right w:w="43" w:type="dxa"/>
            </w:tcMar>
            <w:vAlign w:val="bottom"/>
          </w:tcPr>
          <w:p w14:paraId="0B1E1745" w14:textId="4F3850EE" w:rsidR="00D31F3A" w:rsidRPr="006A3EEB" w:rsidRDefault="00D31F3A" w:rsidP="00C23414">
            <w:pPr>
              <w:keepNext/>
              <w:jc w:val="center"/>
              <w:rPr>
                <w:rFonts w:ascii="Calibri" w:hAnsi="Calibri"/>
                <w:b/>
                <w:sz w:val="18"/>
                <w:szCs w:val="18"/>
              </w:rPr>
            </w:pPr>
            <w:r w:rsidRPr="006A3EEB">
              <w:rPr>
                <w:rFonts w:ascii="Calibri" w:hAnsi="Calibri"/>
                <w:sz w:val="18"/>
                <w:szCs w:val="18"/>
              </w:rPr>
              <w:t xml:space="preserve">SC System ID/Name </w:t>
            </w:r>
            <w:r>
              <w:t xml:space="preserve"> </w:t>
            </w:r>
            <w:r w:rsidRPr="009B77EA">
              <w:rPr>
                <w:rFonts w:ascii="Calibri" w:hAnsi="Calibri"/>
                <w:sz w:val="18"/>
                <w:szCs w:val="18"/>
              </w:rPr>
              <w:t>from CF1R</w:t>
            </w:r>
          </w:p>
        </w:tc>
        <w:tc>
          <w:tcPr>
            <w:tcW w:w="1369" w:type="dxa"/>
            <w:tcMar>
              <w:left w:w="43" w:type="dxa"/>
              <w:right w:w="43" w:type="dxa"/>
            </w:tcMar>
            <w:vAlign w:val="bottom"/>
          </w:tcPr>
          <w:p w14:paraId="1C6F7A99" w14:textId="77777777" w:rsidR="00D31F3A" w:rsidRPr="006A3EEB" w:rsidRDefault="00D31F3A" w:rsidP="00C23414">
            <w:pPr>
              <w:keepNext/>
              <w:jc w:val="center"/>
              <w:rPr>
                <w:rFonts w:ascii="Calibri" w:hAnsi="Calibri"/>
                <w:sz w:val="18"/>
                <w:szCs w:val="18"/>
              </w:rPr>
            </w:pPr>
            <w:r w:rsidRPr="006A3EEB">
              <w:rPr>
                <w:rFonts w:ascii="Calibri" w:hAnsi="Calibri"/>
                <w:sz w:val="18"/>
                <w:szCs w:val="18"/>
              </w:rPr>
              <w:t>SC System Description of Area Served</w:t>
            </w:r>
          </w:p>
        </w:tc>
        <w:tc>
          <w:tcPr>
            <w:tcW w:w="1080" w:type="dxa"/>
            <w:tcMar>
              <w:left w:w="43" w:type="dxa"/>
              <w:right w:w="43" w:type="dxa"/>
            </w:tcMar>
            <w:vAlign w:val="bottom"/>
          </w:tcPr>
          <w:p w14:paraId="7BBF12D3" w14:textId="77777777" w:rsidR="00D31F3A" w:rsidRPr="006A3EEB" w:rsidRDefault="00D31F3A" w:rsidP="003B4240">
            <w:pPr>
              <w:keepNext/>
              <w:jc w:val="center"/>
              <w:rPr>
                <w:rFonts w:ascii="Calibri" w:hAnsi="Calibri"/>
                <w:sz w:val="18"/>
                <w:szCs w:val="18"/>
              </w:rPr>
            </w:pPr>
            <w:r w:rsidRPr="006A3EEB">
              <w:rPr>
                <w:rFonts w:ascii="Calibri" w:hAnsi="Calibri"/>
                <w:sz w:val="18"/>
                <w:szCs w:val="18"/>
              </w:rPr>
              <w:t>Indoor Unit Name or Description of Area Served</w:t>
            </w:r>
          </w:p>
        </w:tc>
        <w:tc>
          <w:tcPr>
            <w:tcW w:w="1170" w:type="dxa"/>
            <w:vAlign w:val="bottom"/>
          </w:tcPr>
          <w:p w14:paraId="0267E7EB" w14:textId="4B087394" w:rsidR="00D31F3A" w:rsidRPr="00FB0A85" w:rsidRDefault="00D31F3A" w:rsidP="00D31F3A">
            <w:pPr>
              <w:keepNext/>
              <w:jc w:val="center"/>
              <w:rPr>
                <w:rFonts w:ascii="Calibri" w:hAnsi="Calibri"/>
                <w:sz w:val="18"/>
                <w:szCs w:val="18"/>
              </w:rPr>
            </w:pPr>
            <w:r>
              <w:rPr>
                <w:rFonts w:ascii="Calibri" w:hAnsi="Calibri"/>
                <w:sz w:val="18"/>
                <w:szCs w:val="18"/>
              </w:rPr>
              <w:t>Installed Indoor Unit Type</w:t>
            </w:r>
          </w:p>
        </w:tc>
        <w:tc>
          <w:tcPr>
            <w:tcW w:w="990" w:type="dxa"/>
            <w:tcMar>
              <w:left w:w="43" w:type="dxa"/>
              <w:right w:w="43" w:type="dxa"/>
            </w:tcMar>
            <w:vAlign w:val="bottom"/>
          </w:tcPr>
          <w:p w14:paraId="6C422149" w14:textId="6E93E15F" w:rsidR="00D31F3A" w:rsidRPr="00016AB0" w:rsidRDefault="00D31F3A" w:rsidP="00DA245A">
            <w:pPr>
              <w:keepNext/>
              <w:jc w:val="center"/>
              <w:rPr>
                <w:rFonts w:ascii="Calibri" w:hAnsi="Calibri"/>
                <w:sz w:val="18"/>
                <w:szCs w:val="18"/>
              </w:rPr>
            </w:pPr>
            <w:r w:rsidRPr="00016AB0">
              <w:rPr>
                <w:rFonts w:ascii="Calibri" w:hAnsi="Calibri"/>
                <w:sz w:val="18"/>
                <w:szCs w:val="18"/>
              </w:rPr>
              <w:t>Outdoor Condenser or Package Unit Installed</w:t>
            </w:r>
            <w:r w:rsidR="00294D4D">
              <w:rPr>
                <w:rFonts w:ascii="Calibri" w:hAnsi="Calibri"/>
                <w:sz w:val="18"/>
                <w:szCs w:val="18"/>
              </w:rPr>
              <w:t xml:space="preserve"> </w:t>
            </w:r>
            <w:r w:rsidRPr="00016AB0">
              <w:rPr>
                <w:rFonts w:ascii="Calibri" w:hAnsi="Calibri"/>
                <w:sz w:val="18"/>
                <w:szCs w:val="18"/>
              </w:rPr>
              <w:t>Manufacturer Name</w:t>
            </w:r>
          </w:p>
        </w:tc>
        <w:tc>
          <w:tcPr>
            <w:tcW w:w="990" w:type="dxa"/>
            <w:tcMar>
              <w:left w:w="43" w:type="dxa"/>
              <w:right w:w="43" w:type="dxa"/>
            </w:tcMar>
            <w:vAlign w:val="bottom"/>
          </w:tcPr>
          <w:p w14:paraId="4003D871" w14:textId="3B94BE2F" w:rsidR="00D31F3A" w:rsidRPr="00016AB0" w:rsidRDefault="00D31F3A" w:rsidP="00DA245A">
            <w:pPr>
              <w:keepNext/>
              <w:jc w:val="center"/>
              <w:rPr>
                <w:rFonts w:ascii="Calibri" w:hAnsi="Calibri"/>
                <w:sz w:val="18"/>
                <w:szCs w:val="18"/>
              </w:rPr>
            </w:pPr>
            <w:r w:rsidRPr="00016AB0">
              <w:rPr>
                <w:rFonts w:ascii="Calibri" w:hAnsi="Calibri"/>
                <w:sz w:val="18"/>
                <w:szCs w:val="18"/>
              </w:rPr>
              <w:t>Outdoor Condenser or Package Unit Installed</w:t>
            </w:r>
            <w:r w:rsidR="00294D4D">
              <w:rPr>
                <w:rFonts w:ascii="Calibri" w:hAnsi="Calibri"/>
                <w:sz w:val="18"/>
                <w:szCs w:val="18"/>
              </w:rPr>
              <w:t xml:space="preserve"> </w:t>
            </w:r>
            <w:r w:rsidRPr="00016AB0">
              <w:rPr>
                <w:rFonts w:ascii="Calibri" w:hAnsi="Calibri"/>
                <w:sz w:val="18"/>
                <w:szCs w:val="18"/>
              </w:rPr>
              <w:t>Model Number</w:t>
            </w:r>
          </w:p>
        </w:tc>
        <w:tc>
          <w:tcPr>
            <w:tcW w:w="1080" w:type="dxa"/>
            <w:tcMar>
              <w:left w:w="43" w:type="dxa"/>
              <w:right w:w="43" w:type="dxa"/>
            </w:tcMar>
            <w:vAlign w:val="bottom"/>
          </w:tcPr>
          <w:p w14:paraId="6E9348AE" w14:textId="7E6BA1BA" w:rsidR="00D31F3A" w:rsidRPr="00016AB0" w:rsidRDefault="00C9124F" w:rsidP="00DA245A">
            <w:pPr>
              <w:keepNext/>
              <w:jc w:val="center"/>
              <w:rPr>
                <w:rFonts w:ascii="Calibri" w:hAnsi="Calibri"/>
                <w:sz w:val="18"/>
                <w:szCs w:val="18"/>
              </w:rPr>
            </w:pPr>
            <w:r>
              <w:rPr>
                <w:rFonts w:ascii="Calibri" w:hAnsi="Calibri"/>
                <w:sz w:val="18"/>
                <w:szCs w:val="18"/>
              </w:rPr>
              <w:t xml:space="preserve">Indoor </w:t>
            </w:r>
            <w:r w:rsidR="00D31F3A" w:rsidRPr="00016AB0">
              <w:rPr>
                <w:rFonts w:ascii="Calibri" w:hAnsi="Calibri"/>
                <w:sz w:val="18"/>
                <w:szCs w:val="18"/>
              </w:rPr>
              <w:t xml:space="preserve">Unit </w:t>
            </w:r>
            <w:r w:rsidR="00016AB0">
              <w:rPr>
                <w:rFonts w:ascii="Calibri" w:hAnsi="Calibri"/>
                <w:sz w:val="18"/>
                <w:szCs w:val="18"/>
              </w:rPr>
              <w:t>-</w:t>
            </w:r>
            <w:r w:rsidR="00D31F3A" w:rsidRPr="00016AB0">
              <w:rPr>
                <w:rFonts w:ascii="Calibri" w:hAnsi="Calibri"/>
                <w:sz w:val="18"/>
                <w:szCs w:val="18"/>
              </w:rPr>
              <w:t>Installed Manufacturer Name</w:t>
            </w:r>
          </w:p>
        </w:tc>
        <w:tc>
          <w:tcPr>
            <w:tcW w:w="1080" w:type="dxa"/>
            <w:tcMar>
              <w:left w:w="43" w:type="dxa"/>
              <w:right w:w="43" w:type="dxa"/>
            </w:tcMar>
            <w:vAlign w:val="bottom"/>
          </w:tcPr>
          <w:p w14:paraId="23582F0D" w14:textId="022854C2" w:rsidR="00D31F3A" w:rsidRPr="00016AB0" w:rsidRDefault="00C9124F" w:rsidP="001F78D5">
            <w:pPr>
              <w:keepNext/>
              <w:jc w:val="center"/>
              <w:rPr>
                <w:rFonts w:ascii="Calibri" w:hAnsi="Calibri"/>
                <w:sz w:val="18"/>
                <w:szCs w:val="18"/>
              </w:rPr>
            </w:pPr>
            <w:r>
              <w:rPr>
                <w:rFonts w:ascii="Calibri" w:hAnsi="Calibri"/>
                <w:sz w:val="18"/>
                <w:szCs w:val="18"/>
              </w:rPr>
              <w:t>Indoor</w:t>
            </w:r>
            <w:r w:rsidRPr="00016AB0">
              <w:rPr>
                <w:rFonts w:ascii="Calibri" w:hAnsi="Calibri"/>
                <w:sz w:val="18"/>
                <w:szCs w:val="18"/>
              </w:rPr>
              <w:t xml:space="preserve"> </w:t>
            </w:r>
            <w:r w:rsidR="00D31F3A" w:rsidRPr="00016AB0">
              <w:rPr>
                <w:rFonts w:ascii="Calibri" w:hAnsi="Calibri"/>
                <w:sz w:val="18"/>
                <w:szCs w:val="18"/>
              </w:rPr>
              <w:t>Unit - Installed Model Number</w:t>
            </w:r>
          </w:p>
        </w:tc>
        <w:tc>
          <w:tcPr>
            <w:tcW w:w="1080" w:type="dxa"/>
            <w:tcMar>
              <w:left w:w="43" w:type="dxa"/>
              <w:right w:w="43" w:type="dxa"/>
            </w:tcMar>
            <w:vAlign w:val="bottom"/>
          </w:tcPr>
          <w:p w14:paraId="0911D8AC" w14:textId="47BE4CC6" w:rsidR="00D31F3A" w:rsidRPr="00016AB0" w:rsidRDefault="00C9124F" w:rsidP="00C9124F">
            <w:pPr>
              <w:keepNext/>
              <w:jc w:val="center"/>
              <w:rPr>
                <w:rFonts w:ascii="Calibri" w:hAnsi="Calibri"/>
                <w:sz w:val="18"/>
                <w:szCs w:val="18"/>
              </w:rPr>
            </w:pPr>
            <w:r>
              <w:rPr>
                <w:rFonts w:ascii="Calibri" w:hAnsi="Calibri"/>
                <w:sz w:val="18"/>
                <w:szCs w:val="18"/>
              </w:rPr>
              <w:t xml:space="preserve">Installed </w:t>
            </w:r>
            <w:r w:rsidR="00D31F3A" w:rsidRPr="00016AB0">
              <w:rPr>
                <w:rFonts w:ascii="Calibri" w:hAnsi="Calibri"/>
                <w:sz w:val="18"/>
                <w:szCs w:val="18"/>
              </w:rPr>
              <w:t>Furnace Manufacturer Name</w:t>
            </w:r>
          </w:p>
        </w:tc>
        <w:tc>
          <w:tcPr>
            <w:tcW w:w="985" w:type="dxa"/>
            <w:tcMar>
              <w:left w:w="43" w:type="dxa"/>
              <w:right w:w="43" w:type="dxa"/>
            </w:tcMar>
            <w:vAlign w:val="bottom"/>
          </w:tcPr>
          <w:p w14:paraId="0CB1F4E3" w14:textId="2ADAD54E" w:rsidR="00D31F3A" w:rsidRPr="00016AB0" w:rsidRDefault="00C9124F" w:rsidP="00C9124F">
            <w:pPr>
              <w:keepNext/>
              <w:jc w:val="center"/>
              <w:rPr>
                <w:rFonts w:ascii="Calibri" w:hAnsi="Calibri"/>
                <w:sz w:val="18"/>
                <w:szCs w:val="18"/>
              </w:rPr>
            </w:pPr>
            <w:r>
              <w:rPr>
                <w:rFonts w:ascii="Calibri" w:hAnsi="Calibri"/>
                <w:sz w:val="18"/>
                <w:szCs w:val="18"/>
              </w:rPr>
              <w:t xml:space="preserve">Installed </w:t>
            </w:r>
            <w:r w:rsidR="00D31F3A" w:rsidRPr="00016AB0">
              <w:rPr>
                <w:rFonts w:ascii="Calibri" w:hAnsi="Calibri"/>
                <w:sz w:val="18"/>
                <w:szCs w:val="18"/>
              </w:rPr>
              <w:t>Furnace Model Number</w:t>
            </w:r>
          </w:p>
        </w:tc>
      </w:tr>
      <w:tr w:rsidR="001E4168" w:rsidRPr="003B4240" w14:paraId="5522217B" w14:textId="77777777" w:rsidTr="00653798">
        <w:trPr>
          <w:cantSplit/>
          <w:trHeight w:val="144"/>
        </w:trPr>
        <w:tc>
          <w:tcPr>
            <w:tcW w:w="966" w:type="dxa"/>
            <w:tcBorders>
              <w:bottom w:val="single" w:sz="4" w:space="0" w:color="auto"/>
            </w:tcBorders>
            <w:tcMar>
              <w:left w:w="14" w:type="dxa"/>
              <w:right w:w="14" w:type="dxa"/>
            </w:tcMar>
          </w:tcPr>
          <w:p w14:paraId="65657B30" w14:textId="77777777" w:rsidR="00D31F3A" w:rsidRDefault="00D31F3A" w:rsidP="00C23414">
            <w:pPr>
              <w:keepNext/>
              <w:rPr>
                <w:rFonts w:ascii="Calibri" w:hAnsi="Calibri"/>
                <w:sz w:val="12"/>
                <w:szCs w:val="12"/>
              </w:rPr>
            </w:pPr>
            <w:r w:rsidRPr="003B4240">
              <w:rPr>
                <w:rFonts w:ascii="Calibri" w:hAnsi="Calibri"/>
                <w:sz w:val="12"/>
                <w:szCs w:val="12"/>
              </w:rPr>
              <w:t>&lt;&lt; auto filled text: referenced from CF2R-MCH-01&gt;&gt;</w:t>
            </w:r>
          </w:p>
          <w:p w14:paraId="1DEA4538" w14:textId="77777777" w:rsidR="00D31F3A" w:rsidRDefault="00D31F3A" w:rsidP="00C23414">
            <w:pPr>
              <w:keepNext/>
              <w:rPr>
                <w:rFonts w:ascii="Calibri" w:hAnsi="Calibri"/>
                <w:sz w:val="12"/>
                <w:szCs w:val="12"/>
              </w:rPr>
            </w:pPr>
          </w:p>
          <w:p w14:paraId="7727C03A" w14:textId="77777777" w:rsidR="00D31F3A" w:rsidRPr="00D31F3A" w:rsidRDefault="00D31F3A" w:rsidP="00D31F3A">
            <w:pPr>
              <w:keepNext/>
              <w:rPr>
                <w:rFonts w:ascii="Calibri" w:hAnsi="Calibri"/>
                <w:sz w:val="12"/>
                <w:szCs w:val="12"/>
              </w:rPr>
            </w:pPr>
            <w:r w:rsidRPr="00D31F3A">
              <w:rPr>
                <w:rFonts w:ascii="Calibri" w:hAnsi="Calibri"/>
                <w:sz w:val="12"/>
                <w:szCs w:val="12"/>
              </w:rPr>
              <w:t>note: reference applicable values as follows:</w:t>
            </w:r>
          </w:p>
          <w:p w14:paraId="4B06728C" w14:textId="77777777" w:rsidR="00D31F3A" w:rsidRPr="00D31F3A" w:rsidRDefault="00D31F3A" w:rsidP="00D31F3A">
            <w:pPr>
              <w:keepNext/>
              <w:rPr>
                <w:rFonts w:ascii="Calibri" w:hAnsi="Calibri"/>
                <w:sz w:val="12"/>
                <w:szCs w:val="12"/>
              </w:rPr>
            </w:pPr>
            <w:r w:rsidRPr="00D31F3A">
              <w:rPr>
                <w:rFonts w:ascii="Calibri" w:hAnsi="Calibri"/>
                <w:sz w:val="12"/>
                <w:szCs w:val="12"/>
              </w:rPr>
              <w:t>**D01 on MCH-01a</w:t>
            </w:r>
          </w:p>
          <w:p w14:paraId="4E7246C2" w14:textId="516539E7" w:rsidR="00D31F3A" w:rsidRPr="003B4240" w:rsidRDefault="00D31F3A" w:rsidP="00D31F3A">
            <w:pPr>
              <w:keepNext/>
              <w:rPr>
                <w:rFonts w:ascii="Calibri" w:hAnsi="Calibri"/>
                <w:sz w:val="12"/>
                <w:szCs w:val="12"/>
              </w:rPr>
            </w:pPr>
            <w:r w:rsidRPr="00D31F3A">
              <w:rPr>
                <w:rFonts w:ascii="Calibri" w:hAnsi="Calibri"/>
                <w:sz w:val="12"/>
                <w:szCs w:val="12"/>
              </w:rPr>
              <w:t>**D01 on MCH-01d</w:t>
            </w:r>
          </w:p>
        </w:tc>
        <w:tc>
          <w:tcPr>
            <w:tcW w:w="1369" w:type="dxa"/>
            <w:tcBorders>
              <w:bottom w:val="single" w:sz="4" w:space="0" w:color="auto"/>
            </w:tcBorders>
            <w:tcMar>
              <w:left w:w="14" w:type="dxa"/>
              <w:right w:w="14" w:type="dxa"/>
            </w:tcMar>
          </w:tcPr>
          <w:p w14:paraId="0470344B" w14:textId="77777777" w:rsidR="00D31F3A" w:rsidRDefault="00D31F3A" w:rsidP="00C23414">
            <w:pPr>
              <w:keepNext/>
              <w:rPr>
                <w:rFonts w:ascii="Calibri" w:hAnsi="Calibri"/>
                <w:sz w:val="12"/>
                <w:szCs w:val="12"/>
              </w:rPr>
            </w:pPr>
            <w:r w:rsidRPr="003B4240">
              <w:rPr>
                <w:rFonts w:ascii="Calibri" w:hAnsi="Calibri"/>
                <w:sz w:val="12"/>
                <w:szCs w:val="12"/>
              </w:rPr>
              <w:t>&lt;&lt; auto filled text: referenced from CF2R-MCH-01&gt;&gt;</w:t>
            </w:r>
          </w:p>
          <w:p w14:paraId="6AB34DFB" w14:textId="77777777" w:rsidR="00D31F3A" w:rsidRDefault="00D31F3A" w:rsidP="00C23414">
            <w:pPr>
              <w:keepNext/>
              <w:rPr>
                <w:rFonts w:ascii="Calibri" w:hAnsi="Calibri"/>
                <w:sz w:val="12"/>
                <w:szCs w:val="12"/>
              </w:rPr>
            </w:pPr>
          </w:p>
          <w:p w14:paraId="722CFF24" w14:textId="77777777" w:rsidR="00D31F3A" w:rsidRPr="00230B81" w:rsidRDefault="00D31F3A" w:rsidP="00D31F3A">
            <w:pPr>
              <w:keepNext/>
              <w:rPr>
                <w:sz w:val="10"/>
                <w:szCs w:val="10"/>
              </w:rPr>
            </w:pPr>
          </w:p>
          <w:p w14:paraId="43450A01" w14:textId="77777777" w:rsidR="00D31F3A" w:rsidRPr="00230B81" w:rsidRDefault="00D31F3A" w:rsidP="00D31F3A">
            <w:pPr>
              <w:keepNext/>
              <w:rPr>
                <w:rFonts w:ascii="Calibri" w:hAnsi="Calibri"/>
                <w:sz w:val="10"/>
                <w:szCs w:val="10"/>
              </w:rPr>
            </w:pPr>
            <w:r w:rsidRPr="00230B81">
              <w:rPr>
                <w:rFonts w:ascii="Calibri" w:hAnsi="Calibri"/>
                <w:sz w:val="10"/>
                <w:szCs w:val="10"/>
              </w:rPr>
              <w:t>note: reference applicable values as follows:</w:t>
            </w:r>
          </w:p>
          <w:p w14:paraId="4A9DA101" w14:textId="77777777" w:rsidR="00D31F3A" w:rsidRPr="00230B81" w:rsidRDefault="00D31F3A" w:rsidP="00D31F3A">
            <w:pPr>
              <w:keepNext/>
              <w:rPr>
                <w:rFonts w:ascii="Calibri" w:hAnsi="Calibri"/>
                <w:sz w:val="10"/>
                <w:szCs w:val="10"/>
              </w:rPr>
            </w:pPr>
            <w:r w:rsidRPr="00230B81">
              <w:rPr>
                <w:rFonts w:ascii="Calibri" w:hAnsi="Calibri"/>
                <w:sz w:val="10"/>
                <w:szCs w:val="10"/>
              </w:rPr>
              <w:t>**D02 on MCH-01a</w:t>
            </w:r>
          </w:p>
          <w:p w14:paraId="1C3678A2" w14:textId="77777777" w:rsidR="00D31F3A" w:rsidRPr="00230B81" w:rsidRDefault="00D31F3A" w:rsidP="00D31F3A">
            <w:pPr>
              <w:keepNext/>
              <w:rPr>
                <w:rFonts w:ascii="Calibri" w:hAnsi="Calibri"/>
                <w:sz w:val="10"/>
                <w:szCs w:val="10"/>
              </w:rPr>
            </w:pPr>
            <w:r w:rsidRPr="00230B81">
              <w:rPr>
                <w:rFonts w:ascii="Calibri" w:hAnsi="Calibri"/>
                <w:sz w:val="10"/>
                <w:szCs w:val="10"/>
              </w:rPr>
              <w:t>**D02 on MCH-01d</w:t>
            </w:r>
          </w:p>
          <w:p w14:paraId="70BEAD73" w14:textId="77777777" w:rsidR="00D31F3A" w:rsidRPr="00230B81" w:rsidRDefault="00D31F3A" w:rsidP="00D31F3A">
            <w:pPr>
              <w:keepNext/>
              <w:rPr>
                <w:rFonts w:ascii="Calibri" w:hAnsi="Calibri"/>
                <w:sz w:val="10"/>
                <w:szCs w:val="10"/>
              </w:rPr>
            </w:pPr>
          </w:p>
          <w:p w14:paraId="5E11035F" w14:textId="77777777" w:rsidR="00D31F3A" w:rsidRPr="00230B81" w:rsidRDefault="00D31F3A" w:rsidP="00D31F3A">
            <w:pPr>
              <w:keepNext/>
              <w:rPr>
                <w:rFonts w:ascii="Calibri" w:hAnsi="Calibri"/>
                <w:b/>
                <w:sz w:val="10"/>
                <w:szCs w:val="10"/>
              </w:rPr>
            </w:pPr>
            <w:r w:rsidRPr="00230B81">
              <w:rPr>
                <w:rFonts w:ascii="Calibri" w:hAnsi="Calibri"/>
                <w:b/>
                <w:sz w:val="10"/>
                <w:szCs w:val="10"/>
              </w:rPr>
              <w:t>note: the "Area Served" text in D02 on MCH-01a,</w:t>
            </w:r>
            <w:r>
              <w:rPr>
                <w:rFonts w:ascii="Calibri" w:hAnsi="Calibri"/>
                <w:b/>
                <w:sz w:val="10"/>
                <w:szCs w:val="10"/>
              </w:rPr>
              <w:t xml:space="preserve"> and MCH-01</w:t>
            </w:r>
            <w:r w:rsidRPr="00230B81">
              <w:rPr>
                <w:rFonts w:ascii="Calibri" w:hAnsi="Calibri"/>
                <w:b/>
                <w:sz w:val="10"/>
                <w:szCs w:val="10"/>
              </w:rPr>
              <w:t xml:space="preserve">d is required to be unique in each dwelling (unique within the scope of each MCH-01), thus D02 is </w:t>
            </w:r>
            <w:r>
              <w:rPr>
                <w:rFonts w:ascii="Calibri" w:hAnsi="Calibri"/>
                <w:b/>
                <w:sz w:val="10"/>
                <w:szCs w:val="10"/>
              </w:rPr>
              <w:t>a useful</w:t>
            </w:r>
            <w:r w:rsidRPr="00230B81">
              <w:rPr>
                <w:rFonts w:ascii="Calibri" w:hAnsi="Calibri"/>
                <w:b/>
                <w:sz w:val="10"/>
                <w:szCs w:val="10"/>
              </w:rPr>
              <w:t xml:space="preserve"> key </w:t>
            </w:r>
            <w:r>
              <w:rPr>
                <w:rFonts w:ascii="Calibri" w:hAnsi="Calibri"/>
                <w:b/>
                <w:sz w:val="10"/>
                <w:szCs w:val="10"/>
              </w:rPr>
              <w:t>for</w:t>
            </w:r>
            <w:r w:rsidRPr="00230B81">
              <w:rPr>
                <w:rFonts w:ascii="Calibri" w:hAnsi="Calibri"/>
                <w:b/>
                <w:sz w:val="10"/>
                <w:szCs w:val="10"/>
              </w:rPr>
              <w:t xml:space="preserve"> finding associated data in other tables</w:t>
            </w:r>
            <w:r>
              <w:rPr>
                <w:rFonts w:ascii="Calibri" w:hAnsi="Calibri"/>
                <w:b/>
                <w:sz w:val="10"/>
                <w:szCs w:val="10"/>
              </w:rPr>
              <w:t xml:space="preserve"> on the MCH-01</w:t>
            </w:r>
            <w:r w:rsidRPr="00230B81">
              <w:rPr>
                <w:rFonts w:ascii="Calibri" w:hAnsi="Calibri"/>
                <w:b/>
                <w:sz w:val="10"/>
                <w:szCs w:val="10"/>
              </w:rPr>
              <w:t xml:space="preserve"> for</w:t>
            </w:r>
            <w:r>
              <w:rPr>
                <w:rFonts w:ascii="Calibri" w:hAnsi="Calibri"/>
                <w:b/>
                <w:sz w:val="10"/>
                <w:szCs w:val="10"/>
              </w:rPr>
              <w:t xml:space="preserve"> a</w:t>
            </w:r>
            <w:r w:rsidRPr="00230B81">
              <w:rPr>
                <w:rFonts w:ascii="Calibri" w:hAnsi="Calibri"/>
                <w:b/>
                <w:sz w:val="10"/>
                <w:szCs w:val="10"/>
              </w:rPr>
              <w:t xml:space="preserve"> </w:t>
            </w:r>
            <w:r>
              <w:rPr>
                <w:rFonts w:ascii="Calibri" w:hAnsi="Calibri"/>
                <w:b/>
                <w:sz w:val="10"/>
                <w:szCs w:val="10"/>
              </w:rPr>
              <w:t>specific</w:t>
            </w:r>
            <w:r w:rsidRPr="00230B81">
              <w:rPr>
                <w:rFonts w:ascii="Calibri" w:hAnsi="Calibri"/>
                <w:b/>
                <w:sz w:val="10"/>
                <w:szCs w:val="10"/>
              </w:rPr>
              <w:t xml:space="preserve"> system</w:t>
            </w:r>
          </w:p>
          <w:p w14:paraId="11115D51" w14:textId="0866CC2B" w:rsidR="00D31F3A" w:rsidRPr="003B4240" w:rsidRDefault="00D31F3A" w:rsidP="00C23414">
            <w:pPr>
              <w:keepNext/>
              <w:rPr>
                <w:rFonts w:ascii="Calibri" w:hAnsi="Calibri"/>
                <w:sz w:val="12"/>
                <w:szCs w:val="12"/>
              </w:rPr>
            </w:pPr>
          </w:p>
        </w:tc>
        <w:tc>
          <w:tcPr>
            <w:tcW w:w="1080" w:type="dxa"/>
            <w:tcBorders>
              <w:bottom w:val="single" w:sz="4" w:space="0" w:color="auto"/>
            </w:tcBorders>
            <w:tcMar>
              <w:left w:w="14" w:type="dxa"/>
              <w:right w:w="14" w:type="dxa"/>
            </w:tcMar>
          </w:tcPr>
          <w:p w14:paraId="2AF146A0" w14:textId="77777777" w:rsidR="00D31F3A" w:rsidRDefault="00D31F3A" w:rsidP="00C23414">
            <w:pPr>
              <w:keepNext/>
              <w:rPr>
                <w:rFonts w:ascii="Calibri" w:hAnsi="Calibri"/>
                <w:sz w:val="12"/>
                <w:szCs w:val="12"/>
              </w:rPr>
            </w:pPr>
            <w:r w:rsidRPr="003B4240">
              <w:rPr>
                <w:rFonts w:ascii="Calibri" w:hAnsi="Calibri"/>
                <w:sz w:val="12"/>
                <w:szCs w:val="12"/>
              </w:rPr>
              <w:t>&lt;&lt; auto filled text: referenced from CF2R-MCH-01&gt;&gt;</w:t>
            </w:r>
          </w:p>
          <w:p w14:paraId="520722BF" w14:textId="77777777" w:rsidR="00D31F3A" w:rsidRDefault="00D31F3A" w:rsidP="00C23414">
            <w:pPr>
              <w:keepNext/>
              <w:rPr>
                <w:rFonts w:ascii="Calibri" w:hAnsi="Calibri"/>
                <w:sz w:val="12"/>
                <w:szCs w:val="12"/>
              </w:rPr>
            </w:pPr>
          </w:p>
          <w:p w14:paraId="783B3924" w14:textId="77777777" w:rsidR="00D31F3A" w:rsidRPr="00283EAF" w:rsidRDefault="00D31F3A" w:rsidP="00D31F3A">
            <w:pPr>
              <w:keepNext/>
              <w:rPr>
                <w:rFonts w:ascii="Calibri" w:hAnsi="Calibri"/>
                <w:sz w:val="12"/>
                <w:szCs w:val="12"/>
              </w:rPr>
            </w:pPr>
            <w:r w:rsidRPr="00283EAF">
              <w:rPr>
                <w:rFonts w:ascii="Calibri" w:hAnsi="Calibri"/>
                <w:sz w:val="12"/>
                <w:szCs w:val="12"/>
              </w:rPr>
              <w:t>note: reference applicable values as follows:</w:t>
            </w:r>
          </w:p>
          <w:p w14:paraId="130C2167" w14:textId="77777777" w:rsidR="00D31F3A" w:rsidRPr="00283EAF" w:rsidRDefault="00D31F3A" w:rsidP="00D31F3A">
            <w:pPr>
              <w:keepNext/>
              <w:rPr>
                <w:rFonts w:ascii="Calibri" w:hAnsi="Calibri"/>
                <w:sz w:val="12"/>
                <w:szCs w:val="12"/>
              </w:rPr>
            </w:pPr>
            <w:r>
              <w:rPr>
                <w:rFonts w:ascii="Calibri" w:hAnsi="Calibri"/>
                <w:sz w:val="12"/>
                <w:szCs w:val="12"/>
              </w:rPr>
              <w:t>**G</w:t>
            </w:r>
            <w:r w:rsidRPr="00283EAF">
              <w:rPr>
                <w:rFonts w:ascii="Calibri" w:hAnsi="Calibri"/>
                <w:sz w:val="12"/>
                <w:szCs w:val="12"/>
              </w:rPr>
              <w:t>0</w:t>
            </w:r>
            <w:r>
              <w:rPr>
                <w:rFonts w:ascii="Calibri" w:hAnsi="Calibri"/>
                <w:sz w:val="12"/>
                <w:szCs w:val="12"/>
              </w:rPr>
              <w:t>3</w:t>
            </w:r>
            <w:r w:rsidRPr="00283EAF">
              <w:rPr>
                <w:rFonts w:ascii="Calibri" w:hAnsi="Calibri"/>
                <w:sz w:val="12"/>
                <w:szCs w:val="12"/>
              </w:rPr>
              <w:t xml:space="preserve"> on MCH-01a</w:t>
            </w:r>
            <w:r>
              <w:rPr>
                <w:rFonts w:ascii="Calibri" w:hAnsi="Calibri"/>
                <w:sz w:val="12"/>
                <w:szCs w:val="12"/>
              </w:rPr>
              <w:t xml:space="preserve"> for split systems,</w:t>
            </w:r>
          </w:p>
          <w:p w14:paraId="536A21B1" w14:textId="77777777" w:rsidR="00D31F3A" w:rsidRDefault="00D31F3A" w:rsidP="00D31F3A">
            <w:pPr>
              <w:keepNext/>
              <w:rPr>
                <w:rFonts w:ascii="Calibri" w:hAnsi="Calibri"/>
                <w:sz w:val="12"/>
                <w:szCs w:val="12"/>
              </w:rPr>
            </w:pPr>
            <w:r>
              <w:rPr>
                <w:rFonts w:ascii="Calibri" w:hAnsi="Calibri"/>
                <w:sz w:val="12"/>
                <w:szCs w:val="12"/>
              </w:rPr>
              <w:t>**H</w:t>
            </w:r>
            <w:r w:rsidRPr="00283EAF">
              <w:rPr>
                <w:rFonts w:ascii="Calibri" w:hAnsi="Calibri"/>
                <w:sz w:val="12"/>
                <w:szCs w:val="12"/>
              </w:rPr>
              <w:t>0</w:t>
            </w:r>
            <w:r>
              <w:rPr>
                <w:rFonts w:ascii="Calibri" w:hAnsi="Calibri"/>
                <w:sz w:val="12"/>
                <w:szCs w:val="12"/>
              </w:rPr>
              <w:t>3</w:t>
            </w:r>
            <w:r w:rsidRPr="00283EAF">
              <w:rPr>
                <w:rFonts w:ascii="Calibri" w:hAnsi="Calibri"/>
                <w:sz w:val="12"/>
                <w:szCs w:val="12"/>
              </w:rPr>
              <w:t xml:space="preserve"> on MCH-01d</w:t>
            </w:r>
            <w:r>
              <w:rPr>
                <w:rFonts w:ascii="Calibri" w:hAnsi="Calibri"/>
                <w:sz w:val="12"/>
                <w:szCs w:val="12"/>
              </w:rPr>
              <w:t xml:space="preserve"> for split systems,</w:t>
            </w:r>
          </w:p>
          <w:p w14:paraId="299B62C3" w14:textId="77777777" w:rsidR="00D31F3A" w:rsidRDefault="00D31F3A" w:rsidP="00D31F3A">
            <w:pPr>
              <w:keepNext/>
              <w:rPr>
                <w:rFonts w:ascii="Calibri" w:hAnsi="Calibri"/>
                <w:sz w:val="12"/>
                <w:szCs w:val="12"/>
              </w:rPr>
            </w:pPr>
            <w:r>
              <w:rPr>
                <w:rFonts w:ascii="Calibri" w:hAnsi="Calibri"/>
                <w:sz w:val="12"/>
                <w:szCs w:val="12"/>
              </w:rPr>
              <w:t>**J03 on MCH-01a for packaged systems,</w:t>
            </w:r>
          </w:p>
          <w:p w14:paraId="6235A1EC" w14:textId="4928960D" w:rsidR="00D31F3A" w:rsidRPr="003B4240" w:rsidRDefault="00D31F3A" w:rsidP="00D31F3A">
            <w:pPr>
              <w:keepNext/>
              <w:rPr>
                <w:rFonts w:ascii="Calibri" w:hAnsi="Calibri"/>
                <w:sz w:val="12"/>
                <w:szCs w:val="12"/>
              </w:rPr>
            </w:pPr>
            <w:r>
              <w:rPr>
                <w:rFonts w:ascii="Calibri" w:hAnsi="Calibri"/>
                <w:sz w:val="12"/>
                <w:szCs w:val="12"/>
              </w:rPr>
              <w:t>**either K03 or L03 on MCH-01d for packaged systems</w:t>
            </w:r>
          </w:p>
        </w:tc>
        <w:tc>
          <w:tcPr>
            <w:tcW w:w="1170" w:type="dxa"/>
            <w:tcBorders>
              <w:bottom w:val="single" w:sz="4" w:space="0" w:color="auto"/>
            </w:tcBorders>
            <w:tcMar>
              <w:left w:w="14" w:type="dxa"/>
              <w:right w:w="14" w:type="dxa"/>
            </w:tcMar>
          </w:tcPr>
          <w:p w14:paraId="5ABC34C5" w14:textId="77777777" w:rsidR="00D31F3A" w:rsidRPr="00D31F3A" w:rsidRDefault="00D31F3A" w:rsidP="00D31F3A">
            <w:pPr>
              <w:keepNext/>
              <w:rPr>
                <w:rFonts w:ascii="Calibri" w:hAnsi="Calibri"/>
                <w:sz w:val="12"/>
                <w:szCs w:val="12"/>
              </w:rPr>
            </w:pPr>
            <w:r w:rsidRPr="00D31F3A">
              <w:rPr>
                <w:rFonts w:ascii="Calibri" w:hAnsi="Calibri"/>
                <w:sz w:val="12"/>
                <w:szCs w:val="12"/>
              </w:rPr>
              <w:t>&lt;&lt; auto filled text: referenced from CF2R-MCH-01 if a value is available in G04 on MCH-01a or H04 on MCH-01d, else value=n/a&gt;&gt;</w:t>
            </w:r>
          </w:p>
          <w:p w14:paraId="0A1A7B64" w14:textId="0A1DC64E" w:rsidR="00D31F3A" w:rsidRPr="003B4240" w:rsidRDefault="00D31F3A" w:rsidP="00D31F3A">
            <w:pPr>
              <w:keepNext/>
              <w:rPr>
                <w:rFonts w:ascii="Calibri" w:hAnsi="Calibri"/>
                <w:sz w:val="12"/>
                <w:szCs w:val="12"/>
              </w:rPr>
            </w:pPr>
          </w:p>
        </w:tc>
        <w:tc>
          <w:tcPr>
            <w:tcW w:w="990" w:type="dxa"/>
            <w:tcBorders>
              <w:bottom w:val="single" w:sz="4" w:space="0" w:color="auto"/>
            </w:tcBorders>
            <w:tcMar>
              <w:left w:w="14" w:type="dxa"/>
              <w:right w:w="14" w:type="dxa"/>
            </w:tcMar>
          </w:tcPr>
          <w:p w14:paraId="0EA5D52A" w14:textId="3352AC29" w:rsidR="006A02F5" w:rsidRDefault="006A02F5" w:rsidP="006A02F5">
            <w:pPr>
              <w:keepNext/>
              <w:rPr>
                <w:rFonts w:ascii="Calibri" w:hAnsi="Calibri"/>
                <w:sz w:val="12"/>
                <w:szCs w:val="12"/>
              </w:rPr>
            </w:pPr>
            <w:r w:rsidRPr="006A02F5">
              <w:rPr>
                <w:rFonts w:ascii="Calibri" w:hAnsi="Calibri"/>
                <w:sz w:val="12"/>
                <w:szCs w:val="12"/>
              </w:rPr>
              <w:t>&lt;&lt;user input alphanumeric text string max 50 characters&gt;&gt;</w:t>
            </w:r>
          </w:p>
          <w:p w14:paraId="05A37019" w14:textId="77777777" w:rsidR="006A02F5" w:rsidRDefault="006A02F5" w:rsidP="006A02F5">
            <w:pPr>
              <w:keepNext/>
              <w:rPr>
                <w:rFonts w:ascii="Calibri" w:hAnsi="Calibri"/>
                <w:sz w:val="12"/>
                <w:szCs w:val="12"/>
              </w:rPr>
            </w:pPr>
          </w:p>
          <w:p w14:paraId="3E91CF19" w14:textId="76EF29E7" w:rsidR="00D31F3A" w:rsidRPr="003B4240" w:rsidRDefault="00D31F3A" w:rsidP="006A02F5">
            <w:pPr>
              <w:keepNext/>
              <w:rPr>
                <w:rFonts w:ascii="Calibri" w:hAnsi="Calibri"/>
                <w:sz w:val="12"/>
                <w:szCs w:val="12"/>
              </w:rPr>
            </w:pPr>
          </w:p>
        </w:tc>
        <w:tc>
          <w:tcPr>
            <w:tcW w:w="990" w:type="dxa"/>
            <w:tcBorders>
              <w:bottom w:val="single" w:sz="4" w:space="0" w:color="auto"/>
            </w:tcBorders>
            <w:tcMar>
              <w:left w:w="14" w:type="dxa"/>
              <w:right w:w="14" w:type="dxa"/>
            </w:tcMar>
          </w:tcPr>
          <w:p w14:paraId="26B84D75" w14:textId="0A4EB03E" w:rsidR="006A02F5" w:rsidRDefault="006A02F5" w:rsidP="00C23414">
            <w:pPr>
              <w:keepNext/>
              <w:rPr>
                <w:rFonts w:ascii="Calibri" w:hAnsi="Calibri"/>
                <w:sz w:val="12"/>
                <w:szCs w:val="12"/>
              </w:rPr>
            </w:pPr>
            <w:r w:rsidRPr="006A02F5">
              <w:rPr>
                <w:rFonts w:ascii="Calibri" w:hAnsi="Calibri"/>
                <w:sz w:val="12"/>
                <w:szCs w:val="12"/>
              </w:rPr>
              <w:t>&lt;&lt;user input alphanumeric text string max 50 characters&gt;&gt;</w:t>
            </w:r>
          </w:p>
          <w:p w14:paraId="1E06046F" w14:textId="77777777" w:rsidR="006A02F5" w:rsidRDefault="006A02F5" w:rsidP="00C23414">
            <w:pPr>
              <w:keepNext/>
              <w:rPr>
                <w:rFonts w:ascii="Calibri" w:hAnsi="Calibri"/>
                <w:sz w:val="12"/>
                <w:szCs w:val="12"/>
              </w:rPr>
            </w:pPr>
          </w:p>
          <w:p w14:paraId="3D3015ED" w14:textId="77777777" w:rsidR="006A02F5" w:rsidRDefault="006A02F5" w:rsidP="00C23414">
            <w:pPr>
              <w:keepNext/>
              <w:rPr>
                <w:rFonts w:ascii="Calibri" w:hAnsi="Calibri"/>
                <w:sz w:val="12"/>
                <w:szCs w:val="12"/>
              </w:rPr>
            </w:pPr>
          </w:p>
          <w:p w14:paraId="7AC2CF4A" w14:textId="502775C8" w:rsidR="00D31F3A" w:rsidRPr="003B4240" w:rsidRDefault="00D31F3A" w:rsidP="00C23414">
            <w:pPr>
              <w:keepNext/>
              <w:rPr>
                <w:rFonts w:ascii="Calibri" w:hAnsi="Calibri"/>
                <w:sz w:val="12"/>
                <w:szCs w:val="12"/>
              </w:rPr>
            </w:pPr>
          </w:p>
        </w:tc>
        <w:tc>
          <w:tcPr>
            <w:tcW w:w="1080" w:type="dxa"/>
            <w:tcBorders>
              <w:bottom w:val="single" w:sz="4" w:space="0" w:color="auto"/>
            </w:tcBorders>
            <w:tcMar>
              <w:left w:w="14" w:type="dxa"/>
              <w:right w:w="14" w:type="dxa"/>
            </w:tcMar>
          </w:tcPr>
          <w:p w14:paraId="398E084F" w14:textId="1492D08B" w:rsidR="00DA245A" w:rsidRDefault="00D31F3A" w:rsidP="00C23414">
            <w:pPr>
              <w:keepNext/>
              <w:rPr>
                <w:rFonts w:ascii="Calibri" w:hAnsi="Calibri"/>
                <w:sz w:val="12"/>
                <w:szCs w:val="12"/>
              </w:rPr>
            </w:pPr>
            <w:r w:rsidRPr="003B4240">
              <w:rPr>
                <w:rFonts w:ascii="Calibri" w:hAnsi="Calibri"/>
                <w:sz w:val="12"/>
                <w:szCs w:val="12"/>
              </w:rPr>
              <w:t xml:space="preserve">&lt;&lt;If </w:t>
            </w:r>
            <w:r w:rsidR="00DA245A">
              <w:rPr>
                <w:rFonts w:ascii="Calibri" w:hAnsi="Calibri"/>
                <w:sz w:val="12"/>
                <w:szCs w:val="12"/>
              </w:rPr>
              <w:t>B07=n/a, then value=n/a;</w:t>
            </w:r>
          </w:p>
          <w:p w14:paraId="5F57332B" w14:textId="6CD9B986" w:rsidR="001F78D5" w:rsidRDefault="001F78D5" w:rsidP="00C23414">
            <w:pPr>
              <w:keepNext/>
              <w:rPr>
                <w:rFonts w:ascii="Calibri" w:hAnsi="Calibri"/>
                <w:sz w:val="12"/>
                <w:szCs w:val="12"/>
              </w:rPr>
            </w:pPr>
          </w:p>
          <w:p w14:paraId="77AF44DC" w14:textId="6B069098" w:rsidR="001F78D5" w:rsidRDefault="001F78D5" w:rsidP="00C23414">
            <w:pPr>
              <w:keepNext/>
              <w:rPr>
                <w:rFonts w:ascii="Calibri" w:hAnsi="Calibri"/>
                <w:sz w:val="12"/>
                <w:szCs w:val="12"/>
              </w:rPr>
            </w:pPr>
            <w:r w:rsidRPr="001F78D5">
              <w:rPr>
                <w:rFonts w:ascii="Calibri" w:hAnsi="Calibri"/>
                <w:sz w:val="12"/>
                <w:szCs w:val="12"/>
              </w:rPr>
              <w:t>else user input alphanumeric text string max 50 characters&gt;&gt;</w:t>
            </w:r>
          </w:p>
          <w:p w14:paraId="0B005625" w14:textId="19F78C4B" w:rsidR="001F78D5" w:rsidRDefault="001F78D5" w:rsidP="00C23414">
            <w:pPr>
              <w:keepNext/>
              <w:rPr>
                <w:rFonts w:ascii="Calibri" w:hAnsi="Calibri"/>
                <w:sz w:val="12"/>
                <w:szCs w:val="12"/>
              </w:rPr>
            </w:pPr>
          </w:p>
          <w:p w14:paraId="48CDEBBE" w14:textId="77777777" w:rsidR="001F78D5" w:rsidRDefault="001F78D5" w:rsidP="00C23414">
            <w:pPr>
              <w:keepNext/>
              <w:rPr>
                <w:rFonts w:ascii="Calibri" w:hAnsi="Calibri"/>
                <w:sz w:val="12"/>
                <w:szCs w:val="12"/>
              </w:rPr>
            </w:pPr>
          </w:p>
          <w:p w14:paraId="21CCBEC0" w14:textId="32D6A28C" w:rsidR="00D31F3A" w:rsidRPr="003B4240" w:rsidRDefault="00D31F3A" w:rsidP="00C23414">
            <w:pPr>
              <w:keepNext/>
              <w:rPr>
                <w:rFonts w:ascii="Calibri" w:hAnsi="Calibri"/>
                <w:sz w:val="12"/>
                <w:szCs w:val="12"/>
              </w:rPr>
            </w:pPr>
          </w:p>
          <w:p w14:paraId="693D98B9" w14:textId="77777777" w:rsidR="00D31F3A" w:rsidRPr="003B4240" w:rsidRDefault="00D31F3A" w:rsidP="00C23414">
            <w:pPr>
              <w:keepNext/>
              <w:rPr>
                <w:rFonts w:ascii="Calibri" w:hAnsi="Calibri"/>
                <w:sz w:val="12"/>
                <w:szCs w:val="12"/>
              </w:rPr>
            </w:pPr>
          </w:p>
          <w:p w14:paraId="1E974897" w14:textId="34AAEEBF" w:rsidR="00D31F3A" w:rsidRPr="003B4240" w:rsidRDefault="00D31F3A" w:rsidP="00C23414">
            <w:pPr>
              <w:keepNext/>
              <w:rPr>
                <w:rFonts w:ascii="Calibri" w:hAnsi="Calibri"/>
                <w:sz w:val="12"/>
                <w:szCs w:val="12"/>
              </w:rPr>
            </w:pPr>
          </w:p>
        </w:tc>
        <w:tc>
          <w:tcPr>
            <w:tcW w:w="1080" w:type="dxa"/>
            <w:tcBorders>
              <w:bottom w:val="single" w:sz="4" w:space="0" w:color="auto"/>
            </w:tcBorders>
            <w:tcMar>
              <w:left w:w="14" w:type="dxa"/>
              <w:right w:w="14" w:type="dxa"/>
            </w:tcMar>
          </w:tcPr>
          <w:p w14:paraId="65C5B9A8" w14:textId="77777777" w:rsidR="001F78D5" w:rsidRDefault="00D31F3A" w:rsidP="00C23414">
            <w:pPr>
              <w:keepNext/>
              <w:rPr>
                <w:rFonts w:ascii="Calibri" w:hAnsi="Calibri"/>
                <w:sz w:val="12"/>
                <w:szCs w:val="12"/>
              </w:rPr>
            </w:pPr>
            <w:r w:rsidRPr="003B4240">
              <w:rPr>
                <w:rFonts w:ascii="Calibri" w:hAnsi="Calibri"/>
                <w:sz w:val="12"/>
                <w:szCs w:val="12"/>
              </w:rPr>
              <w:t xml:space="preserve">&lt;&lt;If </w:t>
            </w:r>
            <w:r w:rsidR="001F78D5">
              <w:rPr>
                <w:rFonts w:ascii="Calibri" w:hAnsi="Calibri"/>
                <w:sz w:val="12"/>
                <w:szCs w:val="12"/>
              </w:rPr>
              <w:t>B08=n/a, then value=n/a</w:t>
            </w:r>
          </w:p>
          <w:p w14:paraId="0C94101C" w14:textId="77777777" w:rsidR="001F78D5" w:rsidRDefault="001F78D5" w:rsidP="00C23414">
            <w:pPr>
              <w:keepNext/>
              <w:rPr>
                <w:rFonts w:ascii="Calibri" w:hAnsi="Calibri"/>
                <w:sz w:val="12"/>
                <w:szCs w:val="12"/>
              </w:rPr>
            </w:pPr>
          </w:p>
          <w:p w14:paraId="3184B9DD" w14:textId="43C10C0C" w:rsidR="001F78D5" w:rsidRDefault="001F78D5" w:rsidP="00C23414">
            <w:pPr>
              <w:keepNext/>
              <w:rPr>
                <w:rFonts w:ascii="Calibri" w:hAnsi="Calibri"/>
                <w:sz w:val="12"/>
                <w:szCs w:val="12"/>
              </w:rPr>
            </w:pPr>
            <w:r w:rsidRPr="001F78D5">
              <w:rPr>
                <w:rFonts w:ascii="Calibri" w:hAnsi="Calibri"/>
                <w:sz w:val="12"/>
                <w:szCs w:val="12"/>
              </w:rPr>
              <w:t>else user input alphanumeric text string max 50 characters&gt;&gt;</w:t>
            </w:r>
          </w:p>
          <w:p w14:paraId="0111E07C" w14:textId="77777777" w:rsidR="001F78D5" w:rsidRDefault="001F78D5" w:rsidP="00C23414">
            <w:pPr>
              <w:keepNext/>
              <w:rPr>
                <w:rFonts w:ascii="Calibri" w:hAnsi="Calibri"/>
                <w:sz w:val="12"/>
                <w:szCs w:val="12"/>
              </w:rPr>
            </w:pPr>
          </w:p>
          <w:p w14:paraId="2C0094DA" w14:textId="1C95F2AD" w:rsidR="00D31F3A" w:rsidRPr="003B4240" w:rsidRDefault="00D31F3A" w:rsidP="00C23414">
            <w:pPr>
              <w:keepNext/>
              <w:rPr>
                <w:rFonts w:ascii="Calibri" w:hAnsi="Calibri"/>
                <w:sz w:val="12"/>
                <w:szCs w:val="12"/>
              </w:rPr>
            </w:pPr>
          </w:p>
          <w:p w14:paraId="2D5B2E49" w14:textId="77777777" w:rsidR="00D31F3A" w:rsidRPr="003B4240" w:rsidRDefault="00D31F3A" w:rsidP="00C23414">
            <w:pPr>
              <w:keepNext/>
              <w:rPr>
                <w:rFonts w:ascii="Calibri" w:hAnsi="Calibri"/>
                <w:sz w:val="12"/>
                <w:szCs w:val="12"/>
              </w:rPr>
            </w:pPr>
          </w:p>
          <w:p w14:paraId="2CC88254" w14:textId="7C0A7299" w:rsidR="00D31F3A" w:rsidRPr="003B4240" w:rsidRDefault="00D31F3A" w:rsidP="00C23414">
            <w:pPr>
              <w:keepNext/>
              <w:rPr>
                <w:rFonts w:ascii="Calibri" w:hAnsi="Calibri"/>
                <w:sz w:val="12"/>
                <w:szCs w:val="12"/>
              </w:rPr>
            </w:pPr>
          </w:p>
        </w:tc>
        <w:tc>
          <w:tcPr>
            <w:tcW w:w="1080" w:type="dxa"/>
            <w:tcBorders>
              <w:bottom w:val="single" w:sz="4" w:space="0" w:color="auto"/>
            </w:tcBorders>
            <w:tcMar>
              <w:left w:w="14" w:type="dxa"/>
              <w:right w:w="14" w:type="dxa"/>
            </w:tcMar>
          </w:tcPr>
          <w:p w14:paraId="2F1A7485" w14:textId="37DB51DE" w:rsidR="001F78D5" w:rsidRPr="001F78D5" w:rsidRDefault="00D31F3A" w:rsidP="001F78D5">
            <w:pPr>
              <w:keepNext/>
              <w:rPr>
                <w:rFonts w:ascii="Calibri" w:hAnsi="Calibri"/>
                <w:sz w:val="12"/>
                <w:szCs w:val="12"/>
              </w:rPr>
            </w:pPr>
            <w:r w:rsidRPr="003B4240">
              <w:rPr>
                <w:rFonts w:ascii="Calibri" w:hAnsi="Calibri"/>
                <w:sz w:val="12"/>
                <w:szCs w:val="12"/>
              </w:rPr>
              <w:t>&lt;&lt;</w:t>
            </w:r>
            <w:r w:rsidR="001F78D5" w:rsidRPr="001F78D5">
              <w:rPr>
                <w:rFonts w:ascii="Calibri" w:hAnsi="Calibri"/>
                <w:sz w:val="12"/>
                <w:szCs w:val="12"/>
              </w:rPr>
              <w:t xml:space="preserve"> if A0</w:t>
            </w:r>
            <w:r w:rsidR="00115611">
              <w:rPr>
                <w:rFonts w:ascii="Calibri" w:hAnsi="Calibri"/>
                <w:sz w:val="12"/>
                <w:szCs w:val="12"/>
              </w:rPr>
              <w:t>9</w:t>
            </w:r>
            <w:r w:rsidR="001F78D5" w:rsidRPr="001F78D5">
              <w:rPr>
                <w:rFonts w:ascii="Calibri" w:hAnsi="Calibri"/>
                <w:sz w:val="12"/>
                <w:szCs w:val="12"/>
              </w:rPr>
              <w:t xml:space="preserve">≠[furnace air-handling unit], </w:t>
            </w:r>
          </w:p>
          <w:p w14:paraId="0FBBFED8" w14:textId="24F4DCDF" w:rsidR="001F78D5" w:rsidRDefault="001F78D5" w:rsidP="001F78D5">
            <w:pPr>
              <w:keepNext/>
              <w:rPr>
                <w:rFonts w:ascii="Calibri" w:hAnsi="Calibri"/>
                <w:sz w:val="12"/>
                <w:szCs w:val="12"/>
              </w:rPr>
            </w:pPr>
            <w:r w:rsidRPr="001F78D5">
              <w:rPr>
                <w:rFonts w:ascii="Calibri" w:hAnsi="Calibri"/>
                <w:sz w:val="12"/>
                <w:szCs w:val="12"/>
              </w:rPr>
              <w:t>then value=n/a,</w:t>
            </w:r>
          </w:p>
          <w:p w14:paraId="291799A9" w14:textId="77777777" w:rsidR="001F78D5" w:rsidRDefault="001F78D5" w:rsidP="00C23414">
            <w:pPr>
              <w:keepNext/>
              <w:rPr>
                <w:rFonts w:ascii="Calibri" w:hAnsi="Calibri"/>
                <w:sz w:val="12"/>
                <w:szCs w:val="12"/>
              </w:rPr>
            </w:pPr>
          </w:p>
          <w:p w14:paraId="7F1AE769" w14:textId="51EDC125" w:rsidR="001F78D5" w:rsidRDefault="001F78D5" w:rsidP="00C23414">
            <w:pPr>
              <w:keepNext/>
              <w:rPr>
                <w:rFonts w:ascii="Calibri" w:hAnsi="Calibri"/>
                <w:sz w:val="12"/>
                <w:szCs w:val="12"/>
              </w:rPr>
            </w:pPr>
            <w:r>
              <w:rPr>
                <w:rFonts w:ascii="Calibri" w:hAnsi="Calibri"/>
                <w:sz w:val="12"/>
                <w:szCs w:val="12"/>
              </w:rPr>
              <w:t xml:space="preserve">else </w:t>
            </w:r>
            <w:r w:rsidRPr="001F78D5">
              <w:rPr>
                <w:rFonts w:ascii="Calibri" w:hAnsi="Calibri"/>
                <w:sz w:val="12"/>
                <w:szCs w:val="12"/>
              </w:rPr>
              <w:t>user input alphanumeric text string max 50 characters&gt;&gt;</w:t>
            </w:r>
          </w:p>
          <w:p w14:paraId="4AA46107" w14:textId="77777777" w:rsidR="001F78D5" w:rsidRPr="00326D79" w:rsidRDefault="001F78D5" w:rsidP="00C23414">
            <w:pPr>
              <w:keepNext/>
              <w:rPr>
                <w:rFonts w:ascii="Calibri" w:hAnsi="Calibri"/>
                <w:sz w:val="8"/>
                <w:szCs w:val="8"/>
              </w:rPr>
            </w:pPr>
          </w:p>
          <w:p w14:paraId="233C9035" w14:textId="09112D9F" w:rsidR="00D31F3A" w:rsidRPr="003B4240" w:rsidRDefault="00D31F3A" w:rsidP="003B4240">
            <w:pPr>
              <w:keepNext/>
              <w:rPr>
                <w:rFonts w:ascii="Calibri" w:hAnsi="Calibri"/>
                <w:sz w:val="12"/>
                <w:szCs w:val="12"/>
              </w:rPr>
            </w:pPr>
          </w:p>
        </w:tc>
        <w:tc>
          <w:tcPr>
            <w:tcW w:w="985" w:type="dxa"/>
            <w:tcBorders>
              <w:bottom w:val="single" w:sz="4" w:space="0" w:color="auto"/>
            </w:tcBorders>
            <w:tcMar>
              <w:left w:w="14" w:type="dxa"/>
              <w:right w:w="14" w:type="dxa"/>
            </w:tcMar>
          </w:tcPr>
          <w:p w14:paraId="46701768" w14:textId="730FF092" w:rsidR="001F78D5" w:rsidRPr="001F78D5" w:rsidRDefault="00D31F3A" w:rsidP="001F78D5">
            <w:pPr>
              <w:keepNext/>
              <w:rPr>
                <w:rFonts w:ascii="Calibri" w:hAnsi="Calibri"/>
                <w:sz w:val="12"/>
                <w:szCs w:val="12"/>
              </w:rPr>
            </w:pPr>
            <w:r w:rsidRPr="003B4240">
              <w:rPr>
                <w:rFonts w:ascii="Calibri" w:hAnsi="Calibri"/>
                <w:sz w:val="12"/>
                <w:szCs w:val="12"/>
              </w:rPr>
              <w:t>&lt;&lt;</w:t>
            </w:r>
            <w:r w:rsidR="001F78D5" w:rsidRPr="001F78D5">
              <w:rPr>
                <w:rFonts w:ascii="Calibri" w:hAnsi="Calibri"/>
                <w:sz w:val="12"/>
                <w:szCs w:val="12"/>
              </w:rPr>
              <w:t xml:space="preserve"> if A0</w:t>
            </w:r>
            <w:r w:rsidR="00115611">
              <w:rPr>
                <w:rFonts w:ascii="Calibri" w:hAnsi="Calibri"/>
                <w:sz w:val="12"/>
                <w:szCs w:val="12"/>
              </w:rPr>
              <w:t>9</w:t>
            </w:r>
            <w:r w:rsidR="001F78D5" w:rsidRPr="001F78D5">
              <w:rPr>
                <w:rFonts w:ascii="Calibri" w:hAnsi="Calibri"/>
                <w:sz w:val="12"/>
                <w:szCs w:val="12"/>
              </w:rPr>
              <w:t xml:space="preserve">≠[furnace air-handling unit], </w:t>
            </w:r>
          </w:p>
          <w:p w14:paraId="7D6B7D78" w14:textId="553ED551" w:rsidR="001F78D5" w:rsidRDefault="001F78D5" w:rsidP="001F78D5">
            <w:pPr>
              <w:keepNext/>
              <w:rPr>
                <w:rFonts w:ascii="Calibri" w:hAnsi="Calibri"/>
                <w:sz w:val="12"/>
                <w:szCs w:val="12"/>
              </w:rPr>
            </w:pPr>
            <w:r w:rsidRPr="001F78D5">
              <w:rPr>
                <w:rFonts w:ascii="Calibri" w:hAnsi="Calibri"/>
                <w:sz w:val="12"/>
                <w:szCs w:val="12"/>
              </w:rPr>
              <w:t>then value=n/a,</w:t>
            </w:r>
          </w:p>
          <w:p w14:paraId="09DB140A" w14:textId="2CB60266" w:rsidR="001F78D5" w:rsidRDefault="001F78D5" w:rsidP="003B4240">
            <w:pPr>
              <w:keepNext/>
              <w:rPr>
                <w:rFonts w:ascii="Calibri" w:hAnsi="Calibri"/>
                <w:sz w:val="12"/>
                <w:szCs w:val="12"/>
              </w:rPr>
            </w:pPr>
          </w:p>
          <w:p w14:paraId="5D86D613" w14:textId="191A2AB7" w:rsidR="001F78D5" w:rsidRDefault="001F78D5" w:rsidP="003B4240">
            <w:pPr>
              <w:keepNext/>
              <w:rPr>
                <w:rFonts w:ascii="Calibri" w:hAnsi="Calibri"/>
                <w:sz w:val="12"/>
                <w:szCs w:val="12"/>
              </w:rPr>
            </w:pPr>
            <w:r>
              <w:rPr>
                <w:rFonts w:ascii="Calibri" w:hAnsi="Calibri"/>
                <w:sz w:val="12"/>
                <w:szCs w:val="12"/>
              </w:rPr>
              <w:t xml:space="preserve">else </w:t>
            </w:r>
            <w:r w:rsidRPr="001F78D5">
              <w:rPr>
                <w:rFonts w:ascii="Calibri" w:hAnsi="Calibri"/>
                <w:sz w:val="12"/>
                <w:szCs w:val="12"/>
              </w:rPr>
              <w:t>user input alphanumeric text string max 50 characters&gt;&gt;</w:t>
            </w:r>
          </w:p>
          <w:p w14:paraId="27FA7B0F" w14:textId="33E3EA29" w:rsidR="001F78D5" w:rsidRDefault="001F78D5" w:rsidP="003B4240">
            <w:pPr>
              <w:keepNext/>
              <w:rPr>
                <w:rFonts w:ascii="Calibri" w:hAnsi="Calibri"/>
                <w:sz w:val="12"/>
                <w:szCs w:val="12"/>
              </w:rPr>
            </w:pPr>
          </w:p>
          <w:p w14:paraId="657503DD" w14:textId="391DACCF" w:rsidR="00D31F3A" w:rsidRPr="003B4240" w:rsidRDefault="00D31F3A" w:rsidP="003B4240">
            <w:pPr>
              <w:keepNext/>
              <w:rPr>
                <w:rFonts w:ascii="Calibri" w:hAnsi="Calibri"/>
                <w:sz w:val="12"/>
                <w:szCs w:val="12"/>
              </w:rPr>
            </w:pPr>
          </w:p>
        </w:tc>
      </w:tr>
      <w:tr w:rsidR="001E4168" w:rsidRPr="006A3EEB" w14:paraId="7B1B0D77" w14:textId="77777777" w:rsidTr="00653798">
        <w:trPr>
          <w:cantSplit/>
          <w:trHeight w:val="144"/>
        </w:trPr>
        <w:tc>
          <w:tcPr>
            <w:tcW w:w="966" w:type="dxa"/>
            <w:tcBorders>
              <w:bottom w:val="single" w:sz="4" w:space="0" w:color="auto"/>
            </w:tcBorders>
            <w:vAlign w:val="center"/>
          </w:tcPr>
          <w:p w14:paraId="196B509D" w14:textId="77777777" w:rsidR="00D31F3A" w:rsidRPr="006A3EEB" w:rsidRDefault="00D31F3A" w:rsidP="0079167B">
            <w:pPr>
              <w:keepNext/>
              <w:rPr>
                <w:rFonts w:ascii="Calibri" w:hAnsi="Calibri"/>
                <w:sz w:val="18"/>
                <w:szCs w:val="18"/>
              </w:rPr>
            </w:pPr>
          </w:p>
        </w:tc>
        <w:tc>
          <w:tcPr>
            <w:tcW w:w="1369" w:type="dxa"/>
            <w:tcBorders>
              <w:bottom w:val="single" w:sz="4" w:space="0" w:color="auto"/>
            </w:tcBorders>
            <w:vAlign w:val="center"/>
          </w:tcPr>
          <w:p w14:paraId="45006436" w14:textId="77777777" w:rsidR="00D31F3A" w:rsidRPr="006A3EEB" w:rsidRDefault="00D31F3A" w:rsidP="0079167B">
            <w:pPr>
              <w:keepNext/>
              <w:rPr>
                <w:rFonts w:ascii="Calibri" w:hAnsi="Calibri"/>
                <w:sz w:val="18"/>
                <w:szCs w:val="18"/>
              </w:rPr>
            </w:pPr>
          </w:p>
        </w:tc>
        <w:tc>
          <w:tcPr>
            <w:tcW w:w="1080" w:type="dxa"/>
            <w:tcBorders>
              <w:bottom w:val="single" w:sz="4" w:space="0" w:color="auto"/>
            </w:tcBorders>
            <w:vAlign w:val="center"/>
          </w:tcPr>
          <w:p w14:paraId="3B1148E7" w14:textId="77777777" w:rsidR="00D31F3A" w:rsidRPr="006A3EEB" w:rsidRDefault="00D31F3A" w:rsidP="0079167B">
            <w:pPr>
              <w:keepNext/>
              <w:rPr>
                <w:rFonts w:ascii="Calibri" w:hAnsi="Calibri"/>
                <w:sz w:val="18"/>
                <w:szCs w:val="18"/>
              </w:rPr>
            </w:pPr>
          </w:p>
        </w:tc>
        <w:tc>
          <w:tcPr>
            <w:tcW w:w="1170" w:type="dxa"/>
            <w:tcBorders>
              <w:bottom w:val="single" w:sz="4" w:space="0" w:color="auto"/>
            </w:tcBorders>
          </w:tcPr>
          <w:p w14:paraId="4FB7030D" w14:textId="77777777" w:rsidR="00D31F3A" w:rsidRPr="006A3EEB" w:rsidRDefault="00D31F3A" w:rsidP="0079167B">
            <w:pPr>
              <w:keepNext/>
              <w:rPr>
                <w:rFonts w:ascii="Calibri" w:hAnsi="Calibri"/>
                <w:sz w:val="18"/>
                <w:szCs w:val="18"/>
              </w:rPr>
            </w:pPr>
          </w:p>
        </w:tc>
        <w:tc>
          <w:tcPr>
            <w:tcW w:w="990" w:type="dxa"/>
            <w:tcBorders>
              <w:bottom w:val="single" w:sz="4" w:space="0" w:color="auto"/>
            </w:tcBorders>
            <w:vAlign w:val="center"/>
          </w:tcPr>
          <w:p w14:paraId="2126A53B" w14:textId="34FC5789" w:rsidR="00D31F3A" w:rsidRPr="006A3EEB" w:rsidRDefault="00D31F3A" w:rsidP="0079167B">
            <w:pPr>
              <w:keepNext/>
              <w:rPr>
                <w:rFonts w:ascii="Calibri" w:hAnsi="Calibri"/>
                <w:sz w:val="18"/>
                <w:szCs w:val="18"/>
              </w:rPr>
            </w:pPr>
          </w:p>
        </w:tc>
        <w:tc>
          <w:tcPr>
            <w:tcW w:w="990" w:type="dxa"/>
            <w:tcBorders>
              <w:bottom w:val="single" w:sz="4" w:space="0" w:color="auto"/>
            </w:tcBorders>
            <w:vAlign w:val="center"/>
          </w:tcPr>
          <w:p w14:paraId="629D7DB5" w14:textId="77777777" w:rsidR="00D31F3A" w:rsidRPr="006A3EEB" w:rsidRDefault="00D31F3A" w:rsidP="0079167B">
            <w:pPr>
              <w:keepNext/>
              <w:rPr>
                <w:rFonts w:ascii="Calibri" w:hAnsi="Calibri"/>
                <w:sz w:val="18"/>
                <w:szCs w:val="18"/>
              </w:rPr>
            </w:pPr>
          </w:p>
        </w:tc>
        <w:tc>
          <w:tcPr>
            <w:tcW w:w="1080" w:type="dxa"/>
            <w:tcBorders>
              <w:bottom w:val="single" w:sz="4" w:space="0" w:color="auto"/>
            </w:tcBorders>
            <w:vAlign w:val="center"/>
          </w:tcPr>
          <w:p w14:paraId="4EEC6836" w14:textId="77777777" w:rsidR="00D31F3A" w:rsidRPr="006A3EEB" w:rsidRDefault="00D31F3A" w:rsidP="0079167B">
            <w:pPr>
              <w:keepNext/>
              <w:rPr>
                <w:rFonts w:ascii="Calibri" w:hAnsi="Calibri"/>
                <w:sz w:val="18"/>
                <w:szCs w:val="18"/>
              </w:rPr>
            </w:pPr>
          </w:p>
        </w:tc>
        <w:tc>
          <w:tcPr>
            <w:tcW w:w="1080" w:type="dxa"/>
            <w:tcBorders>
              <w:bottom w:val="single" w:sz="4" w:space="0" w:color="auto"/>
            </w:tcBorders>
            <w:vAlign w:val="center"/>
          </w:tcPr>
          <w:p w14:paraId="5E66C931" w14:textId="77777777" w:rsidR="00D31F3A" w:rsidRPr="006A3EEB" w:rsidRDefault="00D31F3A" w:rsidP="0079167B">
            <w:pPr>
              <w:keepNext/>
              <w:rPr>
                <w:rFonts w:ascii="Calibri" w:hAnsi="Calibri"/>
                <w:sz w:val="18"/>
                <w:szCs w:val="18"/>
              </w:rPr>
            </w:pPr>
          </w:p>
        </w:tc>
        <w:tc>
          <w:tcPr>
            <w:tcW w:w="1080" w:type="dxa"/>
            <w:tcBorders>
              <w:bottom w:val="single" w:sz="4" w:space="0" w:color="auto"/>
            </w:tcBorders>
            <w:vAlign w:val="center"/>
          </w:tcPr>
          <w:p w14:paraId="28413405" w14:textId="77777777" w:rsidR="00D31F3A" w:rsidRPr="006A3EEB" w:rsidRDefault="00D31F3A" w:rsidP="0079167B">
            <w:pPr>
              <w:keepNext/>
              <w:rPr>
                <w:rFonts w:ascii="Calibri" w:hAnsi="Calibri"/>
                <w:sz w:val="18"/>
                <w:szCs w:val="18"/>
              </w:rPr>
            </w:pPr>
          </w:p>
        </w:tc>
        <w:tc>
          <w:tcPr>
            <w:tcW w:w="985" w:type="dxa"/>
            <w:tcBorders>
              <w:bottom w:val="single" w:sz="4" w:space="0" w:color="auto"/>
            </w:tcBorders>
            <w:vAlign w:val="center"/>
          </w:tcPr>
          <w:p w14:paraId="687567C6" w14:textId="77777777" w:rsidR="00D31F3A" w:rsidRPr="006A3EEB" w:rsidRDefault="00D31F3A" w:rsidP="0079167B">
            <w:pPr>
              <w:keepNext/>
              <w:rPr>
                <w:rFonts w:ascii="Calibri" w:hAnsi="Calibri"/>
                <w:sz w:val="18"/>
                <w:szCs w:val="18"/>
              </w:rPr>
            </w:pPr>
          </w:p>
        </w:tc>
      </w:tr>
    </w:tbl>
    <w:p w14:paraId="53CA3225" w14:textId="6C5EA129" w:rsidR="00AC2F1B" w:rsidRPr="00B560CD" w:rsidRDefault="00AC2F1B" w:rsidP="00FB0E35">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5910C2" w:rsidRPr="00637BB7" w14:paraId="7DC3DBBA" w14:textId="77777777" w:rsidTr="00D97E14">
        <w:trPr>
          <w:trHeight w:val="144"/>
        </w:trPr>
        <w:tc>
          <w:tcPr>
            <w:tcW w:w="10795" w:type="dxa"/>
            <w:gridSpan w:val="3"/>
            <w:tcBorders>
              <w:top w:val="single" w:sz="4" w:space="0" w:color="auto"/>
              <w:bottom w:val="single" w:sz="4" w:space="0" w:color="auto"/>
            </w:tcBorders>
            <w:vAlign w:val="center"/>
          </w:tcPr>
          <w:p w14:paraId="26EB5C77" w14:textId="7610591D" w:rsidR="005910C2" w:rsidRDefault="00D5198E" w:rsidP="003B4240">
            <w:pPr>
              <w:keepNext/>
              <w:rPr>
                <w:rFonts w:ascii="Calibri" w:hAnsi="Calibri"/>
                <w:b/>
                <w:szCs w:val="18"/>
              </w:rPr>
            </w:pPr>
            <w:r>
              <w:rPr>
                <w:rFonts w:ascii="Calibri" w:hAnsi="Calibri"/>
                <w:b/>
                <w:szCs w:val="18"/>
              </w:rPr>
              <w:lastRenderedPageBreak/>
              <w:t>D</w:t>
            </w:r>
            <w:r w:rsidR="005910C2" w:rsidRPr="00F80E7D">
              <w:rPr>
                <w:rFonts w:ascii="Calibri" w:hAnsi="Calibri"/>
                <w:b/>
                <w:szCs w:val="18"/>
              </w:rPr>
              <w:t>. Verified Cooling System SEER</w:t>
            </w:r>
            <w:ins w:id="267" w:author="Markstrum, Alexis@Energy" w:date="2021-10-14T12:30:00Z">
              <w:r w:rsidR="00C722DF">
                <w:rPr>
                  <w:rFonts w:ascii="Calibri" w:hAnsi="Calibri"/>
                  <w:b/>
                  <w:szCs w:val="18"/>
                </w:rPr>
                <w:t>/</w:t>
              </w:r>
              <w:r w:rsidR="00126C0D">
                <w:rPr>
                  <w:rFonts w:ascii="Calibri" w:hAnsi="Calibri"/>
                  <w:b/>
                  <w:szCs w:val="18"/>
                </w:rPr>
                <w:t>SEER2</w:t>
              </w:r>
            </w:ins>
          </w:p>
          <w:p w14:paraId="7DC3DBB9" w14:textId="5526720A" w:rsidR="009949F7" w:rsidRPr="00E15104" w:rsidDel="004E3E8B" w:rsidRDefault="009949F7" w:rsidP="003B4240">
            <w:pPr>
              <w:keepNext/>
              <w:rPr>
                <w:rFonts w:ascii="Calibri" w:hAnsi="Calibri"/>
                <w:b/>
                <w:sz w:val="18"/>
                <w:szCs w:val="18"/>
              </w:rPr>
            </w:pPr>
            <w:r w:rsidRPr="00E15104">
              <w:rPr>
                <w:rFonts w:ascii="Calibri" w:hAnsi="Calibri"/>
                <w:sz w:val="18"/>
                <w:szCs w:val="18"/>
              </w:rPr>
              <w:t xml:space="preserve">&lt;&lt;if </w:t>
            </w:r>
            <w:r w:rsidR="00D0737D">
              <w:rPr>
                <w:rFonts w:ascii="Calibri" w:hAnsi="Calibri"/>
                <w:sz w:val="18"/>
                <w:szCs w:val="18"/>
              </w:rPr>
              <w:t>A0</w:t>
            </w:r>
            <w:del w:id="268" w:author="Shewmaker, Michael@Energy" w:date="2022-01-18T14:31:00Z">
              <w:r w:rsidR="00D0737D" w:rsidDel="00200DE6">
                <w:rPr>
                  <w:rFonts w:ascii="Calibri" w:hAnsi="Calibri"/>
                  <w:sz w:val="18"/>
                  <w:szCs w:val="18"/>
                </w:rPr>
                <w:delText>3</w:delText>
              </w:r>
            </w:del>
            <w:ins w:id="269" w:author="Shewmaker, Michael@Energy" w:date="2022-01-18T14:31:00Z">
              <w:r w:rsidR="00200DE6">
                <w:rPr>
                  <w:rFonts w:ascii="Calibri" w:hAnsi="Calibri"/>
                  <w:sz w:val="18"/>
                  <w:szCs w:val="18"/>
                </w:rPr>
                <w:t>4</w:t>
              </w:r>
            </w:ins>
            <w:r w:rsidR="00D0737D" w:rsidRPr="00E15104">
              <w:rPr>
                <w:rFonts w:ascii="Calibri" w:hAnsi="Calibri"/>
                <w:sz w:val="18"/>
                <w:szCs w:val="18"/>
              </w:rPr>
              <w:t xml:space="preserve"> </w:t>
            </w:r>
            <w:r w:rsidRPr="00E15104">
              <w:rPr>
                <w:rFonts w:ascii="Calibri" w:hAnsi="Calibri"/>
                <w:sz w:val="18"/>
                <w:szCs w:val="18"/>
              </w:rPr>
              <w:t>equal to "</w:t>
            </w:r>
            <w:r w:rsidR="00216F5E">
              <w:rPr>
                <w:rFonts w:ascii="Calibri" w:hAnsi="Calibri"/>
                <w:sz w:val="18"/>
                <w:szCs w:val="18"/>
              </w:rPr>
              <w:t>No</w:t>
            </w:r>
            <w:r w:rsidRPr="00E15104" w:rsidDel="00FD2A49">
              <w:rPr>
                <w:rFonts w:ascii="Calibri" w:hAnsi="Calibri"/>
                <w:sz w:val="18"/>
                <w:szCs w:val="18"/>
              </w:rPr>
              <w:t xml:space="preserve"> </w:t>
            </w:r>
            <w:r w:rsidRPr="00E15104">
              <w:rPr>
                <w:rFonts w:ascii="Calibri" w:hAnsi="Calibri"/>
                <w:sz w:val="18"/>
                <w:szCs w:val="18"/>
              </w:rPr>
              <w:t xml:space="preserve">" then display the "section does not apply" message; else display Table </w:t>
            </w:r>
            <w:r w:rsidR="000916C4">
              <w:rPr>
                <w:rFonts w:ascii="Calibri" w:hAnsi="Calibri"/>
                <w:sz w:val="18"/>
                <w:szCs w:val="18"/>
              </w:rPr>
              <w:t>D</w:t>
            </w:r>
            <w:r w:rsidRPr="00E15104">
              <w:rPr>
                <w:rFonts w:ascii="Calibri" w:hAnsi="Calibri"/>
                <w:bCs/>
                <w:sz w:val="18"/>
                <w:szCs w:val="18"/>
              </w:rPr>
              <w:t>&gt;&gt;</w:t>
            </w:r>
          </w:p>
        </w:tc>
      </w:tr>
      <w:tr w:rsidR="001E0611" w:rsidRPr="00637BB7" w14:paraId="7DC3DBBE" w14:textId="77777777" w:rsidTr="00D97E14">
        <w:trPr>
          <w:trHeight w:val="144"/>
        </w:trPr>
        <w:tc>
          <w:tcPr>
            <w:tcW w:w="490" w:type="dxa"/>
            <w:tcBorders>
              <w:top w:val="single" w:sz="4" w:space="0" w:color="auto"/>
              <w:left w:val="single" w:sz="4" w:space="0" w:color="auto"/>
              <w:bottom w:val="single" w:sz="4" w:space="0" w:color="auto"/>
              <w:right w:val="single" w:sz="4" w:space="0" w:color="auto"/>
            </w:tcBorders>
          </w:tcPr>
          <w:p w14:paraId="7DC3DBBB" w14:textId="77777777" w:rsidR="001E0611" w:rsidRPr="00E15104" w:rsidRDefault="001E0611" w:rsidP="003B4240">
            <w:pPr>
              <w:pStyle w:val="Header"/>
              <w:keepNext/>
              <w:tabs>
                <w:tab w:val="clear" w:pos="4320"/>
                <w:tab w:val="clear" w:pos="8640"/>
              </w:tabs>
              <w:jc w:val="center"/>
              <w:rPr>
                <w:rFonts w:ascii="Calibri" w:hAnsi="Calibri"/>
                <w:sz w:val="18"/>
                <w:szCs w:val="18"/>
              </w:rPr>
            </w:pPr>
            <w:r w:rsidRPr="00E15104">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7DC3DBBC" w14:textId="54A0269D" w:rsidR="001E0611" w:rsidRPr="00E15104" w:rsidDel="004E3E8B" w:rsidRDefault="001E0611" w:rsidP="003B4240">
            <w:pPr>
              <w:pStyle w:val="Header"/>
              <w:keepNext/>
              <w:tabs>
                <w:tab w:val="clear" w:pos="4320"/>
                <w:tab w:val="clear" w:pos="8640"/>
              </w:tabs>
              <w:ind w:hanging="18"/>
              <w:rPr>
                <w:rFonts w:ascii="Calibri" w:hAnsi="Calibri"/>
                <w:sz w:val="18"/>
                <w:szCs w:val="18"/>
              </w:rPr>
            </w:pPr>
            <w:r w:rsidRPr="00E15104">
              <w:rPr>
                <w:rFonts w:ascii="Calibri" w:hAnsi="Calibri"/>
                <w:sz w:val="18"/>
                <w:szCs w:val="18"/>
              </w:rPr>
              <w:t>Required minimum SEER</w:t>
            </w:r>
            <w:ins w:id="270" w:author="Markstrum, Alexis@Energy" w:date="2021-10-14T12:31:00Z">
              <w:r w:rsidR="00E0244B">
                <w:rPr>
                  <w:rFonts w:ascii="Calibri" w:hAnsi="Calibri"/>
                  <w:sz w:val="18"/>
                  <w:szCs w:val="18"/>
                </w:rPr>
                <w:t>/SEER2</w:t>
              </w:r>
            </w:ins>
          </w:p>
        </w:tc>
        <w:tc>
          <w:tcPr>
            <w:tcW w:w="7267" w:type="dxa"/>
            <w:tcBorders>
              <w:top w:val="single" w:sz="4" w:space="0" w:color="auto"/>
              <w:left w:val="single" w:sz="4" w:space="0" w:color="auto"/>
              <w:bottom w:val="single" w:sz="4" w:space="0" w:color="auto"/>
              <w:right w:val="single" w:sz="4" w:space="0" w:color="auto"/>
            </w:tcBorders>
          </w:tcPr>
          <w:p w14:paraId="7DC3DBBD" w14:textId="77777777" w:rsidR="001E0611" w:rsidRPr="00E15104" w:rsidRDefault="00730153" w:rsidP="003B4240">
            <w:pPr>
              <w:keepNext/>
              <w:rPr>
                <w:rFonts w:ascii="Calibri" w:hAnsi="Calibri"/>
                <w:sz w:val="18"/>
                <w:szCs w:val="18"/>
              </w:rPr>
            </w:pPr>
            <w:r w:rsidRPr="00E15104">
              <w:rPr>
                <w:rFonts w:ascii="Calibri" w:hAnsi="Calibri"/>
                <w:sz w:val="18"/>
                <w:szCs w:val="18"/>
              </w:rPr>
              <w:t>&lt;&lt;auto</w:t>
            </w:r>
            <w:r w:rsidR="00AC5B1A">
              <w:rPr>
                <w:rFonts w:ascii="Calibri" w:hAnsi="Calibri"/>
                <w:sz w:val="18"/>
                <w:szCs w:val="18"/>
              </w:rPr>
              <w:t xml:space="preserve"> </w:t>
            </w:r>
            <w:r w:rsidRPr="00E15104">
              <w:rPr>
                <w:rFonts w:ascii="Calibri" w:hAnsi="Calibri"/>
                <w:sz w:val="18"/>
                <w:szCs w:val="18"/>
              </w:rPr>
              <w:t xml:space="preserve">filled from </w:t>
            </w:r>
            <w:r w:rsidR="00081BB1" w:rsidRPr="00243E16">
              <w:rPr>
                <w:rFonts w:ascii="Calibri" w:hAnsi="Calibri"/>
                <w:sz w:val="18"/>
                <w:szCs w:val="18"/>
              </w:rPr>
              <w:t>CF2R-MCH-</w:t>
            </w:r>
            <w:r w:rsidR="00081BB1">
              <w:rPr>
                <w:rFonts w:ascii="Calibri" w:hAnsi="Calibri"/>
                <w:sz w:val="18"/>
                <w:szCs w:val="18"/>
              </w:rPr>
              <w:t>01</w:t>
            </w:r>
            <w:r w:rsidRPr="00E15104">
              <w:rPr>
                <w:rFonts w:ascii="Calibri" w:hAnsi="Calibri"/>
                <w:sz w:val="18"/>
                <w:szCs w:val="18"/>
              </w:rPr>
              <w:t>&gt;&gt;</w:t>
            </w:r>
          </w:p>
        </w:tc>
      </w:tr>
      <w:tr w:rsidR="001E0611" w:rsidRPr="00637BB7" w14:paraId="7DC3DBC2" w14:textId="77777777" w:rsidTr="00326D79">
        <w:trPr>
          <w:trHeight w:val="144"/>
        </w:trPr>
        <w:tc>
          <w:tcPr>
            <w:tcW w:w="490" w:type="dxa"/>
            <w:tcBorders>
              <w:top w:val="single" w:sz="4" w:space="0" w:color="auto"/>
            </w:tcBorders>
            <w:vAlign w:val="center"/>
          </w:tcPr>
          <w:p w14:paraId="7DC3DBBF" w14:textId="77777777" w:rsidR="001E0611" w:rsidRPr="00E15104" w:rsidRDefault="001E0611" w:rsidP="003B4240">
            <w:pPr>
              <w:pStyle w:val="Header"/>
              <w:keepNext/>
              <w:tabs>
                <w:tab w:val="clear" w:pos="4320"/>
                <w:tab w:val="clear" w:pos="8640"/>
              </w:tabs>
              <w:jc w:val="center"/>
              <w:rPr>
                <w:rFonts w:ascii="Calibri" w:hAnsi="Calibri"/>
                <w:sz w:val="18"/>
                <w:szCs w:val="18"/>
              </w:rPr>
            </w:pPr>
            <w:r w:rsidRPr="00E15104">
              <w:rPr>
                <w:rFonts w:ascii="Calibri" w:hAnsi="Calibri"/>
                <w:sz w:val="18"/>
                <w:szCs w:val="18"/>
              </w:rPr>
              <w:t>02</w:t>
            </w:r>
          </w:p>
        </w:tc>
        <w:tc>
          <w:tcPr>
            <w:tcW w:w="3038" w:type="dxa"/>
            <w:tcBorders>
              <w:top w:val="single" w:sz="4" w:space="0" w:color="auto"/>
            </w:tcBorders>
            <w:vAlign w:val="center"/>
          </w:tcPr>
          <w:p w14:paraId="7DC3DBC0" w14:textId="159DFF7F" w:rsidR="001E0611" w:rsidRPr="00E15104" w:rsidRDefault="008C5737" w:rsidP="000F71C2">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sidR="001E0611" w:rsidRPr="00E15104">
              <w:rPr>
                <w:rFonts w:ascii="Calibri" w:hAnsi="Calibri"/>
                <w:sz w:val="18"/>
                <w:szCs w:val="18"/>
              </w:rPr>
              <w:t>SEER</w:t>
            </w:r>
            <w:ins w:id="271" w:author="Markstrum, Alexis@Energy" w:date="2021-10-14T12:31:00Z">
              <w:r w:rsidR="00E0244B">
                <w:rPr>
                  <w:rFonts w:ascii="Calibri" w:hAnsi="Calibri"/>
                  <w:sz w:val="18"/>
                  <w:szCs w:val="18"/>
                </w:rPr>
                <w:t>/SEER2</w:t>
              </w:r>
            </w:ins>
          </w:p>
        </w:tc>
        <w:tc>
          <w:tcPr>
            <w:tcW w:w="7267" w:type="dxa"/>
            <w:tcBorders>
              <w:top w:val="single" w:sz="4" w:space="0" w:color="auto"/>
            </w:tcBorders>
          </w:tcPr>
          <w:p w14:paraId="7DC3DBC1" w14:textId="639EAE10" w:rsidR="001E0611" w:rsidRPr="00E15104" w:rsidRDefault="001E0611" w:rsidP="000F71C2">
            <w:pPr>
              <w:pStyle w:val="Header"/>
              <w:keepNext/>
              <w:tabs>
                <w:tab w:val="clear" w:pos="4320"/>
                <w:tab w:val="clear" w:pos="8640"/>
              </w:tabs>
              <w:ind w:hanging="18"/>
              <w:rPr>
                <w:rFonts w:ascii="Calibri" w:hAnsi="Calibri"/>
                <w:sz w:val="18"/>
                <w:szCs w:val="18"/>
              </w:rPr>
            </w:pPr>
            <w:r w:rsidRPr="00E15104">
              <w:rPr>
                <w:rFonts w:ascii="Calibri" w:hAnsi="Calibri"/>
                <w:sz w:val="18"/>
                <w:szCs w:val="18"/>
              </w:rPr>
              <w:t>&lt;&lt;user input, SEER</w:t>
            </w:r>
            <w:ins w:id="272" w:author="Markstrum, Alexis@Energy" w:date="2021-10-28T10:05:00Z">
              <w:r w:rsidR="004967FB">
                <w:rPr>
                  <w:rFonts w:ascii="Calibri" w:hAnsi="Calibri"/>
                  <w:sz w:val="18"/>
                  <w:szCs w:val="18"/>
                </w:rPr>
                <w:t>/SEER2</w:t>
              </w:r>
            </w:ins>
            <w:r w:rsidRPr="00E15104">
              <w:rPr>
                <w:rFonts w:ascii="Calibri" w:hAnsi="Calibri"/>
                <w:sz w:val="18"/>
                <w:szCs w:val="18"/>
              </w:rPr>
              <w:t xml:space="preserve"> listed </w:t>
            </w:r>
            <w:r w:rsidR="008A484F">
              <w:rPr>
                <w:rFonts w:ascii="Calibri" w:hAnsi="Calibri"/>
                <w:sz w:val="18"/>
                <w:szCs w:val="18"/>
              </w:rPr>
              <w:t xml:space="preserve">in the </w:t>
            </w:r>
            <w:r w:rsidR="008A484F">
              <w:rPr>
                <w:rFonts w:asciiTheme="minorHAnsi" w:hAnsiTheme="minorHAnsi"/>
                <w:sz w:val="18"/>
                <w:szCs w:val="18"/>
              </w:rPr>
              <w:t>Directory used to certify product performance</w:t>
            </w:r>
            <w:r w:rsidR="008A484F" w:rsidRPr="00E15104">
              <w:rPr>
                <w:rFonts w:ascii="Calibri" w:hAnsi="Calibri"/>
                <w:sz w:val="18"/>
                <w:szCs w:val="18"/>
              </w:rPr>
              <w:t xml:space="preserve"> </w:t>
            </w:r>
            <w:r w:rsidRPr="00E15104">
              <w:rPr>
                <w:rFonts w:ascii="Calibri" w:hAnsi="Calibri"/>
                <w:sz w:val="18"/>
                <w:szCs w:val="18"/>
              </w:rPr>
              <w:t>&gt;&gt;</w:t>
            </w:r>
          </w:p>
        </w:tc>
      </w:tr>
      <w:tr w:rsidR="00D52C9A" w:rsidRPr="00637BB7" w14:paraId="7DC3DBC6" w14:textId="77777777" w:rsidTr="00D97E14">
        <w:trPr>
          <w:trHeight w:val="144"/>
        </w:trPr>
        <w:tc>
          <w:tcPr>
            <w:tcW w:w="490" w:type="dxa"/>
            <w:vAlign w:val="center"/>
          </w:tcPr>
          <w:p w14:paraId="7DC3DBC3" w14:textId="77777777" w:rsidR="00D52C9A" w:rsidRPr="00E15104" w:rsidRDefault="00D52C9A" w:rsidP="003B4240">
            <w:pPr>
              <w:keepNext/>
              <w:jc w:val="center"/>
              <w:rPr>
                <w:rFonts w:ascii="Calibri" w:hAnsi="Calibri"/>
                <w:sz w:val="18"/>
                <w:szCs w:val="18"/>
              </w:rPr>
            </w:pPr>
            <w:r w:rsidRPr="00E15104">
              <w:rPr>
                <w:rFonts w:ascii="Calibri" w:hAnsi="Calibri"/>
                <w:sz w:val="18"/>
                <w:szCs w:val="18"/>
              </w:rPr>
              <w:t>0</w:t>
            </w:r>
            <w:r w:rsidR="006C3DB1">
              <w:rPr>
                <w:rFonts w:ascii="Calibri" w:hAnsi="Calibri"/>
                <w:sz w:val="18"/>
                <w:szCs w:val="18"/>
              </w:rPr>
              <w:t>3</w:t>
            </w:r>
          </w:p>
        </w:tc>
        <w:tc>
          <w:tcPr>
            <w:tcW w:w="3038" w:type="dxa"/>
            <w:vAlign w:val="center"/>
          </w:tcPr>
          <w:p w14:paraId="7DC3DBC4" w14:textId="77777777" w:rsidR="00D52C9A" w:rsidRPr="00E15104" w:rsidRDefault="00D52C9A" w:rsidP="003B4240">
            <w:pPr>
              <w:keepNext/>
              <w:rPr>
                <w:rFonts w:ascii="Calibri" w:hAnsi="Calibri"/>
                <w:sz w:val="18"/>
                <w:szCs w:val="18"/>
              </w:rPr>
            </w:pPr>
            <w:r w:rsidRPr="00E15104">
              <w:rPr>
                <w:rFonts w:ascii="Calibri" w:hAnsi="Calibri"/>
                <w:sz w:val="18"/>
                <w:szCs w:val="18"/>
              </w:rPr>
              <w:t>Compliance Statement:</w:t>
            </w:r>
          </w:p>
        </w:tc>
        <w:tc>
          <w:tcPr>
            <w:tcW w:w="7267" w:type="dxa"/>
            <w:vAlign w:val="center"/>
          </w:tcPr>
          <w:p w14:paraId="7DC3DBC5" w14:textId="3BAA99DD" w:rsidR="00D52C9A" w:rsidRPr="00E15104" w:rsidRDefault="00856538" w:rsidP="00155FC2">
            <w:pPr>
              <w:keepNext/>
              <w:rPr>
                <w:rFonts w:ascii="Calibri" w:hAnsi="Calibri"/>
                <w:sz w:val="18"/>
                <w:szCs w:val="18"/>
              </w:rPr>
            </w:pPr>
            <w:r w:rsidRPr="00E15104">
              <w:rPr>
                <w:rFonts w:ascii="Calibri" w:hAnsi="Calibri"/>
                <w:sz w:val="18"/>
                <w:szCs w:val="18"/>
              </w:rPr>
              <w:t xml:space="preserve">&lt;&lt; calculated field: if </w:t>
            </w:r>
            <w:r w:rsidR="009A172C" w:rsidRPr="00BA20A3">
              <w:rPr>
                <w:rFonts w:ascii="Calibri" w:hAnsi="Calibri"/>
                <w:sz w:val="18"/>
                <w:szCs w:val="18"/>
              </w:rPr>
              <w:t>D</w:t>
            </w:r>
            <w:r w:rsidRPr="00BA20A3">
              <w:rPr>
                <w:rFonts w:ascii="Calibri" w:hAnsi="Calibri"/>
                <w:sz w:val="18"/>
                <w:szCs w:val="18"/>
              </w:rPr>
              <w:t>02</w:t>
            </w:r>
            <w:r w:rsidR="00D95EDD" w:rsidRPr="00BA20A3">
              <w:rPr>
                <w:rFonts w:ascii="Calibri" w:hAnsi="Calibri"/>
                <w:sz w:val="18"/>
                <w:szCs w:val="18"/>
              </w:rPr>
              <w:t xml:space="preserve"> </w:t>
            </w:r>
            <w:r w:rsidR="00306C6D">
              <w:rPr>
                <w:rFonts w:ascii="Calibri" w:hAnsi="Calibri" w:cs="Calibri"/>
                <w:sz w:val="18"/>
                <w:szCs w:val="18"/>
              </w:rPr>
              <w:t>≥</w:t>
            </w:r>
            <w:r w:rsidR="00306C6D" w:rsidRPr="00BA20A3">
              <w:rPr>
                <w:rFonts w:ascii="Calibri" w:hAnsi="Calibri"/>
                <w:sz w:val="18"/>
                <w:szCs w:val="18"/>
              </w:rPr>
              <w:t xml:space="preserve"> </w:t>
            </w:r>
            <w:r w:rsidR="009A172C" w:rsidRPr="00BA20A3">
              <w:rPr>
                <w:rFonts w:ascii="Calibri" w:hAnsi="Calibri"/>
                <w:sz w:val="18"/>
                <w:szCs w:val="18"/>
              </w:rPr>
              <w:t>D</w:t>
            </w:r>
            <w:r w:rsidRPr="00BA20A3">
              <w:rPr>
                <w:rFonts w:ascii="Calibri" w:hAnsi="Calibri"/>
                <w:sz w:val="18"/>
                <w:szCs w:val="18"/>
              </w:rPr>
              <w:t>01 show</w:t>
            </w:r>
            <w:r w:rsidRPr="00326D79">
              <w:rPr>
                <w:rFonts w:ascii="Calibri" w:hAnsi="Calibri"/>
                <w:sz w:val="8"/>
                <w:szCs w:val="8"/>
              </w:rPr>
              <w:t xml:space="preserve"> </w:t>
            </w:r>
            <w:r w:rsidRPr="00E15104">
              <w:rPr>
                <w:rFonts w:ascii="Calibri" w:hAnsi="Calibri"/>
                <w:sz w:val="18"/>
                <w:szCs w:val="18"/>
              </w:rPr>
              <w:t>text</w:t>
            </w:r>
            <w:r w:rsidR="00306C6D">
              <w:rPr>
                <w:rFonts w:ascii="Calibri" w:hAnsi="Calibri"/>
                <w:sz w:val="18"/>
                <w:szCs w:val="18"/>
              </w:rPr>
              <w:t xml:space="preserve"> </w:t>
            </w:r>
            <w:r w:rsidRPr="00E15104">
              <w:rPr>
                <w:rFonts w:ascii="Calibri" w:hAnsi="Calibri"/>
                <w:sz w:val="18"/>
                <w:szCs w:val="18"/>
              </w:rPr>
              <w:t>“System Passes SEER</w:t>
            </w:r>
            <w:ins w:id="273" w:author="Markstrum, Alexis@Energy" w:date="2021-10-28T10:05:00Z">
              <w:r w:rsidR="004967FB">
                <w:rPr>
                  <w:rFonts w:ascii="Calibri" w:hAnsi="Calibri"/>
                  <w:sz w:val="18"/>
                  <w:szCs w:val="18"/>
                </w:rPr>
                <w:t>/SEER2</w:t>
              </w:r>
            </w:ins>
            <w:r w:rsidRPr="00E15104">
              <w:rPr>
                <w:rFonts w:ascii="Calibri" w:hAnsi="Calibri"/>
                <w:sz w:val="18"/>
                <w:szCs w:val="18"/>
              </w:rPr>
              <w:t xml:space="preserve"> Verification”; else, “System Fails” do not proceed&gt;&gt;</w:t>
            </w:r>
          </w:p>
        </w:tc>
      </w:tr>
      <w:tr w:rsidR="00724E2E" w:rsidRPr="00637BB7" w14:paraId="7DC3DBC8" w14:textId="77777777" w:rsidTr="00D97E14">
        <w:trPr>
          <w:trHeight w:val="144"/>
        </w:trPr>
        <w:tc>
          <w:tcPr>
            <w:tcW w:w="10795" w:type="dxa"/>
            <w:gridSpan w:val="3"/>
            <w:vAlign w:val="center"/>
          </w:tcPr>
          <w:p w14:paraId="7DC3DBC7" w14:textId="2902561C" w:rsidR="00724E2E" w:rsidRPr="00326D79" w:rsidRDefault="00724E2E" w:rsidP="00442A22">
            <w:pPr>
              <w:rPr>
                <w:rFonts w:ascii="Calibri" w:hAnsi="Calibri"/>
                <w:sz w:val="18"/>
                <w:szCs w:val="18"/>
              </w:rPr>
            </w:pPr>
            <w:r w:rsidRPr="00326D79">
              <w:rPr>
                <w:rFonts w:ascii="Calibri" w:hAnsi="Calibri"/>
                <w:sz w:val="18"/>
                <w:szCs w:val="18"/>
              </w:rPr>
              <w:t xml:space="preserve">Signature by responsible </w:t>
            </w:r>
            <w:r w:rsidR="00442A22" w:rsidRPr="00326D79">
              <w:rPr>
                <w:rFonts w:ascii="Calibri" w:hAnsi="Calibri"/>
                <w:sz w:val="18"/>
                <w:szCs w:val="18"/>
              </w:rPr>
              <w:t xml:space="preserve">person on this compliance document </w:t>
            </w:r>
            <w:r w:rsidRPr="00326D79">
              <w:rPr>
                <w:rFonts w:ascii="Calibri" w:hAnsi="Calibri"/>
                <w:sz w:val="18"/>
                <w:szCs w:val="18"/>
              </w:rPr>
              <w:t xml:space="preserve">certifies that the installed cooling equipment </w:t>
            </w:r>
            <w:r w:rsidR="00720A72" w:rsidRPr="00326D79">
              <w:rPr>
                <w:rFonts w:ascii="Calibri" w:hAnsi="Calibri"/>
                <w:sz w:val="18"/>
                <w:szCs w:val="18"/>
              </w:rPr>
              <w:t>meets or exceeds the required value listed on the CF1R</w:t>
            </w:r>
            <w:r w:rsidRPr="00326D79">
              <w:rPr>
                <w:rFonts w:ascii="Calibri" w:hAnsi="Calibri"/>
                <w:sz w:val="18"/>
                <w:szCs w:val="18"/>
              </w:rPr>
              <w:t>.</w:t>
            </w:r>
          </w:p>
        </w:tc>
      </w:tr>
    </w:tbl>
    <w:p w14:paraId="6409CA87" w14:textId="77777777" w:rsidR="00442A22" w:rsidRDefault="00442A22"/>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3060"/>
        <w:gridCol w:w="7267"/>
      </w:tblGrid>
      <w:tr w:rsidR="005910C2" w:rsidRPr="00637BB7" w14:paraId="7DC3DBCD" w14:textId="77777777" w:rsidTr="00D97E14">
        <w:trPr>
          <w:trHeight w:val="144"/>
        </w:trPr>
        <w:tc>
          <w:tcPr>
            <w:tcW w:w="10795" w:type="dxa"/>
            <w:gridSpan w:val="3"/>
            <w:tcBorders>
              <w:top w:val="single" w:sz="4" w:space="0" w:color="auto"/>
            </w:tcBorders>
            <w:vAlign w:val="center"/>
          </w:tcPr>
          <w:p w14:paraId="5B881AC6" w14:textId="05C15F77" w:rsidR="005910C2" w:rsidRPr="00F80E7D" w:rsidRDefault="00654FF3" w:rsidP="003B4240">
            <w:pPr>
              <w:keepNext/>
              <w:rPr>
                <w:rFonts w:ascii="Calibri" w:hAnsi="Calibri"/>
                <w:b/>
                <w:szCs w:val="18"/>
              </w:rPr>
            </w:pPr>
            <w:r>
              <w:br w:type="page"/>
            </w:r>
            <w:r w:rsidR="00D5198E" w:rsidRPr="00D5198E">
              <w:rPr>
                <w:rFonts w:asciiTheme="minorHAnsi" w:hAnsiTheme="minorHAnsi" w:cstheme="minorHAnsi"/>
              </w:rPr>
              <w:t>E</w:t>
            </w:r>
            <w:r w:rsidR="005910C2" w:rsidRPr="00F80E7D">
              <w:rPr>
                <w:rFonts w:ascii="Calibri" w:hAnsi="Calibri"/>
                <w:b/>
                <w:szCs w:val="18"/>
              </w:rPr>
              <w:t>. Verified Cooling System EER</w:t>
            </w:r>
            <w:ins w:id="274" w:author="Markstrum, Alexis@Energy" w:date="2021-10-14T12:30:00Z">
              <w:r w:rsidR="00126C0D">
                <w:rPr>
                  <w:rFonts w:ascii="Calibri" w:hAnsi="Calibri"/>
                  <w:b/>
                  <w:szCs w:val="18"/>
                </w:rPr>
                <w:t>/EER2</w:t>
              </w:r>
            </w:ins>
          </w:p>
          <w:p w14:paraId="7DC3DBCC" w14:textId="5565E765" w:rsidR="009949F7" w:rsidRPr="00E15104" w:rsidDel="004E3E8B" w:rsidRDefault="009949F7" w:rsidP="003B4240">
            <w:pPr>
              <w:keepNext/>
              <w:rPr>
                <w:rFonts w:ascii="Calibri" w:hAnsi="Calibri"/>
                <w:b/>
                <w:sz w:val="18"/>
                <w:szCs w:val="18"/>
              </w:rPr>
            </w:pPr>
            <w:r w:rsidRPr="00E15104">
              <w:rPr>
                <w:rFonts w:ascii="Calibri" w:hAnsi="Calibri"/>
                <w:sz w:val="18"/>
                <w:szCs w:val="18"/>
              </w:rPr>
              <w:t xml:space="preserve">&lt;&lt;if </w:t>
            </w:r>
            <w:r w:rsidR="00D0737D">
              <w:rPr>
                <w:rFonts w:ascii="Calibri" w:hAnsi="Calibri"/>
                <w:sz w:val="18"/>
                <w:szCs w:val="18"/>
              </w:rPr>
              <w:t>A0</w:t>
            </w:r>
            <w:del w:id="275" w:author="Shewmaker, Michael@Energy" w:date="2022-01-18T14:31:00Z">
              <w:r w:rsidR="00D0737D" w:rsidDel="00200DE6">
                <w:rPr>
                  <w:rFonts w:ascii="Calibri" w:hAnsi="Calibri"/>
                  <w:sz w:val="18"/>
                  <w:szCs w:val="18"/>
                </w:rPr>
                <w:delText>4</w:delText>
              </w:r>
            </w:del>
            <w:ins w:id="276" w:author="Shewmaker, Michael@Energy" w:date="2022-01-18T14:31:00Z">
              <w:r w:rsidR="00200DE6">
                <w:rPr>
                  <w:rFonts w:ascii="Calibri" w:hAnsi="Calibri"/>
                  <w:sz w:val="18"/>
                  <w:szCs w:val="18"/>
                </w:rPr>
                <w:t>5</w:t>
              </w:r>
            </w:ins>
            <w:r w:rsidR="00D0737D" w:rsidRPr="00E15104">
              <w:rPr>
                <w:rFonts w:ascii="Calibri" w:hAnsi="Calibri"/>
                <w:sz w:val="18"/>
                <w:szCs w:val="18"/>
              </w:rPr>
              <w:t xml:space="preserve"> </w:t>
            </w:r>
            <w:r w:rsidRPr="00E15104">
              <w:rPr>
                <w:rFonts w:ascii="Calibri" w:hAnsi="Calibri"/>
                <w:sz w:val="18"/>
                <w:szCs w:val="18"/>
              </w:rPr>
              <w:t>equal to "</w:t>
            </w:r>
            <w:r w:rsidR="00AC4C87">
              <w:rPr>
                <w:rFonts w:ascii="Calibri" w:hAnsi="Calibri"/>
                <w:sz w:val="18"/>
                <w:szCs w:val="18"/>
              </w:rPr>
              <w:t>No</w:t>
            </w:r>
            <w:r w:rsidRPr="00E15104">
              <w:rPr>
                <w:rFonts w:ascii="Calibri" w:hAnsi="Calibri"/>
                <w:sz w:val="18"/>
                <w:szCs w:val="18"/>
              </w:rPr>
              <w:t xml:space="preserve">" then display the "section does not apply" message; else display Table </w:t>
            </w:r>
            <w:r w:rsidR="000916C4">
              <w:rPr>
                <w:rFonts w:ascii="Calibri" w:hAnsi="Calibri"/>
                <w:sz w:val="18"/>
                <w:szCs w:val="18"/>
              </w:rPr>
              <w:t>E</w:t>
            </w:r>
            <w:r w:rsidRPr="00E15104">
              <w:rPr>
                <w:rFonts w:ascii="Calibri" w:hAnsi="Calibri"/>
                <w:bCs/>
                <w:sz w:val="18"/>
                <w:szCs w:val="18"/>
              </w:rPr>
              <w:t>&gt;&gt;</w:t>
            </w:r>
          </w:p>
        </w:tc>
      </w:tr>
      <w:tr w:rsidR="001E0611" w:rsidRPr="00637BB7" w14:paraId="7DC3DBD1" w14:textId="77777777" w:rsidTr="00D97E14">
        <w:trPr>
          <w:trHeight w:val="144"/>
        </w:trPr>
        <w:tc>
          <w:tcPr>
            <w:tcW w:w="468" w:type="dxa"/>
            <w:tcBorders>
              <w:top w:val="single" w:sz="4" w:space="0" w:color="auto"/>
              <w:left w:val="single" w:sz="4" w:space="0" w:color="auto"/>
              <w:bottom w:val="single" w:sz="4" w:space="0" w:color="auto"/>
              <w:right w:val="single" w:sz="4" w:space="0" w:color="auto"/>
            </w:tcBorders>
          </w:tcPr>
          <w:p w14:paraId="7DC3DBCE" w14:textId="77777777" w:rsidR="001E0611" w:rsidRPr="00E15104" w:rsidRDefault="001E0611" w:rsidP="003B4240">
            <w:pPr>
              <w:pStyle w:val="Header"/>
              <w:keepNext/>
              <w:tabs>
                <w:tab w:val="clear" w:pos="4320"/>
                <w:tab w:val="clear" w:pos="8640"/>
              </w:tabs>
              <w:jc w:val="center"/>
              <w:rPr>
                <w:rFonts w:ascii="Calibri" w:hAnsi="Calibri"/>
                <w:sz w:val="18"/>
                <w:szCs w:val="18"/>
              </w:rPr>
            </w:pPr>
            <w:r w:rsidRPr="00E15104">
              <w:rPr>
                <w:rFonts w:ascii="Calibri" w:hAnsi="Calibri"/>
                <w:sz w:val="18"/>
                <w:szCs w:val="18"/>
              </w:rPr>
              <w:t>01</w:t>
            </w:r>
          </w:p>
        </w:tc>
        <w:tc>
          <w:tcPr>
            <w:tcW w:w="3060" w:type="dxa"/>
            <w:tcBorders>
              <w:top w:val="single" w:sz="4" w:space="0" w:color="auto"/>
              <w:left w:val="single" w:sz="4" w:space="0" w:color="auto"/>
              <w:bottom w:val="single" w:sz="4" w:space="0" w:color="auto"/>
              <w:right w:val="single" w:sz="4" w:space="0" w:color="auto"/>
            </w:tcBorders>
          </w:tcPr>
          <w:p w14:paraId="7DC3DBCF" w14:textId="35B45BCA" w:rsidR="001E0611" w:rsidRPr="00E15104" w:rsidDel="004E3E8B" w:rsidRDefault="001E0611" w:rsidP="003B4240">
            <w:pPr>
              <w:pStyle w:val="Header"/>
              <w:keepNext/>
              <w:tabs>
                <w:tab w:val="clear" w:pos="4320"/>
                <w:tab w:val="clear" w:pos="8640"/>
              </w:tabs>
              <w:ind w:hanging="18"/>
              <w:rPr>
                <w:rFonts w:ascii="Calibri" w:hAnsi="Calibri"/>
                <w:sz w:val="18"/>
                <w:szCs w:val="18"/>
              </w:rPr>
            </w:pPr>
            <w:r w:rsidRPr="00E15104">
              <w:rPr>
                <w:rFonts w:ascii="Calibri" w:hAnsi="Calibri"/>
                <w:sz w:val="18"/>
                <w:szCs w:val="18"/>
              </w:rPr>
              <w:t>Required minimum EER</w:t>
            </w:r>
            <w:ins w:id="277" w:author="Markstrum, Alexis@Energy" w:date="2021-10-14T12:31:00Z">
              <w:r w:rsidR="00E0244B">
                <w:rPr>
                  <w:rFonts w:ascii="Calibri" w:hAnsi="Calibri"/>
                  <w:sz w:val="18"/>
                  <w:szCs w:val="18"/>
                </w:rPr>
                <w:t>/EER2</w:t>
              </w:r>
            </w:ins>
          </w:p>
        </w:tc>
        <w:tc>
          <w:tcPr>
            <w:tcW w:w="7267" w:type="dxa"/>
            <w:tcBorders>
              <w:top w:val="single" w:sz="4" w:space="0" w:color="auto"/>
              <w:left w:val="single" w:sz="4" w:space="0" w:color="auto"/>
              <w:bottom w:val="single" w:sz="4" w:space="0" w:color="auto"/>
              <w:right w:val="single" w:sz="4" w:space="0" w:color="auto"/>
            </w:tcBorders>
          </w:tcPr>
          <w:p w14:paraId="7DC3DBD0" w14:textId="77777777" w:rsidR="001E0611" w:rsidRPr="00E15104" w:rsidRDefault="001E0611" w:rsidP="003B4240">
            <w:pPr>
              <w:keepNext/>
              <w:rPr>
                <w:rFonts w:ascii="Calibri" w:hAnsi="Calibri"/>
                <w:sz w:val="18"/>
                <w:szCs w:val="18"/>
              </w:rPr>
            </w:pPr>
            <w:r w:rsidRPr="00E15104">
              <w:rPr>
                <w:rFonts w:ascii="Calibri" w:hAnsi="Calibri"/>
                <w:sz w:val="18"/>
                <w:szCs w:val="18"/>
              </w:rPr>
              <w:t>&lt;&lt;auto</w:t>
            </w:r>
            <w:r w:rsidR="00AC5B1A">
              <w:rPr>
                <w:rFonts w:ascii="Calibri" w:hAnsi="Calibri"/>
                <w:sz w:val="18"/>
                <w:szCs w:val="18"/>
              </w:rPr>
              <w:t xml:space="preserve"> </w:t>
            </w:r>
            <w:r w:rsidRPr="00E15104">
              <w:rPr>
                <w:rFonts w:ascii="Calibri" w:hAnsi="Calibri"/>
                <w:sz w:val="18"/>
                <w:szCs w:val="18"/>
              </w:rPr>
              <w:t xml:space="preserve">filled from </w:t>
            </w:r>
            <w:r w:rsidR="00081BB1" w:rsidRPr="00243E16">
              <w:rPr>
                <w:rFonts w:ascii="Calibri" w:hAnsi="Calibri"/>
                <w:sz w:val="18"/>
                <w:szCs w:val="18"/>
              </w:rPr>
              <w:t>CF2R-MCH-</w:t>
            </w:r>
            <w:r w:rsidR="00081BB1">
              <w:rPr>
                <w:rFonts w:ascii="Calibri" w:hAnsi="Calibri"/>
                <w:sz w:val="18"/>
                <w:szCs w:val="18"/>
              </w:rPr>
              <w:t>01</w:t>
            </w:r>
            <w:r w:rsidRPr="00E15104">
              <w:rPr>
                <w:rFonts w:ascii="Calibri" w:hAnsi="Calibri"/>
                <w:sz w:val="18"/>
                <w:szCs w:val="18"/>
              </w:rPr>
              <w:t>&gt;&gt;</w:t>
            </w:r>
          </w:p>
        </w:tc>
      </w:tr>
      <w:tr w:rsidR="001E0611" w:rsidRPr="00637BB7" w14:paraId="7DC3DBD5" w14:textId="77777777" w:rsidTr="00326D79">
        <w:trPr>
          <w:trHeight w:val="144"/>
        </w:trPr>
        <w:tc>
          <w:tcPr>
            <w:tcW w:w="468" w:type="dxa"/>
            <w:tcBorders>
              <w:top w:val="single" w:sz="4" w:space="0" w:color="auto"/>
            </w:tcBorders>
            <w:vAlign w:val="center"/>
          </w:tcPr>
          <w:p w14:paraId="7DC3DBD2" w14:textId="77777777" w:rsidR="001E0611" w:rsidRPr="00E15104" w:rsidRDefault="001E0611" w:rsidP="003B4240">
            <w:pPr>
              <w:pStyle w:val="Header"/>
              <w:keepNext/>
              <w:tabs>
                <w:tab w:val="clear" w:pos="4320"/>
                <w:tab w:val="clear" w:pos="8640"/>
              </w:tabs>
              <w:jc w:val="center"/>
              <w:rPr>
                <w:rFonts w:ascii="Calibri" w:hAnsi="Calibri"/>
                <w:sz w:val="18"/>
                <w:szCs w:val="18"/>
              </w:rPr>
            </w:pPr>
            <w:r w:rsidRPr="00E15104">
              <w:rPr>
                <w:rFonts w:ascii="Calibri" w:hAnsi="Calibri"/>
                <w:sz w:val="18"/>
                <w:szCs w:val="18"/>
              </w:rPr>
              <w:t>02</w:t>
            </w:r>
          </w:p>
        </w:tc>
        <w:tc>
          <w:tcPr>
            <w:tcW w:w="3060" w:type="dxa"/>
            <w:tcBorders>
              <w:top w:val="single" w:sz="4" w:space="0" w:color="auto"/>
            </w:tcBorders>
            <w:vAlign w:val="center"/>
          </w:tcPr>
          <w:p w14:paraId="7DC3DBD3" w14:textId="68D4A5BF" w:rsidR="001E0611" w:rsidRPr="00E15104" w:rsidRDefault="008C5737" w:rsidP="003B4240">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sidR="001E0611" w:rsidRPr="00E15104">
              <w:rPr>
                <w:rFonts w:ascii="Calibri" w:hAnsi="Calibri"/>
                <w:sz w:val="18"/>
                <w:szCs w:val="18"/>
              </w:rPr>
              <w:t>EER</w:t>
            </w:r>
            <w:ins w:id="278" w:author="Markstrum, Alexis@Energy" w:date="2021-10-14T12:31:00Z">
              <w:r w:rsidR="00E0244B">
                <w:rPr>
                  <w:rFonts w:ascii="Calibri" w:hAnsi="Calibri"/>
                  <w:sz w:val="18"/>
                  <w:szCs w:val="18"/>
                </w:rPr>
                <w:t>/EER2</w:t>
              </w:r>
            </w:ins>
          </w:p>
        </w:tc>
        <w:tc>
          <w:tcPr>
            <w:tcW w:w="7267" w:type="dxa"/>
            <w:tcBorders>
              <w:top w:val="single" w:sz="4" w:space="0" w:color="auto"/>
            </w:tcBorders>
          </w:tcPr>
          <w:p w14:paraId="7DC3DBD4" w14:textId="2C7B2D20" w:rsidR="001E0611" w:rsidRPr="00E15104" w:rsidRDefault="001E0611" w:rsidP="00442A22">
            <w:pPr>
              <w:pStyle w:val="Header"/>
              <w:keepNext/>
              <w:tabs>
                <w:tab w:val="clear" w:pos="4320"/>
                <w:tab w:val="clear" w:pos="8640"/>
              </w:tabs>
              <w:ind w:hanging="18"/>
              <w:rPr>
                <w:rFonts w:ascii="Calibri" w:hAnsi="Calibri"/>
                <w:sz w:val="18"/>
                <w:szCs w:val="18"/>
              </w:rPr>
            </w:pPr>
            <w:r w:rsidRPr="00E15104">
              <w:rPr>
                <w:rFonts w:ascii="Calibri" w:hAnsi="Calibri"/>
                <w:sz w:val="18"/>
                <w:szCs w:val="18"/>
              </w:rPr>
              <w:t>&lt;&lt;user input, EER</w:t>
            </w:r>
            <w:ins w:id="279" w:author="Markstrum, Alexis@Energy" w:date="2021-10-28T10:05:00Z">
              <w:r w:rsidR="004967FB">
                <w:rPr>
                  <w:rFonts w:ascii="Calibri" w:hAnsi="Calibri"/>
                  <w:sz w:val="18"/>
                  <w:szCs w:val="18"/>
                </w:rPr>
                <w:t>/EER2</w:t>
              </w:r>
            </w:ins>
            <w:r w:rsidRPr="00E15104">
              <w:rPr>
                <w:rFonts w:ascii="Calibri" w:hAnsi="Calibri"/>
                <w:sz w:val="18"/>
                <w:szCs w:val="18"/>
              </w:rPr>
              <w:t xml:space="preserve"> listed </w:t>
            </w:r>
            <w:r w:rsidR="00720A72">
              <w:rPr>
                <w:rFonts w:ascii="Calibri" w:hAnsi="Calibri"/>
                <w:sz w:val="18"/>
                <w:szCs w:val="18"/>
              </w:rPr>
              <w:t xml:space="preserve">in the </w:t>
            </w:r>
            <w:r w:rsidR="00720A72">
              <w:rPr>
                <w:rFonts w:asciiTheme="minorHAnsi" w:hAnsiTheme="minorHAnsi"/>
                <w:sz w:val="18"/>
                <w:szCs w:val="18"/>
              </w:rPr>
              <w:t>Directory used to certify product performance</w:t>
            </w:r>
            <w:r w:rsidR="00720A72" w:rsidRPr="00E15104">
              <w:rPr>
                <w:rFonts w:ascii="Calibri" w:hAnsi="Calibri"/>
                <w:sz w:val="18"/>
                <w:szCs w:val="18"/>
              </w:rPr>
              <w:t xml:space="preserve"> </w:t>
            </w:r>
            <w:r w:rsidRPr="00E15104">
              <w:rPr>
                <w:rFonts w:ascii="Calibri" w:hAnsi="Calibri"/>
                <w:sz w:val="18"/>
                <w:szCs w:val="18"/>
              </w:rPr>
              <w:t>&gt;&gt;</w:t>
            </w:r>
          </w:p>
        </w:tc>
      </w:tr>
      <w:tr w:rsidR="00856538" w:rsidRPr="00637BB7" w14:paraId="7DC3DBD9" w14:textId="77777777" w:rsidTr="00D97E14">
        <w:trPr>
          <w:trHeight w:val="144"/>
        </w:trPr>
        <w:tc>
          <w:tcPr>
            <w:tcW w:w="468" w:type="dxa"/>
            <w:vAlign w:val="center"/>
          </w:tcPr>
          <w:p w14:paraId="7DC3DBD6" w14:textId="77777777" w:rsidR="00856538" w:rsidRPr="00E15104" w:rsidRDefault="00856538" w:rsidP="003B4240">
            <w:pPr>
              <w:pStyle w:val="Header"/>
              <w:keepNext/>
              <w:tabs>
                <w:tab w:val="clear" w:pos="4320"/>
                <w:tab w:val="clear" w:pos="8640"/>
              </w:tabs>
              <w:jc w:val="center"/>
              <w:rPr>
                <w:rFonts w:ascii="Calibri" w:hAnsi="Calibri"/>
                <w:sz w:val="18"/>
                <w:szCs w:val="18"/>
              </w:rPr>
            </w:pPr>
            <w:r w:rsidRPr="00E15104">
              <w:rPr>
                <w:rFonts w:ascii="Calibri" w:hAnsi="Calibri"/>
                <w:sz w:val="18"/>
                <w:szCs w:val="18"/>
              </w:rPr>
              <w:t>0</w:t>
            </w:r>
            <w:r w:rsidR="006C3DB1">
              <w:rPr>
                <w:rFonts w:ascii="Calibri" w:hAnsi="Calibri"/>
                <w:sz w:val="18"/>
                <w:szCs w:val="18"/>
              </w:rPr>
              <w:t>3</w:t>
            </w:r>
          </w:p>
        </w:tc>
        <w:tc>
          <w:tcPr>
            <w:tcW w:w="3060" w:type="dxa"/>
            <w:vAlign w:val="center"/>
          </w:tcPr>
          <w:p w14:paraId="7DC3DBD7" w14:textId="77777777" w:rsidR="00856538" w:rsidRPr="00E15104" w:rsidRDefault="00856538" w:rsidP="003B4240">
            <w:pPr>
              <w:keepNext/>
              <w:rPr>
                <w:rFonts w:ascii="Calibri" w:hAnsi="Calibri"/>
                <w:sz w:val="18"/>
                <w:szCs w:val="18"/>
              </w:rPr>
            </w:pPr>
            <w:r w:rsidRPr="00E15104">
              <w:rPr>
                <w:rFonts w:ascii="Calibri" w:hAnsi="Calibri"/>
                <w:sz w:val="18"/>
                <w:szCs w:val="18"/>
              </w:rPr>
              <w:t>Compliance Statement:</w:t>
            </w:r>
          </w:p>
        </w:tc>
        <w:tc>
          <w:tcPr>
            <w:tcW w:w="7267" w:type="dxa"/>
            <w:vAlign w:val="center"/>
          </w:tcPr>
          <w:p w14:paraId="7DC3DBD8" w14:textId="3F56F515" w:rsidR="00856538" w:rsidRPr="00E15104" w:rsidRDefault="009A172C" w:rsidP="00306C6D">
            <w:pPr>
              <w:keepNext/>
              <w:rPr>
                <w:rFonts w:ascii="Calibri" w:hAnsi="Calibri"/>
                <w:sz w:val="18"/>
                <w:szCs w:val="18"/>
              </w:rPr>
            </w:pPr>
            <w:r w:rsidRPr="00E15104">
              <w:rPr>
                <w:rFonts w:ascii="Calibri" w:hAnsi="Calibri"/>
                <w:sz w:val="18"/>
                <w:szCs w:val="18"/>
              </w:rPr>
              <w:t xml:space="preserve">&lt;&lt; calculated field: if </w:t>
            </w:r>
            <w:r w:rsidRPr="00306C6D">
              <w:rPr>
                <w:rFonts w:ascii="Calibri" w:hAnsi="Calibri"/>
                <w:sz w:val="18"/>
                <w:szCs w:val="18"/>
              </w:rPr>
              <w:t>“E02</w:t>
            </w:r>
            <w:r w:rsidR="00D95EDD" w:rsidRPr="00306C6D">
              <w:rPr>
                <w:rFonts w:ascii="Calibri" w:hAnsi="Calibri"/>
                <w:sz w:val="18"/>
                <w:szCs w:val="18"/>
              </w:rPr>
              <w:t xml:space="preserve"> </w:t>
            </w:r>
            <w:r w:rsidR="00306C6D">
              <w:rPr>
                <w:rFonts w:ascii="Calibri" w:hAnsi="Calibri" w:cs="Calibri"/>
                <w:sz w:val="18"/>
                <w:szCs w:val="18"/>
              </w:rPr>
              <w:t>≥</w:t>
            </w:r>
            <w:r w:rsidR="00306C6D" w:rsidRPr="00306C6D">
              <w:rPr>
                <w:rFonts w:ascii="Calibri" w:hAnsi="Calibri"/>
                <w:sz w:val="18"/>
                <w:szCs w:val="18"/>
              </w:rPr>
              <w:t xml:space="preserve"> </w:t>
            </w:r>
            <w:r w:rsidRPr="00306C6D">
              <w:rPr>
                <w:rFonts w:ascii="Calibri" w:hAnsi="Calibri"/>
                <w:sz w:val="18"/>
                <w:szCs w:val="18"/>
              </w:rPr>
              <w:t>E01 show</w:t>
            </w:r>
            <w:r w:rsidRPr="00306C6D">
              <w:rPr>
                <w:rFonts w:ascii="Calibri" w:hAnsi="Calibri"/>
                <w:sz w:val="10"/>
                <w:szCs w:val="8"/>
              </w:rPr>
              <w:t xml:space="preserve"> </w:t>
            </w:r>
            <w:r w:rsidRPr="00E15104">
              <w:rPr>
                <w:rFonts w:ascii="Calibri" w:hAnsi="Calibri"/>
                <w:sz w:val="18"/>
                <w:szCs w:val="18"/>
              </w:rPr>
              <w:t>text “System Passes EER</w:t>
            </w:r>
            <w:ins w:id="280" w:author="Markstrum, Alexis@Energy" w:date="2021-10-28T10:07:00Z">
              <w:r w:rsidR="004967FB">
                <w:rPr>
                  <w:rFonts w:ascii="Calibri" w:hAnsi="Calibri"/>
                  <w:sz w:val="18"/>
                  <w:szCs w:val="18"/>
                </w:rPr>
                <w:t>/EER2</w:t>
              </w:r>
            </w:ins>
            <w:r w:rsidRPr="00E15104">
              <w:rPr>
                <w:rFonts w:ascii="Calibri" w:hAnsi="Calibri"/>
                <w:sz w:val="18"/>
                <w:szCs w:val="18"/>
              </w:rPr>
              <w:t xml:space="preserve"> Verification”; else, “System Fails”, do  not proceed&gt;&gt;</w:t>
            </w:r>
          </w:p>
        </w:tc>
      </w:tr>
      <w:tr w:rsidR="00724E2E" w:rsidRPr="00637BB7" w14:paraId="7DC3DBDB" w14:textId="77777777" w:rsidTr="00D97E14">
        <w:trPr>
          <w:trHeight w:val="144"/>
        </w:trPr>
        <w:tc>
          <w:tcPr>
            <w:tcW w:w="10795" w:type="dxa"/>
            <w:gridSpan w:val="3"/>
            <w:vAlign w:val="center"/>
          </w:tcPr>
          <w:p w14:paraId="7DC3DBDA" w14:textId="6EDEAD9B" w:rsidR="00724E2E" w:rsidRPr="00326D79" w:rsidRDefault="00724E2E" w:rsidP="00442A22">
            <w:pPr>
              <w:rPr>
                <w:rFonts w:ascii="Calibri" w:hAnsi="Calibri"/>
                <w:sz w:val="18"/>
                <w:szCs w:val="18"/>
              </w:rPr>
            </w:pPr>
            <w:r w:rsidRPr="00326D79">
              <w:rPr>
                <w:rFonts w:ascii="Calibri" w:hAnsi="Calibri"/>
                <w:sz w:val="18"/>
                <w:szCs w:val="18"/>
              </w:rPr>
              <w:t xml:space="preserve">Signature by responsible </w:t>
            </w:r>
            <w:r w:rsidR="00442A22" w:rsidRPr="00326D79">
              <w:rPr>
                <w:rFonts w:ascii="Calibri" w:hAnsi="Calibri"/>
                <w:sz w:val="18"/>
                <w:szCs w:val="18"/>
              </w:rPr>
              <w:t xml:space="preserve">person on this compliance document </w:t>
            </w:r>
            <w:r w:rsidRPr="00326D79">
              <w:rPr>
                <w:rFonts w:ascii="Calibri" w:hAnsi="Calibri"/>
                <w:sz w:val="18"/>
                <w:szCs w:val="18"/>
              </w:rPr>
              <w:t xml:space="preserve">certifies that the installed cooling equipment </w:t>
            </w:r>
            <w:r w:rsidR="00720A72" w:rsidRPr="00326D79">
              <w:rPr>
                <w:rFonts w:ascii="Calibri" w:hAnsi="Calibri"/>
                <w:sz w:val="18"/>
                <w:szCs w:val="18"/>
              </w:rPr>
              <w:t>meets or exceeds the required value listed on the CF1R</w:t>
            </w:r>
            <w:r w:rsidRPr="00326D79">
              <w:rPr>
                <w:rFonts w:ascii="Calibri" w:hAnsi="Calibri"/>
                <w:sz w:val="18"/>
                <w:szCs w:val="18"/>
              </w:rPr>
              <w:t>.</w:t>
            </w:r>
          </w:p>
        </w:tc>
      </w:tr>
    </w:tbl>
    <w:p w14:paraId="15A6496E" w14:textId="77777777" w:rsidR="00BA0957" w:rsidRPr="00B560CD" w:rsidRDefault="00BA0957">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645"/>
        <w:gridCol w:w="6660"/>
      </w:tblGrid>
      <w:tr w:rsidR="00216F5E" w:rsidRPr="00E15104" w:rsidDel="004E3E8B" w14:paraId="6DBBBC1B" w14:textId="77777777" w:rsidTr="00AC4C87">
        <w:trPr>
          <w:trHeight w:val="144"/>
        </w:trPr>
        <w:tc>
          <w:tcPr>
            <w:tcW w:w="10795" w:type="dxa"/>
            <w:gridSpan w:val="3"/>
            <w:tcBorders>
              <w:top w:val="single" w:sz="4" w:space="0" w:color="auto"/>
              <w:bottom w:val="single" w:sz="4" w:space="0" w:color="auto"/>
            </w:tcBorders>
            <w:vAlign w:val="center"/>
          </w:tcPr>
          <w:p w14:paraId="2B218870" w14:textId="7494BECC" w:rsidR="00216F5E" w:rsidRDefault="00D5198E" w:rsidP="003B4240">
            <w:pPr>
              <w:keepNext/>
              <w:rPr>
                <w:rFonts w:ascii="Calibri" w:hAnsi="Calibri"/>
                <w:b/>
                <w:szCs w:val="18"/>
              </w:rPr>
            </w:pPr>
            <w:r>
              <w:rPr>
                <w:rFonts w:ascii="Calibri" w:hAnsi="Calibri"/>
                <w:b/>
                <w:szCs w:val="18"/>
              </w:rPr>
              <w:t>F</w:t>
            </w:r>
            <w:r w:rsidR="00216F5E" w:rsidRPr="00F80E7D">
              <w:rPr>
                <w:rFonts w:ascii="Calibri" w:hAnsi="Calibri"/>
                <w:b/>
                <w:szCs w:val="18"/>
              </w:rPr>
              <w:t xml:space="preserve">. Verified </w:t>
            </w:r>
            <w:r w:rsidR="00216F5E">
              <w:rPr>
                <w:rFonts w:ascii="Calibri" w:hAnsi="Calibri"/>
                <w:b/>
                <w:szCs w:val="18"/>
              </w:rPr>
              <w:t>Heat Pump Heating Output</w:t>
            </w:r>
          </w:p>
          <w:p w14:paraId="407BF03A" w14:textId="6A194DDA" w:rsidR="00216F5E" w:rsidRPr="00E15104" w:rsidDel="004E3E8B" w:rsidRDefault="00216F5E" w:rsidP="00E77755">
            <w:pPr>
              <w:keepNext/>
              <w:rPr>
                <w:rFonts w:ascii="Calibri" w:hAnsi="Calibri"/>
                <w:b/>
                <w:sz w:val="18"/>
                <w:szCs w:val="18"/>
              </w:rPr>
            </w:pPr>
            <w:r w:rsidRPr="00E15104">
              <w:rPr>
                <w:rFonts w:ascii="Calibri" w:hAnsi="Calibri"/>
                <w:sz w:val="18"/>
                <w:szCs w:val="18"/>
              </w:rPr>
              <w:t xml:space="preserve">&lt;&lt;if </w:t>
            </w:r>
            <w:r w:rsidR="00D0737D">
              <w:rPr>
                <w:rFonts w:ascii="Calibri" w:hAnsi="Calibri"/>
                <w:sz w:val="18"/>
                <w:szCs w:val="18"/>
              </w:rPr>
              <w:t>A0</w:t>
            </w:r>
            <w:del w:id="281" w:author="Shewmaker, Michael@Energy" w:date="2022-01-18T14:32:00Z">
              <w:r w:rsidR="00D0737D" w:rsidDel="00200DE6">
                <w:rPr>
                  <w:rFonts w:ascii="Calibri" w:hAnsi="Calibri"/>
                  <w:sz w:val="18"/>
                  <w:szCs w:val="18"/>
                </w:rPr>
                <w:delText>5</w:delText>
              </w:r>
            </w:del>
            <w:ins w:id="282" w:author="Shewmaker, Michael@Energy" w:date="2022-01-18T14:32:00Z">
              <w:r w:rsidR="00200DE6">
                <w:rPr>
                  <w:rFonts w:ascii="Calibri" w:hAnsi="Calibri"/>
                  <w:sz w:val="18"/>
                  <w:szCs w:val="18"/>
                </w:rPr>
                <w:t>6</w:t>
              </w:r>
            </w:ins>
            <w:r w:rsidR="00D0737D" w:rsidRPr="00E15104">
              <w:rPr>
                <w:rFonts w:ascii="Calibri" w:hAnsi="Calibri"/>
                <w:sz w:val="18"/>
                <w:szCs w:val="18"/>
              </w:rPr>
              <w:t xml:space="preserve"> </w:t>
            </w:r>
            <w:r w:rsidRPr="00E15104">
              <w:rPr>
                <w:rFonts w:ascii="Calibri" w:hAnsi="Calibri"/>
                <w:sz w:val="18"/>
                <w:szCs w:val="18"/>
              </w:rPr>
              <w:t>equal to "</w:t>
            </w:r>
            <w:r w:rsidR="00AC4C87">
              <w:rPr>
                <w:rFonts w:asciiTheme="minorHAnsi" w:hAnsiTheme="minorHAnsi"/>
                <w:sz w:val="18"/>
                <w:szCs w:val="18"/>
              </w:rPr>
              <w:t>No</w:t>
            </w:r>
            <w:r w:rsidR="00AC4C87" w:rsidRPr="00E15104">
              <w:rPr>
                <w:rFonts w:ascii="Calibri" w:hAnsi="Calibri"/>
                <w:sz w:val="18"/>
                <w:szCs w:val="18"/>
              </w:rPr>
              <w:t xml:space="preserve"> </w:t>
            </w:r>
            <w:r w:rsidRPr="00E15104">
              <w:rPr>
                <w:rFonts w:ascii="Calibri" w:hAnsi="Calibri"/>
                <w:sz w:val="18"/>
                <w:szCs w:val="18"/>
              </w:rPr>
              <w:t xml:space="preserve">" then display the "section does not apply" message; else display Table </w:t>
            </w:r>
            <w:r w:rsidR="000916C4">
              <w:rPr>
                <w:rFonts w:ascii="Calibri" w:hAnsi="Calibri"/>
                <w:sz w:val="18"/>
                <w:szCs w:val="18"/>
              </w:rPr>
              <w:t>F</w:t>
            </w:r>
            <w:r w:rsidRPr="00E15104">
              <w:rPr>
                <w:rFonts w:ascii="Calibri" w:hAnsi="Calibri"/>
                <w:bCs/>
                <w:sz w:val="18"/>
                <w:szCs w:val="18"/>
              </w:rPr>
              <w:t>&gt;&gt;</w:t>
            </w:r>
          </w:p>
        </w:tc>
      </w:tr>
      <w:tr w:rsidR="00216F5E" w:rsidRPr="00E15104" w14:paraId="2F05EFC2" w14:textId="77777777" w:rsidTr="00AC4C87">
        <w:trPr>
          <w:trHeight w:val="144"/>
        </w:trPr>
        <w:tc>
          <w:tcPr>
            <w:tcW w:w="490" w:type="dxa"/>
            <w:tcBorders>
              <w:top w:val="single" w:sz="4" w:space="0" w:color="auto"/>
              <w:left w:val="single" w:sz="4" w:space="0" w:color="auto"/>
              <w:bottom w:val="single" w:sz="4" w:space="0" w:color="auto"/>
              <w:right w:val="single" w:sz="4" w:space="0" w:color="auto"/>
            </w:tcBorders>
          </w:tcPr>
          <w:p w14:paraId="562C4C3F" w14:textId="77777777" w:rsidR="00216F5E" w:rsidRPr="00E15104" w:rsidRDefault="00216F5E" w:rsidP="003B4240">
            <w:pPr>
              <w:pStyle w:val="Header"/>
              <w:keepNext/>
              <w:tabs>
                <w:tab w:val="clear" w:pos="4320"/>
                <w:tab w:val="clear" w:pos="8640"/>
              </w:tabs>
              <w:jc w:val="center"/>
              <w:rPr>
                <w:rFonts w:ascii="Calibri" w:hAnsi="Calibri"/>
                <w:sz w:val="18"/>
                <w:szCs w:val="18"/>
              </w:rPr>
            </w:pPr>
            <w:r w:rsidRPr="00E15104">
              <w:rPr>
                <w:rFonts w:ascii="Calibri" w:hAnsi="Calibri"/>
                <w:sz w:val="18"/>
                <w:szCs w:val="18"/>
              </w:rPr>
              <w:t>01</w:t>
            </w:r>
          </w:p>
        </w:tc>
        <w:tc>
          <w:tcPr>
            <w:tcW w:w="3645" w:type="dxa"/>
            <w:tcBorders>
              <w:top w:val="single" w:sz="4" w:space="0" w:color="auto"/>
              <w:left w:val="single" w:sz="4" w:space="0" w:color="auto"/>
              <w:bottom w:val="single" w:sz="4" w:space="0" w:color="auto"/>
              <w:right w:val="single" w:sz="4" w:space="0" w:color="auto"/>
            </w:tcBorders>
          </w:tcPr>
          <w:p w14:paraId="7C75F136" w14:textId="17D5D083" w:rsidR="00216F5E" w:rsidRPr="00E15104" w:rsidDel="004E3E8B" w:rsidRDefault="00216F5E" w:rsidP="003B4240">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Pr>
                <w:rFonts w:ascii="Calibri" w:hAnsi="Calibri"/>
                <w:sz w:val="18"/>
                <w:szCs w:val="18"/>
              </w:rPr>
              <w:t>Heating BTU Output at 47 Degrees F</w:t>
            </w:r>
          </w:p>
        </w:tc>
        <w:tc>
          <w:tcPr>
            <w:tcW w:w="6660" w:type="dxa"/>
            <w:tcBorders>
              <w:top w:val="single" w:sz="4" w:space="0" w:color="auto"/>
              <w:left w:val="single" w:sz="4" w:space="0" w:color="auto"/>
              <w:bottom w:val="single" w:sz="4" w:space="0" w:color="auto"/>
              <w:right w:val="single" w:sz="4" w:space="0" w:color="auto"/>
            </w:tcBorders>
          </w:tcPr>
          <w:p w14:paraId="53B3AD23" w14:textId="77777777" w:rsidR="00216F5E" w:rsidRPr="00E15104" w:rsidRDefault="00216F5E" w:rsidP="003B4240">
            <w:pPr>
              <w:keepNext/>
              <w:rPr>
                <w:rFonts w:ascii="Calibri" w:hAnsi="Calibri"/>
                <w:sz w:val="18"/>
                <w:szCs w:val="18"/>
              </w:rPr>
            </w:pPr>
            <w:r w:rsidRPr="00E15104">
              <w:rPr>
                <w:rFonts w:ascii="Calibri" w:hAnsi="Calibri"/>
                <w:sz w:val="18"/>
                <w:szCs w:val="18"/>
              </w:rPr>
              <w:t>&lt;&lt;auto</w:t>
            </w:r>
            <w:r>
              <w:rPr>
                <w:rFonts w:ascii="Calibri" w:hAnsi="Calibri"/>
                <w:sz w:val="18"/>
                <w:szCs w:val="18"/>
              </w:rPr>
              <w:t xml:space="preserve"> </w:t>
            </w:r>
            <w:r w:rsidRPr="00E15104">
              <w:rPr>
                <w:rFonts w:ascii="Calibri" w:hAnsi="Calibri"/>
                <w:sz w:val="18"/>
                <w:szCs w:val="18"/>
              </w:rPr>
              <w:t xml:space="preserve">filled from </w:t>
            </w:r>
            <w:r w:rsidRPr="00243E16">
              <w:rPr>
                <w:rFonts w:ascii="Calibri" w:hAnsi="Calibri"/>
                <w:sz w:val="18"/>
                <w:szCs w:val="18"/>
              </w:rPr>
              <w:t>CF2R-MCH-</w:t>
            </w:r>
            <w:r>
              <w:rPr>
                <w:rFonts w:ascii="Calibri" w:hAnsi="Calibri"/>
                <w:sz w:val="18"/>
                <w:szCs w:val="18"/>
              </w:rPr>
              <w:t>01</w:t>
            </w:r>
            <w:r w:rsidRPr="00E15104">
              <w:rPr>
                <w:rFonts w:ascii="Calibri" w:hAnsi="Calibri"/>
                <w:sz w:val="18"/>
                <w:szCs w:val="18"/>
              </w:rPr>
              <w:t>&gt;&gt;</w:t>
            </w:r>
          </w:p>
        </w:tc>
      </w:tr>
      <w:tr w:rsidR="00216F5E" w:rsidRPr="00E15104" w14:paraId="120A74C6" w14:textId="77777777" w:rsidTr="00AC4C87">
        <w:trPr>
          <w:trHeight w:val="144"/>
        </w:trPr>
        <w:tc>
          <w:tcPr>
            <w:tcW w:w="490" w:type="dxa"/>
            <w:tcBorders>
              <w:top w:val="single" w:sz="4" w:space="0" w:color="auto"/>
            </w:tcBorders>
            <w:vAlign w:val="center"/>
          </w:tcPr>
          <w:p w14:paraId="11CBA95D" w14:textId="77777777" w:rsidR="00216F5E" w:rsidRPr="00E15104" w:rsidRDefault="00216F5E" w:rsidP="003B4240">
            <w:pPr>
              <w:pStyle w:val="Header"/>
              <w:keepNext/>
              <w:tabs>
                <w:tab w:val="clear" w:pos="4320"/>
                <w:tab w:val="clear" w:pos="8640"/>
              </w:tabs>
              <w:jc w:val="center"/>
              <w:rPr>
                <w:rFonts w:ascii="Calibri" w:hAnsi="Calibri"/>
                <w:sz w:val="18"/>
                <w:szCs w:val="18"/>
              </w:rPr>
            </w:pPr>
            <w:r w:rsidRPr="00E15104">
              <w:rPr>
                <w:rFonts w:ascii="Calibri" w:hAnsi="Calibri"/>
                <w:sz w:val="18"/>
                <w:szCs w:val="18"/>
              </w:rPr>
              <w:t>02</w:t>
            </w:r>
          </w:p>
        </w:tc>
        <w:tc>
          <w:tcPr>
            <w:tcW w:w="3645" w:type="dxa"/>
            <w:tcBorders>
              <w:top w:val="single" w:sz="4" w:space="0" w:color="auto"/>
            </w:tcBorders>
            <w:vAlign w:val="center"/>
          </w:tcPr>
          <w:p w14:paraId="4D2D1DFD" w14:textId="0FDE6ADF" w:rsidR="00216F5E" w:rsidRPr="00E15104" w:rsidRDefault="00216F5E" w:rsidP="001A762B">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Heating BTU Output at 47 Degrees F</w:t>
            </w:r>
          </w:p>
        </w:tc>
        <w:tc>
          <w:tcPr>
            <w:tcW w:w="6660" w:type="dxa"/>
            <w:tcBorders>
              <w:top w:val="single" w:sz="4" w:space="0" w:color="auto"/>
            </w:tcBorders>
            <w:vAlign w:val="center"/>
          </w:tcPr>
          <w:p w14:paraId="56E45E82" w14:textId="24D09CC1" w:rsidR="00216F5E" w:rsidRPr="00E15104" w:rsidRDefault="00216F5E" w:rsidP="00210CD1">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&lt;&lt;user input, </w:t>
            </w:r>
            <w:r>
              <w:rPr>
                <w:rFonts w:ascii="Calibri" w:hAnsi="Calibri"/>
                <w:sz w:val="18"/>
                <w:szCs w:val="18"/>
              </w:rPr>
              <w:t xml:space="preserve">Btu output at 47 degrees F </w:t>
            </w:r>
            <w:r w:rsidRPr="00E15104">
              <w:rPr>
                <w:rFonts w:ascii="Calibri" w:hAnsi="Calibri"/>
                <w:sz w:val="18"/>
                <w:szCs w:val="18"/>
              </w:rPr>
              <w:t xml:space="preserve">listed </w:t>
            </w:r>
            <w:r>
              <w:rPr>
                <w:rFonts w:ascii="Calibri" w:hAnsi="Calibri"/>
                <w:sz w:val="18"/>
                <w:szCs w:val="18"/>
              </w:rPr>
              <w:t xml:space="preserve">in the </w:t>
            </w:r>
            <w:r>
              <w:rPr>
                <w:rFonts w:asciiTheme="minorHAnsi" w:hAnsiTheme="minorHAnsi"/>
                <w:sz w:val="18"/>
                <w:szCs w:val="18"/>
              </w:rPr>
              <w:t>Directory used to certify product performance</w:t>
            </w:r>
            <w:r w:rsidRPr="00E15104">
              <w:rPr>
                <w:rFonts w:ascii="Calibri" w:hAnsi="Calibri"/>
                <w:sz w:val="18"/>
                <w:szCs w:val="18"/>
              </w:rPr>
              <w:t xml:space="preserve"> &gt;&gt;</w:t>
            </w:r>
          </w:p>
        </w:tc>
      </w:tr>
      <w:tr w:rsidR="00216F5E" w:rsidRPr="00E15104" w14:paraId="683FF394" w14:textId="77777777" w:rsidTr="00AC4C87">
        <w:trPr>
          <w:trHeight w:val="144"/>
        </w:trPr>
        <w:tc>
          <w:tcPr>
            <w:tcW w:w="490" w:type="dxa"/>
            <w:tcBorders>
              <w:top w:val="single" w:sz="4" w:space="0" w:color="auto"/>
            </w:tcBorders>
            <w:vAlign w:val="center"/>
          </w:tcPr>
          <w:p w14:paraId="362E97B6" w14:textId="77777777" w:rsidR="00216F5E" w:rsidRPr="00E15104" w:rsidRDefault="00216F5E" w:rsidP="003B4240">
            <w:pPr>
              <w:pStyle w:val="Header"/>
              <w:keepNext/>
              <w:tabs>
                <w:tab w:val="clear" w:pos="4320"/>
                <w:tab w:val="clear" w:pos="8640"/>
              </w:tabs>
              <w:jc w:val="center"/>
              <w:rPr>
                <w:rFonts w:ascii="Calibri" w:hAnsi="Calibri"/>
                <w:sz w:val="18"/>
                <w:szCs w:val="18"/>
              </w:rPr>
            </w:pPr>
            <w:r>
              <w:rPr>
                <w:rFonts w:ascii="Calibri" w:hAnsi="Calibri"/>
                <w:sz w:val="18"/>
                <w:szCs w:val="18"/>
              </w:rPr>
              <w:t>03</w:t>
            </w:r>
          </w:p>
        </w:tc>
        <w:tc>
          <w:tcPr>
            <w:tcW w:w="3645" w:type="dxa"/>
            <w:tcBorders>
              <w:top w:val="single" w:sz="4" w:space="0" w:color="auto"/>
            </w:tcBorders>
          </w:tcPr>
          <w:p w14:paraId="347EFB68" w14:textId="03FC2D6E" w:rsidR="00216F5E" w:rsidRPr="00E15104" w:rsidRDefault="00216F5E" w:rsidP="003B4240">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Pr>
                <w:rFonts w:ascii="Calibri" w:hAnsi="Calibri"/>
                <w:sz w:val="18"/>
                <w:szCs w:val="18"/>
              </w:rPr>
              <w:t>Heating Output at 17 Degrees F</w:t>
            </w:r>
          </w:p>
        </w:tc>
        <w:tc>
          <w:tcPr>
            <w:tcW w:w="6660" w:type="dxa"/>
            <w:tcBorders>
              <w:top w:val="single" w:sz="4" w:space="0" w:color="auto"/>
            </w:tcBorders>
          </w:tcPr>
          <w:p w14:paraId="067F99E7" w14:textId="4317202E" w:rsidR="00216F5E" w:rsidRPr="00E15104" w:rsidRDefault="00216F5E" w:rsidP="003B4240">
            <w:pPr>
              <w:pStyle w:val="Header"/>
              <w:keepNext/>
              <w:tabs>
                <w:tab w:val="clear" w:pos="4320"/>
                <w:tab w:val="clear" w:pos="8640"/>
              </w:tabs>
              <w:ind w:hanging="18"/>
              <w:rPr>
                <w:rFonts w:ascii="Calibri" w:hAnsi="Calibri"/>
                <w:sz w:val="18"/>
                <w:szCs w:val="18"/>
              </w:rPr>
            </w:pPr>
            <w:r w:rsidRPr="00E15104">
              <w:rPr>
                <w:rFonts w:ascii="Calibri" w:hAnsi="Calibri"/>
                <w:sz w:val="18"/>
                <w:szCs w:val="18"/>
              </w:rPr>
              <w:t>&lt;&lt;auto</w:t>
            </w:r>
            <w:r>
              <w:rPr>
                <w:rFonts w:ascii="Calibri" w:hAnsi="Calibri"/>
                <w:sz w:val="18"/>
                <w:szCs w:val="18"/>
              </w:rPr>
              <w:t xml:space="preserve"> </w:t>
            </w:r>
            <w:r w:rsidRPr="00E15104">
              <w:rPr>
                <w:rFonts w:ascii="Calibri" w:hAnsi="Calibri"/>
                <w:sz w:val="18"/>
                <w:szCs w:val="18"/>
              </w:rPr>
              <w:t xml:space="preserve">filled from </w:t>
            </w:r>
            <w:r w:rsidRPr="00243E16">
              <w:rPr>
                <w:rFonts w:ascii="Calibri" w:hAnsi="Calibri"/>
                <w:sz w:val="18"/>
                <w:szCs w:val="18"/>
              </w:rPr>
              <w:t>CF2R-MCH-</w:t>
            </w:r>
            <w:r>
              <w:rPr>
                <w:rFonts w:ascii="Calibri" w:hAnsi="Calibri"/>
                <w:sz w:val="18"/>
                <w:szCs w:val="18"/>
              </w:rPr>
              <w:t>01</w:t>
            </w:r>
            <w:r w:rsidR="001A762B">
              <w:rPr>
                <w:rFonts w:ascii="Calibri" w:hAnsi="Calibri"/>
                <w:sz w:val="18"/>
                <w:szCs w:val="18"/>
              </w:rPr>
              <w:t xml:space="preserve"> if value is available, else value=n/a</w:t>
            </w:r>
            <w:r w:rsidRPr="00E15104">
              <w:rPr>
                <w:rFonts w:ascii="Calibri" w:hAnsi="Calibri"/>
                <w:sz w:val="18"/>
                <w:szCs w:val="18"/>
              </w:rPr>
              <w:t>&gt;&gt;</w:t>
            </w:r>
          </w:p>
        </w:tc>
      </w:tr>
      <w:tr w:rsidR="00216F5E" w:rsidRPr="00E15104" w14:paraId="77E8FAF7" w14:textId="77777777" w:rsidTr="00326D79">
        <w:trPr>
          <w:trHeight w:val="144"/>
        </w:trPr>
        <w:tc>
          <w:tcPr>
            <w:tcW w:w="490" w:type="dxa"/>
            <w:tcBorders>
              <w:top w:val="single" w:sz="4" w:space="0" w:color="auto"/>
            </w:tcBorders>
            <w:vAlign w:val="center"/>
          </w:tcPr>
          <w:p w14:paraId="78706B99" w14:textId="77777777" w:rsidR="00216F5E" w:rsidRPr="00E15104" w:rsidRDefault="00216F5E" w:rsidP="003B4240">
            <w:pPr>
              <w:pStyle w:val="Header"/>
              <w:keepNext/>
              <w:tabs>
                <w:tab w:val="clear" w:pos="4320"/>
                <w:tab w:val="clear" w:pos="8640"/>
              </w:tabs>
              <w:jc w:val="center"/>
              <w:rPr>
                <w:rFonts w:ascii="Calibri" w:hAnsi="Calibri"/>
                <w:sz w:val="18"/>
                <w:szCs w:val="18"/>
              </w:rPr>
            </w:pPr>
            <w:r>
              <w:rPr>
                <w:rFonts w:ascii="Calibri" w:hAnsi="Calibri"/>
                <w:sz w:val="18"/>
                <w:szCs w:val="18"/>
              </w:rPr>
              <w:t>04</w:t>
            </w:r>
          </w:p>
        </w:tc>
        <w:tc>
          <w:tcPr>
            <w:tcW w:w="3645" w:type="dxa"/>
            <w:tcBorders>
              <w:top w:val="single" w:sz="4" w:space="0" w:color="auto"/>
            </w:tcBorders>
            <w:vAlign w:val="center"/>
          </w:tcPr>
          <w:p w14:paraId="0BDCCFEF" w14:textId="7B3E16C9" w:rsidR="00216F5E" w:rsidRPr="00E15104" w:rsidRDefault="00216F5E" w:rsidP="00567771">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Heating Output at 17 Degrees F</w:t>
            </w:r>
          </w:p>
        </w:tc>
        <w:tc>
          <w:tcPr>
            <w:tcW w:w="6660" w:type="dxa"/>
            <w:tcBorders>
              <w:top w:val="single" w:sz="4" w:space="0" w:color="auto"/>
            </w:tcBorders>
          </w:tcPr>
          <w:p w14:paraId="3121C756" w14:textId="764181FA" w:rsidR="00216F5E" w:rsidRPr="00CD466B" w:rsidRDefault="00216F5E" w:rsidP="001A762B">
            <w:pPr>
              <w:pStyle w:val="Header"/>
              <w:keepNext/>
              <w:tabs>
                <w:tab w:val="clear" w:pos="4320"/>
                <w:tab w:val="clear" w:pos="8640"/>
              </w:tabs>
              <w:ind w:hanging="18"/>
              <w:rPr>
                <w:rFonts w:ascii="Calibri" w:hAnsi="Calibri"/>
                <w:sz w:val="18"/>
                <w:szCs w:val="18"/>
              </w:rPr>
            </w:pPr>
            <w:r w:rsidRPr="00CD466B">
              <w:rPr>
                <w:rFonts w:ascii="Calibri" w:hAnsi="Calibri"/>
                <w:sz w:val="18"/>
                <w:szCs w:val="18"/>
              </w:rPr>
              <w:t xml:space="preserve">&lt;&lt;user input, Btu output at 17 degrees F listed in the </w:t>
            </w:r>
            <w:r w:rsidRPr="00CD466B">
              <w:rPr>
                <w:rFonts w:asciiTheme="minorHAnsi" w:hAnsiTheme="minorHAnsi"/>
                <w:sz w:val="18"/>
                <w:szCs w:val="18"/>
              </w:rPr>
              <w:t>Directory used to certify product performance</w:t>
            </w:r>
            <w:r w:rsidR="00F7262C" w:rsidRPr="00CD466B">
              <w:rPr>
                <w:rFonts w:asciiTheme="minorHAnsi" w:hAnsiTheme="minorHAnsi"/>
                <w:sz w:val="18"/>
                <w:szCs w:val="18"/>
              </w:rPr>
              <w:t>; allow N/A entry if</w:t>
            </w:r>
            <w:r w:rsidRPr="00CD466B">
              <w:rPr>
                <w:rFonts w:ascii="Calibri" w:hAnsi="Calibri"/>
                <w:sz w:val="18"/>
                <w:szCs w:val="18"/>
              </w:rPr>
              <w:t xml:space="preserve"> </w:t>
            </w:r>
            <w:r w:rsidR="005E0D15" w:rsidRPr="00CD466B">
              <w:rPr>
                <w:rFonts w:ascii="Calibri" w:hAnsi="Calibri"/>
                <w:sz w:val="18"/>
                <w:szCs w:val="18"/>
              </w:rPr>
              <w:t>heat pump system output is not rated at 17 degrees F in any directory</w:t>
            </w:r>
            <w:r w:rsidRPr="00CD466B">
              <w:rPr>
                <w:rFonts w:ascii="Calibri" w:hAnsi="Calibri"/>
                <w:sz w:val="18"/>
                <w:szCs w:val="18"/>
              </w:rPr>
              <w:t>&gt;&gt;</w:t>
            </w:r>
          </w:p>
        </w:tc>
      </w:tr>
      <w:tr w:rsidR="00216F5E" w:rsidRPr="00E15104" w14:paraId="33478B29" w14:textId="77777777" w:rsidTr="00AC4C87">
        <w:trPr>
          <w:trHeight w:val="144"/>
        </w:trPr>
        <w:tc>
          <w:tcPr>
            <w:tcW w:w="490" w:type="dxa"/>
            <w:vAlign w:val="center"/>
          </w:tcPr>
          <w:p w14:paraId="3FF0D5EF" w14:textId="77777777" w:rsidR="00216F5E" w:rsidRPr="00E15104" w:rsidRDefault="00216F5E" w:rsidP="003B4240">
            <w:pPr>
              <w:keepNext/>
              <w:jc w:val="center"/>
              <w:rPr>
                <w:rFonts w:ascii="Calibri" w:hAnsi="Calibri"/>
                <w:sz w:val="18"/>
                <w:szCs w:val="18"/>
              </w:rPr>
            </w:pPr>
            <w:r w:rsidRPr="00E15104">
              <w:rPr>
                <w:rFonts w:ascii="Calibri" w:hAnsi="Calibri"/>
                <w:sz w:val="18"/>
                <w:szCs w:val="18"/>
              </w:rPr>
              <w:t>0</w:t>
            </w:r>
            <w:r>
              <w:rPr>
                <w:rFonts w:ascii="Calibri" w:hAnsi="Calibri"/>
                <w:sz w:val="18"/>
                <w:szCs w:val="18"/>
              </w:rPr>
              <w:t>5</w:t>
            </w:r>
          </w:p>
        </w:tc>
        <w:tc>
          <w:tcPr>
            <w:tcW w:w="3645" w:type="dxa"/>
            <w:vAlign w:val="center"/>
          </w:tcPr>
          <w:p w14:paraId="154C0393" w14:textId="77777777" w:rsidR="00216F5E" w:rsidRPr="00E15104" w:rsidRDefault="00216F5E" w:rsidP="003B4240">
            <w:pPr>
              <w:keepNext/>
              <w:rPr>
                <w:rFonts w:ascii="Calibri" w:hAnsi="Calibri"/>
                <w:sz w:val="18"/>
                <w:szCs w:val="18"/>
              </w:rPr>
            </w:pPr>
            <w:r w:rsidRPr="00E15104">
              <w:rPr>
                <w:rFonts w:ascii="Calibri" w:hAnsi="Calibri"/>
                <w:sz w:val="18"/>
                <w:szCs w:val="18"/>
              </w:rPr>
              <w:t>Compliance Statement:</w:t>
            </w:r>
          </w:p>
        </w:tc>
        <w:tc>
          <w:tcPr>
            <w:tcW w:w="6660" w:type="dxa"/>
            <w:vAlign w:val="center"/>
          </w:tcPr>
          <w:p w14:paraId="2031D866" w14:textId="34172CEC" w:rsidR="00216F5E" w:rsidRPr="00CD466B" w:rsidRDefault="00216F5E" w:rsidP="00155FC2">
            <w:pPr>
              <w:keepNext/>
              <w:rPr>
                <w:rFonts w:ascii="Calibri" w:hAnsi="Calibri"/>
                <w:sz w:val="18"/>
                <w:szCs w:val="18"/>
              </w:rPr>
            </w:pPr>
            <w:r w:rsidRPr="00CD466B">
              <w:rPr>
                <w:rFonts w:ascii="Calibri" w:hAnsi="Calibri"/>
                <w:sz w:val="18"/>
                <w:szCs w:val="18"/>
              </w:rPr>
              <w:t xml:space="preserve">&lt;&lt; calculated field: if </w:t>
            </w:r>
            <w:r w:rsidR="001D6EF0" w:rsidRPr="00CD466B">
              <w:rPr>
                <w:rFonts w:ascii="Calibri" w:hAnsi="Calibri"/>
                <w:sz w:val="18"/>
                <w:szCs w:val="18"/>
              </w:rPr>
              <w:t>F</w:t>
            </w:r>
            <w:r w:rsidRPr="00CD466B">
              <w:rPr>
                <w:rFonts w:ascii="Calibri" w:hAnsi="Calibri"/>
                <w:sz w:val="18"/>
                <w:szCs w:val="18"/>
              </w:rPr>
              <w:t>02</w:t>
            </w:r>
            <w:r w:rsidR="00193838" w:rsidRPr="00CD466B">
              <w:rPr>
                <w:rFonts w:ascii="Calibri" w:hAnsi="Calibri"/>
                <w:sz w:val="18"/>
                <w:szCs w:val="18"/>
              </w:rPr>
              <w:t xml:space="preserve"> </w:t>
            </w:r>
            <w:r w:rsidR="004967FB">
              <w:rPr>
                <w:rFonts w:ascii="Calibri" w:hAnsi="Calibri" w:cs="Calibri"/>
                <w:sz w:val="18"/>
                <w:szCs w:val="18"/>
              </w:rPr>
              <w:t xml:space="preserve">≥ </w:t>
            </w:r>
            <w:r w:rsidR="001D6EF0" w:rsidRPr="00CD466B">
              <w:rPr>
                <w:rFonts w:ascii="Calibri" w:hAnsi="Calibri"/>
                <w:sz w:val="18"/>
                <w:szCs w:val="18"/>
              </w:rPr>
              <w:t>F</w:t>
            </w:r>
            <w:r w:rsidRPr="00CD466B">
              <w:rPr>
                <w:rFonts w:ascii="Calibri" w:hAnsi="Calibri"/>
                <w:sz w:val="18"/>
                <w:szCs w:val="18"/>
              </w:rPr>
              <w:t>01</w:t>
            </w:r>
            <w:r w:rsidR="00193838" w:rsidRPr="00CD466B">
              <w:rPr>
                <w:rFonts w:ascii="Calibri" w:hAnsi="Calibri"/>
                <w:sz w:val="18"/>
                <w:szCs w:val="18"/>
              </w:rPr>
              <w:t>,</w:t>
            </w:r>
            <w:r w:rsidRPr="00CD466B">
              <w:rPr>
                <w:rFonts w:ascii="Calibri" w:hAnsi="Calibri"/>
                <w:sz w:val="18"/>
                <w:szCs w:val="18"/>
              </w:rPr>
              <w:t xml:space="preserve"> and</w:t>
            </w:r>
            <w:r w:rsidR="001D6EF0" w:rsidRPr="00CD466B">
              <w:rPr>
                <w:rFonts w:ascii="Calibri" w:hAnsi="Calibri"/>
                <w:sz w:val="18"/>
                <w:szCs w:val="18"/>
              </w:rPr>
              <w:t xml:space="preserve"> if</w:t>
            </w:r>
            <w:r w:rsidR="004967FB">
              <w:rPr>
                <w:rFonts w:ascii="Calibri" w:hAnsi="Calibri"/>
                <w:sz w:val="18"/>
                <w:szCs w:val="18"/>
              </w:rPr>
              <w:t xml:space="preserve"> </w:t>
            </w:r>
            <w:r w:rsidR="001D6EF0" w:rsidRPr="00CD466B">
              <w:rPr>
                <w:rFonts w:ascii="Calibri" w:hAnsi="Calibri"/>
                <w:sz w:val="18"/>
                <w:szCs w:val="18"/>
              </w:rPr>
              <w:t>F04</w:t>
            </w:r>
            <w:r w:rsidR="00193838" w:rsidRPr="00CD466B">
              <w:rPr>
                <w:rFonts w:ascii="Calibri" w:hAnsi="Calibri"/>
                <w:sz w:val="18"/>
                <w:szCs w:val="18"/>
              </w:rPr>
              <w:t xml:space="preserve"> </w:t>
            </w:r>
            <w:r w:rsidR="004967FB">
              <w:rPr>
                <w:rFonts w:ascii="Calibri" w:hAnsi="Calibri" w:cs="Calibri"/>
                <w:sz w:val="18"/>
                <w:szCs w:val="18"/>
              </w:rPr>
              <w:t>≥</w:t>
            </w:r>
            <w:r w:rsidR="00193838" w:rsidRPr="00CD466B">
              <w:rPr>
                <w:rFonts w:ascii="Calibri" w:hAnsi="Calibri"/>
                <w:sz w:val="18"/>
                <w:szCs w:val="18"/>
              </w:rPr>
              <w:t xml:space="preserve"> </w:t>
            </w:r>
            <w:r w:rsidR="001D6EF0" w:rsidRPr="00CD466B">
              <w:rPr>
                <w:rFonts w:ascii="Calibri" w:hAnsi="Calibri"/>
                <w:sz w:val="18"/>
                <w:szCs w:val="18"/>
              </w:rPr>
              <w:t>F03</w:t>
            </w:r>
            <w:r w:rsidR="000E5F2D" w:rsidRPr="00CD466B">
              <w:rPr>
                <w:rFonts w:ascii="Calibri" w:hAnsi="Calibri"/>
                <w:sz w:val="18"/>
                <w:szCs w:val="18"/>
              </w:rPr>
              <w:t xml:space="preserve"> or </w:t>
            </w:r>
            <w:r w:rsidR="007445F2" w:rsidRPr="00CD466B">
              <w:rPr>
                <w:rFonts w:ascii="Calibri" w:hAnsi="Calibri"/>
                <w:sz w:val="18"/>
                <w:szCs w:val="18"/>
              </w:rPr>
              <w:t>F04 = NA, then</w:t>
            </w:r>
            <w:r w:rsidR="001D6EF0" w:rsidRPr="00CD466B">
              <w:rPr>
                <w:rFonts w:ascii="Calibri" w:hAnsi="Calibri"/>
                <w:sz w:val="18"/>
                <w:szCs w:val="18"/>
              </w:rPr>
              <w:t xml:space="preserve"> show text</w:t>
            </w:r>
            <w:r w:rsidR="00665A11">
              <w:rPr>
                <w:rFonts w:ascii="Calibri" w:hAnsi="Calibri"/>
                <w:sz w:val="18"/>
                <w:szCs w:val="18"/>
              </w:rPr>
              <w:t xml:space="preserve"> </w:t>
            </w:r>
            <w:r w:rsidRPr="00CD466B">
              <w:rPr>
                <w:rFonts w:ascii="Calibri" w:hAnsi="Calibri"/>
                <w:sz w:val="18"/>
                <w:szCs w:val="18"/>
              </w:rPr>
              <w:t xml:space="preserve">“System Passes </w:t>
            </w:r>
            <w:r w:rsidRPr="00CD466B">
              <w:rPr>
                <w:rFonts w:asciiTheme="minorHAnsi" w:hAnsiTheme="minorHAnsi"/>
                <w:sz w:val="18"/>
                <w:szCs w:val="18"/>
              </w:rPr>
              <w:t>Heat Pump Heating Output Performance Compliance Verification</w:t>
            </w:r>
            <w:r w:rsidRPr="00CD466B">
              <w:rPr>
                <w:rFonts w:ascii="Calibri" w:hAnsi="Calibri"/>
                <w:sz w:val="18"/>
                <w:szCs w:val="18"/>
              </w:rPr>
              <w:t>”; else</w:t>
            </w:r>
            <w:r w:rsidR="00665A11">
              <w:rPr>
                <w:rFonts w:ascii="Calibri" w:hAnsi="Calibri"/>
                <w:sz w:val="18"/>
                <w:szCs w:val="18"/>
              </w:rPr>
              <w:t xml:space="preserve"> </w:t>
            </w:r>
            <w:r w:rsidRPr="00CD466B">
              <w:rPr>
                <w:rFonts w:ascii="Calibri" w:hAnsi="Calibri"/>
                <w:sz w:val="18"/>
                <w:szCs w:val="18"/>
              </w:rPr>
              <w:t>“System Fails”, do  not proceed&gt;&gt;</w:t>
            </w:r>
          </w:p>
        </w:tc>
      </w:tr>
      <w:tr w:rsidR="00216F5E" w:rsidRPr="00654FF3" w14:paraId="0A805EA4" w14:textId="77777777" w:rsidTr="00AC4C87">
        <w:trPr>
          <w:trHeight w:val="144"/>
        </w:trPr>
        <w:tc>
          <w:tcPr>
            <w:tcW w:w="10795" w:type="dxa"/>
            <w:gridSpan w:val="3"/>
            <w:vAlign w:val="center"/>
          </w:tcPr>
          <w:p w14:paraId="5AB27005" w14:textId="4420454D" w:rsidR="00216F5E" w:rsidRPr="00326D79" w:rsidRDefault="00216F5E" w:rsidP="00BB1DDE">
            <w:pPr>
              <w:rPr>
                <w:rFonts w:ascii="Calibri" w:hAnsi="Calibri"/>
                <w:sz w:val="18"/>
                <w:szCs w:val="18"/>
              </w:rPr>
            </w:pPr>
            <w:r w:rsidRPr="00326D79">
              <w:rPr>
                <w:rFonts w:ascii="Calibri" w:hAnsi="Calibri"/>
                <w:sz w:val="18"/>
                <w:szCs w:val="18"/>
              </w:rPr>
              <w:t xml:space="preserve">Signature by responsible </w:t>
            </w:r>
            <w:r w:rsidR="00BA2D1E" w:rsidRPr="00326D79">
              <w:rPr>
                <w:rFonts w:ascii="Calibri" w:hAnsi="Calibri"/>
                <w:sz w:val="18"/>
                <w:szCs w:val="18"/>
              </w:rPr>
              <w:t xml:space="preserve">person </w:t>
            </w:r>
            <w:r w:rsidR="00BB1DDE" w:rsidRPr="00326D79">
              <w:rPr>
                <w:rFonts w:ascii="Calibri" w:hAnsi="Calibri"/>
                <w:sz w:val="18"/>
                <w:szCs w:val="18"/>
              </w:rPr>
              <w:t xml:space="preserve">on this compliance document </w:t>
            </w:r>
            <w:r w:rsidRPr="00326D79">
              <w:rPr>
                <w:rFonts w:ascii="Calibri" w:hAnsi="Calibri"/>
                <w:sz w:val="18"/>
                <w:szCs w:val="18"/>
              </w:rPr>
              <w:t>certifies that the installed heat pump equipment meets or exceeds the required value listed on the CF1R.</w:t>
            </w:r>
          </w:p>
        </w:tc>
      </w:tr>
    </w:tbl>
    <w:p w14:paraId="16642B97" w14:textId="1FA9D7BD" w:rsidR="001A165E" w:rsidRDefault="001A165E">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FC0396" w:rsidRPr="00637BB7" w14:paraId="4542C208" w14:textId="77777777" w:rsidTr="00FC0396">
        <w:trPr>
          <w:trHeight w:val="144"/>
        </w:trPr>
        <w:tc>
          <w:tcPr>
            <w:tcW w:w="10795" w:type="dxa"/>
            <w:gridSpan w:val="3"/>
            <w:tcBorders>
              <w:top w:val="single" w:sz="4" w:space="0" w:color="auto"/>
              <w:bottom w:val="single" w:sz="4" w:space="0" w:color="auto"/>
            </w:tcBorders>
            <w:vAlign w:val="center"/>
          </w:tcPr>
          <w:p w14:paraId="046F661C" w14:textId="66F067D5" w:rsidR="00FC0396" w:rsidRDefault="00FC0396" w:rsidP="00FC0396">
            <w:pPr>
              <w:keepNext/>
              <w:rPr>
                <w:rFonts w:ascii="Calibri" w:hAnsi="Calibri"/>
                <w:b/>
                <w:szCs w:val="18"/>
              </w:rPr>
            </w:pPr>
            <w:r>
              <w:rPr>
                <w:rFonts w:ascii="Calibri" w:hAnsi="Calibri"/>
                <w:b/>
                <w:szCs w:val="18"/>
              </w:rPr>
              <w:t>G</w:t>
            </w:r>
            <w:r w:rsidRPr="00F80E7D">
              <w:rPr>
                <w:rFonts w:ascii="Calibri" w:hAnsi="Calibri"/>
                <w:b/>
                <w:szCs w:val="18"/>
              </w:rPr>
              <w:t xml:space="preserve">. Verified </w:t>
            </w:r>
            <w:r>
              <w:rPr>
                <w:rFonts w:ascii="Calibri" w:hAnsi="Calibri"/>
                <w:b/>
                <w:szCs w:val="18"/>
              </w:rPr>
              <w:t>Heat Pump HSPF</w:t>
            </w:r>
            <w:ins w:id="283" w:author="Markstrum, Alexis@Energy" w:date="2021-10-14T12:30:00Z">
              <w:r w:rsidR="00126C0D">
                <w:rPr>
                  <w:rFonts w:ascii="Calibri" w:hAnsi="Calibri"/>
                  <w:b/>
                  <w:szCs w:val="18"/>
                </w:rPr>
                <w:t>/HSPF2</w:t>
              </w:r>
            </w:ins>
          </w:p>
          <w:p w14:paraId="40ACEE67" w14:textId="3B9951E3" w:rsidR="00FC0396" w:rsidRPr="00E15104" w:rsidDel="004E3E8B" w:rsidRDefault="00FC0396" w:rsidP="00A76DC6">
            <w:pPr>
              <w:keepNext/>
              <w:rPr>
                <w:rFonts w:ascii="Calibri" w:hAnsi="Calibri"/>
                <w:b/>
                <w:sz w:val="18"/>
                <w:szCs w:val="18"/>
              </w:rPr>
            </w:pPr>
            <w:r w:rsidRPr="00E15104">
              <w:rPr>
                <w:rFonts w:ascii="Calibri" w:hAnsi="Calibri"/>
                <w:sz w:val="18"/>
                <w:szCs w:val="18"/>
              </w:rPr>
              <w:t xml:space="preserve">&lt;&lt;if </w:t>
            </w:r>
            <w:r>
              <w:rPr>
                <w:rFonts w:ascii="Calibri" w:hAnsi="Calibri"/>
                <w:sz w:val="18"/>
                <w:szCs w:val="18"/>
              </w:rPr>
              <w:t>A0</w:t>
            </w:r>
            <w:del w:id="284" w:author="Shewmaker, Michael@Energy" w:date="2022-01-18T14:32:00Z">
              <w:r w:rsidR="00A76DC6" w:rsidDel="00200DE6">
                <w:rPr>
                  <w:rFonts w:ascii="Calibri" w:hAnsi="Calibri"/>
                  <w:sz w:val="18"/>
                  <w:szCs w:val="18"/>
                </w:rPr>
                <w:delText>6</w:delText>
              </w:r>
            </w:del>
            <w:ins w:id="285" w:author="Shewmaker, Michael@Energy" w:date="2022-01-18T14:32:00Z">
              <w:r w:rsidR="00200DE6">
                <w:rPr>
                  <w:rFonts w:ascii="Calibri" w:hAnsi="Calibri"/>
                  <w:sz w:val="18"/>
                  <w:szCs w:val="18"/>
                </w:rPr>
                <w:t>7</w:t>
              </w:r>
            </w:ins>
            <w:r w:rsidRPr="00E15104">
              <w:rPr>
                <w:rFonts w:ascii="Calibri" w:hAnsi="Calibri"/>
                <w:sz w:val="18"/>
                <w:szCs w:val="18"/>
              </w:rPr>
              <w:t xml:space="preserve"> equal to "</w:t>
            </w:r>
            <w:r>
              <w:rPr>
                <w:rFonts w:ascii="Calibri" w:hAnsi="Calibri"/>
                <w:sz w:val="18"/>
                <w:szCs w:val="18"/>
              </w:rPr>
              <w:t>No</w:t>
            </w:r>
            <w:r w:rsidRPr="00E15104" w:rsidDel="00FD2A49">
              <w:rPr>
                <w:rFonts w:ascii="Calibri" w:hAnsi="Calibri"/>
                <w:sz w:val="18"/>
                <w:szCs w:val="18"/>
              </w:rPr>
              <w:t xml:space="preserve"> </w:t>
            </w:r>
            <w:r w:rsidRPr="00E15104">
              <w:rPr>
                <w:rFonts w:ascii="Calibri" w:hAnsi="Calibri"/>
                <w:sz w:val="18"/>
                <w:szCs w:val="18"/>
              </w:rPr>
              <w:t xml:space="preserve">" then display the "section does not apply" message; else display Table </w:t>
            </w:r>
            <w:r w:rsidR="00A76DC6">
              <w:rPr>
                <w:rFonts w:ascii="Calibri" w:hAnsi="Calibri"/>
                <w:sz w:val="18"/>
                <w:szCs w:val="18"/>
              </w:rPr>
              <w:t>G</w:t>
            </w:r>
            <w:r w:rsidRPr="00E15104">
              <w:rPr>
                <w:rFonts w:ascii="Calibri" w:hAnsi="Calibri"/>
                <w:bCs/>
                <w:sz w:val="18"/>
                <w:szCs w:val="18"/>
              </w:rPr>
              <w:t>&gt;&gt;</w:t>
            </w:r>
          </w:p>
        </w:tc>
      </w:tr>
      <w:tr w:rsidR="00FC0396" w:rsidRPr="00637BB7" w14:paraId="3545224F" w14:textId="77777777" w:rsidTr="00FC0396">
        <w:trPr>
          <w:trHeight w:val="144"/>
        </w:trPr>
        <w:tc>
          <w:tcPr>
            <w:tcW w:w="490" w:type="dxa"/>
            <w:tcBorders>
              <w:top w:val="single" w:sz="4" w:space="0" w:color="auto"/>
              <w:left w:val="single" w:sz="4" w:space="0" w:color="auto"/>
              <w:bottom w:val="single" w:sz="4" w:space="0" w:color="auto"/>
              <w:right w:val="single" w:sz="4" w:space="0" w:color="auto"/>
            </w:tcBorders>
          </w:tcPr>
          <w:p w14:paraId="2D1A73DD" w14:textId="77777777" w:rsidR="00FC0396" w:rsidRPr="00E15104" w:rsidRDefault="00FC0396" w:rsidP="00FC0396">
            <w:pPr>
              <w:pStyle w:val="Header"/>
              <w:keepNext/>
              <w:tabs>
                <w:tab w:val="clear" w:pos="4320"/>
                <w:tab w:val="clear" w:pos="8640"/>
              </w:tabs>
              <w:jc w:val="center"/>
              <w:rPr>
                <w:rFonts w:ascii="Calibri" w:hAnsi="Calibri"/>
                <w:sz w:val="18"/>
                <w:szCs w:val="18"/>
              </w:rPr>
            </w:pPr>
            <w:r w:rsidRPr="00E15104">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6ADBBFA5" w14:textId="43DD80C7" w:rsidR="00FC0396" w:rsidRPr="00E15104" w:rsidDel="004E3E8B" w:rsidRDefault="00FC0396" w:rsidP="00FC0396">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Required minimum </w:t>
            </w:r>
            <w:r>
              <w:rPr>
                <w:rFonts w:ascii="Calibri" w:hAnsi="Calibri"/>
                <w:sz w:val="18"/>
                <w:szCs w:val="18"/>
              </w:rPr>
              <w:t>HSPF</w:t>
            </w:r>
            <w:ins w:id="286" w:author="Markstrum, Alexis@Energy" w:date="2021-10-14T12:38:00Z">
              <w:r w:rsidR="00B6077F">
                <w:rPr>
                  <w:rFonts w:ascii="Calibri" w:hAnsi="Calibri"/>
                  <w:sz w:val="18"/>
                  <w:szCs w:val="18"/>
                </w:rPr>
                <w:t>/HSPF2</w:t>
              </w:r>
            </w:ins>
          </w:p>
        </w:tc>
        <w:tc>
          <w:tcPr>
            <w:tcW w:w="7267" w:type="dxa"/>
            <w:tcBorders>
              <w:top w:val="single" w:sz="4" w:space="0" w:color="auto"/>
              <w:left w:val="single" w:sz="4" w:space="0" w:color="auto"/>
              <w:bottom w:val="single" w:sz="4" w:space="0" w:color="auto"/>
              <w:right w:val="single" w:sz="4" w:space="0" w:color="auto"/>
            </w:tcBorders>
          </w:tcPr>
          <w:p w14:paraId="0B541F65" w14:textId="77777777" w:rsidR="00FC0396" w:rsidRPr="00E15104" w:rsidRDefault="00FC0396" w:rsidP="00FC0396">
            <w:pPr>
              <w:keepNext/>
              <w:rPr>
                <w:rFonts w:ascii="Calibri" w:hAnsi="Calibri"/>
                <w:sz w:val="18"/>
                <w:szCs w:val="18"/>
              </w:rPr>
            </w:pPr>
            <w:r w:rsidRPr="00E15104">
              <w:rPr>
                <w:rFonts w:ascii="Calibri" w:hAnsi="Calibri"/>
                <w:sz w:val="18"/>
                <w:szCs w:val="18"/>
              </w:rPr>
              <w:t>&lt;&lt;auto</w:t>
            </w:r>
            <w:r>
              <w:rPr>
                <w:rFonts w:ascii="Calibri" w:hAnsi="Calibri"/>
                <w:sz w:val="18"/>
                <w:szCs w:val="18"/>
              </w:rPr>
              <w:t xml:space="preserve"> </w:t>
            </w:r>
            <w:r w:rsidRPr="00E15104">
              <w:rPr>
                <w:rFonts w:ascii="Calibri" w:hAnsi="Calibri"/>
                <w:sz w:val="18"/>
                <w:szCs w:val="18"/>
              </w:rPr>
              <w:t xml:space="preserve">filled from </w:t>
            </w:r>
            <w:r w:rsidRPr="00243E16">
              <w:rPr>
                <w:rFonts w:ascii="Calibri" w:hAnsi="Calibri"/>
                <w:sz w:val="18"/>
                <w:szCs w:val="18"/>
              </w:rPr>
              <w:t>CF2R-MCH-</w:t>
            </w:r>
            <w:r>
              <w:rPr>
                <w:rFonts w:ascii="Calibri" w:hAnsi="Calibri"/>
                <w:sz w:val="18"/>
                <w:szCs w:val="18"/>
              </w:rPr>
              <w:t>01</w:t>
            </w:r>
            <w:r w:rsidRPr="00E15104">
              <w:rPr>
                <w:rFonts w:ascii="Calibri" w:hAnsi="Calibri"/>
                <w:sz w:val="18"/>
                <w:szCs w:val="18"/>
              </w:rPr>
              <w:t>&gt;&gt;</w:t>
            </w:r>
          </w:p>
        </w:tc>
      </w:tr>
      <w:tr w:rsidR="00FC0396" w:rsidRPr="00637BB7" w14:paraId="5664CAD2" w14:textId="77777777" w:rsidTr="00FC0396">
        <w:trPr>
          <w:trHeight w:val="144"/>
        </w:trPr>
        <w:tc>
          <w:tcPr>
            <w:tcW w:w="490" w:type="dxa"/>
            <w:tcBorders>
              <w:top w:val="single" w:sz="4" w:space="0" w:color="auto"/>
            </w:tcBorders>
            <w:vAlign w:val="center"/>
          </w:tcPr>
          <w:p w14:paraId="38420884" w14:textId="77777777" w:rsidR="00FC0396" w:rsidRPr="00E15104" w:rsidRDefault="00FC0396" w:rsidP="00FC0396">
            <w:pPr>
              <w:pStyle w:val="Header"/>
              <w:keepNext/>
              <w:tabs>
                <w:tab w:val="clear" w:pos="4320"/>
                <w:tab w:val="clear" w:pos="8640"/>
              </w:tabs>
              <w:jc w:val="center"/>
              <w:rPr>
                <w:rFonts w:ascii="Calibri" w:hAnsi="Calibri"/>
                <w:sz w:val="18"/>
                <w:szCs w:val="18"/>
              </w:rPr>
            </w:pPr>
            <w:r w:rsidRPr="00E15104">
              <w:rPr>
                <w:rFonts w:ascii="Calibri" w:hAnsi="Calibri"/>
                <w:sz w:val="18"/>
                <w:szCs w:val="18"/>
              </w:rPr>
              <w:t>02</w:t>
            </w:r>
          </w:p>
        </w:tc>
        <w:tc>
          <w:tcPr>
            <w:tcW w:w="3038" w:type="dxa"/>
            <w:tcBorders>
              <w:top w:val="single" w:sz="4" w:space="0" w:color="auto"/>
            </w:tcBorders>
            <w:vAlign w:val="center"/>
          </w:tcPr>
          <w:p w14:paraId="584D854C" w14:textId="6540F402" w:rsidR="00FC0396" w:rsidRPr="00E15104" w:rsidRDefault="00FC0396" w:rsidP="00FC0396">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HSPF</w:t>
            </w:r>
            <w:ins w:id="287" w:author="Markstrum, Alexis@Energy" w:date="2021-10-14T12:38:00Z">
              <w:r w:rsidR="00B6077F">
                <w:rPr>
                  <w:rFonts w:ascii="Calibri" w:hAnsi="Calibri"/>
                  <w:sz w:val="18"/>
                  <w:szCs w:val="18"/>
                </w:rPr>
                <w:t>/HSPF2</w:t>
              </w:r>
            </w:ins>
          </w:p>
        </w:tc>
        <w:tc>
          <w:tcPr>
            <w:tcW w:w="7267" w:type="dxa"/>
            <w:tcBorders>
              <w:top w:val="single" w:sz="4" w:space="0" w:color="auto"/>
            </w:tcBorders>
          </w:tcPr>
          <w:p w14:paraId="30FF8A2E" w14:textId="6B57D4B6" w:rsidR="00FC0396" w:rsidRPr="00E15104" w:rsidRDefault="00FC0396" w:rsidP="00FC0396">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&lt;&lt;user input, </w:t>
            </w:r>
            <w:del w:id="288" w:author="Markstrum, Alexis@Energy" w:date="2021-10-14T12:39:00Z">
              <w:r w:rsidRPr="00E15104" w:rsidDel="00BE2FEC">
                <w:rPr>
                  <w:rFonts w:ascii="Calibri" w:hAnsi="Calibri"/>
                  <w:sz w:val="18"/>
                  <w:szCs w:val="18"/>
                </w:rPr>
                <w:delText xml:space="preserve">SEER </w:delText>
              </w:r>
            </w:del>
            <w:ins w:id="289" w:author="Markstrum, Alexis@Energy" w:date="2021-10-14T12:39:00Z">
              <w:r w:rsidR="00BE2FEC">
                <w:rPr>
                  <w:rFonts w:ascii="Calibri" w:hAnsi="Calibri"/>
                  <w:sz w:val="18"/>
                  <w:szCs w:val="18"/>
                </w:rPr>
                <w:t>HSPF</w:t>
              </w:r>
            </w:ins>
            <w:ins w:id="290" w:author="Markstrum, Alexis@Energy" w:date="2021-10-28T10:09:00Z">
              <w:r w:rsidR="00EA6F4A">
                <w:rPr>
                  <w:rFonts w:ascii="Calibri" w:hAnsi="Calibri"/>
                  <w:sz w:val="18"/>
                  <w:szCs w:val="18"/>
                </w:rPr>
                <w:t>/HSPF2</w:t>
              </w:r>
            </w:ins>
            <w:ins w:id="291" w:author="Markstrum, Alexis@Energy" w:date="2021-10-14T12:39:00Z">
              <w:r w:rsidR="00BE2FEC" w:rsidRPr="00E15104">
                <w:rPr>
                  <w:rFonts w:ascii="Calibri" w:hAnsi="Calibri"/>
                  <w:sz w:val="18"/>
                  <w:szCs w:val="18"/>
                </w:rPr>
                <w:t xml:space="preserve"> </w:t>
              </w:r>
            </w:ins>
            <w:r w:rsidRPr="00E15104">
              <w:rPr>
                <w:rFonts w:ascii="Calibri" w:hAnsi="Calibri"/>
                <w:sz w:val="18"/>
                <w:szCs w:val="18"/>
              </w:rPr>
              <w:t xml:space="preserve">listed </w:t>
            </w:r>
            <w:r>
              <w:rPr>
                <w:rFonts w:ascii="Calibri" w:hAnsi="Calibri"/>
                <w:sz w:val="18"/>
                <w:szCs w:val="18"/>
              </w:rPr>
              <w:t xml:space="preserve">in the </w:t>
            </w:r>
            <w:r>
              <w:rPr>
                <w:rFonts w:asciiTheme="minorHAnsi" w:hAnsiTheme="minorHAnsi"/>
                <w:sz w:val="18"/>
                <w:szCs w:val="18"/>
              </w:rPr>
              <w:t>Directory used to certify product performance</w:t>
            </w:r>
            <w:r w:rsidRPr="00E15104">
              <w:rPr>
                <w:rFonts w:ascii="Calibri" w:hAnsi="Calibri"/>
                <w:sz w:val="18"/>
                <w:szCs w:val="18"/>
              </w:rPr>
              <w:t xml:space="preserve"> &gt;&gt;</w:t>
            </w:r>
          </w:p>
        </w:tc>
      </w:tr>
      <w:tr w:rsidR="00FC0396" w:rsidRPr="00637BB7" w14:paraId="4CF743AD" w14:textId="77777777" w:rsidTr="00FC0396">
        <w:trPr>
          <w:trHeight w:val="144"/>
        </w:trPr>
        <w:tc>
          <w:tcPr>
            <w:tcW w:w="490" w:type="dxa"/>
            <w:vAlign w:val="center"/>
          </w:tcPr>
          <w:p w14:paraId="73C5B865" w14:textId="77777777" w:rsidR="00FC0396" w:rsidRPr="00E15104" w:rsidRDefault="00FC0396" w:rsidP="00FC0396">
            <w:pPr>
              <w:keepNext/>
              <w:jc w:val="center"/>
              <w:rPr>
                <w:rFonts w:ascii="Calibri" w:hAnsi="Calibri"/>
                <w:sz w:val="18"/>
                <w:szCs w:val="18"/>
              </w:rPr>
            </w:pPr>
            <w:r w:rsidRPr="00E15104">
              <w:rPr>
                <w:rFonts w:ascii="Calibri" w:hAnsi="Calibri"/>
                <w:sz w:val="18"/>
                <w:szCs w:val="18"/>
              </w:rPr>
              <w:t>0</w:t>
            </w:r>
            <w:r>
              <w:rPr>
                <w:rFonts w:ascii="Calibri" w:hAnsi="Calibri"/>
                <w:sz w:val="18"/>
                <w:szCs w:val="18"/>
              </w:rPr>
              <w:t>3</w:t>
            </w:r>
          </w:p>
        </w:tc>
        <w:tc>
          <w:tcPr>
            <w:tcW w:w="3038" w:type="dxa"/>
            <w:vAlign w:val="center"/>
          </w:tcPr>
          <w:p w14:paraId="0340004B" w14:textId="77777777" w:rsidR="00FC0396" w:rsidRPr="00E15104" w:rsidRDefault="00FC0396" w:rsidP="00FC0396">
            <w:pPr>
              <w:keepNext/>
              <w:rPr>
                <w:rFonts w:ascii="Calibri" w:hAnsi="Calibri"/>
                <w:sz w:val="18"/>
                <w:szCs w:val="18"/>
              </w:rPr>
            </w:pPr>
            <w:r w:rsidRPr="00E15104">
              <w:rPr>
                <w:rFonts w:ascii="Calibri" w:hAnsi="Calibri"/>
                <w:sz w:val="18"/>
                <w:szCs w:val="18"/>
              </w:rPr>
              <w:t>Compliance Statement:</w:t>
            </w:r>
          </w:p>
        </w:tc>
        <w:tc>
          <w:tcPr>
            <w:tcW w:w="7267" w:type="dxa"/>
            <w:vAlign w:val="center"/>
          </w:tcPr>
          <w:p w14:paraId="4957EBA0" w14:textId="0D0B5A8F" w:rsidR="00FC0396" w:rsidRPr="00E15104" w:rsidRDefault="00FC0396" w:rsidP="00A76DC6">
            <w:pPr>
              <w:keepNext/>
              <w:rPr>
                <w:rFonts w:ascii="Calibri" w:hAnsi="Calibri"/>
                <w:sz w:val="18"/>
                <w:szCs w:val="18"/>
              </w:rPr>
            </w:pPr>
            <w:r w:rsidRPr="00E15104">
              <w:rPr>
                <w:rFonts w:ascii="Calibri" w:hAnsi="Calibri"/>
                <w:sz w:val="18"/>
                <w:szCs w:val="18"/>
              </w:rPr>
              <w:t xml:space="preserve">&lt;&lt; calculated field: if </w:t>
            </w:r>
            <w:r w:rsidR="00A76DC6">
              <w:rPr>
                <w:rFonts w:ascii="Calibri" w:hAnsi="Calibri"/>
                <w:sz w:val="18"/>
                <w:szCs w:val="18"/>
              </w:rPr>
              <w:t>G</w:t>
            </w:r>
            <w:r w:rsidRPr="00BA20A3">
              <w:rPr>
                <w:rFonts w:ascii="Calibri" w:hAnsi="Calibri"/>
                <w:sz w:val="18"/>
                <w:szCs w:val="18"/>
              </w:rPr>
              <w:t xml:space="preserve">02 </w:t>
            </w:r>
            <w:r>
              <w:rPr>
                <w:rFonts w:ascii="Calibri" w:hAnsi="Calibri" w:cs="Calibri"/>
                <w:sz w:val="18"/>
                <w:szCs w:val="18"/>
              </w:rPr>
              <w:t>≥</w:t>
            </w:r>
            <w:r w:rsidRPr="00BA20A3">
              <w:rPr>
                <w:rFonts w:ascii="Calibri" w:hAnsi="Calibri"/>
                <w:sz w:val="18"/>
                <w:szCs w:val="18"/>
              </w:rPr>
              <w:t xml:space="preserve"> </w:t>
            </w:r>
            <w:r w:rsidR="00A76DC6">
              <w:rPr>
                <w:rFonts w:ascii="Calibri" w:hAnsi="Calibri"/>
                <w:sz w:val="18"/>
                <w:szCs w:val="18"/>
              </w:rPr>
              <w:t>G</w:t>
            </w:r>
            <w:r w:rsidRPr="00BA20A3">
              <w:rPr>
                <w:rFonts w:ascii="Calibri" w:hAnsi="Calibri"/>
                <w:sz w:val="18"/>
                <w:szCs w:val="18"/>
              </w:rPr>
              <w:t>01 show</w:t>
            </w:r>
            <w:r w:rsidRPr="00326D79">
              <w:rPr>
                <w:rFonts w:ascii="Calibri" w:hAnsi="Calibri"/>
                <w:sz w:val="8"/>
                <w:szCs w:val="8"/>
              </w:rPr>
              <w:t xml:space="preserve"> </w:t>
            </w:r>
            <w:r w:rsidRPr="00E15104">
              <w:rPr>
                <w:rFonts w:ascii="Calibri" w:hAnsi="Calibri"/>
                <w:sz w:val="18"/>
                <w:szCs w:val="18"/>
              </w:rPr>
              <w:t>text</w:t>
            </w:r>
            <w:r>
              <w:rPr>
                <w:rFonts w:ascii="Calibri" w:hAnsi="Calibri"/>
                <w:sz w:val="18"/>
                <w:szCs w:val="18"/>
              </w:rPr>
              <w:t xml:space="preserve"> </w:t>
            </w:r>
            <w:r w:rsidRPr="00E15104">
              <w:rPr>
                <w:rFonts w:ascii="Calibri" w:hAnsi="Calibri"/>
                <w:sz w:val="18"/>
                <w:szCs w:val="18"/>
              </w:rPr>
              <w:t xml:space="preserve">“System Passes </w:t>
            </w:r>
            <w:r w:rsidR="00A76DC6">
              <w:rPr>
                <w:rFonts w:ascii="Calibri" w:hAnsi="Calibri"/>
                <w:sz w:val="18"/>
                <w:szCs w:val="18"/>
              </w:rPr>
              <w:t>HSPF</w:t>
            </w:r>
            <w:ins w:id="292" w:author="Markstrum, Alexis@Energy" w:date="2021-10-28T10:09:00Z">
              <w:r w:rsidR="00EA6F4A">
                <w:rPr>
                  <w:rFonts w:ascii="Calibri" w:hAnsi="Calibri"/>
                  <w:sz w:val="18"/>
                  <w:szCs w:val="18"/>
                </w:rPr>
                <w:t>/HSPF2</w:t>
              </w:r>
            </w:ins>
            <w:r w:rsidRPr="00E15104">
              <w:rPr>
                <w:rFonts w:ascii="Calibri" w:hAnsi="Calibri"/>
                <w:sz w:val="18"/>
                <w:szCs w:val="18"/>
              </w:rPr>
              <w:t xml:space="preserve"> Verification”; else, “System Fails” do not proceed&gt;&gt;</w:t>
            </w:r>
          </w:p>
        </w:tc>
      </w:tr>
      <w:tr w:rsidR="00FC0396" w:rsidRPr="00637BB7" w14:paraId="309DA1B9" w14:textId="77777777" w:rsidTr="00FC0396">
        <w:trPr>
          <w:trHeight w:val="144"/>
        </w:trPr>
        <w:tc>
          <w:tcPr>
            <w:tcW w:w="10795" w:type="dxa"/>
            <w:gridSpan w:val="3"/>
            <w:vAlign w:val="center"/>
          </w:tcPr>
          <w:p w14:paraId="44EC1991" w14:textId="15F35C6D" w:rsidR="00FC0396" w:rsidRPr="00326D79" w:rsidRDefault="00FC0396" w:rsidP="00E65B5A">
            <w:pPr>
              <w:rPr>
                <w:rFonts w:ascii="Calibri" w:hAnsi="Calibri"/>
                <w:sz w:val="18"/>
                <w:szCs w:val="18"/>
              </w:rPr>
            </w:pPr>
            <w:r w:rsidRPr="00326D79">
              <w:rPr>
                <w:rFonts w:ascii="Calibri" w:hAnsi="Calibri"/>
                <w:sz w:val="18"/>
                <w:szCs w:val="18"/>
              </w:rPr>
              <w:t xml:space="preserve">Signature by responsible person on this compliance document certifies that the installed </w:t>
            </w:r>
            <w:r w:rsidR="00E65B5A">
              <w:rPr>
                <w:rFonts w:ascii="Calibri" w:hAnsi="Calibri"/>
                <w:sz w:val="18"/>
                <w:szCs w:val="18"/>
              </w:rPr>
              <w:t>heat pump</w:t>
            </w:r>
            <w:r w:rsidRPr="00326D79">
              <w:rPr>
                <w:rFonts w:ascii="Calibri" w:hAnsi="Calibri"/>
                <w:sz w:val="18"/>
                <w:szCs w:val="18"/>
              </w:rPr>
              <w:t xml:space="preserve"> equipment meets or exceeds the required value listed on the CF1R.</w:t>
            </w:r>
          </w:p>
        </w:tc>
      </w:tr>
    </w:tbl>
    <w:p w14:paraId="543FC30B" w14:textId="77777777" w:rsidR="00FC0396" w:rsidRDefault="00FC0396">
      <w:pPr>
        <w:rPr>
          <w:rFonts w:asciiTheme="minorHAnsi" w:hAnsiTheme="minorHAnsi" w:cs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10327"/>
      </w:tblGrid>
      <w:tr w:rsidR="005910C2" w:rsidRPr="00637BB7" w14:paraId="7DC3DBE0" w14:textId="77777777" w:rsidTr="00326D79">
        <w:trPr>
          <w:trHeight w:val="144"/>
        </w:trPr>
        <w:tc>
          <w:tcPr>
            <w:tcW w:w="10795" w:type="dxa"/>
            <w:gridSpan w:val="2"/>
            <w:tcBorders>
              <w:top w:val="single" w:sz="4" w:space="0" w:color="auto"/>
              <w:bottom w:val="single" w:sz="4" w:space="0" w:color="000000"/>
            </w:tcBorders>
            <w:vAlign w:val="center"/>
          </w:tcPr>
          <w:p w14:paraId="3F7B73B0" w14:textId="250F6740" w:rsidR="000F6214" w:rsidRDefault="00E77755" w:rsidP="003B4240">
            <w:pPr>
              <w:keepNext/>
              <w:rPr>
                <w:rFonts w:ascii="Calibri" w:hAnsi="Calibri"/>
                <w:b/>
                <w:sz w:val="18"/>
                <w:szCs w:val="18"/>
              </w:rPr>
            </w:pPr>
            <w:r>
              <w:rPr>
                <w:rFonts w:ascii="Calibri" w:hAnsi="Calibri"/>
                <w:b/>
                <w:szCs w:val="18"/>
              </w:rPr>
              <w:t>H</w:t>
            </w:r>
            <w:r w:rsidR="005910C2" w:rsidRPr="000053B5">
              <w:rPr>
                <w:rFonts w:ascii="Calibri" w:hAnsi="Calibri"/>
                <w:b/>
                <w:szCs w:val="18"/>
              </w:rPr>
              <w:t xml:space="preserve">. Verified </w:t>
            </w:r>
            <w:r w:rsidR="00E66421">
              <w:rPr>
                <w:rFonts w:ascii="Calibri" w:hAnsi="Calibri"/>
                <w:b/>
                <w:szCs w:val="18"/>
              </w:rPr>
              <w:t>Space Conditioning</w:t>
            </w:r>
            <w:r w:rsidR="005910C2" w:rsidRPr="000053B5">
              <w:rPr>
                <w:rFonts w:ascii="Calibri" w:hAnsi="Calibri"/>
                <w:b/>
                <w:szCs w:val="18"/>
              </w:rPr>
              <w:t xml:space="preserve"> System Air Handler</w:t>
            </w:r>
            <w:r w:rsidR="00F00381">
              <w:rPr>
                <w:rFonts w:ascii="Calibri" w:hAnsi="Calibri"/>
                <w:b/>
                <w:szCs w:val="18"/>
              </w:rPr>
              <w:t xml:space="preserve">, </w:t>
            </w:r>
            <w:r w:rsidR="005910C2" w:rsidRPr="000053B5">
              <w:rPr>
                <w:rFonts w:ascii="Calibri" w:hAnsi="Calibri"/>
                <w:b/>
                <w:szCs w:val="18"/>
              </w:rPr>
              <w:t>Furnace</w:t>
            </w:r>
            <w:r w:rsidR="00F00381">
              <w:rPr>
                <w:rFonts w:ascii="Calibri" w:hAnsi="Calibri"/>
                <w:b/>
                <w:szCs w:val="18"/>
              </w:rPr>
              <w:t xml:space="preserve"> or Fan Coil</w:t>
            </w:r>
          </w:p>
          <w:p w14:paraId="7DC3DBDF" w14:textId="689CBCE9" w:rsidR="00F80E7D" w:rsidRPr="00E01779" w:rsidDel="004E3E8B" w:rsidRDefault="00F80E7D" w:rsidP="00E77755">
            <w:pPr>
              <w:keepNext/>
              <w:rPr>
                <w:rFonts w:ascii="Calibri" w:hAnsi="Calibri"/>
                <w:b/>
                <w:sz w:val="18"/>
                <w:szCs w:val="18"/>
              </w:rPr>
            </w:pPr>
            <w:r w:rsidRPr="00E15104">
              <w:rPr>
                <w:rFonts w:ascii="Calibri" w:hAnsi="Calibri"/>
                <w:sz w:val="18"/>
                <w:szCs w:val="18"/>
              </w:rPr>
              <w:t>&lt;&lt;if A</w:t>
            </w:r>
            <w:del w:id="293" w:author="Shewmaker, Michael@Energy" w:date="2022-01-18T14:32:00Z">
              <w:r w:rsidRPr="00E15104" w:rsidDel="00200DE6">
                <w:rPr>
                  <w:rFonts w:ascii="Calibri" w:hAnsi="Calibri"/>
                  <w:sz w:val="18"/>
                  <w:szCs w:val="18"/>
                </w:rPr>
                <w:delText>0</w:delText>
              </w:r>
              <w:r w:rsidR="00877610" w:rsidDel="00200DE6">
                <w:rPr>
                  <w:rFonts w:ascii="Calibri" w:hAnsi="Calibri"/>
                  <w:sz w:val="18"/>
                  <w:szCs w:val="18"/>
                </w:rPr>
                <w:delText>9</w:delText>
              </w:r>
            </w:del>
            <w:ins w:id="294" w:author="Shewmaker, Michael@Energy" w:date="2022-01-18T14:32:00Z">
              <w:r w:rsidR="00200DE6">
                <w:rPr>
                  <w:rFonts w:ascii="Calibri" w:hAnsi="Calibri"/>
                  <w:sz w:val="18"/>
                  <w:szCs w:val="18"/>
                </w:rPr>
                <w:t>10</w:t>
              </w:r>
            </w:ins>
            <w:r w:rsidRPr="00E15104">
              <w:rPr>
                <w:rFonts w:ascii="Calibri" w:hAnsi="Calibri"/>
                <w:sz w:val="18"/>
                <w:szCs w:val="18"/>
              </w:rPr>
              <w:t xml:space="preserve"> equal to "No" then display the "section does not apply" message; else display Table </w:t>
            </w:r>
            <w:r w:rsidR="00E77755">
              <w:rPr>
                <w:rFonts w:ascii="Calibri" w:hAnsi="Calibri"/>
                <w:sz w:val="18"/>
                <w:szCs w:val="18"/>
              </w:rPr>
              <w:t>H</w:t>
            </w:r>
            <w:r w:rsidRPr="00E15104">
              <w:rPr>
                <w:rFonts w:ascii="Calibri" w:hAnsi="Calibri"/>
                <w:bCs/>
                <w:sz w:val="18"/>
                <w:szCs w:val="18"/>
              </w:rPr>
              <w:t>&gt;&gt;</w:t>
            </w:r>
          </w:p>
        </w:tc>
      </w:tr>
      <w:tr w:rsidR="005910C2" w:rsidRPr="00637BB7" w14:paraId="7DC3DBE3" w14:textId="77777777" w:rsidTr="00D97E14">
        <w:trPr>
          <w:trHeight w:val="144"/>
        </w:trPr>
        <w:tc>
          <w:tcPr>
            <w:tcW w:w="468" w:type="dxa"/>
            <w:vAlign w:val="center"/>
          </w:tcPr>
          <w:p w14:paraId="7DC3DBE1" w14:textId="77777777" w:rsidR="005910C2" w:rsidRPr="00E01779" w:rsidRDefault="005910C2" w:rsidP="00F0444A">
            <w:pPr>
              <w:pStyle w:val="Header"/>
              <w:tabs>
                <w:tab w:val="clear" w:pos="4320"/>
                <w:tab w:val="clear" w:pos="8640"/>
              </w:tabs>
              <w:jc w:val="center"/>
              <w:rPr>
                <w:rFonts w:ascii="Calibri" w:hAnsi="Calibri"/>
                <w:sz w:val="18"/>
                <w:szCs w:val="18"/>
              </w:rPr>
            </w:pPr>
            <w:r>
              <w:rPr>
                <w:rFonts w:ascii="Calibri" w:hAnsi="Calibri"/>
                <w:sz w:val="18"/>
                <w:szCs w:val="18"/>
              </w:rPr>
              <w:t>01</w:t>
            </w:r>
          </w:p>
        </w:tc>
        <w:tc>
          <w:tcPr>
            <w:tcW w:w="10327" w:type="dxa"/>
            <w:vAlign w:val="center"/>
          </w:tcPr>
          <w:p w14:paraId="7DC3DBE2" w14:textId="3102CE78" w:rsidR="005910C2" w:rsidRPr="00E01779" w:rsidRDefault="005910C2" w:rsidP="00155FC2">
            <w:pPr>
              <w:rPr>
                <w:rFonts w:ascii="Calibri" w:hAnsi="Calibri"/>
                <w:sz w:val="18"/>
                <w:szCs w:val="18"/>
              </w:rPr>
            </w:pPr>
            <w:r>
              <w:rPr>
                <w:rFonts w:ascii="Calibri" w:hAnsi="Calibri"/>
                <w:sz w:val="18"/>
                <w:szCs w:val="18"/>
              </w:rPr>
              <w:t>If a specific air handler</w:t>
            </w:r>
            <w:r w:rsidR="00F853B6">
              <w:rPr>
                <w:rFonts w:ascii="Calibri" w:hAnsi="Calibri"/>
                <w:sz w:val="18"/>
                <w:szCs w:val="18"/>
              </w:rPr>
              <w:t>,</w:t>
            </w:r>
            <w:r>
              <w:rPr>
                <w:rFonts w:ascii="Calibri" w:hAnsi="Calibri"/>
                <w:sz w:val="18"/>
                <w:szCs w:val="18"/>
              </w:rPr>
              <w:t xml:space="preserve"> furnace</w:t>
            </w:r>
            <w:r w:rsidR="00AE5EAC">
              <w:rPr>
                <w:rFonts w:ascii="Calibri" w:hAnsi="Calibri"/>
                <w:sz w:val="18"/>
                <w:szCs w:val="18"/>
              </w:rPr>
              <w:t xml:space="preserve"> or fan coil</w:t>
            </w:r>
            <w:r>
              <w:rPr>
                <w:rFonts w:ascii="Calibri" w:hAnsi="Calibri"/>
                <w:sz w:val="18"/>
                <w:szCs w:val="18"/>
              </w:rPr>
              <w:t xml:space="preserve"> is required by the </w:t>
            </w:r>
            <w:r w:rsidR="001A43D6">
              <w:rPr>
                <w:rFonts w:ascii="Calibri" w:hAnsi="Calibri"/>
                <w:sz w:val="18"/>
                <w:szCs w:val="18"/>
              </w:rPr>
              <w:t>directory used to certify product performance</w:t>
            </w:r>
            <w:r>
              <w:rPr>
                <w:rFonts w:ascii="Calibri" w:hAnsi="Calibri"/>
                <w:sz w:val="18"/>
                <w:szCs w:val="18"/>
              </w:rPr>
              <w:t xml:space="preserve">, the responsible </w:t>
            </w:r>
            <w:r w:rsidR="00BA2D1E">
              <w:rPr>
                <w:rFonts w:ascii="Calibri" w:hAnsi="Calibri"/>
                <w:sz w:val="18"/>
                <w:szCs w:val="18"/>
              </w:rPr>
              <w:t xml:space="preserve">person </w:t>
            </w:r>
            <w:r>
              <w:rPr>
                <w:rFonts w:ascii="Calibri" w:hAnsi="Calibri"/>
                <w:sz w:val="18"/>
                <w:szCs w:val="18"/>
              </w:rPr>
              <w:t xml:space="preserve">certifies by signing </w:t>
            </w:r>
            <w:r w:rsidR="00D0737D">
              <w:rPr>
                <w:rFonts w:ascii="Calibri" w:hAnsi="Calibri"/>
                <w:sz w:val="18"/>
                <w:szCs w:val="18"/>
              </w:rPr>
              <w:t xml:space="preserve">this compliance document </w:t>
            </w:r>
            <w:r>
              <w:rPr>
                <w:rFonts w:ascii="Calibri" w:hAnsi="Calibri"/>
                <w:sz w:val="18"/>
                <w:szCs w:val="18"/>
              </w:rPr>
              <w:t xml:space="preserve">that the installed air handler/furnace matches the equipment </w:t>
            </w:r>
            <w:r w:rsidR="00155FC2">
              <w:rPr>
                <w:rFonts w:ascii="Calibri" w:hAnsi="Calibri"/>
                <w:sz w:val="18"/>
                <w:szCs w:val="18"/>
              </w:rPr>
              <w:t xml:space="preserve">specified by the </w:t>
            </w:r>
            <w:r w:rsidR="00155FC2" w:rsidRPr="00155FC2">
              <w:rPr>
                <w:rFonts w:ascii="Calibri" w:hAnsi="Calibri"/>
                <w:sz w:val="18"/>
                <w:szCs w:val="18"/>
              </w:rPr>
              <w:t>Directory of Certified Product Performance</w:t>
            </w:r>
            <w:r>
              <w:rPr>
                <w:rFonts w:ascii="Calibri" w:hAnsi="Calibri"/>
                <w:sz w:val="18"/>
                <w:szCs w:val="18"/>
              </w:rPr>
              <w:t>.</w:t>
            </w:r>
          </w:p>
        </w:tc>
      </w:tr>
    </w:tbl>
    <w:p w14:paraId="13C29419" w14:textId="36DEE9DC" w:rsidR="00B560CD" w:rsidRDefault="00B560CD">
      <w:pPr>
        <w:rPr>
          <w:rFonts w:ascii="Calibri" w:hAnsi="Calibri"/>
          <w:b/>
          <w:bCs/>
          <w:szCs w:val="18"/>
        </w:rPr>
      </w:pPr>
    </w:p>
    <w:tbl>
      <w:tblPr>
        <w:tblW w:w="10795" w:type="dxa"/>
        <w:tblBorders>
          <w:top w:val="single" w:sz="4" w:space="0" w:color="auto"/>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327"/>
      </w:tblGrid>
      <w:tr w:rsidR="005910C2" w:rsidRPr="00637BB7" w14:paraId="7DC3DBE8" w14:textId="77777777" w:rsidTr="00326D79">
        <w:trPr>
          <w:trHeight w:val="144"/>
        </w:trPr>
        <w:tc>
          <w:tcPr>
            <w:tcW w:w="10795" w:type="dxa"/>
            <w:gridSpan w:val="2"/>
            <w:vAlign w:val="center"/>
          </w:tcPr>
          <w:p w14:paraId="5090514A" w14:textId="4F2E8F42" w:rsidR="005910C2" w:rsidRDefault="00E77755" w:rsidP="003B4240">
            <w:pPr>
              <w:keepNext/>
              <w:rPr>
                <w:rFonts w:ascii="Calibri" w:hAnsi="Calibri"/>
                <w:b/>
                <w:sz w:val="18"/>
                <w:szCs w:val="18"/>
              </w:rPr>
            </w:pPr>
            <w:r>
              <w:rPr>
                <w:rFonts w:ascii="Calibri" w:hAnsi="Calibri"/>
                <w:b/>
                <w:szCs w:val="18"/>
              </w:rPr>
              <w:t>I</w:t>
            </w:r>
            <w:r w:rsidR="005910C2" w:rsidRPr="00F80E7D">
              <w:rPr>
                <w:rFonts w:ascii="Calibri" w:hAnsi="Calibri"/>
                <w:b/>
                <w:szCs w:val="18"/>
              </w:rPr>
              <w:t xml:space="preserve">. Verified </w:t>
            </w:r>
            <w:r w:rsidR="00E66421">
              <w:rPr>
                <w:rFonts w:ascii="Calibri" w:hAnsi="Calibri"/>
                <w:b/>
                <w:szCs w:val="18"/>
              </w:rPr>
              <w:t>Space Conditioning</w:t>
            </w:r>
            <w:r w:rsidR="005910C2" w:rsidRPr="00F80E7D">
              <w:rPr>
                <w:rFonts w:ascii="Calibri" w:hAnsi="Calibri"/>
                <w:b/>
                <w:szCs w:val="18"/>
              </w:rPr>
              <w:t xml:space="preserve"> System Time Delay Relay</w:t>
            </w:r>
          </w:p>
          <w:p w14:paraId="7DC3DBE7" w14:textId="5A166218" w:rsidR="00F80E7D" w:rsidRPr="00E01779" w:rsidDel="004E3E8B" w:rsidRDefault="00F80E7D" w:rsidP="00680F4D">
            <w:pPr>
              <w:keepNext/>
              <w:rPr>
                <w:rFonts w:ascii="Calibri" w:hAnsi="Calibri"/>
                <w:b/>
                <w:sz w:val="18"/>
                <w:szCs w:val="18"/>
              </w:rPr>
            </w:pPr>
            <w:r w:rsidRPr="00E15104">
              <w:rPr>
                <w:rFonts w:ascii="Calibri" w:hAnsi="Calibri"/>
                <w:sz w:val="18"/>
                <w:szCs w:val="18"/>
              </w:rPr>
              <w:t>&lt;&lt;if A</w:t>
            </w:r>
            <w:r w:rsidR="00877610">
              <w:rPr>
                <w:rFonts w:ascii="Calibri" w:hAnsi="Calibri"/>
                <w:sz w:val="18"/>
                <w:szCs w:val="18"/>
              </w:rPr>
              <w:t>1</w:t>
            </w:r>
            <w:del w:id="295" w:author="Shewmaker, Michael@Energy" w:date="2022-01-18T14:32:00Z">
              <w:r w:rsidR="00877610" w:rsidDel="00200DE6">
                <w:rPr>
                  <w:rFonts w:ascii="Calibri" w:hAnsi="Calibri"/>
                  <w:sz w:val="18"/>
                  <w:szCs w:val="18"/>
                </w:rPr>
                <w:delText>0</w:delText>
              </w:r>
            </w:del>
            <w:ins w:id="296" w:author="Shewmaker, Michael@Energy" w:date="2022-01-18T14:32:00Z">
              <w:r w:rsidR="00200DE6">
                <w:rPr>
                  <w:rFonts w:ascii="Calibri" w:hAnsi="Calibri"/>
                  <w:sz w:val="18"/>
                  <w:szCs w:val="18"/>
                </w:rPr>
                <w:t>1</w:t>
              </w:r>
            </w:ins>
            <w:r w:rsidRPr="00E15104">
              <w:rPr>
                <w:rFonts w:ascii="Calibri" w:hAnsi="Calibri"/>
                <w:sz w:val="18"/>
                <w:szCs w:val="18"/>
              </w:rPr>
              <w:t xml:space="preserve"> equal to "No" then display the "section does not apply" message; else display Table </w:t>
            </w:r>
            <w:r w:rsidR="00E77755">
              <w:rPr>
                <w:rFonts w:ascii="Calibri" w:hAnsi="Calibri"/>
                <w:sz w:val="18"/>
                <w:szCs w:val="18"/>
              </w:rPr>
              <w:t>I</w:t>
            </w:r>
            <w:r w:rsidRPr="00E15104">
              <w:rPr>
                <w:rFonts w:ascii="Calibri" w:hAnsi="Calibri"/>
                <w:bCs/>
                <w:sz w:val="18"/>
                <w:szCs w:val="18"/>
              </w:rPr>
              <w:t>&gt;&gt;</w:t>
            </w:r>
          </w:p>
        </w:tc>
      </w:tr>
      <w:tr w:rsidR="005910C2" w:rsidRPr="00637BB7" w14:paraId="7DC3DBEB" w14:textId="77777777" w:rsidTr="00326D79">
        <w:trPr>
          <w:trHeight w:val="144"/>
        </w:trPr>
        <w:tc>
          <w:tcPr>
            <w:tcW w:w="468" w:type="dxa"/>
            <w:vAlign w:val="center"/>
          </w:tcPr>
          <w:p w14:paraId="7DC3DBE9" w14:textId="77777777" w:rsidR="005910C2" w:rsidRPr="00E01779" w:rsidRDefault="005910C2" w:rsidP="00F0444A">
            <w:pPr>
              <w:pStyle w:val="Header"/>
              <w:tabs>
                <w:tab w:val="clear" w:pos="4320"/>
                <w:tab w:val="clear" w:pos="8640"/>
              </w:tabs>
              <w:jc w:val="center"/>
              <w:rPr>
                <w:rFonts w:ascii="Calibri" w:hAnsi="Calibri"/>
                <w:sz w:val="18"/>
                <w:szCs w:val="18"/>
              </w:rPr>
            </w:pPr>
            <w:r w:rsidRPr="00E01779">
              <w:rPr>
                <w:rFonts w:ascii="Calibri" w:hAnsi="Calibri"/>
                <w:sz w:val="18"/>
                <w:szCs w:val="18"/>
              </w:rPr>
              <w:t>01</w:t>
            </w:r>
          </w:p>
        </w:tc>
        <w:tc>
          <w:tcPr>
            <w:tcW w:w="10327" w:type="dxa"/>
            <w:vAlign w:val="center"/>
          </w:tcPr>
          <w:p w14:paraId="7DC3DBEA" w14:textId="204A1228" w:rsidR="005910C2" w:rsidRPr="00E01779" w:rsidRDefault="005910C2" w:rsidP="00BA2D1E">
            <w:pPr>
              <w:rPr>
                <w:rFonts w:ascii="Calibri" w:hAnsi="Calibri"/>
                <w:sz w:val="18"/>
                <w:szCs w:val="18"/>
              </w:rPr>
            </w:pPr>
            <w:r>
              <w:rPr>
                <w:rFonts w:ascii="Calibri" w:hAnsi="Calibri"/>
                <w:sz w:val="18"/>
                <w:szCs w:val="18"/>
              </w:rPr>
              <w:t xml:space="preserve">If a Time Delay Relay is </w:t>
            </w:r>
            <w:r w:rsidR="00155FC2">
              <w:rPr>
                <w:rFonts w:ascii="Calibri" w:hAnsi="Calibri"/>
                <w:sz w:val="18"/>
                <w:szCs w:val="18"/>
              </w:rPr>
              <w:t xml:space="preserve">specified by the </w:t>
            </w:r>
            <w:r w:rsidR="00155FC2" w:rsidRPr="00155FC2">
              <w:rPr>
                <w:rFonts w:ascii="Calibri" w:hAnsi="Calibri"/>
                <w:sz w:val="18"/>
                <w:szCs w:val="18"/>
              </w:rPr>
              <w:t>Directory of Certified Product Performance</w:t>
            </w:r>
            <w:r>
              <w:rPr>
                <w:rFonts w:ascii="Calibri" w:hAnsi="Calibri"/>
                <w:sz w:val="18"/>
                <w:szCs w:val="18"/>
              </w:rPr>
              <w:t xml:space="preserve">, the responsible </w:t>
            </w:r>
            <w:r w:rsidR="00BA2D1E">
              <w:rPr>
                <w:rFonts w:ascii="Calibri" w:hAnsi="Calibri"/>
                <w:sz w:val="18"/>
                <w:szCs w:val="18"/>
              </w:rPr>
              <w:t xml:space="preserve">person </w:t>
            </w:r>
            <w:r>
              <w:rPr>
                <w:rFonts w:ascii="Calibri" w:hAnsi="Calibri"/>
                <w:sz w:val="18"/>
                <w:szCs w:val="18"/>
              </w:rPr>
              <w:t xml:space="preserve">certifies by signing </w:t>
            </w:r>
            <w:r w:rsidR="00BA2D1E">
              <w:rPr>
                <w:rFonts w:ascii="Calibri" w:hAnsi="Calibri"/>
                <w:sz w:val="18"/>
                <w:szCs w:val="18"/>
              </w:rPr>
              <w:t xml:space="preserve">this compliance document </w:t>
            </w:r>
            <w:r>
              <w:rPr>
                <w:rFonts w:ascii="Calibri" w:hAnsi="Calibri"/>
                <w:sz w:val="18"/>
                <w:szCs w:val="18"/>
              </w:rPr>
              <w:t>that the Time Delay Relay is installed and has been tested to operate correctly according to the protocols of RA3.4.3.</w:t>
            </w:r>
          </w:p>
        </w:tc>
      </w:tr>
    </w:tbl>
    <w:p w14:paraId="7DC3DBEC" w14:textId="77777777" w:rsidR="005910C2" w:rsidRPr="00B560CD" w:rsidRDefault="005910C2">
      <w:pPr>
        <w:rPr>
          <w:rFonts w:asciiTheme="minorHAnsi" w:hAnsiTheme="minorHAnsi" w:cs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6"/>
        <w:gridCol w:w="10328"/>
      </w:tblGrid>
      <w:tr w:rsidR="005910C2" w:rsidRPr="00637BB7" w14:paraId="7DC3DBF0" w14:textId="77777777" w:rsidTr="00326D79">
        <w:trPr>
          <w:trHeight w:val="144"/>
        </w:trPr>
        <w:tc>
          <w:tcPr>
            <w:tcW w:w="10795" w:type="dxa"/>
            <w:gridSpan w:val="2"/>
            <w:tcBorders>
              <w:top w:val="single" w:sz="4" w:space="0" w:color="auto"/>
              <w:bottom w:val="single" w:sz="4" w:space="0" w:color="000000"/>
            </w:tcBorders>
            <w:vAlign w:val="center"/>
          </w:tcPr>
          <w:p w14:paraId="2705A928" w14:textId="54A73EC7" w:rsidR="005910C2" w:rsidRDefault="00E77755" w:rsidP="003B4240">
            <w:pPr>
              <w:keepNext/>
              <w:rPr>
                <w:rFonts w:ascii="Calibri" w:hAnsi="Calibri"/>
                <w:b/>
                <w:sz w:val="18"/>
                <w:szCs w:val="18"/>
              </w:rPr>
            </w:pPr>
            <w:r>
              <w:rPr>
                <w:rFonts w:ascii="Calibri" w:hAnsi="Calibri"/>
                <w:b/>
                <w:szCs w:val="18"/>
              </w:rPr>
              <w:t>J</w:t>
            </w:r>
            <w:r w:rsidR="005910C2" w:rsidRPr="00F80E7D">
              <w:rPr>
                <w:rFonts w:ascii="Calibri" w:hAnsi="Calibri"/>
                <w:b/>
                <w:szCs w:val="18"/>
              </w:rPr>
              <w:t xml:space="preserve">. Verified </w:t>
            </w:r>
            <w:r w:rsidR="00E66421">
              <w:rPr>
                <w:rFonts w:ascii="Calibri" w:hAnsi="Calibri"/>
                <w:b/>
                <w:szCs w:val="18"/>
              </w:rPr>
              <w:t>Space Conditioning</w:t>
            </w:r>
            <w:r w:rsidR="005910C2" w:rsidRPr="00F80E7D">
              <w:rPr>
                <w:rFonts w:ascii="Calibri" w:hAnsi="Calibri"/>
                <w:b/>
                <w:szCs w:val="18"/>
              </w:rPr>
              <w:t xml:space="preserve"> System TXV</w:t>
            </w:r>
          </w:p>
          <w:p w14:paraId="7DC3DBEF" w14:textId="31E62B79" w:rsidR="00F80E7D" w:rsidRPr="00E94A27" w:rsidDel="004E3E8B" w:rsidRDefault="00F80E7D" w:rsidP="00680F4D">
            <w:pPr>
              <w:keepNext/>
              <w:rPr>
                <w:rFonts w:ascii="Calibri" w:hAnsi="Calibri"/>
                <w:b/>
                <w:sz w:val="18"/>
                <w:szCs w:val="18"/>
              </w:rPr>
            </w:pPr>
            <w:r w:rsidRPr="009C273F">
              <w:rPr>
                <w:rFonts w:ascii="Calibri" w:hAnsi="Calibri"/>
                <w:sz w:val="18"/>
                <w:szCs w:val="18"/>
              </w:rPr>
              <w:t>&lt;&lt;if A</w:t>
            </w:r>
            <w:r w:rsidR="000916C4">
              <w:rPr>
                <w:rFonts w:ascii="Calibri" w:hAnsi="Calibri"/>
                <w:sz w:val="18"/>
                <w:szCs w:val="18"/>
              </w:rPr>
              <w:t>1</w:t>
            </w:r>
            <w:del w:id="297" w:author="Shewmaker, Michael@Energy" w:date="2022-01-18T14:32:00Z">
              <w:r w:rsidR="00877610" w:rsidDel="00200DE6">
                <w:rPr>
                  <w:rFonts w:ascii="Calibri" w:hAnsi="Calibri"/>
                  <w:sz w:val="18"/>
                  <w:szCs w:val="18"/>
                </w:rPr>
                <w:delText>1</w:delText>
              </w:r>
            </w:del>
            <w:ins w:id="298" w:author="Shewmaker, Michael@Energy" w:date="2022-01-18T14:32:00Z">
              <w:r w:rsidR="00200DE6">
                <w:rPr>
                  <w:rFonts w:ascii="Calibri" w:hAnsi="Calibri"/>
                  <w:sz w:val="18"/>
                  <w:szCs w:val="18"/>
                </w:rPr>
                <w:t>2</w:t>
              </w:r>
            </w:ins>
            <w:r w:rsidRPr="009C273F">
              <w:rPr>
                <w:rFonts w:ascii="Calibri" w:hAnsi="Calibri"/>
                <w:sz w:val="18"/>
                <w:szCs w:val="18"/>
              </w:rPr>
              <w:t xml:space="preserve"> equal to "No" then display the "section does not apply" message; else display Table </w:t>
            </w:r>
            <w:r w:rsidR="00E77755">
              <w:rPr>
                <w:rFonts w:ascii="Calibri" w:hAnsi="Calibri"/>
                <w:sz w:val="18"/>
                <w:szCs w:val="18"/>
              </w:rPr>
              <w:t>J</w:t>
            </w:r>
            <w:r w:rsidRPr="009C273F">
              <w:rPr>
                <w:rFonts w:ascii="Calibri" w:hAnsi="Calibri"/>
                <w:bCs/>
                <w:sz w:val="18"/>
                <w:szCs w:val="18"/>
              </w:rPr>
              <w:t>&gt;&gt;</w:t>
            </w:r>
          </w:p>
        </w:tc>
      </w:tr>
      <w:tr w:rsidR="005910C2" w:rsidRPr="00637BB7" w14:paraId="7DC3DBF3" w14:textId="77777777" w:rsidTr="00D97E14">
        <w:trPr>
          <w:trHeight w:val="144"/>
        </w:trPr>
        <w:tc>
          <w:tcPr>
            <w:tcW w:w="466" w:type="dxa"/>
            <w:vAlign w:val="center"/>
          </w:tcPr>
          <w:p w14:paraId="7DC3DBF1" w14:textId="77777777" w:rsidR="005910C2" w:rsidRPr="00237478" w:rsidRDefault="005910C2" w:rsidP="00F0444A">
            <w:pPr>
              <w:pStyle w:val="Header"/>
              <w:tabs>
                <w:tab w:val="clear" w:pos="4320"/>
                <w:tab w:val="clear" w:pos="8640"/>
              </w:tabs>
              <w:jc w:val="center"/>
              <w:rPr>
                <w:rFonts w:ascii="Calibri" w:hAnsi="Calibri"/>
                <w:sz w:val="18"/>
                <w:szCs w:val="18"/>
              </w:rPr>
            </w:pPr>
            <w:r w:rsidRPr="00237478">
              <w:rPr>
                <w:rFonts w:ascii="Calibri" w:hAnsi="Calibri"/>
                <w:sz w:val="18"/>
                <w:szCs w:val="18"/>
              </w:rPr>
              <w:t>01</w:t>
            </w:r>
          </w:p>
        </w:tc>
        <w:tc>
          <w:tcPr>
            <w:tcW w:w="10329" w:type="dxa"/>
            <w:vAlign w:val="center"/>
          </w:tcPr>
          <w:p w14:paraId="7DC3DBF2" w14:textId="4E63A665" w:rsidR="005910C2" w:rsidRPr="00237478" w:rsidRDefault="005910C2" w:rsidP="00155FC2">
            <w:pPr>
              <w:rPr>
                <w:rFonts w:ascii="Calibri" w:hAnsi="Calibri"/>
                <w:sz w:val="18"/>
                <w:szCs w:val="18"/>
              </w:rPr>
            </w:pPr>
            <w:r w:rsidRPr="00237478">
              <w:rPr>
                <w:rFonts w:ascii="Calibri" w:hAnsi="Calibri"/>
                <w:sz w:val="18"/>
                <w:szCs w:val="18"/>
              </w:rPr>
              <w:t xml:space="preserve">If a TXV is </w:t>
            </w:r>
            <w:r w:rsidR="00155FC2" w:rsidRPr="00155FC2">
              <w:rPr>
                <w:rFonts w:ascii="Calibri" w:hAnsi="Calibri"/>
                <w:sz w:val="18"/>
                <w:szCs w:val="18"/>
              </w:rPr>
              <w:t>specified by the Directory of Certified Product Performance</w:t>
            </w:r>
            <w:r w:rsidRPr="00237478">
              <w:rPr>
                <w:rFonts w:ascii="Calibri" w:hAnsi="Calibri"/>
                <w:sz w:val="18"/>
                <w:szCs w:val="18"/>
              </w:rPr>
              <w:t xml:space="preserve">, the responsible </w:t>
            </w:r>
            <w:r w:rsidR="00BA2D1E">
              <w:rPr>
                <w:rFonts w:ascii="Calibri" w:hAnsi="Calibri"/>
                <w:sz w:val="18"/>
                <w:szCs w:val="18"/>
              </w:rPr>
              <w:t>person</w:t>
            </w:r>
            <w:r w:rsidR="00BA2D1E" w:rsidRPr="00237478">
              <w:rPr>
                <w:rFonts w:ascii="Calibri" w:hAnsi="Calibri"/>
                <w:sz w:val="18"/>
                <w:szCs w:val="18"/>
              </w:rPr>
              <w:t xml:space="preserve"> </w:t>
            </w:r>
            <w:r w:rsidRPr="00237478">
              <w:rPr>
                <w:rFonts w:ascii="Calibri" w:hAnsi="Calibri"/>
                <w:sz w:val="18"/>
                <w:szCs w:val="18"/>
              </w:rPr>
              <w:t xml:space="preserve">certifies by signing </w:t>
            </w:r>
            <w:r w:rsidR="00BA2D1E">
              <w:rPr>
                <w:rFonts w:ascii="Calibri" w:hAnsi="Calibri"/>
                <w:sz w:val="18"/>
                <w:szCs w:val="18"/>
              </w:rPr>
              <w:t>this compliance document</w:t>
            </w:r>
            <w:r w:rsidR="00BA2D1E" w:rsidRPr="00237478">
              <w:rPr>
                <w:rFonts w:ascii="Calibri" w:hAnsi="Calibri"/>
                <w:sz w:val="18"/>
                <w:szCs w:val="18"/>
              </w:rPr>
              <w:t xml:space="preserve"> </w:t>
            </w:r>
            <w:r w:rsidRPr="00237478">
              <w:rPr>
                <w:rFonts w:ascii="Calibri" w:hAnsi="Calibri"/>
                <w:sz w:val="18"/>
                <w:szCs w:val="18"/>
              </w:rPr>
              <w:t xml:space="preserve">that the TXV is properly installed and has been visually verified, including proper placement of </w:t>
            </w:r>
            <w:r w:rsidR="00BA2D1E">
              <w:rPr>
                <w:rFonts w:ascii="Calibri" w:hAnsi="Calibri"/>
                <w:sz w:val="18"/>
                <w:szCs w:val="18"/>
              </w:rPr>
              <w:t xml:space="preserve">the </w:t>
            </w:r>
            <w:r w:rsidRPr="00237478">
              <w:rPr>
                <w:rFonts w:ascii="Calibri" w:hAnsi="Calibri"/>
                <w:sz w:val="18"/>
                <w:szCs w:val="18"/>
              </w:rPr>
              <w:t>sensing bulb.</w:t>
            </w:r>
          </w:p>
        </w:tc>
      </w:tr>
    </w:tbl>
    <w:p w14:paraId="7DC3DBF4" w14:textId="4D438D14" w:rsidR="005910C2" w:rsidRDefault="005910C2" w:rsidP="00F0444A">
      <w:pPr>
        <w:rPr>
          <w:rFonts w:ascii="Calibri" w:hAnsi="Calibri"/>
          <w:b/>
          <w:bCs/>
          <w:sz w:val="18"/>
          <w:szCs w:val="18"/>
        </w:rPr>
      </w:pPr>
    </w:p>
    <w:sectPr w:rsidR="005910C2" w:rsidSect="0077056E">
      <w:headerReference w:type="default" r:id="rId2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700282" w14:textId="77777777" w:rsidR="00271988" w:rsidRDefault="00271988">
      <w:r>
        <w:separator/>
      </w:r>
    </w:p>
  </w:endnote>
  <w:endnote w:type="continuationSeparator" w:id="0">
    <w:p w14:paraId="1CF30BC4" w14:textId="77777777" w:rsidR="00271988" w:rsidRDefault="00271988">
      <w:r>
        <w:continuationSeparator/>
      </w:r>
    </w:p>
  </w:endnote>
  <w:endnote w:type="continuationNotice" w:id="1">
    <w:p w14:paraId="19F97043" w14:textId="77777777" w:rsidR="00271988" w:rsidRDefault="002719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00618" w14:textId="77777777" w:rsidR="00424EAA" w:rsidRDefault="00424E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C" w14:textId="77777777" w:rsidR="007D5541" w:rsidRPr="00850428" w:rsidRDefault="007D5541" w:rsidP="00850428">
    <w:pPr>
      <w:pStyle w:val="Footer"/>
    </w:pPr>
    <w:r w:rsidRPr="00850428">
      <w:t xml:space="preserve">Registration Number:                                                           Registration Date/Time:                                           HERS Provider:                       </w:t>
    </w:r>
  </w:p>
  <w:p w14:paraId="7DC3DC0D" w14:textId="673CE67F" w:rsidR="007D5541" w:rsidRPr="00850428" w:rsidRDefault="007D5541" w:rsidP="00850428">
    <w:pPr>
      <w:pStyle w:val="Footer"/>
    </w:pPr>
    <w:r w:rsidRPr="00850428">
      <w:t>CA Building Energy Efficiency Standards - 20</w:t>
    </w:r>
    <w:ins w:id="86" w:author="Alhabibi, Haider@Energy" w:date="2021-08-24T15:41:00Z">
      <w:r w:rsidR="00424EAA">
        <w:t>22</w:t>
      </w:r>
    </w:ins>
    <w:del w:id="87" w:author="Alhabibi, Haider@Energy" w:date="2021-08-24T15:41:00Z">
      <w:r w:rsidRPr="00850428" w:rsidDel="00424EAA">
        <w:delText>1</w:delText>
      </w:r>
      <w:r w:rsidDel="00424EAA">
        <w:delText>9</w:delText>
      </w:r>
    </w:del>
    <w:r w:rsidRPr="00850428">
      <w:t xml:space="preserve"> Residential Compliance</w:t>
    </w:r>
    <w:r w:rsidRPr="00850428">
      <w:tab/>
    </w:r>
    <w:r>
      <w:t>January 20</w:t>
    </w:r>
    <w:ins w:id="88" w:author="Alhabibi, Haider@Energy" w:date="2021-08-24T15:41:00Z">
      <w:r w:rsidR="00424EAA">
        <w:t>22</w:t>
      </w:r>
    </w:ins>
    <w:del w:id="89" w:author="Alhabibi, Haider@Energy" w:date="2021-08-24T15:41:00Z">
      <w:r w:rsidDel="00424EAA">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ED5BD" w14:textId="77777777" w:rsidR="00424EAA" w:rsidRDefault="00424EA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7" w14:textId="085CCD26" w:rsidR="007D5541" w:rsidRPr="00850428" w:rsidRDefault="007D5541" w:rsidP="00850428">
    <w:pPr>
      <w:pStyle w:val="Footer"/>
    </w:pPr>
    <w:r w:rsidRPr="00850428">
      <w:t>CA Building Energy Efficiency Standards - 20</w:t>
    </w:r>
    <w:ins w:id="108" w:author="Alhabibi, Haider@Energy" w:date="2021-08-24T15:41:00Z">
      <w:r w:rsidR="00424EAA">
        <w:t>22</w:t>
      </w:r>
    </w:ins>
    <w:del w:id="109" w:author="Alhabibi, Haider@Energy" w:date="2021-08-24T15:41:00Z">
      <w:r w:rsidRPr="00850428" w:rsidDel="00424EAA">
        <w:delText>1</w:delText>
      </w:r>
      <w:r w:rsidDel="00424EAA">
        <w:delText>9</w:delText>
      </w:r>
    </w:del>
    <w:r w:rsidRPr="00850428">
      <w:t xml:space="preserve"> Residential Compliance</w:t>
    </w:r>
    <w:r w:rsidRPr="00850428">
      <w:tab/>
    </w:r>
    <w:r>
      <w:t>January 20</w:t>
    </w:r>
    <w:ins w:id="110" w:author="Alhabibi, Haider@Energy" w:date="2021-08-24T15:41:00Z">
      <w:r w:rsidR="00424EAA">
        <w:t>22</w:t>
      </w:r>
    </w:ins>
    <w:del w:id="111" w:author="Alhabibi, Haider@Energy" w:date="2021-08-24T15:41:00Z">
      <w:r w:rsidDel="00424EAA">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C9BB8" w14:textId="77777777" w:rsidR="00271988" w:rsidRDefault="00271988">
      <w:r>
        <w:separator/>
      </w:r>
    </w:p>
  </w:footnote>
  <w:footnote w:type="continuationSeparator" w:id="0">
    <w:p w14:paraId="1A988E7B" w14:textId="77777777" w:rsidR="00271988" w:rsidRDefault="00271988">
      <w:r>
        <w:continuationSeparator/>
      </w:r>
    </w:p>
  </w:footnote>
  <w:footnote w:type="continuationNotice" w:id="1">
    <w:p w14:paraId="0A452079" w14:textId="77777777" w:rsidR="00271988" w:rsidRDefault="002719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BF9" w14:textId="4F140444" w:rsidR="007D5541" w:rsidRDefault="007D55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BFA" w14:textId="7287557C" w:rsidR="007D5541" w:rsidRPr="007770C5" w:rsidRDefault="00B319E6" w:rsidP="004D2397">
    <w:pPr>
      <w:suppressAutoHyphens/>
      <w:ind w:left="-90"/>
      <w:rPr>
        <w:rFonts w:ascii="Arial" w:hAnsi="Arial" w:cs="Arial"/>
        <w:sz w:val="14"/>
        <w:szCs w:val="14"/>
      </w:rPr>
    </w:pPr>
    <w:customXmlInsRangeStart w:id="81" w:author="Geiser, Che@Energy" w:date="2022-04-08T13:29:00Z"/>
    <w:sdt>
      <w:sdtPr>
        <w:rPr>
          <w:rFonts w:ascii="Arial" w:hAnsi="Arial" w:cs="Arial"/>
          <w:sz w:val="14"/>
          <w:szCs w:val="14"/>
        </w:rPr>
        <w:id w:val="-1714501878"/>
        <w:docPartObj>
          <w:docPartGallery w:val="Watermarks"/>
          <w:docPartUnique/>
        </w:docPartObj>
      </w:sdtPr>
      <w:sdtContent>
        <w:customXmlInsRangeEnd w:id="81"/>
        <w:ins w:id="82" w:author="Geiser, Che@Energy" w:date="2022-04-08T13:29:00Z">
          <w:r w:rsidRPr="00B319E6">
            <w:rPr>
              <w:rFonts w:ascii="Arial" w:hAnsi="Arial" w:cs="Arial"/>
              <w:noProof/>
              <w:sz w:val="14"/>
              <w:szCs w:val="14"/>
            </w:rPr>
            <w:pict w14:anchorId="192B73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7" type="#_x0000_t136" style="position:absolute;left:0;text-align:left;margin-left:0;margin-top:0;width:412.4pt;height:247.45pt;rotation:315;z-index:-251656185;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83" w:author="Geiser, Che@Energy" w:date="2022-04-08T13:29:00Z"/>
      </w:sdtContent>
    </w:sdt>
    <w:customXmlInsRangeEnd w:id="83"/>
    <w:r w:rsidR="007D5541">
      <w:rPr>
        <w:noProof/>
      </w:rPr>
      <w:drawing>
        <wp:anchor distT="0" distB="0" distL="114300" distR="114300" simplePos="0" relativeHeight="251658240" behindDoc="0" locked="0" layoutInCell="1" allowOverlap="1" wp14:anchorId="7DC3DC21" wp14:editId="5CCFAE71">
          <wp:simplePos x="0" y="0"/>
          <wp:positionH relativeFrom="margin">
            <wp:posOffset>6619240</wp:posOffset>
          </wp:positionH>
          <wp:positionV relativeFrom="margin">
            <wp:posOffset>-1235075</wp:posOffset>
          </wp:positionV>
          <wp:extent cx="311150" cy="273050"/>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1150" cy="273050"/>
                  </a:xfrm>
                  <a:prstGeom prst="rect">
                    <a:avLst/>
                  </a:prstGeom>
                  <a:noFill/>
                </pic:spPr>
              </pic:pic>
            </a:graphicData>
          </a:graphic>
          <wp14:sizeRelV relativeFrom="margin">
            <wp14:pctHeight>0</wp14:pctHeight>
          </wp14:sizeRelV>
        </wp:anchor>
      </w:drawing>
    </w:r>
    <w:r w:rsidR="007D5541" w:rsidRPr="007770C5">
      <w:rPr>
        <w:rFonts w:ascii="Arial" w:hAnsi="Arial" w:cs="Arial"/>
        <w:sz w:val="14"/>
        <w:szCs w:val="14"/>
      </w:rPr>
      <w:t xml:space="preserve">STATE OF </w:t>
    </w:r>
    <w:smartTag w:uri="urn:schemas-microsoft-com:office:smarttags" w:element="State">
      <w:smartTag w:uri="urn:schemas-microsoft-com:office:smarttags" w:element="place">
        <w:r w:rsidR="007D5541" w:rsidRPr="007770C5">
          <w:rPr>
            <w:rFonts w:ascii="Arial" w:hAnsi="Arial" w:cs="Arial"/>
            <w:sz w:val="14"/>
            <w:szCs w:val="14"/>
          </w:rPr>
          <w:t>CALIFORNIA</w:t>
        </w:r>
      </w:smartTag>
    </w:smartTag>
  </w:p>
  <w:p w14:paraId="7DC3DBFB" w14:textId="77777777" w:rsidR="007D5541" w:rsidRPr="007770C5" w:rsidRDefault="007D5541" w:rsidP="004D2397">
    <w:pPr>
      <w:suppressAutoHyphens/>
      <w:ind w:left="-90"/>
      <w:rPr>
        <w:rFonts w:ascii="Arial" w:hAnsi="Arial" w:cs="Arial"/>
        <w:b/>
        <w:sz w:val="24"/>
        <w:szCs w:val="24"/>
      </w:rPr>
    </w:pPr>
    <w:r>
      <w:rPr>
        <w:rFonts w:ascii="Arial" w:hAnsi="Arial" w:cs="Arial"/>
        <w:b/>
        <w:sz w:val="24"/>
        <w:szCs w:val="24"/>
      </w:rPr>
      <w:t>RATED SPACE CONDITIONING SYSTEM EQUIPMENT VERIFICATION</w:t>
    </w:r>
  </w:p>
  <w:p w14:paraId="7DC3DBFC" w14:textId="77D0F32F" w:rsidR="007D5541" w:rsidRPr="007770C5" w:rsidRDefault="007D5541" w:rsidP="004D2397">
    <w:pPr>
      <w:suppressAutoHyphens/>
      <w:ind w:left="-90"/>
      <w:rPr>
        <w:rFonts w:ascii="Arial" w:hAnsi="Arial" w:cs="Arial"/>
        <w:sz w:val="14"/>
        <w:szCs w:val="14"/>
      </w:rPr>
    </w:pPr>
    <w:r>
      <w:rPr>
        <w:rFonts w:ascii="Arial" w:hAnsi="Arial" w:cs="Arial"/>
        <w:sz w:val="14"/>
        <w:szCs w:val="14"/>
      </w:rPr>
      <w:t>CEC-CF2R-MCH-26-H</w:t>
    </w:r>
    <w:r w:rsidRPr="007770C5">
      <w:rPr>
        <w:rFonts w:ascii="Arial" w:hAnsi="Arial" w:cs="Arial"/>
        <w:sz w:val="14"/>
        <w:szCs w:val="14"/>
      </w:rPr>
      <w:t xml:space="preserve"> (Revised </w:t>
    </w:r>
    <w:r>
      <w:rPr>
        <w:rFonts w:ascii="Arial" w:hAnsi="Arial" w:cs="Arial"/>
        <w:sz w:val="14"/>
        <w:szCs w:val="14"/>
      </w:rPr>
      <w:t>01/</w:t>
    </w:r>
    <w:ins w:id="84" w:author="Alhabibi, Haider@Energy" w:date="2021-08-24T15:40:00Z">
      <w:r w:rsidR="00424EAA">
        <w:rPr>
          <w:rFonts w:ascii="Arial" w:hAnsi="Arial" w:cs="Arial"/>
          <w:sz w:val="14"/>
          <w:szCs w:val="14"/>
        </w:rPr>
        <w:t>22</w:t>
      </w:r>
    </w:ins>
    <w:del w:id="85" w:author="Alhabibi, Haider@Energy" w:date="2021-08-24T15:40:00Z">
      <w:r w:rsidDel="00424EAA">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73"/>
      <w:gridCol w:w="3622"/>
      <w:gridCol w:w="2104"/>
    </w:tblGrid>
    <w:tr w:rsidR="007D5541" w:rsidRPr="003753E8" w14:paraId="7DC3DBFF" w14:textId="77777777" w:rsidTr="00791482">
      <w:trPr>
        <w:cantSplit/>
        <w:trHeight w:val="288"/>
      </w:trPr>
      <w:tc>
        <w:tcPr>
          <w:tcW w:w="4026" w:type="pct"/>
          <w:gridSpan w:val="2"/>
          <w:tcBorders>
            <w:right w:val="nil"/>
          </w:tcBorders>
          <w:vAlign w:val="center"/>
        </w:tcPr>
        <w:p w14:paraId="7DC3DBFD" w14:textId="77777777" w:rsidR="007D5541" w:rsidRPr="00F73F08" w:rsidRDefault="007D5541" w:rsidP="001F7063">
          <w:pPr>
            <w:pStyle w:val="Style17"/>
            <w:rPr>
              <w:b/>
              <w:sz w:val="20"/>
            </w:rPr>
          </w:pPr>
          <w:r w:rsidRPr="00F73F08">
            <w:rPr>
              <w:sz w:val="20"/>
            </w:rPr>
            <w:t>CERTIFICATE OF INSTALLATION</w:t>
          </w:r>
        </w:p>
      </w:tc>
      <w:tc>
        <w:tcPr>
          <w:tcW w:w="974" w:type="pct"/>
          <w:tcBorders>
            <w:left w:val="nil"/>
          </w:tcBorders>
          <w:tcMar>
            <w:left w:w="115" w:type="dxa"/>
            <w:right w:w="115" w:type="dxa"/>
          </w:tcMar>
          <w:vAlign w:val="center"/>
        </w:tcPr>
        <w:p w14:paraId="7DC3DBFE" w14:textId="77777777" w:rsidR="007D5541" w:rsidRPr="00F73F08" w:rsidRDefault="007D5541" w:rsidP="0052278E">
          <w:pPr>
            <w:pStyle w:val="Style18"/>
            <w:rPr>
              <w:b/>
              <w:sz w:val="20"/>
            </w:rPr>
          </w:pPr>
          <w:r w:rsidRPr="00F73F08">
            <w:rPr>
              <w:sz w:val="20"/>
            </w:rPr>
            <w:t>CF2R-MCH-26-H</w:t>
          </w:r>
        </w:p>
      </w:tc>
    </w:tr>
    <w:tr w:rsidR="007D5541" w:rsidRPr="00F85124" w14:paraId="7DC3DC02" w14:textId="77777777" w:rsidTr="00791482">
      <w:trPr>
        <w:cantSplit/>
        <w:trHeight w:val="288"/>
      </w:trPr>
      <w:tc>
        <w:tcPr>
          <w:tcW w:w="4026" w:type="pct"/>
          <w:gridSpan w:val="2"/>
          <w:tcBorders>
            <w:right w:val="nil"/>
          </w:tcBorders>
        </w:tcPr>
        <w:p w14:paraId="7DC3DC00" w14:textId="77777777" w:rsidR="007D5541" w:rsidRPr="00F73F08" w:rsidRDefault="007D5541" w:rsidP="001F7063">
          <w:pPr>
            <w:pStyle w:val="Style19"/>
            <w:rPr>
              <w:sz w:val="12"/>
              <w:szCs w:val="12"/>
            </w:rPr>
          </w:pPr>
          <w:r>
            <w:t xml:space="preserve">Rated Space Conditioning System Equipment </w:t>
          </w:r>
          <w:r w:rsidRPr="00F73F08">
            <w:t>Verification</w:t>
          </w:r>
        </w:p>
      </w:tc>
      <w:tc>
        <w:tcPr>
          <w:tcW w:w="974" w:type="pct"/>
          <w:tcBorders>
            <w:left w:val="nil"/>
          </w:tcBorders>
        </w:tcPr>
        <w:p w14:paraId="7DC3DC01" w14:textId="18AC8E88" w:rsidR="007D5541" w:rsidRPr="00F85124" w:rsidRDefault="007D5541" w:rsidP="001F7063">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4</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319E6">
            <w:rPr>
              <w:rFonts w:ascii="Calibri" w:hAnsi="Calibri"/>
              <w:bCs/>
              <w:noProof/>
            </w:rPr>
            <w:t>4</w:t>
          </w:r>
          <w:r>
            <w:rPr>
              <w:rFonts w:ascii="Calibri" w:hAnsi="Calibri"/>
              <w:bCs/>
              <w:noProof/>
            </w:rPr>
            <w:fldChar w:fldCharType="end"/>
          </w:r>
          <w:r w:rsidRPr="00F85124">
            <w:rPr>
              <w:rFonts w:ascii="Calibri" w:hAnsi="Calibri"/>
              <w:bCs/>
            </w:rPr>
            <w:t>)</w:t>
          </w:r>
        </w:p>
      </w:tc>
    </w:tr>
    <w:tr w:rsidR="007D5541" w:rsidRPr="00F85124" w14:paraId="7DC3DC06" w14:textId="77777777" w:rsidTr="00791482">
      <w:trPr>
        <w:cantSplit/>
        <w:trHeight w:val="288"/>
      </w:trPr>
      <w:tc>
        <w:tcPr>
          <w:tcW w:w="0" w:type="auto"/>
        </w:tcPr>
        <w:p w14:paraId="7DC3DC03" w14:textId="77777777" w:rsidR="007D5541" w:rsidRPr="00F73F08" w:rsidRDefault="007D5541" w:rsidP="001F7063">
          <w:pPr>
            <w:pStyle w:val="Style20"/>
          </w:pPr>
          <w:r w:rsidRPr="00F73F08">
            <w:t>Project Name:</w:t>
          </w:r>
        </w:p>
      </w:tc>
      <w:tc>
        <w:tcPr>
          <w:tcW w:w="1677" w:type="pct"/>
        </w:tcPr>
        <w:p w14:paraId="7DC3DC04" w14:textId="77777777" w:rsidR="007D5541" w:rsidRPr="00F73F08" w:rsidRDefault="007D5541" w:rsidP="001F7063">
          <w:pPr>
            <w:pStyle w:val="Style20"/>
          </w:pPr>
          <w:r w:rsidRPr="00F73F08">
            <w:t>Enforcement Agency:</w:t>
          </w:r>
        </w:p>
      </w:tc>
      <w:tc>
        <w:tcPr>
          <w:tcW w:w="974" w:type="pct"/>
        </w:tcPr>
        <w:p w14:paraId="7DC3DC05" w14:textId="77777777" w:rsidR="007D5541" w:rsidRPr="00F73F08" w:rsidRDefault="007D5541" w:rsidP="001F7063">
          <w:pPr>
            <w:pStyle w:val="Style20"/>
          </w:pPr>
          <w:r w:rsidRPr="00F73F08">
            <w:t>Permit Number:</w:t>
          </w:r>
        </w:p>
      </w:tc>
    </w:tr>
    <w:tr w:rsidR="007D5541" w:rsidRPr="00F85124" w14:paraId="7DC3DC0A" w14:textId="77777777" w:rsidTr="00791482">
      <w:trPr>
        <w:cantSplit/>
        <w:trHeight w:val="288"/>
      </w:trPr>
      <w:tc>
        <w:tcPr>
          <w:tcW w:w="0" w:type="auto"/>
        </w:tcPr>
        <w:p w14:paraId="7DC3DC07" w14:textId="77777777" w:rsidR="007D5541" w:rsidRPr="00F73F08" w:rsidRDefault="007D5541" w:rsidP="001F7063">
          <w:pPr>
            <w:pStyle w:val="Style20"/>
            <w:rPr>
              <w:vertAlign w:val="superscript"/>
            </w:rPr>
          </w:pPr>
          <w:r w:rsidRPr="00F73F08">
            <w:t>Dwelling Address:</w:t>
          </w:r>
        </w:p>
      </w:tc>
      <w:tc>
        <w:tcPr>
          <w:tcW w:w="1677" w:type="pct"/>
        </w:tcPr>
        <w:p w14:paraId="7DC3DC08" w14:textId="74DC7AD7" w:rsidR="007D5541" w:rsidRPr="00F73F08" w:rsidRDefault="007D5541" w:rsidP="001F7063">
          <w:pPr>
            <w:pStyle w:val="Style20"/>
            <w:rPr>
              <w:vertAlign w:val="superscript"/>
            </w:rPr>
          </w:pPr>
          <w:r w:rsidRPr="00F73F08">
            <w:t>City</w:t>
          </w:r>
          <w:r>
            <w:t>:</w:t>
          </w:r>
        </w:p>
      </w:tc>
      <w:tc>
        <w:tcPr>
          <w:tcW w:w="974" w:type="pct"/>
        </w:tcPr>
        <w:p w14:paraId="7DC3DC09" w14:textId="49616DFC" w:rsidR="007D5541" w:rsidRPr="00F73F08" w:rsidRDefault="007D5541" w:rsidP="001F7063">
          <w:pPr>
            <w:pStyle w:val="Style20"/>
            <w:rPr>
              <w:vertAlign w:val="superscript"/>
            </w:rPr>
          </w:pPr>
          <w:r w:rsidRPr="00F73F08">
            <w:t>Zip Code</w:t>
          </w:r>
          <w:r>
            <w:t>:</w:t>
          </w:r>
        </w:p>
      </w:tc>
    </w:tr>
  </w:tbl>
  <w:p w14:paraId="7DC3DC0B" w14:textId="77777777" w:rsidR="007D5541" w:rsidRPr="0052278E" w:rsidRDefault="007D5541" w:rsidP="00D04CF0">
    <w:pPr>
      <w:pStyle w:val="Header"/>
      <w:rPr>
        <w:rFonts w:ascii="Calibri" w:hAnsi="Calibr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E" w14:textId="78076754" w:rsidR="007D5541" w:rsidRDefault="007D554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F" w14:textId="6BFA14FA" w:rsidR="007D5541" w:rsidRDefault="007D554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89"/>
      <w:gridCol w:w="704"/>
      <w:gridCol w:w="1673"/>
    </w:tblGrid>
    <w:tr w:rsidR="007D5541" w:rsidRPr="00850428" w14:paraId="7DC3DC12" w14:textId="77777777" w:rsidTr="003753E8">
      <w:trPr>
        <w:cantSplit/>
        <w:trHeight w:val="288"/>
      </w:trPr>
      <w:tc>
        <w:tcPr>
          <w:tcW w:w="3896" w:type="pct"/>
          <w:tcBorders>
            <w:right w:val="nil"/>
          </w:tcBorders>
          <w:vAlign w:val="center"/>
        </w:tcPr>
        <w:p w14:paraId="7DC3DC10" w14:textId="34415092" w:rsidR="007D5541" w:rsidRPr="00F73F08" w:rsidRDefault="007D5541" w:rsidP="008B61C3">
          <w:pPr>
            <w:pStyle w:val="Style17"/>
            <w:rPr>
              <w:sz w:val="20"/>
            </w:rPr>
          </w:pPr>
          <w:r w:rsidRPr="00F73F08">
            <w:rPr>
              <w:sz w:val="20"/>
            </w:rPr>
            <w:t>CERTIFICATE OF INSTALLATION – USER INSTRUCTIONS</w:t>
          </w:r>
        </w:p>
      </w:tc>
      <w:tc>
        <w:tcPr>
          <w:tcW w:w="1104" w:type="pct"/>
          <w:gridSpan w:val="2"/>
          <w:tcBorders>
            <w:left w:val="nil"/>
          </w:tcBorders>
          <w:tcMar>
            <w:left w:w="115" w:type="dxa"/>
            <w:right w:w="115" w:type="dxa"/>
          </w:tcMar>
          <w:vAlign w:val="center"/>
        </w:tcPr>
        <w:p w14:paraId="7DC3DC11" w14:textId="77777777" w:rsidR="007D5541" w:rsidRPr="00F73F08" w:rsidRDefault="007D5541" w:rsidP="0052278E">
          <w:pPr>
            <w:pStyle w:val="Style18"/>
            <w:rPr>
              <w:sz w:val="20"/>
            </w:rPr>
          </w:pPr>
          <w:r w:rsidRPr="00F73F08">
            <w:rPr>
              <w:sz w:val="20"/>
            </w:rPr>
            <w:t>CF2R-MCH-26-H</w:t>
          </w:r>
        </w:p>
      </w:tc>
    </w:tr>
    <w:tr w:rsidR="007D5541" w:rsidRPr="00850428" w14:paraId="7DC3DC15" w14:textId="77777777" w:rsidTr="00F7356F">
      <w:trPr>
        <w:cantSplit/>
        <w:trHeight w:val="288"/>
      </w:trPr>
      <w:tc>
        <w:tcPr>
          <w:tcW w:w="4223" w:type="pct"/>
          <w:gridSpan w:val="2"/>
          <w:tcBorders>
            <w:right w:val="nil"/>
          </w:tcBorders>
        </w:tcPr>
        <w:p w14:paraId="7DC3DC13" w14:textId="77777777" w:rsidR="007D5541" w:rsidRPr="00F73F08" w:rsidRDefault="007D5541" w:rsidP="00F7356F">
          <w:pPr>
            <w:pStyle w:val="Style19"/>
          </w:pPr>
          <w:r>
            <w:t xml:space="preserve">Rated Space Conditioning System Equipment </w:t>
          </w:r>
          <w:r w:rsidRPr="00F73F08">
            <w:t>Verification – MCH-26</w:t>
          </w:r>
        </w:p>
      </w:tc>
      <w:tc>
        <w:tcPr>
          <w:tcW w:w="777" w:type="pct"/>
          <w:tcBorders>
            <w:left w:val="nil"/>
          </w:tcBorders>
        </w:tcPr>
        <w:p w14:paraId="7DC3DC14" w14:textId="6DD9CA4E" w:rsidR="007D5541" w:rsidRPr="00850428" w:rsidRDefault="007D5541"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Pr>
              <w:rFonts w:ascii="Calibri" w:hAnsi="Calibri"/>
              <w:bCs/>
              <w:noProof/>
            </w:rPr>
            <w:t>3</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319E6">
            <w:rPr>
              <w:rFonts w:ascii="Calibri" w:hAnsi="Calibri"/>
              <w:bCs/>
              <w:noProof/>
            </w:rPr>
            <w:t>3</w:t>
          </w:r>
          <w:r>
            <w:rPr>
              <w:rFonts w:ascii="Calibri" w:hAnsi="Calibri"/>
              <w:bCs/>
              <w:noProof/>
            </w:rPr>
            <w:fldChar w:fldCharType="end"/>
          </w:r>
          <w:r w:rsidRPr="00850428">
            <w:rPr>
              <w:rFonts w:ascii="Calibri" w:hAnsi="Calibri"/>
              <w:bCs/>
            </w:rPr>
            <w:t>)</w:t>
          </w:r>
        </w:p>
      </w:tc>
    </w:tr>
  </w:tbl>
  <w:p w14:paraId="7DC3DC16" w14:textId="7403A8AA" w:rsidR="007D5541" w:rsidRPr="00850428" w:rsidRDefault="007D5541" w:rsidP="00850428">
    <w:pPr>
      <w:pStyle w:val="Header"/>
      <w:tabs>
        <w:tab w:val="clear" w:pos="4320"/>
        <w:tab w:val="clear" w:pos="8640"/>
        <w:tab w:val="left" w:pos="2258"/>
      </w:tabs>
      <w:rPr>
        <w:rFonts w:ascii="Calibri" w:hAnsi="Calibr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8" w14:textId="3773AE7F" w:rsidR="007D5541" w:rsidRDefault="007D554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89"/>
      <w:gridCol w:w="704"/>
      <w:gridCol w:w="1673"/>
    </w:tblGrid>
    <w:tr w:rsidR="007D5541" w:rsidRPr="00850428" w14:paraId="7DC3DC1B" w14:textId="77777777" w:rsidTr="003753E8">
      <w:trPr>
        <w:cantSplit/>
        <w:trHeight w:val="288"/>
      </w:trPr>
      <w:tc>
        <w:tcPr>
          <w:tcW w:w="3896" w:type="pct"/>
          <w:tcBorders>
            <w:right w:val="nil"/>
          </w:tcBorders>
          <w:vAlign w:val="center"/>
        </w:tcPr>
        <w:p w14:paraId="7DC3DC19" w14:textId="77777777" w:rsidR="007D5541" w:rsidRPr="00F73F08" w:rsidRDefault="007D5541" w:rsidP="008B61C3">
          <w:pPr>
            <w:pStyle w:val="Style17"/>
            <w:rPr>
              <w:sz w:val="20"/>
            </w:rPr>
          </w:pPr>
          <w:r>
            <w:rPr>
              <w:noProof/>
            </w:rPr>
            <w:drawing>
              <wp:anchor distT="0" distB="0" distL="114300" distR="114300" simplePos="0" relativeHeight="251658247" behindDoc="1" locked="0" layoutInCell="0" allowOverlap="1" wp14:anchorId="7DC3DC28" wp14:editId="7DC3DC29">
                <wp:simplePos x="0" y="0"/>
                <wp:positionH relativeFrom="margin">
                  <wp:align>center</wp:align>
                </wp:positionH>
                <wp:positionV relativeFrom="margin">
                  <wp:align>center</wp:align>
                </wp:positionV>
                <wp:extent cx="9144000" cy="6858000"/>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blip>
                        <a:srcRect/>
                        <a:stretch>
                          <a:fillRect/>
                        </a:stretch>
                      </pic:blipFill>
                      <pic:spPr bwMode="auto">
                        <a:xfrm>
                          <a:off x="0" y="0"/>
                          <a:ext cx="9144000" cy="6858000"/>
                        </a:xfrm>
                        <a:prstGeom prst="rect">
                          <a:avLst/>
                        </a:prstGeom>
                        <a:noFill/>
                      </pic:spPr>
                    </pic:pic>
                  </a:graphicData>
                </a:graphic>
              </wp:anchor>
            </w:drawing>
          </w:r>
          <w:r w:rsidRPr="00F73F08">
            <w:rPr>
              <w:sz w:val="20"/>
            </w:rPr>
            <w:t>CERTIFICATE OF INSTALLATION – DATA FIELD DEFINITIONS AND CALCULATIONS</w:t>
          </w:r>
        </w:p>
      </w:tc>
      <w:tc>
        <w:tcPr>
          <w:tcW w:w="1104" w:type="pct"/>
          <w:gridSpan w:val="2"/>
          <w:tcBorders>
            <w:left w:val="nil"/>
          </w:tcBorders>
          <w:tcMar>
            <w:left w:w="115" w:type="dxa"/>
            <w:right w:w="115" w:type="dxa"/>
          </w:tcMar>
          <w:vAlign w:val="center"/>
        </w:tcPr>
        <w:p w14:paraId="7DC3DC1A" w14:textId="77777777" w:rsidR="007D5541" w:rsidRPr="00F73F08" w:rsidRDefault="007D5541" w:rsidP="0052278E">
          <w:pPr>
            <w:pStyle w:val="Style18"/>
            <w:rPr>
              <w:sz w:val="20"/>
            </w:rPr>
          </w:pPr>
          <w:r w:rsidRPr="00F73F08">
            <w:rPr>
              <w:sz w:val="20"/>
            </w:rPr>
            <w:t>CF2R-MCH-26-H</w:t>
          </w:r>
        </w:p>
      </w:tc>
    </w:tr>
    <w:tr w:rsidR="007D5541" w:rsidRPr="00850428" w14:paraId="7DC3DC1E" w14:textId="77777777" w:rsidTr="00F7356F">
      <w:trPr>
        <w:cantSplit/>
        <w:trHeight w:val="288"/>
      </w:trPr>
      <w:tc>
        <w:tcPr>
          <w:tcW w:w="4223" w:type="pct"/>
          <w:gridSpan w:val="2"/>
          <w:tcBorders>
            <w:right w:val="nil"/>
          </w:tcBorders>
        </w:tcPr>
        <w:p w14:paraId="7DC3DC1C" w14:textId="77777777" w:rsidR="007D5541" w:rsidRPr="00F73F08" w:rsidRDefault="007D5541" w:rsidP="00F7356F">
          <w:pPr>
            <w:pStyle w:val="Style19"/>
          </w:pPr>
          <w:r>
            <w:t xml:space="preserve">Rated Space Conditioning System Equipment </w:t>
          </w:r>
          <w:r w:rsidRPr="00F73F08">
            <w:t>Verification – MCH-26</w:t>
          </w:r>
        </w:p>
      </w:tc>
      <w:tc>
        <w:tcPr>
          <w:tcW w:w="777" w:type="pct"/>
          <w:tcBorders>
            <w:left w:val="nil"/>
          </w:tcBorders>
        </w:tcPr>
        <w:p w14:paraId="7DC3DC1D" w14:textId="225FE644" w:rsidR="007D5541" w:rsidRPr="00850428" w:rsidRDefault="007D5541"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Pr>
              <w:rFonts w:ascii="Calibri" w:hAnsi="Calibri"/>
              <w:bCs/>
              <w:noProof/>
            </w:rPr>
            <w:t>4</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319E6">
            <w:rPr>
              <w:rFonts w:ascii="Calibri" w:hAnsi="Calibri"/>
              <w:bCs/>
              <w:noProof/>
            </w:rPr>
            <w:t>4</w:t>
          </w:r>
          <w:r>
            <w:rPr>
              <w:rFonts w:ascii="Calibri" w:hAnsi="Calibri"/>
              <w:bCs/>
              <w:noProof/>
            </w:rPr>
            <w:fldChar w:fldCharType="end"/>
          </w:r>
          <w:r w:rsidRPr="00850428">
            <w:rPr>
              <w:rFonts w:ascii="Calibri" w:hAnsi="Calibri"/>
              <w:bCs/>
            </w:rPr>
            <w:t>)</w:t>
          </w:r>
        </w:p>
      </w:tc>
    </w:tr>
  </w:tbl>
  <w:p w14:paraId="7DC3DC1F" w14:textId="77777777" w:rsidR="007D5541" w:rsidRPr="00850428" w:rsidRDefault="007D5541" w:rsidP="00850428">
    <w:pPr>
      <w:pStyle w:val="Header"/>
      <w:tabs>
        <w:tab w:val="clear" w:pos="4320"/>
        <w:tab w:val="clear" w:pos="8640"/>
        <w:tab w:val="left" w:pos="2258"/>
      </w:tabs>
      <w:rPr>
        <w:rFonts w:ascii="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15:restartNumberingAfterBreak="0">
    <w:nsid w:val="02E40B67"/>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EEB4D87"/>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35533C5"/>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23D72DE3"/>
    <w:multiLevelType w:val="hybridMultilevel"/>
    <w:tmpl w:val="1098DF0C"/>
    <w:lvl w:ilvl="0" w:tplc="7604111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8" w15:restartNumberingAfterBreak="0">
    <w:nsid w:val="2B21395C"/>
    <w:multiLevelType w:val="hybridMultilevel"/>
    <w:tmpl w:val="28F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B8B35AE"/>
    <w:multiLevelType w:val="hybridMultilevel"/>
    <w:tmpl w:val="191EFBC2"/>
    <w:lvl w:ilvl="0" w:tplc="0409000F">
      <w:start w:val="1"/>
      <w:numFmt w:val="decimal"/>
      <w:lvlText w:val="%1."/>
      <w:lvlJc w:val="left"/>
      <w:pPr>
        <w:ind w:left="360" w:hanging="360"/>
      </w:pPr>
      <w:rPr>
        <w:rFonts w:cs="Times New Roman"/>
      </w:rPr>
    </w:lvl>
    <w:lvl w:ilvl="1" w:tplc="10027426">
      <w:start w:val="1"/>
      <w:numFmt w:val="bullet"/>
      <w:lvlText w:val="o"/>
      <w:lvlJc w:val="left"/>
      <w:pPr>
        <w:tabs>
          <w:tab w:val="num" w:pos="1440"/>
        </w:tabs>
        <w:ind w:left="1440" w:hanging="360"/>
      </w:pPr>
      <w:rPr>
        <w:rFonts w:ascii="Courier New" w:hAnsi="Courier New" w:hint="default"/>
      </w:rPr>
    </w:lvl>
    <w:lvl w:ilvl="2" w:tplc="5C189F9E">
      <w:start w:val="1"/>
      <w:numFmt w:val="decimal"/>
      <w:lvlText w:val="%3."/>
      <w:lvlJc w:val="left"/>
      <w:pPr>
        <w:tabs>
          <w:tab w:val="num" w:pos="2160"/>
        </w:tabs>
        <w:ind w:left="2160" w:hanging="360"/>
      </w:pPr>
      <w:rPr>
        <w:rFonts w:cs="Times New Roman"/>
      </w:rPr>
    </w:lvl>
    <w:lvl w:ilvl="3" w:tplc="DE749958">
      <w:start w:val="1"/>
      <w:numFmt w:val="decimal"/>
      <w:lvlText w:val="%4."/>
      <w:lvlJc w:val="left"/>
      <w:pPr>
        <w:tabs>
          <w:tab w:val="num" w:pos="2880"/>
        </w:tabs>
        <w:ind w:left="2880" w:hanging="360"/>
      </w:pPr>
      <w:rPr>
        <w:rFonts w:cs="Times New Roman"/>
      </w:rPr>
    </w:lvl>
    <w:lvl w:ilvl="4" w:tplc="3374635E">
      <w:start w:val="1"/>
      <w:numFmt w:val="decimal"/>
      <w:lvlText w:val="%5."/>
      <w:lvlJc w:val="left"/>
      <w:pPr>
        <w:tabs>
          <w:tab w:val="num" w:pos="3600"/>
        </w:tabs>
        <w:ind w:left="3600" w:hanging="360"/>
      </w:pPr>
      <w:rPr>
        <w:rFonts w:cs="Times New Roman"/>
      </w:rPr>
    </w:lvl>
    <w:lvl w:ilvl="5" w:tplc="957E9596">
      <w:start w:val="1"/>
      <w:numFmt w:val="decimal"/>
      <w:lvlText w:val="%6."/>
      <w:lvlJc w:val="left"/>
      <w:pPr>
        <w:tabs>
          <w:tab w:val="num" w:pos="4320"/>
        </w:tabs>
        <w:ind w:left="4320" w:hanging="360"/>
      </w:pPr>
      <w:rPr>
        <w:rFonts w:cs="Times New Roman"/>
      </w:rPr>
    </w:lvl>
    <w:lvl w:ilvl="6" w:tplc="2F88F650">
      <w:start w:val="1"/>
      <w:numFmt w:val="decimal"/>
      <w:lvlText w:val="%7."/>
      <w:lvlJc w:val="left"/>
      <w:pPr>
        <w:tabs>
          <w:tab w:val="num" w:pos="5040"/>
        </w:tabs>
        <w:ind w:left="5040" w:hanging="360"/>
      </w:pPr>
      <w:rPr>
        <w:rFonts w:cs="Times New Roman"/>
      </w:rPr>
    </w:lvl>
    <w:lvl w:ilvl="7" w:tplc="074C37B8">
      <w:start w:val="1"/>
      <w:numFmt w:val="decimal"/>
      <w:lvlText w:val="%8."/>
      <w:lvlJc w:val="left"/>
      <w:pPr>
        <w:tabs>
          <w:tab w:val="num" w:pos="5760"/>
        </w:tabs>
        <w:ind w:left="5760" w:hanging="360"/>
      </w:pPr>
      <w:rPr>
        <w:rFonts w:cs="Times New Roman"/>
      </w:rPr>
    </w:lvl>
    <w:lvl w:ilvl="8" w:tplc="1CF666E2">
      <w:start w:val="1"/>
      <w:numFmt w:val="decimal"/>
      <w:lvlText w:val="%9."/>
      <w:lvlJc w:val="left"/>
      <w:pPr>
        <w:tabs>
          <w:tab w:val="num" w:pos="6480"/>
        </w:tabs>
        <w:ind w:left="6480" w:hanging="360"/>
      </w:pPr>
      <w:rPr>
        <w:rFonts w:cs="Times New Roman"/>
      </w:rPr>
    </w:lvl>
  </w:abstractNum>
  <w:abstractNum w:abstractNumId="10"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CB47A7A"/>
    <w:multiLevelType w:val="hybridMultilevel"/>
    <w:tmpl w:val="191EFBC2"/>
    <w:lvl w:ilvl="0" w:tplc="0409000F">
      <w:start w:val="1"/>
      <w:numFmt w:val="decimal"/>
      <w:lvlText w:val="%1."/>
      <w:lvlJc w:val="left"/>
      <w:pPr>
        <w:ind w:left="360" w:hanging="360"/>
      </w:pPr>
      <w:rPr>
        <w:rFonts w:cs="Times New Roman"/>
      </w:rPr>
    </w:lvl>
    <w:lvl w:ilvl="1" w:tplc="10027426">
      <w:start w:val="1"/>
      <w:numFmt w:val="bullet"/>
      <w:lvlText w:val="o"/>
      <w:lvlJc w:val="left"/>
      <w:pPr>
        <w:tabs>
          <w:tab w:val="num" w:pos="1440"/>
        </w:tabs>
        <w:ind w:left="1440" w:hanging="360"/>
      </w:pPr>
      <w:rPr>
        <w:rFonts w:ascii="Courier New" w:hAnsi="Courier New" w:hint="default"/>
      </w:rPr>
    </w:lvl>
    <w:lvl w:ilvl="2" w:tplc="5C189F9E">
      <w:start w:val="1"/>
      <w:numFmt w:val="decimal"/>
      <w:lvlText w:val="%3."/>
      <w:lvlJc w:val="left"/>
      <w:pPr>
        <w:tabs>
          <w:tab w:val="num" w:pos="2160"/>
        </w:tabs>
        <w:ind w:left="2160" w:hanging="360"/>
      </w:pPr>
      <w:rPr>
        <w:rFonts w:cs="Times New Roman"/>
      </w:rPr>
    </w:lvl>
    <w:lvl w:ilvl="3" w:tplc="DE749958">
      <w:start w:val="1"/>
      <w:numFmt w:val="decimal"/>
      <w:lvlText w:val="%4."/>
      <w:lvlJc w:val="left"/>
      <w:pPr>
        <w:tabs>
          <w:tab w:val="num" w:pos="2880"/>
        </w:tabs>
        <w:ind w:left="2880" w:hanging="360"/>
      </w:pPr>
      <w:rPr>
        <w:rFonts w:cs="Times New Roman"/>
      </w:rPr>
    </w:lvl>
    <w:lvl w:ilvl="4" w:tplc="3374635E">
      <w:start w:val="1"/>
      <w:numFmt w:val="decimal"/>
      <w:lvlText w:val="%5."/>
      <w:lvlJc w:val="left"/>
      <w:pPr>
        <w:tabs>
          <w:tab w:val="num" w:pos="3600"/>
        </w:tabs>
        <w:ind w:left="3600" w:hanging="360"/>
      </w:pPr>
      <w:rPr>
        <w:rFonts w:cs="Times New Roman"/>
      </w:rPr>
    </w:lvl>
    <w:lvl w:ilvl="5" w:tplc="957E9596">
      <w:start w:val="1"/>
      <w:numFmt w:val="decimal"/>
      <w:lvlText w:val="%6."/>
      <w:lvlJc w:val="left"/>
      <w:pPr>
        <w:tabs>
          <w:tab w:val="num" w:pos="4320"/>
        </w:tabs>
        <w:ind w:left="4320" w:hanging="360"/>
      </w:pPr>
      <w:rPr>
        <w:rFonts w:cs="Times New Roman"/>
      </w:rPr>
    </w:lvl>
    <w:lvl w:ilvl="6" w:tplc="2F88F650">
      <w:start w:val="1"/>
      <w:numFmt w:val="decimal"/>
      <w:lvlText w:val="%7."/>
      <w:lvlJc w:val="left"/>
      <w:pPr>
        <w:tabs>
          <w:tab w:val="num" w:pos="5040"/>
        </w:tabs>
        <w:ind w:left="5040" w:hanging="360"/>
      </w:pPr>
      <w:rPr>
        <w:rFonts w:cs="Times New Roman"/>
      </w:rPr>
    </w:lvl>
    <w:lvl w:ilvl="7" w:tplc="074C37B8">
      <w:start w:val="1"/>
      <w:numFmt w:val="decimal"/>
      <w:lvlText w:val="%8."/>
      <w:lvlJc w:val="left"/>
      <w:pPr>
        <w:tabs>
          <w:tab w:val="num" w:pos="5760"/>
        </w:tabs>
        <w:ind w:left="5760" w:hanging="360"/>
      </w:pPr>
      <w:rPr>
        <w:rFonts w:cs="Times New Roman"/>
      </w:rPr>
    </w:lvl>
    <w:lvl w:ilvl="8" w:tplc="1CF666E2">
      <w:start w:val="1"/>
      <w:numFmt w:val="decimal"/>
      <w:lvlText w:val="%9."/>
      <w:lvlJc w:val="left"/>
      <w:pPr>
        <w:tabs>
          <w:tab w:val="num" w:pos="6480"/>
        </w:tabs>
        <w:ind w:left="6480" w:hanging="360"/>
      </w:pPr>
      <w:rPr>
        <w:rFonts w:cs="Times New Roman"/>
      </w:rPr>
    </w:lvl>
  </w:abstractNum>
  <w:abstractNum w:abstractNumId="12" w15:restartNumberingAfterBreak="0">
    <w:nsid w:val="4A125B78"/>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13"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1B3090A"/>
    <w:multiLevelType w:val="hybridMultilevel"/>
    <w:tmpl w:val="828CB8E0"/>
    <w:lvl w:ilvl="0" w:tplc="0702389A">
      <w:start w:val="1"/>
      <w:numFmt w:val="decimal"/>
      <w:lvlText w:val="%1."/>
      <w:lvlJc w:val="left"/>
      <w:pPr>
        <w:ind w:left="630" w:hanging="360"/>
      </w:pPr>
      <w:rPr>
        <w:rFonts w:cs="Times New Roman" w:hint="default"/>
        <w:sz w:val="18"/>
        <w:szCs w:val="18"/>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56C160E2"/>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6F662CB"/>
    <w:multiLevelType w:val="hybridMultilevel"/>
    <w:tmpl w:val="A4BAFC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F545ACA"/>
    <w:multiLevelType w:val="hybridMultilevel"/>
    <w:tmpl w:val="92963000"/>
    <w:lvl w:ilvl="0" w:tplc="04090019">
      <w:start w:val="1"/>
      <w:numFmt w:val="low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8" w15:restartNumberingAfterBreak="0">
    <w:nsid w:val="609B7357"/>
    <w:multiLevelType w:val="hybridMultilevel"/>
    <w:tmpl w:val="28F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1AE13EC"/>
    <w:multiLevelType w:val="hybridMultilevel"/>
    <w:tmpl w:val="E226611C"/>
    <w:lvl w:ilvl="0" w:tplc="26DAECB8">
      <w:start w:val="1"/>
      <w:numFmt w:val="upperLetter"/>
      <w:lvlText w:val="%1."/>
      <w:lvlJc w:val="left"/>
      <w:pPr>
        <w:ind w:left="360" w:hanging="360"/>
      </w:pPr>
      <w:rPr>
        <w:rFonts w:cs="Times New Roman" w:hint="default"/>
        <w:b/>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0" w15:restartNumberingAfterBreak="0">
    <w:nsid w:val="63C5477B"/>
    <w:multiLevelType w:val="hybridMultilevel"/>
    <w:tmpl w:val="C84A5B08"/>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1" w15:restartNumberingAfterBreak="0">
    <w:nsid w:val="7113471A"/>
    <w:multiLevelType w:val="hybridMultilevel"/>
    <w:tmpl w:val="E51CE664"/>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2" w15:restartNumberingAfterBreak="0">
    <w:nsid w:val="76B95B8F"/>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B4D1B67"/>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B6D48CB"/>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5" w15:restartNumberingAfterBreak="0">
    <w:nsid w:val="7CA3576F"/>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6" w15:restartNumberingAfterBreak="0">
    <w:nsid w:val="7FDC5E49"/>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7"/>
  </w:num>
  <w:num w:numId="18">
    <w:abstractNumId w:val="3"/>
  </w:num>
  <w:num w:numId="19">
    <w:abstractNumId w:val="13"/>
  </w:num>
  <w:num w:numId="20">
    <w:abstractNumId w:val="1"/>
  </w:num>
  <w:num w:numId="21">
    <w:abstractNumId w:val="0"/>
  </w:num>
  <w:num w:numId="22">
    <w:abstractNumId w:val="24"/>
  </w:num>
  <w:num w:numId="23">
    <w:abstractNumId w:val="19"/>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5"/>
  </w:num>
  <w:num w:numId="27">
    <w:abstractNumId w:val="2"/>
  </w:num>
  <w:num w:numId="28">
    <w:abstractNumId w:val="12"/>
  </w:num>
  <w:num w:numId="29">
    <w:abstractNumId w:val="17"/>
  </w:num>
  <w:num w:numId="30">
    <w:abstractNumId w:val="21"/>
  </w:num>
  <w:num w:numId="31">
    <w:abstractNumId w:val="20"/>
  </w:num>
  <w:num w:numId="32">
    <w:abstractNumId w:val="5"/>
  </w:num>
  <w:num w:numId="33">
    <w:abstractNumId w:val="11"/>
  </w:num>
  <w:num w:numId="34">
    <w:abstractNumId w:val="6"/>
  </w:num>
  <w:num w:numId="35">
    <w:abstractNumId w:val="14"/>
  </w:num>
  <w:num w:numId="36">
    <w:abstractNumId w:val="10"/>
  </w:num>
  <w:num w:numId="37">
    <w:abstractNumId w:val="18"/>
  </w:num>
  <w:num w:numId="38">
    <w:abstractNumId w:val="16"/>
  </w:num>
  <w:num w:numId="39">
    <w:abstractNumId w:val="23"/>
  </w:num>
  <w:num w:numId="40">
    <w:abstractNumId w:val="15"/>
  </w:num>
  <w:num w:numId="41">
    <w:abstractNumId w:val="4"/>
  </w:num>
  <w:num w:numId="42">
    <w:abstractNumId w:val="22"/>
  </w:num>
  <w:num w:numId="43">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4">
    <w:abstractNumId w:val="6"/>
    <w:lvlOverride w:ilvl="0">
      <w:startOverride w:val="1"/>
    </w:lvlOverride>
    <w:lvlOverride w:ilvl="1"/>
    <w:lvlOverride w:ilvl="2"/>
    <w:lvlOverride w:ilvl="3"/>
    <w:lvlOverride w:ilvl="4"/>
    <w:lvlOverride w:ilvl="5"/>
    <w:lvlOverride w:ilvl="6"/>
    <w:lvlOverride w:ilvl="7"/>
    <w:lvlOverride w:ilvl="8"/>
  </w:num>
  <w:num w:numId="45">
    <w:abstractNumId w:val="26"/>
  </w:num>
  <w:num w:numId="46">
    <w:abstractNumId w:val="8"/>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wmaker, Michael@Energy">
    <w15:presenceInfo w15:providerId="AD" w15:userId="S::michael.shewmaker@energy.ca.gov::cb82df3a-38ca-44c6-b621-0d2fa4353328"/>
  </w15:person>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QO7WNLduzu2XIk1+zcEmn+/6InY97M7dmf8K9867EadXS4444WH8Tes3rv7HTmL1wVT6eTytokdKKTLdzeWvwQ==" w:salt="gEpAKN5BGVTIg1mYgREZI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61"/>
    <w:rsid w:val="00000C12"/>
    <w:rsid w:val="000016CE"/>
    <w:rsid w:val="00002C3C"/>
    <w:rsid w:val="00003076"/>
    <w:rsid w:val="000035D1"/>
    <w:rsid w:val="000036FF"/>
    <w:rsid w:val="000053B5"/>
    <w:rsid w:val="00006B3D"/>
    <w:rsid w:val="0001218A"/>
    <w:rsid w:val="00016AB0"/>
    <w:rsid w:val="000204C0"/>
    <w:rsid w:val="00023AA4"/>
    <w:rsid w:val="000249C9"/>
    <w:rsid w:val="00026750"/>
    <w:rsid w:val="00027C74"/>
    <w:rsid w:val="00033FA6"/>
    <w:rsid w:val="000345FE"/>
    <w:rsid w:val="0003484F"/>
    <w:rsid w:val="00035A79"/>
    <w:rsid w:val="000365D9"/>
    <w:rsid w:val="00037926"/>
    <w:rsid w:val="00040159"/>
    <w:rsid w:val="00040D83"/>
    <w:rsid w:val="0004217E"/>
    <w:rsid w:val="00043EE9"/>
    <w:rsid w:val="00044D65"/>
    <w:rsid w:val="000470D7"/>
    <w:rsid w:val="000471F6"/>
    <w:rsid w:val="000513AB"/>
    <w:rsid w:val="00051F14"/>
    <w:rsid w:val="00053A0E"/>
    <w:rsid w:val="0006016B"/>
    <w:rsid w:val="0006038E"/>
    <w:rsid w:val="00061598"/>
    <w:rsid w:val="00062796"/>
    <w:rsid w:val="000631C6"/>
    <w:rsid w:val="0006407D"/>
    <w:rsid w:val="000644B7"/>
    <w:rsid w:val="0006526B"/>
    <w:rsid w:val="0006641F"/>
    <w:rsid w:val="00076CCB"/>
    <w:rsid w:val="00076F08"/>
    <w:rsid w:val="00080A37"/>
    <w:rsid w:val="00080EEE"/>
    <w:rsid w:val="00081BB1"/>
    <w:rsid w:val="000861F1"/>
    <w:rsid w:val="00086A66"/>
    <w:rsid w:val="00087DC0"/>
    <w:rsid w:val="000916C4"/>
    <w:rsid w:val="00091D81"/>
    <w:rsid w:val="00094EF2"/>
    <w:rsid w:val="0009518C"/>
    <w:rsid w:val="00095779"/>
    <w:rsid w:val="00096901"/>
    <w:rsid w:val="000A0C20"/>
    <w:rsid w:val="000A0D18"/>
    <w:rsid w:val="000A105B"/>
    <w:rsid w:val="000A1F02"/>
    <w:rsid w:val="000A35C7"/>
    <w:rsid w:val="000A4A99"/>
    <w:rsid w:val="000A5591"/>
    <w:rsid w:val="000B2FD4"/>
    <w:rsid w:val="000B4491"/>
    <w:rsid w:val="000B7569"/>
    <w:rsid w:val="000B7F1D"/>
    <w:rsid w:val="000C03E1"/>
    <w:rsid w:val="000C1A4A"/>
    <w:rsid w:val="000C38AC"/>
    <w:rsid w:val="000C4C97"/>
    <w:rsid w:val="000C6426"/>
    <w:rsid w:val="000C6B8F"/>
    <w:rsid w:val="000C7320"/>
    <w:rsid w:val="000D14DA"/>
    <w:rsid w:val="000D23EA"/>
    <w:rsid w:val="000D25DB"/>
    <w:rsid w:val="000D4112"/>
    <w:rsid w:val="000D4C1A"/>
    <w:rsid w:val="000D533D"/>
    <w:rsid w:val="000D68B4"/>
    <w:rsid w:val="000D7842"/>
    <w:rsid w:val="000D7DA8"/>
    <w:rsid w:val="000E0BE1"/>
    <w:rsid w:val="000E3450"/>
    <w:rsid w:val="000E48D9"/>
    <w:rsid w:val="000E527A"/>
    <w:rsid w:val="000E53E9"/>
    <w:rsid w:val="000E5F2D"/>
    <w:rsid w:val="000E7ABD"/>
    <w:rsid w:val="000F070F"/>
    <w:rsid w:val="000F0BA7"/>
    <w:rsid w:val="000F2512"/>
    <w:rsid w:val="000F2B3D"/>
    <w:rsid w:val="000F404F"/>
    <w:rsid w:val="000F6214"/>
    <w:rsid w:val="000F67E7"/>
    <w:rsid w:val="000F71C2"/>
    <w:rsid w:val="000F754C"/>
    <w:rsid w:val="00110835"/>
    <w:rsid w:val="00110E01"/>
    <w:rsid w:val="0011156B"/>
    <w:rsid w:val="00112CBB"/>
    <w:rsid w:val="001131A2"/>
    <w:rsid w:val="00113AE4"/>
    <w:rsid w:val="00115611"/>
    <w:rsid w:val="00121FC9"/>
    <w:rsid w:val="00122141"/>
    <w:rsid w:val="001230A2"/>
    <w:rsid w:val="0012363D"/>
    <w:rsid w:val="00126C0D"/>
    <w:rsid w:val="00126F26"/>
    <w:rsid w:val="001305CE"/>
    <w:rsid w:val="001315EE"/>
    <w:rsid w:val="00132487"/>
    <w:rsid w:val="00134279"/>
    <w:rsid w:val="00135763"/>
    <w:rsid w:val="00135825"/>
    <w:rsid w:val="00137AA4"/>
    <w:rsid w:val="00140168"/>
    <w:rsid w:val="00142FD3"/>
    <w:rsid w:val="00145AC3"/>
    <w:rsid w:val="0014709C"/>
    <w:rsid w:val="001507B5"/>
    <w:rsid w:val="00151E04"/>
    <w:rsid w:val="001558EF"/>
    <w:rsid w:val="00155ACD"/>
    <w:rsid w:val="00155FC2"/>
    <w:rsid w:val="00156750"/>
    <w:rsid w:val="001577AB"/>
    <w:rsid w:val="001615D7"/>
    <w:rsid w:val="00162081"/>
    <w:rsid w:val="00163575"/>
    <w:rsid w:val="00167637"/>
    <w:rsid w:val="00171597"/>
    <w:rsid w:val="0017354E"/>
    <w:rsid w:val="001739FA"/>
    <w:rsid w:val="001747A6"/>
    <w:rsid w:val="00174BD1"/>
    <w:rsid w:val="00175824"/>
    <w:rsid w:val="00175ACB"/>
    <w:rsid w:val="00175D42"/>
    <w:rsid w:val="00176E1A"/>
    <w:rsid w:val="00176F02"/>
    <w:rsid w:val="0017787C"/>
    <w:rsid w:val="00181190"/>
    <w:rsid w:val="001848E2"/>
    <w:rsid w:val="00186697"/>
    <w:rsid w:val="0019002C"/>
    <w:rsid w:val="001919EB"/>
    <w:rsid w:val="00193838"/>
    <w:rsid w:val="00194989"/>
    <w:rsid w:val="0019624F"/>
    <w:rsid w:val="001A165E"/>
    <w:rsid w:val="001A22C4"/>
    <w:rsid w:val="001A43D6"/>
    <w:rsid w:val="001A4D5E"/>
    <w:rsid w:val="001A5583"/>
    <w:rsid w:val="001A762B"/>
    <w:rsid w:val="001B5BA4"/>
    <w:rsid w:val="001C0940"/>
    <w:rsid w:val="001C2D6E"/>
    <w:rsid w:val="001C6CA1"/>
    <w:rsid w:val="001D1125"/>
    <w:rsid w:val="001D156D"/>
    <w:rsid w:val="001D4A7F"/>
    <w:rsid w:val="001D5B74"/>
    <w:rsid w:val="001D6EF0"/>
    <w:rsid w:val="001D7D2B"/>
    <w:rsid w:val="001E0611"/>
    <w:rsid w:val="001E3C52"/>
    <w:rsid w:val="001E4168"/>
    <w:rsid w:val="001E5FD8"/>
    <w:rsid w:val="001F01B8"/>
    <w:rsid w:val="001F0E8D"/>
    <w:rsid w:val="001F20EE"/>
    <w:rsid w:val="001F2BD0"/>
    <w:rsid w:val="001F389A"/>
    <w:rsid w:val="001F4598"/>
    <w:rsid w:val="001F7063"/>
    <w:rsid w:val="001F78D5"/>
    <w:rsid w:val="00200089"/>
    <w:rsid w:val="00200DE6"/>
    <w:rsid w:val="00200E53"/>
    <w:rsid w:val="00202608"/>
    <w:rsid w:val="00202AA1"/>
    <w:rsid w:val="00205222"/>
    <w:rsid w:val="00206039"/>
    <w:rsid w:val="00206F89"/>
    <w:rsid w:val="0020739B"/>
    <w:rsid w:val="00210875"/>
    <w:rsid w:val="00210CD1"/>
    <w:rsid w:val="002135D6"/>
    <w:rsid w:val="00213E8E"/>
    <w:rsid w:val="00216B0A"/>
    <w:rsid w:val="00216C55"/>
    <w:rsid w:val="00216F5E"/>
    <w:rsid w:val="00221561"/>
    <w:rsid w:val="00222F6D"/>
    <w:rsid w:val="0022368B"/>
    <w:rsid w:val="002241A5"/>
    <w:rsid w:val="00226B61"/>
    <w:rsid w:val="00230B81"/>
    <w:rsid w:val="002326D8"/>
    <w:rsid w:val="00234167"/>
    <w:rsid w:val="00235185"/>
    <w:rsid w:val="00235236"/>
    <w:rsid w:val="00237478"/>
    <w:rsid w:val="002420D2"/>
    <w:rsid w:val="00243047"/>
    <w:rsid w:val="00243E16"/>
    <w:rsid w:val="00245AF0"/>
    <w:rsid w:val="00247658"/>
    <w:rsid w:val="00247C7A"/>
    <w:rsid w:val="00251B09"/>
    <w:rsid w:val="00252E16"/>
    <w:rsid w:val="002532A8"/>
    <w:rsid w:val="002562A4"/>
    <w:rsid w:val="00257871"/>
    <w:rsid w:val="002611FF"/>
    <w:rsid w:val="002615BC"/>
    <w:rsid w:val="00262721"/>
    <w:rsid w:val="002641C7"/>
    <w:rsid w:val="002663BF"/>
    <w:rsid w:val="00270011"/>
    <w:rsid w:val="002710BB"/>
    <w:rsid w:val="00271988"/>
    <w:rsid w:val="002719D2"/>
    <w:rsid w:val="00271DE1"/>
    <w:rsid w:val="00271E1D"/>
    <w:rsid w:val="0027317A"/>
    <w:rsid w:val="00274618"/>
    <w:rsid w:val="00275695"/>
    <w:rsid w:val="00277212"/>
    <w:rsid w:val="00281DC9"/>
    <w:rsid w:val="00283D96"/>
    <w:rsid w:val="00283EAF"/>
    <w:rsid w:val="0028466E"/>
    <w:rsid w:val="00284AFC"/>
    <w:rsid w:val="00284C8F"/>
    <w:rsid w:val="00285A7C"/>
    <w:rsid w:val="00285F9A"/>
    <w:rsid w:val="00287573"/>
    <w:rsid w:val="00287CD0"/>
    <w:rsid w:val="00290576"/>
    <w:rsid w:val="00291F4F"/>
    <w:rsid w:val="00291F72"/>
    <w:rsid w:val="00294D4D"/>
    <w:rsid w:val="00295ED5"/>
    <w:rsid w:val="002A1004"/>
    <w:rsid w:val="002A199B"/>
    <w:rsid w:val="002A3F41"/>
    <w:rsid w:val="002A4664"/>
    <w:rsid w:val="002A5079"/>
    <w:rsid w:val="002A62BF"/>
    <w:rsid w:val="002A6A1F"/>
    <w:rsid w:val="002B10BD"/>
    <w:rsid w:val="002B10F9"/>
    <w:rsid w:val="002B2393"/>
    <w:rsid w:val="002B3606"/>
    <w:rsid w:val="002B3AE7"/>
    <w:rsid w:val="002B4170"/>
    <w:rsid w:val="002B4F6F"/>
    <w:rsid w:val="002B678A"/>
    <w:rsid w:val="002C131A"/>
    <w:rsid w:val="002C164D"/>
    <w:rsid w:val="002C3331"/>
    <w:rsid w:val="002C586B"/>
    <w:rsid w:val="002C74C4"/>
    <w:rsid w:val="002C7D44"/>
    <w:rsid w:val="002D1475"/>
    <w:rsid w:val="002D3BA6"/>
    <w:rsid w:val="002D4BB8"/>
    <w:rsid w:val="002D5D44"/>
    <w:rsid w:val="002D680A"/>
    <w:rsid w:val="002D7DB8"/>
    <w:rsid w:val="002E0193"/>
    <w:rsid w:val="002E3676"/>
    <w:rsid w:val="002E5196"/>
    <w:rsid w:val="002E54C7"/>
    <w:rsid w:val="002E5A2A"/>
    <w:rsid w:val="002E5A4A"/>
    <w:rsid w:val="002E6394"/>
    <w:rsid w:val="002E77B2"/>
    <w:rsid w:val="002E7941"/>
    <w:rsid w:val="002F02BE"/>
    <w:rsid w:val="002F2A62"/>
    <w:rsid w:val="002F3CE4"/>
    <w:rsid w:val="002F40A7"/>
    <w:rsid w:val="002F6775"/>
    <w:rsid w:val="002F777B"/>
    <w:rsid w:val="003051D0"/>
    <w:rsid w:val="00306026"/>
    <w:rsid w:val="00306C6D"/>
    <w:rsid w:val="00313ED0"/>
    <w:rsid w:val="00314D52"/>
    <w:rsid w:val="00314EC3"/>
    <w:rsid w:val="0031619B"/>
    <w:rsid w:val="00316FD0"/>
    <w:rsid w:val="0032018D"/>
    <w:rsid w:val="00320F01"/>
    <w:rsid w:val="003217F1"/>
    <w:rsid w:val="003231AE"/>
    <w:rsid w:val="003247CA"/>
    <w:rsid w:val="00324C2C"/>
    <w:rsid w:val="00325ACD"/>
    <w:rsid w:val="00326B4B"/>
    <w:rsid w:val="00326D79"/>
    <w:rsid w:val="00327049"/>
    <w:rsid w:val="0033243B"/>
    <w:rsid w:val="003346F5"/>
    <w:rsid w:val="00334DB7"/>
    <w:rsid w:val="00336182"/>
    <w:rsid w:val="00337397"/>
    <w:rsid w:val="003377E5"/>
    <w:rsid w:val="00340520"/>
    <w:rsid w:val="00340CE9"/>
    <w:rsid w:val="0034339D"/>
    <w:rsid w:val="00345CE6"/>
    <w:rsid w:val="003500C8"/>
    <w:rsid w:val="00350A8C"/>
    <w:rsid w:val="003512DF"/>
    <w:rsid w:val="003514E7"/>
    <w:rsid w:val="003539EB"/>
    <w:rsid w:val="00353C3B"/>
    <w:rsid w:val="003545A9"/>
    <w:rsid w:val="0035603C"/>
    <w:rsid w:val="00357343"/>
    <w:rsid w:val="00363895"/>
    <w:rsid w:val="00365F5B"/>
    <w:rsid w:val="00370F0D"/>
    <w:rsid w:val="00371157"/>
    <w:rsid w:val="00372334"/>
    <w:rsid w:val="00372700"/>
    <w:rsid w:val="003753E8"/>
    <w:rsid w:val="00376119"/>
    <w:rsid w:val="00376EAA"/>
    <w:rsid w:val="003809C0"/>
    <w:rsid w:val="00381A53"/>
    <w:rsid w:val="00381E38"/>
    <w:rsid w:val="003830E8"/>
    <w:rsid w:val="003849BC"/>
    <w:rsid w:val="003850E9"/>
    <w:rsid w:val="00386209"/>
    <w:rsid w:val="0038684E"/>
    <w:rsid w:val="0039142A"/>
    <w:rsid w:val="00392C7A"/>
    <w:rsid w:val="00394C8C"/>
    <w:rsid w:val="00396B84"/>
    <w:rsid w:val="003A12CC"/>
    <w:rsid w:val="003A3FF6"/>
    <w:rsid w:val="003A4B29"/>
    <w:rsid w:val="003A785B"/>
    <w:rsid w:val="003A7FBE"/>
    <w:rsid w:val="003B24D9"/>
    <w:rsid w:val="003B30A3"/>
    <w:rsid w:val="003B3641"/>
    <w:rsid w:val="003B4240"/>
    <w:rsid w:val="003B5B3C"/>
    <w:rsid w:val="003C7B7A"/>
    <w:rsid w:val="003D1445"/>
    <w:rsid w:val="003D186A"/>
    <w:rsid w:val="003D349A"/>
    <w:rsid w:val="003D5183"/>
    <w:rsid w:val="003D5350"/>
    <w:rsid w:val="003D5803"/>
    <w:rsid w:val="003E1E09"/>
    <w:rsid w:val="003E22AB"/>
    <w:rsid w:val="003E7F4E"/>
    <w:rsid w:val="003F064C"/>
    <w:rsid w:val="003F0D68"/>
    <w:rsid w:val="003F1BED"/>
    <w:rsid w:val="003F1C6F"/>
    <w:rsid w:val="003F2ED5"/>
    <w:rsid w:val="003F49BD"/>
    <w:rsid w:val="003F4C2F"/>
    <w:rsid w:val="003F598E"/>
    <w:rsid w:val="003F6A76"/>
    <w:rsid w:val="00405B3C"/>
    <w:rsid w:val="00406E7B"/>
    <w:rsid w:val="004072E7"/>
    <w:rsid w:val="0041054C"/>
    <w:rsid w:val="00410ECA"/>
    <w:rsid w:val="00411923"/>
    <w:rsid w:val="00411E6B"/>
    <w:rsid w:val="00415ADC"/>
    <w:rsid w:val="00415DB2"/>
    <w:rsid w:val="00415FD0"/>
    <w:rsid w:val="004163E6"/>
    <w:rsid w:val="004246D4"/>
    <w:rsid w:val="004247C9"/>
    <w:rsid w:val="00424EAA"/>
    <w:rsid w:val="0042627F"/>
    <w:rsid w:val="00430CEA"/>
    <w:rsid w:val="00432098"/>
    <w:rsid w:val="00432B7A"/>
    <w:rsid w:val="0043390E"/>
    <w:rsid w:val="0043422C"/>
    <w:rsid w:val="00435279"/>
    <w:rsid w:val="004354CB"/>
    <w:rsid w:val="00436779"/>
    <w:rsid w:val="00437007"/>
    <w:rsid w:val="00440841"/>
    <w:rsid w:val="00442A22"/>
    <w:rsid w:val="00442DE2"/>
    <w:rsid w:val="00444D0A"/>
    <w:rsid w:val="0044528F"/>
    <w:rsid w:val="004464F2"/>
    <w:rsid w:val="004507D3"/>
    <w:rsid w:val="0045105B"/>
    <w:rsid w:val="004510F5"/>
    <w:rsid w:val="00452472"/>
    <w:rsid w:val="00454C3D"/>
    <w:rsid w:val="00461483"/>
    <w:rsid w:val="00462AC1"/>
    <w:rsid w:val="0046705B"/>
    <w:rsid w:val="00467098"/>
    <w:rsid w:val="00470951"/>
    <w:rsid w:val="0047232D"/>
    <w:rsid w:val="00472A6F"/>
    <w:rsid w:val="004737C4"/>
    <w:rsid w:val="00474509"/>
    <w:rsid w:val="00474A7A"/>
    <w:rsid w:val="00475987"/>
    <w:rsid w:val="004763BA"/>
    <w:rsid w:val="00477D56"/>
    <w:rsid w:val="0048031E"/>
    <w:rsid w:val="004809EE"/>
    <w:rsid w:val="00481723"/>
    <w:rsid w:val="00484886"/>
    <w:rsid w:val="004860C3"/>
    <w:rsid w:val="00486F0B"/>
    <w:rsid w:val="0049343E"/>
    <w:rsid w:val="00493FF2"/>
    <w:rsid w:val="004944D6"/>
    <w:rsid w:val="004948E2"/>
    <w:rsid w:val="004967FB"/>
    <w:rsid w:val="004A1BEB"/>
    <w:rsid w:val="004A264A"/>
    <w:rsid w:val="004A289B"/>
    <w:rsid w:val="004A5A9E"/>
    <w:rsid w:val="004A5C7F"/>
    <w:rsid w:val="004A6A89"/>
    <w:rsid w:val="004A6E7F"/>
    <w:rsid w:val="004A7BC9"/>
    <w:rsid w:val="004B0F27"/>
    <w:rsid w:val="004B1012"/>
    <w:rsid w:val="004B4582"/>
    <w:rsid w:val="004B463D"/>
    <w:rsid w:val="004B668A"/>
    <w:rsid w:val="004B7BD2"/>
    <w:rsid w:val="004C23D9"/>
    <w:rsid w:val="004C2C61"/>
    <w:rsid w:val="004C5269"/>
    <w:rsid w:val="004C59CB"/>
    <w:rsid w:val="004D1B0D"/>
    <w:rsid w:val="004D1CE3"/>
    <w:rsid w:val="004D2397"/>
    <w:rsid w:val="004D287C"/>
    <w:rsid w:val="004D3B79"/>
    <w:rsid w:val="004D6116"/>
    <w:rsid w:val="004D7AA5"/>
    <w:rsid w:val="004E112A"/>
    <w:rsid w:val="004E230B"/>
    <w:rsid w:val="004E3E8B"/>
    <w:rsid w:val="004E52B7"/>
    <w:rsid w:val="004E606D"/>
    <w:rsid w:val="004F0A7F"/>
    <w:rsid w:val="004F0CD2"/>
    <w:rsid w:val="004F3AC1"/>
    <w:rsid w:val="004F40C1"/>
    <w:rsid w:val="004F57B5"/>
    <w:rsid w:val="004F589A"/>
    <w:rsid w:val="004F70D7"/>
    <w:rsid w:val="005017E3"/>
    <w:rsid w:val="00503C49"/>
    <w:rsid w:val="00505EEB"/>
    <w:rsid w:val="005063AA"/>
    <w:rsid w:val="005065E1"/>
    <w:rsid w:val="0051199B"/>
    <w:rsid w:val="00513D83"/>
    <w:rsid w:val="00514ADB"/>
    <w:rsid w:val="005173DE"/>
    <w:rsid w:val="00520412"/>
    <w:rsid w:val="005222CB"/>
    <w:rsid w:val="0052278E"/>
    <w:rsid w:val="00526F4E"/>
    <w:rsid w:val="00527162"/>
    <w:rsid w:val="00527ACC"/>
    <w:rsid w:val="00530583"/>
    <w:rsid w:val="005305D7"/>
    <w:rsid w:val="00530F4C"/>
    <w:rsid w:val="00531044"/>
    <w:rsid w:val="005340A2"/>
    <w:rsid w:val="005367FB"/>
    <w:rsid w:val="00536AA4"/>
    <w:rsid w:val="005406BE"/>
    <w:rsid w:val="00541293"/>
    <w:rsid w:val="00541E22"/>
    <w:rsid w:val="005437EB"/>
    <w:rsid w:val="00543EA4"/>
    <w:rsid w:val="00545FC7"/>
    <w:rsid w:val="00551599"/>
    <w:rsid w:val="00551D3B"/>
    <w:rsid w:val="00552A3E"/>
    <w:rsid w:val="00552DE8"/>
    <w:rsid w:val="005539DF"/>
    <w:rsid w:val="00555884"/>
    <w:rsid w:val="00560787"/>
    <w:rsid w:val="00560898"/>
    <w:rsid w:val="00560C7A"/>
    <w:rsid w:val="00560F73"/>
    <w:rsid w:val="005623AB"/>
    <w:rsid w:val="00562BA8"/>
    <w:rsid w:val="00565DCF"/>
    <w:rsid w:val="00567549"/>
    <w:rsid w:val="005676C3"/>
    <w:rsid w:val="00567771"/>
    <w:rsid w:val="005678C7"/>
    <w:rsid w:val="005700EE"/>
    <w:rsid w:val="005720D7"/>
    <w:rsid w:val="00572B72"/>
    <w:rsid w:val="00573417"/>
    <w:rsid w:val="005743B4"/>
    <w:rsid w:val="00574565"/>
    <w:rsid w:val="00574E6A"/>
    <w:rsid w:val="005813CE"/>
    <w:rsid w:val="005821CB"/>
    <w:rsid w:val="005877FC"/>
    <w:rsid w:val="0059070E"/>
    <w:rsid w:val="005910C2"/>
    <w:rsid w:val="0059284E"/>
    <w:rsid w:val="00593536"/>
    <w:rsid w:val="0059487B"/>
    <w:rsid w:val="00594C36"/>
    <w:rsid w:val="00595DB9"/>
    <w:rsid w:val="00596C74"/>
    <w:rsid w:val="005A2306"/>
    <w:rsid w:val="005A2987"/>
    <w:rsid w:val="005A4414"/>
    <w:rsid w:val="005A50AB"/>
    <w:rsid w:val="005A5328"/>
    <w:rsid w:val="005B4DF1"/>
    <w:rsid w:val="005C0F5F"/>
    <w:rsid w:val="005C2154"/>
    <w:rsid w:val="005C3754"/>
    <w:rsid w:val="005C4233"/>
    <w:rsid w:val="005C5038"/>
    <w:rsid w:val="005C5642"/>
    <w:rsid w:val="005C5D98"/>
    <w:rsid w:val="005C73C7"/>
    <w:rsid w:val="005D2752"/>
    <w:rsid w:val="005D30D4"/>
    <w:rsid w:val="005D55BB"/>
    <w:rsid w:val="005E0D15"/>
    <w:rsid w:val="005E23CD"/>
    <w:rsid w:val="005E2724"/>
    <w:rsid w:val="005E31A4"/>
    <w:rsid w:val="005E3E55"/>
    <w:rsid w:val="005E68FF"/>
    <w:rsid w:val="005F178B"/>
    <w:rsid w:val="005F26D8"/>
    <w:rsid w:val="005F47B7"/>
    <w:rsid w:val="005F4CDC"/>
    <w:rsid w:val="005F607C"/>
    <w:rsid w:val="006016EB"/>
    <w:rsid w:val="006019F9"/>
    <w:rsid w:val="00601C19"/>
    <w:rsid w:val="00602884"/>
    <w:rsid w:val="006035F8"/>
    <w:rsid w:val="006039AD"/>
    <w:rsid w:val="00605944"/>
    <w:rsid w:val="00611910"/>
    <w:rsid w:val="00613F4A"/>
    <w:rsid w:val="00614268"/>
    <w:rsid w:val="006154DE"/>
    <w:rsid w:val="00616C4D"/>
    <w:rsid w:val="00617B42"/>
    <w:rsid w:val="006200D7"/>
    <w:rsid w:val="00621F3B"/>
    <w:rsid w:val="006227B1"/>
    <w:rsid w:val="00622990"/>
    <w:rsid w:val="00623D67"/>
    <w:rsid w:val="006258AA"/>
    <w:rsid w:val="0062771C"/>
    <w:rsid w:val="00631046"/>
    <w:rsid w:val="00631115"/>
    <w:rsid w:val="00631DC1"/>
    <w:rsid w:val="00632F51"/>
    <w:rsid w:val="00632F73"/>
    <w:rsid w:val="00635962"/>
    <w:rsid w:val="00637954"/>
    <w:rsid w:val="00637BB7"/>
    <w:rsid w:val="006411CF"/>
    <w:rsid w:val="00641C71"/>
    <w:rsid w:val="0064300C"/>
    <w:rsid w:val="006445E9"/>
    <w:rsid w:val="00646443"/>
    <w:rsid w:val="00646CAC"/>
    <w:rsid w:val="00650CD9"/>
    <w:rsid w:val="00651FA0"/>
    <w:rsid w:val="00652160"/>
    <w:rsid w:val="00653798"/>
    <w:rsid w:val="00653A64"/>
    <w:rsid w:val="00653ECA"/>
    <w:rsid w:val="00654F37"/>
    <w:rsid w:val="00654FF3"/>
    <w:rsid w:val="00661DA2"/>
    <w:rsid w:val="00663AF7"/>
    <w:rsid w:val="00665A11"/>
    <w:rsid w:val="00666DAA"/>
    <w:rsid w:val="00667362"/>
    <w:rsid w:val="00674FED"/>
    <w:rsid w:val="006759F2"/>
    <w:rsid w:val="00680F4D"/>
    <w:rsid w:val="0068226F"/>
    <w:rsid w:val="00682CBA"/>
    <w:rsid w:val="00683961"/>
    <w:rsid w:val="00685D72"/>
    <w:rsid w:val="00686B8B"/>
    <w:rsid w:val="00690B1E"/>
    <w:rsid w:val="00692ECE"/>
    <w:rsid w:val="00692EDF"/>
    <w:rsid w:val="006930E5"/>
    <w:rsid w:val="006947E2"/>
    <w:rsid w:val="0069600B"/>
    <w:rsid w:val="00697E29"/>
    <w:rsid w:val="006A02F5"/>
    <w:rsid w:val="006A156C"/>
    <w:rsid w:val="006A57F1"/>
    <w:rsid w:val="006A722E"/>
    <w:rsid w:val="006B05B7"/>
    <w:rsid w:val="006B2FEB"/>
    <w:rsid w:val="006B2FF9"/>
    <w:rsid w:val="006B4081"/>
    <w:rsid w:val="006C0044"/>
    <w:rsid w:val="006C0E98"/>
    <w:rsid w:val="006C1B1B"/>
    <w:rsid w:val="006C24EA"/>
    <w:rsid w:val="006C3DB1"/>
    <w:rsid w:val="006C7335"/>
    <w:rsid w:val="006C7406"/>
    <w:rsid w:val="006D21DC"/>
    <w:rsid w:val="006D3BEB"/>
    <w:rsid w:val="006D4D01"/>
    <w:rsid w:val="006D5208"/>
    <w:rsid w:val="006D5510"/>
    <w:rsid w:val="006D607E"/>
    <w:rsid w:val="006D7492"/>
    <w:rsid w:val="006E1FC1"/>
    <w:rsid w:val="006E5C68"/>
    <w:rsid w:val="006E663B"/>
    <w:rsid w:val="006E672D"/>
    <w:rsid w:val="006F0558"/>
    <w:rsid w:val="006F0652"/>
    <w:rsid w:val="006F133F"/>
    <w:rsid w:val="006F2C70"/>
    <w:rsid w:val="006F4598"/>
    <w:rsid w:val="006F5A10"/>
    <w:rsid w:val="006F7062"/>
    <w:rsid w:val="00702381"/>
    <w:rsid w:val="00702D6E"/>
    <w:rsid w:val="0070354F"/>
    <w:rsid w:val="00704801"/>
    <w:rsid w:val="007108CC"/>
    <w:rsid w:val="00710E49"/>
    <w:rsid w:val="00712D46"/>
    <w:rsid w:val="00714442"/>
    <w:rsid w:val="00714CBC"/>
    <w:rsid w:val="00714DAD"/>
    <w:rsid w:val="00716046"/>
    <w:rsid w:val="007161B9"/>
    <w:rsid w:val="00716783"/>
    <w:rsid w:val="007167EB"/>
    <w:rsid w:val="0071761E"/>
    <w:rsid w:val="00717DEA"/>
    <w:rsid w:val="00717E85"/>
    <w:rsid w:val="00720306"/>
    <w:rsid w:val="007205D8"/>
    <w:rsid w:val="00720A72"/>
    <w:rsid w:val="00722454"/>
    <w:rsid w:val="00723136"/>
    <w:rsid w:val="00724E2E"/>
    <w:rsid w:val="007259BB"/>
    <w:rsid w:val="00725A7C"/>
    <w:rsid w:val="00730153"/>
    <w:rsid w:val="007344C3"/>
    <w:rsid w:val="00734EE7"/>
    <w:rsid w:val="00735C6F"/>
    <w:rsid w:val="007411EB"/>
    <w:rsid w:val="00743217"/>
    <w:rsid w:val="0074424A"/>
    <w:rsid w:val="007445F2"/>
    <w:rsid w:val="00751673"/>
    <w:rsid w:val="007522E9"/>
    <w:rsid w:val="00753CFA"/>
    <w:rsid w:val="007544D0"/>
    <w:rsid w:val="007551EC"/>
    <w:rsid w:val="00755484"/>
    <w:rsid w:val="00755DEC"/>
    <w:rsid w:val="00757087"/>
    <w:rsid w:val="0076105D"/>
    <w:rsid w:val="007635A5"/>
    <w:rsid w:val="00763D9B"/>
    <w:rsid w:val="0076441C"/>
    <w:rsid w:val="00765F67"/>
    <w:rsid w:val="00765FA4"/>
    <w:rsid w:val="00766F71"/>
    <w:rsid w:val="0077056E"/>
    <w:rsid w:val="007755D6"/>
    <w:rsid w:val="007756F6"/>
    <w:rsid w:val="00776799"/>
    <w:rsid w:val="00776DFD"/>
    <w:rsid w:val="007770C5"/>
    <w:rsid w:val="00777B2F"/>
    <w:rsid w:val="007838A9"/>
    <w:rsid w:val="00785B34"/>
    <w:rsid w:val="00791482"/>
    <w:rsid w:val="0079167B"/>
    <w:rsid w:val="00793E1C"/>
    <w:rsid w:val="00795EB8"/>
    <w:rsid w:val="00797224"/>
    <w:rsid w:val="00797290"/>
    <w:rsid w:val="00797860"/>
    <w:rsid w:val="007A190C"/>
    <w:rsid w:val="007A3919"/>
    <w:rsid w:val="007A430B"/>
    <w:rsid w:val="007A4603"/>
    <w:rsid w:val="007A575A"/>
    <w:rsid w:val="007B02EB"/>
    <w:rsid w:val="007B1C41"/>
    <w:rsid w:val="007B3B33"/>
    <w:rsid w:val="007B4BEA"/>
    <w:rsid w:val="007B645E"/>
    <w:rsid w:val="007C12FC"/>
    <w:rsid w:val="007C24A3"/>
    <w:rsid w:val="007C4CF0"/>
    <w:rsid w:val="007C7495"/>
    <w:rsid w:val="007C785B"/>
    <w:rsid w:val="007D060B"/>
    <w:rsid w:val="007D0D8F"/>
    <w:rsid w:val="007D19B2"/>
    <w:rsid w:val="007D29D1"/>
    <w:rsid w:val="007D2DD3"/>
    <w:rsid w:val="007D5541"/>
    <w:rsid w:val="007D726A"/>
    <w:rsid w:val="007E0875"/>
    <w:rsid w:val="007E0F60"/>
    <w:rsid w:val="007E1885"/>
    <w:rsid w:val="007E26E9"/>
    <w:rsid w:val="007E32B3"/>
    <w:rsid w:val="007E4941"/>
    <w:rsid w:val="007E5033"/>
    <w:rsid w:val="007E57B6"/>
    <w:rsid w:val="007E64EC"/>
    <w:rsid w:val="007F0CE0"/>
    <w:rsid w:val="007F1924"/>
    <w:rsid w:val="007F24BC"/>
    <w:rsid w:val="007F3E17"/>
    <w:rsid w:val="007F57DC"/>
    <w:rsid w:val="00801172"/>
    <w:rsid w:val="00803B17"/>
    <w:rsid w:val="00804C36"/>
    <w:rsid w:val="00807045"/>
    <w:rsid w:val="0080704F"/>
    <w:rsid w:val="0081107A"/>
    <w:rsid w:val="0081244D"/>
    <w:rsid w:val="00815AA1"/>
    <w:rsid w:val="0081628C"/>
    <w:rsid w:val="00821F42"/>
    <w:rsid w:val="00822308"/>
    <w:rsid w:val="00822E89"/>
    <w:rsid w:val="0082365E"/>
    <w:rsid w:val="0082448D"/>
    <w:rsid w:val="0082487D"/>
    <w:rsid w:val="00827AE2"/>
    <w:rsid w:val="0083293B"/>
    <w:rsid w:val="008350A4"/>
    <w:rsid w:val="008353B6"/>
    <w:rsid w:val="00837096"/>
    <w:rsid w:val="00841186"/>
    <w:rsid w:val="00843AA7"/>
    <w:rsid w:val="008453AC"/>
    <w:rsid w:val="00845731"/>
    <w:rsid w:val="00845782"/>
    <w:rsid w:val="008459F6"/>
    <w:rsid w:val="008464DF"/>
    <w:rsid w:val="00847E91"/>
    <w:rsid w:val="00847EF3"/>
    <w:rsid w:val="00850428"/>
    <w:rsid w:val="0085268F"/>
    <w:rsid w:val="00853177"/>
    <w:rsid w:val="008540F3"/>
    <w:rsid w:val="00855DBD"/>
    <w:rsid w:val="00856066"/>
    <w:rsid w:val="00856538"/>
    <w:rsid w:val="00856A25"/>
    <w:rsid w:val="00857939"/>
    <w:rsid w:val="00860E60"/>
    <w:rsid w:val="00861BF8"/>
    <w:rsid w:val="00861F5E"/>
    <w:rsid w:val="00861F8E"/>
    <w:rsid w:val="008627BE"/>
    <w:rsid w:val="00865861"/>
    <w:rsid w:val="00865B66"/>
    <w:rsid w:val="0086649F"/>
    <w:rsid w:val="00867665"/>
    <w:rsid w:val="00871BAE"/>
    <w:rsid w:val="00872117"/>
    <w:rsid w:val="0087263A"/>
    <w:rsid w:val="008733B7"/>
    <w:rsid w:val="00873A16"/>
    <w:rsid w:val="0087433A"/>
    <w:rsid w:val="00877610"/>
    <w:rsid w:val="0088496C"/>
    <w:rsid w:val="00885BDB"/>
    <w:rsid w:val="00886660"/>
    <w:rsid w:val="00890417"/>
    <w:rsid w:val="00890DB2"/>
    <w:rsid w:val="00894E3E"/>
    <w:rsid w:val="008A138E"/>
    <w:rsid w:val="008A13C2"/>
    <w:rsid w:val="008A481C"/>
    <w:rsid w:val="008A484F"/>
    <w:rsid w:val="008A5B91"/>
    <w:rsid w:val="008A7891"/>
    <w:rsid w:val="008A7F5C"/>
    <w:rsid w:val="008B05CC"/>
    <w:rsid w:val="008B1437"/>
    <w:rsid w:val="008B1F34"/>
    <w:rsid w:val="008B2546"/>
    <w:rsid w:val="008B61C3"/>
    <w:rsid w:val="008B631F"/>
    <w:rsid w:val="008C10F1"/>
    <w:rsid w:val="008C23D7"/>
    <w:rsid w:val="008C5737"/>
    <w:rsid w:val="008C627E"/>
    <w:rsid w:val="008D03BC"/>
    <w:rsid w:val="008D0B8D"/>
    <w:rsid w:val="008D3666"/>
    <w:rsid w:val="008D3743"/>
    <w:rsid w:val="008D3813"/>
    <w:rsid w:val="008D67C7"/>
    <w:rsid w:val="008E41F8"/>
    <w:rsid w:val="008E429B"/>
    <w:rsid w:val="008E4542"/>
    <w:rsid w:val="008F1900"/>
    <w:rsid w:val="008F227F"/>
    <w:rsid w:val="008F49E7"/>
    <w:rsid w:val="008F5EB4"/>
    <w:rsid w:val="009008FB"/>
    <w:rsid w:val="00900C86"/>
    <w:rsid w:val="0090298A"/>
    <w:rsid w:val="00902EBA"/>
    <w:rsid w:val="00905295"/>
    <w:rsid w:val="0090543B"/>
    <w:rsid w:val="00910674"/>
    <w:rsid w:val="009119ED"/>
    <w:rsid w:val="00911CB9"/>
    <w:rsid w:val="00915296"/>
    <w:rsid w:val="00915B4E"/>
    <w:rsid w:val="00915BCF"/>
    <w:rsid w:val="009170D3"/>
    <w:rsid w:val="00921467"/>
    <w:rsid w:val="009224BC"/>
    <w:rsid w:val="00926A29"/>
    <w:rsid w:val="00937267"/>
    <w:rsid w:val="009379DB"/>
    <w:rsid w:val="00941530"/>
    <w:rsid w:val="00941E17"/>
    <w:rsid w:val="0094235F"/>
    <w:rsid w:val="009437C6"/>
    <w:rsid w:val="00945561"/>
    <w:rsid w:val="00945A11"/>
    <w:rsid w:val="00946688"/>
    <w:rsid w:val="009471CD"/>
    <w:rsid w:val="00955A9A"/>
    <w:rsid w:val="009564C7"/>
    <w:rsid w:val="00956B61"/>
    <w:rsid w:val="009605E1"/>
    <w:rsid w:val="009615EB"/>
    <w:rsid w:val="00963F89"/>
    <w:rsid w:val="0096520A"/>
    <w:rsid w:val="00967916"/>
    <w:rsid w:val="00967AE4"/>
    <w:rsid w:val="00972766"/>
    <w:rsid w:val="009727B8"/>
    <w:rsid w:val="00974AAE"/>
    <w:rsid w:val="0097558E"/>
    <w:rsid w:val="009764A9"/>
    <w:rsid w:val="00976637"/>
    <w:rsid w:val="009770F0"/>
    <w:rsid w:val="00977366"/>
    <w:rsid w:val="00980FB6"/>
    <w:rsid w:val="0098115B"/>
    <w:rsid w:val="00982535"/>
    <w:rsid w:val="00992035"/>
    <w:rsid w:val="00992EF8"/>
    <w:rsid w:val="009949F7"/>
    <w:rsid w:val="00994AF2"/>
    <w:rsid w:val="00997405"/>
    <w:rsid w:val="009A059F"/>
    <w:rsid w:val="009A102D"/>
    <w:rsid w:val="009A105D"/>
    <w:rsid w:val="009A172C"/>
    <w:rsid w:val="009A1F14"/>
    <w:rsid w:val="009A3318"/>
    <w:rsid w:val="009A5D4D"/>
    <w:rsid w:val="009A698F"/>
    <w:rsid w:val="009A6F10"/>
    <w:rsid w:val="009B0BCA"/>
    <w:rsid w:val="009B2DDD"/>
    <w:rsid w:val="009B5B9D"/>
    <w:rsid w:val="009B77EA"/>
    <w:rsid w:val="009C0792"/>
    <w:rsid w:val="009C1359"/>
    <w:rsid w:val="009C1F4E"/>
    <w:rsid w:val="009C273F"/>
    <w:rsid w:val="009C4B49"/>
    <w:rsid w:val="009C4F9A"/>
    <w:rsid w:val="009C60BD"/>
    <w:rsid w:val="009D0F10"/>
    <w:rsid w:val="009D24DE"/>
    <w:rsid w:val="009D273E"/>
    <w:rsid w:val="009D4B18"/>
    <w:rsid w:val="009D721C"/>
    <w:rsid w:val="009E2E57"/>
    <w:rsid w:val="009E3761"/>
    <w:rsid w:val="009E3BB5"/>
    <w:rsid w:val="009E5F54"/>
    <w:rsid w:val="009E6B59"/>
    <w:rsid w:val="009E746D"/>
    <w:rsid w:val="009F2090"/>
    <w:rsid w:val="009F62E0"/>
    <w:rsid w:val="00A0027A"/>
    <w:rsid w:val="00A00AE7"/>
    <w:rsid w:val="00A02090"/>
    <w:rsid w:val="00A05C96"/>
    <w:rsid w:val="00A05D8F"/>
    <w:rsid w:val="00A06270"/>
    <w:rsid w:val="00A07D19"/>
    <w:rsid w:val="00A12015"/>
    <w:rsid w:val="00A16546"/>
    <w:rsid w:val="00A20B0E"/>
    <w:rsid w:val="00A24BE2"/>
    <w:rsid w:val="00A24F9F"/>
    <w:rsid w:val="00A305B5"/>
    <w:rsid w:val="00A305CF"/>
    <w:rsid w:val="00A31019"/>
    <w:rsid w:val="00A321CE"/>
    <w:rsid w:val="00A33842"/>
    <w:rsid w:val="00A33A50"/>
    <w:rsid w:val="00A3438B"/>
    <w:rsid w:val="00A37F69"/>
    <w:rsid w:val="00A4261D"/>
    <w:rsid w:val="00A42C60"/>
    <w:rsid w:val="00A44A18"/>
    <w:rsid w:val="00A45151"/>
    <w:rsid w:val="00A46AEC"/>
    <w:rsid w:val="00A51675"/>
    <w:rsid w:val="00A51851"/>
    <w:rsid w:val="00A526D0"/>
    <w:rsid w:val="00A52931"/>
    <w:rsid w:val="00A53105"/>
    <w:rsid w:val="00A5369B"/>
    <w:rsid w:val="00A53C83"/>
    <w:rsid w:val="00A53EF5"/>
    <w:rsid w:val="00A55365"/>
    <w:rsid w:val="00A55444"/>
    <w:rsid w:val="00A614D8"/>
    <w:rsid w:val="00A61C7E"/>
    <w:rsid w:val="00A61DD8"/>
    <w:rsid w:val="00A64B4E"/>
    <w:rsid w:val="00A64D47"/>
    <w:rsid w:val="00A65AC4"/>
    <w:rsid w:val="00A66F0E"/>
    <w:rsid w:val="00A677BB"/>
    <w:rsid w:val="00A678D1"/>
    <w:rsid w:val="00A702F0"/>
    <w:rsid w:val="00A70722"/>
    <w:rsid w:val="00A7083E"/>
    <w:rsid w:val="00A71EAA"/>
    <w:rsid w:val="00A742B3"/>
    <w:rsid w:val="00A75B9B"/>
    <w:rsid w:val="00A76DC6"/>
    <w:rsid w:val="00A81137"/>
    <w:rsid w:val="00A872BB"/>
    <w:rsid w:val="00A87572"/>
    <w:rsid w:val="00A919BE"/>
    <w:rsid w:val="00A9767D"/>
    <w:rsid w:val="00AA01C1"/>
    <w:rsid w:val="00AA18EC"/>
    <w:rsid w:val="00AA767E"/>
    <w:rsid w:val="00AA7FF0"/>
    <w:rsid w:val="00AB1578"/>
    <w:rsid w:val="00AB1C73"/>
    <w:rsid w:val="00AB1E9B"/>
    <w:rsid w:val="00AB4166"/>
    <w:rsid w:val="00AB6CF0"/>
    <w:rsid w:val="00AB6E62"/>
    <w:rsid w:val="00AC2C0E"/>
    <w:rsid w:val="00AC2F1B"/>
    <w:rsid w:val="00AC348D"/>
    <w:rsid w:val="00AC4755"/>
    <w:rsid w:val="00AC4C87"/>
    <w:rsid w:val="00AC5B1A"/>
    <w:rsid w:val="00AC5DE9"/>
    <w:rsid w:val="00AC65B1"/>
    <w:rsid w:val="00AC7F7F"/>
    <w:rsid w:val="00AD0F20"/>
    <w:rsid w:val="00AD2A8B"/>
    <w:rsid w:val="00AD4FAE"/>
    <w:rsid w:val="00AD5100"/>
    <w:rsid w:val="00AD5A7C"/>
    <w:rsid w:val="00AD67BC"/>
    <w:rsid w:val="00AD718D"/>
    <w:rsid w:val="00AD7850"/>
    <w:rsid w:val="00AE13F5"/>
    <w:rsid w:val="00AE3716"/>
    <w:rsid w:val="00AE39CC"/>
    <w:rsid w:val="00AE42A1"/>
    <w:rsid w:val="00AE5EAC"/>
    <w:rsid w:val="00AE695E"/>
    <w:rsid w:val="00AE7FEF"/>
    <w:rsid w:val="00AF17B1"/>
    <w:rsid w:val="00AF1B71"/>
    <w:rsid w:val="00AF23FC"/>
    <w:rsid w:val="00AF4004"/>
    <w:rsid w:val="00B00AFA"/>
    <w:rsid w:val="00B012A4"/>
    <w:rsid w:val="00B02E79"/>
    <w:rsid w:val="00B03610"/>
    <w:rsid w:val="00B04CDA"/>
    <w:rsid w:val="00B06E14"/>
    <w:rsid w:val="00B100F8"/>
    <w:rsid w:val="00B1011A"/>
    <w:rsid w:val="00B13097"/>
    <w:rsid w:val="00B17F24"/>
    <w:rsid w:val="00B23304"/>
    <w:rsid w:val="00B273D8"/>
    <w:rsid w:val="00B27A2A"/>
    <w:rsid w:val="00B319E6"/>
    <w:rsid w:val="00B33471"/>
    <w:rsid w:val="00B34290"/>
    <w:rsid w:val="00B35C45"/>
    <w:rsid w:val="00B401EA"/>
    <w:rsid w:val="00B40D88"/>
    <w:rsid w:val="00B41187"/>
    <w:rsid w:val="00B4146E"/>
    <w:rsid w:val="00B41BCD"/>
    <w:rsid w:val="00B4216F"/>
    <w:rsid w:val="00B429F3"/>
    <w:rsid w:val="00B4313D"/>
    <w:rsid w:val="00B44207"/>
    <w:rsid w:val="00B446FE"/>
    <w:rsid w:val="00B45643"/>
    <w:rsid w:val="00B47B99"/>
    <w:rsid w:val="00B51352"/>
    <w:rsid w:val="00B551E0"/>
    <w:rsid w:val="00B55A98"/>
    <w:rsid w:val="00B55F60"/>
    <w:rsid w:val="00B560CD"/>
    <w:rsid w:val="00B56E62"/>
    <w:rsid w:val="00B6077F"/>
    <w:rsid w:val="00B6238C"/>
    <w:rsid w:val="00B63AAA"/>
    <w:rsid w:val="00B6647D"/>
    <w:rsid w:val="00B70752"/>
    <w:rsid w:val="00B7077A"/>
    <w:rsid w:val="00B73739"/>
    <w:rsid w:val="00B778B9"/>
    <w:rsid w:val="00B82CAC"/>
    <w:rsid w:val="00B82F48"/>
    <w:rsid w:val="00B83238"/>
    <w:rsid w:val="00B85109"/>
    <w:rsid w:val="00B865A2"/>
    <w:rsid w:val="00B867D6"/>
    <w:rsid w:val="00B867E5"/>
    <w:rsid w:val="00B87BA8"/>
    <w:rsid w:val="00B9151F"/>
    <w:rsid w:val="00B935C2"/>
    <w:rsid w:val="00B96993"/>
    <w:rsid w:val="00BA0957"/>
    <w:rsid w:val="00BA1AF3"/>
    <w:rsid w:val="00BA1E75"/>
    <w:rsid w:val="00BA20A3"/>
    <w:rsid w:val="00BA23B2"/>
    <w:rsid w:val="00BA2927"/>
    <w:rsid w:val="00BA2D1E"/>
    <w:rsid w:val="00BA3419"/>
    <w:rsid w:val="00BA587A"/>
    <w:rsid w:val="00BA6FA0"/>
    <w:rsid w:val="00BB10FF"/>
    <w:rsid w:val="00BB1DDE"/>
    <w:rsid w:val="00BB3A54"/>
    <w:rsid w:val="00BB4A4C"/>
    <w:rsid w:val="00BC00C3"/>
    <w:rsid w:val="00BC2767"/>
    <w:rsid w:val="00BC54BA"/>
    <w:rsid w:val="00BC648E"/>
    <w:rsid w:val="00BC6655"/>
    <w:rsid w:val="00BC67CB"/>
    <w:rsid w:val="00BC6940"/>
    <w:rsid w:val="00BC6F83"/>
    <w:rsid w:val="00BD0722"/>
    <w:rsid w:val="00BD457C"/>
    <w:rsid w:val="00BD6041"/>
    <w:rsid w:val="00BD618E"/>
    <w:rsid w:val="00BD71C5"/>
    <w:rsid w:val="00BD7DA4"/>
    <w:rsid w:val="00BE2FEC"/>
    <w:rsid w:val="00BE7F99"/>
    <w:rsid w:val="00BF2635"/>
    <w:rsid w:val="00BF30B8"/>
    <w:rsid w:val="00BF33BF"/>
    <w:rsid w:val="00BF530C"/>
    <w:rsid w:val="00BF5BF5"/>
    <w:rsid w:val="00C00A89"/>
    <w:rsid w:val="00C00B9B"/>
    <w:rsid w:val="00C01314"/>
    <w:rsid w:val="00C01944"/>
    <w:rsid w:val="00C03055"/>
    <w:rsid w:val="00C036BE"/>
    <w:rsid w:val="00C04EA8"/>
    <w:rsid w:val="00C06085"/>
    <w:rsid w:val="00C060F0"/>
    <w:rsid w:val="00C0646D"/>
    <w:rsid w:val="00C06AE0"/>
    <w:rsid w:val="00C072DB"/>
    <w:rsid w:val="00C107D2"/>
    <w:rsid w:val="00C10855"/>
    <w:rsid w:val="00C11733"/>
    <w:rsid w:val="00C13757"/>
    <w:rsid w:val="00C14210"/>
    <w:rsid w:val="00C15BA6"/>
    <w:rsid w:val="00C1732C"/>
    <w:rsid w:val="00C173DB"/>
    <w:rsid w:val="00C17830"/>
    <w:rsid w:val="00C17C60"/>
    <w:rsid w:val="00C22A83"/>
    <w:rsid w:val="00C23414"/>
    <w:rsid w:val="00C2344D"/>
    <w:rsid w:val="00C2497D"/>
    <w:rsid w:val="00C30CE1"/>
    <w:rsid w:val="00C30FB6"/>
    <w:rsid w:val="00C30FDD"/>
    <w:rsid w:val="00C32EC6"/>
    <w:rsid w:val="00C344DB"/>
    <w:rsid w:val="00C34EE9"/>
    <w:rsid w:val="00C35471"/>
    <w:rsid w:val="00C357D9"/>
    <w:rsid w:val="00C367B7"/>
    <w:rsid w:val="00C36879"/>
    <w:rsid w:val="00C36A25"/>
    <w:rsid w:val="00C4009A"/>
    <w:rsid w:val="00C41A5F"/>
    <w:rsid w:val="00C43704"/>
    <w:rsid w:val="00C44A10"/>
    <w:rsid w:val="00C47513"/>
    <w:rsid w:val="00C477A7"/>
    <w:rsid w:val="00C50E08"/>
    <w:rsid w:val="00C51617"/>
    <w:rsid w:val="00C52BEB"/>
    <w:rsid w:val="00C53B22"/>
    <w:rsid w:val="00C53DAE"/>
    <w:rsid w:val="00C551D9"/>
    <w:rsid w:val="00C5702B"/>
    <w:rsid w:val="00C60365"/>
    <w:rsid w:val="00C6068F"/>
    <w:rsid w:val="00C60DA7"/>
    <w:rsid w:val="00C65399"/>
    <w:rsid w:val="00C65957"/>
    <w:rsid w:val="00C67305"/>
    <w:rsid w:val="00C71EA2"/>
    <w:rsid w:val="00C722DF"/>
    <w:rsid w:val="00C73E32"/>
    <w:rsid w:val="00C769E4"/>
    <w:rsid w:val="00C77D58"/>
    <w:rsid w:val="00C77F22"/>
    <w:rsid w:val="00C812BF"/>
    <w:rsid w:val="00C81E29"/>
    <w:rsid w:val="00C835BA"/>
    <w:rsid w:val="00C8544F"/>
    <w:rsid w:val="00C874DA"/>
    <w:rsid w:val="00C9124F"/>
    <w:rsid w:val="00C9159A"/>
    <w:rsid w:val="00C9220B"/>
    <w:rsid w:val="00C92357"/>
    <w:rsid w:val="00C9794C"/>
    <w:rsid w:val="00CA08FF"/>
    <w:rsid w:val="00CA129C"/>
    <w:rsid w:val="00CA1A3D"/>
    <w:rsid w:val="00CA1FA3"/>
    <w:rsid w:val="00CA2CCA"/>
    <w:rsid w:val="00CA52B0"/>
    <w:rsid w:val="00CA5530"/>
    <w:rsid w:val="00CA5F26"/>
    <w:rsid w:val="00CB1FB6"/>
    <w:rsid w:val="00CB2591"/>
    <w:rsid w:val="00CB3D99"/>
    <w:rsid w:val="00CB4E91"/>
    <w:rsid w:val="00CB6112"/>
    <w:rsid w:val="00CB7159"/>
    <w:rsid w:val="00CC0031"/>
    <w:rsid w:val="00CC1275"/>
    <w:rsid w:val="00CC211E"/>
    <w:rsid w:val="00CC2F36"/>
    <w:rsid w:val="00CC3614"/>
    <w:rsid w:val="00CC5754"/>
    <w:rsid w:val="00CC6E96"/>
    <w:rsid w:val="00CD1271"/>
    <w:rsid w:val="00CD394A"/>
    <w:rsid w:val="00CD3EBD"/>
    <w:rsid w:val="00CD3FB9"/>
    <w:rsid w:val="00CD466B"/>
    <w:rsid w:val="00CD7D13"/>
    <w:rsid w:val="00CE20DA"/>
    <w:rsid w:val="00CE2183"/>
    <w:rsid w:val="00CE2184"/>
    <w:rsid w:val="00CE2409"/>
    <w:rsid w:val="00CE2B0C"/>
    <w:rsid w:val="00CE33A8"/>
    <w:rsid w:val="00CE4AF0"/>
    <w:rsid w:val="00CE5565"/>
    <w:rsid w:val="00CE6EA5"/>
    <w:rsid w:val="00CF068E"/>
    <w:rsid w:val="00CF1C9B"/>
    <w:rsid w:val="00CF275A"/>
    <w:rsid w:val="00CF3F12"/>
    <w:rsid w:val="00CF6791"/>
    <w:rsid w:val="00D01766"/>
    <w:rsid w:val="00D04639"/>
    <w:rsid w:val="00D04CF0"/>
    <w:rsid w:val="00D05A28"/>
    <w:rsid w:val="00D06E4B"/>
    <w:rsid w:val="00D0737D"/>
    <w:rsid w:val="00D07D21"/>
    <w:rsid w:val="00D15B53"/>
    <w:rsid w:val="00D15CA9"/>
    <w:rsid w:val="00D165AA"/>
    <w:rsid w:val="00D17C66"/>
    <w:rsid w:val="00D17E5B"/>
    <w:rsid w:val="00D23CDF"/>
    <w:rsid w:val="00D256CD"/>
    <w:rsid w:val="00D25981"/>
    <w:rsid w:val="00D2673F"/>
    <w:rsid w:val="00D27D0E"/>
    <w:rsid w:val="00D31F3A"/>
    <w:rsid w:val="00D32BE4"/>
    <w:rsid w:val="00D35026"/>
    <w:rsid w:val="00D3594A"/>
    <w:rsid w:val="00D430F6"/>
    <w:rsid w:val="00D445D1"/>
    <w:rsid w:val="00D462C2"/>
    <w:rsid w:val="00D46B86"/>
    <w:rsid w:val="00D473B6"/>
    <w:rsid w:val="00D47F2D"/>
    <w:rsid w:val="00D50B07"/>
    <w:rsid w:val="00D515AA"/>
    <w:rsid w:val="00D5198E"/>
    <w:rsid w:val="00D52C9A"/>
    <w:rsid w:val="00D536F4"/>
    <w:rsid w:val="00D53733"/>
    <w:rsid w:val="00D56AA6"/>
    <w:rsid w:val="00D56CD8"/>
    <w:rsid w:val="00D61060"/>
    <w:rsid w:val="00D62DB5"/>
    <w:rsid w:val="00D648F3"/>
    <w:rsid w:val="00D67071"/>
    <w:rsid w:val="00D7346C"/>
    <w:rsid w:val="00D74039"/>
    <w:rsid w:val="00D7587C"/>
    <w:rsid w:val="00D77E2E"/>
    <w:rsid w:val="00D81ED4"/>
    <w:rsid w:val="00D82516"/>
    <w:rsid w:val="00D83CD6"/>
    <w:rsid w:val="00D84532"/>
    <w:rsid w:val="00D86A71"/>
    <w:rsid w:val="00D87559"/>
    <w:rsid w:val="00D91482"/>
    <w:rsid w:val="00D916A4"/>
    <w:rsid w:val="00D95EDD"/>
    <w:rsid w:val="00D96366"/>
    <w:rsid w:val="00D97E14"/>
    <w:rsid w:val="00DA23E0"/>
    <w:rsid w:val="00DA245A"/>
    <w:rsid w:val="00DA3D14"/>
    <w:rsid w:val="00DA41D8"/>
    <w:rsid w:val="00DA65B2"/>
    <w:rsid w:val="00DA6F22"/>
    <w:rsid w:val="00DA7914"/>
    <w:rsid w:val="00DB0B4E"/>
    <w:rsid w:val="00DB17CA"/>
    <w:rsid w:val="00DB44FE"/>
    <w:rsid w:val="00DB49D1"/>
    <w:rsid w:val="00DB4DC9"/>
    <w:rsid w:val="00DB5125"/>
    <w:rsid w:val="00DB7066"/>
    <w:rsid w:val="00DC0505"/>
    <w:rsid w:val="00DC0895"/>
    <w:rsid w:val="00DC20F2"/>
    <w:rsid w:val="00DC242D"/>
    <w:rsid w:val="00DC4682"/>
    <w:rsid w:val="00DC57EC"/>
    <w:rsid w:val="00DC7484"/>
    <w:rsid w:val="00DC7624"/>
    <w:rsid w:val="00DD0543"/>
    <w:rsid w:val="00DD0944"/>
    <w:rsid w:val="00DD2B0C"/>
    <w:rsid w:val="00DE01EE"/>
    <w:rsid w:val="00DE0768"/>
    <w:rsid w:val="00DE0AD3"/>
    <w:rsid w:val="00DE1876"/>
    <w:rsid w:val="00DE1DF2"/>
    <w:rsid w:val="00DE3F3B"/>
    <w:rsid w:val="00DE4647"/>
    <w:rsid w:val="00DE7399"/>
    <w:rsid w:val="00DF0F1C"/>
    <w:rsid w:val="00DF1740"/>
    <w:rsid w:val="00DF4DEC"/>
    <w:rsid w:val="00DF6ADD"/>
    <w:rsid w:val="00E0012E"/>
    <w:rsid w:val="00E00E2C"/>
    <w:rsid w:val="00E00F00"/>
    <w:rsid w:val="00E01779"/>
    <w:rsid w:val="00E02431"/>
    <w:rsid w:val="00E0244B"/>
    <w:rsid w:val="00E03A7C"/>
    <w:rsid w:val="00E03F76"/>
    <w:rsid w:val="00E05909"/>
    <w:rsid w:val="00E074BC"/>
    <w:rsid w:val="00E10547"/>
    <w:rsid w:val="00E12FCC"/>
    <w:rsid w:val="00E13210"/>
    <w:rsid w:val="00E14119"/>
    <w:rsid w:val="00E1414A"/>
    <w:rsid w:val="00E15104"/>
    <w:rsid w:val="00E16FA1"/>
    <w:rsid w:val="00E20C25"/>
    <w:rsid w:val="00E224A4"/>
    <w:rsid w:val="00E235FE"/>
    <w:rsid w:val="00E23A7C"/>
    <w:rsid w:val="00E25F01"/>
    <w:rsid w:val="00E26BEB"/>
    <w:rsid w:val="00E30E1B"/>
    <w:rsid w:val="00E31720"/>
    <w:rsid w:val="00E32371"/>
    <w:rsid w:val="00E336A6"/>
    <w:rsid w:val="00E35145"/>
    <w:rsid w:val="00E36AEC"/>
    <w:rsid w:val="00E40256"/>
    <w:rsid w:val="00E419F7"/>
    <w:rsid w:val="00E47FB6"/>
    <w:rsid w:val="00E50056"/>
    <w:rsid w:val="00E510FF"/>
    <w:rsid w:val="00E5209A"/>
    <w:rsid w:val="00E521BA"/>
    <w:rsid w:val="00E54127"/>
    <w:rsid w:val="00E570A4"/>
    <w:rsid w:val="00E61ADA"/>
    <w:rsid w:val="00E65B5A"/>
    <w:rsid w:val="00E66421"/>
    <w:rsid w:val="00E70C42"/>
    <w:rsid w:val="00E719F4"/>
    <w:rsid w:val="00E71C64"/>
    <w:rsid w:val="00E72366"/>
    <w:rsid w:val="00E756C6"/>
    <w:rsid w:val="00E76912"/>
    <w:rsid w:val="00E77755"/>
    <w:rsid w:val="00E779B8"/>
    <w:rsid w:val="00E8042C"/>
    <w:rsid w:val="00E82374"/>
    <w:rsid w:val="00E829EB"/>
    <w:rsid w:val="00E83A78"/>
    <w:rsid w:val="00E846C4"/>
    <w:rsid w:val="00E860FF"/>
    <w:rsid w:val="00E87DC9"/>
    <w:rsid w:val="00E87E46"/>
    <w:rsid w:val="00E94A27"/>
    <w:rsid w:val="00E94CA6"/>
    <w:rsid w:val="00E94F0D"/>
    <w:rsid w:val="00E9540C"/>
    <w:rsid w:val="00E95A9B"/>
    <w:rsid w:val="00E95AEF"/>
    <w:rsid w:val="00E96134"/>
    <w:rsid w:val="00E97085"/>
    <w:rsid w:val="00E97B67"/>
    <w:rsid w:val="00EA5E25"/>
    <w:rsid w:val="00EA6F4A"/>
    <w:rsid w:val="00EB1719"/>
    <w:rsid w:val="00EB19D1"/>
    <w:rsid w:val="00EB42BF"/>
    <w:rsid w:val="00EB4A46"/>
    <w:rsid w:val="00EB6A58"/>
    <w:rsid w:val="00EC32BF"/>
    <w:rsid w:val="00EC3682"/>
    <w:rsid w:val="00EC70A7"/>
    <w:rsid w:val="00ED05EF"/>
    <w:rsid w:val="00ED0EBB"/>
    <w:rsid w:val="00ED1B89"/>
    <w:rsid w:val="00ED4615"/>
    <w:rsid w:val="00ED5FB9"/>
    <w:rsid w:val="00ED6059"/>
    <w:rsid w:val="00EE19D8"/>
    <w:rsid w:val="00EE2126"/>
    <w:rsid w:val="00EE2A79"/>
    <w:rsid w:val="00EE35D0"/>
    <w:rsid w:val="00EE42C0"/>
    <w:rsid w:val="00EE4A98"/>
    <w:rsid w:val="00EE54C4"/>
    <w:rsid w:val="00EE7347"/>
    <w:rsid w:val="00EE77ED"/>
    <w:rsid w:val="00EF00B4"/>
    <w:rsid w:val="00EF1000"/>
    <w:rsid w:val="00EF1254"/>
    <w:rsid w:val="00EF3706"/>
    <w:rsid w:val="00EF3B34"/>
    <w:rsid w:val="00EF5651"/>
    <w:rsid w:val="00EF63E6"/>
    <w:rsid w:val="00F00381"/>
    <w:rsid w:val="00F00493"/>
    <w:rsid w:val="00F00B7C"/>
    <w:rsid w:val="00F03C64"/>
    <w:rsid w:val="00F03D6B"/>
    <w:rsid w:val="00F0444A"/>
    <w:rsid w:val="00F06641"/>
    <w:rsid w:val="00F06A10"/>
    <w:rsid w:val="00F13E77"/>
    <w:rsid w:val="00F20CC3"/>
    <w:rsid w:val="00F230AF"/>
    <w:rsid w:val="00F23B4A"/>
    <w:rsid w:val="00F2499C"/>
    <w:rsid w:val="00F25D56"/>
    <w:rsid w:val="00F30075"/>
    <w:rsid w:val="00F32F78"/>
    <w:rsid w:val="00F3312B"/>
    <w:rsid w:val="00F44E01"/>
    <w:rsid w:val="00F45CAA"/>
    <w:rsid w:val="00F46B7E"/>
    <w:rsid w:val="00F47994"/>
    <w:rsid w:val="00F5022A"/>
    <w:rsid w:val="00F5057E"/>
    <w:rsid w:val="00F512AC"/>
    <w:rsid w:val="00F53F9A"/>
    <w:rsid w:val="00F55ABC"/>
    <w:rsid w:val="00F5614E"/>
    <w:rsid w:val="00F57015"/>
    <w:rsid w:val="00F60828"/>
    <w:rsid w:val="00F60DF6"/>
    <w:rsid w:val="00F62369"/>
    <w:rsid w:val="00F6376C"/>
    <w:rsid w:val="00F63954"/>
    <w:rsid w:val="00F642A8"/>
    <w:rsid w:val="00F6464A"/>
    <w:rsid w:val="00F66E39"/>
    <w:rsid w:val="00F725F3"/>
    <w:rsid w:val="00F7262C"/>
    <w:rsid w:val="00F7356F"/>
    <w:rsid w:val="00F739C8"/>
    <w:rsid w:val="00F73F08"/>
    <w:rsid w:val="00F74FE8"/>
    <w:rsid w:val="00F75434"/>
    <w:rsid w:val="00F75D5C"/>
    <w:rsid w:val="00F80A88"/>
    <w:rsid w:val="00F80E7D"/>
    <w:rsid w:val="00F81046"/>
    <w:rsid w:val="00F821B1"/>
    <w:rsid w:val="00F85124"/>
    <w:rsid w:val="00F853B6"/>
    <w:rsid w:val="00F86167"/>
    <w:rsid w:val="00F8738A"/>
    <w:rsid w:val="00F906D6"/>
    <w:rsid w:val="00F961D2"/>
    <w:rsid w:val="00FA0302"/>
    <w:rsid w:val="00FA0BEE"/>
    <w:rsid w:val="00FA1346"/>
    <w:rsid w:val="00FA2F41"/>
    <w:rsid w:val="00FA3A0E"/>
    <w:rsid w:val="00FA6534"/>
    <w:rsid w:val="00FB0833"/>
    <w:rsid w:val="00FB0A85"/>
    <w:rsid w:val="00FB0E35"/>
    <w:rsid w:val="00FB135D"/>
    <w:rsid w:val="00FB2FA7"/>
    <w:rsid w:val="00FB3189"/>
    <w:rsid w:val="00FB3217"/>
    <w:rsid w:val="00FB4A94"/>
    <w:rsid w:val="00FB5443"/>
    <w:rsid w:val="00FB5E99"/>
    <w:rsid w:val="00FC0300"/>
    <w:rsid w:val="00FC0396"/>
    <w:rsid w:val="00FC11D7"/>
    <w:rsid w:val="00FC25BE"/>
    <w:rsid w:val="00FC2A0E"/>
    <w:rsid w:val="00FC2BD7"/>
    <w:rsid w:val="00FC459B"/>
    <w:rsid w:val="00FC7BCE"/>
    <w:rsid w:val="00FD1218"/>
    <w:rsid w:val="00FD2A49"/>
    <w:rsid w:val="00FD3283"/>
    <w:rsid w:val="00FD3686"/>
    <w:rsid w:val="00FD380D"/>
    <w:rsid w:val="00FD3F8A"/>
    <w:rsid w:val="00FD73F0"/>
    <w:rsid w:val="00FE0D84"/>
    <w:rsid w:val="00FE153B"/>
    <w:rsid w:val="00FE15B0"/>
    <w:rsid w:val="00FE1DB9"/>
    <w:rsid w:val="00FE1E55"/>
    <w:rsid w:val="00FE2ACF"/>
    <w:rsid w:val="00FE3982"/>
    <w:rsid w:val="00FE3CC5"/>
    <w:rsid w:val="00FE72FD"/>
    <w:rsid w:val="00FE7D9B"/>
    <w:rsid w:val="00FF019E"/>
    <w:rsid w:val="00FF11F1"/>
    <w:rsid w:val="00FF4C4C"/>
    <w:rsid w:val="00FF639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State"/>
  <w:shapeDefaults>
    <o:shapedefaults v:ext="edit" spidmax="2058"/>
    <o:shapelayout v:ext="edit">
      <o:idmap v:ext="edit" data="1"/>
    </o:shapelayout>
  </w:shapeDefaults>
  <w:decimalSymbol w:val="."/>
  <w:listSeparator w:val=","/>
  <w14:docId w14:val="7DC3DA80"/>
  <w15:docId w15:val="{FC327E7D-D9D7-4970-BCCA-B0CD80D82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3A"/>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1507B5"/>
    <w:pPr>
      <w:keepNext/>
      <w:numPr>
        <w:ilvl w:val="1"/>
        <w:numId w:val="17"/>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18"/>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E695E"/>
    <w:rPr>
      <w:rFonts w:cs="Times New Roman"/>
      <w:b/>
      <w:sz w:val="30"/>
    </w:rPr>
  </w:style>
  <w:style w:type="character" w:customStyle="1" w:styleId="Heading2Char">
    <w:name w:val="Heading 2 Char"/>
    <w:aliases w:val="h2 Char,h21 Char,h22 Char"/>
    <w:basedOn w:val="DefaultParagraphFont"/>
    <w:link w:val="Heading2"/>
    <w:uiPriority w:val="99"/>
    <w:locked/>
    <w:rsid w:val="003B30A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9"/>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85042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850428"/>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3B30A3"/>
    <w:rPr>
      <w:rFonts w:cs="Times New Roman"/>
      <w:sz w:val="20"/>
      <w:szCs w:val="20"/>
    </w:rPr>
  </w:style>
  <w:style w:type="paragraph" w:styleId="ListNumber3">
    <w:name w:val="List Number 3"/>
    <w:basedOn w:val="Normal"/>
    <w:uiPriority w:val="99"/>
    <w:rsid w:val="00A75B9B"/>
    <w:pPr>
      <w:numPr>
        <w:numId w:val="7"/>
      </w:numPr>
      <w:tabs>
        <w:tab w:val="clear" w:pos="180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30A3"/>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uiPriority w:val="99"/>
    <w:rsid w:val="007C7495"/>
    <w:pPr>
      <w:tabs>
        <w:tab w:val="right" w:pos="9900"/>
      </w:tabs>
    </w:pPr>
  </w:style>
  <w:style w:type="character" w:customStyle="1" w:styleId="cf6rfooter20081113Char">
    <w:name w:val="cf6rfooter20081113 Char"/>
    <w:basedOn w:val="FooterChar"/>
    <w:link w:val="cf6rfooter20081113"/>
    <w:uiPriority w:val="99"/>
    <w:locked/>
    <w:rsid w:val="007C7495"/>
    <w:rPr>
      <w:rFonts w:ascii="Calibri" w:hAnsi="Calibri" w:cs="Times New Roman"/>
    </w:rPr>
  </w:style>
  <w:style w:type="character" w:styleId="Hyperlink">
    <w:name w:val="Hyperlink"/>
    <w:basedOn w:val="DefaultParagraphFont"/>
    <w:uiPriority w:val="99"/>
    <w:rsid w:val="00F75D5C"/>
    <w:rPr>
      <w:rFonts w:cs="Times New Roman"/>
      <w:color w:val="0000FF"/>
      <w:u w:val="single"/>
    </w:rPr>
  </w:style>
  <w:style w:type="paragraph" w:customStyle="1" w:styleId="Style17">
    <w:name w:val="Style17"/>
    <w:basedOn w:val="Heading1"/>
    <w:link w:val="Style17Char"/>
    <w:uiPriority w:val="99"/>
    <w:rsid w:val="0052278E"/>
    <w:rPr>
      <w:rFonts w:ascii="Calibri" w:hAnsi="Calibri"/>
      <w:b w:val="0"/>
      <w:bCs/>
    </w:rPr>
  </w:style>
  <w:style w:type="paragraph" w:customStyle="1" w:styleId="Style18">
    <w:name w:val="Style18"/>
    <w:basedOn w:val="Heading1"/>
    <w:link w:val="Style18Char"/>
    <w:uiPriority w:val="99"/>
    <w:rsid w:val="0052278E"/>
    <w:pPr>
      <w:jc w:val="right"/>
    </w:pPr>
    <w:rPr>
      <w:rFonts w:ascii="Calibri" w:hAnsi="Calibri"/>
      <w:b w:val="0"/>
      <w:bCs/>
    </w:rPr>
  </w:style>
  <w:style w:type="character" w:customStyle="1" w:styleId="Style17Char">
    <w:name w:val="Style17 Char"/>
    <w:basedOn w:val="Heading1Char"/>
    <w:link w:val="Style17"/>
    <w:uiPriority w:val="99"/>
    <w:locked/>
    <w:rsid w:val="0052278E"/>
    <w:rPr>
      <w:rFonts w:ascii="Calibri" w:hAnsi="Calibri" w:cs="Times New Roman"/>
      <w:b/>
      <w:bCs/>
      <w:sz w:val="30"/>
    </w:rPr>
  </w:style>
  <w:style w:type="paragraph" w:customStyle="1" w:styleId="Style19">
    <w:name w:val="Style19"/>
    <w:basedOn w:val="Normal"/>
    <w:link w:val="Style19Char"/>
    <w:uiPriority w:val="99"/>
    <w:rsid w:val="0052278E"/>
    <w:pPr>
      <w:tabs>
        <w:tab w:val="right" w:pos="10543"/>
      </w:tabs>
    </w:pPr>
    <w:rPr>
      <w:rFonts w:ascii="Calibri" w:hAnsi="Calibri"/>
      <w:bCs/>
    </w:rPr>
  </w:style>
  <w:style w:type="character" w:customStyle="1" w:styleId="Style18Char">
    <w:name w:val="Style18 Char"/>
    <w:basedOn w:val="Heading1Char"/>
    <w:link w:val="Style18"/>
    <w:uiPriority w:val="99"/>
    <w:locked/>
    <w:rsid w:val="0052278E"/>
    <w:rPr>
      <w:rFonts w:ascii="Calibri" w:hAnsi="Calibri" w:cs="Times New Roman"/>
      <w:b/>
      <w:bCs/>
      <w:sz w:val="30"/>
    </w:rPr>
  </w:style>
  <w:style w:type="paragraph" w:customStyle="1" w:styleId="Style20">
    <w:name w:val="Style20"/>
    <w:basedOn w:val="Normal"/>
    <w:link w:val="Style20Char"/>
    <w:uiPriority w:val="99"/>
    <w:rsid w:val="0052278E"/>
    <w:rPr>
      <w:rFonts w:ascii="Calibri" w:hAnsi="Calibri"/>
      <w:sz w:val="12"/>
      <w:szCs w:val="12"/>
    </w:rPr>
  </w:style>
  <w:style w:type="character" w:customStyle="1" w:styleId="Style19Char">
    <w:name w:val="Style19 Char"/>
    <w:basedOn w:val="DefaultParagraphFont"/>
    <w:link w:val="Style19"/>
    <w:uiPriority w:val="99"/>
    <w:locked/>
    <w:rsid w:val="0052278E"/>
    <w:rPr>
      <w:rFonts w:ascii="Calibri" w:hAnsi="Calibri" w:cs="Times New Roman"/>
      <w:bCs/>
    </w:rPr>
  </w:style>
  <w:style w:type="character" w:customStyle="1" w:styleId="Style20Char">
    <w:name w:val="Style20 Char"/>
    <w:basedOn w:val="DefaultParagraphFont"/>
    <w:link w:val="Style20"/>
    <w:uiPriority w:val="99"/>
    <w:locked/>
    <w:rsid w:val="0052278E"/>
    <w:rPr>
      <w:rFonts w:ascii="Calibri" w:hAnsi="Calibri" w:cs="Times New Roman"/>
      <w:sz w:val="12"/>
      <w:szCs w:val="12"/>
    </w:rPr>
  </w:style>
  <w:style w:type="character" w:styleId="UnresolvedMention">
    <w:name w:val="Unresolved Mention"/>
    <w:basedOn w:val="DefaultParagraphFont"/>
    <w:uiPriority w:val="99"/>
    <w:unhideWhenUsed/>
    <w:rsid w:val="009E3761"/>
    <w:rPr>
      <w:color w:val="605E5C"/>
      <w:shd w:val="clear" w:color="auto" w:fill="E1DFDD"/>
    </w:rPr>
  </w:style>
  <w:style w:type="character" w:styleId="Mention">
    <w:name w:val="Mention"/>
    <w:basedOn w:val="DefaultParagraphFont"/>
    <w:uiPriority w:val="99"/>
    <w:unhideWhenUsed/>
    <w:rsid w:val="009E376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774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www.ahridirectory.org"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9EBE66-17BB-469A-8AD1-3B4AC34FFDF4}">
  <ds:schemaRefs>
    <ds:schemaRef ds:uri="http://schemas.openxmlformats.org/officeDocument/2006/bibliography"/>
  </ds:schemaRefs>
</ds:datastoreItem>
</file>

<file path=customXml/itemProps2.xml><?xml version="1.0" encoding="utf-8"?>
<ds:datastoreItem xmlns:ds="http://schemas.openxmlformats.org/officeDocument/2006/customXml" ds:itemID="{DA447EC8-3BDE-4267-BAAC-F22928E8C788}">
  <ds:schemaRefs>
    <ds:schemaRef ds:uri="http://schemas.microsoft.com/sharepoint/v3/contenttype/forms"/>
  </ds:schemaRefs>
</ds:datastoreItem>
</file>

<file path=customXml/itemProps3.xml><?xml version="1.0" encoding="utf-8"?>
<ds:datastoreItem xmlns:ds="http://schemas.openxmlformats.org/officeDocument/2006/customXml" ds:itemID="{1F7308ED-7C09-421F-82F4-8F2C1FF5A7DC}">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C6CF18F6-AB1B-434A-9146-1E7E07018C38}">
  <ds:schemaRefs>
    <ds:schemaRef ds:uri="http://schemas.openxmlformats.org/officeDocument/2006/bibliography"/>
  </ds:schemaRefs>
</ds:datastoreItem>
</file>

<file path=customXml/itemProps5.xml><?xml version="1.0" encoding="utf-8"?>
<ds:datastoreItem xmlns:ds="http://schemas.openxmlformats.org/officeDocument/2006/customXml" ds:itemID="{64F7426E-6D8F-4273-82F4-82AA163464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1597</TotalTime>
  <Pages>11</Pages>
  <Words>5070</Words>
  <Characters>28902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33905</CharactersWithSpaces>
  <SharedDoc>false</SharedDoc>
  <HLinks>
    <vt:vector size="12" baseType="variant">
      <vt:variant>
        <vt:i4>5439495</vt:i4>
      </vt:variant>
      <vt:variant>
        <vt:i4>3</vt:i4>
      </vt:variant>
      <vt:variant>
        <vt:i4>0</vt:i4>
      </vt:variant>
      <vt:variant>
        <vt:i4>5</vt:i4>
      </vt:variant>
      <vt:variant>
        <vt:lpwstr>http://www.ahridirectory.org/</vt:lpwstr>
      </vt:variant>
      <vt:variant>
        <vt:lpwstr/>
      </vt:variant>
      <vt:variant>
        <vt:i4>5439495</vt:i4>
      </vt:variant>
      <vt:variant>
        <vt:i4>0</vt:i4>
      </vt:variant>
      <vt:variant>
        <vt:i4>0</vt:i4>
      </vt:variant>
      <vt:variant>
        <vt:i4>5</vt:i4>
      </vt:variant>
      <vt:variant>
        <vt:lpwstr>http://www.ahridirectory.org/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jmiller20140204</dc:creator>
  <cp:keywords/>
  <cp:lastModifiedBy>Geiser, Che@Energy</cp:lastModifiedBy>
  <cp:revision>149</cp:revision>
  <cp:lastPrinted>2019-05-01T15:04:00Z</cp:lastPrinted>
  <dcterms:created xsi:type="dcterms:W3CDTF">2018-11-27T16:30:00Z</dcterms:created>
  <dcterms:modified xsi:type="dcterms:W3CDTF">2022-04-08T20:29:00Z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