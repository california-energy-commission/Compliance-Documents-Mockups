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B7347F" w:rsidRPr="002C21B2" w14:paraId="44F031BF" w14:textId="77777777" w:rsidTr="00B7347F">
        <w:trPr>
          <w:cantSplit/>
          <w:trHeight w:val="144"/>
        </w:trPr>
        <w:tc>
          <w:tcPr>
            <w:tcW w:w="11030" w:type="dxa"/>
            <w:gridSpan w:val="3"/>
            <w:tcBorders>
              <w:top w:val="single" w:sz="4" w:space="0" w:color="auto"/>
            </w:tcBorders>
            <w:vAlign w:val="center"/>
          </w:tcPr>
          <w:p w14:paraId="10D7E170" w14:textId="77777777" w:rsidR="00B7347F" w:rsidRPr="002C21B2" w:rsidRDefault="00B7347F" w:rsidP="00B7347F">
            <w:pPr>
              <w:keepNext/>
              <w:rPr>
                <w:rFonts w:asciiTheme="minorHAnsi" w:hAnsiTheme="minorHAnsi"/>
                <w:b/>
                <w:sz w:val="18"/>
                <w:szCs w:val="18"/>
              </w:rPr>
            </w:pPr>
            <w:r w:rsidRPr="00890BB7">
              <w:rPr>
                <w:rFonts w:asciiTheme="minorHAnsi" w:hAnsiTheme="minorHAnsi"/>
                <w:b/>
                <w:szCs w:val="18"/>
              </w:rPr>
              <w:t>A. Ducted Cooling System Information</w:t>
            </w:r>
          </w:p>
        </w:tc>
      </w:tr>
      <w:tr w:rsidR="00B7347F" w:rsidRPr="002C21B2" w14:paraId="297F9675" w14:textId="77777777" w:rsidTr="00B7347F">
        <w:trPr>
          <w:cantSplit/>
          <w:trHeight w:val="144"/>
        </w:trPr>
        <w:tc>
          <w:tcPr>
            <w:tcW w:w="475" w:type="dxa"/>
            <w:vAlign w:val="center"/>
          </w:tcPr>
          <w:p w14:paraId="4DB13EBB"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23C07DAD" w14:textId="77777777" w:rsidR="00B7347F" w:rsidRPr="002C21B2" w:rsidRDefault="00B7347F" w:rsidP="00B7347F">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2AA22559" w14:textId="439D75B4" w:rsidR="00B7347F" w:rsidRPr="002C21B2" w:rsidRDefault="00B7347F" w:rsidP="00B7347F">
            <w:pPr>
              <w:rPr>
                <w:rFonts w:asciiTheme="minorHAnsi" w:hAnsiTheme="minorHAnsi"/>
                <w:color w:val="000000"/>
                <w:sz w:val="18"/>
                <w:szCs w:val="18"/>
                <w:highlight w:val="yellow"/>
              </w:rPr>
            </w:pPr>
          </w:p>
        </w:tc>
      </w:tr>
      <w:tr w:rsidR="00B7347F" w:rsidRPr="002C21B2" w14:paraId="030749DB" w14:textId="77777777" w:rsidTr="00B7347F">
        <w:trPr>
          <w:cantSplit/>
          <w:trHeight w:val="144"/>
        </w:trPr>
        <w:tc>
          <w:tcPr>
            <w:tcW w:w="475" w:type="dxa"/>
            <w:vAlign w:val="center"/>
          </w:tcPr>
          <w:p w14:paraId="1EBBD927"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27866E0F"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6B38F476" w14:textId="0AB96039" w:rsidR="00B7347F" w:rsidRPr="002C21B2" w:rsidRDefault="00B7347F" w:rsidP="00B7347F">
            <w:pPr>
              <w:rPr>
                <w:rFonts w:asciiTheme="minorHAnsi" w:hAnsiTheme="minorHAnsi"/>
                <w:sz w:val="18"/>
                <w:szCs w:val="18"/>
              </w:rPr>
            </w:pPr>
          </w:p>
        </w:tc>
      </w:tr>
      <w:tr w:rsidR="00AA3B68" w:rsidRPr="002C21B2" w14:paraId="61575074" w14:textId="77777777" w:rsidTr="00AA3B68">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4FBE64E" w14:textId="747D0866" w:rsidR="00AA3B68" w:rsidRPr="002C21B2" w:rsidRDefault="00AA3B68" w:rsidP="00AA3B68">
            <w:pPr>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EBEF3AF" w14:textId="146F628D" w:rsidR="00AA3B68" w:rsidRPr="002C21B2" w:rsidRDefault="00AA3B68" w:rsidP="00AA3B68">
            <w:pPr>
              <w:rPr>
                <w:rFonts w:asciiTheme="minorHAnsi" w:hAnsiTheme="minorHAnsi"/>
                <w:sz w:val="18"/>
                <w:szCs w:val="18"/>
              </w:rPr>
            </w:pPr>
            <w:r w:rsidRPr="007A6D82">
              <w:rPr>
                <w:rFonts w:asciiTheme="minorHAnsi" w:hAnsiTheme="minorHAnsi"/>
                <w:sz w:val="18"/>
              </w:rPr>
              <w:t>Indoor Unit Name</w:t>
            </w:r>
            <w:r w:rsidR="00C5001C">
              <w:rPr>
                <w:rFonts w:asciiTheme="minorHAnsi" w:hAnsiTheme="minorHAnsi"/>
                <w:sz w:val="18"/>
              </w:rPr>
              <w:t xml:space="preserve"> </w:t>
            </w:r>
            <w:r w:rsidR="00C5001C" w:rsidRPr="00AA1C65">
              <w:rPr>
                <w:rFonts w:asciiTheme="minorHAnsi" w:hAnsiTheme="minorHAnsi"/>
                <w:sz w:val="18"/>
                <w:szCs w:val="18"/>
              </w:rPr>
              <w:t>or Description of Area Served</w:t>
            </w:r>
          </w:p>
        </w:tc>
        <w:tc>
          <w:tcPr>
            <w:tcW w:w="5605" w:type="dxa"/>
            <w:vAlign w:val="center"/>
          </w:tcPr>
          <w:p w14:paraId="0E976701" w14:textId="77777777" w:rsidR="00AA3B68" w:rsidRPr="002C21B2" w:rsidRDefault="00AA3B68" w:rsidP="00AA3B68">
            <w:pPr>
              <w:rPr>
                <w:rFonts w:asciiTheme="minorHAnsi" w:hAnsiTheme="minorHAnsi"/>
                <w:sz w:val="18"/>
                <w:szCs w:val="18"/>
              </w:rPr>
            </w:pPr>
          </w:p>
        </w:tc>
      </w:tr>
      <w:tr w:rsidR="00AA3B68" w:rsidRPr="002C21B2" w14:paraId="7B265C4D" w14:textId="77777777" w:rsidTr="00B7347F">
        <w:trPr>
          <w:cantSplit/>
          <w:trHeight w:val="144"/>
        </w:trPr>
        <w:tc>
          <w:tcPr>
            <w:tcW w:w="475" w:type="dxa"/>
            <w:vAlign w:val="center"/>
          </w:tcPr>
          <w:p w14:paraId="49A91B1E" w14:textId="4987482E"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77822F74"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58637903" w14:textId="04AD186B" w:rsidR="00AA3B68" w:rsidRPr="002C21B2" w:rsidRDefault="00AA3B68" w:rsidP="00AA3B68">
            <w:pPr>
              <w:rPr>
                <w:rFonts w:asciiTheme="minorHAnsi" w:hAnsiTheme="minorHAnsi"/>
                <w:sz w:val="18"/>
                <w:szCs w:val="18"/>
              </w:rPr>
            </w:pPr>
          </w:p>
        </w:tc>
      </w:tr>
      <w:tr w:rsidR="00AA3B68" w:rsidRPr="002C21B2" w14:paraId="0D8BD9AC" w14:textId="77777777" w:rsidTr="00B7347F">
        <w:trPr>
          <w:cantSplit/>
          <w:trHeight w:val="144"/>
        </w:trPr>
        <w:tc>
          <w:tcPr>
            <w:tcW w:w="475" w:type="dxa"/>
            <w:vAlign w:val="center"/>
          </w:tcPr>
          <w:p w14:paraId="09AFEB9D" w14:textId="65E8EA38"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3CEEA068"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298C7C5E" w14:textId="7F8E6CB3" w:rsidR="00AA3B68" w:rsidRPr="002C21B2" w:rsidRDefault="00AA3B68" w:rsidP="00AA3B68">
            <w:pPr>
              <w:rPr>
                <w:rFonts w:asciiTheme="minorHAnsi" w:hAnsiTheme="minorHAnsi"/>
                <w:sz w:val="18"/>
                <w:szCs w:val="18"/>
              </w:rPr>
            </w:pPr>
          </w:p>
        </w:tc>
      </w:tr>
      <w:tr w:rsidR="00AA3B68" w:rsidRPr="002C21B2" w14:paraId="5C5E8466" w14:textId="77777777" w:rsidTr="00B7347F">
        <w:trPr>
          <w:cantSplit/>
          <w:trHeight w:val="144"/>
        </w:trPr>
        <w:tc>
          <w:tcPr>
            <w:tcW w:w="475" w:type="dxa"/>
            <w:vAlign w:val="center"/>
          </w:tcPr>
          <w:p w14:paraId="492A65D0" w14:textId="336E5A8F"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7A90BD97"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1DC652AD" w14:textId="15ED1933" w:rsidR="00AA3B68" w:rsidRDefault="00AA3B68" w:rsidP="00AA3B68">
            <w:pPr>
              <w:rPr>
                <w:rFonts w:asciiTheme="minorHAnsi" w:hAnsiTheme="minorHAnsi"/>
                <w:sz w:val="18"/>
                <w:szCs w:val="18"/>
              </w:rPr>
            </w:pPr>
          </w:p>
        </w:tc>
      </w:tr>
      <w:tr w:rsidR="00AA3B68" w:rsidRPr="002C21B2" w14:paraId="44B545DF" w14:textId="77777777" w:rsidTr="00B7347F">
        <w:trPr>
          <w:cantSplit/>
          <w:trHeight w:val="144"/>
        </w:trPr>
        <w:tc>
          <w:tcPr>
            <w:tcW w:w="475" w:type="dxa"/>
            <w:vAlign w:val="center"/>
          </w:tcPr>
          <w:p w14:paraId="310A16D2" w14:textId="2B94EF3A"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B1A40FE"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93C2DC8" w14:textId="43EC6AE8" w:rsidR="00AA3B68" w:rsidRDefault="00AA3B68" w:rsidP="00AA3B68">
            <w:pPr>
              <w:rPr>
                <w:rFonts w:asciiTheme="minorHAnsi" w:hAnsiTheme="minorHAnsi"/>
                <w:sz w:val="18"/>
                <w:szCs w:val="18"/>
              </w:rPr>
            </w:pPr>
          </w:p>
        </w:tc>
      </w:tr>
      <w:tr w:rsidR="00AA3B68" w:rsidRPr="002C21B2" w14:paraId="5147EC23" w14:textId="77777777" w:rsidTr="00B7347F">
        <w:trPr>
          <w:cantSplit/>
          <w:trHeight w:val="144"/>
        </w:trPr>
        <w:tc>
          <w:tcPr>
            <w:tcW w:w="475" w:type="dxa"/>
            <w:vAlign w:val="center"/>
          </w:tcPr>
          <w:p w14:paraId="79464B48" w14:textId="0BAA3E4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18C3101B"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0E4D9488" w14:textId="5FCE14A8" w:rsidR="00AA3B68" w:rsidRDefault="00AA3B68" w:rsidP="00AA3B68">
            <w:pPr>
              <w:rPr>
                <w:rFonts w:asciiTheme="minorHAnsi" w:hAnsiTheme="minorHAnsi"/>
                <w:sz w:val="18"/>
                <w:szCs w:val="18"/>
              </w:rPr>
            </w:pPr>
          </w:p>
        </w:tc>
      </w:tr>
      <w:tr w:rsidR="00AA3B68" w:rsidRPr="002C21B2" w14:paraId="48F7830A" w14:textId="77777777" w:rsidTr="00B7347F">
        <w:trPr>
          <w:cantSplit/>
          <w:trHeight w:val="144"/>
        </w:trPr>
        <w:tc>
          <w:tcPr>
            <w:tcW w:w="475" w:type="dxa"/>
            <w:vAlign w:val="center"/>
          </w:tcPr>
          <w:p w14:paraId="4F3AE689" w14:textId="1D247BE5"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21AAFE39"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37E78C20" w14:textId="7FFB4AB8" w:rsidR="00AA3B68" w:rsidRDefault="00AA3B68" w:rsidP="00AA3B68">
            <w:pPr>
              <w:rPr>
                <w:rFonts w:asciiTheme="minorHAnsi" w:hAnsiTheme="minorHAnsi"/>
                <w:sz w:val="18"/>
                <w:szCs w:val="18"/>
              </w:rPr>
            </w:pPr>
          </w:p>
        </w:tc>
      </w:tr>
      <w:tr w:rsidR="00AA3B68" w:rsidRPr="002C21B2" w14:paraId="650D8C99" w14:textId="77777777" w:rsidTr="00B7347F">
        <w:trPr>
          <w:cantSplit/>
          <w:trHeight w:val="144"/>
        </w:trPr>
        <w:tc>
          <w:tcPr>
            <w:tcW w:w="475" w:type="dxa"/>
            <w:vAlign w:val="center"/>
          </w:tcPr>
          <w:p w14:paraId="5A6AE12F" w14:textId="1BB1BFF5" w:rsidR="00AA3B68" w:rsidRPr="002C21B2" w:rsidRDefault="00AA3B68" w:rsidP="00AA3B68">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514DBE03"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2E7F4F2F" w14:textId="666E5EF1" w:rsidR="00AA3B68" w:rsidRPr="002C21B2" w:rsidRDefault="00AA3B68" w:rsidP="00AA3B68">
            <w:pPr>
              <w:keepNext/>
              <w:rPr>
                <w:rFonts w:asciiTheme="minorHAnsi" w:hAnsiTheme="minorHAnsi"/>
                <w:sz w:val="18"/>
                <w:szCs w:val="18"/>
              </w:rPr>
            </w:pPr>
          </w:p>
        </w:tc>
      </w:tr>
      <w:tr w:rsidR="00AA3B68" w:rsidRPr="002C21B2" w14:paraId="11ED7206" w14:textId="77777777" w:rsidTr="00B7347F">
        <w:trPr>
          <w:cantSplit/>
          <w:trHeight w:val="144"/>
        </w:trPr>
        <w:tc>
          <w:tcPr>
            <w:tcW w:w="475" w:type="dxa"/>
            <w:vAlign w:val="center"/>
          </w:tcPr>
          <w:p w14:paraId="53D7B135" w14:textId="0D1DE396" w:rsidR="00AA3B68" w:rsidRPr="002C21B2" w:rsidDel="006E5AE2" w:rsidRDefault="00AA3B68" w:rsidP="00AA3B68">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14B6201D"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29FAB48E" w14:textId="333D252F" w:rsidR="00AA3B68" w:rsidRPr="002C21B2" w:rsidRDefault="00AA3B68" w:rsidP="00AA3B68">
            <w:pPr>
              <w:keepNext/>
              <w:rPr>
                <w:rFonts w:asciiTheme="minorHAnsi" w:hAnsiTheme="minorHAnsi"/>
                <w:sz w:val="18"/>
                <w:szCs w:val="18"/>
              </w:rPr>
            </w:pPr>
          </w:p>
        </w:tc>
      </w:tr>
      <w:tr w:rsidR="00AA3B68" w:rsidRPr="002C21B2" w14:paraId="3B53331E" w14:textId="77777777" w:rsidTr="00B7347F">
        <w:trPr>
          <w:cantSplit/>
          <w:trHeight w:val="144"/>
        </w:trPr>
        <w:tc>
          <w:tcPr>
            <w:tcW w:w="475" w:type="dxa"/>
            <w:vAlign w:val="center"/>
          </w:tcPr>
          <w:p w14:paraId="5D3BF9C3" w14:textId="4EB0B334" w:rsidR="00AA3B68" w:rsidRPr="002C21B2" w:rsidRDefault="00AA3B68" w:rsidP="00AA3B68">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60E9A6C6" w14:textId="77777777" w:rsidR="00AA3B68" w:rsidRPr="002C21B2" w:rsidRDefault="00AA3B68" w:rsidP="00AA3B68">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7EAFDA36" w14:textId="4BC8498D" w:rsidR="00AA3B68" w:rsidRPr="002C21B2" w:rsidRDefault="00AA3B68" w:rsidP="00AA3B68">
            <w:pPr>
              <w:keepNext/>
              <w:rPr>
                <w:rFonts w:asciiTheme="minorHAnsi" w:hAnsiTheme="minorHAnsi"/>
                <w:sz w:val="18"/>
                <w:szCs w:val="18"/>
              </w:rPr>
            </w:pPr>
          </w:p>
        </w:tc>
      </w:tr>
    </w:tbl>
    <w:p w14:paraId="4BAA81D8" w14:textId="72CCBDF2" w:rsidR="00EA1EC9"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B7347F" w:rsidRPr="00D83E48" w14:paraId="51E02F63" w14:textId="77777777" w:rsidTr="00B7347F">
        <w:trPr>
          <w:cantSplit/>
          <w:trHeight w:val="144"/>
        </w:trPr>
        <w:tc>
          <w:tcPr>
            <w:tcW w:w="5000" w:type="pct"/>
            <w:gridSpan w:val="3"/>
            <w:vAlign w:val="center"/>
          </w:tcPr>
          <w:p w14:paraId="2D8F979E" w14:textId="77777777" w:rsidR="00B7347F" w:rsidRPr="00B904BC" w:rsidRDefault="00B7347F" w:rsidP="00B7347F">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78B84FF4" w14:textId="77777777" w:rsidR="00B7347F" w:rsidRPr="00B904BC" w:rsidRDefault="00B7347F" w:rsidP="00B7347F">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B7347F" w:rsidRPr="00D83E48" w14:paraId="3803CEA1" w14:textId="77777777" w:rsidTr="00B7347F">
        <w:trPr>
          <w:cantSplit/>
          <w:trHeight w:val="144"/>
        </w:trPr>
        <w:tc>
          <w:tcPr>
            <w:tcW w:w="212" w:type="pct"/>
            <w:vAlign w:val="center"/>
          </w:tcPr>
          <w:p w14:paraId="2086CA99" w14:textId="77777777" w:rsidR="00B7347F" w:rsidRPr="00B904BC" w:rsidRDefault="00B7347F" w:rsidP="00B7347F">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6E171D0E" w14:textId="77777777" w:rsidR="00B7347F" w:rsidRPr="00B904BC" w:rsidRDefault="00B7347F" w:rsidP="00B7347F">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7F032DDF" w14:textId="1532F321" w:rsidR="00B7347F" w:rsidRPr="00F50784" w:rsidRDefault="00B7347F" w:rsidP="00F50784">
            <w:pPr>
              <w:keepNext/>
              <w:rPr>
                <w:rFonts w:asciiTheme="minorHAnsi" w:hAnsiTheme="minorHAnsi"/>
                <w:sz w:val="18"/>
                <w:szCs w:val="18"/>
              </w:rPr>
            </w:pPr>
          </w:p>
        </w:tc>
      </w:tr>
    </w:tbl>
    <w:p w14:paraId="339FDC8F" w14:textId="302C9C71" w:rsidR="00B7347F" w:rsidRDefault="00B7347F"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7347F" w:rsidRPr="00890BB7" w14:paraId="488AEFD5" w14:textId="77777777" w:rsidTr="00B7347F">
        <w:trPr>
          <w:trHeight w:val="144"/>
        </w:trPr>
        <w:tc>
          <w:tcPr>
            <w:tcW w:w="5000" w:type="pct"/>
          </w:tcPr>
          <w:p w14:paraId="0AED315A" w14:textId="494329B4" w:rsidR="00B7347F" w:rsidRPr="00890BB7" w:rsidRDefault="00F50784" w:rsidP="000A5F2D">
            <w:pPr>
              <w:rPr>
                <w:rFonts w:asciiTheme="minorHAnsi" w:hAnsiTheme="minorHAnsi"/>
                <w:b/>
                <w:szCs w:val="18"/>
              </w:rPr>
            </w:pPr>
            <w:r>
              <w:rPr>
                <w:rFonts w:asciiTheme="minorHAnsi" w:hAnsiTheme="minorHAnsi"/>
                <w:b/>
                <w:szCs w:val="18"/>
              </w:rPr>
              <w:t>MCH-22c</w:t>
            </w:r>
            <w:r w:rsidR="00B7347F" w:rsidRPr="00890BB7">
              <w:rPr>
                <w:rFonts w:asciiTheme="minorHAnsi" w:hAnsiTheme="minorHAnsi"/>
                <w:b/>
                <w:szCs w:val="18"/>
              </w:rPr>
              <w:t xml:space="preserve"> Forced Air System Fan Efficacy Measurement – Newly Installed Non-Zoned or Zoned Multi-Speed Compressor </w:t>
            </w:r>
            <w:r w:rsidR="000A5F2D">
              <w:rPr>
                <w:rFonts w:asciiTheme="minorHAnsi" w:hAnsiTheme="minorHAnsi"/>
                <w:b/>
                <w:szCs w:val="18"/>
              </w:rPr>
              <w:t>Systems with Central Fan Ventilation Cooling</w:t>
            </w:r>
          </w:p>
        </w:tc>
      </w:tr>
    </w:tbl>
    <w:p w14:paraId="3A7A7710" w14:textId="64EF299A" w:rsidR="00B7347F"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B7347F" w:rsidRPr="00D83E48" w14:paraId="0FC01C1F" w14:textId="77777777" w:rsidTr="00B7347F">
        <w:trPr>
          <w:gridAfter w:val="1"/>
          <w:wAfter w:w="5" w:type="pct"/>
          <w:trHeight w:val="144"/>
        </w:trPr>
        <w:tc>
          <w:tcPr>
            <w:tcW w:w="4990" w:type="pct"/>
            <w:gridSpan w:val="3"/>
          </w:tcPr>
          <w:p w14:paraId="5C2EA85B" w14:textId="77777777" w:rsidR="00B7347F" w:rsidRPr="00890BB7" w:rsidRDefault="00B7347F" w:rsidP="00B7347F">
            <w:pPr>
              <w:keepNext/>
              <w:rPr>
                <w:rFonts w:asciiTheme="minorHAnsi" w:hAnsiTheme="minorHAnsi"/>
                <w:b/>
                <w:szCs w:val="18"/>
              </w:rPr>
            </w:pPr>
            <w:r w:rsidRPr="00890BB7">
              <w:rPr>
                <w:rFonts w:asciiTheme="minorHAnsi" w:hAnsiTheme="minorHAnsi"/>
                <w:b/>
                <w:szCs w:val="18"/>
              </w:rPr>
              <w:t>C. Forced Air System Fan Efficacy Measurement</w:t>
            </w:r>
          </w:p>
          <w:p w14:paraId="04FD9815" w14:textId="77777777" w:rsidR="00B7347F" w:rsidRPr="00B904BC" w:rsidRDefault="00B7347F" w:rsidP="00B7347F">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B7347F" w:rsidRPr="00D83E48" w14:paraId="4A3FCDFC" w14:textId="77777777" w:rsidTr="00B7347F">
        <w:tblPrEx>
          <w:tblCellMar>
            <w:top w:w="0" w:type="dxa"/>
            <w:left w:w="108" w:type="dxa"/>
            <w:bottom w:w="0" w:type="dxa"/>
            <w:right w:w="108" w:type="dxa"/>
          </w:tblCellMar>
        </w:tblPrEx>
        <w:trPr>
          <w:cantSplit/>
          <w:trHeight w:val="144"/>
        </w:trPr>
        <w:tc>
          <w:tcPr>
            <w:tcW w:w="212" w:type="pct"/>
            <w:vAlign w:val="center"/>
          </w:tcPr>
          <w:p w14:paraId="58039778"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1CD6B80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745DB6EE" w14:textId="2D472305" w:rsidR="00B7347F" w:rsidRPr="00926D9A" w:rsidRDefault="00B7347F" w:rsidP="00B7347F">
            <w:pPr>
              <w:keepNext/>
              <w:rPr>
                <w:rFonts w:asciiTheme="minorHAnsi" w:hAnsiTheme="minorHAnsi"/>
                <w:sz w:val="18"/>
                <w:szCs w:val="18"/>
              </w:rPr>
            </w:pPr>
          </w:p>
        </w:tc>
      </w:tr>
      <w:tr w:rsidR="00B7347F" w:rsidRPr="00D83E48" w14:paraId="1F97E318" w14:textId="77777777" w:rsidTr="00B7347F">
        <w:tblPrEx>
          <w:tblCellMar>
            <w:top w:w="0" w:type="dxa"/>
            <w:left w:w="108" w:type="dxa"/>
            <w:bottom w:w="0" w:type="dxa"/>
            <w:right w:w="108" w:type="dxa"/>
          </w:tblCellMar>
        </w:tblPrEx>
        <w:trPr>
          <w:cantSplit/>
          <w:trHeight w:val="144"/>
        </w:trPr>
        <w:tc>
          <w:tcPr>
            <w:tcW w:w="212" w:type="pct"/>
            <w:vAlign w:val="center"/>
          </w:tcPr>
          <w:p w14:paraId="0CCE0A67"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5771BA54"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1060919" w14:textId="1D175262" w:rsidR="00B7347F" w:rsidRPr="00926D9A" w:rsidRDefault="00B7347F" w:rsidP="00B7347F">
            <w:pPr>
              <w:keepNext/>
              <w:rPr>
                <w:rFonts w:asciiTheme="minorHAnsi" w:hAnsiTheme="minorHAnsi"/>
                <w:sz w:val="18"/>
                <w:szCs w:val="18"/>
              </w:rPr>
            </w:pPr>
          </w:p>
        </w:tc>
      </w:tr>
      <w:tr w:rsidR="00B7347F" w:rsidRPr="00D83E48" w14:paraId="60044426" w14:textId="77777777" w:rsidTr="00B7347F">
        <w:tblPrEx>
          <w:tblCellMar>
            <w:top w:w="0" w:type="dxa"/>
            <w:left w:w="108" w:type="dxa"/>
            <w:bottom w:w="0" w:type="dxa"/>
            <w:right w:w="108" w:type="dxa"/>
          </w:tblCellMar>
        </w:tblPrEx>
        <w:trPr>
          <w:cantSplit/>
          <w:trHeight w:val="144"/>
        </w:trPr>
        <w:tc>
          <w:tcPr>
            <w:tcW w:w="212" w:type="pct"/>
            <w:vAlign w:val="center"/>
          </w:tcPr>
          <w:p w14:paraId="20EFCF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2AF791A1" w14:textId="30A3BE3A"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7273D020" w14:textId="22C02BBB" w:rsidR="00B7347F" w:rsidRPr="00926D9A" w:rsidRDefault="00B7347F" w:rsidP="00B7347F">
            <w:pPr>
              <w:keepNext/>
              <w:rPr>
                <w:rFonts w:asciiTheme="minorHAnsi" w:hAnsiTheme="minorHAnsi"/>
                <w:sz w:val="18"/>
                <w:szCs w:val="18"/>
              </w:rPr>
            </w:pPr>
          </w:p>
        </w:tc>
      </w:tr>
      <w:tr w:rsidR="00B7347F" w:rsidRPr="00D83E48" w14:paraId="5E180A73" w14:textId="77777777" w:rsidTr="00B7347F">
        <w:tblPrEx>
          <w:tblCellMar>
            <w:top w:w="0" w:type="dxa"/>
            <w:left w:w="108" w:type="dxa"/>
            <w:bottom w:w="0" w:type="dxa"/>
            <w:right w:w="108" w:type="dxa"/>
          </w:tblCellMar>
        </w:tblPrEx>
        <w:trPr>
          <w:cantSplit/>
          <w:trHeight w:val="144"/>
        </w:trPr>
        <w:tc>
          <w:tcPr>
            <w:tcW w:w="212" w:type="pct"/>
            <w:vAlign w:val="center"/>
          </w:tcPr>
          <w:p w14:paraId="1EB74E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795054BF" w14:textId="14C576C3"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9D0108F" w14:textId="4A32B475" w:rsidR="00B7347F" w:rsidRPr="00926D9A" w:rsidRDefault="00B7347F" w:rsidP="00B7347F">
            <w:pPr>
              <w:keepNext/>
              <w:rPr>
                <w:rFonts w:asciiTheme="minorHAnsi" w:hAnsiTheme="minorHAnsi"/>
                <w:sz w:val="18"/>
                <w:szCs w:val="18"/>
              </w:rPr>
            </w:pPr>
          </w:p>
        </w:tc>
      </w:tr>
      <w:tr w:rsidR="00B7347F" w:rsidRPr="00D83E48" w14:paraId="55FC40EE" w14:textId="77777777" w:rsidTr="00B7347F">
        <w:tblPrEx>
          <w:tblCellMar>
            <w:top w:w="0" w:type="dxa"/>
            <w:left w:w="108" w:type="dxa"/>
            <w:bottom w:w="0" w:type="dxa"/>
            <w:right w:w="108" w:type="dxa"/>
          </w:tblCellMar>
        </w:tblPrEx>
        <w:trPr>
          <w:cantSplit/>
          <w:trHeight w:val="144"/>
        </w:trPr>
        <w:tc>
          <w:tcPr>
            <w:tcW w:w="212" w:type="pct"/>
            <w:vAlign w:val="center"/>
          </w:tcPr>
          <w:p w14:paraId="5B55C913"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050FBBF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47A9BE74" w14:textId="1641DA80" w:rsidR="00B7347F" w:rsidRPr="00926D9A" w:rsidRDefault="00B7347F" w:rsidP="00B7347F">
            <w:pPr>
              <w:keepNext/>
              <w:rPr>
                <w:rFonts w:asciiTheme="minorHAnsi" w:hAnsiTheme="minorHAnsi"/>
                <w:sz w:val="18"/>
                <w:szCs w:val="18"/>
              </w:rPr>
            </w:pPr>
          </w:p>
        </w:tc>
      </w:tr>
    </w:tbl>
    <w:p w14:paraId="461BD33C" w14:textId="2F7858A1" w:rsidR="00B7347F" w:rsidRDefault="00B7347F"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B7347F" w:rsidRPr="00D83E48" w14:paraId="1F9CFE5F" w14:textId="77777777" w:rsidTr="00EE4253">
        <w:trPr>
          <w:trHeight w:val="144"/>
        </w:trPr>
        <w:tc>
          <w:tcPr>
            <w:tcW w:w="5000" w:type="pct"/>
            <w:gridSpan w:val="3"/>
          </w:tcPr>
          <w:p w14:paraId="71B1CDF7" w14:textId="77777777" w:rsidR="00B7347F" w:rsidRPr="00890BB7" w:rsidRDefault="00B7347F" w:rsidP="00B7347F">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6544E89F" w14:textId="184BAB78" w:rsidR="00B7347F" w:rsidRPr="00AC34DA" w:rsidRDefault="00B7347F" w:rsidP="0079245B">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B7347F" w:rsidRPr="00D83E48" w14:paraId="0E0C359A" w14:textId="77777777" w:rsidTr="00EE4253">
        <w:tblPrEx>
          <w:tblCellMar>
            <w:top w:w="0" w:type="dxa"/>
            <w:left w:w="108" w:type="dxa"/>
            <w:bottom w:w="0" w:type="dxa"/>
            <w:right w:w="108" w:type="dxa"/>
          </w:tblCellMar>
        </w:tblPrEx>
        <w:trPr>
          <w:cantSplit/>
          <w:trHeight w:val="144"/>
        </w:trPr>
        <w:tc>
          <w:tcPr>
            <w:tcW w:w="212" w:type="pct"/>
            <w:vAlign w:val="center"/>
          </w:tcPr>
          <w:p w14:paraId="64D737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9" w:type="pct"/>
            <w:vAlign w:val="center"/>
          </w:tcPr>
          <w:p w14:paraId="2F7879FF"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vAlign w:val="center"/>
          </w:tcPr>
          <w:p w14:paraId="3BECFF55" w14:textId="20786E5E" w:rsidR="00B7347F" w:rsidRPr="00926D9A" w:rsidRDefault="00B7347F" w:rsidP="00B7347F">
            <w:pPr>
              <w:keepNext/>
              <w:rPr>
                <w:rFonts w:asciiTheme="minorHAnsi" w:hAnsiTheme="minorHAnsi"/>
                <w:sz w:val="18"/>
                <w:szCs w:val="18"/>
              </w:rPr>
            </w:pPr>
          </w:p>
        </w:tc>
      </w:tr>
      <w:tr w:rsidR="00B7347F" w:rsidRPr="00D83E48" w14:paraId="69FA309F" w14:textId="77777777" w:rsidTr="00EE4253">
        <w:tblPrEx>
          <w:tblCellMar>
            <w:top w:w="0" w:type="dxa"/>
            <w:left w:w="108" w:type="dxa"/>
            <w:bottom w:w="0" w:type="dxa"/>
            <w:right w:w="108" w:type="dxa"/>
          </w:tblCellMar>
        </w:tblPrEx>
        <w:trPr>
          <w:cantSplit/>
          <w:trHeight w:val="144"/>
        </w:trPr>
        <w:tc>
          <w:tcPr>
            <w:tcW w:w="212" w:type="pct"/>
            <w:vAlign w:val="center"/>
          </w:tcPr>
          <w:p w14:paraId="057100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9" w:type="pct"/>
            <w:vAlign w:val="center"/>
          </w:tcPr>
          <w:p w14:paraId="5B31F65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vAlign w:val="center"/>
          </w:tcPr>
          <w:p w14:paraId="26C4E10B" w14:textId="472ED1AF" w:rsidR="00B7347F" w:rsidRPr="00926D9A" w:rsidRDefault="00B7347F" w:rsidP="00B7347F">
            <w:pPr>
              <w:keepNext/>
              <w:rPr>
                <w:rFonts w:asciiTheme="minorHAnsi" w:hAnsiTheme="minorHAnsi"/>
                <w:sz w:val="18"/>
                <w:szCs w:val="18"/>
              </w:rPr>
            </w:pPr>
          </w:p>
        </w:tc>
      </w:tr>
      <w:tr w:rsidR="00B7347F" w:rsidRPr="00D83E48" w14:paraId="44FF45F7" w14:textId="77777777" w:rsidTr="00EE4253">
        <w:tblPrEx>
          <w:tblCellMar>
            <w:top w:w="0" w:type="dxa"/>
            <w:left w:w="108" w:type="dxa"/>
            <w:bottom w:w="0" w:type="dxa"/>
            <w:right w:w="108" w:type="dxa"/>
          </w:tblCellMar>
        </w:tblPrEx>
        <w:trPr>
          <w:cantSplit/>
          <w:trHeight w:val="144"/>
        </w:trPr>
        <w:tc>
          <w:tcPr>
            <w:tcW w:w="212" w:type="pct"/>
            <w:vAlign w:val="center"/>
          </w:tcPr>
          <w:p w14:paraId="3E28247F"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9" w:type="pct"/>
            <w:vAlign w:val="center"/>
          </w:tcPr>
          <w:p w14:paraId="250CE2B9" w14:textId="29FDEB71"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vAlign w:val="center"/>
          </w:tcPr>
          <w:p w14:paraId="2A421A7F" w14:textId="6A2EEFA1" w:rsidR="00B7347F" w:rsidRPr="00926D9A" w:rsidRDefault="00B7347F" w:rsidP="00B7347F">
            <w:pPr>
              <w:keepNext/>
              <w:rPr>
                <w:rFonts w:asciiTheme="minorHAnsi" w:hAnsiTheme="minorHAnsi"/>
                <w:sz w:val="18"/>
                <w:szCs w:val="18"/>
              </w:rPr>
            </w:pPr>
          </w:p>
        </w:tc>
      </w:tr>
      <w:tr w:rsidR="00B7347F" w:rsidRPr="00D83E48" w14:paraId="445421DF" w14:textId="77777777" w:rsidTr="00EE4253">
        <w:tblPrEx>
          <w:tblCellMar>
            <w:top w:w="0" w:type="dxa"/>
            <w:left w:w="108" w:type="dxa"/>
            <w:bottom w:w="0" w:type="dxa"/>
            <w:right w:w="108" w:type="dxa"/>
          </w:tblCellMar>
        </w:tblPrEx>
        <w:trPr>
          <w:cantSplit/>
          <w:trHeight w:val="144"/>
        </w:trPr>
        <w:tc>
          <w:tcPr>
            <w:tcW w:w="212" w:type="pct"/>
            <w:vAlign w:val="center"/>
          </w:tcPr>
          <w:p w14:paraId="102BE7AE"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9" w:type="pct"/>
            <w:vAlign w:val="center"/>
          </w:tcPr>
          <w:p w14:paraId="7F63B49B" w14:textId="0D3E2785"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vAlign w:val="center"/>
          </w:tcPr>
          <w:p w14:paraId="2F149991" w14:textId="25ABD127" w:rsidR="00B7347F" w:rsidRPr="00926D9A" w:rsidRDefault="00B7347F" w:rsidP="00B7347F">
            <w:pPr>
              <w:keepNext/>
              <w:rPr>
                <w:rFonts w:asciiTheme="minorHAnsi" w:hAnsiTheme="minorHAnsi"/>
                <w:sz w:val="18"/>
                <w:szCs w:val="18"/>
              </w:rPr>
            </w:pPr>
          </w:p>
        </w:tc>
      </w:tr>
      <w:tr w:rsidR="00B7347F" w:rsidRPr="00D83E48" w14:paraId="74287FD3" w14:textId="77777777" w:rsidTr="00EE4253">
        <w:tblPrEx>
          <w:tblCellMar>
            <w:top w:w="0" w:type="dxa"/>
            <w:left w:w="108" w:type="dxa"/>
            <w:bottom w:w="0" w:type="dxa"/>
            <w:right w:w="108" w:type="dxa"/>
          </w:tblCellMar>
        </w:tblPrEx>
        <w:trPr>
          <w:cantSplit/>
          <w:trHeight w:val="144"/>
        </w:trPr>
        <w:tc>
          <w:tcPr>
            <w:tcW w:w="212" w:type="pct"/>
            <w:vAlign w:val="center"/>
          </w:tcPr>
          <w:p w14:paraId="6AA44BD0"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9" w:type="pct"/>
            <w:vAlign w:val="center"/>
          </w:tcPr>
          <w:p w14:paraId="3BFD68A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vAlign w:val="center"/>
          </w:tcPr>
          <w:p w14:paraId="03A53680" w14:textId="4B837A97" w:rsidR="00B7347F" w:rsidRPr="00926D9A" w:rsidRDefault="00B7347F" w:rsidP="00B7347F">
            <w:pPr>
              <w:keepNext/>
              <w:rPr>
                <w:rFonts w:asciiTheme="minorHAnsi" w:hAnsiTheme="minorHAnsi"/>
                <w:sz w:val="18"/>
                <w:szCs w:val="18"/>
              </w:rPr>
            </w:pPr>
          </w:p>
        </w:tc>
      </w:tr>
    </w:tbl>
    <w:p w14:paraId="36ECF7DF" w14:textId="6379EAFA" w:rsidR="00B7347F" w:rsidRDefault="00B7347F"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AD6A33" w:rsidRPr="00D83E48" w14:paraId="308759BC" w14:textId="77777777" w:rsidTr="006A4227">
        <w:trPr>
          <w:trHeight w:val="144"/>
        </w:trPr>
        <w:tc>
          <w:tcPr>
            <w:tcW w:w="10998" w:type="dxa"/>
            <w:gridSpan w:val="2"/>
            <w:vAlign w:val="center"/>
          </w:tcPr>
          <w:p w14:paraId="28A08126" w14:textId="77777777" w:rsidR="00AD6A33" w:rsidRPr="00904139" w:rsidRDefault="00AD6A33" w:rsidP="006A4227">
            <w:pPr>
              <w:keepNext/>
              <w:rPr>
                <w:rFonts w:asciiTheme="minorHAnsi" w:hAnsiTheme="minorHAnsi"/>
                <w:b/>
                <w:sz w:val="18"/>
                <w:szCs w:val="18"/>
              </w:rPr>
            </w:pPr>
            <w:r>
              <w:rPr>
                <w:rFonts w:asciiTheme="minorHAnsi" w:hAnsiTheme="minorHAnsi"/>
                <w:b/>
                <w:szCs w:val="18"/>
              </w:rPr>
              <w:t>E</w:t>
            </w:r>
            <w:r w:rsidRPr="00890BB7">
              <w:rPr>
                <w:rFonts w:asciiTheme="minorHAnsi" w:hAnsiTheme="minorHAnsi"/>
                <w:b/>
                <w:szCs w:val="18"/>
              </w:rPr>
              <w:t>. Additional Requirements</w:t>
            </w:r>
          </w:p>
        </w:tc>
      </w:tr>
      <w:tr w:rsidR="00AD6A33" w:rsidRPr="00D83E48" w14:paraId="7E3FD678" w14:textId="77777777" w:rsidTr="006A4227">
        <w:trPr>
          <w:trHeight w:val="144"/>
        </w:trPr>
        <w:tc>
          <w:tcPr>
            <w:tcW w:w="468" w:type="dxa"/>
            <w:vAlign w:val="center"/>
          </w:tcPr>
          <w:p w14:paraId="538A4D59"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01</w:t>
            </w:r>
          </w:p>
        </w:tc>
        <w:tc>
          <w:tcPr>
            <w:tcW w:w="10530" w:type="dxa"/>
            <w:vAlign w:val="center"/>
          </w:tcPr>
          <w:p w14:paraId="7BC6372E"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AD6A33" w:rsidRPr="00D83E48" w14:paraId="08F33B76" w14:textId="77777777" w:rsidTr="006A4227">
        <w:trPr>
          <w:trHeight w:val="144"/>
        </w:trPr>
        <w:tc>
          <w:tcPr>
            <w:tcW w:w="468" w:type="dxa"/>
            <w:vAlign w:val="center"/>
          </w:tcPr>
          <w:p w14:paraId="7213B60C"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02</w:t>
            </w:r>
          </w:p>
        </w:tc>
        <w:tc>
          <w:tcPr>
            <w:tcW w:w="10530" w:type="dxa"/>
            <w:vAlign w:val="center"/>
          </w:tcPr>
          <w:p w14:paraId="793BDF52"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AD6A33" w:rsidRPr="00D83E48" w14:paraId="5EF34701" w14:textId="77777777" w:rsidTr="006A4227">
        <w:trPr>
          <w:trHeight w:val="144"/>
        </w:trPr>
        <w:tc>
          <w:tcPr>
            <w:tcW w:w="468" w:type="dxa"/>
            <w:vAlign w:val="center"/>
          </w:tcPr>
          <w:p w14:paraId="763CDC48"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03</w:t>
            </w:r>
          </w:p>
        </w:tc>
        <w:tc>
          <w:tcPr>
            <w:tcW w:w="10530" w:type="dxa"/>
            <w:vAlign w:val="center"/>
          </w:tcPr>
          <w:p w14:paraId="17DB9BC3"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 xml:space="preserve">If fresh air duct is part of the HVAC </w:t>
            </w:r>
            <w:proofErr w:type="gramStart"/>
            <w:r w:rsidRPr="00B904BC">
              <w:rPr>
                <w:rFonts w:asciiTheme="minorHAnsi" w:hAnsiTheme="minorHAnsi"/>
                <w:sz w:val="18"/>
                <w:szCs w:val="18"/>
              </w:rPr>
              <w:t>system</w:t>
            </w:r>
            <w:proofErr w:type="gramEnd"/>
            <w:r w:rsidRPr="00B904BC">
              <w:rPr>
                <w:rFonts w:asciiTheme="minorHAnsi" w:hAnsiTheme="minorHAnsi"/>
                <w:sz w:val="18"/>
                <w:szCs w:val="18"/>
              </w:rPr>
              <w:t xml:space="preserve"> it was not closed during the diagnostic test.</w:t>
            </w:r>
          </w:p>
        </w:tc>
      </w:tr>
      <w:tr w:rsidR="00AD6A33" w:rsidRPr="00D83E48" w14:paraId="69888BD0" w14:textId="77777777" w:rsidTr="006A4227">
        <w:trPr>
          <w:trHeight w:val="144"/>
        </w:trPr>
        <w:tc>
          <w:tcPr>
            <w:tcW w:w="468" w:type="dxa"/>
            <w:vAlign w:val="center"/>
          </w:tcPr>
          <w:p w14:paraId="35F7CFEC"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04</w:t>
            </w:r>
          </w:p>
        </w:tc>
        <w:tc>
          <w:tcPr>
            <w:tcW w:w="10530" w:type="dxa"/>
            <w:vAlign w:val="center"/>
          </w:tcPr>
          <w:p w14:paraId="7EF07369" w14:textId="77777777" w:rsidR="00AD6A33" w:rsidRPr="00B904BC" w:rsidRDefault="00AD6A33" w:rsidP="006A4227">
            <w:pPr>
              <w:keepNext/>
              <w:rPr>
                <w:rFonts w:asciiTheme="minorHAnsi" w:hAnsiTheme="minorHAnsi"/>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AD6A33" w:rsidRPr="00D83E48" w14:paraId="6F7FBB40" w14:textId="77777777" w:rsidTr="006A4227">
        <w:trPr>
          <w:trHeight w:val="144"/>
        </w:trPr>
        <w:tc>
          <w:tcPr>
            <w:tcW w:w="468" w:type="dxa"/>
            <w:vAlign w:val="center"/>
          </w:tcPr>
          <w:p w14:paraId="36689064"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05</w:t>
            </w:r>
          </w:p>
        </w:tc>
        <w:tc>
          <w:tcPr>
            <w:tcW w:w="10530" w:type="dxa"/>
            <w:vAlign w:val="center"/>
          </w:tcPr>
          <w:p w14:paraId="64782065" w14:textId="247EC826" w:rsidR="00AD6A33" w:rsidRPr="00B904BC" w:rsidRDefault="00AD6A33" w:rsidP="00154520">
            <w:pPr>
              <w:pStyle w:val="NormalBullet"/>
              <w:tabs>
                <w:tab w:val="clear" w:pos="-2966"/>
              </w:tabs>
              <w:spacing w:before="0"/>
              <w:ind w:left="0" w:firstLine="0"/>
              <w:rPr>
                <w:rFonts w:asciiTheme="minorHAnsi" w:hAnsiTheme="minorHAnsi"/>
                <w:sz w:val="18"/>
                <w:szCs w:val="18"/>
              </w:rPr>
            </w:pPr>
            <w:r w:rsidRPr="00B904BC">
              <w:rPr>
                <w:rFonts w:asciiTheme="minorHAnsi" w:hAnsiTheme="minorHAnsi"/>
                <w:sz w:val="18"/>
                <w:szCs w:val="18"/>
              </w:rPr>
              <w:t>Multi-speed compressor space cooling systems or variable speed compressor systems shall verify air flow (cfm/ton) and fan efficacy (</w:t>
            </w:r>
            <w:r w:rsidR="00154520">
              <w:rPr>
                <w:rFonts w:asciiTheme="minorHAnsi" w:hAnsiTheme="minorHAnsi"/>
                <w:sz w:val="18"/>
                <w:szCs w:val="18"/>
              </w:rPr>
              <w:t>w</w:t>
            </w:r>
            <w:r w:rsidRPr="00B904BC">
              <w:rPr>
                <w:rFonts w:asciiTheme="minorHAnsi" w:hAnsiTheme="minorHAnsi"/>
                <w:sz w:val="18"/>
                <w:szCs w:val="18"/>
              </w:rPr>
              <w:t>att</w:t>
            </w:r>
            <w:r w:rsidR="00154520">
              <w:rPr>
                <w:rFonts w:asciiTheme="minorHAnsi" w:hAnsiTheme="minorHAnsi"/>
                <w:sz w:val="18"/>
                <w:szCs w:val="18"/>
              </w:rPr>
              <w:t>s</w:t>
            </w:r>
            <w:r w:rsidRPr="00B904BC">
              <w:rPr>
                <w:rFonts w:asciiTheme="minorHAnsi" w:hAnsiTheme="minorHAnsi"/>
                <w:sz w:val="18"/>
                <w:szCs w:val="18"/>
              </w:rPr>
              <w:t>/cfm) with system operating in cooling mode at the maximum compressor speed and the maximum air handler fan speed.</w:t>
            </w:r>
          </w:p>
        </w:tc>
      </w:tr>
      <w:tr w:rsidR="00AD6A33" w:rsidRPr="00D83E48" w14:paraId="6245FD64" w14:textId="77777777" w:rsidTr="006A4227">
        <w:trPr>
          <w:trHeight w:val="144"/>
        </w:trPr>
        <w:tc>
          <w:tcPr>
            <w:tcW w:w="468" w:type="dxa"/>
            <w:vAlign w:val="center"/>
          </w:tcPr>
          <w:p w14:paraId="123F6A0F"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06</w:t>
            </w:r>
          </w:p>
        </w:tc>
        <w:tc>
          <w:tcPr>
            <w:tcW w:w="10530" w:type="dxa"/>
            <w:vAlign w:val="center"/>
          </w:tcPr>
          <w:p w14:paraId="25D472D4" w14:textId="2ED12170" w:rsidR="00AD6A33" w:rsidRPr="00B904BC" w:rsidRDefault="00AD6A33" w:rsidP="00154520">
            <w:pPr>
              <w:keepNext/>
              <w:rPr>
                <w:rFonts w:asciiTheme="minorHAnsi" w:hAnsiTheme="minorHAnsi"/>
                <w:sz w:val="18"/>
                <w:szCs w:val="18"/>
              </w:rPr>
            </w:pPr>
            <w:r w:rsidRPr="00B904BC">
              <w:rPr>
                <w:rFonts w:asciiTheme="minorHAnsi" w:hAnsiTheme="minorHAnsi"/>
                <w:sz w:val="18"/>
                <w:szCs w:val="18"/>
              </w:rPr>
              <w:t>Zoned cooling air distribution systems with single speed compressors shall meet both the airflow (cfm/ton) and fan efficacy (</w:t>
            </w:r>
            <w:r w:rsidR="00154520">
              <w:rPr>
                <w:rFonts w:asciiTheme="minorHAnsi" w:hAnsiTheme="minorHAnsi"/>
                <w:sz w:val="18"/>
                <w:szCs w:val="18"/>
              </w:rPr>
              <w:t>w</w:t>
            </w:r>
            <w:r w:rsidRPr="00B904BC">
              <w:rPr>
                <w:rFonts w:asciiTheme="minorHAnsi" w:hAnsiTheme="minorHAnsi"/>
                <w:sz w:val="18"/>
                <w:szCs w:val="18"/>
              </w:rPr>
              <w:t>att</w:t>
            </w:r>
            <w:r w:rsidR="00154520">
              <w:rPr>
                <w:rFonts w:asciiTheme="minorHAnsi" w:hAnsiTheme="minorHAnsi"/>
                <w:sz w:val="18"/>
                <w:szCs w:val="18"/>
              </w:rPr>
              <w:t>s</w:t>
            </w:r>
            <w:r w:rsidRPr="00B904BC">
              <w:rPr>
                <w:rFonts w:asciiTheme="minorHAnsi" w:hAnsiTheme="minorHAnsi"/>
                <w:sz w:val="18"/>
                <w:szCs w:val="18"/>
              </w:rPr>
              <w:t>/cfm) criteria in every zonal control mode.</w:t>
            </w:r>
          </w:p>
        </w:tc>
      </w:tr>
      <w:tr w:rsidR="00B11496" w:rsidRPr="00D83E48" w14:paraId="0FD1685F" w14:textId="77777777" w:rsidTr="00BB6632">
        <w:trPr>
          <w:trHeight w:val="144"/>
        </w:trPr>
        <w:tc>
          <w:tcPr>
            <w:tcW w:w="468" w:type="dxa"/>
            <w:vAlign w:val="center"/>
          </w:tcPr>
          <w:p w14:paraId="787DBEDF" w14:textId="2F4E216E" w:rsidR="00B11496" w:rsidRPr="00B904BC" w:rsidRDefault="00B11496" w:rsidP="00B11496">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0B106A79" w14:textId="0B405706" w:rsidR="00B11496" w:rsidRPr="00B904BC" w:rsidRDefault="00B11496" w:rsidP="00B11496">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B11496" w:rsidRPr="00D83E48" w14:paraId="2DAAE68E" w14:textId="77777777" w:rsidTr="006A4227">
        <w:trPr>
          <w:trHeight w:val="144"/>
        </w:trPr>
        <w:tc>
          <w:tcPr>
            <w:tcW w:w="10998" w:type="dxa"/>
            <w:gridSpan w:val="2"/>
          </w:tcPr>
          <w:p w14:paraId="3216BF05" w14:textId="77777777" w:rsidR="00B11496" w:rsidRPr="00B904BC" w:rsidRDefault="00B11496" w:rsidP="00B11496">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57385774" w14:textId="13BBDB7A" w:rsidR="00B7347F" w:rsidRDefault="00B7347F" w:rsidP="00B816B4">
      <w:pPr>
        <w:rPr>
          <w:rFonts w:asciiTheme="minorHAnsi" w:hAnsiTheme="minorHAnsi"/>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07"/>
        <w:gridCol w:w="270"/>
        <w:gridCol w:w="2551"/>
        <w:gridCol w:w="2822"/>
      </w:tblGrid>
      <w:tr w:rsidR="00CD7DDB" w14:paraId="4BAA8216" w14:textId="77777777" w:rsidTr="00502177">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BAA8215" w14:textId="77777777" w:rsidR="00CD7DDB" w:rsidRDefault="00CD7D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Pr>
                <w:rFonts w:asciiTheme="minorHAnsi" w:hAnsiTheme="minorHAnsi" w:cs="Arial"/>
                <w:b/>
                <w:caps/>
                <w:sz w:val="18"/>
                <w:szCs w:val="18"/>
              </w:rPr>
              <w:t>Documentation Author's Declaration Statement</w:t>
            </w:r>
          </w:p>
        </w:tc>
      </w:tr>
      <w:tr w:rsidR="00CD7DDB" w14:paraId="4BAA8218" w14:textId="77777777" w:rsidTr="00CD7DDB">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BAA8217" w14:textId="77777777" w:rsidR="00CD7DDB" w:rsidRDefault="00CD7DDB" w:rsidP="00502177">
            <w:pPr>
              <w:keepNext/>
              <w:numPr>
                <w:ilvl w:val="0"/>
                <w:numId w:val="32"/>
              </w:numPr>
              <w:ind w:left="271" w:hanging="270"/>
              <w:rPr>
                <w:rFonts w:asciiTheme="minorHAnsi" w:hAnsiTheme="minorHAnsi"/>
                <w:sz w:val="18"/>
                <w:szCs w:val="18"/>
              </w:rPr>
            </w:pPr>
            <w:r>
              <w:rPr>
                <w:rFonts w:asciiTheme="minorHAnsi" w:hAnsiTheme="minorHAnsi"/>
                <w:sz w:val="18"/>
                <w:szCs w:val="18"/>
              </w:rPr>
              <w:t>I certify that this Certificate of Installation documentation is accurate and complete.</w:t>
            </w:r>
          </w:p>
        </w:tc>
      </w:tr>
      <w:tr w:rsidR="00CD7DDB" w14:paraId="4BAA821B"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9" w14:textId="77777777" w:rsidR="00CD7DDB" w:rsidRDefault="00CD7DDB">
            <w:pPr>
              <w:keepNext/>
              <w:rPr>
                <w:rFonts w:asciiTheme="minorHAnsi" w:hAnsiTheme="minorHAnsi"/>
                <w:sz w:val="14"/>
                <w:szCs w:val="14"/>
              </w:rPr>
            </w:pPr>
            <w:r>
              <w:rPr>
                <w:rFonts w:asciiTheme="minorHAnsi" w:hAnsiTheme="minorHAnsi"/>
                <w:sz w:val="14"/>
                <w:szCs w:val="14"/>
              </w:rPr>
              <w:t>Documentation Author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1A" w14:textId="77777777" w:rsidR="00CD7DDB" w:rsidRDefault="00CD7DDB">
            <w:pPr>
              <w:keepNext/>
              <w:rPr>
                <w:rFonts w:asciiTheme="minorHAnsi" w:hAnsiTheme="minorHAnsi"/>
                <w:sz w:val="14"/>
                <w:szCs w:val="14"/>
              </w:rPr>
            </w:pPr>
            <w:r>
              <w:rPr>
                <w:rFonts w:asciiTheme="minorHAnsi" w:hAnsiTheme="minorHAnsi"/>
                <w:sz w:val="14"/>
                <w:szCs w:val="14"/>
              </w:rPr>
              <w:t>Documentation Author Signature:</w:t>
            </w:r>
          </w:p>
        </w:tc>
      </w:tr>
      <w:tr w:rsidR="00CD7DDB" w14:paraId="4BAA821E"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C" w14:textId="77777777" w:rsidR="00CD7DDB" w:rsidRDefault="00CD7DDB">
            <w:pPr>
              <w:keepNext/>
              <w:rPr>
                <w:rFonts w:asciiTheme="minorHAnsi" w:hAnsiTheme="minorHAnsi"/>
                <w:sz w:val="14"/>
                <w:szCs w:val="14"/>
              </w:rPr>
            </w:pPr>
            <w:r>
              <w:rPr>
                <w:rFonts w:asciiTheme="minorHAnsi" w:hAnsiTheme="minorHAnsi"/>
                <w:sz w:val="14"/>
                <w:szCs w:val="14"/>
              </w:rPr>
              <w:t>Documentation Author Company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1D" w14:textId="77777777" w:rsidR="00CD7DDB" w:rsidRDefault="00CD7DDB">
            <w:pPr>
              <w:keepNext/>
              <w:rPr>
                <w:rFonts w:asciiTheme="minorHAnsi" w:hAnsiTheme="minorHAnsi"/>
                <w:sz w:val="14"/>
                <w:szCs w:val="14"/>
              </w:rPr>
            </w:pPr>
            <w:r>
              <w:rPr>
                <w:rFonts w:asciiTheme="minorHAnsi" w:hAnsiTheme="minorHAnsi"/>
                <w:sz w:val="14"/>
                <w:szCs w:val="14"/>
              </w:rPr>
              <w:t>Date Signed:</w:t>
            </w:r>
          </w:p>
        </w:tc>
      </w:tr>
      <w:tr w:rsidR="00CD7DDB" w14:paraId="4BAA8221"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F" w14:textId="77777777" w:rsidR="00CD7DDB" w:rsidRDefault="00CD7DDB">
            <w:pPr>
              <w:keepNext/>
              <w:rPr>
                <w:rFonts w:asciiTheme="minorHAnsi" w:hAnsiTheme="minorHAnsi"/>
                <w:sz w:val="14"/>
                <w:szCs w:val="14"/>
              </w:rPr>
            </w:pPr>
            <w:r>
              <w:rPr>
                <w:rFonts w:asciiTheme="minorHAnsi" w:hAnsiTheme="minorHAnsi"/>
                <w:sz w:val="14"/>
                <w:szCs w:val="14"/>
              </w:rPr>
              <w:t>Address:</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20" w14:textId="4026855D" w:rsidR="00CD7DDB" w:rsidRDefault="00CD7DDB">
            <w:pPr>
              <w:keepNext/>
              <w:rPr>
                <w:rFonts w:asciiTheme="minorHAnsi" w:hAnsiTheme="minorHAnsi"/>
                <w:sz w:val="14"/>
                <w:szCs w:val="14"/>
              </w:rPr>
            </w:pPr>
            <w:r>
              <w:rPr>
                <w:rFonts w:asciiTheme="minorHAnsi" w:hAnsiTheme="minorHAnsi"/>
                <w:sz w:val="14"/>
                <w:szCs w:val="14"/>
              </w:rPr>
              <w:t>CEA/HERS Certification Identification (</w:t>
            </w:r>
            <w:r w:rsidR="00502177">
              <w:rPr>
                <w:rFonts w:asciiTheme="minorHAnsi" w:hAnsiTheme="minorHAnsi"/>
                <w:sz w:val="14"/>
                <w:szCs w:val="14"/>
              </w:rPr>
              <w:t>i</w:t>
            </w:r>
            <w:r>
              <w:rPr>
                <w:rFonts w:asciiTheme="minorHAnsi" w:hAnsiTheme="minorHAnsi"/>
                <w:sz w:val="14"/>
                <w:szCs w:val="14"/>
              </w:rPr>
              <w:t>f applicable):</w:t>
            </w:r>
          </w:p>
        </w:tc>
      </w:tr>
      <w:tr w:rsidR="00CD7DDB" w14:paraId="4BAA8224"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22" w14:textId="77777777" w:rsidR="00CD7DDB" w:rsidRDefault="00CD7DDB">
            <w:pPr>
              <w:keepNext/>
              <w:rPr>
                <w:rFonts w:asciiTheme="minorHAnsi" w:hAnsiTheme="minorHAnsi"/>
                <w:sz w:val="14"/>
                <w:szCs w:val="14"/>
              </w:rPr>
            </w:pPr>
            <w:r>
              <w:rPr>
                <w:rFonts w:asciiTheme="minorHAnsi" w:hAnsiTheme="minorHAnsi"/>
                <w:sz w:val="14"/>
                <w:szCs w:val="14"/>
              </w:rPr>
              <w:t>City/State/Zip:</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23" w14:textId="77777777" w:rsidR="00CD7DDB" w:rsidRDefault="00CD7DDB">
            <w:pPr>
              <w:keepNext/>
              <w:rPr>
                <w:rFonts w:asciiTheme="minorHAnsi" w:hAnsiTheme="minorHAnsi"/>
                <w:sz w:val="14"/>
                <w:szCs w:val="14"/>
              </w:rPr>
            </w:pPr>
            <w:r>
              <w:rPr>
                <w:rFonts w:asciiTheme="minorHAnsi" w:hAnsiTheme="minorHAnsi"/>
                <w:sz w:val="14"/>
                <w:szCs w:val="14"/>
              </w:rPr>
              <w:t>Phone:</w:t>
            </w:r>
          </w:p>
        </w:tc>
      </w:tr>
      <w:tr w:rsidR="00CD7DDB" w14:paraId="4BAA8226" w14:textId="77777777" w:rsidTr="00CD7DD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BAA8225" w14:textId="77777777" w:rsidR="00CD7DDB" w:rsidRDefault="00CD7D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Declaration statement  </w:t>
            </w:r>
          </w:p>
        </w:tc>
      </w:tr>
      <w:tr w:rsidR="00CD7DDB" w14:paraId="4BAA822E" w14:textId="77777777" w:rsidTr="00CD7DD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BAA8227" w14:textId="77777777" w:rsidR="00CD7DDB" w:rsidRPr="009E093F" w:rsidRDefault="00CD7DDB" w:rsidP="00502177">
            <w:pPr>
              <w:keepNext/>
              <w:tabs>
                <w:tab w:val="left" w:pos="-2600"/>
              </w:tabs>
              <w:ind w:right="86"/>
              <w:outlineLvl w:val="2"/>
              <w:rPr>
                <w:rFonts w:asciiTheme="minorHAnsi" w:hAnsiTheme="minorHAnsi"/>
                <w:sz w:val="18"/>
                <w:szCs w:val="18"/>
              </w:rPr>
            </w:pPr>
            <w:r w:rsidRPr="009E093F">
              <w:rPr>
                <w:rFonts w:asciiTheme="minorHAnsi" w:hAnsiTheme="minorHAnsi"/>
                <w:sz w:val="18"/>
                <w:szCs w:val="18"/>
              </w:rPr>
              <w:t xml:space="preserve">I certify the following under penalty of perjury, under the laws of the State of California: </w:t>
            </w:r>
          </w:p>
          <w:p w14:paraId="105D00A8" w14:textId="77777777" w:rsidR="00CA02D8" w:rsidRPr="009E093F" w:rsidRDefault="00CA02D8" w:rsidP="00CA02D8">
            <w:pPr>
              <w:pStyle w:val="Heading3"/>
              <w:numPr>
                <w:ilvl w:val="0"/>
                <w:numId w:val="39"/>
              </w:numPr>
              <w:spacing w:before="0"/>
              <w:ind w:right="90"/>
              <w:rPr>
                <w:rFonts w:asciiTheme="minorHAnsi" w:hAnsiTheme="minorHAnsi"/>
                <w:b/>
                <w:caps/>
                <w:sz w:val="18"/>
                <w:szCs w:val="18"/>
              </w:rPr>
            </w:pPr>
            <w:r w:rsidRPr="009E093F">
              <w:rPr>
                <w:rFonts w:asciiTheme="minorHAnsi" w:hAnsiTheme="minorHAnsi"/>
                <w:sz w:val="18"/>
                <w:szCs w:val="18"/>
              </w:rPr>
              <w:t xml:space="preserve">The information provided on this Certificate of Installation is true and correct. </w:t>
            </w:r>
          </w:p>
          <w:p w14:paraId="5AEEF0C4" w14:textId="77777777" w:rsidR="00CA02D8" w:rsidRPr="009E093F" w:rsidRDefault="00CA02D8" w:rsidP="00CA02D8">
            <w:pPr>
              <w:pStyle w:val="Heading3"/>
              <w:numPr>
                <w:ilvl w:val="0"/>
                <w:numId w:val="39"/>
              </w:numPr>
              <w:spacing w:before="0"/>
              <w:ind w:right="90"/>
              <w:rPr>
                <w:rFonts w:asciiTheme="minorHAnsi" w:hAnsiTheme="minorHAnsi"/>
                <w:b/>
                <w:caps/>
                <w:sz w:val="18"/>
              </w:rPr>
            </w:pPr>
            <w:r w:rsidRPr="009E093F">
              <w:rPr>
                <w:rFonts w:asciiTheme="minorHAnsi" w:hAnsiTheme="minorHAnsi"/>
                <w:snapToGrid w:val="0"/>
                <w:sz w:val="18"/>
                <w:szCs w:val="18"/>
              </w:rPr>
              <w:t xml:space="preserve">I am either: a) a responsible person eligible under Division 3 of the Business and Professions Code </w:t>
            </w:r>
            <w:r w:rsidRPr="009E093F">
              <w:rPr>
                <w:rFonts w:asciiTheme="minorHAnsi" w:hAnsiTheme="minorHAnsi"/>
                <w:sz w:val="18"/>
                <w:szCs w:val="18"/>
              </w:rPr>
              <w:t xml:space="preserve">in the applicable classification to accept responsibility for the system design, construction, or installation </w:t>
            </w:r>
            <w:r w:rsidRPr="009E093F">
              <w:rPr>
                <w:rFonts w:asciiTheme="minorHAnsi" w:hAnsiTheme="minorHAnsi"/>
                <w:snapToGrid w:val="0"/>
                <w:sz w:val="18"/>
                <w:szCs w:val="18"/>
              </w:rPr>
              <w:t xml:space="preserve">of features, materials, components, or manufactured devices </w:t>
            </w:r>
            <w:r w:rsidRPr="009E093F">
              <w:rPr>
                <w:rFonts w:asciiTheme="minorHAnsi" w:hAnsiTheme="minorHAnsi"/>
                <w:sz w:val="18"/>
                <w:szCs w:val="18"/>
              </w:rPr>
              <w:t xml:space="preserve">for the scope of work identified on this Certificate of Installation </w:t>
            </w:r>
            <w:r w:rsidRPr="009E093F">
              <w:rPr>
                <w:rFonts w:asciiTheme="minorHAnsi" w:hAnsiTheme="minorHAnsi"/>
                <w:snapToGrid w:val="0"/>
                <w:sz w:val="18"/>
                <w:szCs w:val="18"/>
              </w:rPr>
              <w:t>and attest to the declarations in this statement</w:t>
            </w:r>
            <w:r w:rsidRPr="009E093F">
              <w:rPr>
                <w:rFonts w:asciiTheme="minorHAnsi" w:hAnsiTheme="minorHAnsi"/>
                <w:sz w:val="18"/>
                <w:szCs w:val="18"/>
              </w:rPr>
              <w:t>, or b) I am an authorized representative of the responsible person and attest to the declarations in this statement on the responsible person’s behalf</w:t>
            </w:r>
            <w:r w:rsidRPr="009E093F">
              <w:rPr>
                <w:rFonts w:asciiTheme="minorHAnsi" w:eastAsia="Calibri" w:hAnsiTheme="minorHAnsi"/>
                <w:sz w:val="18"/>
                <w:szCs w:val="18"/>
              </w:rPr>
              <w:t>.</w:t>
            </w:r>
          </w:p>
          <w:p w14:paraId="1B9770D6" w14:textId="77777777" w:rsidR="00CA02D8" w:rsidRPr="009E093F" w:rsidRDefault="00CA02D8" w:rsidP="009E093F">
            <w:pPr>
              <w:keepNext/>
              <w:numPr>
                <w:ilvl w:val="0"/>
                <w:numId w:val="39"/>
              </w:numPr>
              <w:autoSpaceDE w:val="0"/>
              <w:autoSpaceDN w:val="0"/>
              <w:adjustRightInd w:val="0"/>
              <w:ind w:right="90"/>
              <w:rPr>
                <w:rFonts w:asciiTheme="minorHAnsi" w:hAnsiTheme="minorHAnsi"/>
                <w:sz w:val="18"/>
                <w:szCs w:val="18"/>
              </w:rPr>
            </w:pPr>
            <w:r w:rsidRPr="009E093F">
              <w:rPr>
                <w:rFonts w:asciiTheme="minorHAnsi" w:hAnsiTheme="minorHAnsi"/>
                <w:sz w:val="18"/>
                <w:szCs w:val="18"/>
              </w:rPr>
              <w:t xml:space="preserve">The constructed or installed features, materials, </w:t>
            </w:r>
            <w:proofErr w:type="gramStart"/>
            <w:r w:rsidRPr="009E093F">
              <w:rPr>
                <w:rFonts w:asciiTheme="minorHAnsi" w:hAnsiTheme="minorHAnsi"/>
                <w:sz w:val="18"/>
                <w:szCs w:val="18"/>
              </w:rPr>
              <w:t>components</w:t>
            </w:r>
            <w:proofErr w:type="gramEnd"/>
            <w:r w:rsidRPr="009E093F">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E093F">
              <w:rPr>
                <w:rFonts w:asciiTheme="minorHAnsi" w:eastAsia="Calibri" w:hAnsiTheme="minorHAnsi" w:cs="TimesNewRomanPSMT"/>
                <w:sz w:val="18"/>
                <w:szCs w:val="18"/>
              </w:rPr>
              <w:t>.</w:t>
            </w:r>
          </w:p>
          <w:p w14:paraId="1BD08F38" w14:textId="77777777" w:rsidR="00CA02D8" w:rsidRPr="009E093F" w:rsidRDefault="00CA02D8" w:rsidP="00CA02D8">
            <w:pPr>
              <w:pStyle w:val="ListParagraph"/>
              <w:keepNext/>
              <w:numPr>
                <w:ilvl w:val="0"/>
                <w:numId w:val="39"/>
              </w:numPr>
              <w:autoSpaceDE w:val="0"/>
              <w:autoSpaceDN w:val="0"/>
              <w:adjustRightInd w:val="0"/>
              <w:rPr>
                <w:rFonts w:asciiTheme="minorHAnsi" w:hAnsiTheme="minorHAnsi"/>
                <w:sz w:val="18"/>
              </w:rPr>
            </w:pPr>
            <w:r w:rsidRPr="009E093F">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BAA822D" w14:textId="2FC15AD0" w:rsidR="00CD7DDB" w:rsidRPr="009E093F" w:rsidRDefault="00CA02D8" w:rsidP="009E093F">
            <w:pPr>
              <w:pStyle w:val="ListParagraph"/>
              <w:keepNext/>
              <w:numPr>
                <w:ilvl w:val="0"/>
                <w:numId w:val="39"/>
              </w:numPr>
              <w:autoSpaceDE w:val="0"/>
              <w:autoSpaceDN w:val="0"/>
              <w:adjustRightInd w:val="0"/>
              <w:rPr>
                <w:rFonts w:asciiTheme="minorHAnsi" w:hAnsiTheme="minorHAnsi"/>
                <w:b/>
              </w:rPr>
            </w:pPr>
            <w:r w:rsidRPr="009E093F">
              <w:rPr>
                <w:rFonts w:asciiTheme="minorHAnsi" w:hAnsiTheme="minorHAnsi"/>
                <w:sz w:val="18"/>
                <w:szCs w:val="18"/>
              </w:rPr>
              <w:t xml:space="preserve">I will ensure that a registered copy of this Certificate of Installation shall be </w:t>
            </w:r>
            <w:proofErr w:type="gramStart"/>
            <w:r w:rsidRPr="009E093F">
              <w:rPr>
                <w:rFonts w:asciiTheme="minorHAnsi" w:hAnsiTheme="minorHAnsi"/>
                <w:sz w:val="18"/>
                <w:szCs w:val="18"/>
              </w:rPr>
              <w:t>posted, or</w:t>
            </w:r>
            <w:proofErr w:type="gramEnd"/>
            <w:r w:rsidRPr="009E093F">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D7DDB" w14:paraId="4BAA8231"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2F" w14:textId="77777777" w:rsidR="00CD7DDB" w:rsidRDefault="00CD7D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Name:</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0" w14:textId="77777777" w:rsidR="00CD7DDB" w:rsidRDefault="00CD7D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Signature:</w:t>
            </w:r>
          </w:p>
        </w:tc>
      </w:tr>
      <w:tr w:rsidR="00CD7DDB" w14:paraId="4BAA8234"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2" w14:textId="2A4996E5"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3"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Position With Company (Title):</w:t>
            </w:r>
          </w:p>
        </w:tc>
      </w:tr>
      <w:tr w:rsidR="00CD7DDB" w14:paraId="4BAA8237"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5"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6"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CSLB License:</w:t>
            </w:r>
          </w:p>
        </w:tc>
      </w:tr>
      <w:tr w:rsidR="00CD7DDB" w14:paraId="4BAA823B"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8"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9" w14:textId="643E115C"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0217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A"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Date Signed:</w:t>
            </w:r>
          </w:p>
        </w:tc>
      </w:tr>
      <w:tr w:rsidR="00CD7DDB" w14:paraId="4BAA823E"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C"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D"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 xml:space="preserve">Name of TPQCP (if applicable): </w:t>
            </w:r>
          </w:p>
        </w:tc>
      </w:tr>
    </w:tbl>
    <w:p w14:paraId="4BAA823F" w14:textId="77777777" w:rsidR="00EA1EC9" w:rsidRPr="00CD7DDB" w:rsidRDefault="00EA1EC9"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4BAA8241" w14:textId="1F7B66FF" w:rsidR="00EA1EC9" w:rsidRPr="00502177" w:rsidRDefault="00D975FF" w:rsidP="00502177">
      <w:pPr>
        <w:jc w:val="center"/>
        <w:rPr>
          <w:rFonts w:ascii="Calibri" w:hAnsi="Calibri"/>
          <w:b/>
        </w:rPr>
      </w:pPr>
      <w:r w:rsidRPr="00502177">
        <w:rPr>
          <w:rFonts w:ascii="Calibri" w:hAnsi="Calibri"/>
          <w:b/>
        </w:rPr>
        <w:lastRenderedPageBreak/>
        <w:t>CF2R-MCH-22</w:t>
      </w:r>
      <w:r w:rsidR="00A3025D">
        <w:rPr>
          <w:rFonts w:ascii="Calibri" w:hAnsi="Calibri"/>
          <w:b/>
        </w:rPr>
        <w:t>c</w:t>
      </w:r>
      <w:r w:rsidR="00502177">
        <w:rPr>
          <w:rFonts w:ascii="Calibri" w:hAnsi="Calibri"/>
          <w:b/>
        </w:rPr>
        <w:t>-H User Instructions</w:t>
      </w:r>
    </w:p>
    <w:p w14:paraId="4BAA8242" w14:textId="77777777" w:rsidR="00D975FF" w:rsidRPr="00D83E48" w:rsidRDefault="00D975FF" w:rsidP="0009456E">
      <w:pPr>
        <w:rPr>
          <w:rFonts w:ascii="Calibri" w:hAnsi="Calibri"/>
        </w:rPr>
      </w:pP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4792743F" w:rsidR="00D975FF" w:rsidRPr="004D611C" w:rsidRDefault="00D975FF" w:rsidP="00D975FF">
      <w:pPr>
        <w:pStyle w:val="ListParagraph"/>
        <w:numPr>
          <w:ilvl w:val="0"/>
          <w:numId w:val="34"/>
        </w:numPr>
        <w:ind w:left="360" w:hanging="360"/>
        <w:rPr>
          <w:rFonts w:ascii="Calibri" w:hAnsi="Calibri"/>
          <w:i/>
        </w:rPr>
      </w:pPr>
      <w:r w:rsidRPr="00714E84">
        <w:rPr>
          <w:rFonts w:ascii="Calibri" w:hAnsi="Calibri"/>
          <w:i/>
        </w:rPr>
        <w:t>System Identification or Name:</w:t>
      </w:r>
      <w:r>
        <w:rPr>
          <w:rFonts w:ascii="Calibri" w:hAnsi="Calibri"/>
          <w:i/>
        </w:rPr>
        <w:t xml:space="preserve"> </w:t>
      </w:r>
      <w:r>
        <w:rPr>
          <w:rFonts w:ascii="Calibri" w:hAnsi="Calibri"/>
        </w:rPr>
        <w:t>This field is filled out automatically. It is referenced from the CF2R-MCH-23, which must be completed prior to this document.</w:t>
      </w:r>
    </w:p>
    <w:p w14:paraId="4BAA8245" w14:textId="76EB7C4C" w:rsidR="00D975FF" w:rsidRPr="006A3323"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Location or Area Served: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30C585C" w14:textId="31184E97" w:rsidR="00626DC2" w:rsidRPr="00626DC2" w:rsidRDefault="00626DC2" w:rsidP="006A3323">
      <w:pPr>
        <w:numPr>
          <w:ilvl w:val="0"/>
          <w:numId w:val="34"/>
        </w:numPr>
        <w:spacing w:line="276" w:lineRule="auto"/>
        <w:ind w:left="360" w:hanging="360"/>
        <w:rPr>
          <w:rFonts w:ascii="Calibri" w:hAnsi="Calibri"/>
          <w:i/>
        </w:rPr>
      </w:pPr>
      <w:r w:rsidRPr="00626DC2">
        <w:rPr>
          <w:rFonts w:asciiTheme="minorHAnsi" w:hAnsiTheme="minorHAnsi"/>
          <w:i/>
        </w:rPr>
        <w:t xml:space="preserve">Indoor Unit Name: </w:t>
      </w:r>
      <w:r w:rsidRPr="00626DC2">
        <w:rPr>
          <w:rFonts w:ascii="Calibri" w:hAnsi="Calibri"/>
        </w:rPr>
        <w:t>This field is filled out automatically. It is referenced from the CF2R-MCH-23, which must be completed prior to this document.</w:t>
      </w:r>
    </w:p>
    <w:p w14:paraId="4BAA8246" w14:textId="157D3263"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Installation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7" w14:textId="71E16F0A"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Nominal Cooling Capacity (tons) of Condenser:</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8" w14:textId="578EEE8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Condenser Speed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9" w14:textId="075FBD20"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Cooling System Zonal Control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A" w14:textId="526CCB99"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Central Fan Integrated (CFI) Ventilation System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B" w14:textId="781F502F"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Bypass Duct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C" w14:textId="1A014F3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Date of System Airflow Rate Measurement:</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D" w14:textId="3F13F905" w:rsidR="00D975FF" w:rsidRPr="008F4970"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Airflow Rate Protocol utilized: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7C450357" w14:textId="26FBF233" w:rsidR="00E61E42" w:rsidRPr="00154520" w:rsidRDefault="00154520" w:rsidP="007512C1">
      <w:pPr>
        <w:pStyle w:val="ListParagraph"/>
        <w:numPr>
          <w:ilvl w:val="0"/>
          <w:numId w:val="34"/>
        </w:numPr>
        <w:ind w:left="360" w:hanging="360"/>
        <w:rPr>
          <w:rFonts w:ascii="Calibri" w:hAnsi="Calibri"/>
          <w:i/>
        </w:rPr>
      </w:pPr>
      <w:r w:rsidRPr="00542FBC">
        <w:rPr>
          <w:rFonts w:ascii="Calibri" w:hAnsi="Calibri"/>
        </w:rPr>
        <w:t xml:space="preserve">Central Fan Ventilation Cooling System (CFVCS) Status: </w:t>
      </w:r>
      <w:r w:rsidR="007512C1" w:rsidRPr="007512C1">
        <w:rPr>
          <w:rFonts w:ascii="Calibri" w:hAnsi="Calibri"/>
        </w:rPr>
        <w:t>This field is filled out automatically. It is referenced from the CF2R-MCH-23,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654779A2"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This field is filled out automatically. It is referenced from the CF2R-MCH-23, which must be completed prior to this document.</w:t>
      </w:r>
    </w:p>
    <w:p w14:paraId="36B390D3" w14:textId="5C2B048D" w:rsidR="00726211" w:rsidRPr="008F4970"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Required Fan Efficacy (</w:t>
      </w:r>
      <w:r w:rsidR="005D27C3">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w:t>
      </w:r>
      <w:r w:rsidR="00726211">
        <w:rPr>
          <w:rFonts w:ascii="Calibri" w:hAnsi="Calibri"/>
        </w:rPr>
        <w:t xml:space="preserve"> and </w:t>
      </w:r>
      <w:r w:rsidR="0009646A">
        <w:rPr>
          <w:rFonts w:ascii="Calibri" w:hAnsi="Calibri"/>
        </w:rPr>
        <w:t>referenced from MCH-01.</w:t>
      </w:r>
      <w:r w:rsidR="00726211">
        <w:rPr>
          <w:rFonts w:ascii="Calibri" w:hAnsi="Calibri"/>
        </w:rPr>
        <w:t xml:space="preserve"> Values below are used unless higher efficacy values </w:t>
      </w:r>
      <w:r w:rsidR="00384822">
        <w:rPr>
          <w:rFonts w:ascii="Calibri" w:hAnsi="Calibri"/>
        </w:rPr>
        <w:t xml:space="preserve">are </w:t>
      </w:r>
      <w:r w:rsidR="00D6070D">
        <w:rPr>
          <w:rFonts w:ascii="Calibri" w:hAnsi="Calibri"/>
        </w:rPr>
        <w:t>specified</w:t>
      </w:r>
      <w:r w:rsidR="00384822">
        <w:rPr>
          <w:rFonts w:ascii="Calibri" w:hAnsi="Calibri"/>
        </w:rPr>
        <w:t xml:space="preserve"> on the CF1R for </w:t>
      </w:r>
      <w:r w:rsidR="00726211">
        <w:rPr>
          <w:rFonts w:ascii="Calibri" w:hAnsi="Calibri"/>
        </w:rPr>
        <w:t>performance compliance.</w:t>
      </w:r>
    </w:p>
    <w:p w14:paraId="6B6F98DE" w14:textId="0A188B99" w:rsidR="00726211" w:rsidRPr="008F4970" w:rsidRDefault="00726211" w:rsidP="008F4970">
      <w:pPr>
        <w:pStyle w:val="ListParagraph"/>
        <w:numPr>
          <w:ilvl w:val="1"/>
          <w:numId w:val="36"/>
        </w:numPr>
        <w:rPr>
          <w:rFonts w:ascii="Calibri" w:hAnsi="Calibri"/>
          <w:i/>
        </w:rPr>
      </w:pPr>
      <w:r>
        <w:rPr>
          <w:rFonts w:ascii="Calibri" w:hAnsi="Calibri"/>
        </w:rPr>
        <w:t>0.62 watt</w:t>
      </w:r>
      <w:r w:rsidR="00154520">
        <w:rPr>
          <w:rFonts w:ascii="Calibri" w:hAnsi="Calibri"/>
        </w:rPr>
        <w:t>s</w:t>
      </w:r>
      <w:r>
        <w:rPr>
          <w:rFonts w:ascii="Calibri" w:hAnsi="Calibri"/>
        </w:rPr>
        <w:t>/cfm for small duct high velocity HP or AC systems</w:t>
      </w:r>
    </w:p>
    <w:p w14:paraId="7DB927F8" w14:textId="6D79F76A" w:rsidR="00726211" w:rsidRPr="008F4970" w:rsidRDefault="00726211" w:rsidP="00BB6632">
      <w:pPr>
        <w:pStyle w:val="ListParagraph"/>
        <w:numPr>
          <w:ilvl w:val="1"/>
          <w:numId w:val="36"/>
        </w:numPr>
        <w:rPr>
          <w:rFonts w:ascii="Calibri" w:hAnsi="Calibri"/>
          <w:i/>
        </w:rPr>
      </w:pPr>
      <w:r>
        <w:rPr>
          <w:rFonts w:ascii="Calibri" w:hAnsi="Calibri"/>
        </w:rPr>
        <w:t>0.45 watt</w:t>
      </w:r>
      <w:r w:rsidR="00154520">
        <w:rPr>
          <w:rFonts w:ascii="Calibri" w:hAnsi="Calibri"/>
        </w:rPr>
        <w:t>s</w:t>
      </w:r>
      <w:r>
        <w:rPr>
          <w:rFonts w:ascii="Calibri" w:hAnsi="Calibri"/>
        </w:rPr>
        <w:t>/cfm for central gas furnace or packaged gas furnace systems</w:t>
      </w:r>
    </w:p>
    <w:p w14:paraId="4BAA8255" w14:textId="20A4C037" w:rsidR="00D975FF" w:rsidRPr="004E6DD7" w:rsidRDefault="00726211" w:rsidP="00BB6632">
      <w:pPr>
        <w:pStyle w:val="ListParagraph"/>
        <w:numPr>
          <w:ilvl w:val="1"/>
          <w:numId w:val="36"/>
        </w:numPr>
        <w:rPr>
          <w:rFonts w:ascii="Calibri" w:hAnsi="Calibri"/>
          <w:i/>
        </w:rPr>
      </w:pPr>
      <w:r>
        <w:rPr>
          <w:rFonts w:ascii="Calibri" w:hAnsi="Calibri"/>
        </w:rPr>
        <w:t>0.58 watt</w:t>
      </w:r>
      <w:r w:rsidR="00154520">
        <w:rPr>
          <w:rFonts w:ascii="Calibri" w:hAnsi="Calibri"/>
        </w:rPr>
        <w:t>s</w:t>
      </w:r>
      <w:r>
        <w:rPr>
          <w:rFonts w:ascii="Calibri" w:hAnsi="Calibri"/>
        </w:rPr>
        <w:t>/cfm for all other systems</w:t>
      </w:r>
    </w:p>
    <w:p w14:paraId="4BAA8256" w14:textId="6B6EBCEB"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Fan Efficacy (</w:t>
      </w:r>
      <w:r w:rsidR="00154520">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 xml:space="preserve">This field is filled out automatically based on </w:t>
      </w:r>
      <w:proofErr w:type="gramStart"/>
      <w:r>
        <w:rPr>
          <w:rFonts w:asciiTheme="minorHAnsi" w:hAnsiTheme="minorHAnsi"/>
          <w:szCs w:val="18"/>
        </w:rPr>
        <w:t>whether or not</w:t>
      </w:r>
      <w:proofErr w:type="gramEnd"/>
      <w:r>
        <w:rPr>
          <w:rFonts w:asciiTheme="minorHAnsi" w:hAnsiTheme="minorHAnsi"/>
          <w:szCs w:val="18"/>
        </w:rPr>
        <w:t xml:space="preserve"> the actual fan efficacy meets the required fan efficacy.</w:t>
      </w:r>
    </w:p>
    <w:p w14:paraId="4BAA8258" w14:textId="77777777" w:rsidR="00D975FF" w:rsidRDefault="00D975FF" w:rsidP="00D975FF">
      <w:pPr>
        <w:rPr>
          <w:rFonts w:ascii="Calibri" w:hAnsi="Calibri"/>
          <w:i/>
        </w:rPr>
      </w:pPr>
    </w:p>
    <w:p w14:paraId="324DDBDF" w14:textId="3AB9F38E" w:rsidR="00B7347F" w:rsidRDefault="00B7347F" w:rsidP="00D975FF">
      <w:pPr>
        <w:rPr>
          <w:rFonts w:ascii="Calibri" w:hAnsi="Calibri"/>
          <w:b/>
        </w:rPr>
      </w:pPr>
      <w:r>
        <w:rPr>
          <w:rFonts w:ascii="Calibri" w:hAnsi="Calibri"/>
          <w:b/>
        </w:rPr>
        <w:t>Section D. Central Fan Ventilation Cooling System Fan Efficacy Measurement</w:t>
      </w:r>
    </w:p>
    <w:p w14:paraId="67DF2124" w14:textId="77777777" w:rsidR="007512C1" w:rsidRPr="00A2424F" w:rsidRDefault="007512C1" w:rsidP="007512C1">
      <w:pPr>
        <w:numPr>
          <w:ilvl w:val="0"/>
          <w:numId w:val="42"/>
        </w:numPr>
        <w:ind w:left="360" w:hanging="360"/>
        <w:contextualSpacing/>
        <w:rPr>
          <w:rFonts w:ascii="Calibri" w:hAnsi="Calibri"/>
        </w:rPr>
      </w:pPr>
      <w:r w:rsidRPr="00BF666A">
        <w:rPr>
          <w:rFonts w:ascii="Calibri" w:hAnsi="Calibri"/>
          <w:i/>
        </w:rPr>
        <w:t>Actual Tested Watts</w:t>
      </w:r>
      <w:r w:rsidRPr="00A2424F">
        <w:rPr>
          <w:rFonts w:ascii="Calibri" w:hAnsi="Calibri"/>
          <w:i/>
        </w:rPr>
        <w:t xml:space="preserve">: </w:t>
      </w:r>
      <w:r w:rsidRPr="00337A1A">
        <w:rPr>
          <w:rFonts w:ascii="Calibri" w:hAnsi="Calibri"/>
        </w:rPr>
        <w:t>Enter the number of watts tested using the device specified in Section B and tested at ventilation cooling airflow rate.</w:t>
      </w:r>
    </w:p>
    <w:p w14:paraId="7607547E" w14:textId="77777777" w:rsidR="007512C1" w:rsidRDefault="007512C1" w:rsidP="007512C1">
      <w:pPr>
        <w:numPr>
          <w:ilvl w:val="0"/>
          <w:numId w:val="42"/>
        </w:numPr>
        <w:ind w:left="360" w:hanging="360"/>
        <w:contextualSpacing/>
        <w:rPr>
          <w:rFonts w:ascii="Calibri" w:hAnsi="Calibri"/>
          <w:i/>
        </w:rPr>
      </w:pPr>
      <w:r w:rsidRPr="0070474F">
        <w:rPr>
          <w:rFonts w:ascii="Calibri" w:hAnsi="Calibri"/>
          <w:i/>
        </w:rPr>
        <w:t>Actual Tested Ventilation Airflow from</w:t>
      </w:r>
      <w:r w:rsidRPr="00A2424F">
        <w:rPr>
          <w:rFonts w:ascii="Calibri" w:hAnsi="Calibri"/>
          <w:i/>
        </w:rPr>
        <w:t xml:space="preserve"> </w:t>
      </w:r>
      <w:r>
        <w:rPr>
          <w:rFonts w:ascii="Calibri" w:hAnsi="Calibri"/>
          <w:i/>
        </w:rPr>
        <w:t xml:space="preserve">MCH-23: </w:t>
      </w:r>
      <w:r w:rsidRPr="00710CB9">
        <w:rPr>
          <w:rFonts w:ascii="Calibri" w:hAnsi="Calibri"/>
        </w:rPr>
        <w:t>This field is filled out automatically. It is referenced from the CF2R-MCH-23, which must be completed prior to this document.</w:t>
      </w:r>
    </w:p>
    <w:p w14:paraId="12414DA1" w14:textId="77777777" w:rsidR="007512C1" w:rsidRPr="00A2424F" w:rsidRDefault="007512C1" w:rsidP="007512C1">
      <w:pPr>
        <w:numPr>
          <w:ilvl w:val="0"/>
          <w:numId w:val="42"/>
        </w:numPr>
        <w:ind w:left="360" w:hanging="360"/>
        <w:contextualSpacing/>
        <w:rPr>
          <w:rFonts w:ascii="Calibri" w:hAnsi="Calibri"/>
          <w:i/>
        </w:rPr>
      </w:pPr>
      <w:r>
        <w:rPr>
          <w:rFonts w:ascii="Calibri" w:hAnsi="Calibri"/>
          <w:i/>
        </w:rPr>
        <w:t xml:space="preserve">Required Fan Efficacy: </w:t>
      </w:r>
      <w:r w:rsidRPr="00CB4055">
        <w:rPr>
          <w:rFonts w:ascii="Calibri" w:hAnsi="Calibri"/>
        </w:rPr>
        <w:t>This field is filled out automatically and referenced from MCH-01.</w:t>
      </w:r>
      <w:r w:rsidRPr="008623B6">
        <w:t xml:space="preserve"> </w:t>
      </w:r>
      <w:r w:rsidRPr="008623B6">
        <w:rPr>
          <w:rFonts w:ascii="Calibri" w:hAnsi="Calibri"/>
        </w:rPr>
        <w:t>Values below are used unless higher efficacy values are listed on the CF1R for performance compliance.</w:t>
      </w:r>
    </w:p>
    <w:p w14:paraId="6E4BC3AC" w14:textId="77777777" w:rsidR="007512C1" w:rsidRDefault="007512C1" w:rsidP="007512C1">
      <w:pPr>
        <w:numPr>
          <w:ilvl w:val="1"/>
          <w:numId w:val="42"/>
        </w:numPr>
        <w:contextualSpacing/>
        <w:rPr>
          <w:rFonts w:ascii="Calibri" w:hAnsi="Calibri"/>
          <w:i/>
        </w:rPr>
      </w:pPr>
      <w:r>
        <w:rPr>
          <w:rFonts w:ascii="Calibri" w:hAnsi="Calibri"/>
        </w:rPr>
        <w:lastRenderedPageBreak/>
        <w:t>0.62 watt/cfm for small duct high velocity HP or AC systems</w:t>
      </w:r>
      <w:r>
        <w:rPr>
          <w:rFonts w:ascii="Calibri" w:hAnsi="Calibri"/>
          <w:i/>
        </w:rPr>
        <w:t xml:space="preserve"> </w:t>
      </w:r>
    </w:p>
    <w:p w14:paraId="6B9E8170" w14:textId="77777777" w:rsidR="007512C1" w:rsidRDefault="007512C1" w:rsidP="007512C1">
      <w:pPr>
        <w:numPr>
          <w:ilvl w:val="1"/>
          <w:numId w:val="42"/>
        </w:numPr>
        <w:contextualSpacing/>
        <w:rPr>
          <w:rFonts w:ascii="Calibri" w:hAnsi="Calibri"/>
          <w:i/>
        </w:rPr>
      </w:pPr>
      <w:r>
        <w:rPr>
          <w:rFonts w:ascii="Calibri" w:hAnsi="Calibri"/>
        </w:rPr>
        <w:t>0.45 watt/cfm for central gas furnace or packaged gas furnace systems</w:t>
      </w:r>
      <w:r>
        <w:rPr>
          <w:rFonts w:ascii="Calibri" w:hAnsi="Calibri"/>
          <w:i/>
        </w:rPr>
        <w:t xml:space="preserve"> </w:t>
      </w:r>
    </w:p>
    <w:p w14:paraId="3AD88B84" w14:textId="77777777" w:rsidR="007512C1" w:rsidRPr="00A2424F" w:rsidRDefault="007512C1" w:rsidP="007512C1">
      <w:pPr>
        <w:numPr>
          <w:ilvl w:val="1"/>
          <w:numId w:val="42"/>
        </w:numPr>
        <w:contextualSpacing/>
        <w:rPr>
          <w:rFonts w:ascii="Calibri" w:hAnsi="Calibri"/>
          <w:i/>
        </w:rPr>
      </w:pPr>
      <w:r w:rsidRPr="00A2424F">
        <w:rPr>
          <w:rFonts w:ascii="Calibri" w:hAnsi="Calibri"/>
        </w:rPr>
        <w:t>0.58 watt/cfm for all other systems</w:t>
      </w:r>
    </w:p>
    <w:p w14:paraId="206D1B1A" w14:textId="77777777" w:rsidR="007512C1" w:rsidRDefault="007512C1" w:rsidP="007512C1">
      <w:pPr>
        <w:numPr>
          <w:ilvl w:val="0"/>
          <w:numId w:val="42"/>
        </w:numPr>
        <w:ind w:left="360" w:hanging="360"/>
        <w:contextualSpacing/>
        <w:rPr>
          <w:rFonts w:ascii="Calibri" w:hAnsi="Calibri"/>
        </w:rPr>
      </w:pPr>
      <w:r w:rsidRPr="009E0F9E">
        <w:rPr>
          <w:rFonts w:ascii="Calibri" w:hAnsi="Calibri"/>
          <w:i/>
        </w:rPr>
        <w:t xml:space="preserve">Actual Fan Efficacy: </w:t>
      </w:r>
      <w:r w:rsidRPr="00710CB9">
        <w:rPr>
          <w:rFonts w:ascii="Calibri" w:hAnsi="Calibri"/>
        </w:rPr>
        <w:t xml:space="preserve">This field is filled out automatically. </w:t>
      </w:r>
      <w:r>
        <w:rPr>
          <w:rFonts w:ascii="Calibri" w:hAnsi="Calibri"/>
        </w:rPr>
        <w:t>This</w:t>
      </w:r>
      <w:r w:rsidRPr="00710CB9">
        <w:rPr>
          <w:rFonts w:ascii="Calibri" w:hAnsi="Calibri"/>
        </w:rPr>
        <w:t xml:space="preserve"> is calculated by dividing the </w:t>
      </w:r>
      <w:r>
        <w:rPr>
          <w:rFonts w:ascii="Calibri" w:hAnsi="Calibri"/>
        </w:rPr>
        <w:t xml:space="preserve">measured watt draw by the measured </w:t>
      </w:r>
      <w:r w:rsidRPr="00710CB9">
        <w:rPr>
          <w:rFonts w:ascii="Calibri" w:hAnsi="Calibri"/>
        </w:rPr>
        <w:t>airflow.</w:t>
      </w:r>
    </w:p>
    <w:p w14:paraId="14B56740" w14:textId="77777777" w:rsidR="007512C1" w:rsidRPr="00A2424F" w:rsidRDefault="007512C1" w:rsidP="007512C1">
      <w:pPr>
        <w:numPr>
          <w:ilvl w:val="0"/>
          <w:numId w:val="42"/>
        </w:numPr>
        <w:ind w:left="360" w:hanging="360"/>
        <w:contextualSpacing/>
        <w:rPr>
          <w:rFonts w:ascii="Calibri" w:hAnsi="Calibri"/>
          <w:i/>
        </w:rPr>
      </w:pPr>
      <w:r w:rsidRPr="009E0F9E">
        <w:rPr>
          <w:rFonts w:ascii="Calibri" w:hAnsi="Calibri"/>
          <w:i/>
        </w:rPr>
        <w:t xml:space="preserve">Compliance Statement: </w:t>
      </w:r>
      <w:r w:rsidRPr="009E0F9E">
        <w:rPr>
          <w:rFonts w:asciiTheme="minorHAnsi" w:hAnsiTheme="minorHAnsi"/>
        </w:rPr>
        <w:t xml:space="preserve">This field is filled out automatically. The result is based on </w:t>
      </w:r>
      <w:proofErr w:type="gramStart"/>
      <w:r w:rsidRPr="009E0F9E">
        <w:rPr>
          <w:rFonts w:asciiTheme="minorHAnsi" w:hAnsiTheme="minorHAnsi"/>
        </w:rPr>
        <w:t>whether or not</w:t>
      </w:r>
      <w:proofErr w:type="gramEnd"/>
      <w:r w:rsidRPr="009E0F9E">
        <w:rPr>
          <w:rFonts w:asciiTheme="minorHAnsi" w:hAnsiTheme="minorHAnsi"/>
        </w:rPr>
        <w:t xml:space="preserve"> the actual fan efficacy meets the required fan efficacy for all zones tested.</w:t>
      </w:r>
    </w:p>
    <w:p w14:paraId="08C2192E" w14:textId="77777777" w:rsidR="00B7347F" w:rsidRDefault="00B7347F" w:rsidP="00D975FF">
      <w:pPr>
        <w:rPr>
          <w:rFonts w:ascii="Calibri" w:hAnsi="Calibri"/>
          <w:b/>
        </w:rPr>
      </w:pPr>
    </w:p>
    <w:p w14:paraId="4BAA8259" w14:textId="05CA05D1" w:rsidR="00D975FF" w:rsidRPr="00C62500" w:rsidRDefault="00D975FF" w:rsidP="00D975FF">
      <w:pPr>
        <w:rPr>
          <w:rFonts w:ascii="Calibri" w:hAnsi="Calibri"/>
        </w:rPr>
      </w:pPr>
      <w:r w:rsidRPr="00714E84">
        <w:rPr>
          <w:rFonts w:ascii="Calibri" w:hAnsi="Calibri"/>
          <w:b/>
        </w:rPr>
        <w:t xml:space="preserve">Section </w:t>
      </w:r>
      <w:r w:rsidR="00B7347F">
        <w:rPr>
          <w:rFonts w:ascii="Calibri" w:hAnsi="Calibri"/>
          <w:b/>
        </w:rPr>
        <w:t>E</w:t>
      </w:r>
      <w:r w:rsidRPr="00714E84">
        <w:rPr>
          <w:rFonts w:ascii="Calibri" w:hAnsi="Calibri"/>
          <w:b/>
        </w:rPr>
        <w:t>. Additional Requirements</w:t>
      </w:r>
    </w:p>
    <w:p w14:paraId="4BAA825A"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F" w14:textId="0BAD157F" w:rsidR="00D975FF"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0A1E51E7" w14:textId="0E0A1009" w:rsidR="007512C1" w:rsidRPr="00C62500" w:rsidRDefault="007512C1"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C22AB80" w14:textId="560AB1EF" w:rsidR="00B7347F" w:rsidRDefault="00B7347F" w:rsidP="0009456E">
      <w:pPr>
        <w:rPr>
          <w:rFonts w:ascii="Calibri" w:hAnsi="Calibri"/>
        </w:rPr>
      </w:pPr>
    </w:p>
    <w:p w14:paraId="73590DD7" w14:textId="77777777" w:rsidR="007512C1" w:rsidRPr="00D83E48" w:rsidRDefault="007512C1" w:rsidP="0009456E">
      <w:pPr>
        <w:rPr>
          <w:rFonts w:ascii="Calibri" w:hAnsi="Calibri"/>
        </w:rPr>
        <w:sectPr w:rsidR="007512C1"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77777777"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77777777"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A3B68" w:rsidRPr="002C21B2" w14:paraId="64C83EA9" w14:textId="77777777" w:rsidTr="006A3323">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2C319E5" w14:textId="0C9BD28A" w:rsidR="00AA3B68" w:rsidRPr="002C21B2" w:rsidRDefault="00AA3B68" w:rsidP="00AA3B68">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1C5523C" w14:textId="6F7A8242" w:rsidR="00AA3B68" w:rsidRPr="002C21B2" w:rsidRDefault="00AA3B68" w:rsidP="00AA3B68">
            <w:pPr>
              <w:rPr>
                <w:rFonts w:asciiTheme="minorHAnsi" w:hAnsiTheme="minorHAnsi"/>
                <w:sz w:val="18"/>
                <w:szCs w:val="18"/>
              </w:rPr>
            </w:pPr>
            <w:r w:rsidRPr="003E3490">
              <w:rPr>
                <w:rFonts w:asciiTheme="minorHAnsi" w:hAnsiTheme="minorHAnsi"/>
                <w:sz w:val="18"/>
              </w:rPr>
              <w:t>Indoor Unit Name</w:t>
            </w:r>
            <w:r w:rsidR="00C5001C">
              <w:rPr>
                <w:rFonts w:asciiTheme="minorHAnsi" w:hAnsiTheme="minorHAnsi"/>
                <w:sz w:val="18"/>
              </w:rPr>
              <w:t xml:space="preserve"> </w:t>
            </w:r>
            <w:r w:rsidR="00C5001C"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39F0C527" w14:textId="0B9E93BB" w:rsidR="00AA3B68" w:rsidRPr="002C21B2" w:rsidRDefault="00AA3B68" w:rsidP="00AA3B68">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A3B68" w:rsidRPr="002C21B2" w14:paraId="4BAA8276" w14:textId="77777777" w:rsidTr="00F761B7">
        <w:trPr>
          <w:cantSplit/>
          <w:trHeight w:val="144"/>
        </w:trPr>
        <w:tc>
          <w:tcPr>
            <w:tcW w:w="475" w:type="dxa"/>
            <w:vAlign w:val="center"/>
          </w:tcPr>
          <w:p w14:paraId="4BAA8273" w14:textId="4D9BC2D1"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4BAA8274" w14:textId="77DE12B8" w:rsidR="00AA3B68" w:rsidRPr="002C21B2" w:rsidRDefault="00AA3B68" w:rsidP="00AA3B68">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77777777" w:rsidR="00AA3B68" w:rsidRPr="002C21B2" w:rsidRDefault="00AA3B68" w:rsidP="00AA3B68">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CF2R-MCH23&gt;&gt;</w:t>
            </w:r>
            <w:r w:rsidRPr="002C21B2">
              <w:rPr>
                <w:rFonts w:asciiTheme="minorHAnsi" w:hAnsiTheme="minorHAnsi"/>
                <w:sz w:val="18"/>
                <w:szCs w:val="18"/>
              </w:rPr>
              <w:t xml:space="preserve"> </w:t>
            </w:r>
          </w:p>
        </w:tc>
      </w:tr>
      <w:tr w:rsidR="00AA3B68" w:rsidRPr="002C21B2" w14:paraId="4BAA827A" w14:textId="77777777" w:rsidTr="00F761B7">
        <w:trPr>
          <w:cantSplit/>
          <w:trHeight w:val="144"/>
        </w:trPr>
        <w:tc>
          <w:tcPr>
            <w:tcW w:w="475" w:type="dxa"/>
            <w:vAlign w:val="center"/>
          </w:tcPr>
          <w:p w14:paraId="4BAA8277" w14:textId="6B8DBB0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4BAA8278" w14:textId="1D8111E2" w:rsidR="00AA3B68" w:rsidRPr="002C21B2" w:rsidRDefault="00AA3B68" w:rsidP="00AA3B68">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A3B68" w:rsidRPr="002C21B2" w14:paraId="4BAA827E" w14:textId="77777777" w:rsidTr="00F761B7">
        <w:trPr>
          <w:cantSplit/>
          <w:trHeight w:val="144"/>
        </w:trPr>
        <w:tc>
          <w:tcPr>
            <w:tcW w:w="475" w:type="dxa"/>
            <w:vAlign w:val="center"/>
          </w:tcPr>
          <w:p w14:paraId="4BAA827B" w14:textId="374D7D26"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4BAA827C" w14:textId="7B97DA4C" w:rsidR="00AA3B68" w:rsidRPr="002C21B2" w:rsidRDefault="00AA3B68" w:rsidP="00AA3B68">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77777777"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A3B68" w:rsidRPr="002C21B2" w14:paraId="4BAA8282" w14:textId="77777777" w:rsidTr="00F761B7">
        <w:trPr>
          <w:cantSplit/>
          <w:trHeight w:val="144"/>
        </w:trPr>
        <w:tc>
          <w:tcPr>
            <w:tcW w:w="475" w:type="dxa"/>
            <w:vAlign w:val="center"/>
          </w:tcPr>
          <w:p w14:paraId="4BAA827F" w14:textId="32C6E0DD"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4BAA8280" w14:textId="0B9E9597" w:rsidR="00AA3B68" w:rsidRPr="002C21B2" w:rsidRDefault="00AA3B68" w:rsidP="00AA3B68">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77777777"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A3B68" w:rsidRPr="002C21B2" w14:paraId="4BAA8286" w14:textId="77777777" w:rsidTr="00F761B7">
        <w:trPr>
          <w:cantSplit/>
          <w:trHeight w:val="144"/>
        </w:trPr>
        <w:tc>
          <w:tcPr>
            <w:tcW w:w="475" w:type="dxa"/>
            <w:vAlign w:val="center"/>
          </w:tcPr>
          <w:p w14:paraId="4BAA8283" w14:textId="12AD51C2"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4BAA8284" w14:textId="5DDD7E9F"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77777777" w:rsidR="00AA3B68" w:rsidRDefault="00AA3B68" w:rsidP="00AA3B68">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CF2R-MCH-23</w:t>
            </w:r>
            <w:r w:rsidRPr="002C21B2">
              <w:rPr>
                <w:rFonts w:asciiTheme="minorHAnsi" w:hAnsiTheme="minorHAnsi"/>
                <w:sz w:val="18"/>
                <w:szCs w:val="18"/>
              </w:rPr>
              <w:t>&gt;&gt;</w:t>
            </w:r>
          </w:p>
        </w:tc>
      </w:tr>
      <w:tr w:rsidR="00AA3B68" w:rsidRPr="002C21B2" w14:paraId="4BAA828A" w14:textId="77777777" w:rsidTr="00F761B7">
        <w:trPr>
          <w:cantSplit/>
          <w:trHeight w:val="144"/>
        </w:trPr>
        <w:tc>
          <w:tcPr>
            <w:tcW w:w="475" w:type="dxa"/>
            <w:vAlign w:val="center"/>
          </w:tcPr>
          <w:p w14:paraId="4BAA8287" w14:textId="1E26404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4BAA8288" w14:textId="154F7F84"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77777777"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A3B68" w:rsidRPr="002C21B2" w14:paraId="4BAA828E" w14:textId="77777777" w:rsidTr="00F761B7">
        <w:trPr>
          <w:cantSplit/>
          <w:trHeight w:val="144"/>
        </w:trPr>
        <w:tc>
          <w:tcPr>
            <w:tcW w:w="475" w:type="dxa"/>
            <w:vAlign w:val="center"/>
          </w:tcPr>
          <w:p w14:paraId="4BAA828B" w14:textId="3C7D354B" w:rsidR="00AA3B68" w:rsidRPr="002C21B2" w:rsidRDefault="00AA3B68" w:rsidP="00AA3B68">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A3B68" w:rsidRPr="002C21B2" w14:paraId="4BAA8292" w14:textId="77777777" w:rsidTr="00F761B7">
        <w:trPr>
          <w:cantSplit/>
          <w:trHeight w:val="144"/>
        </w:trPr>
        <w:tc>
          <w:tcPr>
            <w:tcW w:w="475" w:type="dxa"/>
            <w:vAlign w:val="center"/>
          </w:tcPr>
          <w:p w14:paraId="4BAA828F" w14:textId="2A7252FE" w:rsidR="00AA3B68" w:rsidRPr="002C21B2" w:rsidDel="006E5AE2" w:rsidRDefault="00AA3B68" w:rsidP="00AA3B68">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4BAA8290" w14:textId="7930C766"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A3B68" w:rsidRPr="002C21B2" w14:paraId="296A6556" w14:textId="77777777" w:rsidTr="00F761B7">
        <w:trPr>
          <w:cantSplit/>
          <w:trHeight w:val="144"/>
        </w:trPr>
        <w:tc>
          <w:tcPr>
            <w:tcW w:w="475" w:type="dxa"/>
            <w:vAlign w:val="center"/>
          </w:tcPr>
          <w:p w14:paraId="7AF0E410" w14:textId="7EE69E74" w:rsidR="00AA3B68" w:rsidRPr="002C21B2" w:rsidRDefault="00AA3B68" w:rsidP="00AA3B68">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66A2B68" w14:textId="269F5864" w:rsidR="00AA3B68" w:rsidRPr="002C21B2" w:rsidRDefault="00AA3B68" w:rsidP="00AA3B68">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20FF658" w14:textId="3BB95F4E"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77777777" w:rsidR="00EA1EC9" w:rsidRPr="00B904BC" w:rsidRDefault="00EA1EC9" w:rsidP="00A66549">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w:t>
            </w:r>
            <w:proofErr w:type="gramStart"/>
            <w:r w:rsidRPr="00B904BC">
              <w:rPr>
                <w:rFonts w:asciiTheme="minorHAnsi" w:hAnsiTheme="minorHAnsi"/>
                <w:sz w:val="18"/>
                <w:szCs w:val="18"/>
              </w:rPr>
              <w:t>user</w:t>
            </w:r>
            <w:proofErr w:type="gramEnd"/>
            <w:r w:rsidRPr="00B904BC">
              <w:rPr>
                <w:rFonts w:asciiTheme="minorHAnsi" w:hAnsiTheme="minorHAnsi"/>
                <w:sz w:val="18"/>
                <w:szCs w:val="18"/>
              </w:rPr>
              <w:t xml:space="preserve">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DA13D3" w:rsidRPr="00D83E48" w14:paraId="4BAA82A2" w14:textId="77777777" w:rsidTr="00926D9A">
        <w:trPr>
          <w:cantSplit/>
          <w:trHeight w:val="144"/>
        </w:trPr>
        <w:tc>
          <w:tcPr>
            <w:tcW w:w="212" w:type="pct"/>
            <w:vAlign w:val="center"/>
          </w:tcPr>
          <w:p w14:paraId="4BAA829E" w14:textId="77777777" w:rsidR="00DA13D3" w:rsidRPr="00B904BC" w:rsidRDefault="00DA13D3" w:rsidP="00DA13D3">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DA13D3" w:rsidRPr="00B904BC" w:rsidRDefault="00DA13D3" w:rsidP="00DA13D3">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026F2C7D" w14:textId="77777777" w:rsidR="00096B25" w:rsidRDefault="00096B25" w:rsidP="00096B25">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7E0A7646"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MCH-23a, then display version MCH-</w:t>
            </w:r>
            <w:proofErr w:type="gramStart"/>
            <w:r>
              <w:rPr>
                <w:rFonts w:ascii="Calibri" w:hAnsi="Calibri"/>
                <w:sz w:val="18"/>
                <w:szCs w:val="18"/>
              </w:rPr>
              <w:t>22a;</w:t>
            </w:r>
            <w:proofErr w:type="gramEnd"/>
          </w:p>
          <w:p w14:paraId="7268447B"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MCH-23b, then display version MCH-</w:t>
            </w:r>
            <w:proofErr w:type="gramStart"/>
            <w:r>
              <w:rPr>
                <w:rFonts w:ascii="Calibri" w:hAnsi="Calibri"/>
                <w:sz w:val="18"/>
                <w:szCs w:val="18"/>
              </w:rPr>
              <w:t>22b;</w:t>
            </w:r>
            <w:proofErr w:type="gramEnd"/>
          </w:p>
          <w:p w14:paraId="25180691" w14:textId="77777777" w:rsidR="00096B25" w:rsidRDefault="00096B25" w:rsidP="00096B25">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w:t>
            </w:r>
            <w:proofErr w:type="gramStart"/>
            <w:r w:rsidRPr="00E3551F">
              <w:rPr>
                <w:rFonts w:ascii="Calibri" w:hAnsi="Calibri"/>
                <w:sz w:val="18"/>
                <w:szCs w:val="18"/>
              </w:rPr>
              <w:t>22</w:t>
            </w:r>
            <w:r>
              <w:rPr>
                <w:rFonts w:ascii="Calibri" w:hAnsi="Calibri"/>
                <w:sz w:val="18"/>
                <w:szCs w:val="18"/>
              </w:rPr>
              <w:t>c;</w:t>
            </w:r>
            <w:proofErr w:type="gramEnd"/>
          </w:p>
          <w:p w14:paraId="25C0A119"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MCH-23f, then display version MCH-</w:t>
            </w:r>
            <w:proofErr w:type="gramStart"/>
            <w:r>
              <w:rPr>
                <w:rFonts w:ascii="Calibri" w:hAnsi="Calibri"/>
                <w:sz w:val="18"/>
                <w:szCs w:val="18"/>
              </w:rPr>
              <w:t>22d;</w:t>
            </w:r>
            <w:proofErr w:type="gramEnd"/>
          </w:p>
          <w:p w14:paraId="69F10D4D" w14:textId="77777777" w:rsidR="00096B25" w:rsidRDefault="00096B25" w:rsidP="00096B25">
            <w:pPr>
              <w:pStyle w:val="ListParagraph"/>
              <w:keepNext/>
              <w:ind w:left="0"/>
              <w:rPr>
                <w:rFonts w:ascii="Calibri" w:hAnsi="Calibri"/>
                <w:sz w:val="18"/>
                <w:szCs w:val="18"/>
              </w:rPr>
            </w:pPr>
          </w:p>
          <w:p w14:paraId="5F983F47" w14:textId="77777777" w:rsidR="00096B25" w:rsidRDefault="00096B25" w:rsidP="00096B25">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w:t>
            </w:r>
            <w:proofErr w:type="gramStart"/>
            <w:r>
              <w:rPr>
                <w:rFonts w:ascii="Calibri" w:hAnsi="Calibri"/>
                <w:sz w:val="18"/>
                <w:szCs w:val="18"/>
              </w:rPr>
              <w:t>22a;</w:t>
            </w:r>
            <w:proofErr w:type="gramEnd"/>
          </w:p>
          <w:p w14:paraId="6EC06DBE" w14:textId="77777777" w:rsidR="00096B25" w:rsidRDefault="00096B25" w:rsidP="00096B25">
            <w:pPr>
              <w:pStyle w:val="ListParagraph"/>
              <w:keepNext/>
              <w:ind w:left="0"/>
              <w:rPr>
                <w:rFonts w:ascii="Calibri" w:hAnsi="Calibri"/>
                <w:sz w:val="18"/>
                <w:szCs w:val="18"/>
              </w:rPr>
            </w:pPr>
          </w:p>
          <w:p w14:paraId="673F01E4" w14:textId="32BAFA1B" w:rsidR="00096B25" w:rsidRDefault="00096B25" w:rsidP="00096B25">
            <w:pPr>
              <w:pStyle w:val="ListParagraph"/>
              <w:keepNext/>
              <w:ind w:left="0"/>
              <w:rPr>
                <w:rFonts w:ascii="Calibri" w:hAnsi="Calibri"/>
                <w:sz w:val="18"/>
                <w:szCs w:val="18"/>
              </w:rPr>
            </w:pPr>
            <w:r>
              <w:rPr>
                <w:rFonts w:ascii="Calibri" w:hAnsi="Calibri"/>
                <w:sz w:val="18"/>
                <w:szCs w:val="18"/>
              </w:rPr>
              <w:t>If MCH-23 variant = MCH-23d and A1</w:t>
            </w:r>
            <w:r w:rsidR="00AA3B68">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4BAA82A1" w14:textId="165FD62E" w:rsidR="00DA13D3" w:rsidRPr="006A3323" w:rsidRDefault="00096B25" w:rsidP="00DA13D3">
            <w:pPr>
              <w:keepNext/>
              <w:rPr>
                <w:rFonts w:asciiTheme="minorHAnsi" w:hAnsiTheme="minorHAnsi"/>
                <w:b/>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890BB7" w14:paraId="4BAA82A7" w14:textId="77777777" w:rsidTr="00926D9A">
        <w:trPr>
          <w:trHeight w:val="144"/>
        </w:trPr>
        <w:tc>
          <w:tcPr>
            <w:tcW w:w="5000" w:type="pct"/>
          </w:tcPr>
          <w:p w14:paraId="4BAA82A6" w14:textId="1FCA02D8" w:rsidR="00C80440" w:rsidRPr="00890BB7" w:rsidRDefault="00F50784" w:rsidP="00D10CB1">
            <w:pPr>
              <w:rPr>
                <w:rFonts w:asciiTheme="minorHAnsi" w:hAnsiTheme="minorHAnsi"/>
                <w:b/>
                <w:szCs w:val="18"/>
              </w:rPr>
            </w:pPr>
            <w:r>
              <w:rPr>
                <w:rFonts w:asciiTheme="minorHAnsi" w:hAnsiTheme="minorHAnsi"/>
                <w:b/>
                <w:szCs w:val="18"/>
              </w:rPr>
              <w:t>MCH-22c</w:t>
            </w:r>
            <w:r w:rsidR="00EA1EC9" w:rsidRPr="00890BB7">
              <w:rPr>
                <w:rFonts w:asciiTheme="minorHAnsi" w:hAnsiTheme="minorHAnsi"/>
                <w:b/>
                <w:szCs w:val="18"/>
              </w:rPr>
              <w:t xml:space="preserve"> Forced Air System Fan </w:t>
            </w:r>
            <w:r w:rsidR="00D10CB1" w:rsidRPr="00890BB7">
              <w:rPr>
                <w:rFonts w:asciiTheme="minorHAnsi" w:hAnsiTheme="minorHAnsi"/>
                <w:b/>
                <w:szCs w:val="18"/>
              </w:rPr>
              <w:t xml:space="preserve">Efficacy </w:t>
            </w:r>
            <w:r w:rsidR="00EA1EC9" w:rsidRPr="00890BB7">
              <w:rPr>
                <w:rFonts w:asciiTheme="minorHAnsi" w:hAnsiTheme="minorHAnsi"/>
                <w:b/>
                <w:szCs w:val="18"/>
              </w:rPr>
              <w:t xml:space="preserve">Measurement – </w:t>
            </w:r>
            <w:r w:rsidR="000A5F2D" w:rsidRPr="00890BB7">
              <w:rPr>
                <w:rFonts w:asciiTheme="minorHAnsi" w:hAnsiTheme="minorHAnsi"/>
                <w:b/>
                <w:szCs w:val="18"/>
              </w:rPr>
              <w:t xml:space="preserve">Newly Installed Non-Zoned or Zoned Multi-Speed Compressor </w:t>
            </w:r>
            <w:r w:rsidR="000A5F2D">
              <w:rPr>
                <w:rFonts w:asciiTheme="minorHAnsi" w:hAnsiTheme="minorHAnsi"/>
                <w:b/>
                <w:szCs w:val="18"/>
              </w:rPr>
              <w:t>Systems with Central Fan Ventilation Cooling</w:t>
            </w:r>
          </w:p>
        </w:tc>
      </w:tr>
    </w:tbl>
    <w:p w14:paraId="4BAA82A8" w14:textId="77777777" w:rsidR="00926D9A" w:rsidRPr="00890BB7"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D83E48" w14:paraId="4BAA82AB" w14:textId="77777777" w:rsidTr="00952AA6">
        <w:trPr>
          <w:gridAfter w:val="1"/>
          <w:wAfter w:w="5" w:type="pct"/>
          <w:trHeight w:val="144"/>
        </w:trPr>
        <w:tc>
          <w:tcPr>
            <w:tcW w:w="4990" w:type="pct"/>
            <w:gridSpan w:val="3"/>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77777777" w:rsidR="00EA1EC9" w:rsidRPr="00B904BC" w:rsidRDefault="00EA1EC9" w:rsidP="009249F9">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952AA6" w:rsidRPr="00D83E48" w14:paraId="4BAA82AF" w14:textId="77777777" w:rsidTr="00952AA6">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952AA6">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BAA82B2"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&lt;&lt;referenced from </w:t>
            </w:r>
            <w:r w:rsidR="004B3F70">
              <w:rPr>
                <w:rFonts w:asciiTheme="minorHAnsi" w:hAnsiTheme="minorHAnsi"/>
                <w:sz w:val="18"/>
                <w:szCs w:val="18"/>
              </w:rPr>
              <w:t>CF2R-</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952AA6">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4BAA82B5" w14:textId="44E65529"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00F43310" w:rsidRPr="00926D9A">
              <w:rPr>
                <w:rFonts w:asciiTheme="minorHAnsi" w:hAnsiTheme="minorHAnsi"/>
                <w:sz w:val="18"/>
                <w:szCs w:val="18"/>
              </w:rPr>
              <w:t>atts</w:t>
            </w:r>
            <w:r w:rsidRPr="00926D9A">
              <w:rPr>
                <w:rFonts w:asciiTheme="minorHAnsi" w:hAnsiTheme="minorHAnsi"/>
                <w:sz w:val="18"/>
                <w:szCs w:val="18"/>
              </w:rPr>
              <w:t>/cfm)</w:t>
            </w:r>
          </w:p>
        </w:tc>
        <w:tc>
          <w:tcPr>
            <w:tcW w:w="2538"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729AD378"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del w:id="19" w:author="Markstrum, Alexis@Energy" w:date="2019-10-10T14:18:00Z">
              <w:r w:rsidR="00470B9A" w:rsidRPr="00EB198C" w:rsidDel="008E3F94">
                <w:rPr>
                  <w:rFonts w:asciiTheme="minorHAnsi" w:hAnsiTheme="minorHAnsi"/>
                  <w:i/>
                  <w:sz w:val="18"/>
                  <w:szCs w:val="18"/>
                </w:rPr>
                <w:delText xml:space="preserve">C09 </w:delText>
              </w:r>
            </w:del>
            <w:ins w:id="20" w:author="Markstrum, Alexis@Energy" w:date="2019-10-10T14:18:00Z">
              <w:r w:rsidR="008E3F94" w:rsidRPr="00EB198C">
                <w:rPr>
                  <w:rFonts w:asciiTheme="minorHAnsi" w:hAnsiTheme="minorHAnsi"/>
                  <w:i/>
                  <w:sz w:val="18"/>
                  <w:szCs w:val="18"/>
                </w:rPr>
                <w:t>C</w:t>
              </w:r>
              <w:r w:rsidR="008E3F94">
                <w:rPr>
                  <w:rFonts w:asciiTheme="minorHAnsi" w:hAnsiTheme="minorHAnsi"/>
                  <w:i/>
                  <w:sz w:val="18"/>
                  <w:szCs w:val="18"/>
                </w:rPr>
                <w:t>12</w:t>
              </w:r>
              <w:r w:rsidR="008E3F94" w:rsidRPr="00EB198C">
                <w:rPr>
                  <w:rFonts w:asciiTheme="minorHAnsi" w:hAnsiTheme="minorHAnsi"/>
                  <w:i/>
                  <w:sz w:val="18"/>
                  <w:szCs w:val="18"/>
                </w:rPr>
                <w:t xml:space="preserve"> </w:t>
              </w:r>
            </w:ins>
            <w:r w:rsidR="00470B9A" w:rsidRPr="00EB198C">
              <w:rPr>
                <w:rFonts w:asciiTheme="minorHAnsi" w:hAnsiTheme="minorHAnsi"/>
                <w:i/>
                <w:sz w:val="18"/>
                <w:szCs w:val="18"/>
              </w:rPr>
              <w:t xml:space="preserve">– </w:t>
            </w:r>
            <w:proofErr w:type="spellStart"/>
            <w:proofErr w:type="gram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roofErr w:type="gramEnd"/>
          </w:p>
          <w:p w14:paraId="5411D291" w14:textId="77777777" w:rsidR="002E64C4" w:rsidRDefault="002E64C4" w:rsidP="00E13CCD">
            <w:pPr>
              <w:keepNext/>
              <w:rPr>
                <w:rFonts w:asciiTheme="minorHAnsi" w:hAnsiTheme="minorHAnsi"/>
                <w:sz w:val="18"/>
                <w:szCs w:val="18"/>
              </w:rPr>
            </w:pPr>
          </w:p>
          <w:p w14:paraId="059CB59B" w14:textId="35C49E83"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w:t>
            </w:r>
            <w:del w:id="21" w:author="Markstrum, Alexis@Energy" w:date="2019-10-10T14:19:00Z">
              <w:r w:rsidR="00EB198C" w:rsidRPr="00EB198C" w:rsidDel="008E3F94">
                <w:rPr>
                  <w:rFonts w:asciiTheme="minorHAnsi" w:hAnsiTheme="minorHAnsi"/>
                  <w:i/>
                  <w:sz w:val="18"/>
                  <w:szCs w:val="18"/>
                </w:rPr>
                <w:delText xml:space="preserve">C09 </w:delText>
              </w:r>
            </w:del>
            <w:ins w:id="22" w:author="Markstrum, Alexis@Energy" w:date="2019-10-10T14:19:00Z">
              <w:r w:rsidR="008E3F94" w:rsidRPr="00EB198C">
                <w:rPr>
                  <w:rFonts w:asciiTheme="minorHAnsi" w:hAnsiTheme="minorHAnsi"/>
                  <w:i/>
                  <w:sz w:val="18"/>
                  <w:szCs w:val="18"/>
                </w:rPr>
                <w:t>C</w:t>
              </w:r>
              <w:r w:rsidR="008E3F94">
                <w:rPr>
                  <w:rFonts w:asciiTheme="minorHAnsi" w:hAnsiTheme="minorHAnsi"/>
                  <w:i/>
                  <w:sz w:val="18"/>
                  <w:szCs w:val="18"/>
                </w:rPr>
                <w:t>12</w:t>
              </w:r>
              <w:r w:rsidR="008E3F94" w:rsidRPr="00EB198C">
                <w:rPr>
                  <w:rFonts w:asciiTheme="minorHAnsi" w:hAnsiTheme="minorHAnsi"/>
                  <w:i/>
                  <w:sz w:val="18"/>
                  <w:szCs w:val="18"/>
                </w:rPr>
                <w:t xml:space="preserve"> </w:t>
              </w:r>
            </w:ins>
            <w:r w:rsidR="00EB198C" w:rsidRPr="00EB198C">
              <w:rPr>
                <w:rFonts w:asciiTheme="minorHAnsi" w:hAnsiTheme="minorHAnsi"/>
                <w:i/>
                <w:sz w:val="18"/>
                <w:szCs w:val="18"/>
              </w:rPr>
              <w:t xml:space="preserve">– </w:t>
            </w:r>
            <w:proofErr w:type="spellStart"/>
            <w:proofErr w:type="gram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roofErr w:type="gramEnd"/>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8F4970">
              <w:rPr>
                <w:rFonts w:asciiTheme="minorHAnsi" w:hAnsiTheme="minorHAnsi"/>
                <w:i/>
                <w:sz w:val="18"/>
                <w:szCs w:val="18"/>
              </w:rPr>
              <w:t xml:space="preserve">Row C06 – </w:t>
            </w:r>
            <w:proofErr w:type="spellStart"/>
            <w:r w:rsidRPr="008F4970">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xml:space="preserve">, else use value </w:t>
            </w:r>
            <w:proofErr w:type="gramStart"/>
            <w:r w:rsidR="00B43C70">
              <w:rPr>
                <w:rFonts w:asciiTheme="minorHAnsi" w:hAnsiTheme="minorHAnsi"/>
                <w:i/>
                <w:sz w:val="18"/>
                <w:szCs w:val="18"/>
              </w:rPr>
              <w:t>0.58</w:t>
            </w:r>
            <w:r w:rsidR="002E64C4" w:rsidRPr="002E64C4">
              <w:rPr>
                <w:rFonts w:asciiTheme="minorHAnsi" w:hAnsiTheme="minorHAnsi"/>
                <w:sz w:val="18"/>
                <w:szCs w:val="18"/>
              </w:rPr>
              <w:t>;</w:t>
            </w:r>
            <w:proofErr w:type="gramEnd"/>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2238136D"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952AA6">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BAA82BC" w14:textId="5C4DFFA8"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BAA82BD" w14:textId="6FA71C0C"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952AA6">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7954FCA5" w14:textId="78EDA5DC" w:rsidR="002B51DB" w:rsidRDefault="00952AA6" w:rsidP="002B51DB">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2F64EF">
              <w:rPr>
                <w:rFonts w:asciiTheme="minorHAnsi" w:hAnsiTheme="minorHAnsi"/>
                <w:i/>
                <w:sz w:val="18"/>
                <w:szCs w:val="18"/>
              </w:rPr>
              <w:t>Required</w:t>
            </w:r>
            <w:r w:rsidR="008225C4" w:rsidRPr="00F01A03">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2F64EF">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xml:space="preserve">, the display text: system fan efficacy </w:t>
            </w:r>
            <w:proofErr w:type="gramStart"/>
            <w:r w:rsidRPr="00926D9A">
              <w:rPr>
                <w:rFonts w:asciiTheme="minorHAnsi" w:hAnsiTheme="minorHAnsi"/>
                <w:sz w:val="18"/>
                <w:szCs w:val="18"/>
              </w:rPr>
              <w:t>complies</w:t>
            </w:r>
            <w:r w:rsidR="002B51DB">
              <w:rPr>
                <w:rFonts w:asciiTheme="minorHAnsi" w:hAnsiTheme="minorHAnsi"/>
                <w:sz w:val="18"/>
                <w:szCs w:val="18"/>
              </w:rPr>
              <w:t>;</w:t>
            </w:r>
            <w:proofErr w:type="gramEnd"/>
          </w:p>
          <w:p w14:paraId="4BAA82C1" w14:textId="4AB0110E" w:rsidR="00952AA6" w:rsidRPr="00926D9A" w:rsidRDefault="00952AA6" w:rsidP="002B51DB">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BAA82C3" w14:textId="46051D0C" w:rsidR="00EA1EC9" w:rsidRDefault="00EA1EC9">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8F415A" w:rsidRPr="00D83E48" w14:paraId="610AD9E0" w14:textId="77777777" w:rsidTr="00DA13D3">
        <w:trPr>
          <w:gridAfter w:val="1"/>
          <w:wAfter w:w="5" w:type="pct"/>
          <w:trHeight w:val="144"/>
        </w:trPr>
        <w:tc>
          <w:tcPr>
            <w:tcW w:w="4995" w:type="pct"/>
            <w:gridSpan w:val="3"/>
          </w:tcPr>
          <w:p w14:paraId="4C9D2253" w14:textId="77777777" w:rsidR="008F415A" w:rsidRPr="00890BB7" w:rsidRDefault="008F415A" w:rsidP="008F415A">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2B150919" w14:textId="4E83B188" w:rsidR="008F415A" w:rsidRPr="00AC34DA" w:rsidRDefault="008F415A">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r w:rsidR="00FC1C38">
              <w:rPr>
                <w:rFonts w:asciiTheme="minorHAnsi" w:hAnsiTheme="minorHAnsi"/>
                <w:sz w:val="18"/>
                <w:szCs w:val="18"/>
              </w:rPr>
              <w:t>.</w:t>
            </w:r>
          </w:p>
        </w:tc>
      </w:tr>
      <w:tr w:rsidR="008F415A" w:rsidRPr="00D83E48" w14:paraId="2712E264" w14:textId="77777777" w:rsidTr="00DA13D3">
        <w:tblPrEx>
          <w:tblCellMar>
            <w:top w:w="0" w:type="dxa"/>
            <w:left w:w="108" w:type="dxa"/>
            <w:bottom w:w="0" w:type="dxa"/>
            <w:right w:w="108" w:type="dxa"/>
          </w:tblCellMar>
        </w:tblPrEx>
        <w:trPr>
          <w:cantSplit/>
          <w:trHeight w:val="144"/>
        </w:trPr>
        <w:tc>
          <w:tcPr>
            <w:tcW w:w="212" w:type="pct"/>
            <w:vAlign w:val="center"/>
          </w:tcPr>
          <w:p w14:paraId="78553F63"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796DB112"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002F0657"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DA13D3" w:rsidRPr="00D83E48" w14:paraId="3C69820C" w14:textId="77777777" w:rsidTr="00DA13D3">
        <w:tblPrEx>
          <w:tblCellMar>
            <w:top w:w="0" w:type="dxa"/>
            <w:left w:w="108" w:type="dxa"/>
            <w:bottom w:w="0" w:type="dxa"/>
            <w:right w:w="108" w:type="dxa"/>
          </w:tblCellMar>
        </w:tblPrEx>
        <w:trPr>
          <w:cantSplit/>
          <w:trHeight w:val="144"/>
        </w:trPr>
        <w:tc>
          <w:tcPr>
            <w:tcW w:w="212" w:type="pct"/>
            <w:vAlign w:val="center"/>
          </w:tcPr>
          <w:p w14:paraId="1A83E54E" w14:textId="77777777" w:rsidR="00DA13D3" w:rsidRPr="00952AA6" w:rsidRDefault="00DA13D3" w:rsidP="00DA13D3">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5100B46E" w14:textId="7DED37F4" w:rsidR="00DA13D3" w:rsidRPr="00926D9A" w:rsidRDefault="00DA13D3" w:rsidP="00DA13D3">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41" w:type="pct"/>
            <w:gridSpan w:val="2"/>
            <w:vAlign w:val="center"/>
          </w:tcPr>
          <w:p w14:paraId="2316CAA9" w14:textId="029B3D05" w:rsidR="00DA13D3" w:rsidRPr="00926D9A" w:rsidRDefault="00DA13D3" w:rsidP="00DA13D3">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Referenced from CF2R-MCH-23e E02, ‘Actual System Ventilation Airflow Rate Measurement (cfm)’&gt;&gt;</w:t>
            </w:r>
          </w:p>
        </w:tc>
      </w:tr>
      <w:tr w:rsidR="008F415A" w:rsidRPr="00D83E48" w14:paraId="726AA9EC" w14:textId="77777777" w:rsidTr="00DA13D3">
        <w:tblPrEx>
          <w:tblCellMar>
            <w:top w:w="0" w:type="dxa"/>
            <w:left w:w="108" w:type="dxa"/>
            <w:bottom w:w="0" w:type="dxa"/>
            <w:right w:w="108" w:type="dxa"/>
          </w:tblCellMar>
        </w:tblPrEx>
        <w:trPr>
          <w:cantSplit/>
          <w:trHeight w:val="144"/>
        </w:trPr>
        <w:tc>
          <w:tcPr>
            <w:tcW w:w="212" w:type="pct"/>
            <w:vAlign w:val="center"/>
          </w:tcPr>
          <w:p w14:paraId="36AED93B"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6CD08239" w14:textId="1880951A"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1620C417" w14:textId="77777777" w:rsidR="008F415A" w:rsidRDefault="008F415A" w:rsidP="00B7347F">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63B07B9A" w14:textId="0C0F9A48" w:rsidR="00D958D1" w:rsidRDefault="008F415A" w:rsidP="009B6121">
            <w:pPr>
              <w:keepNext/>
              <w:rPr>
                <w:rFonts w:asciiTheme="minorHAnsi" w:hAnsiTheme="minorHAnsi"/>
                <w:sz w:val="18"/>
                <w:szCs w:val="18"/>
              </w:rPr>
            </w:pPr>
            <w:r>
              <w:rPr>
                <w:rFonts w:asciiTheme="minorHAnsi" w:hAnsiTheme="minorHAnsi"/>
                <w:sz w:val="18"/>
                <w:szCs w:val="18"/>
              </w:rPr>
              <w:t xml:space="preserve">if parent is MCH-01a, then reference value from MCH-01a </w:t>
            </w:r>
            <w:r w:rsidR="00F44B02">
              <w:rPr>
                <w:rFonts w:asciiTheme="minorHAnsi" w:hAnsiTheme="minorHAnsi"/>
                <w:sz w:val="18"/>
                <w:szCs w:val="18"/>
              </w:rPr>
              <w:t>C</w:t>
            </w:r>
            <w:r w:rsidR="00187061">
              <w:rPr>
                <w:rFonts w:asciiTheme="minorHAnsi" w:hAnsiTheme="minorHAnsi"/>
                <w:sz w:val="18"/>
                <w:szCs w:val="18"/>
              </w:rPr>
              <w:t>1</w:t>
            </w:r>
            <w:ins w:id="23" w:author="Markstrum, Alexis@Energy" w:date="2019-09-30T14:19:00Z">
              <w:r w:rsidR="00392957">
                <w:rPr>
                  <w:rFonts w:asciiTheme="minorHAnsi" w:hAnsiTheme="minorHAnsi"/>
                  <w:sz w:val="18"/>
                  <w:szCs w:val="18"/>
                </w:rPr>
                <w:t>2</w:t>
              </w:r>
            </w:ins>
            <w:del w:id="24" w:author="Markstrum, Alexis@Energy" w:date="2019-09-30T14:19:00Z">
              <w:r w:rsidR="00187061" w:rsidDel="00392957">
                <w:rPr>
                  <w:rFonts w:asciiTheme="minorHAnsi" w:hAnsiTheme="minorHAnsi"/>
                  <w:sz w:val="18"/>
                  <w:szCs w:val="18"/>
                </w:rPr>
                <w:delText>1</w:delText>
              </w:r>
            </w:del>
            <w:r w:rsidR="008D3610">
              <w:rPr>
                <w:rFonts w:asciiTheme="minorHAnsi" w:hAnsiTheme="minorHAnsi"/>
                <w:sz w:val="18"/>
                <w:szCs w:val="18"/>
              </w:rPr>
              <w:t>;</w:t>
            </w:r>
          </w:p>
          <w:p w14:paraId="20BFA005" w14:textId="240FCAA6" w:rsidR="008F415A" w:rsidRPr="00926D9A" w:rsidRDefault="00D958D1" w:rsidP="00211AAB">
            <w:pPr>
              <w:keepNext/>
              <w:rPr>
                <w:rFonts w:asciiTheme="minorHAnsi" w:hAnsiTheme="minorHAnsi"/>
                <w:sz w:val="18"/>
                <w:szCs w:val="18"/>
              </w:rPr>
            </w:pPr>
            <w:r>
              <w:rPr>
                <w:rFonts w:asciiTheme="minorHAnsi" w:hAnsiTheme="minorHAnsi"/>
                <w:sz w:val="18"/>
                <w:szCs w:val="18"/>
              </w:rPr>
              <w:t xml:space="preserve">else if parent is MCH-01d, then reference value from MCH-01d </w:t>
            </w:r>
            <w:r w:rsidR="00F44B02">
              <w:rPr>
                <w:rFonts w:asciiTheme="minorHAnsi" w:hAnsiTheme="minorHAnsi"/>
                <w:sz w:val="18"/>
                <w:szCs w:val="18"/>
              </w:rPr>
              <w:t>C</w:t>
            </w:r>
            <w:r w:rsidR="00187061">
              <w:rPr>
                <w:rFonts w:asciiTheme="minorHAnsi" w:hAnsiTheme="minorHAnsi"/>
                <w:sz w:val="18"/>
                <w:szCs w:val="18"/>
              </w:rPr>
              <w:t>1</w:t>
            </w:r>
            <w:ins w:id="25" w:author="Markstrum, Alexis@Energy" w:date="2019-09-30T14:19:00Z">
              <w:r w:rsidR="00392957">
                <w:rPr>
                  <w:rFonts w:asciiTheme="minorHAnsi" w:hAnsiTheme="minorHAnsi"/>
                  <w:sz w:val="18"/>
                  <w:szCs w:val="18"/>
                </w:rPr>
                <w:t>2</w:t>
              </w:r>
            </w:ins>
            <w:del w:id="26" w:author="Markstrum, Alexis@Energy" w:date="2019-09-30T14:19:00Z">
              <w:r w:rsidR="00187061" w:rsidDel="00392957">
                <w:rPr>
                  <w:rFonts w:asciiTheme="minorHAnsi" w:hAnsiTheme="minorHAnsi"/>
                  <w:sz w:val="18"/>
                  <w:szCs w:val="18"/>
                </w:rPr>
                <w:delText>1</w:delText>
              </w:r>
            </w:del>
            <w:r w:rsidR="008F415A" w:rsidRPr="00926D9A">
              <w:rPr>
                <w:rFonts w:asciiTheme="minorHAnsi" w:hAnsiTheme="minorHAnsi"/>
                <w:sz w:val="18"/>
                <w:szCs w:val="18"/>
              </w:rPr>
              <w:t>&gt;&gt;</w:t>
            </w:r>
          </w:p>
        </w:tc>
      </w:tr>
      <w:tr w:rsidR="008F415A" w:rsidRPr="00D83E48" w14:paraId="360270F8" w14:textId="77777777" w:rsidTr="00DA13D3">
        <w:tblPrEx>
          <w:tblCellMar>
            <w:top w:w="0" w:type="dxa"/>
            <w:left w:w="108" w:type="dxa"/>
            <w:bottom w:w="0" w:type="dxa"/>
            <w:right w:w="108" w:type="dxa"/>
          </w:tblCellMar>
        </w:tblPrEx>
        <w:trPr>
          <w:cantSplit/>
          <w:trHeight w:val="144"/>
        </w:trPr>
        <w:tc>
          <w:tcPr>
            <w:tcW w:w="212" w:type="pct"/>
            <w:vAlign w:val="center"/>
          </w:tcPr>
          <w:p w14:paraId="0105A5DE"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50B8F51D" w14:textId="6B6CC9F1"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62A02D9B" w14:textId="614FCF36" w:rsidR="008F415A" w:rsidRPr="00926D9A" w:rsidRDefault="008F415A" w:rsidP="000D7C62">
            <w:pPr>
              <w:keepNext/>
              <w:rPr>
                <w:rFonts w:asciiTheme="minorHAnsi" w:hAnsiTheme="minorHAnsi"/>
                <w:sz w:val="18"/>
                <w:szCs w:val="18"/>
              </w:rPr>
            </w:pPr>
            <w:r w:rsidRPr="00926D9A">
              <w:rPr>
                <w:rFonts w:asciiTheme="minorHAnsi" w:hAnsiTheme="minorHAnsi"/>
                <w:sz w:val="18"/>
                <w:szCs w:val="18"/>
              </w:rPr>
              <w:t xml:space="preserve">&lt;&lt;calculated field, row </w:t>
            </w:r>
            <w:r w:rsidR="000D7C62">
              <w:rPr>
                <w:rFonts w:asciiTheme="minorHAnsi" w:hAnsiTheme="minorHAnsi"/>
                <w:sz w:val="18"/>
                <w:szCs w:val="18"/>
              </w:rPr>
              <w:t>D</w:t>
            </w:r>
            <w:r w:rsidRPr="00926D9A">
              <w:rPr>
                <w:rFonts w:asciiTheme="minorHAnsi" w:hAnsiTheme="minorHAnsi"/>
                <w:sz w:val="18"/>
                <w:szCs w:val="18"/>
              </w:rPr>
              <w:t>01</w:t>
            </w:r>
            <w:r w:rsidR="00D958D1">
              <w:rPr>
                <w:rFonts w:asciiTheme="minorHAnsi" w:hAnsiTheme="minorHAnsi"/>
                <w:sz w:val="18"/>
                <w:szCs w:val="18"/>
              </w:rPr>
              <w:t xml:space="preserve"> </w:t>
            </w:r>
            <w:r>
              <w:rPr>
                <w:rFonts w:asciiTheme="minorHAnsi" w:hAnsiTheme="minorHAnsi"/>
                <w:sz w:val="18"/>
                <w:szCs w:val="18"/>
              </w:rPr>
              <w:t xml:space="preserve">divided by </w:t>
            </w:r>
            <w:r w:rsidRPr="00926D9A">
              <w:rPr>
                <w:rFonts w:asciiTheme="minorHAnsi" w:hAnsiTheme="minorHAnsi"/>
                <w:sz w:val="18"/>
                <w:szCs w:val="18"/>
              </w:rPr>
              <w:t xml:space="preserve">row </w:t>
            </w:r>
            <w:r w:rsidR="000D7C62">
              <w:rPr>
                <w:rFonts w:asciiTheme="minorHAnsi" w:hAnsiTheme="minorHAnsi"/>
                <w:sz w:val="18"/>
                <w:szCs w:val="18"/>
              </w:rPr>
              <w:t>D</w:t>
            </w:r>
            <w:r w:rsidRPr="00926D9A">
              <w:rPr>
                <w:rFonts w:asciiTheme="minorHAnsi" w:hAnsiTheme="minorHAnsi"/>
                <w:sz w:val="18"/>
                <w:szCs w:val="18"/>
              </w:rPr>
              <w:t>02&gt;&gt;</w:t>
            </w:r>
          </w:p>
        </w:tc>
      </w:tr>
      <w:tr w:rsidR="008F415A" w:rsidRPr="00D83E48" w14:paraId="4C049C8A" w14:textId="77777777" w:rsidTr="00DA13D3">
        <w:tblPrEx>
          <w:tblCellMar>
            <w:top w:w="0" w:type="dxa"/>
            <w:left w:w="108" w:type="dxa"/>
            <w:bottom w:w="0" w:type="dxa"/>
            <w:right w:w="108" w:type="dxa"/>
          </w:tblCellMar>
        </w:tblPrEx>
        <w:trPr>
          <w:cantSplit/>
          <w:trHeight w:val="144"/>
        </w:trPr>
        <w:tc>
          <w:tcPr>
            <w:tcW w:w="212" w:type="pct"/>
            <w:vAlign w:val="center"/>
          </w:tcPr>
          <w:p w14:paraId="16B4B5E2"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2DB26623"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22B0C4E5" w14:textId="2ABC938A" w:rsidR="000D7C62" w:rsidRDefault="008F415A" w:rsidP="000D7C62">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0D7C62">
              <w:rPr>
                <w:rFonts w:asciiTheme="minorHAnsi" w:hAnsiTheme="minorHAnsi"/>
                <w:sz w:val="18"/>
                <w:szCs w:val="18"/>
              </w:rPr>
              <w:t>D</w:t>
            </w:r>
            <w:r w:rsidRPr="00926D9A">
              <w:rPr>
                <w:rFonts w:asciiTheme="minorHAnsi" w:hAnsiTheme="minorHAnsi"/>
                <w:sz w:val="18"/>
                <w:szCs w:val="18"/>
              </w:rPr>
              <w:t>03≥</w:t>
            </w:r>
            <w:r w:rsidR="000D7C62">
              <w:rPr>
                <w:rFonts w:asciiTheme="minorHAnsi" w:hAnsiTheme="minorHAnsi"/>
                <w:sz w:val="18"/>
                <w:szCs w:val="18"/>
              </w:rPr>
              <w:t>D</w:t>
            </w:r>
            <w:r w:rsidRPr="00926D9A">
              <w:rPr>
                <w:rFonts w:asciiTheme="minorHAnsi" w:hAnsiTheme="minorHAnsi"/>
                <w:sz w:val="18"/>
                <w:szCs w:val="18"/>
              </w:rPr>
              <w:t xml:space="preserve">04, the display text: system fan efficacy </w:t>
            </w:r>
            <w:proofErr w:type="gramStart"/>
            <w:r w:rsidRPr="00926D9A">
              <w:rPr>
                <w:rFonts w:asciiTheme="minorHAnsi" w:hAnsiTheme="minorHAnsi"/>
                <w:sz w:val="18"/>
                <w:szCs w:val="18"/>
              </w:rPr>
              <w:t>complies</w:t>
            </w:r>
            <w:r w:rsidR="000D7C62">
              <w:rPr>
                <w:rFonts w:asciiTheme="minorHAnsi" w:hAnsiTheme="minorHAnsi"/>
                <w:sz w:val="18"/>
                <w:szCs w:val="18"/>
              </w:rPr>
              <w:t>;</w:t>
            </w:r>
            <w:proofErr w:type="gramEnd"/>
          </w:p>
          <w:p w14:paraId="300507AF" w14:textId="1F74D918" w:rsidR="008F415A" w:rsidRPr="00926D9A" w:rsidRDefault="008F415A" w:rsidP="000D7C62">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D38266E" w14:textId="514C57D1" w:rsidR="008F415A" w:rsidRDefault="008F415A">
      <w:pPr>
        <w:rPr>
          <w:rFonts w:asciiTheme="minorHAnsi" w:hAnsiTheme="minorHAnsi"/>
          <w:szCs w:val="18"/>
        </w:rPr>
      </w:pPr>
    </w:p>
    <w:p w14:paraId="78D1DA51" w14:textId="77777777" w:rsidR="008F415A" w:rsidRPr="00890BB7"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EA1EC9" w:rsidRPr="00D83E48" w14:paraId="4BAA82C5" w14:textId="77777777" w:rsidTr="00926D9A">
        <w:trPr>
          <w:trHeight w:val="144"/>
        </w:trPr>
        <w:tc>
          <w:tcPr>
            <w:tcW w:w="10998" w:type="dxa"/>
            <w:gridSpan w:val="2"/>
            <w:vAlign w:val="center"/>
          </w:tcPr>
          <w:p w14:paraId="4BAA82C4" w14:textId="1C41CF19" w:rsidR="00EA1EC9" w:rsidRPr="00904139" w:rsidRDefault="00B7347F" w:rsidP="00926D9A">
            <w:pPr>
              <w:keepNext/>
              <w:rPr>
                <w:rFonts w:asciiTheme="minorHAnsi" w:hAnsiTheme="minorHAnsi"/>
                <w:b/>
                <w:sz w:val="18"/>
                <w:szCs w:val="18"/>
              </w:rPr>
            </w:pPr>
            <w:r>
              <w:rPr>
                <w:rFonts w:asciiTheme="minorHAnsi" w:hAnsiTheme="minorHAnsi"/>
                <w:b/>
                <w:szCs w:val="18"/>
              </w:rPr>
              <w:lastRenderedPageBreak/>
              <w:t>E</w:t>
            </w:r>
            <w:r w:rsidR="00EA1EC9" w:rsidRPr="00890BB7">
              <w:rPr>
                <w:rFonts w:asciiTheme="minorHAnsi" w:hAnsiTheme="minorHAnsi"/>
                <w:b/>
                <w:szCs w:val="18"/>
              </w:rPr>
              <w:t>. Additional Requirements</w:t>
            </w:r>
          </w:p>
        </w:tc>
      </w:tr>
      <w:tr w:rsidR="00EA1EC9" w:rsidRPr="00D83E48" w14:paraId="4BAA82C8" w14:textId="77777777" w:rsidTr="00926D9A">
        <w:trPr>
          <w:trHeight w:val="144"/>
        </w:trPr>
        <w:tc>
          <w:tcPr>
            <w:tcW w:w="468" w:type="dxa"/>
            <w:vAlign w:val="center"/>
          </w:tcPr>
          <w:p w14:paraId="4BAA82C6"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01</w:t>
            </w:r>
          </w:p>
        </w:tc>
        <w:tc>
          <w:tcPr>
            <w:tcW w:w="10530" w:type="dxa"/>
            <w:vAlign w:val="center"/>
          </w:tcPr>
          <w:p w14:paraId="4BAA82C7"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EA1EC9" w:rsidRPr="00D83E48" w14:paraId="4BAA82CB" w14:textId="77777777" w:rsidTr="00926D9A">
        <w:trPr>
          <w:trHeight w:val="144"/>
        </w:trPr>
        <w:tc>
          <w:tcPr>
            <w:tcW w:w="468" w:type="dxa"/>
            <w:vAlign w:val="center"/>
          </w:tcPr>
          <w:p w14:paraId="4BAA82C9"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02</w:t>
            </w:r>
          </w:p>
        </w:tc>
        <w:tc>
          <w:tcPr>
            <w:tcW w:w="10530" w:type="dxa"/>
            <w:vAlign w:val="center"/>
          </w:tcPr>
          <w:p w14:paraId="4BAA82CA"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EA1EC9" w:rsidRPr="00D83E48" w14:paraId="4BAA82CE" w14:textId="77777777" w:rsidTr="00926D9A">
        <w:trPr>
          <w:trHeight w:val="144"/>
        </w:trPr>
        <w:tc>
          <w:tcPr>
            <w:tcW w:w="468" w:type="dxa"/>
            <w:vAlign w:val="center"/>
          </w:tcPr>
          <w:p w14:paraId="4BAA82CC"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03</w:t>
            </w:r>
          </w:p>
        </w:tc>
        <w:tc>
          <w:tcPr>
            <w:tcW w:w="10530" w:type="dxa"/>
            <w:vAlign w:val="center"/>
          </w:tcPr>
          <w:p w14:paraId="4BAA82CD"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 xml:space="preserve">If fresh air duct is part of the HVAC </w:t>
            </w:r>
            <w:proofErr w:type="gramStart"/>
            <w:r w:rsidRPr="00B904BC">
              <w:rPr>
                <w:rFonts w:asciiTheme="minorHAnsi" w:hAnsiTheme="minorHAnsi"/>
                <w:sz w:val="18"/>
                <w:szCs w:val="18"/>
              </w:rPr>
              <w:t>system</w:t>
            </w:r>
            <w:proofErr w:type="gramEnd"/>
            <w:r w:rsidRPr="00B904BC">
              <w:rPr>
                <w:rFonts w:asciiTheme="minorHAnsi" w:hAnsiTheme="minorHAnsi"/>
                <w:sz w:val="18"/>
                <w:szCs w:val="18"/>
              </w:rPr>
              <w:t xml:space="preserve"> it was not closed during the diagnostic test.</w:t>
            </w:r>
          </w:p>
        </w:tc>
      </w:tr>
      <w:tr w:rsidR="00EA1EC9" w:rsidRPr="00D83E48" w14:paraId="4BAA82D1" w14:textId="77777777" w:rsidTr="00926D9A">
        <w:trPr>
          <w:trHeight w:val="144"/>
        </w:trPr>
        <w:tc>
          <w:tcPr>
            <w:tcW w:w="468" w:type="dxa"/>
            <w:vAlign w:val="center"/>
          </w:tcPr>
          <w:p w14:paraId="4BAA82CF"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04</w:t>
            </w:r>
          </w:p>
        </w:tc>
        <w:tc>
          <w:tcPr>
            <w:tcW w:w="10530" w:type="dxa"/>
            <w:vAlign w:val="center"/>
          </w:tcPr>
          <w:p w14:paraId="4BAA82D0" w14:textId="77777777"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EA1EC9" w:rsidRPr="00D83E48" w14:paraId="4BAA82D4" w14:textId="77777777" w:rsidTr="00926D9A">
        <w:trPr>
          <w:trHeight w:val="144"/>
        </w:trPr>
        <w:tc>
          <w:tcPr>
            <w:tcW w:w="468" w:type="dxa"/>
            <w:vAlign w:val="center"/>
          </w:tcPr>
          <w:p w14:paraId="4BAA82D2"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05</w:t>
            </w:r>
          </w:p>
        </w:tc>
        <w:tc>
          <w:tcPr>
            <w:tcW w:w="10530" w:type="dxa"/>
            <w:vAlign w:val="center"/>
          </w:tcPr>
          <w:p w14:paraId="4BAA82D3" w14:textId="60B93DE4" w:rsidR="00EA1EC9" w:rsidRPr="00B904BC" w:rsidRDefault="00EA1EC9" w:rsidP="00926D9A">
            <w:pPr>
              <w:pStyle w:val="NormalBullet"/>
              <w:tabs>
                <w:tab w:val="clear" w:pos="-2966"/>
              </w:tabs>
              <w:spacing w:before="0"/>
              <w:ind w:left="0" w:firstLine="0"/>
              <w:rPr>
                <w:rFonts w:asciiTheme="minorHAnsi" w:hAnsiTheme="minorHAnsi"/>
                <w:sz w:val="18"/>
                <w:szCs w:val="18"/>
              </w:rPr>
            </w:pPr>
            <w:r w:rsidRPr="00B904BC">
              <w:rPr>
                <w:rFonts w:asciiTheme="minorHAnsi" w:hAnsiTheme="minorHAnsi"/>
                <w:sz w:val="18"/>
                <w:szCs w:val="18"/>
              </w:rPr>
              <w:t>Multi-speed compressor space cooling systems or variable speed compressor systems shall verify air flow (cfm/ton) and fan efficacy (</w:t>
            </w:r>
            <w:r w:rsidR="00F43310">
              <w:rPr>
                <w:rFonts w:asciiTheme="minorHAnsi" w:hAnsiTheme="minorHAnsi"/>
                <w:sz w:val="18"/>
                <w:szCs w:val="18"/>
              </w:rPr>
              <w:t>w</w:t>
            </w:r>
            <w:r w:rsidRPr="00B904BC">
              <w:rPr>
                <w:rFonts w:asciiTheme="minorHAnsi" w:hAnsiTheme="minorHAnsi"/>
                <w:sz w:val="18"/>
                <w:szCs w:val="18"/>
              </w:rPr>
              <w:t>att/cfm) with system operating in cooling mode at the maximum compressor speed and the maximum air handler fan speed.</w:t>
            </w:r>
          </w:p>
        </w:tc>
      </w:tr>
      <w:tr w:rsidR="00EA1EC9" w:rsidRPr="00D83E48" w14:paraId="4BAA82D7" w14:textId="77777777" w:rsidTr="00926D9A">
        <w:trPr>
          <w:trHeight w:val="144"/>
        </w:trPr>
        <w:tc>
          <w:tcPr>
            <w:tcW w:w="468" w:type="dxa"/>
            <w:vAlign w:val="center"/>
          </w:tcPr>
          <w:p w14:paraId="4BAA82D5"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06</w:t>
            </w:r>
          </w:p>
        </w:tc>
        <w:tc>
          <w:tcPr>
            <w:tcW w:w="10530" w:type="dxa"/>
            <w:vAlign w:val="center"/>
          </w:tcPr>
          <w:p w14:paraId="4BAA82D6" w14:textId="3D883B4E"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Zoned cooling air distribution systems with single speed compressors shall meet both the airflow (cfm/ton) and fan efficacy (</w:t>
            </w:r>
            <w:r w:rsidR="00F43310">
              <w:rPr>
                <w:rFonts w:asciiTheme="minorHAnsi" w:hAnsiTheme="minorHAnsi"/>
                <w:sz w:val="18"/>
                <w:szCs w:val="18"/>
              </w:rPr>
              <w:t>w</w:t>
            </w:r>
            <w:r w:rsidRPr="00B904BC">
              <w:rPr>
                <w:rFonts w:asciiTheme="minorHAnsi" w:hAnsiTheme="minorHAnsi"/>
                <w:sz w:val="18"/>
                <w:szCs w:val="18"/>
              </w:rPr>
              <w:t>att/cfm) criteria in every zonal control mode.</w:t>
            </w:r>
          </w:p>
        </w:tc>
      </w:tr>
      <w:tr w:rsidR="00B11496" w:rsidRPr="00D83E48" w14:paraId="7C062745" w14:textId="77777777" w:rsidTr="00BB6632">
        <w:trPr>
          <w:trHeight w:val="144"/>
        </w:trPr>
        <w:tc>
          <w:tcPr>
            <w:tcW w:w="468" w:type="dxa"/>
            <w:vAlign w:val="center"/>
          </w:tcPr>
          <w:p w14:paraId="2E791C3D" w14:textId="0B2346CD" w:rsidR="00B11496" w:rsidRPr="00B904BC" w:rsidRDefault="00B11496" w:rsidP="00B11496">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773D0C1A" w14:textId="4A085148" w:rsidR="00B11496" w:rsidRPr="00B904BC" w:rsidRDefault="00B11496" w:rsidP="00B11496">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B11496" w:rsidRPr="00D83E48" w14:paraId="4BAA82D9" w14:textId="77777777" w:rsidTr="00926D9A">
        <w:trPr>
          <w:trHeight w:val="144"/>
        </w:trPr>
        <w:tc>
          <w:tcPr>
            <w:tcW w:w="10998" w:type="dxa"/>
            <w:gridSpan w:val="2"/>
          </w:tcPr>
          <w:p w14:paraId="4BAA82D8" w14:textId="77777777" w:rsidR="00B11496" w:rsidRPr="00B904BC" w:rsidRDefault="00B11496" w:rsidP="00B11496">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E1" w14:textId="77777777" w:rsidR="00EA1EC9" w:rsidRPr="00D83E48" w:rsidRDefault="00EA1EC9" w:rsidP="0009456E">
      <w:pPr>
        <w:rPr>
          <w:rFonts w:ascii="Calibri" w:hAnsi="Calibri"/>
        </w:rPr>
      </w:pPr>
    </w:p>
    <w:p w14:paraId="4BAA82E2" w14:textId="77777777" w:rsidR="00EA1EC9" w:rsidRPr="00D83E48" w:rsidRDefault="00EA1EC9" w:rsidP="0009456E">
      <w:pPr>
        <w:rPr>
          <w:rFonts w:ascii="Calibri" w:hAnsi="Calibri"/>
        </w:rPr>
      </w:pPr>
    </w:p>
    <w:sectPr w:rsidR="00EA1EC9" w:rsidRPr="00D83E48" w:rsidSect="00CB64DD">
      <w:headerReference w:type="even" r:id="rId22"/>
      <w:headerReference w:type="default" r:id="rId23"/>
      <w:headerReference w:type="first" r:id="rId24"/>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3A4F7" w14:textId="77777777" w:rsidR="00AB7981" w:rsidRDefault="00AB7981">
      <w:r>
        <w:separator/>
      </w:r>
    </w:p>
  </w:endnote>
  <w:endnote w:type="continuationSeparator" w:id="0">
    <w:p w14:paraId="7C09751A" w14:textId="77777777" w:rsidR="00AB7981" w:rsidRDefault="00AB7981">
      <w:r>
        <w:continuationSeparator/>
      </w:r>
    </w:p>
  </w:endnote>
  <w:endnote w:type="continuationNotice" w:id="1">
    <w:p w14:paraId="1D1D4B16" w14:textId="77777777" w:rsidR="00AB7981" w:rsidRDefault="00AB79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A68E" w14:textId="77777777" w:rsidR="00A80B7A" w:rsidRDefault="00A80B7A">
    <w:pPr>
      <w:pStyle w:val="Footer"/>
    </w:pPr>
  </w:p>
  <w:p w14:paraId="170E25FB" w14:textId="77777777" w:rsidR="00A80B7A" w:rsidRDefault="00A80B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A80B7A" w:rsidRPr="00CB64DD" w:rsidRDefault="00A80B7A" w:rsidP="00DF373F">
    <w:pPr>
      <w:pStyle w:val="Footer"/>
    </w:pPr>
    <w:r w:rsidRPr="00CB64DD">
      <w:t xml:space="preserve">Registration Number:                                                           Registration Date/Time:                                           HERS Provider:                       </w:t>
    </w:r>
  </w:p>
  <w:p w14:paraId="4BAA82FE" w14:textId="18C41CE1" w:rsidR="00A80B7A" w:rsidRPr="00CB64DD" w:rsidRDefault="00A80B7A">
    <w:pPr>
      <w:pStyle w:val="Footer"/>
    </w:pPr>
    <w:r w:rsidRPr="00CB64DD">
      <w:t>CA Building Energy Efficiency Standards - 20</w:t>
    </w:r>
    <w:ins w:id="5" w:author="Alhabibi, Haider@Energy" w:date="2021-08-24T13:21:00Z">
      <w:r w:rsidR="0017263A">
        <w:t>22</w:t>
      </w:r>
    </w:ins>
    <w:del w:id="6" w:author="Alhabibi, Haider@Energy" w:date="2021-08-24T13:21:00Z">
      <w:r w:rsidRPr="00CB64DD" w:rsidDel="0017263A">
        <w:delText>1</w:delText>
      </w:r>
      <w:r w:rsidDel="0017263A">
        <w:delText>9</w:delText>
      </w:r>
    </w:del>
    <w:r w:rsidRPr="00CB64DD">
      <w:t xml:space="preserve"> Residential Compliance</w:t>
    </w:r>
    <w:r w:rsidRPr="00CB64DD">
      <w:tab/>
    </w:r>
    <w:r>
      <w:t xml:space="preserve">January </w:t>
    </w:r>
    <w:del w:id="7" w:author="Markstrum, Alexis@Energy" w:date="2019-10-10T14:14:00Z">
      <w:r w:rsidDel="00F1768A">
        <w:delText>2019</w:delText>
      </w:r>
    </w:del>
    <w:ins w:id="8" w:author="Markstrum, Alexis@Energy" w:date="2019-10-10T14:14:00Z">
      <w:r w:rsidR="00F1768A">
        <w:t>202</w:t>
      </w:r>
    </w:ins>
    <w:ins w:id="9" w:author="Alhabibi, Haider@Energy" w:date="2022-01-06T23:04:00Z">
      <w:r w:rsidR="009E1449">
        <w:t>2</w:t>
      </w:r>
    </w:ins>
    <w:ins w:id="10" w:author="Markstrum, Alexis@Energy" w:date="2019-10-10T14:14:00Z">
      <w:del w:id="11" w:author="Alhabibi, Haider@Energy" w:date="2022-01-06T23:04:00Z">
        <w:r w:rsidR="00F1768A" w:rsidDel="009E1449">
          <w:delText>0</w:delText>
        </w:r>
      </w:del>
    </w:ins>
  </w:p>
  <w:p w14:paraId="4D8AB11D" w14:textId="77777777" w:rsidR="00A80B7A" w:rsidRDefault="00A80B7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A80B7A" w:rsidRPr="00CB64DD" w:rsidRDefault="00A80B7A">
    <w:pPr>
      <w:pStyle w:val="Footer"/>
    </w:pPr>
    <w:r w:rsidRPr="00CB64DD">
      <w:t xml:space="preserve">Registration Number:                                                           Registration Date/Time:                                           HERS Provider:                       </w:t>
    </w:r>
  </w:p>
  <w:p w14:paraId="4BAA830F" w14:textId="77777777" w:rsidR="00A80B7A" w:rsidRPr="00CB64DD" w:rsidRDefault="00A80B7A">
    <w:pPr>
      <w:pStyle w:val="Footer"/>
    </w:pPr>
    <w:r w:rsidRPr="00CB64DD">
      <w:t>CA Building Energy Efficiency Standards - 2013 Residential Compliance</w:t>
    </w:r>
    <w:r w:rsidRPr="00CB64DD">
      <w:tab/>
      <w:t>June 2013</w:t>
    </w:r>
  </w:p>
  <w:p w14:paraId="150C9D57" w14:textId="77777777" w:rsidR="00A80B7A" w:rsidRDefault="00A80B7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652D1EC5" w:rsidR="00A80B7A" w:rsidRPr="00CB64DD" w:rsidRDefault="00A80B7A">
    <w:pPr>
      <w:pStyle w:val="Footer"/>
    </w:pPr>
    <w:r w:rsidRPr="00CB64DD">
      <w:t>CA Building Energy Efficiency Standards - 20</w:t>
    </w:r>
    <w:ins w:id="12" w:author="Alhabibi, Haider@Energy" w:date="2021-08-24T13:21:00Z">
      <w:r w:rsidR="0017263A">
        <w:t>22</w:t>
      </w:r>
    </w:ins>
    <w:del w:id="13" w:author="Alhabibi, Haider@Energy" w:date="2021-08-24T13:21:00Z">
      <w:r w:rsidRPr="00CB64DD" w:rsidDel="0017263A">
        <w:delText>1</w:delText>
      </w:r>
      <w:r w:rsidDel="0017263A">
        <w:delText>9</w:delText>
      </w:r>
    </w:del>
    <w:r w:rsidRPr="00CB64DD">
      <w:t xml:space="preserve"> Residential Compliance</w:t>
    </w:r>
    <w:r w:rsidRPr="00CB64DD">
      <w:tab/>
    </w:r>
    <w:r>
      <w:t xml:space="preserve">January </w:t>
    </w:r>
    <w:del w:id="14" w:author="Markstrum, Alexis@Energy" w:date="2019-10-10T14:14:00Z">
      <w:r w:rsidDel="00F1768A">
        <w:delText>2019</w:delText>
      </w:r>
    </w:del>
    <w:ins w:id="15" w:author="Markstrum, Alexis@Energy" w:date="2019-10-10T14:14:00Z">
      <w:r w:rsidR="00F1768A">
        <w:t>202</w:t>
      </w:r>
    </w:ins>
    <w:ins w:id="16" w:author="Alhabibi, Haider@Energy" w:date="2022-01-06T23:04:00Z">
      <w:r w:rsidR="009E1449">
        <w:t>2</w:t>
      </w:r>
    </w:ins>
    <w:ins w:id="17" w:author="Markstrum, Alexis@Energy" w:date="2019-10-10T14:14:00Z">
      <w:del w:id="18" w:author="Alhabibi, Haider@Energy" w:date="2022-01-06T23:04:00Z">
        <w:r w:rsidR="00F1768A" w:rsidDel="009E1449">
          <w:delText>0</w:delText>
        </w:r>
      </w:del>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A80B7A" w:rsidRPr="00CB64DD" w:rsidRDefault="00A80B7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F455B" w14:textId="77777777" w:rsidR="00AB7981" w:rsidRDefault="00AB7981">
      <w:r>
        <w:separator/>
      </w:r>
    </w:p>
  </w:footnote>
  <w:footnote w:type="continuationSeparator" w:id="0">
    <w:p w14:paraId="31CE41DB" w14:textId="77777777" w:rsidR="00AB7981" w:rsidRDefault="00AB7981">
      <w:r>
        <w:continuationSeparator/>
      </w:r>
    </w:p>
  </w:footnote>
  <w:footnote w:type="continuationNotice" w:id="1">
    <w:p w14:paraId="21178D55" w14:textId="77777777" w:rsidR="00AB7981" w:rsidRDefault="00AB79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2FCEFAB0" w:rsidR="00A80B7A" w:rsidRDefault="00A80B7A">
    <w:pPr>
      <w:pStyle w:val="Header"/>
    </w:pPr>
  </w:p>
  <w:p w14:paraId="1B0788BC" w14:textId="77777777" w:rsidR="00A80B7A" w:rsidRDefault="00A80B7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A" w14:textId="4B6814DD" w:rsidR="00A80B7A" w:rsidRPr="007770C5" w:rsidRDefault="006E6797" w:rsidP="00986D7B">
    <w:pPr>
      <w:suppressAutoHyphens/>
      <w:ind w:left="-90"/>
      <w:rPr>
        <w:rFonts w:ascii="Arial" w:hAnsi="Arial" w:cs="Arial"/>
        <w:sz w:val="14"/>
        <w:szCs w:val="14"/>
      </w:rPr>
    </w:pPr>
    <w:customXmlInsRangeStart w:id="0" w:author="Geiser, Che@Energy" w:date="2022-04-08T12:35:00Z"/>
    <w:sdt>
      <w:sdtPr>
        <w:rPr>
          <w:rFonts w:ascii="Arial" w:hAnsi="Arial" w:cs="Arial"/>
          <w:sz w:val="14"/>
          <w:szCs w:val="14"/>
        </w:rPr>
        <w:id w:val="-437679113"/>
        <w:docPartObj>
          <w:docPartGallery w:val="Watermarks"/>
          <w:docPartUnique/>
        </w:docPartObj>
      </w:sdtPr>
      <w:sdtContent>
        <w:customXmlInsRangeEnd w:id="0"/>
        <w:ins w:id="1" w:author="Geiser, Che@Energy" w:date="2022-04-08T12:35:00Z">
          <w:r w:rsidRPr="006E6797">
            <w:rPr>
              <w:rFonts w:ascii="Arial" w:hAnsi="Arial" w:cs="Arial"/>
              <w:noProof/>
              <w:sz w:val="14"/>
              <w:szCs w:val="14"/>
            </w:rPr>
            <w:pict w14:anchorId="7DA0F5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2:35:00Z"/>
      </w:sdtContent>
    </w:sdt>
    <w:customXmlInsRangeEnd w:id="2"/>
    <w:r w:rsidR="00A80B7A">
      <w:rPr>
        <w:noProof/>
      </w:rPr>
      <w:drawing>
        <wp:anchor distT="0" distB="0" distL="114300" distR="114300" simplePos="0" relativeHeight="251658240" behindDoc="0" locked="0" layoutInCell="1" allowOverlap="1" wp14:anchorId="4BAA832C" wp14:editId="22DD1BE6">
          <wp:simplePos x="0" y="0"/>
          <wp:positionH relativeFrom="margin">
            <wp:posOffset>6629400</wp:posOffset>
          </wp:positionH>
          <wp:positionV relativeFrom="margin">
            <wp:posOffset>-1352550</wp:posOffset>
          </wp:positionV>
          <wp:extent cx="311785" cy="27368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A80B7A" w:rsidRPr="007770C5">
      <w:rPr>
        <w:rFonts w:ascii="Arial" w:hAnsi="Arial" w:cs="Arial"/>
        <w:sz w:val="14"/>
        <w:szCs w:val="14"/>
      </w:rPr>
      <w:t>STATE OF CALIFORNIA</w:t>
    </w:r>
  </w:p>
  <w:p w14:paraId="4BAA82EB" w14:textId="7041E67D" w:rsidR="00A80B7A" w:rsidRPr="007770C5" w:rsidRDefault="00A80B7A" w:rsidP="00986D7B">
    <w:pPr>
      <w:suppressAutoHyphens/>
      <w:ind w:left="-90"/>
      <w:rPr>
        <w:rFonts w:ascii="Arial" w:hAnsi="Arial" w:cs="Arial"/>
        <w:b/>
        <w:sz w:val="24"/>
        <w:szCs w:val="24"/>
      </w:rPr>
    </w:pPr>
    <w:r>
      <w:rPr>
        <w:rFonts w:ascii="Arial" w:hAnsi="Arial" w:cs="Arial"/>
        <w:b/>
        <w:sz w:val="24"/>
        <w:szCs w:val="24"/>
      </w:rPr>
      <w:t>SPACE CONDITIONING SYSTEM FAN EFFICACY</w:t>
    </w:r>
  </w:p>
  <w:p w14:paraId="4BAA82EC" w14:textId="3C9860FF" w:rsidR="00A80B7A" w:rsidRPr="007770C5" w:rsidRDefault="00A80B7A" w:rsidP="00986D7B">
    <w:pPr>
      <w:suppressAutoHyphens/>
      <w:ind w:left="-90"/>
      <w:rPr>
        <w:rFonts w:ascii="Arial" w:hAnsi="Arial" w:cs="Arial"/>
        <w:sz w:val="14"/>
        <w:szCs w:val="14"/>
      </w:rPr>
    </w:pPr>
    <w:r>
      <w:rPr>
        <w:rFonts w:ascii="Arial" w:hAnsi="Arial" w:cs="Arial"/>
        <w:sz w:val="14"/>
        <w:szCs w:val="14"/>
      </w:rPr>
      <w:t>CEC-CF2R-MCH-22-H</w:t>
    </w:r>
    <w:r w:rsidRPr="007770C5">
      <w:rPr>
        <w:rFonts w:ascii="Arial" w:hAnsi="Arial" w:cs="Arial"/>
        <w:sz w:val="14"/>
        <w:szCs w:val="14"/>
      </w:rPr>
      <w:t xml:space="preserve"> (Revised </w:t>
    </w:r>
    <w:r>
      <w:rPr>
        <w:rFonts w:ascii="Arial" w:hAnsi="Arial" w:cs="Arial"/>
        <w:sz w:val="14"/>
        <w:szCs w:val="14"/>
      </w:rPr>
      <w:t>01/</w:t>
    </w:r>
    <w:del w:id="3" w:author="Markstrum, Alexis@Energy" w:date="2019-10-10T14:14:00Z">
      <w:r w:rsidDel="00F1768A">
        <w:rPr>
          <w:rFonts w:ascii="Arial" w:hAnsi="Arial" w:cs="Arial"/>
          <w:sz w:val="14"/>
          <w:szCs w:val="14"/>
        </w:rPr>
        <w:delText>19</w:delText>
      </w:r>
    </w:del>
    <w:ins w:id="4" w:author="Markstrum, Alexis@Energy" w:date="2019-10-10T14:14:00Z">
      <w:r w:rsidR="00F1768A">
        <w:rPr>
          <w:rFonts w:ascii="Arial" w:hAnsi="Arial" w:cs="Arial"/>
          <w:sz w:val="14"/>
          <w:szCs w:val="14"/>
        </w:rPr>
        <w:t>20</w:t>
      </w:r>
    </w:ins>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A80B7A" w:rsidRPr="00F85124" w14:paraId="4BAA82EF" w14:textId="77777777">
      <w:trPr>
        <w:cantSplit/>
        <w:trHeight w:val="288"/>
      </w:trPr>
      <w:tc>
        <w:tcPr>
          <w:tcW w:w="4016" w:type="pct"/>
          <w:gridSpan w:val="2"/>
          <w:tcBorders>
            <w:right w:val="nil"/>
          </w:tcBorders>
          <w:vAlign w:val="center"/>
        </w:tcPr>
        <w:p w14:paraId="4BAA82ED" w14:textId="77777777" w:rsidR="00A80B7A" w:rsidRPr="00F85124" w:rsidRDefault="00A80B7A"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4BAA82EE" w14:textId="77777777" w:rsidR="00A80B7A" w:rsidRPr="00F85124" w:rsidRDefault="00A80B7A" w:rsidP="007924C2">
          <w:pPr>
            <w:pStyle w:val="Heading1"/>
            <w:jc w:val="right"/>
            <w:rPr>
              <w:rFonts w:ascii="Calibri" w:hAnsi="Calibri"/>
              <w:b w:val="0"/>
              <w:bCs/>
              <w:sz w:val="20"/>
            </w:rPr>
          </w:pPr>
          <w:r>
            <w:rPr>
              <w:rFonts w:ascii="Calibri" w:hAnsi="Calibri"/>
              <w:b w:val="0"/>
              <w:bCs/>
              <w:sz w:val="20"/>
            </w:rPr>
            <w:t>CF2R-MCH-22-H</w:t>
          </w:r>
        </w:p>
      </w:tc>
    </w:tr>
    <w:tr w:rsidR="00A80B7A" w:rsidRPr="00F85124" w14:paraId="4BAA82F2" w14:textId="77777777">
      <w:trPr>
        <w:cantSplit/>
        <w:trHeight w:val="288"/>
      </w:trPr>
      <w:tc>
        <w:tcPr>
          <w:tcW w:w="2500" w:type="pct"/>
          <w:tcBorders>
            <w:right w:val="nil"/>
          </w:tcBorders>
        </w:tcPr>
        <w:p w14:paraId="4BAA82F0" w14:textId="77777777" w:rsidR="00A80B7A" w:rsidRPr="002E105D" w:rsidRDefault="00A80B7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2F1" w14:textId="65BBB3DA"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E3F94" w:rsidRPr="008E3F94">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E6797">
            <w:rPr>
              <w:rFonts w:ascii="Calibri" w:hAnsi="Calibri"/>
              <w:bCs/>
              <w:noProof/>
            </w:rPr>
            <w:t>2</w:t>
          </w:r>
          <w:r>
            <w:rPr>
              <w:rFonts w:ascii="Calibri" w:hAnsi="Calibri"/>
              <w:bCs/>
              <w:noProof/>
            </w:rPr>
            <w:fldChar w:fldCharType="end"/>
          </w:r>
          <w:r w:rsidRPr="00F85124">
            <w:rPr>
              <w:rFonts w:ascii="Calibri" w:hAnsi="Calibri"/>
              <w:bCs/>
            </w:rPr>
            <w:t>)</w:t>
          </w:r>
        </w:p>
      </w:tc>
    </w:tr>
    <w:tr w:rsidR="00A80B7A" w:rsidRPr="00F85124" w14:paraId="4BAA82F6" w14:textId="77777777">
      <w:trPr>
        <w:cantSplit/>
        <w:trHeight w:val="288"/>
      </w:trPr>
      <w:tc>
        <w:tcPr>
          <w:tcW w:w="0" w:type="auto"/>
        </w:tcPr>
        <w:p w14:paraId="4BAA82F3" w14:textId="77777777" w:rsidR="00A80B7A" w:rsidRPr="00F85124" w:rsidRDefault="00A80B7A" w:rsidP="007924C2">
          <w:pPr>
            <w:rPr>
              <w:rFonts w:ascii="Calibri" w:hAnsi="Calibri"/>
              <w:sz w:val="12"/>
              <w:szCs w:val="12"/>
            </w:rPr>
          </w:pPr>
          <w:r w:rsidRPr="00F85124">
            <w:rPr>
              <w:rFonts w:ascii="Calibri" w:hAnsi="Calibri"/>
              <w:sz w:val="12"/>
              <w:szCs w:val="12"/>
            </w:rPr>
            <w:t>Project Name:</w:t>
          </w:r>
        </w:p>
      </w:tc>
      <w:tc>
        <w:tcPr>
          <w:tcW w:w="1655" w:type="pct"/>
        </w:tcPr>
        <w:p w14:paraId="4BAA82F4" w14:textId="77777777" w:rsidR="00A80B7A" w:rsidRPr="00F85124" w:rsidRDefault="00A80B7A" w:rsidP="007924C2">
          <w:pPr>
            <w:rPr>
              <w:rFonts w:ascii="Calibri" w:hAnsi="Calibri"/>
              <w:sz w:val="12"/>
              <w:szCs w:val="12"/>
            </w:rPr>
          </w:pPr>
          <w:r w:rsidRPr="00F85124">
            <w:rPr>
              <w:rFonts w:ascii="Calibri" w:hAnsi="Calibri"/>
              <w:sz w:val="12"/>
              <w:szCs w:val="12"/>
            </w:rPr>
            <w:t>Enforcement Agency:</w:t>
          </w:r>
        </w:p>
      </w:tc>
      <w:tc>
        <w:tcPr>
          <w:tcW w:w="984" w:type="pct"/>
        </w:tcPr>
        <w:p w14:paraId="4BAA82F5" w14:textId="77777777" w:rsidR="00A80B7A" w:rsidRPr="00F85124" w:rsidRDefault="00A80B7A" w:rsidP="007924C2">
          <w:pPr>
            <w:rPr>
              <w:rFonts w:ascii="Calibri" w:hAnsi="Calibri"/>
              <w:sz w:val="12"/>
              <w:szCs w:val="12"/>
            </w:rPr>
          </w:pPr>
          <w:r w:rsidRPr="00F85124">
            <w:rPr>
              <w:rFonts w:ascii="Calibri" w:hAnsi="Calibri"/>
              <w:sz w:val="12"/>
              <w:szCs w:val="12"/>
            </w:rPr>
            <w:t>Permit Number:</w:t>
          </w:r>
        </w:p>
      </w:tc>
    </w:tr>
    <w:tr w:rsidR="00A80B7A" w:rsidRPr="00F85124" w14:paraId="4BAA82FA" w14:textId="77777777">
      <w:trPr>
        <w:cantSplit/>
        <w:trHeight w:val="288"/>
      </w:trPr>
      <w:tc>
        <w:tcPr>
          <w:tcW w:w="0" w:type="auto"/>
        </w:tcPr>
        <w:p w14:paraId="4BAA82F7"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4BAA82F8" w14:textId="02481F4A" w:rsidR="00A80B7A" w:rsidRPr="00F85124" w:rsidRDefault="00A80B7A"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4BAA82F9" w14:textId="23E51E85" w:rsidR="00A80B7A" w:rsidRPr="00F85124" w:rsidRDefault="00A80B7A"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BAA82FB" w14:textId="77777777" w:rsidR="00A80B7A" w:rsidRDefault="00A80B7A" w:rsidP="002E105D">
    <w:pPr>
      <w:pStyle w:val="Header"/>
    </w:pPr>
  </w:p>
  <w:p w14:paraId="1CC36432" w14:textId="77777777" w:rsidR="00A80B7A" w:rsidRDefault="00A80B7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A80B7A" w:rsidRPr="00F85124" w14:paraId="4BAA8301" w14:textId="77777777">
      <w:trPr>
        <w:cantSplit/>
        <w:trHeight w:val="288"/>
      </w:trPr>
      <w:tc>
        <w:tcPr>
          <w:tcW w:w="3738" w:type="pct"/>
          <w:gridSpan w:val="2"/>
          <w:tcBorders>
            <w:right w:val="nil"/>
          </w:tcBorders>
          <w:vAlign w:val="center"/>
        </w:tcPr>
        <w:p w14:paraId="4BAA82FF" w14:textId="57E60EB4" w:rsidR="00A80B7A" w:rsidRPr="00F85124" w:rsidRDefault="00A80B7A"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7777777" w:rsidR="00A80B7A" w:rsidRPr="00F85124" w:rsidRDefault="00A80B7A" w:rsidP="002E105D">
          <w:pPr>
            <w:pStyle w:val="Heading1"/>
            <w:jc w:val="right"/>
            <w:rPr>
              <w:rFonts w:ascii="Calibri" w:hAnsi="Calibri"/>
              <w:b w:val="0"/>
              <w:bCs/>
              <w:sz w:val="20"/>
            </w:rPr>
          </w:pPr>
          <w:r>
            <w:rPr>
              <w:rFonts w:ascii="Calibri" w:hAnsi="Calibri"/>
              <w:b w:val="0"/>
              <w:bCs/>
              <w:sz w:val="20"/>
            </w:rPr>
            <w:t>CF2R-MCH-23-H</w:t>
          </w:r>
        </w:p>
      </w:tc>
    </w:tr>
    <w:tr w:rsidR="00A80B7A" w:rsidRPr="00F85124" w14:paraId="4BAA8304" w14:textId="77777777">
      <w:trPr>
        <w:cantSplit/>
        <w:trHeight w:val="288"/>
      </w:trPr>
      <w:tc>
        <w:tcPr>
          <w:tcW w:w="2500" w:type="pct"/>
          <w:tcBorders>
            <w:right w:val="nil"/>
          </w:tcBorders>
        </w:tcPr>
        <w:p w14:paraId="4BAA8302" w14:textId="77777777" w:rsidR="00A80B7A" w:rsidRPr="002E105D" w:rsidRDefault="00A80B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A80B7A" w:rsidRPr="00F85124" w14:paraId="4BAA8308" w14:textId="77777777">
      <w:trPr>
        <w:cantSplit/>
        <w:trHeight w:val="288"/>
      </w:trPr>
      <w:tc>
        <w:tcPr>
          <w:tcW w:w="0" w:type="auto"/>
        </w:tcPr>
        <w:p w14:paraId="4BAA8305" w14:textId="77777777" w:rsidR="00A80B7A" w:rsidRPr="00F85124" w:rsidRDefault="00A80B7A"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A80B7A" w:rsidRPr="00F85124" w:rsidRDefault="00A80B7A"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A80B7A" w:rsidRPr="00F85124" w:rsidRDefault="00A80B7A" w:rsidP="007924C2">
          <w:pPr>
            <w:rPr>
              <w:rFonts w:ascii="Calibri" w:hAnsi="Calibri"/>
              <w:sz w:val="12"/>
              <w:szCs w:val="12"/>
            </w:rPr>
          </w:pPr>
          <w:r w:rsidRPr="00F85124">
            <w:rPr>
              <w:rFonts w:ascii="Calibri" w:hAnsi="Calibri"/>
              <w:sz w:val="12"/>
              <w:szCs w:val="12"/>
            </w:rPr>
            <w:t>Permit Number:</w:t>
          </w:r>
        </w:p>
      </w:tc>
    </w:tr>
    <w:tr w:rsidR="00A80B7A" w:rsidRPr="00F85124" w14:paraId="4BAA830C" w14:textId="77777777">
      <w:trPr>
        <w:cantSplit/>
        <w:trHeight w:val="288"/>
      </w:trPr>
      <w:tc>
        <w:tcPr>
          <w:tcW w:w="0" w:type="auto"/>
        </w:tcPr>
        <w:p w14:paraId="4BAA8309"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A80B7A" w:rsidRDefault="00A80B7A">
    <w:pPr>
      <w:pStyle w:val="Header"/>
    </w:pPr>
  </w:p>
  <w:p w14:paraId="015A3E45" w14:textId="77777777" w:rsidR="00A80B7A" w:rsidRDefault="00A80B7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6B83E0FF" w:rsidR="00A80B7A" w:rsidRDefault="00A80B7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13" w14:textId="77777777">
      <w:trPr>
        <w:cantSplit/>
        <w:trHeight w:val="288"/>
      </w:trPr>
      <w:tc>
        <w:tcPr>
          <w:tcW w:w="4016" w:type="pct"/>
          <w:gridSpan w:val="2"/>
          <w:tcBorders>
            <w:right w:val="nil"/>
          </w:tcBorders>
          <w:vAlign w:val="center"/>
        </w:tcPr>
        <w:p w14:paraId="4BAA8311" w14:textId="3D5B79D8" w:rsidR="00A80B7A" w:rsidRPr="00F85124" w:rsidRDefault="00A80B7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2" w14:textId="77777777" w:rsidR="00A80B7A" w:rsidRPr="00F85124" w:rsidRDefault="00A80B7A" w:rsidP="007924C2">
          <w:pPr>
            <w:pStyle w:val="Heading1"/>
            <w:jc w:val="right"/>
            <w:rPr>
              <w:rFonts w:ascii="Calibri" w:hAnsi="Calibri"/>
              <w:b w:val="0"/>
              <w:bCs/>
              <w:sz w:val="20"/>
            </w:rPr>
          </w:pPr>
          <w:r>
            <w:rPr>
              <w:rFonts w:ascii="Calibri" w:hAnsi="Calibri"/>
              <w:b w:val="0"/>
              <w:bCs/>
              <w:sz w:val="20"/>
            </w:rPr>
            <w:t>CF2R-MCH-22-H</w:t>
          </w:r>
        </w:p>
      </w:tc>
    </w:tr>
    <w:tr w:rsidR="00A80B7A" w:rsidRPr="00F85124" w14:paraId="4BAA8316" w14:textId="77777777">
      <w:trPr>
        <w:cantSplit/>
        <w:trHeight w:val="288"/>
      </w:trPr>
      <w:tc>
        <w:tcPr>
          <w:tcW w:w="2500" w:type="pct"/>
          <w:tcBorders>
            <w:right w:val="nil"/>
          </w:tcBorders>
        </w:tcPr>
        <w:p w14:paraId="4BAA8314" w14:textId="77777777" w:rsidR="00A80B7A" w:rsidRPr="002E105D" w:rsidRDefault="00A80B7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7B1FF21E"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E3F94" w:rsidRPr="008E3F94">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E6797">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A80B7A" w:rsidRDefault="00A80B7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1B" w14:textId="77777777">
      <w:trPr>
        <w:cantSplit/>
        <w:trHeight w:val="288"/>
      </w:trPr>
      <w:tc>
        <w:tcPr>
          <w:tcW w:w="4016" w:type="pct"/>
          <w:gridSpan w:val="2"/>
          <w:tcBorders>
            <w:right w:val="nil"/>
          </w:tcBorders>
          <w:vAlign w:val="center"/>
        </w:tcPr>
        <w:p w14:paraId="4BAA8319" w14:textId="29959BB9" w:rsidR="00A80B7A" w:rsidRPr="00F85124" w:rsidRDefault="00A80B7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77777777" w:rsidR="00A80B7A" w:rsidRPr="00F85124" w:rsidRDefault="00A80B7A" w:rsidP="002E105D">
          <w:pPr>
            <w:pStyle w:val="Heading1"/>
            <w:jc w:val="right"/>
            <w:rPr>
              <w:rFonts w:ascii="Calibri" w:hAnsi="Calibri"/>
              <w:b w:val="0"/>
              <w:bCs/>
              <w:sz w:val="20"/>
            </w:rPr>
          </w:pPr>
          <w:r>
            <w:rPr>
              <w:rFonts w:ascii="Calibri" w:hAnsi="Calibri"/>
              <w:b w:val="0"/>
              <w:bCs/>
              <w:sz w:val="20"/>
            </w:rPr>
            <w:t>CF2R-MCH-23-H</w:t>
          </w:r>
        </w:p>
      </w:tc>
    </w:tr>
    <w:tr w:rsidR="00A80B7A" w:rsidRPr="00F85124" w14:paraId="4BAA831E" w14:textId="77777777">
      <w:trPr>
        <w:cantSplit/>
        <w:trHeight w:val="288"/>
      </w:trPr>
      <w:tc>
        <w:tcPr>
          <w:tcW w:w="2500" w:type="pct"/>
          <w:tcBorders>
            <w:right w:val="nil"/>
          </w:tcBorders>
        </w:tcPr>
        <w:p w14:paraId="4BAA831C" w14:textId="77777777" w:rsidR="00A80B7A" w:rsidRPr="002E105D" w:rsidRDefault="00A80B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4BAA831F" w14:textId="77777777" w:rsidR="00A80B7A" w:rsidRDefault="00A80B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2A11A2FF" w:rsidR="00A80B7A" w:rsidRDefault="00A80B7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24" w14:textId="77777777">
      <w:trPr>
        <w:cantSplit/>
        <w:trHeight w:val="288"/>
      </w:trPr>
      <w:tc>
        <w:tcPr>
          <w:tcW w:w="4016" w:type="pct"/>
          <w:gridSpan w:val="2"/>
          <w:tcBorders>
            <w:right w:val="nil"/>
          </w:tcBorders>
          <w:vAlign w:val="center"/>
        </w:tcPr>
        <w:p w14:paraId="4BAA8322" w14:textId="01A6E77C" w:rsidR="00A80B7A" w:rsidRPr="00F85124" w:rsidRDefault="00A80B7A"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77777777" w:rsidR="00A80B7A" w:rsidRPr="00F85124" w:rsidRDefault="00A80B7A" w:rsidP="007924C2">
          <w:pPr>
            <w:pStyle w:val="Heading1"/>
            <w:jc w:val="right"/>
            <w:rPr>
              <w:rFonts w:ascii="Calibri" w:hAnsi="Calibri"/>
              <w:b w:val="0"/>
              <w:bCs/>
              <w:sz w:val="20"/>
            </w:rPr>
          </w:pPr>
          <w:r>
            <w:rPr>
              <w:rFonts w:ascii="Calibri" w:hAnsi="Calibri"/>
              <w:b w:val="0"/>
              <w:bCs/>
              <w:sz w:val="20"/>
            </w:rPr>
            <w:t>CF2R-MCH-22-H</w:t>
          </w:r>
        </w:p>
      </w:tc>
    </w:tr>
    <w:tr w:rsidR="00A80B7A" w:rsidRPr="00F85124" w14:paraId="4BAA8327" w14:textId="77777777">
      <w:trPr>
        <w:cantSplit/>
        <w:trHeight w:val="288"/>
      </w:trPr>
      <w:tc>
        <w:tcPr>
          <w:tcW w:w="2500" w:type="pct"/>
          <w:tcBorders>
            <w:right w:val="nil"/>
          </w:tcBorders>
        </w:tcPr>
        <w:p w14:paraId="4BAA8325" w14:textId="77777777" w:rsidR="00A80B7A" w:rsidRPr="002E105D" w:rsidRDefault="00A80B7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383DE25B"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E3F94" w:rsidRPr="008E3F94">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E6797">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A80B7A" w:rsidRDefault="00A80B7A"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95E19D3" w:rsidR="00A80B7A" w:rsidRDefault="00A80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55EEF3DC"/>
    <w:lvl w:ilvl="0" w:tplc="D4289014">
      <w:start w:val="1"/>
      <w:numFmt w:val="decimal"/>
      <w:lvlText w:val="%1."/>
      <w:lvlJc w:val="left"/>
      <w:pPr>
        <w:ind w:left="630" w:hanging="360"/>
      </w:pPr>
      <w:rPr>
        <w:sz w:val="18"/>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0E62C6"/>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EAC698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8"/>
  </w:num>
  <w:num w:numId="14">
    <w:abstractNumId w:val="8"/>
  </w:num>
  <w:num w:numId="15">
    <w:abstractNumId w:val="2"/>
  </w:num>
  <w:num w:numId="16">
    <w:abstractNumId w:val="16"/>
  </w:num>
  <w:num w:numId="17">
    <w:abstractNumId w:val="13"/>
  </w:num>
  <w:num w:numId="18">
    <w:abstractNumId w:val="25"/>
  </w:num>
  <w:num w:numId="19">
    <w:abstractNumId w:val="15"/>
  </w:num>
  <w:num w:numId="20">
    <w:abstractNumId w:val="21"/>
  </w:num>
  <w:num w:numId="21">
    <w:abstractNumId w:val="20"/>
  </w:num>
  <w:num w:numId="22">
    <w:abstractNumId w:val="19"/>
  </w:num>
  <w:num w:numId="23">
    <w:abstractNumId w:val="5"/>
  </w:num>
  <w:num w:numId="24">
    <w:abstractNumId w:val="12"/>
  </w:num>
  <w:num w:numId="25">
    <w:abstractNumId w:val="22"/>
  </w:num>
  <w:num w:numId="26">
    <w:abstractNumId w:val="18"/>
  </w:num>
  <w:num w:numId="27">
    <w:abstractNumId w:val="14"/>
  </w:num>
  <w:num w:numId="28">
    <w:abstractNumId w:val="10"/>
  </w:num>
  <w:num w:numId="29">
    <w:abstractNumId w:val="24"/>
  </w:num>
  <w:num w:numId="30">
    <w:abstractNumId w:val="6"/>
  </w:num>
  <w:num w:numId="31">
    <w:abstractNumId w:val="11"/>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num>
  <w:num w:numId="35">
    <w:abstractNumId w:val="9"/>
  </w:num>
  <w:num w:numId="36">
    <w:abstractNumId w:val="27"/>
  </w:num>
  <w:num w:numId="37">
    <w:abstractNumId w:val="4"/>
  </w:num>
  <w:num w:numId="38">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abstractNumId w:val="7"/>
  </w:num>
  <w:num w:numId="40">
    <w:abstractNumId w:val="7"/>
  </w:num>
  <w:num w:numId="41">
    <w:abstractNumId w:val="26"/>
  </w:num>
  <w:num w:numId="42">
    <w:abstractNumId w:val="2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Markstrum, Alexis@Energy">
    <w15:presenceInfo w15:providerId="AD" w15:userId="S-1-5-21-606747145-1060284298-682003330-86948"/>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kZcPTlkhEaX1mjsL1OusibC75trk0+C+c6hUoLlu1I4cwgZkCLTVS4xdz8891o83N9XYU+CDub8KmRANZdHy9A==" w:salt="uIqbBFPSZXg9dQPgQc1D3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5455"/>
    <w:rsid w:val="000470D7"/>
    <w:rsid w:val="000471F6"/>
    <w:rsid w:val="00051F14"/>
    <w:rsid w:val="00053A0E"/>
    <w:rsid w:val="00056129"/>
    <w:rsid w:val="0006016B"/>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9646A"/>
    <w:rsid w:val="00096B25"/>
    <w:rsid w:val="000A03F7"/>
    <w:rsid w:val="000A0D18"/>
    <w:rsid w:val="000A105B"/>
    <w:rsid w:val="000A1F02"/>
    <w:rsid w:val="000A34DF"/>
    <w:rsid w:val="000A35C7"/>
    <w:rsid w:val="000A4A99"/>
    <w:rsid w:val="000A5F2D"/>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C62"/>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4520"/>
    <w:rsid w:val="00155ACD"/>
    <w:rsid w:val="00155BF5"/>
    <w:rsid w:val="00156AAF"/>
    <w:rsid w:val="0015741B"/>
    <w:rsid w:val="001577AB"/>
    <w:rsid w:val="001615D7"/>
    <w:rsid w:val="00162081"/>
    <w:rsid w:val="00170D1C"/>
    <w:rsid w:val="00171597"/>
    <w:rsid w:val="0017263A"/>
    <w:rsid w:val="001739A4"/>
    <w:rsid w:val="001739FA"/>
    <w:rsid w:val="00174BD1"/>
    <w:rsid w:val="001750A9"/>
    <w:rsid w:val="00175D42"/>
    <w:rsid w:val="00177A87"/>
    <w:rsid w:val="00177F0D"/>
    <w:rsid w:val="00181190"/>
    <w:rsid w:val="00185834"/>
    <w:rsid w:val="00187061"/>
    <w:rsid w:val="00187604"/>
    <w:rsid w:val="0019624F"/>
    <w:rsid w:val="0019726F"/>
    <w:rsid w:val="001A2A49"/>
    <w:rsid w:val="001A2E6A"/>
    <w:rsid w:val="001A5583"/>
    <w:rsid w:val="001A5A09"/>
    <w:rsid w:val="001B00AC"/>
    <w:rsid w:val="001B3D76"/>
    <w:rsid w:val="001B5BA4"/>
    <w:rsid w:val="001C56C2"/>
    <w:rsid w:val="001C6A01"/>
    <w:rsid w:val="001D4ACF"/>
    <w:rsid w:val="001E3C52"/>
    <w:rsid w:val="001F0E8D"/>
    <w:rsid w:val="001F20EE"/>
    <w:rsid w:val="00200E53"/>
    <w:rsid w:val="0020229C"/>
    <w:rsid w:val="00202608"/>
    <w:rsid w:val="00206039"/>
    <w:rsid w:val="00211AAB"/>
    <w:rsid w:val="00213E8E"/>
    <w:rsid w:val="002155B9"/>
    <w:rsid w:val="00216C55"/>
    <w:rsid w:val="00222F6D"/>
    <w:rsid w:val="002241A5"/>
    <w:rsid w:val="00231FB7"/>
    <w:rsid w:val="00236841"/>
    <w:rsid w:val="002379A7"/>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51DB"/>
    <w:rsid w:val="002B73D1"/>
    <w:rsid w:val="002C131A"/>
    <w:rsid w:val="002C21B2"/>
    <w:rsid w:val="002C2CD2"/>
    <w:rsid w:val="002C423D"/>
    <w:rsid w:val="002C586B"/>
    <w:rsid w:val="002D1475"/>
    <w:rsid w:val="002D1AB0"/>
    <w:rsid w:val="002D2951"/>
    <w:rsid w:val="002D38CA"/>
    <w:rsid w:val="002D3BA6"/>
    <w:rsid w:val="002D59DB"/>
    <w:rsid w:val="002D680A"/>
    <w:rsid w:val="002D686B"/>
    <w:rsid w:val="002D7AC0"/>
    <w:rsid w:val="002D7DB8"/>
    <w:rsid w:val="002E105D"/>
    <w:rsid w:val="002E1841"/>
    <w:rsid w:val="002E3676"/>
    <w:rsid w:val="002E3F17"/>
    <w:rsid w:val="002E64C4"/>
    <w:rsid w:val="002E7941"/>
    <w:rsid w:val="002F329B"/>
    <w:rsid w:val="002F40A7"/>
    <w:rsid w:val="002F64EF"/>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671ED"/>
    <w:rsid w:val="00371157"/>
    <w:rsid w:val="00372700"/>
    <w:rsid w:val="003761D5"/>
    <w:rsid w:val="00376EAA"/>
    <w:rsid w:val="003809C0"/>
    <w:rsid w:val="00383ADD"/>
    <w:rsid w:val="00384822"/>
    <w:rsid w:val="003850E9"/>
    <w:rsid w:val="00386209"/>
    <w:rsid w:val="003864EA"/>
    <w:rsid w:val="0038684E"/>
    <w:rsid w:val="00386CC0"/>
    <w:rsid w:val="00386F2B"/>
    <w:rsid w:val="0039142A"/>
    <w:rsid w:val="00392957"/>
    <w:rsid w:val="00394C8C"/>
    <w:rsid w:val="003A3073"/>
    <w:rsid w:val="003A3E27"/>
    <w:rsid w:val="003A4FE2"/>
    <w:rsid w:val="003A754B"/>
    <w:rsid w:val="003B20F8"/>
    <w:rsid w:val="003B3641"/>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A76"/>
    <w:rsid w:val="003F7A76"/>
    <w:rsid w:val="00401367"/>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69E1"/>
    <w:rsid w:val="004471E4"/>
    <w:rsid w:val="0045043C"/>
    <w:rsid w:val="004507D3"/>
    <w:rsid w:val="004510F5"/>
    <w:rsid w:val="00451C85"/>
    <w:rsid w:val="00452364"/>
    <w:rsid w:val="00454C3D"/>
    <w:rsid w:val="00462AAE"/>
    <w:rsid w:val="00462AC1"/>
    <w:rsid w:val="00463CA1"/>
    <w:rsid w:val="00463D1E"/>
    <w:rsid w:val="004655CC"/>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1CE3"/>
    <w:rsid w:val="004D287C"/>
    <w:rsid w:val="004D49F5"/>
    <w:rsid w:val="004E112A"/>
    <w:rsid w:val="004E230B"/>
    <w:rsid w:val="004E4E00"/>
    <w:rsid w:val="004E73D1"/>
    <w:rsid w:val="004F0A7F"/>
    <w:rsid w:val="004F40C1"/>
    <w:rsid w:val="004F66DC"/>
    <w:rsid w:val="00502177"/>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6793"/>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6DC2"/>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3323"/>
    <w:rsid w:val="006A4227"/>
    <w:rsid w:val="006A57F1"/>
    <w:rsid w:val="006A722E"/>
    <w:rsid w:val="006B4081"/>
    <w:rsid w:val="006B43FB"/>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E6797"/>
    <w:rsid w:val="006F0652"/>
    <w:rsid w:val="006F1BC9"/>
    <w:rsid w:val="006F2C70"/>
    <w:rsid w:val="006F38BB"/>
    <w:rsid w:val="006F623E"/>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26211"/>
    <w:rsid w:val="00731F6D"/>
    <w:rsid w:val="00740640"/>
    <w:rsid w:val="00740E3B"/>
    <w:rsid w:val="00743217"/>
    <w:rsid w:val="007439DA"/>
    <w:rsid w:val="0074424A"/>
    <w:rsid w:val="00750EA4"/>
    <w:rsid w:val="007512C1"/>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5B"/>
    <w:rsid w:val="007924C2"/>
    <w:rsid w:val="007931FB"/>
    <w:rsid w:val="00793E1C"/>
    <w:rsid w:val="007943E1"/>
    <w:rsid w:val="00795EB8"/>
    <w:rsid w:val="00795F70"/>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51A"/>
    <w:rsid w:val="008931CD"/>
    <w:rsid w:val="00894E3E"/>
    <w:rsid w:val="008A0D91"/>
    <w:rsid w:val="008A2598"/>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610"/>
    <w:rsid w:val="008D3743"/>
    <w:rsid w:val="008D3813"/>
    <w:rsid w:val="008D464B"/>
    <w:rsid w:val="008D7FB5"/>
    <w:rsid w:val="008E3F94"/>
    <w:rsid w:val="008E429B"/>
    <w:rsid w:val="008E42D0"/>
    <w:rsid w:val="008E4542"/>
    <w:rsid w:val="008E7E5C"/>
    <w:rsid w:val="008F1900"/>
    <w:rsid w:val="008F1DA0"/>
    <w:rsid w:val="008F415A"/>
    <w:rsid w:val="008F4970"/>
    <w:rsid w:val="008F55C0"/>
    <w:rsid w:val="00900C86"/>
    <w:rsid w:val="0090130C"/>
    <w:rsid w:val="00904139"/>
    <w:rsid w:val="00904D03"/>
    <w:rsid w:val="00910674"/>
    <w:rsid w:val="0091105E"/>
    <w:rsid w:val="009119ED"/>
    <w:rsid w:val="009142F6"/>
    <w:rsid w:val="009142F9"/>
    <w:rsid w:val="00914DEF"/>
    <w:rsid w:val="00915048"/>
    <w:rsid w:val="00915BCF"/>
    <w:rsid w:val="00921FB9"/>
    <w:rsid w:val="009249F9"/>
    <w:rsid w:val="00926D9A"/>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1C43"/>
    <w:rsid w:val="009C1F4E"/>
    <w:rsid w:val="009C275B"/>
    <w:rsid w:val="009C4B49"/>
    <w:rsid w:val="009C4F9A"/>
    <w:rsid w:val="009C54D3"/>
    <w:rsid w:val="009C7266"/>
    <w:rsid w:val="009D0F10"/>
    <w:rsid w:val="009D1A2A"/>
    <w:rsid w:val="009D3023"/>
    <w:rsid w:val="009E093F"/>
    <w:rsid w:val="009E0B1A"/>
    <w:rsid w:val="009E1449"/>
    <w:rsid w:val="009E15F0"/>
    <w:rsid w:val="009E2E57"/>
    <w:rsid w:val="009E3BB5"/>
    <w:rsid w:val="009E5099"/>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9BA"/>
    <w:rsid w:val="00A3025D"/>
    <w:rsid w:val="00A30A15"/>
    <w:rsid w:val="00A33A50"/>
    <w:rsid w:val="00A3438B"/>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80B7A"/>
    <w:rsid w:val="00A8111E"/>
    <w:rsid w:val="00A81137"/>
    <w:rsid w:val="00A87572"/>
    <w:rsid w:val="00A90ECB"/>
    <w:rsid w:val="00AA01C1"/>
    <w:rsid w:val="00AA18EC"/>
    <w:rsid w:val="00AA34FD"/>
    <w:rsid w:val="00AA3B68"/>
    <w:rsid w:val="00AA464A"/>
    <w:rsid w:val="00AA5929"/>
    <w:rsid w:val="00AA63EF"/>
    <w:rsid w:val="00AA767E"/>
    <w:rsid w:val="00AB07F0"/>
    <w:rsid w:val="00AB1578"/>
    <w:rsid w:val="00AB4166"/>
    <w:rsid w:val="00AB4EB9"/>
    <w:rsid w:val="00AB7981"/>
    <w:rsid w:val="00AB7E1D"/>
    <w:rsid w:val="00AC212D"/>
    <w:rsid w:val="00AC2C0E"/>
    <w:rsid w:val="00AC348D"/>
    <w:rsid w:val="00AC34DA"/>
    <w:rsid w:val="00AC4755"/>
    <w:rsid w:val="00AC5DE9"/>
    <w:rsid w:val="00AC65B1"/>
    <w:rsid w:val="00AD4561"/>
    <w:rsid w:val="00AD4991"/>
    <w:rsid w:val="00AD4FAE"/>
    <w:rsid w:val="00AD5A7C"/>
    <w:rsid w:val="00AD67BC"/>
    <w:rsid w:val="00AD6A33"/>
    <w:rsid w:val="00AE381B"/>
    <w:rsid w:val="00AE39CC"/>
    <w:rsid w:val="00AF314D"/>
    <w:rsid w:val="00AF4004"/>
    <w:rsid w:val="00B02BCF"/>
    <w:rsid w:val="00B02E79"/>
    <w:rsid w:val="00B03FBA"/>
    <w:rsid w:val="00B04BC3"/>
    <w:rsid w:val="00B11496"/>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347F"/>
    <w:rsid w:val="00B7450E"/>
    <w:rsid w:val="00B767F6"/>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6FA0"/>
    <w:rsid w:val="00BB5A6F"/>
    <w:rsid w:val="00BB6632"/>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6275"/>
    <w:rsid w:val="00C173DB"/>
    <w:rsid w:val="00C21F59"/>
    <w:rsid w:val="00C2497D"/>
    <w:rsid w:val="00C252D6"/>
    <w:rsid w:val="00C25873"/>
    <w:rsid w:val="00C30BB9"/>
    <w:rsid w:val="00C30FB6"/>
    <w:rsid w:val="00C30FDD"/>
    <w:rsid w:val="00C35471"/>
    <w:rsid w:val="00C36596"/>
    <w:rsid w:val="00C367B7"/>
    <w:rsid w:val="00C36879"/>
    <w:rsid w:val="00C418D9"/>
    <w:rsid w:val="00C42E0D"/>
    <w:rsid w:val="00C477A7"/>
    <w:rsid w:val="00C5001C"/>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962C1"/>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70D"/>
    <w:rsid w:val="00D60EEA"/>
    <w:rsid w:val="00D61267"/>
    <w:rsid w:val="00D62DB5"/>
    <w:rsid w:val="00D651D1"/>
    <w:rsid w:val="00D67071"/>
    <w:rsid w:val="00D7323D"/>
    <w:rsid w:val="00D767BA"/>
    <w:rsid w:val="00D76FE3"/>
    <w:rsid w:val="00D770B9"/>
    <w:rsid w:val="00D77E2E"/>
    <w:rsid w:val="00D81ED4"/>
    <w:rsid w:val="00D82516"/>
    <w:rsid w:val="00D83CD6"/>
    <w:rsid w:val="00D83E48"/>
    <w:rsid w:val="00D84532"/>
    <w:rsid w:val="00D87559"/>
    <w:rsid w:val="00D90A42"/>
    <w:rsid w:val="00D916A4"/>
    <w:rsid w:val="00D9183B"/>
    <w:rsid w:val="00D958D1"/>
    <w:rsid w:val="00D975FF"/>
    <w:rsid w:val="00DA13D3"/>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3989"/>
    <w:rsid w:val="00DF453E"/>
    <w:rsid w:val="00DF6ADD"/>
    <w:rsid w:val="00E00E2C"/>
    <w:rsid w:val="00E00F00"/>
    <w:rsid w:val="00E01B17"/>
    <w:rsid w:val="00E04D18"/>
    <w:rsid w:val="00E074BC"/>
    <w:rsid w:val="00E12FCC"/>
    <w:rsid w:val="00E13CCD"/>
    <w:rsid w:val="00E1414A"/>
    <w:rsid w:val="00E224A4"/>
    <w:rsid w:val="00E22559"/>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1E42"/>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9741B"/>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4253"/>
    <w:rsid w:val="00EE7347"/>
    <w:rsid w:val="00EE77ED"/>
    <w:rsid w:val="00EF00B4"/>
    <w:rsid w:val="00EF1254"/>
    <w:rsid w:val="00EF3E05"/>
    <w:rsid w:val="00EF6790"/>
    <w:rsid w:val="00EF764F"/>
    <w:rsid w:val="00F00493"/>
    <w:rsid w:val="00F00B7C"/>
    <w:rsid w:val="00F0379B"/>
    <w:rsid w:val="00F03C64"/>
    <w:rsid w:val="00F105F4"/>
    <w:rsid w:val="00F10646"/>
    <w:rsid w:val="00F14D4B"/>
    <w:rsid w:val="00F1768A"/>
    <w:rsid w:val="00F20917"/>
    <w:rsid w:val="00F230AF"/>
    <w:rsid w:val="00F23B4A"/>
    <w:rsid w:val="00F25D56"/>
    <w:rsid w:val="00F334AF"/>
    <w:rsid w:val="00F36DEC"/>
    <w:rsid w:val="00F426FB"/>
    <w:rsid w:val="00F4326A"/>
    <w:rsid w:val="00F43310"/>
    <w:rsid w:val="00F44B02"/>
    <w:rsid w:val="00F45CAA"/>
    <w:rsid w:val="00F501EC"/>
    <w:rsid w:val="00F50784"/>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1C38"/>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11678C-4872-45DA-9FF5-A7E86FCCEB2D}">
  <ds:schemaRefs>
    <ds:schemaRef ds:uri="http://schemas.openxmlformats.org/officeDocument/2006/bibliography"/>
  </ds:schemaRefs>
</ds:datastoreItem>
</file>

<file path=customXml/itemProps2.xml><?xml version="1.0" encoding="utf-8"?>
<ds:datastoreItem xmlns:ds="http://schemas.openxmlformats.org/officeDocument/2006/customXml" ds:itemID="{BA524746-02D4-4C07-82D0-21D9FDE93151}">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CB5114BC-7688-43F2-AB26-F06B8AE037B5}">
  <ds:schemaRefs>
    <ds:schemaRef ds:uri="http://schemas.microsoft.com/sharepoint/v3/contenttype/forms"/>
  </ds:schemaRefs>
</ds:datastoreItem>
</file>

<file path=customXml/itemProps4.xml><?xml version="1.0" encoding="utf-8"?>
<ds:datastoreItem xmlns:ds="http://schemas.openxmlformats.org/officeDocument/2006/customXml" ds:itemID="{76F3D8ED-2344-45E9-9CA1-09DC811262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7</Pages>
  <Words>2438</Words>
  <Characters>13900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Geiser, Che@Energy</cp:lastModifiedBy>
  <cp:revision>38</cp:revision>
  <cp:lastPrinted>2018-12-12T17:15:00Z</cp:lastPrinted>
  <dcterms:created xsi:type="dcterms:W3CDTF">2018-10-11T14:37:00Z</dcterms:created>
  <dcterms:modified xsi:type="dcterms:W3CDTF">2022-04-08T19:36:00Z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