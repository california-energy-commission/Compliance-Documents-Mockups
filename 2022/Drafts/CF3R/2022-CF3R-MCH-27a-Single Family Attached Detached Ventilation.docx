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27"/>
        <w:tblOverlap w:val="never"/>
        <w:tblW w:w="0" w:type="auto"/>
        <w:tblLook w:val="04A0" w:firstRow="1" w:lastRow="0" w:firstColumn="1" w:lastColumn="0" w:noHBand="0" w:noVBand="1"/>
      </w:tblPr>
      <w:tblGrid>
        <w:gridCol w:w="10790"/>
      </w:tblGrid>
      <w:tr w:rsidR="00FD3D09" w14:paraId="080DB798" w14:textId="77777777" w:rsidTr="00FD3D09">
        <w:tc>
          <w:tcPr>
            <w:tcW w:w="10790" w:type="dxa"/>
          </w:tcPr>
          <w:p w14:paraId="2CCB2315" w14:textId="78F0C804" w:rsidR="00FD3D09" w:rsidRDefault="00FD3D09" w:rsidP="00FD3D09">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w:t>
            </w:r>
            <w:del w:id="0" w:author="Alhabibi, Haider@Energy" w:date="2021-12-12T13:31:00Z">
              <w:r w:rsidDel="00FE01F0">
                <w:rPr>
                  <w:rFonts w:asciiTheme="minorHAnsi" w:hAnsiTheme="minorHAnsi" w:cs="font78"/>
                  <w:sz w:val="18"/>
                  <w:szCs w:val="18"/>
                </w:rPr>
                <w:delText>2016</w:delText>
              </w:r>
              <w:r w:rsidRPr="00CB00C9" w:rsidDel="00FE01F0">
                <w:rPr>
                  <w:rFonts w:asciiTheme="minorHAnsi" w:hAnsiTheme="minorHAnsi" w:cs="font78"/>
                  <w:sz w:val="18"/>
                  <w:szCs w:val="18"/>
                </w:rPr>
                <w:delText xml:space="preserve"> </w:delText>
              </w:r>
            </w:del>
            <w:ins w:id="1" w:author="Alhabibi, Haider@Energy" w:date="2021-12-12T13:31:00Z">
              <w:r w:rsidR="00FE01F0">
                <w:rPr>
                  <w:rFonts w:asciiTheme="minorHAnsi" w:hAnsiTheme="minorHAnsi" w:cs="font78"/>
                  <w:sz w:val="18"/>
                  <w:szCs w:val="18"/>
                </w:rPr>
                <w:t>2019</w:t>
              </w:r>
            </w:ins>
            <w:r w:rsidRPr="00CB00C9">
              <w:rPr>
                <w:rFonts w:asciiTheme="minorHAnsi" w:hAnsiTheme="minorHAnsi" w:cs="font78"/>
                <w:sz w:val="18"/>
                <w:szCs w:val="18"/>
              </w:rPr>
              <w:t>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4226446E" w14:textId="0D336331" w:rsidR="00FD3D09" w:rsidRPr="00C070E2" w:rsidRDefault="00FD3D09"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604"/>
        <w:gridCol w:w="5548"/>
      </w:tblGrid>
      <w:tr w:rsidR="007056D7" w:rsidRPr="00D2491C" w14:paraId="0435B13C" w14:textId="77777777" w:rsidTr="00C070E2">
        <w:tc>
          <w:tcPr>
            <w:tcW w:w="10790" w:type="dxa"/>
            <w:gridSpan w:val="3"/>
          </w:tcPr>
          <w:p w14:paraId="0435B13B" w14:textId="319EDBC4"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2" w:author="Alhabibi, Haider@Energy" w:date="2021-12-12T13:31:00Z">
              <w:r w:rsidR="002F5122">
                <w:rPr>
                  <w:rFonts w:asciiTheme="minorHAnsi" w:hAnsiTheme="minorHAnsi"/>
                  <w:b/>
                  <w:szCs w:val="18"/>
                </w:rPr>
                <w:t>Whole-</w:t>
              </w:r>
            </w:ins>
            <w:r w:rsidRPr="00500C2C">
              <w:rPr>
                <w:rFonts w:asciiTheme="minorHAnsi" w:hAnsiTheme="minorHAnsi"/>
                <w:b/>
                <w:szCs w:val="18"/>
              </w:rPr>
              <w:t>Dwelling Mechanical Ventilation - General Information</w:t>
            </w:r>
          </w:p>
        </w:tc>
      </w:tr>
      <w:tr w:rsidR="007056D7" w:rsidRPr="00D2491C" w14:paraId="0435B140" w14:textId="77777777" w:rsidTr="00C070E2">
        <w:trPr>
          <w:trHeight w:val="158"/>
        </w:trPr>
        <w:tc>
          <w:tcPr>
            <w:tcW w:w="638" w:type="dxa"/>
            <w:vAlign w:val="center"/>
          </w:tcPr>
          <w:p w14:paraId="0435B13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04" w:type="dxa"/>
            <w:vAlign w:val="center"/>
          </w:tcPr>
          <w:p w14:paraId="0435B13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48" w:type="dxa"/>
          </w:tcPr>
          <w:p w14:paraId="0435B13F" w14:textId="77777777" w:rsidR="007056D7" w:rsidRPr="00F5715E" w:rsidRDefault="007056D7" w:rsidP="003952E1">
            <w:pPr>
              <w:rPr>
                <w:rFonts w:asciiTheme="minorHAnsi" w:hAnsiTheme="minorHAnsi"/>
                <w:sz w:val="18"/>
                <w:szCs w:val="18"/>
              </w:rPr>
            </w:pPr>
          </w:p>
        </w:tc>
      </w:tr>
      <w:tr w:rsidR="007056D7" w:rsidRPr="00D2491C" w14:paraId="0435B144" w14:textId="77777777" w:rsidTr="00C070E2">
        <w:trPr>
          <w:trHeight w:val="158"/>
        </w:trPr>
        <w:tc>
          <w:tcPr>
            <w:tcW w:w="638" w:type="dxa"/>
            <w:vAlign w:val="center"/>
          </w:tcPr>
          <w:p w14:paraId="0435B14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4" w:type="dxa"/>
            <w:vAlign w:val="center"/>
          </w:tcPr>
          <w:p w14:paraId="0435B14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48" w:type="dxa"/>
          </w:tcPr>
          <w:p w14:paraId="0435B143" w14:textId="77777777" w:rsidR="007056D7" w:rsidRPr="00F5715E" w:rsidRDefault="007056D7" w:rsidP="003952E1">
            <w:pPr>
              <w:rPr>
                <w:rFonts w:asciiTheme="minorHAnsi" w:hAnsiTheme="minorHAnsi"/>
                <w:sz w:val="18"/>
                <w:szCs w:val="18"/>
              </w:rPr>
            </w:pPr>
          </w:p>
        </w:tc>
      </w:tr>
      <w:tr w:rsidR="007056D7" w:rsidRPr="00D2491C" w14:paraId="0435B148" w14:textId="77777777" w:rsidTr="00C070E2">
        <w:trPr>
          <w:trHeight w:val="158"/>
        </w:trPr>
        <w:tc>
          <w:tcPr>
            <w:tcW w:w="638" w:type="dxa"/>
            <w:vAlign w:val="center"/>
          </w:tcPr>
          <w:p w14:paraId="0435B14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4" w:type="dxa"/>
            <w:vAlign w:val="center"/>
          </w:tcPr>
          <w:p w14:paraId="0435B14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48" w:type="dxa"/>
          </w:tcPr>
          <w:p w14:paraId="0435B147" w14:textId="77777777" w:rsidR="007056D7" w:rsidRPr="00F5715E" w:rsidRDefault="007056D7" w:rsidP="003952E1">
            <w:pPr>
              <w:rPr>
                <w:rFonts w:asciiTheme="minorHAnsi" w:hAnsiTheme="minorHAnsi"/>
                <w:sz w:val="18"/>
                <w:szCs w:val="18"/>
              </w:rPr>
            </w:pPr>
          </w:p>
        </w:tc>
      </w:tr>
      <w:tr w:rsidR="007056D7" w:rsidRPr="00D2491C" w14:paraId="0435B14D" w14:textId="77777777" w:rsidTr="00C070E2">
        <w:trPr>
          <w:trHeight w:val="158"/>
        </w:trPr>
        <w:tc>
          <w:tcPr>
            <w:tcW w:w="638" w:type="dxa"/>
            <w:vAlign w:val="center"/>
          </w:tcPr>
          <w:p w14:paraId="0435B14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04" w:type="dxa"/>
            <w:vAlign w:val="center"/>
          </w:tcPr>
          <w:p w14:paraId="0435B14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4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48" w:type="dxa"/>
          </w:tcPr>
          <w:p w14:paraId="0435B14C" w14:textId="77777777" w:rsidR="007056D7" w:rsidRPr="00F5715E" w:rsidRDefault="007056D7" w:rsidP="003952E1">
            <w:pPr>
              <w:rPr>
                <w:rFonts w:asciiTheme="minorHAnsi" w:hAnsiTheme="minorHAnsi"/>
                <w:sz w:val="18"/>
                <w:szCs w:val="18"/>
              </w:rPr>
            </w:pPr>
          </w:p>
        </w:tc>
      </w:tr>
      <w:tr w:rsidR="007056D7" w:rsidRPr="00D2491C" w14:paraId="0435B152" w14:textId="77777777" w:rsidTr="00C070E2">
        <w:trPr>
          <w:trHeight w:val="158"/>
        </w:trPr>
        <w:tc>
          <w:tcPr>
            <w:tcW w:w="638" w:type="dxa"/>
            <w:vAlign w:val="center"/>
          </w:tcPr>
          <w:p w14:paraId="0435B14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04" w:type="dxa"/>
            <w:vAlign w:val="center"/>
          </w:tcPr>
          <w:p w14:paraId="0435B14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5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48" w:type="dxa"/>
          </w:tcPr>
          <w:p w14:paraId="0435B151" w14:textId="77777777" w:rsidR="007056D7" w:rsidRPr="00F5715E" w:rsidRDefault="007056D7" w:rsidP="003952E1">
            <w:pPr>
              <w:rPr>
                <w:rFonts w:asciiTheme="minorHAnsi" w:hAnsiTheme="minorHAnsi"/>
                <w:sz w:val="18"/>
                <w:szCs w:val="18"/>
              </w:rPr>
            </w:pPr>
          </w:p>
        </w:tc>
      </w:tr>
      <w:tr w:rsidR="007056D7" w:rsidRPr="00D2491C" w14:paraId="0435B173" w14:textId="77777777" w:rsidTr="00C070E2">
        <w:trPr>
          <w:trHeight w:val="158"/>
        </w:trPr>
        <w:tc>
          <w:tcPr>
            <w:tcW w:w="638" w:type="dxa"/>
            <w:vAlign w:val="center"/>
          </w:tcPr>
          <w:p w14:paraId="0435B170" w14:textId="4A8E93AE"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06</w:t>
            </w:r>
          </w:p>
        </w:tc>
        <w:tc>
          <w:tcPr>
            <w:tcW w:w="4604" w:type="dxa"/>
            <w:vAlign w:val="center"/>
          </w:tcPr>
          <w:p w14:paraId="0435B17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48" w:type="dxa"/>
          </w:tcPr>
          <w:p w14:paraId="0435B172" w14:textId="77777777" w:rsidR="007056D7" w:rsidRDefault="007056D7" w:rsidP="003952E1">
            <w:pPr>
              <w:rPr>
                <w:rFonts w:asciiTheme="minorHAnsi" w:hAnsiTheme="minorHAnsi"/>
                <w:sz w:val="18"/>
                <w:szCs w:val="18"/>
              </w:rPr>
            </w:pPr>
          </w:p>
        </w:tc>
      </w:tr>
      <w:tr w:rsidR="007056D7" w:rsidRPr="00D2491C" w14:paraId="0435B177" w14:textId="77777777" w:rsidTr="00C070E2">
        <w:trPr>
          <w:trHeight w:val="158"/>
        </w:trPr>
        <w:tc>
          <w:tcPr>
            <w:tcW w:w="638" w:type="dxa"/>
            <w:vAlign w:val="center"/>
          </w:tcPr>
          <w:p w14:paraId="0435B174" w14:textId="5AE31D2A"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07</w:t>
            </w:r>
          </w:p>
        </w:tc>
        <w:tc>
          <w:tcPr>
            <w:tcW w:w="4604" w:type="dxa"/>
            <w:vAlign w:val="center"/>
          </w:tcPr>
          <w:p w14:paraId="0435B17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48" w:type="dxa"/>
          </w:tcPr>
          <w:p w14:paraId="0435B176" w14:textId="77777777" w:rsidR="007056D7" w:rsidRDefault="007056D7" w:rsidP="003952E1">
            <w:pPr>
              <w:rPr>
                <w:rFonts w:asciiTheme="minorHAnsi" w:hAnsiTheme="minorHAnsi"/>
                <w:sz w:val="18"/>
                <w:szCs w:val="18"/>
              </w:rPr>
            </w:pPr>
          </w:p>
        </w:tc>
      </w:tr>
      <w:tr w:rsidR="007056D7" w:rsidRPr="00D2491C" w14:paraId="0435B190" w14:textId="77777777" w:rsidTr="00C070E2">
        <w:trPr>
          <w:trHeight w:val="158"/>
        </w:trPr>
        <w:tc>
          <w:tcPr>
            <w:tcW w:w="10790" w:type="dxa"/>
            <w:gridSpan w:val="3"/>
            <w:vAlign w:val="center"/>
          </w:tcPr>
          <w:p w14:paraId="0435B18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0435B18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191" w14:textId="308678A6" w:rsidR="007056D7" w:rsidRDefault="007056D7" w:rsidP="007056D7">
      <w:pPr>
        <w:rPr>
          <w:ins w:id="3" w:author="Alhabibi, Haider@Energy" w:date="2022-01-26T09:13:00Z"/>
          <w:rFonts w:asciiTheme="minorHAnsi" w:hAnsiTheme="minorHAnsi" w:cstheme="minorHAnsi"/>
          <w:sz w:val="18"/>
          <w:szCs w:val="18"/>
        </w:rPr>
      </w:pPr>
    </w:p>
    <w:p w14:paraId="25BBEFFB" w14:textId="77777777" w:rsidR="001C203D" w:rsidRPr="00C070E2" w:rsidRDefault="001C203D" w:rsidP="007056D7">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0790"/>
      </w:tblGrid>
      <w:tr w:rsidR="007056D7" w14:paraId="0435B193" w14:textId="77777777" w:rsidTr="003952E1">
        <w:tc>
          <w:tcPr>
            <w:tcW w:w="11016" w:type="dxa"/>
          </w:tcPr>
          <w:p w14:paraId="0435B192" w14:textId="7B80CF43" w:rsidR="007056D7" w:rsidRDefault="007056D7" w:rsidP="003952E1">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Pr>
                <w:rFonts w:asciiTheme="minorHAnsi" w:hAnsiTheme="minorHAnsi"/>
                <w:b/>
                <w:szCs w:val="18"/>
              </w:rPr>
              <w:t>a – Single Family</w:t>
            </w:r>
            <w:r w:rsidR="00C43729">
              <w:t xml:space="preserve"> </w:t>
            </w:r>
            <w:r w:rsidR="00C43729" w:rsidRPr="00C43729">
              <w:rPr>
                <w:rFonts w:asciiTheme="minorHAnsi" w:hAnsiTheme="minorHAnsi"/>
                <w:b/>
                <w:szCs w:val="18"/>
              </w:rPr>
              <w:t>Attached/Detached Ventilation</w:t>
            </w:r>
          </w:p>
        </w:tc>
      </w:tr>
    </w:tbl>
    <w:p w14:paraId="0435B194" w14:textId="77777777" w:rsidR="007056D7" w:rsidRPr="00C070E2" w:rsidRDefault="007056D7"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380356" w14:paraId="21610071" w14:textId="77777777" w:rsidTr="00454307">
        <w:trPr>
          <w:trHeight w:val="158"/>
        </w:trPr>
        <w:tc>
          <w:tcPr>
            <w:tcW w:w="10790" w:type="dxa"/>
            <w:gridSpan w:val="3"/>
            <w:vAlign w:val="center"/>
          </w:tcPr>
          <w:p w14:paraId="2330C778" w14:textId="77777777" w:rsidR="00380356" w:rsidRPr="006E08B4" w:rsidRDefault="00380356" w:rsidP="00454307">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380356" w14:paraId="5AB7E122" w14:textId="77777777" w:rsidTr="00454307">
        <w:trPr>
          <w:trHeight w:val="158"/>
        </w:trPr>
        <w:tc>
          <w:tcPr>
            <w:tcW w:w="634" w:type="dxa"/>
            <w:vAlign w:val="center"/>
          </w:tcPr>
          <w:p w14:paraId="215AAB3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2E6757B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0FF8E6B8" w14:textId="62ABB7BA" w:rsidR="00380356" w:rsidRDefault="00380356" w:rsidP="00454307">
            <w:pPr>
              <w:rPr>
                <w:rFonts w:asciiTheme="minorHAnsi" w:hAnsiTheme="minorHAnsi"/>
                <w:sz w:val="18"/>
                <w:szCs w:val="18"/>
              </w:rPr>
            </w:pPr>
          </w:p>
        </w:tc>
      </w:tr>
      <w:tr w:rsidR="00380356" w14:paraId="57854DCA" w14:textId="77777777" w:rsidTr="00454307">
        <w:trPr>
          <w:trHeight w:val="158"/>
        </w:trPr>
        <w:tc>
          <w:tcPr>
            <w:tcW w:w="634" w:type="dxa"/>
            <w:vAlign w:val="center"/>
          </w:tcPr>
          <w:p w14:paraId="5B44A95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7421868F"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77857FD0" w14:textId="5240FFC6" w:rsidR="00380356" w:rsidRDefault="00380356" w:rsidP="00454307">
            <w:pPr>
              <w:rPr>
                <w:rFonts w:asciiTheme="minorHAnsi" w:hAnsiTheme="minorHAnsi"/>
                <w:sz w:val="18"/>
                <w:szCs w:val="18"/>
              </w:rPr>
            </w:pPr>
          </w:p>
        </w:tc>
      </w:tr>
      <w:tr w:rsidR="00380356" w14:paraId="62B306F4" w14:textId="77777777" w:rsidTr="00454307">
        <w:trPr>
          <w:trHeight w:val="158"/>
        </w:trPr>
        <w:tc>
          <w:tcPr>
            <w:tcW w:w="634" w:type="dxa"/>
            <w:vAlign w:val="center"/>
          </w:tcPr>
          <w:p w14:paraId="300628B5"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775477ED" w14:textId="0BC53119" w:rsidR="00380356" w:rsidRDefault="004654AA" w:rsidP="00454307">
            <w:pPr>
              <w:rPr>
                <w:rFonts w:asciiTheme="minorHAnsi" w:hAnsiTheme="minorHAnsi"/>
                <w:sz w:val="18"/>
                <w:szCs w:val="18"/>
              </w:rPr>
            </w:pPr>
            <w:r w:rsidRPr="004654AA">
              <w:rPr>
                <w:rFonts w:asciiTheme="minorHAnsi" w:hAnsiTheme="minorHAnsi" w:cstheme="minorHAnsi"/>
                <w:sz w:val="18"/>
                <w:szCs w:val="18"/>
              </w:rPr>
              <w:t>Vertical distance between the lowest and highest above-grade points within the pressure boundary in feet</w:t>
            </w:r>
          </w:p>
        </w:tc>
        <w:tc>
          <w:tcPr>
            <w:tcW w:w="5561" w:type="dxa"/>
          </w:tcPr>
          <w:p w14:paraId="76E8F95B" w14:textId="22A12B05" w:rsidR="00380356" w:rsidRDefault="00380356" w:rsidP="00454307">
            <w:pPr>
              <w:rPr>
                <w:rFonts w:asciiTheme="minorHAnsi" w:hAnsiTheme="minorHAnsi"/>
                <w:sz w:val="18"/>
                <w:szCs w:val="18"/>
              </w:rPr>
            </w:pPr>
          </w:p>
        </w:tc>
      </w:tr>
      <w:tr w:rsidR="00380356" w14:paraId="4B6B5C2F" w14:textId="77777777" w:rsidTr="00454307">
        <w:trPr>
          <w:trHeight w:val="158"/>
        </w:trPr>
        <w:tc>
          <w:tcPr>
            <w:tcW w:w="634" w:type="dxa"/>
            <w:vAlign w:val="center"/>
          </w:tcPr>
          <w:p w14:paraId="091EA8F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7844DBE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68C43D2A" w14:textId="1BFC1B5C" w:rsidR="00380356" w:rsidRDefault="00380356" w:rsidP="00454307">
            <w:pPr>
              <w:rPr>
                <w:rFonts w:asciiTheme="minorHAnsi" w:hAnsiTheme="minorHAnsi"/>
                <w:sz w:val="18"/>
                <w:szCs w:val="18"/>
              </w:rPr>
            </w:pPr>
          </w:p>
        </w:tc>
      </w:tr>
      <w:tr w:rsidR="00380356" w14:paraId="21BADE3A" w14:textId="77777777" w:rsidTr="00454307">
        <w:trPr>
          <w:trHeight w:val="158"/>
        </w:trPr>
        <w:tc>
          <w:tcPr>
            <w:tcW w:w="634" w:type="dxa"/>
            <w:vAlign w:val="center"/>
          </w:tcPr>
          <w:p w14:paraId="70BC4E70"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031A16F4"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 xml:space="preserve">Name of ANSI/ASHRAE Standard 62.2-2016 weather station </w:t>
            </w:r>
            <w:r>
              <w:rPr>
                <w:rFonts w:asciiTheme="minorHAnsi" w:hAnsiTheme="minorHAnsi" w:cstheme="minorHAnsi"/>
                <w:sz w:val="18"/>
                <w:szCs w:val="18"/>
              </w:rPr>
              <w:t>for climate zone</w:t>
            </w:r>
          </w:p>
        </w:tc>
        <w:tc>
          <w:tcPr>
            <w:tcW w:w="5561" w:type="dxa"/>
          </w:tcPr>
          <w:p w14:paraId="046B4175" w14:textId="31B26945" w:rsidR="00380356" w:rsidRDefault="00380356" w:rsidP="00454307">
            <w:pPr>
              <w:rPr>
                <w:rFonts w:asciiTheme="minorHAnsi" w:hAnsiTheme="minorHAnsi"/>
                <w:sz w:val="18"/>
                <w:szCs w:val="18"/>
              </w:rPr>
            </w:pPr>
          </w:p>
        </w:tc>
      </w:tr>
      <w:tr w:rsidR="00380356" w14:paraId="6C492180" w14:textId="77777777" w:rsidTr="00454307">
        <w:trPr>
          <w:trHeight w:val="158"/>
        </w:trPr>
        <w:tc>
          <w:tcPr>
            <w:tcW w:w="634" w:type="dxa"/>
            <w:vAlign w:val="center"/>
          </w:tcPr>
          <w:p w14:paraId="18EC1DCE"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35402D4C" w14:textId="77777777" w:rsidR="00380356" w:rsidRDefault="00380356" w:rsidP="00454307">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7A167EB1" w14:textId="77777777" w:rsidR="00380356" w:rsidRDefault="00380356" w:rsidP="00454307">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2D749371" w14:textId="247D5588" w:rsidR="00380356" w:rsidRDefault="00380356" w:rsidP="00454307">
            <w:pPr>
              <w:rPr>
                <w:rFonts w:asciiTheme="minorHAnsi" w:hAnsiTheme="minorHAnsi"/>
                <w:sz w:val="18"/>
                <w:szCs w:val="18"/>
              </w:rPr>
            </w:pPr>
          </w:p>
        </w:tc>
      </w:tr>
    </w:tbl>
    <w:p w14:paraId="6B788CCC" w14:textId="6FB65E61" w:rsidR="00380356" w:rsidRPr="00C070E2" w:rsidRDefault="00380356">
      <w:pPr>
        <w:rPr>
          <w:rFonts w:asciiTheme="minorHAnsi" w:hAnsiTheme="minorHAnsi" w:cs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4627"/>
        <w:gridCol w:w="5582"/>
      </w:tblGrid>
      <w:tr w:rsidR="007056D7" w:rsidRPr="00CB00C9" w14:paraId="0435B1A2" w14:textId="77777777" w:rsidTr="00380356">
        <w:tc>
          <w:tcPr>
            <w:tcW w:w="10789" w:type="dxa"/>
            <w:gridSpan w:val="3"/>
          </w:tcPr>
          <w:p w14:paraId="0435B1A0" w14:textId="2D4C92BC" w:rsidR="007056D7" w:rsidRPr="0029047D" w:rsidRDefault="00380356" w:rsidP="003952E1">
            <w:pPr>
              <w:keepNext/>
              <w:rPr>
                <w:rFonts w:asciiTheme="minorHAnsi" w:hAnsiTheme="minorHAnsi"/>
                <w:b/>
                <w:szCs w:val="18"/>
              </w:rPr>
            </w:pPr>
            <w:r>
              <w:rPr>
                <w:rFonts w:asciiTheme="minorHAnsi" w:hAnsiTheme="minorHAnsi"/>
                <w:b/>
                <w:szCs w:val="18"/>
              </w:rPr>
              <w:t>C</w:t>
            </w:r>
            <w:r w:rsidR="007056D7" w:rsidRPr="0029047D">
              <w:rPr>
                <w:rFonts w:asciiTheme="minorHAnsi" w:hAnsiTheme="minorHAnsi"/>
                <w:b/>
                <w:szCs w:val="18"/>
              </w:rPr>
              <w:t>. Ventilation - Total Ventilation Rate</w:t>
            </w:r>
          </w:p>
          <w:p w14:paraId="0435B1A1" w14:textId="3CB9C8EE"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4" w:author="Alhabibi, Haider@Energy" w:date="2021-12-12T13:32:00Z">
              <w:r w:rsidRPr="00CB00C9" w:rsidDel="00FA4F47">
                <w:rPr>
                  <w:rFonts w:asciiTheme="minorHAnsi" w:hAnsiTheme="minorHAnsi"/>
                  <w:sz w:val="18"/>
                  <w:szCs w:val="18"/>
                </w:rPr>
                <w:delText xml:space="preserve">building </w:delText>
              </w:r>
            </w:del>
            <w:ins w:id="5" w:author="Alhabibi, Haider@Energy" w:date="2021-12-12T13:32:00Z">
              <w:r w:rsidR="00FA4F47">
                <w:rPr>
                  <w:rFonts w:asciiTheme="minorHAnsi" w:hAnsiTheme="minorHAnsi"/>
                  <w:sz w:val="18"/>
                  <w:szCs w:val="18"/>
                </w:rPr>
                <w:t>dwelling</w:t>
              </w:r>
              <w:r w:rsidR="00FA4F47"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r>
              <w:rPr>
                <w:rFonts w:asciiTheme="minorHAnsi" w:hAnsiTheme="minorHAnsi"/>
                <w:sz w:val="18"/>
                <w:szCs w:val="18"/>
              </w:rPr>
              <w:t>150.0(o)1Ci</w:t>
            </w:r>
          </w:p>
        </w:tc>
      </w:tr>
      <w:tr w:rsidR="007056D7" w:rsidRPr="00CB00C9" w14:paraId="0435B1A6" w14:textId="77777777" w:rsidTr="00380356">
        <w:tc>
          <w:tcPr>
            <w:tcW w:w="581" w:type="dxa"/>
            <w:vAlign w:val="center"/>
          </w:tcPr>
          <w:p w14:paraId="0435B1A3"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627" w:type="dxa"/>
            <w:vAlign w:val="center"/>
          </w:tcPr>
          <w:p w14:paraId="0435B1A4"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1" w:type="dxa"/>
          </w:tcPr>
          <w:p w14:paraId="0435B1A5" w14:textId="77777777" w:rsidR="007056D7" w:rsidRPr="007F6151" w:rsidRDefault="007056D7" w:rsidP="003952E1">
            <w:pPr>
              <w:keepNext/>
              <w:rPr>
                <w:rFonts w:asciiTheme="minorHAnsi" w:hAnsiTheme="minorHAnsi"/>
                <w:sz w:val="18"/>
                <w:szCs w:val="18"/>
              </w:rPr>
            </w:pPr>
          </w:p>
        </w:tc>
      </w:tr>
      <w:tr w:rsidR="007056D7" w:rsidRPr="00CB00C9" w14:paraId="0435B1AA" w14:textId="77777777" w:rsidTr="00380356">
        <w:tc>
          <w:tcPr>
            <w:tcW w:w="581" w:type="dxa"/>
            <w:vAlign w:val="center"/>
          </w:tcPr>
          <w:p w14:paraId="0435B1A7"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02</w:t>
            </w:r>
          </w:p>
        </w:tc>
        <w:tc>
          <w:tcPr>
            <w:tcW w:w="4627" w:type="dxa"/>
            <w:vAlign w:val="center"/>
          </w:tcPr>
          <w:p w14:paraId="0435B1A8"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1" w:type="dxa"/>
          </w:tcPr>
          <w:p w14:paraId="0435B1A9" w14:textId="77777777" w:rsidR="007056D7" w:rsidRDefault="007056D7" w:rsidP="003952E1">
            <w:pPr>
              <w:keepNext/>
              <w:rPr>
                <w:rFonts w:asciiTheme="minorHAnsi" w:hAnsiTheme="minorHAnsi"/>
                <w:sz w:val="18"/>
                <w:szCs w:val="18"/>
              </w:rPr>
            </w:pPr>
          </w:p>
        </w:tc>
      </w:tr>
      <w:tr w:rsidR="007056D7" w:rsidRPr="00CB00C9" w:rsidDel="00A377D9" w14:paraId="0435B1AE" w14:textId="77777777" w:rsidTr="00380356">
        <w:tc>
          <w:tcPr>
            <w:tcW w:w="581" w:type="dxa"/>
            <w:vAlign w:val="center"/>
          </w:tcPr>
          <w:p w14:paraId="0435B1AB"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03</w:t>
            </w:r>
          </w:p>
        </w:tc>
        <w:tc>
          <w:tcPr>
            <w:tcW w:w="4627" w:type="dxa"/>
            <w:vAlign w:val="center"/>
          </w:tcPr>
          <w:p w14:paraId="0435B1AC" w14:textId="77777777" w:rsidR="007056D7" w:rsidRDefault="007056D7" w:rsidP="003952E1">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1" w:type="dxa"/>
          </w:tcPr>
          <w:p w14:paraId="0435B1AD" w14:textId="77777777" w:rsidR="007056D7" w:rsidRDefault="007056D7" w:rsidP="003952E1">
            <w:pPr>
              <w:keepNext/>
              <w:rPr>
                <w:rFonts w:asciiTheme="minorHAnsi" w:hAnsiTheme="minorHAnsi"/>
                <w:sz w:val="18"/>
                <w:szCs w:val="18"/>
              </w:rPr>
            </w:pPr>
          </w:p>
        </w:tc>
      </w:tr>
      <w:tr w:rsidR="007056D7" w:rsidRPr="00CB00C9" w:rsidDel="00A377D9" w14:paraId="0435B1B2" w14:textId="77777777" w:rsidTr="00380356">
        <w:tc>
          <w:tcPr>
            <w:tcW w:w="581" w:type="dxa"/>
            <w:vAlign w:val="center"/>
          </w:tcPr>
          <w:p w14:paraId="0435B1AF"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04</w:t>
            </w:r>
          </w:p>
        </w:tc>
        <w:tc>
          <w:tcPr>
            <w:tcW w:w="4627" w:type="dxa"/>
            <w:vAlign w:val="center"/>
          </w:tcPr>
          <w:p w14:paraId="0435B1B0"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1" w:type="dxa"/>
          </w:tcPr>
          <w:p w14:paraId="0435B1B1" w14:textId="77777777" w:rsidR="007056D7" w:rsidRPr="00467A82" w:rsidDel="00A377D9" w:rsidRDefault="007056D7" w:rsidP="003952E1">
            <w:pPr>
              <w:keepNext/>
              <w:rPr>
                <w:rFonts w:ascii="Calibri" w:hAnsi="Calibri"/>
                <w:sz w:val="18"/>
                <w:szCs w:val="18"/>
              </w:rPr>
            </w:pPr>
          </w:p>
        </w:tc>
      </w:tr>
      <w:tr w:rsidR="007056D7" w:rsidRPr="00CB00C9" w:rsidDel="00A377D9" w14:paraId="0435B1B7" w14:textId="77777777" w:rsidTr="00380356">
        <w:tc>
          <w:tcPr>
            <w:tcW w:w="581" w:type="dxa"/>
            <w:vAlign w:val="center"/>
          </w:tcPr>
          <w:p w14:paraId="0435B1B3"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05</w:t>
            </w:r>
          </w:p>
        </w:tc>
        <w:tc>
          <w:tcPr>
            <w:tcW w:w="4627" w:type="dxa"/>
            <w:vAlign w:val="center"/>
          </w:tcPr>
          <w:p w14:paraId="0435B1B4" w14:textId="77777777" w:rsidR="007056D7" w:rsidRDefault="007056D7" w:rsidP="003952E1">
            <w:pPr>
              <w:keepNext/>
              <w:rPr>
                <w:rFonts w:asciiTheme="minorHAnsi" w:hAnsiTheme="minorHAnsi"/>
                <w:sz w:val="18"/>
                <w:szCs w:val="18"/>
              </w:rPr>
            </w:pPr>
            <w:r>
              <w:rPr>
                <w:rFonts w:asciiTheme="minorHAnsi" w:hAnsiTheme="minorHAnsi"/>
                <w:sz w:val="18"/>
                <w:szCs w:val="18"/>
              </w:rPr>
              <w:t>Unshared Exterior Envelope Surface Area</w:t>
            </w:r>
          </w:p>
          <w:p w14:paraId="0435B1B5"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1" w:type="dxa"/>
          </w:tcPr>
          <w:p w14:paraId="0435B1B6" w14:textId="77777777" w:rsidR="007056D7" w:rsidRPr="00467A82" w:rsidDel="00A377D9" w:rsidRDefault="007056D7" w:rsidP="003952E1">
            <w:pPr>
              <w:keepNext/>
              <w:rPr>
                <w:rFonts w:ascii="Calibri" w:hAnsi="Calibri"/>
                <w:sz w:val="18"/>
                <w:szCs w:val="18"/>
              </w:rPr>
            </w:pPr>
          </w:p>
        </w:tc>
      </w:tr>
      <w:tr w:rsidR="007056D7" w:rsidRPr="00CB00C9" w14:paraId="0435B1BB" w14:textId="77777777" w:rsidTr="00380356">
        <w:tc>
          <w:tcPr>
            <w:tcW w:w="581" w:type="dxa"/>
            <w:vAlign w:val="center"/>
          </w:tcPr>
          <w:p w14:paraId="0435B1B8"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06</w:t>
            </w:r>
          </w:p>
        </w:tc>
        <w:tc>
          <w:tcPr>
            <w:tcW w:w="4627" w:type="dxa"/>
            <w:vAlign w:val="center"/>
          </w:tcPr>
          <w:p w14:paraId="0435B1B9"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1" w:type="dxa"/>
          </w:tcPr>
          <w:p w14:paraId="0435B1BA" w14:textId="77777777" w:rsidR="007056D7" w:rsidRPr="007F6151" w:rsidRDefault="007056D7" w:rsidP="003952E1">
            <w:pPr>
              <w:keepNext/>
              <w:rPr>
                <w:rFonts w:asciiTheme="minorHAnsi" w:hAnsiTheme="minorHAnsi"/>
                <w:sz w:val="18"/>
                <w:szCs w:val="18"/>
              </w:rPr>
            </w:pPr>
          </w:p>
        </w:tc>
      </w:tr>
    </w:tbl>
    <w:p w14:paraId="362AE97B" w14:textId="77777777" w:rsidR="00BD72D7" w:rsidRDefault="00BD72D7">
      <w:pPr>
        <w:rPr>
          <w:rFonts w:asciiTheme="minorHAnsi" w:hAnsiTheme="minorHAnsi" w:cstheme="minorHAnsi"/>
          <w:sz w:val="18"/>
          <w:szCs w:val="18"/>
        </w:rPr>
      </w:pPr>
      <w:r>
        <w:rPr>
          <w:rFonts w:asciiTheme="minorHAnsi" w:hAnsiTheme="minorHAnsi" w:cstheme="minorHAnsi"/>
          <w:sz w:val="18"/>
          <w:szCs w:val="18"/>
        </w:rPr>
        <w:br w:type="page"/>
      </w:r>
    </w:p>
    <w:tbl>
      <w:tblPr>
        <w:tblStyle w:val="TableGrid"/>
        <w:tblW w:w="10795" w:type="dxa"/>
        <w:tblLook w:val="04A0" w:firstRow="1" w:lastRow="0" w:firstColumn="1" w:lastColumn="0" w:noHBand="0" w:noVBand="1"/>
      </w:tblPr>
      <w:tblGrid>
        <w:gridCol w:w="2145"/>
        <w:gridCol w:w="2146"/>
        <w:gridCol w:w="2146"/>
        <w:gridCol w:w="2146"/>
        <w:gridCol w:w="2212"/>
      </w:tblGrid>
      <w:tr w:rsidR="007056D7" w14:paraId="0435B1C0" w14:textId="77777777" w:rsidTr="00454307">
        <w:tc>
          <w:tcPr>
            <w:tcW w:w="10795" w:type="dxa"/>
            <w:gridSpan w:val="5"/>
          </w:tcPr>
          <w:p w14:paraId="0435B1BE" w14:textId="1F37020B" w:rsidR="007056D7" w:rsidRPr="0029047D" w:rsidRDefault="00380356" w:rsidP="003952E1">
            <w:pPr>
              <w:keepNext/>
              <w:rPr>
                <w:rFonts w:asciiTheme="minorHAnsi" w:hAnsiTheme="minorHAnsi"/>
                <w:b/>
                <w:szCs w:val="18"/>
              </w:rPr>
            </w:pPr>
            <w:r>
              <w:rPr>
                <w:rFonts w:asciiTheme="minorHAnsi" w:hAnsiTheme="minorHAnsi"/>
                <w:b/>
                <w:szCs w:val="18"/>
              </w:rPr>
              <w:lastRenderedPageBreak/>
              <w:t>D</w:t>
            </w:r>
            <w:r w:rsidR="007056D7" w:rsidRPr="0029047D">
              <w:rPr>
                <w:rFonts w:asciiTheme="minorHAnsi" w:hAnsiTheme="minorHAnsi"/>
                <w:b/>
                <w:szCs w:val="18"/>
              </w:rPr>
              <w:t xml:space="preserve">. </w:t>
            </w:r>
            <w:r w:rsidR="007056D7">
              <w:rPr>
                <w:rFonts w:asciiTheme="minorHAnsi" w:hAnsiTheme="minorHAnsi"/>
                <w:b/>
                <w:szCs w:val="18"/>
              </w:rPr>
              <w:t xml:space="preserve">Installed </w:t>
            </w:r>
            <w:r w:rsidR="007056D7" w:rsidRPr="0029047D">
              <w:rPr>
                <w:rFonts w:asciiTheme="minorHAnsi" w:hAnsiTheme="minorHAnsi"/>
                <w:b/>
                <w:szCs w:val="18"/>
              </w:rPr>
              <w:t>Ventilation - Total Ventilation Rate</w:t>
            </w:r>
          </w:p>
          <w:p w14:paraId="0435B1BF" w14:textId="1B1B7363"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del w:id="6" w:author="Alhabibi, Haider@Energy" w:date="2021-12-12T13:32:00Z">
              <w:r w:rsidRPr="00CB00C9" w:rsidDel="00FA4F47">
                <w:rPr>
                  <w:rFonts w:asciiTheme="minorHAnsi" w:hAnsiTheme="minorHAnsi"/>
                  <w:sz w:val="18"/>
                  <w:szCs w:val="18"/>
                </w:rPr>
                <w:delText>building</w:delText>
              </w:r>
            </w:del>
            <w:ins w:id="7" w:author="Alhabibi, Haider@Energy" w:date="2021-12-12T13:32:00Z">
              <w:r w:rsidR="00FA4F47">
                <w:rPr>
                  <w:rFonts w:asciiTheme="minorHAnsi" w:hAnsiTheme="minorHAnsi"/>
                  <w:sz w:val="18"/>
                  <w:szCs w:val="18"/>
                </w:rPr>
                <w:t>dwelling</w:t>
              </w:r>
            </w:ins>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7056D7" w14:paraId="0435B1C6" w14:textId="77777777" w:rsidTr="00454307">
        <w:tc>
          <w:tcPr>
            <w:tcW w:w="2145" w:type="dxa"/>
            <w:vAlign w:val="center"/>
          </w:tcPr>
          <w:p w14:paraId="0435B1C1"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0435B1C2"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0435B1C3"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0435B1C4"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212" w:type="dxa"/>
            <w:vAlign w:val="center"/>
          </w:tcPr>
          <w:p w14:paraId="0435B1C5"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0435B1CC" w14:textId="77777777" w:rsidTr="00454307">
        <w:tc>
          <w:tcPr>
            <w:tcW w:w="2145" w:type="dxa"/>
            <w:vAlign w:val="bottom"/>
          </w:tcPr>
          <w:p w14:paraId="0435B1C7"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0435B1C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0435B1C9"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46" w:type="dxa"/>
            <w:vAlign w:val="bottom"/>
          </w:tcPr>
          <w:p w14:paraId="0435B1CA"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12" w:type="dxa"/>
            <w:vAlign w:val="bottom"/>
          </w:tcPr>
          <w:p w14:paraId="0435B1CB"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0435B1D2" w14:textId="77777777" w:rsidTr="00454307">
        <w:tc>
          <w:tcPr>
            <w:tcW w:w="2145" w:type="dxa"/>
            <w:vAlign w:val="bottom"/>
          </w:tcPr>
          <w:p w14:paraId="0435B1CD"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E"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F"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D0" w14:textId="77777777" w:rsidR="007056D7" w:rsidRPr="00BF496A" w:rsidRDefault="007056D7" w:rsidP="003952E1">
            <w:pPr>
              <w:jc w:val="center"/>
              <w:rPr>
                <w:rFonts w:asciiTheme="minorHAnsi" w:hAnsiTheme="minorHAnsi"/>
                <w:sz w:val="18"/>
                <w:szCs w:val="18"/>
              </w:rPr>
            </w:pPr>
          </w:p>
        </w:tc>
        <w:tc>
          <w:tcPr>
            <w:tcW w:w="2212" w:type="dxa"/>
            <w:vAlign w:val="bottom"/>
          </w:tcPr>
          <w:p w14:paraId="0435B1D1" w14:textId="77777777" w:rsidR="007056D7" w:rsidRPr="00BF496A" w:rsidRDefault="007056D7" w:rsidP="003952E1">
            <w:pPr>
              <w:jc w:val="center"/>
              <w:rPr>
                <w:rFonts w:asciiTheme="minorHAnsi" w:hAnsiTheme="minorHAnsi"/>
                <w:sz w:val="18"/>
                <w:szCs w:val="18"/>
              </w:rPr>
            </w:pPr>
          </w:p>
        </w:tc>
      </w:tr>
      <w:tr w:rsidR="007056D7" w14:paraId="0435B1D8" w14:textId="77777777" w:rsidTr="00454307">
        <w:tc>
          <w:tcPr>
            <w:tcW w:w="2145" w:type="dxa"/>
          </w:tcPr>
          <w:p w14:paraId="0435B1D3" w14:textId="77777777" w:rsidR="007056D7" w:rsidRPr="00BF496A" w:rsidRDefault="007056D7" w:rsidP="003952E1">
            <w:pPr>
              <w:rPr>
                <w:rFonts w:asciiTheme="minorHAnsi" w:hAnsiTheme="minorHAnsi"/>
                <w:sz w:val="18"/>
                <w:szCs w:val="18"/>
              </w:rPr>
            </w:pPr>
          </w:p>
        </w:tc>
        <w:tc>
          <w:tcPr>
            <w:tcW w:w="2146" w:type="dxa"/>
          </w:tcPr>
          <w:p w14:paraId="0435B1D4" w14:textId="77777777" w:rsidR="007056D7" w:rsidRPr="00BF496A" w:rsidRDefault="007056D7" w:rsidP="003952E1">
            <w:pPr>
              <w:rPr>
                <w:rFonts w:asciiTheme="minorHAnsi" w:hAnsiTheme="minorHAnsi"/>
                <w:sz w:val="18"/>
                <w:szCs w:val="18"/>
              </w:rPr>
            </w:pPr>
          </w:p>
        </w:tc>
        <w:tc>
          <w:tcPr>
            <w:tcW w:w="2146" w:type="dxa"/>
          </w:tcPr>
          <w:p w14:paraId="0435B1D5" w14:textId="77777777" w:rsidR="007056D7" w:rsidRPr="00BF496A" w:rsidRDefault="007056D7" w:rsidP="003952E1">
            <w:pPr>
              <w:rPr>
                <w:rFonts w:asciiTheme="minorHAnsi" w:hAnsiTheme="minorHAnsi"/>
                <w:sz w:val="18"/>
                <w:szCs w:val="18"/>
              </w:rPr>
            </w:pPr>
          </w:p>
        </w:tc>
        <w:tc>
          <w:tcPr>
            <w:tcW w:w="2146" w:type="dxa"/>
          </w:tcPr>
          <w:p w14:paraId="0435B1D6" w14:textId="77777777" w:rsidR="007056D7" w:rsidRPr="00BF496A" w:rsidRDefault="007056D7" w:rsidP="003952E1">
            <w:pPr>
              <w:rPr>
                <w:rFonts w:asciiTheme="minorHAnsi" w:hAnsiTheme="minorHAnsi"/>
                <w:sz w:val="18"/>
                <w:szCs w:val="18"/>
              </w:rPr>
            </w:pPr>
          </w:p>
        </w:tc>
        <w:tc>
          <w:tcPr>
            <w:tcW w:w="2212" w:type="dxa"/>
          </w:tcPr>
          <w:p w14:paraId="0435B1D7" w14:textId="77777777" w:rsidR="007056D7" w:rsidRPr="00BF496A" w:rsidRDefault="007056D7" w:rsidP="003952E1">
            <w:pPr>
              <w:rPr>
                <w:rFonts w:asciiTheme="minorHAnsi" w:hAnsiTheme="minorHAnsi"/>
                <w:sz w:val="18"/>
                <w:szCs w:val="18"/>
              </w:rPr>
            </w:pPr>
          </w:p>
        </w:tc>
      </w:tr>
      <w:tr w:rsidR="007056D7" w14:paraId="0435B1DE" w14:textId="77777777" w:rsidTr="00454307">
        <w:tc>
          <w:tcPr>
            <w:tcW w:w="2145" w:type="dxa"/>
          </w:tcPr>
          <w:p w14:paraId="0435B1D9" w14:textId="77777777" w:rsidR="007056D7" w:rsidRPr="00BF496A" w:rsidRDefault="007056D7" w:rsidP="003952E1">
            <w:pPr>
              <w:rPr>
                <w:rFonts w:asciiTheme="minorHAnsi" w:hAnsiTheme="minorHAnsi"/>
                <w:sz w:val="18"/>
                <w:szCs w:val="18"/>
              </w:rPr>
            </w:pPr>
          </w:p>
        </w:tc>
        <w:tc>
          <w:tcPr>
            <w:tcW w:w="2146" w:type="dxa"/>
          </w:tcPr>
          <w:p w14:paraId="0435B1DA" w14:textId="77777777" w:rsidR="007056D7" w:rsidRPr="00BF496A" w:rsidRDefault="007056D7" w:rsidP="003952E1">
            <w:pPr>
              <w:rPr>
                <w:rFonts w:asciiTheme="minorHAnsi" w:hAnsiTheme="minorHAnsi"/>
                <w:sz w:val="18"/>
                <w:szCs w:val="18"/>
              </w:rPr>
            </w:pPr>
          </w:p>
        </w:tc>
        <w:tc>
          <w:tcPr>
            <w:tcW w:w="2146" w:type="dxa"/>
          </w:tcPr>
          <w:p w14:paraId="0435B1DB" w14:textId="77777777" w:rsidR="007056D7" w:rsidRPr="00BF496A" w:rsidRDefault="007056D7" w:rsidP="003952E1">
            <w:pPr>
              <w:rPr>
                <w:rFonts w:asciiTheme="minorHAnsi" w:hAnsiTheme="minorHAnsi"/>
                <w:sz w:val="18"/>
                <w:szCs w:val="18"/>
              </w:rPr>
            </w:pPr>
          </w:p>
        </w:tc>
        <w:tc>
          <w:tcPr>
            <w:tcW w:w="2146" w:type="dxa"/>
          </w:tcPr>
          <w:p w14:paraId="0435B1DC" w14:textId="77777777" w:rsidR="007056D7" w:rsidRPr="00BF496A" w:rsidRDefault="007056D7" w:rsidP="003952E1">
            <w:pPr>
              <w:rPr>
                <w:rFonts w:asciiTheme="minorHAnsi" w:hAnsiTheme="minorHAnsi"/>
                <w:sz w:val="18"/>
                <w:szCs w:val="18"/>
              </w:rPr>
            </w:pPr>
          </w:p>
        </w:tc>
        <w:tc>
          <w:tcPr>
            <w:tcW w:w="2212" w:type="dxa"/>
          </w:tcPr>
          <w:p w14:paraId="0435B1DD" w14:textId="77777777" w:rsidR="007056D7" w:rsidRPr="00BF496A" w:rsidRDefault="007056D7" w:rsidP="003952E1">
            <w:pPr>
              <w:rPr>
                <w:rFonts w:asciiTheme="minorHAnsi" w:hAnsiTheme="minorHAnsi"/>
                <w:sz w:val="18"/>
                <w:szCs w:val="18"/>
              </w:rPr>
            </w:pPr>
          </w:p>
        </w:tc>
      </w:tr>
      <w:tr w:rsidR="007056D7" w14:paraId="0435B1E2" w14:textId="77777777" w:rsidTr="00454307">
        <w:tc>
          <w:tcPr>
            <w:tcW w:w="2145" w:type="dxa"/>
            <w:vAlign w:val="bottom"/>
          </w:tcPr>
          <w:p w14:paraId="0435B1DF"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0435B1E0" w14:textId="35C7660C" w:rsidR="007056D7" w:rsidRPr="00BF496A" w:rsidRDefault="007056D7"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12" w:type="dxa"/>
          </w:tcPr>
          <w:p w14:paraId="0435B1E1" w14:textId="77777777" w:rsidR="007056D7" w:rsidRPr="00BF496A" w:rsidRDefault="007056D7" w:rsidP="003952E1">
            <w:pPr>
              <w:rPr>
                <w:rFonts w:asciiTheme="minorHAnsi" w:hAnsiTheme="minorHAnsi"/>
                <w:sz w:val="18"/>
                <w:szCs w:val="18"/>
              </w:rPr>
            </w:pPr>
          </w:p>
        </w:tc>
      </w:tr>
    </w:tbl>
    <w:p w14:paraId="0435B1E3" w14:textId="0123B3C5" w:rsidR="007056D7" w:rsidRDefault="007056D7" w:rsidP="007056D7">
      <w:pPr>
        <w:rPr>
          <w:ins w:id="8" w:author="Alhabibi, Haider@Energy" w:date="2022-01-27T13:34:00Z"/>
          <w:rFonts w:asciiTheme="minorHAnsi" w:hAnsiTheme="minorHAnsi" w:cstheme="minorHAnsi"/>
          <w:sz w:val="18"/>
          <w:szCs w:val="18"/>
        </w:rPr>
      </w:pPr>
    </w:p>
    <w:tbl>
      <w:tblPr>
        <w:tblStyle w:val="TableGrid"/>
        <w:tblW w:w="10795" w:type="dxa"/>
        <w:tblLook w:val="04A0" w:firstRow="1" w:lastRow="0" w:firstColumn="1" w:lastColumn="0" w:noHBand="0" w:noVBand="1"/>
        <w:tblPrChange w:id="9" w:author="Bucaneg, Haile@Energy" w:date="2022-02-09T10:51:00Z">
          <w:tblPr>
            <w:tblStyle w:val="TableGrid"/>
            <w:tblW w:w="0" w:type="auto"/>
            <w:tblLook w:val="04A0" w:firstRow="1" w:lastRow="0" w:firstColumn="1" w:lastColumn="0" w:noHBand="0" w:noVBand="1"/>
          </w:tblPr>
        </w:tblPrChange>
      </w:tblPr>
      <w:tblGrid>
        <w:gridCol w:w="3055"/>
        <w:gridCol w:w="3420"/>
        <w:gridCol w:w="4320"/>
        <w:tblGridChange w:id="10">
          <w:tblGrid>
            <w:gridCol w:w="1705"/>
            <w:gridCol w:w="2430"/>
            <w:gridCol w:w="3957"/>
            <w:gridCol w:w="2698"/>
          </w:tblGrid>
        </w:tblGridChange>
      </w:tblGrid>
      <w:tr w:rsidR="00F3716F" w14:paraId="6C5BBCA0" w14:textId="77777777" w:rsidTr="001377CD">
        <w:trPr>
          <w:ins w:id="11" w:author="Alhabibi, Haider@Energy" w:date="2022-01-27T13:34:00Z"/>
        </w:trPr>
        <w:tc>
          <w:tcPr>
            <w:tcW w:w="10795" w:type="dxa"/>
            <w:gridSpan w:val="3"/>
            <w:tcPrChange w:id="12" w:author="Bucaneg, Haile@Energy" w:date="2022-02-09T10:51:00Z">
              <w:tcPr>
                <w:tcW w:w="10790" w:type="dxa"/>
                <w:gridSpan w:val="4"/>
              </w:tcPr>
            </w:tcPrChange>
          </w:tcPr>
          <w:p w14:paraId="442242E1" w14:textId="2CAF84D5" w:rsidR="00F3716F" w:rsidRDefault="00B521A1" w:rsidP="00AE2B20">
            <w:pPr>
              <w:rPr>
                <w:ins w:id="13" w:author="Alhabibi, Haider@Energy" w:date="2022-01-27T13:34:00Z"/>
                <w:rFonts w:asciiTheme="minorHAnsi" w:hAnsiTheme="minorHAnsi" w:cstheme="minorHAnsi"/>
                <w:b/>
                <w:bCs/>
                <w:sz w:val="18"/>
                <w:szCs w:val="18"/>
              </w:rPr>
            </w:pPr>
            <w:ins w:id="14" w:author="Alhabibi, Haider@Energy" w:date="2022-01-27T13:35:00Z">
              <w:r>
                <w:rPr>
                  <w:rFonts w:asciiTheme="minorHAnsi" w:hAnsiTheme="minorHAnsi" w:cstheme="minorHAnsi"/>
                  <w:b/>
                  <w:bCs/>
                  <w:sz w:val="18"/>
                  <w:szCs w:val="18"/>
                </w:rPr>
                <w:t>D</w:t>
              </w:r>
            </w:ins>
            <w:ins w:id="15" w:author="Alhabibi, Haider@Energy" w:date="2022-01-27T13:34:00Z">
              <w:r w:rsidR="00F3716F">
                <w:rPr>
                  <w:rFonts w:asciiTheme="minorHAnsi" w:hAnsiTheme="minorHAnsi" w:cstheme="minorHAnsi"/>
                  <w:b/>
                  <w:bCs/>
                  <w:sz w:val="18"/>
                  <w:szCs w:val="18"/>
                </w:rPr>
                <w:t xml:space="preserve">2.  </w:t>
              </w:r>
              <w:r w:rsidR="00F3716F" w:rsidRPr="0041218C">
                <w:rPr>
                  <w:rFonts w:asciiTheme="minorHAnsi" w:hAnsiTheme="minorHAnsi" w:cstheme="minorHAnsi"/>
                  <w:b/>
                  <w:bCs/>
                  <w:sz w:val="18"/>
                  <w:szCs w:val="18"/>
                </w:rPr>
                <w:t>HRV or ERV</w:t>
              </w:r>
              <w:r w:rsidR="00F3716F">
                <w:rPr>
                  <w:rFonts w:asciiTheme="minorHAnsi" w:hAnsiTheme="minorHAnsi" w:cstheme="minorHAnsi"/>
                  <w:b/>
                  <w:bCs/>
                  <w:sz w:val="18"/>
                  <w:szCs w:val="18"/>
                </w:rPr>
                <w:t xml:space="preserve"> Information</w:t>
              </w:r>
            </w:ins>
          </w:p>
          <w:p w14:paraId="716C8CA0" w14:textId="77777777" w:rsidR="00F3716F" w:rsidRPr="00367C46" w:rsidRDefault="00F3716F" w:rsidP="00AE2B20">
            <w:pPr>
              <w:rPr>
                <w:ins w:id="16" w:author="Alhabibi, Haider@Energy" w:date="2022-01-27T13:34:00Z"/>
                <w:rFonts w:asciiTheme="minorHAnsi" w:hAnsiTheme="minorHAnsi" w:cstheme="minorHAnsi"/>
                <w:sz w:val="18"/>
                <w:szCs w:val="18"/>
              </w:rPr>
            </w:pPr>
            <w:ins w:id="17" w:author="Alhabibi, Haider@Energy" w:date="2022-01-27T13:34:00Z">
              <w:r>
                <w:rPr>
                  <w:rFonts w:asciiTheme="minorHAnsi" w:hAnsiTheme="minorHAnsi" w:cstheme="minorHAnsi"/>
                  <w:sz w:val="18"/>
                  <w:szCs w:val="18"/>
                </w:rPr>
                <w:t>Balanced ventilation systems shall comply with appropriate requirements in 150.0(o)2C.</w:t>
              </w:r>
            </w:ins>
          </w:p>
        </w:tc>
      </w:tr>
      <w:tr w:rsidR="001377CD" w14:paraId="2327BC11" w14:textId="77777777" w:rsidTr="001377CD">
        <w:trPr>
          <w:ins w:id="18" w:author="Alhabibi, Haider@Energy" w:date="2022-01-27T13:34:00Z"/>
          <w:trPrChange w:id="19" w:author="Bucaneg, Haile@Energy" w:date="2022-02-09T10:51:00Z">
            <w:trPr>
              <w:gridAfter w:val="0"/>
              <w:wAfter w:w="2698" w:type="dxa"/>
            </w:trPr>
          </w:trPrChange>
        </w:trPr>
        <w:tc>
          <w:tcPr>
            <w:tcW w:w="3055" w:type="dxa"/>
            <w:tcPrChange w:id="20" w:author="Bucaneg, Haile@Energy" w:date="2022-02-09T10:51:00Z">
              <w:tcPr>
                <w:tcW w:w="1705" w:type="dxa"/>
              </w:tcPr>
            </w:tcPrChange>
          </w:tcPr>
          <w:p w14:paraId="1660328D" w14:textId="77777777" w:rsidR="001377CD" w:rsidRDefault="001377CD" w:rsidP="00AE2B20">
            <w:pPr>
              <w:rPr>
                <w:ins w:id="21" w:author="Alhabibi, Haider@Energy" w:date="2022-01-27T13:34:00Z"/>
                <w:rFonts w:asciiTheme="minorHAnsi" w:hAnsiTheme="minorHAnsi" w:cstheme="minorHAnsi"/>
                <w:sz w:val="18"/>
                <w:szCs w:val="18"/>
              </w:rPr>
            </w:pPr>
            <w:ins w:id="22" w:author="Alhabibi, Haider@Energy" w:date="2022-01-27T13:34:00Z">
              <w:r>
                <w:rPr>
                  <w:rFonts w:asciiTheme="minorHAnsi" w:hAnsiTheme="minorHAnsi" w:cstheme="minorHAnsi"/>
                  <w:sz w:val="18"/>
                  <w:szCs w:val="18"/>
                </w:rPr>
                <w:t>01</w:t>
              </w:r>
            </w:ins>
          </w:p>
        </w:tc>
        <w:tc>
          <w:tcPr>
            <w:tcW w:w="3420" w:type="dxa"/>
            <w:tcPrChange w:id="23" w:author="Bucaneg, Haile@Energy" w:date="2022-02-09T10:51:00Z">
              <w:tcPr>
                <w:tcW w:w="2430" w:type="dxa"/>
              </w:tcPr>
            </w:tcPrChange>
          </w:tcPr>
          <w:p w14:paraId="037FF869" w14:textId="77777777" w:rsidR="001377CD" w:rsidRDefault="001377CD" w:rsidP="00AE2B20">
            <w:pPr>
              <w:rPr>
                <w:ins w:id="24" w:author="Alhabibi, Haider@Energy" w:date="2022-01-27T13:34:00Z"/>
                <w:rFonts w:asciiTheme="minorHAnsi" w:hAnsiTheme="minorHAnsi" w:cstheme="minorHAnsi"/>
                <w:sz w:val="18"/>
                <w:szCs w:val="18"/>
              </w:rPr>
            </w:pPr>
            <w:ins w:id="25" w:author="Alhabibi, Haider@Energy" w:date="2022-01-27T13:34:00Z">
              <w:r>
                <w:rPr>
                  <w:rFonts w:asciiTheme="minorHAnsi" w:hAnsiTheme="minorHAnsi" w:cstheme="minorHAnsi"/>
                  <w:sz w:val="18"/>
                  <w:szCs w:val="18"/>
                </w:rPr>
                <w:t>02</w:t>
              </w:r>
            </w:ins>
          </w:p>
        </w:tc>
        <w:tc>
          <w:tcPr>
            <w:tcW w:w="4320" w:type="dxa"/>
            <w:tcPrChange w:id="26" w:author="Bucaneg, Haile@Energy" w:date="2022-02-09T10:51:00Z">
              <w:tcPr>
                <w:tcW w:w="3957" w:type="dxa"/>
              </w:tcPr>
            </w:tcPrChange>
          </w:tcPr>
          <w:p w14:paraId="5F697590" w14:textId="77777777" w:rsidR="001377CD" w:rsidRDefault="001377CD" w:rsidP="00AE2B20">
            <w:pPr>
              <w:rPr>
                <w:ins w:id="27" w:author="Alhabibi, Haider@Energy" w:date="2022-01-27T13:34:00Z"/>
                <w:rFonts w:asciiTheme="minorHAnsi" w:hAnsiTheme="minorHAnsi" w:cstheme="minorHAnsi"/>
                <w:sz w:val="18"/>
                <w:szCs w:val="18"/>
              </w:rPr>
            </w:pPr>
            <w:ins w:id="28" w:author="Alhabibi, Haider@Energy" w:date="2022-01-27T13:34:00Z">
              <w:r>
                <w:rPr>
                  <w:rFonts w:asciiTheme="minorHAnsi" w:hAnsiTheme="minorHAnsi" w:cstheme="minorHAnsi"/>
                  <w:sz w:val="18"/>
                  <w:szCs w:val="18"/>
                </w:rPr>
                <w:t>03</w:t>
              </w:r>
            </w:ins>
          </w:p>
        </w:tc>
      </w:tr>
      <w:tr w:rsidR="001377CD" w14:paraId="5B3093FB" w14:textId="77777777" w:rsidTr="001377CD">
        <w:trPr>
          <w:ins w:id="29" w:author="Alhabibi, Haider@Energy" w:date="2022-01-27T13:34:00Z"/>
          <w:trPrChange w:id="30" w:author="Bucaneg, Haile@Energy" w:date="2022-02-09T10:51:00Z">
            <w:trPr>
              <w:gridAfter w:val="0"/>
              <w:wAfter w:w="2698" w:type="dxa"/>
            </w:trPr>
          </w:trPrChange>
        </w:trPr>
        <w:tc>
          <w:tcPr>
            <w:tcW w:w="3055" w:type="dxa"/>
            <w:tcPrChange w:id="31" w:author="Bucaneg, Haile@Energy" w:date="2022-02-09T10:51:00Z">
              <w:tcPr>
                <w:tcW w:w="1705" w:type="dxa"/>
              </w:tcPr>
            </w:tcPrChange>
          </w:tcPr>
          <w:p w14:paraId="466698D7" w14:textId="77777777" w:rsidR="001377CD" w:rsidRDefault="001377CD" w:rsidP="00AE2B20">
            <w:pPr>
              <w:rPr>
                <w:ins w:id="32" w:author="Alhabibi, Haider@Energy" w:date="2022-01-27T13:34:00Z"/>
                <w:rFonts w:asciiTheme="minorHAnsi" w:hAnsiTheme="minorHAnsi" w:cstheme="minorHAnsi"/>
                <w:sz w:val="18"/>
                <w:szCs w:val="18"/>
              </w:rPr>
            </w:pPr>
            <w:ins w:id="33" w:author="Alhabibi, Haider@Energy" w:date="2022-01-27T13:34:00Z">
              <w:r>
                <w:rPr>
                  <w:rFonts w:asciiTheme="minorHAnsi" w:hAnsiTheme="minorHAnsi" w:cstheme="minorHAnsi"/>
                  <w:sz w:val="18"/>
                  <w:szCs w:val="18"/>
                </w:rPr>
                <w:t>Manufacturer Make</w:t>
              </w:r>
            </w:ins>
          </w:p>
        </w:tc>
        <w:tc>
          <w:tcPr>
            <w:tcW w:w="3420" w:type="dxa"/>
            <w:tcPrChange w:id="34" w:author="Bucaneg, Haile@Energy" w:date="2022-02-09T10:51:00Z">
              <w:tcPr>
                <w:tcW w:w="2430" w:type="dxa"/>
              </w:tcPr>
            </w:tcPrChange>
          </w:tcPr>
          <w:p w14:paraId="69024094" w14:textId="77777777" w:rsidR="001377CD" w:rsidRDefault="001377CD" w:rsidP="00AE2B20">
            <w:pPr>
              <w:rPr>
                <w:ins w:id="35" w:author="Alhabibi, Haider@Energy" w:date="2022-01-27T13:34:00Z"/>
                <w:rFonts w:asciiTheme="minorHAnsi" w:hAnsiTheme="minorHAnsi" w:cstheme="minorHAnsi"/>
                <w:sz w:val="18"/>
                <w:szCs w:val="18"/>
              </w:rPr>
            </w:pPr>
            <w:ins w:id="36" w:author="Alhabibi, Haider@Energy" w:date="2022-01-27T13:34:00Z">
              <w:r>
                <w:rPr>
                  <w:rFonts w:asciiTheme="minorHAnsi" w:hAnsiTheme="minorHAnsi" w:cstheme="minorHAnsi"/>
                  <w:sz w:val="18"/>
                  <w:szCs w:val="18"/>
                </w:rPr>
                <w:t>Manufacturer Model Number</w:t>
              </w:r>
            </w:ins>
          </w:p>
        </w:tc>
        <w:tc>
          <w:tcPr>
            <w:tcW w:w="4320" w:type="dxa"/>
            <w:tcPrChange w:id="37" w:author="Bucaneg, Haile@Energy" w:date="2022-02-09T10:51:00Z">
              <w:tcPr>
                <w:tcW w:w="3957" w:type="dxa"/>
              </w:tcPr>
            </w:tcPrChange>
          </w:tcPr>
          <w:p w14:paraId="16744AC1" w14:textId="77777777" w:rsidR="001377CD" w:rsidRDefault="001377CD" w:rsidP="00AE2B20">
            <w:pPr>
              <w:rPr>
                <w:ins w:id="38" w:author="Alhabibi, Haider@Energy" w:date="2022-01-27T13:34:00Z"/>
                <w:rFonts w:asciiTheme="minorHAnsi" w:hAnsiTheme="minorHAnsi" w:cstheme="minorHAnsi"/>
                <w:sz w:val="18"/>
                <w:szCs w:val="18"/>
              </w:rPr>
            </w:pPr>
            <w:ins w:id="39" w:author="Alhabibi, Haider@Energy" w:date="2022-01-27T13:34:00Z">
              <w:r>
                <w:rPr>
                  <w:rFonts w:asciiTheme="minorHAnsi" w:hAnsiTheme="minorHAnsi" w:cstheme="minorHAnsi"/>
                  <w:sz w:val="18"/>
                  <w:szCs w:val="18"/>
                </w:rPr>
                <w:t>Fan Efficacy Performance Rating (W/CFM)</w:t>
              </w:r>
            </w:ins>
          </w:p>
        </w:tc>
      </w:tr>
      <w:tr w:rsidR="001377CD" w14:paraId="72EBAAC7" w14:textId="77777777" w:rsidTr="001377CD">
        <w:trPr>
          <w:ins w:id="40" w:author="Alhabibi, Haider@Energy" w:date="2022-01-27T13:34:00Z"/>
          <w:trPrChange w:id="41" w:author="Bucaneg, Haile@Energy" w:date="2022-02-09T10:51:00Z">
            <w:trPr>
              <w:gridAfter w:val="0"/>
              <w:wAfter w:w="2698" w:type="dxa"/>
            </w:trPr>
          </w:trPrChange>
        </w:trPr>
        <w:tc>
          <w:tcPr>
            <w:tcW w:w="3055" w:type="dxa"/>
            <w:tcPrChange w:id="42" w:author="Bucaneg, Haile@Energy" w:date="2022-02-09T10:51:00Z">
              <w:tcPr>
                <w:tcW w:w="1705" w:type="dxa"/>
              </w:tcPr>
            </w:tcPrChange>
          </w:tcPr>
          <w:p w14:paraId="71A9E224" w14:textId="77777777" w:rsidR="001377CD" w:rsidRDefault="001377CD" w:rsidP="00AE2B20">
            <w:pPr>
              <w:rPr>
                <w:ins w:id="43" w:author="Alhabibi, Haider@Energy" w:date="2022-01-27T13:34:00Z"/>
                <w:rFonts w:asciiTheme="minorHAnsi" w:hAnsiTheme="minorHAnsi" w:cstheme="minorHAnsi"/>
                <w:sz w:val="18"/>
                <w:szCs w:val="18"/>
              </w:rPr>
            </w:pPr>
          </w:p>
        </w:tc>
        <w:tc>
          <w:tcPr>
            <w:tcW w:w="3420" w:type="dxa"/>
            <w:tcPrChange w:id="44" w:author="Bucaneg, Haile@Energy" w:date="2022-02-09T10:51:00Z">
              <w:tcPr>
                <w:tcW w:w="2430" w:type="dxa"/>
              </w:tcPr>
            </w:tcPrChange>
          </w:tcPr>
          <w:p w14:paraId="1D5576BE" w14:textId="77777777" w:rsidR="001377CD" w:rsidRDefault="001377CD" w:rsidP="00AE2B20">
            <w:pPr>
              <w:rPr>
                <w:ins w:id="45" w:author="Alhabibi, Haider@Energy" w:date="2022-01-27T13:34:00Z"/>
                <w:rFonts w:asciiTheme="minorHAnsi" w:hAnsiTheme="minorHAnsi" w:cstheme="minorHAnsi"/>
                <w:sz w:val="18"/>
                <w:szCs w:val="18"/>
              </w:rPr>
            </w:pPr>
          </w:p>
        </w:tc>
        <w:tc>
          <w:tcPr>
            <w:tcW w:w="4320" w:type="dxa"/>
            <w:tcPrChange w:id="46" w:author="Bucaneg, Haile@Energy" w:date="2022-02-09T10:51:00Z">
              <w:tcPr>
                <w:tcW w:w="3957" w:type="dxa"/>
              </w:tcPr>
            </w:tcPrChange>
          </w:tcPr>
          <w:p w14:paraId="72B90DA5" w14:textId="77777777" w:rsidR="001377CD" w:rsidRDefault="001377CD" w:rsidP="00AE2B20">
            <w:pPr>
              <w:rPr>
                <w:ins w:id="47" w:author="Alhabibi, Haider@Energy" w:date="2022-01-27T13:34:00Z"/>
                <w:rFonts w:asciiTheme="minorHAnsi" w:hAnsiTheme="minorHAnsi" w:cstheme="minorHAnsi"/>
                <w:sz w:val="18"/>
                <w:szCs w:val="18"/>
              </w:rPr>
            </w:pPr>
          </w:p>
        </w:tc>
      </w:tr>
      <w:tr w:rsidR="001377CD" w14:paraId="74868927" w14:textId="77777777" w:rsidTr="001377CD">
        <w:trPr>
          <w:ins w:id="48" w:author="Alhabibi, Haider@Energy" w:date="2022-01-27T13:34:00Z"/>
          <w:trPrChange w:id="49" w:author="Bucaneg, Haile@Energy" w:date="2022-02-09T10:51:00Z">
            <w:trPr>
              <w:gridAfter w:val="0"/>
              <w:wAfter w:w="2698" w:type="dxa"/>
            </w:trPr>
          </w:trPrChange>
        </w:trPr>
        <w:tc>
          <w:tcPr>
            <w:tcW w:w="3055" w:type="dxa"/>
            <w:tcPrChange w:id="50" w:author="Bucaneg, Haile@Energy" w:date="2022-02-09T10:51:00Z">
              <w:tcPr>
                <w:tcW w:w="1705" w:type="dxa"/>
              </w:tcPr>
            </w:tcPrChange>
          </w:tcPr>
          <w:p w14:paraId="5603989E" w14:textId="77777777" w:rsidR="001377CD" w:rsidRDefault="001377CD" w:rsidP="00AE2B20">
            <w:pPr>
              <w:rPr>
                <w:ins w:id="51" w:author="Alhabibi, Haider@Energy" w:date="2022-01-27T13:34:00Z"/>
                <w:rFonts w:asciiTheme="minorHAnsi" w:hAnsiTheme="minorHAnsi" w:cstheme="minorHAnsi"/>
                <w:sz w:val="18"/>
                <w:szCs w:val="18"/>
              </w:rPr>
            </w:pPr>
          </w:p>
        </w:tc>
        <w:tc>
          <w:tcPr>
            <w:tcW w:w="3420" w:type="dxa"/>
            <w:tcPrChange w:id="52" w:author="Bucaneg, Haile@Energy" w:date="2022-02-09T10:51:00Z">
              <w:tcPr>
                <w:tcW w:w="2430" w:type="dxa"/>
              </w:tcPr>
            </w:tcPrChange>
          </w:tcPr>
          <w:p w14:paraId="6302B6D8" w14:textId="77777777" w:rsidR="001377CD" w:rsidRDefault="001377CD" w:rsidP="00AE2B20">
            <w:pPr>
              <w:rPr>
                <w:ins w:id="53" w:author="Alhabibi, Haider@Energy" w:date="2022-01-27T13:34:00Z"/>
                <w:rFonts w:asciiTheme="minorHAnsi" w:hAnsiTheme="minorHAnsi" w:cstheme="minorHAnsi"/>
                <w:sz w:val="18"/>
                <w:szCs w:val="18"/>
              </w:rPr>
            </w:pPr>
          </w:p>
        </w:tc>
        <w:tc>
          <w:tcPr>
            <w:tcW w:w="4320" w:type="dxa"/>
            <w:tcPrChange w:id="54" w:author="Bucaneg, Haile@Energy" w:date="2022-02-09T10:51:00Z">
              <w:tcPr>
                <w:tcW w:w="3957" w:type="dxa"/>
              </w:tcPr>
            </w:tcPrChange>
          </w:tcPr>
          <w:p w14:paraId="7A2D6750" w14:textId="77777777" w:rsidR="001377CD" w:rsidRDefault="001377CD" w:rsidP="00AE2B20">
            <w:pPr>
              <w:rPr>
                <w:ins w:id="55" w:author="Alhabibi, Haider@Energy" w:date="2022-01-27T13:34:00Z"/>
                <w:rFonts w:asciiTheme="minorHAnsi" w:hAnsiTheme="minorHAnsi" w:cstheme="minorHAnsi"/>
                <w:sz w:val="18"/>
                <w:szCs w:val="18"/>
              </w:rPr>
            </w:pPr>
          </w:p>
        </w:tc>
      </w:tr>
      <w:tr w:rsidR="001377CD" w14:paraId="03173B57" w14:textId="77777777" w:rsidTr="001377CD">
        <w:trPr>
          <w:ins w:id="56" w:author="Alhabibi, Haider@Energy" w:date="2022-01-27T13:34:00Z"/>
          <w:trPrChange w:id="57" w:author="Bucaneg, Haile@Energy" w:date="2022-02-09T10:51:00Z">
            <w:trPr>
              <w:gridAfter w:val="0"/>
              <w:wAfter w:w="2698" w:type="dxa"/>
            </w:trPr>
          </w:trPrChange>
        </w:trPr>
        <w:tc>
          <w:tcPr>
            <w:tcW w:w="3055" w:type="dxa"/>
            <w:tcPrChange w:id="58" w:author="Bucaneg, Haile@Energy" w:date="2022-02-09T10:51:00Z">
              <w:tcPr>
                <w:tcW w:w="1705" w:type="dxa"/>
              </w:tcPr>
            </w:tcPrChange>
          </w:tcPr>
          <w:p w14:paraId="6848A10A" w14:textId="77777777" w:rsidR="001377CD" w:rsidRDefault="001377CD" w:rsidP="00AE2B20">
            <w:pPr>
              <w:rPr>
                <w:ins w:id="59" w:author="Alhabibi, Haider@Energy" w:date="2022-01-27T13:34:00Z"/>
                <w:rFonts w:asciiTheme="minorHAnsi" w:hAnsiTheme="minorHAnsi" w:cstheme="minorHAnsi"/>
                <w:sz w:val="18"/>
                <w:szCs w:val="18"/>
              </w:rPr>
            </w:pPr>
          </w:p>
        </w:tc>
        <w:tc>
          <w:tcPr>
            <w:tcW w:w="3420" w:type="dxa"/>
            <w:tcPrChange w:id="60" w:author="Bucaneg, Haile@Energy" w:date="2022-02-09T10:51:00Z">
              <w:tcPr>
                <w:tcW w:w="2430" w:type="dxa"/>
              </w:tcPr>
            </w:tcPrChange>
          </w:tcPr>
          <w:p w14:paraId="4556F0D9" w14:textId="77777777" w:rsidR="001377CD" w:rsidRDefault="001377CD" w:rsidP="00AE2B20">
            <w:pPr>
              <w:rPr>
                <w:ins w:id="61" w:author="Alhabibi, Haider@Energy" w:date="2022-01-27T13:34:00Z"/>
                <w:rFonts w:asciiTheme="minorHAnsi" w:hAnsiTheme="minorHAnsi" w:cstheme="minorHAnsi"/>
                <w:sz w:val="18"/>
                <w:szCs w:val="18"/>
              </w:rPr>
            </w:pPr>
          </w:p>
        </w:tc>
        <w:tc>
          <w:tcPr>
            <w:tcW w:w="4320" w:type="dxa"/>
            <w:tcPrChange w:id="62" w:author="Bucaneg, Haile@Energy" w:date="2022-02-09T10:51:00Z">
              <w:tcPr>
                <w:tcW w:w="3957" w:type="dxa"/>
              </w:tcPr>
            </w:tcPrChange>
          </w:tcPr>
          <w:p w14:paraId="3362841B" w14:textId="77777777" w:rsidR="001377CD" w:rsidRDefault="001377CD" w:rsidP="00AE2B20">
            <w:pPr>
              <w:rPr>
                <w:ins w:id="63" w:author="Alhabibi, Haider@Energy" w:date="2022-01-27T13:34:00Z"/>
                <w:rFonts w:asciiTheme="minorHAnsi" w:hAnsiTheme="minorHAnsi" w:cstheme="minorHAnsi"/>
                <w:sz w:val="18"/>
                <w:szCs w:val="18"/>
              </w:rPr>
            </w:pPr>
          </w:p>
        </w:tc>
      </w:tr>
    </w:tbl>
    <w:p w14:paraId="48D86582" w14:textId="528BF7CB" w:rsidR="00F27B73" w:rsidRPr="00C070E2" w:rsidRDefault="00F27B73"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7056D7" w:rsidRPr="00500C2C" w14:paraId="0435B1E5" w14:textId="77777777" w:rsidTr="00454307">
        <w:tc>
          <w:tcPr>
            <w:tcW w:w="10786" w:type="dxa"/>
            <w:gridSpan w:val="2"/>
          </w:tcPr>
          <w:p w14:paraId="0435B1E4" w14:textId="7DBBCFE1" w:rsidR="007056D7" w:rsidRPr="00500C2C" w:rsidRDefault="00380356" w:rsidP="003952E1">
            <w:pPr>
              <w:keepNext/>
              <w:rPr>
                <w:rFonts w:asciiTheme="minorHAnsi" w:hAnsiTheme="minorHAnsi"/>
                <w:szCs w:val="18"/>
              </w:rPr>
            </w:pPr>
            <w:r>
              <w:rPr>
                <w:rFonts w:asciiTheme="minorHAnsi" w:hAnsiTheme="minorHAnsi"/>
                <w:b/>
                <w:szCs w:val="18"/>
              </w:rPr>
              <w:t>E</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0435B1E8" w14:textId="77777777" w:rsidTr="00454307">
        <w:trPr>
          <w:trHeight w:val="158"/>
        </w:trPr>
        <w:tc>
          <w:tcPr>
            <w:tcW w:w="641" w:type="dxa"/>
            <w:vAlign w:val="center"/>
          </w:tcPr>
          <w:p w14:paraId="0435B1E6"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435B1E7" w14:textId="77777777" w:rsidR="00AE10C0" w:rsidRDefault="00AE10C0" w:rsidP="00D9307B">
            <w:pPr>
              <w:keepNext/>
              <w:rPr>
                <w:rFonts w:asciiTheme="minorHAnsi" w:hAnsiTheme="minorHAnsi"/>
                <w:sz w:val="18"/>
                <w:szCs w:val="18"/>
              </w:rPr>
            </w:pPr>
          </w:p>
        </w:tc>
      </w:tr>
    </w:tbl>
    <w:p w14:paraId="0435B25B" w14:textId="05E6DBEE" w:rsidR="005952AD" w:rsidRDefault="005952AD">
      <w:pPr>
        <w:rPr>
          <w:rFonts w:asciiTheme="minorHAnsi" w:hAnsi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BD72D7" w:rsidRPr="00500C2C" w14:paraId="33862D1C" w14:textId="77777777" w:rsidTr="00BD72D7">
        <w:tc>
          <w:tcPr>
            <w:tcW w:w="10786" w:type="dxa"/>
            <w:gridSpan w:val="2"/>
          </w:tcPr>
          <w:p w14:paraId="1AA0A7D1" w14:textId="7A92CDED" w:rsidR="00BD72D7" w:rsidRDefault="00BD72D7" w:rsidP="00BD72D7">
            <w:pPr>
              <w:keepNext/>
              <w:rPr>
                <w:rFonts w:asciiTheme="minorHAnsi" w:hAnsiTheme="minorHAnsi"/>
                <w:b/>
                <w:szCs w:val="18"/>
              </w:rPr>
            </w:pPr>
            <w:r>
              <w:rPr>
                <w:rFonts w:asciiTheme="minorHAnsi" w:hAnsiTheme="minorHAnsi"/>
                <w:b/>
                <w:szCs w:val="18"/>
              </w:rPr>
              <w:t>F</w:t>
            </w:r>
            <w:r w:rsidRPr="00500C2C">
              <w:rPr>
                <w:rFonts w:asciiTheme="minorHAnsi" w:hAnsiTheme="minorHAnsi"/>
                <w:b/>
                <w:szCs w:val="18"/>
              </w:rPr>
              <w:t xml:space="preserve">. </w:t>
            </w:r>
            <w:r>
              <w:rPr>
                <w:rFonts w:asciiTheme="minorHAnsi" w:hAnsiTheme="minorHAnsi"/>
                <w:b/>
                <w:szCs w:val="18"/>
              </w:rPr>
              <w:t>Determination of HERS Verification Compliance</w:t>
            </w:r>
          </w:p>
          <w:p w14:paraId="1FC7153B" w14:textId="0ABECBF8" w:rsidR="00BD72D7" w:rsidRPr="00500C2C" w:rsidRDefault="00BD72D7" w:rsidP="00BD72D7">
            <w:pPr>
              <w:keepNext/>
              <w:rPr>
                <w:rFonts w:asciiTheme="minorHAnsi" w:hAnsiTheme="minorHAnsi"/>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BD72D7" w:rsidRPr="00D2491C" w14:paraId="7BEA2264" w14:textId="77777777" w:rsidTr="00BD72D7">
        <w:trPr>
          <w:trHeight w:val="158"/>
        </w:trPr>
        <w:tc>
          <w:tcPr>
            <w:tcW w:w="641" w:type="dxa"/>
            <w:vAlign w:val="center"/>
          </w:tcPr>
          <w:p w14:paraId="3D7D593F" w14:textId="77777777" w:rsidR="00BD72D7" w:rsidRPr="00D2491C" w:rsidRDefault="00BD72D7" w:rsidP="00BD72D7">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CD5AA12" w14:textId="77777777" w:rsidR="00BD72D7" w:rsidRDefault="00BD72D7" w:rsidP="00BD72D7">
            <w:pPr>
              <w:keepNext/>
              <w:rPr>
                <w:rFonts w:asciiTheme="minorHAnsi" w:hAnsiTheme="minorHAnsi"/>
                <w:sz w:val="18"/>
                <w:szCs w:val="18"/>
              </w:rPr>
            </w:pPr>
          </w:p>
        </w:tc>
      </w:tr>
    </w:tbl>
    <w:p w14:paraId="58CCB3AF" w14:textId="77777777" w:rsidR="009E5FE9" w:rsidRDefault="009E5FE9">
      <w:pPr>
        <w:rPr>
          <w:ins w:id="64" w:author="Alhabibi, Haider@Energy" w:date="2021-12-12T13:49:00Z"/>
          <w:rFonts w:asciiTheme="minorHAnsi" w:hAnsiTheme="minorHAnsi"/>
          <w:sz w:val="18"/>
          <w:szCs w:val="18"/>
        </w:rPr>
      </w:pPr>
    </w:p>
    <w:p w14:paraId="4FF10844" w14:textId="78686A8E" w:rsidR="005952AD" w:rsidRDefault="005952AD">
      <w:pPr>
        <w:rPr>
          <w:rFonts w:asciiTheme="minorHAnsi" w:hAnsiTheme="minorHAnsi"/>
          <w:sz w:val="18"/>
          <w:szCs w:val="18"/>
        </w:rPr>
      </w:pPr>
      <w:r>
        <w:rPr>
          <w:rFonts w:asciiTheme="minorHAnsi" w:hAnsiTheme="minorHAnsi"/>
          <w:sz w:val="18"/>
          <w:szCs w:val="18"/>
        </w:rPr>
        <w:br w:type="page"/>
      </w:r>
    </w:p>
    <w:p w14:paraId="727406BE" w14:textId="26F944E2" w:rsidR="00461494" w:rsidRDefault="00461494" w:rsidP="00461494"/>
    <w:p w14:paraId="0435B2AB" w14:textId="43D447D1" w:rsidR="0079128F" w:rsidRDefault="0079128F">
      <w:pPr>
        <w:rPr>
          <w:rFonts w:asciiTheme="minorHAnsi" w:hAnsiTheme="minorHAns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BD72D7" w:rsidRPr="00BB16FE" w14:paraId="7624C53D" w14:textId="77777777" w:rsidTr="00BD72D7">
        <w:trPr>
          <w:trHeight w:val="288"/>
        </w:trPr>
        <w:tc>
          <w:tcPr>
            <w:tcW w:w="10950" w:type="dxa"/>
            <w:gridSpan w:val="4"/>
            <w:vAlign w:val="center"/>
          </w:tcPr>
          <w:p w14:paraId="77398EB6"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t>Documentation Author's Declaration Statement</w:t>
            </w:r>
          </w:p>
        </w:tc>
      </w:tr>
      <w:tr w:rsidR="00BD72D7" w:rsidRPr="00BB16FE" w14:paraId="1DE78CE1" w14:textId="77777777" w:rsidTr="00BD72D7">
        <w:trPr>
          <w:trHeight w:val="360"/>
        </w:trPr>
        <w:tc>
          <w:tcPr>
            <w:tcW w:w="10950" w:type="dxa"/>
            <w:gridSpan w:val="4"/>
            <w:vAlign w:val="center"/>
          </w:tcPr>
          <w:p w14:paraId="7BAFAF5D" w14:textId="77777777" w:rsidR="00BD72D7" w:rsidRPr="00BB16FE" w:rsidRDefault="00BD72D7" w:rsidP="00BD72D7">
            <w:pPr>
              <w:numPr>
                <w:ilvl w:val="0"/>
                <w:numId w:val="3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BD72D7" w:rsidRPr="00BB16FE" w14:paraId="3E2F3733" w14:textId="77777777" w:rsidTr="00BD72D7">
        <w:trPr>
          <w:trHeight w:val="360"/>
        </w:trPr>
        <w:tc>
          <w:tcPr>
            <w:tcW w:w="5434" w:type="dxa"/>
          </w:tcPr>
          <w:p w14:paraId="57146496"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463A7F5"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BD72D7" w:rsidRPr="00BB16FE" w14:paraId="1A66BA40" w14:textId="77777777" w:rsidTr="00BD72D7">
        <w:trPr>
          <w:trHeight w:val="360"/>
        </w:trPr>
        <w:tc>
          <w:tcPr>
            <w:tcW w:w="5434" w:type="dxa"/>
          </w:tcPr>
          <w:p w14:paraId="34656729"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31335C3F"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BD72D7" w:rsidRPr="00BB16FE" w14:paraId="0740D6C4" w14:textId="77777777" w:rsidTr="00BD72D7">
        <w:trPr>
          <w:trHeight w:val="360"/>
        </w:trPr>
        <w:tc>
          <w:tcPr>
            <w:tcW w:w="5434" w:type="dxa"/>
          </w:tcPr>
          <w:p w14:paraId="7203E929"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1B14C7C7"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BD72D7" w:rsidRPr="00BB16FE" w14:paraId="73C347AB" w14:textId="77777777" w:rsidTr="00BD72D7">
        <w:trPr>
          <w:trHeight w:val="360"/>
        </w:trPr>
        <w:tc>
          <w:tcPr>
            <w:tcW w:w="5434" w:type="dxa"/>
          </w:tcPr>
          <w:p w14:paraId="5D7BDCE4"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73D5FFCD"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BD72D7" w:rsidRPr="00BB16FE" w14:paraId="3888CFF9" w14:textId="77777777" w:rsidTr="00BD72D7">
        <w:tblPrEx>
          <w:tblCellMar>
            <w:left w:w="115" w:type="dxa"/>
            <w:right w:w="115" w:type="dxa"/>
          </w:tblCellMar>
        </w:tblPrEx>
        <w:trPr>
          <w:trHeight w:val="296"/>
        </w:trPr>
        <w:tc>
          <w:tcPr>
            <w:tcW w:w="10950" w:type="dxa"/>
            <w:gridSpan w:val="4"/>
            <w:vAlign w:val="center"/>
          </w:tcPr>
          <w:p w14:paraId="25A1500D"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BD72D7" w:rsidRPr="00BB16FE" w14:paraId="55921181" w14:textId="77777777" w:rsidTr="00BD72D7">
        <w:tblPrEx>
          <w:tblCellMar>
            <w:left w:w="115" w:type="dxa"/>
            <w:right w:w="115" w:type="dxa"/>
          </w:tblCellMar>
        </w:tblPrEx>
        <w:trPr>
          <w:trHeight w:val="504"/>
        </w:trPr>
        <w:tc>
          <w:tcPr>
            <w:tcW w:w="10950" w:type="dxa"/>
            <w:gridSpan w:val="4"/>
            <w:shd w:val="clear" w:color="auto" w:fill="auto"/>
          </w:tcPr>
          <w:p w14:paraId="739F67B5" w14:textId="77777777" w:rsidR="00BD72D7" w:rsidRPr="00BB16FE" w:rsidRDefault="00BD72D7" w:rsidP="00BD72D7">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55A8C4E"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3DC5686C"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5943DA23"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B1467EE"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8E3C88F"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w:t>
            </w:r>
            <w:proofErr w:type="gramStart"/>
            <w:r w:rsidRPr="00BB16FE">
              <w:rPr>
                <w:rFonts w:asciiTheme="minorHAnsi" w:hAnsiTheme="minorHAnsi"/>
                <w:snapToGrid w:val="0"/>
                <w:sz w:val="18"/>
                <w:szCs w:val="18"/>
              </w:rPr>
              <w:t>posted, or</w:t>
            </w:r>
            <w:proofErr w:type="gramEnd"/>
            <w:r w:rsidRPr="00BB16FE">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D72D7" w:rsidRPr="00BB16FE" w14:paraId="74F0F724" w14:textId="77777777" w:rsidTr="00BD72D7">
        <w:tblPrEx>
          <w:tblCellMar>
            <w:left w:w="115" w:type="dxa"/>
            <w:right w:w="115" w:type="dxa"/>
          </w:tblCellMar>
        </w:tblPrEx>
        <w:trPr>
          <w:trHeight w:val="278"/>
        </w:trPr>
        <w:tc>
          <w:tcPr>
            <w:tcW w:w="10950" w:type="dxa"/>
            <w:gridSpan w:val="4"/>
            <w:vAlign w:val="center"/>
          </w:tcPr>
          <w:p w14:paraId="5FB66FEE"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BD72D7" w:rsidRPr="00BB16FE" w14:paraId="2C3A3CF0" w14:textId="77777777" w:rsidTr="00BD72D7">
        <w:tblPrEx>
          <w:tblCellMar>
            <w:left w:w="115" w:type="dxa"/>
            <w:right w:w="115" w:type="dxa"/>
          </w:tblCellMar>
        </w:tblPrEx>
        <w:trPr>
          <w:trHeight w:hRule="exact" w:val="360"/>
        </w:trPr>
        <w:tc>
          <w:tcPr>
            <w:tcW w:w="10950" w:type="dxa"/>
            <w:gridSpan w:val="4"/>
            <w:vAlign w:val="center"/>
          </w:tcPr>
          <w:p w14:paraId="5B461FAE"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BD72D7" w:rsidRPr="00BB16FE" w14:paraId="16D736BC" w14:textId="77777777" w:rsidTr="00BD72D7">
        <w:tblPrEx>
          <w:tblCellMar>
            <w:left w:w="115" w:type="dxa"/>
            <w:right w:w="115" w:type="dxa"/>
          </w:tblCellMar>
        </w:tblPrEx>
        <w:trPr>
          <w:trHeight w:hRule="exact" w:val="360"/>
        </w:trPr>
        <w:tc>
          <w:tcPr>
            <w:tcW w:w="5475" w:type="dxa"/>
            <w:gridSpan w:val="2"/>
          </w:tcPr>
          <w:p w14:paraId="51409E26" w14:textId="77777777" w:rsidR="00BD72D7" w:rsidRPr="00BB16FE" w:rsidRDefault="00BD72D7" w:rsidP="00BD72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37000547" w14:textId="77777777" w:rsidR="00BD72D7" w:rsidRPr="00BB16FE" w:rsidRDefault="00BD72D7" w:rsidP="00BD72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BD72D7" w:rsidRPr="00BB16FE" w14:paraId="250EF0F3" w14:textId="77777777" w:rsidTr="00BD72D7">
        <w:tblPrEx>
          <w:tblCellMar>
            <w:left w:w="108" w:type="dxa"/>
            <w:right w:w="108" w:type="dxa"/>
          </w:tblCellMar>
        </w:tblPrEx>
        <w:trPr>
          <w:trHeight w:hRule="exact" w:val="288"/>
        </w:trPr>
        <w:tc>
          <w:tcPr>
            <w:tcW w:w="10950" w:type="dxa"/>
            <w:gridSpan w:val="4"/>
            <w:vAlign w:val="center"/>
          </w:tcPr>
          <w:p w14:paraId="595B77C7" w14:textId="77777777" w:rsidR="00BD72D7" w:rsidRPr="00BB16FE" w:rsidRDefault="00BD72D7" w:rsidP="00BD72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proofErr w:type="gramStart"/>
            <w:r w:rsidRPr="00BB16FE">
              <w:rPr>
                <w:rFonts w:asciiTheme="minorHAnsi" w:eastAsia="Calibri" w:hAnsiTheme="minorHAnsi" w:cs="Arial"/>
                <w:b/>
                <w:caps/>
                <w:sz w:val="18"/>
                <w:szCs w:val="18"/>
              </w:rPr>
              <w:t>HERS</w:t>
            </w:r>
            <w:proofErr w:type="gramEnd"/>
            <w:r w:rsidRPr="00BB16FE">
              <w:rPr>
                <w:rFonts w:asciiTheme="minorHAnsi" w:eastAsia="Calibri" w:hAnsiTheme="minorHAnsi" w:cs="Arial"/>
                <w:b/>
                <w:caps/>
                <w:sz w:val="18"/>
                <w:szCs w:val="18"/>
              </w:rPr>
              <w:t xml:space="preserve"> PROVIDER DATA REGISTRY INFORMATION</w:t>
            </w:r>
          </w:p>
        </w:tc>
      </w:tr>
      <w:tr w:rsidR="00BD72D7" w:rsidRPr="00BB16FE" w14:paraId="7D1D59D3" w14:textId="77777777" w:rsidTr="00BD72D7">
        <w:tblPrEx>
          <w:tblCellMar>
            <w:left w:w="108" w:type="dxa"/>
            <w:right w:w="108" w:type="dxa"/>
          </w:tblCellMar>
        </w:tblPrEx>
        <w:trPr>
          <w:trHeight w:hRule="exact" w:val="360"/>
        </w:trPr>
        <w:tc>
          <w:tcPr>
            <w:tcW w:w="5482" w:type="dxa"/>
            <w:gridSpan w:val="3"/>
          </w:tcPr>
          <w:p w14:paraId="493E6415"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7992503E"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Pr>
                <w:rFonts w:asciiTheme="minorHAnsi" w:eastAsia="Calibri" w:hAnsiTheme="minorHAnsi"/>
                <w:sz w:val="14"/>
                <w:szCs w:val="14"/>
              </w:rPr>
              <w:t>:</w:t>
            </w:r>
          </w:p>
        </w:tc>
      </w:tr>
      <w:tr w:rsidR="00BD72D7" w:rsidRPr="00BB16FE" w14:paraId="6558042B" w14:textId="77777777" w:rsidTr="00BD72D7">
        <w:tblPrEx>
          <w:tblCellMar>
            <w:left w:w="108" w:type="dxa"/>
            <w:right w:w="108" w:type="dxa"/>
          </w:tblCellMar>
        </w:tblPrEx>
        <w:trPr>
          <w:trHeight w:val="288"/>
        </w:trPr>
        <w:tc>
          <w:tcPr>
            <w:tcW w:w="10950" w:type="dxa"/>
            <w:gridSpan w:val="4"/>
            <w:vAlign w:val="center"/>
          </w:tcPr>
          <w:p w14:paraId="6A0BE4DE" w14:textId="77777777" w:rsidR="00BD72D7" w:rsidRPr="00BB16FE" w:rsidRDefault="00BD72D7" w:rsidP="00BD72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proofErr w:type="gramStart"/>
            <w:r w:rsidRPr="00BB16FE">
              <w:rPr>
                <w:rFonts w:asciiTheme="minorHAnsi" w:eastAsia="Calibri" w:hAnsiTheme="minorHAnsi" w:cs="Arial"/>
                <w:b/>
                <w:caps/>
                <w:sz w:val="18"/>
                <w:szCs w:val="18"/>
              </w:rPr>
              <w:t>HERS</w:t>
            </w:r>
            <w:proofErr w:type="gramEnd"/>
            <w:r w:rsidRPr="00BB16FE">
              <w:rPr>
                <w:rFonts w:asciiTheme="minorHAnsi" w:eastAsia="Calibri" w:hAnsiTheme="minorHAnsi" w:cs="Arial"/>
                <w:b/>
                <w:caps/>
                <w:sz w:val="18"/>
                <w:szCs w:val="18"/>
              </w:rPr>
              <w:t xml:space="preserve"> RATER INFORMATION</w:t>
            </w:r>
          </w:p>
        </w:tc>
      </w:tr>
      <w:tr w:rsidR="00BD72D7" w:rsidRPr="00BB16FE" w14:paraId="5B14D837" w14:textId="77777777" w:rsidTr="00BD72D7">
        <w:tblPrEx>
          <w:tblCellMar>
            <w:left w:w="108" w:type="dxa"/>
            <w:right w:w="108" w:type="dxa"/>
          </w:tblCellMar>
        </w:tblPrEx>
        <w:trPr>
          <w:trHeight w:hRule="exact" w:val="360"/>
        </w:trPr>
        <w:tc>
          <w:tcPr>
            <w:tcW w:w="10950" w:type="dxa"/>
            <w:gridSpan w:val="4"/>
          </w:tcPr>
          <w:p w14:paraId="7CA4D88F" w14:textId="77777777" w:rsidR="00BD72D7" w:rsidRPr="00BB16FE" w:rsidRDefault="00BD72D7" w:rsidP="00BD72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BD72D7" w:rsidRPr="00BB16FE" w14:paraId="005D568B" w14:textId="77777777" w:rsidTr="00BD72D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9B78FF8"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221AFCB4"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BD72D7" w:rsidRPr="00BB16FE" w14:paraId="0D72E69A" w14:textId="77777777" w:rsidTr="00BD72D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7CDBB1C"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A8FE5E2"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0435B2D6" w14:textId="77777777" w:rsidR="00B71555" w:rsidRPr="00CB00C9" w:rsidRDefault="00B71555" w:rsidP="00B71555">
      <w:pPr>
        <w:contextualSpacing/>
        <w:rPr>
          <w:rFonts w:asciiTheme="minorHAnsi" w:hAnsiTheme="minorHAnsi"/>
          <w:sz w:val="18"/>
          <w:szCs w:val="18"/>
        </w:rPr>
      </w:pPr>
    </w:p>
    <w:p w14:paraId="0435B2D7" w14:textId="77777777" w:rsidR="00D65FA1" w:rsidRDefault="00D65FA1" w:rsidP="00B71555">
      <w:pPr>
        <w:rPr>
          <w:rFonts w:asciiTheme="minorHAnsi" w:hAnsiTheme="minorHAnsi"/>
          <w:sz w:val="18"/>
          <w:szCs w:val="18"/>
        </w:rPr>
        <w:sectPr w:rsidR="00D65FA1" w:rsidSect="00C070E2">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288" w:footer="432" w:gutter="0"/>
          <w:cols w:space="720"/>
          <w:docGrid w:linePitch="272"/>
        </w:sectPr>
      </w:pPr>
    </w:p>
    <w:p w14:paraId="0435B2D8" w14:textId="53B2A013"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w:t>
      </w:r>
      <w:r w:rsidR="0023469B">
        <w:rPr>
          <w:rFonts w:asciiTheme="minorHAnsi" w:hAnsiTheme="minorHAnsi"/>
          <w:b/>
          <w:szCs w:val="18"/>
        </w:rPr>
        <w:t>3</w:t>
      </w:r>
      <w:r w:rsidRPr="0029047D">
        <w:rPr>
          <w:rFonts w:asciiTheme="minorHAnsi" w:hAnsiTheme="minorHAnsi"/>
          <w:b/>
          <w:szCs w:val="18"/>
        </w:rPr>
        <w:t>R-MCH-27</w:t>
      </w:r>
      <w:r w:rsidR="00700338">
        <w:rPr>
          <w:rFonts w:asciiTheme="minorHAnsi" w:hAnsiTheme="minorHAnsi"/>
          <w:b/>
          <w:szCs w:val="18"/>
        </w:rPr>
        <w:t>a</w:t>
      </w:r>
      <w:r w:rsidRPr="0029047D">
        <w:rPr>
          <w:rFonts w:asciiTheme="minorHAnsi" w:hAnsiTheme="minorHAnsi"/>
          <w:b/>
          <w:szCs w:val="18"/>
        </w:rPr>
        <w:t>-H User Instructions</w:t>
      </w:r>
    </w:p>
    <w:p w14:paraId="0435B2D9" w14:textId="77777777" w:rsidR="00636F83" w:rsidRDefault="00636F83" w:rsidP="00636F83">
      <w:pPr>
        <w:rPr>
          <w:rFonts w:asciiTheme="minorHAnsi" w:eastAsia="Cambria" w:hAnsiTheme="minorHAnsi"/>
          <w:b/>
          <w:sz w:val="18"/>
          <w:szCs w:val="18"/>
        </w:rPr>
      </w:pPr>
    </w:p>
    <w:p w14:paraId="0435B2D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435B2DB" w14:textId="51581B7B"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 </w:t>
      </w:r>
      <w:del w:id="76" w:author="Alhabibi, Haider@Energy" w:date="2021-12-12T13:35:00Z">
        <w:r w:rsidR="00636F83" w:rsidDel="00321F1F">
          <w:rPr>
            <w:rFonts w:asciiTheme="minorHAnsi" w:hAnsiTheme="minorHAnsi"/>
            <w:sz w:val="18"/>
            <w:szCs w:val="18"/>
          </w:rPr>
          <w:delText xml:space="preserve">Needed mostly for multifamily dwelling units. </w:delText>
        </w:r>
      </w:del>
      <w:r w:rsidR="00636F83">
        <w:rPr>
          <w:rFonts w:asciiTheme="minorHAnsi" w:hAnsiTheme="minorHAnsi"/>
          <w:sz w:val="18"/>
          <w:szCs w:val="18"/>
        </w:rPr>
        <w:t>Ventilation is calculated and provided for each dwelling unit individually.</w:t>
      </w:r>
    </w:p>
    <w:p w14:paraId="0435B2DC" w14:textId="6348E9F0"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4307">
        <w:rPr>
          <w:rFonts w:asciiTheme="minorHAnsi" w:eastAsia="Cambria" w:hAnsiTheme="minorHAnsi"/>
          <w:sz w:val="18"/>
          <w:szCs w:val="18"/>
        </w:rPr>
        <w:t>are “S</w:t>
      </w:r>
      <w:r w:rsidR="00636F83"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636F83"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proofErr w:type="spellStart"/>
      <w:r w:rsidR="00454307">
        <w:rPr>
          <w:rFonts w:asciiTheme="minorHAnsi" w:eastAsia="Cambria" w:hAnsiTheme="minorHAnsi"/>
          <w:sz w:val="18"/>
          <w:szCs w:val="18"/>
        </w:rPr>
        <w:t>A</w:t>
      </w:r>
      <w:r w:rsidR="00AF584B">
        <w:rPr>
          <w:rFonts w:asciiTheme="minorHAnsi" w:eastAsia="Cambria" w:hAnsiTheme="minorHAnsi"/>
          <w:sz w:val="18"/>
          <w:szCs w:val="18"/>
        </w:rPr>
        <w:t>ttached</w:t>
      </w:r>
      <w:r w:rsidR="00636F83" w:rsidRPr="00D2491C">
        <w:rPr>
          <w:rFonts w:asciiTheme="minorHAnsi" w:eastAsia="Cambria" w:hAnsiTheme="minorHAnsi"/>
          <w:sz w:val="18"/>
          <w:szCs w:val="18"/>
        </w:rPr>
        <w:t>”</w:t>
      </w:r>
      <w:ins w:id="77" w:author="Alhabibi, Haider@Energy" w:date="2021-12-12T13:36:00Z">
        <w:r w:rsidR="00B12FF1">
          <w:rPr>
            <w:rFonts w:asciiTheme="minorHAnsi" w:eastAsia="Cambria" w:hAnsiTheme="minorHAnsi"/>
            <w:sz w:val="18"/>
            <w:szCs w:val="18"/>
          </w:rPr>
          <w:t>and</w:t>
        </w:r>
      </w:ins>
      <w:proofErr w:type="spellEnd"/>
      <w:del w:id="78" w:author="Alhabibi, Haider@Energy" w:date="2021-12-12T13:36:00Z">
        <w:r w:rsidR="00AF584B" w:rsidDel="00B12FF1">
          <w:rPr>
            <w:rFonts w:asciiTheme="minorHAnsi" w:eastAsia="Cambria" w:hAnsiTheme="minorHAnsi"/>
            <w:sz w:val="18"/>
            <w:szCs w:val="18"/>
          </w:rPr>
          <w:delText>,</w:delText>
        </w:r>
      </w:del>
      <w:r w:rsidR="00AF584B">
        <w:rPr>
          <w:rFonts w:asciiTheme="minorHAnsi" w:eastAsia="Cambria" w:hAnsiTheme="minorHAnsi"/>
          <w:sz w:val="18"/>
          <w:szCs w:val="18"/>
        </w:rPr>
        <w:t xml:space="preserve"> </w:t>
      </w:r>
      <w:r w:rsidR="00AF584B" w:rsidRPr="00D2491C">
        <w:rPr>
          <w:rFonts w:asciiTheme="minorHAnsi" w:eastAsia="Cambria" w:hAnsiTheme="minorHAnsi"/>
          <w:sz w:val="18"/>
          <w:szCs w:val="18"/>
        </w:rPr>
        <w:t>“</w:t>
      </w:r>
      <w:r w:rsidR="00454307">
        <w:rPr>
          <w:rFonts w:asciiTheme="minorHAnsi" w:eastAsia="Cambria" w:hAnsiTheme="minorHAnsi"/>
          <w:sz w:val="18"/>
          <w:szCs w:val="18"/>
        </w:rPr>
        <w:t>S</w:t>
      </w:r>
      <w:r w:rsidR="00AF584B"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AF584B"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D</w:t>
      </w:r>
      <w:r w:rsidR="00AF584B">
        <w:rPr>
          <w:rFonts w:asciiTheme="minorHAnsi" w:eastAsia="Cambria" w:hAnsiTheme="minorHAnsi"/>
          <w:sz w:val="18"/>
          <w:szCs w:val="18"/>
        </w:rPr>
        <w:t>etached</w:t>
      </w:r>
      <w:r w:rsidR="00AF584B" w:rsidRPr="00D2491C">
        <w:rPr>
          <w:rFonts w:asciiTheme="minorHAnsi" w:eastAsia="Cambria" w:hAnsiTheme="minorHAnsi"/>
          <w:sz w:val="18"/>
          <w:szCs w:val="18"/>
        </w:rPr>
        <w:t>”</w:t>
      </w:r>
      <w:ins w:id="79" w:author="Alhabibi, Haider@Energy" w:date="2021-12-12T13:36:00Z">
        <w:r w:rsidR="00B12FF1">
          <w:rPr>
            <w:rFonts w:asciiTheme="minorHAnsi" w:eastAsia="Cambria" w:hAnsiTheme="minorHAnsi"/>
            <w:sz w:val="18"/>
            <w:szCs w:val="18"/>
          </w:rPr>
          <w:t>.</w:t>
        </w:r>
      </w:ins>
      <w:del w:id="80" w:author="Alhabibi, Haider@Energy" w:date="2021-12-12T13:36:00Z">
        <w:r w:rsidR="00636F83" w:rsidRPr="00D2491C" w:rsidDel="00B12FF1">
          <w:rPr>
            <w:rFonts w:asciiTheme="minorHAnsi" w:eastAsia="Cambria" w:hAnsiTheme="minorHAnsi"/>
            <w:sz w:val="18"/>
            <w:szCs w:val="18"/>
          </w:rPr>
          <w:delText xml:space="preserve"> and “</w:delText>
        </w:r>
        <w:r w:rsidR="00454307" w:rsidDel="00B12FF1">
          <w:rPr>
            <w:rFonts w:asciiTheme="minorHAnsi" w:eastAsia="Cambria" w:hAnsiTheme="minorHAnsi"/>
            <w:sz w:val="18"/>
            <w:szCs w:val="18"/>
          </w:rPr>
          <w:delText>M</w:delText>
        </w:r>
        <w:r w:rsidR="00636F83" w:rsidRPr="00D2491C" w:rsidDel="00B12FF1">
          <w:rPr>
            <w:rFonts w:asciiTheme="minorHAnsi" w:eastAsia="Cambria" w:hAnsiTheme="minorHAnsi"/>
            <w:sz w:val="18"/>
            <w:szCs w:val="18"/>
          </w:rPr>
          <w:delText>ultifamily”</w:delText>
        </w:r>
      </w:del>
      <w:r w:rsidR="00636F83">
        <w:rPr>
          <w:rFonts w:asciiTheme="minorHAnsi" w:eastAsia="Cambria" w:hAnsiTheme="minorHAnsi"/>
          <w:sz w:val="18"/>
          <w:szCs w:val="18"/>
        </w:rPr>
        <w:t>.</w:t>
      </w:r>
      <w:r w:rsidR="00AF584B">
        <w:rPr>
          <w:rFonts w:asciiTheme="minorHAnsi" w:eastAsia="Cambria" w:hAnsiTheme="minorHAnsi"/>
          <w:sz w:val="18"/>
          <w:szCs w:val="18"/>
        </w:rPr>
        <w:t xml:space="preserve"> User is allowed to overwrite imported value with “</w:t>
      </w:r>
      <w:proofErr w:type="gramStart"/>
      <w:r w:rsidR="00454307">
        <w:rPr>
          <w:rFonts w:asciiTheme="minorHAnsi" w:eastAsia="Cambria" w:hAnsiTheme="minorHAnsi"/>
          <w:sz w:val="18"/>
          <w:szCs w:val="18"/>
        </w:rPr>
        <w:t>N</w:t>
      </w:r>
      <w:r w:rsidR="00AF584B">
        <w:rPr>
          <w:rFonts w:asciiTheme="minorHAnsi" w:eastAsia="Cambria" w:hAnsiTheme="minorHAnsi"/>
          <w:sz w:val="18"/>
          <w:szCs w:val="18"/>
        </w:rPr>
        <w:t>on-dwelling</w:t>
      </w:r>
      <w:proofErr w:type="gramEnd"/>
      <w:r w:rsidR="00AF584B">
        <w:rPr>
          <w:rFonts w:asciiTheme="minorHAnsi" w:eastAsia="Cambria" w:hAnsiTheme="minorHAnsi"/>
          <w:sz w:val="18"/>
          <w:szCs w:val="18"/>
        </w:rPr>
        <w:t xml:space="preserve">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0435B2DD" w14:textId="266F262B"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0435B2DE" w14:textId="64451929"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0435B2D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0435B2E0" w14:textId="076803B5"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ft2</w:t>
      </w:r>
      <w:r>
        <w:rPr>
          <w:rFonts w:asciiTheme="minorHAnsi" w:hAnsiTheme="minorHAnsi"/>
          <w:sz w:val="18"/>
          <w:szCs w:val="18"/>
        </w:rPr>
        <w:t>”</w:t>
      </w:r>
      <w:r w:rsidR="00495793" w:rsidRPr="00495793">
        <w:rPr>
          <w:rFonts w:asciiTheme="minorHAnsi" w:hAnsiTheme="minorHAnsi"/>
          <w:sz w:val="18"/>
          <w:szCs w:val="18"/>
        </w:rPr>
        <w:t>.</w:t>
      </w:r>
    </w:p>
    <w:p w14:paraId="0435B2E1" w14:textId="1778C341"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0435B2E2" w14:textId="5A4AEC9D"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0435B2F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0435B2F5"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435B2F6" w14:textId="581A6040"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sidR="00CE3C37">
        <w:rPr>
          <w:rFonts w:asciiTheme="minorHAnsi" w:hAnsiTheme="minorHAnsi"/>
          <w:sz w:val="18"/>
          <w:szCs w:val="18"/>
        </w:rPr>
        <w:t xml:space="preserve">uilding type is equal to </w:t>
      </w:r>
      <w:proofErr w:type="gramStart"/>
      <w:r w:rsidR="00454307">
        <w:rPr>
          <w:rFonts w:asciiTheme="minorHAnsi" w:hAnsiTheme="minorHAnsi"/>
          <w:sz w:val="18"/>
          <w:szCs w:val="18"/>
        </w:rPr>
        <w:t>N</w:t>
      </w:r>
      <w:r w:rsidR="00CE3C37">
        <w:rPr>
          <w:rFonts w:asciiTheme="minorHAnsi" w:hAnsiTheme="minorHAnsi"/>
          <w:sz w:val="18"/>
          <w:szCs w:val="18"/>
        </w:rPr>
        <w:t>on-dwelling</w:t>
      </w:r>
      <w:proofErr w:type="gramEnd"/>
      <w:r w:rsidR="00CE3C37">
        <w:rPr>
          <w:rFonts w:asciiTheme="minorHAnsi" w:hAnsiTheme="minorHAnsi"/>
          <w:sz w:val="18"/>
          <w:szCs w:val="18"/>
        </w:rPr>
        <w:t xml:space="preserve"> unit, an N/A value will be filled out automatically.</w:t>
      </w:r>
    </w:p>
    <w:p w14:paraId="0435B2F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0435B2F8"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0435B2F9" w14:textId="61D0F215"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sidR="00454307">
        <w:rPr>
          <w:rFonts w:asciiTheme="minorHAnsi" w:hAnsiTheme="minorHAnsi"/>
          <w:sz w:val="18"/>
          <w:szCs w:val="18"/>
        </w:rPr>
        <w:t>N</w:t>
      </w:r>
      <w:r>
        <w:rPr>
          <w:rFonts w:asciiTheme="minorHAnsi" w:hAnsiTheme="minorHAnsi"/>
          <w:sz w:val="18"/>
          <w:szCs w:val="18"/>
        </w:rPr>
        <w:t>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0435B2FA"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0435B2FB" w14:textId="2958D28E"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w:t>
      </w:r>
      <w:r w:rsidR="008002F8">
        <w:rPr>
          <w:rFonts w:asciiTheme="minorHAnsi" w:hAnsiTheme="minorHAnsi" w:cstheme="minorHAnsi"/>
          <w:sz w:val="18"/>
          <w:szCs w:val="18"/>
        </w:rPr>
        <w:t>06</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F925A91" w14:textId="79DC962B" w:rsidR="00CD1C6E" w:rsidRPr="00CD1C6E" w:rsidRDefault="00CD1C6E" w:rsidP="00CD1C6E">
      <w:pPr>
        <w:rPr>
          <w:rFonts w:asciiTheme="minorHAnsi" w:hAnsiTheme="minorHAnsi" w:cstheme="minorHAnsi"/>
          <w:b/>
          <w:sz w:val="18"/>
          <w:szCs w:val="18"/>
        </w:rPr>
      </w:pPr>
    </w:p>
    <w:p w14:paraId="04F2ABE9" w14:textId="4E98F015" w:rsidR="00CD1C6E" w:rsidRPr="00CD1C6E" w:rsidRDefault="00CD1C6E" w:rsidP="00CD1C6E">
      <w:pPr>
        <w:rPr>
          <w:rFonts w:asciiTheme="minorHAnsi" w:hAnsiTheme="minorHAnsi" w:cstheme="minorHAnsi"/>
          <w:b/>
          <w:sz w:val="18"/>
          <w:szCs w:val="18"/>
        </w:rPr>
      </w:pPr>
      <w:r w:rsidRPr="00CD1C6E">
        <w:rPr>
          <w:rFonts w:asciiTheme="minorHAnsi" w:hAnsiTheme="minorHAnsi" w:cstheme="minorHAnsi"/>
          <w:b/>
          <w:sz w:val="18"/>
          <w:szCs w:val="18"/>
        </w:rPr>
        <w:t>Section B. Single Family Attached/Detached General Information</w:t>
      </w:r>
    </w:p>
    <w:p w14:paraId="70CD4C0D" w14:textId="77777777" w:rsidR="00CD1C6E"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Average Ceiling Height: This may be filled out automatically or be user input.</w:t>
      </w:r>
    </w:p>
    <w:p w14:paraId="0EEB7CF2" w14:textId="77777777"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6882679A" w14:textId="1E3EEA33"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ADD, user enter value in feet.</w:t>
      </w:r>
    </w:p>
    <w:p w14:paraId="6DCD8092" w14:textId="77777777" w:rsidR="00CD1C6E" w:rsidRPr="003952E1"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 xml:space="preserve">Total Conditioned Volume: </w:t>
      </w:r>
      <w:r w:rsidRPr="009C5721">
        <w:rPr>
          <w:rFonts w:asciiTheme="minorHAnsi" w:hAnsiTheme="minorHAnsi"/>
          <w:sz w:val="18"/>
          <w:szCs w:val="18"/>
        </w:rPr>
        <w:t xml:space="preserve">This field is </w:t>
      </w:r>
      <w:r>
        <w:rPr>
          <w:rFonts w:asciiTheme="minorHAnsi" w:hAnsiTheme="minorHAnsi"/>
          <w:sz w:val="18"/>
          <w:szCs w:val="18"/>
        </w:rPr>
        <w:t xml:space="preserve">calculated and </w:t>
      </w:r>
      <w:r w:rsidRPr="009C5721">
        <w:rPr>
          <w:rFonts w:asciiTheme="minorHAnsi" w:hAnsiTheme="minorHAnsi"/>
          <w:sz w:val="18"/>
          <w:szCs w:val="18"/>
        </w:rPr>
        <w:t>filled out automatically</w:t>
      </w:r>
      <w:r>
        <w:rPr>
          <w:rFonts w:asciiTheme="minorHAnsi" w:hAnsiTheme="minorHAnsi"/>
          <w:sz w:val="18"/>
          <w:szCs w:val="18"/>
        </w:rPr>
        <w:t>.</w:t>
      </w:r>
    </w:p>
    <w:p w14:paraId="7FCA4404" w14:textId="7AC16994" w:rsidR="00CD1C6E" w:rsidRPr="00210E8D" w:rsidRDefault="004654AA" w:rsidP="00210E8D">
      <w:pPr>
        <w:pStyle w:val="ListParagraph"/>
        <w:numPr>
          <w:ilvl w:val="0"/>
          <w:numId w:val="32"/>
        </w:numPr>
        <w:rPr>
          <w:rFonts w:asciiTheme="minorHAnsi" w:hAnsiTheme="minorHAnsi" w:cstheme="minorHAnsi"/>
          <w:sz w:val="18"/>
          <w:szCs w:val="18"/>
        </w:rPr>
      </w:pPr>
      <w:r w:rsidRPr="004654AA">
        <w:rPr>
          <w:rFonts w:asciiTheme="minorHAnsi" w:hAnsiTheme="minorHAnsi" w:cstheme="minorHAnsi"/>
          <w:sz w:val="18"/>
          <w:szCs w:val="18"/>
        </w:rPr>
        <w:t>Vertical distance between the lowest and highest above-grade points within the pressure boundary in feet</w:t>
      </w:r>
      <w:r w:rsidR="00CD1C6E" w:rsidRPr="00210E8D">
        <w:rPr>
          <w:rFonts w:asciiTheme="minorHAnsi" w:hAnsiTheme="minorHAnsi" w:cstheme="minorHAnsi"/>
          <w:sz w:val="18"/>
          <w:szCs w:val="18"/>
        </w:rPr>
        <w:t xml:space="preserve">: </w:t>
      </w:r>
      <w:r w:rsidR="00CD1C6E" w:rsidRPr="00210E8D">
        <w:rPr>
          <w:rFonts w:asciiTheme="minorHAnsi" w:eastAsia="Cambria" w:hAnsiTheme="minorHAnsi"/>
          <w:sz w:val="18"/>
          <w:szCs w:val="18"/>
        </w:rPr>
        <w:t>This may be filled out automatically or be user input.</w:t>
      </w:r>
    </w:p>
    <w:p w14:paraId="0DA04BB6"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59853B24" w14:textId="430C9778"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enters value in feet. </w:t>
      </w:r>
    </w:p>
    <w:p w14:paraId="673AAC7E" w14:textId="551BAFFB" w:rsidR="00CD1C6E" w:rsidRPr="003952E1"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Air Changes Per Hour at 50 Pa</w:t>
      </w:r>
      <w:r>
        <w:rPr>
          <w:rFonts w:asciiTheme="minorHAnsi" w:hAnsiTheme="minorHAnsi" w:cstheme="minorHAnsi"/>
          <w:sz w:val="18"/>
          <w:szCs w:val="18"/>
        </w:rPr>
        <w:t xml:space="preserve">: </w:t>
      </w:r>
      <w:r>
        <w:rPr>
          <w:rFonts w:asciiTheme="minorHAnsi" w:eastAsia="Cambria" w:hAnsiTheme="minorHAnsi"/>
          <w:sz w:val="18"/>
          <w:szCs w:val="18"/>
        </w:rPr>
        <w:t>This may be filled out automatically or be u</w:t>
      </w:r>
      <w:r>
        <w:rPr>
          <w:rFonts w:asciiTheme="minorHAnsi" w:hAnsiTheme="minorHAnsi" w:cstheme="minorHAnsi"/>
          <w:sz w:val="18"/>
          <w:szCs w:val="18"/>
        </w:rPr>
        <w:t>ser selected</w:t>
      </w:r>
    </w:p>
    <w:p w14:paraId="50F84480" w14:textId="77777777" w:rsidR="00CD1C6E" w:rsidRDefault="00CD1C6E" w:rsidP="00CD1C6E">
      <w:pPr>
        <w:pStyle w:val="ListParagraph"/>
        <w:numPr>
          <w:ilvl w:val="0"/>
          <w:numId w:val="25"/>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5F68BD76" w14:textId="02192A45" w:rsidR="00CD1C6E" w:rsidRDefault="00CD1C6E" w:rsidP="00CD1C6E">
      <w:pPr>
        <w:pStyle w:val="ListParagraph"/>
        <w:numPr>
          <w:ilvl w:val="0"/>
          <w:numId w:val="25"/>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Pr>
          <w:rFonts w:asciiTheme="minorHAnsi" w:hAnsiTheme="minorHAnsi"/>
          <w:sz w:val="18"/>
          <w:szCs w:val="18"/>
        </w:rPr>
        <w:t xml:space="preserve">uilding type does not equal </w:t>
      </w:r>
      <w:proofErr w:type="gramStart"/>
      <w:r>
        <w:rPr>
          <w:rFonts w:asciiTheme="minorHAnsi" w:hAnsiTheme="minorHAnsi"/>
          <w:sz w:val="18"/>
          <w:szCs w:val="18"/>
        </w:rPr>
        <w:t>Non-dwelling</w:t>
      </w:r>
      <w:proofErr w:type="gramEnd"/>
      <w:r>
        <w:rPr>
          <w:rFonts w:asciiTheme="minorHAnsi" w:hAnsiTheme="minorHAnsi"/>
          <w:sz w:val="18"/>
          <w:szCs w:val="18"/>
        </w:rPr>
        <w:t xml:space="preserve"> unit, then user </w:t>
      </w:r>
      <w:r w:rsidR="00454307">
        <w:rPr>
          <w:rFonts w:asciiTheme="minorHAnsi" w:hAnsiTheme="minorHAnsi"/>
          <w:sz w:val="18"/>
          <w:szCs w:val="18"/>
        </w:rPr>
        <w:t>may</w:t>
      </w:r>
      <w:r>
        <w:rPr>
          <w:rFonts w:asciiTheme="minorHAnsi" w:hAnsiTheme="minorHAnsi"/>
          <w:sz w:val="18"/>
          <w:szCs w:val="18"/>
        </w:rPr>
        <w:t xml:space="preserve"> select from Default (ACH50=2.0) or Measured (ACH50&lt;2.0)</w:t>
      </w:r>
    </w:p>
    <w:p w14:paraId="50394556" w14:textId="77777777" w:rsidR="00CD1C6E" w:rsidRPr="00AE10C0" w:rsidRDefault="00CD1C6E" w:rsidP="00CD1C6E">
      <w:pPr>
        <w:numPr>
          <w:ilvl w:val="0"/>
          <w:numId w:val="32"/>
        </w:numPr>
        <w:contextualSpacing/>
        <w:rPr>
          <w:rFonts w:asciiTheme="minorHAnsi" w:eastAsia="Cambria" w:hAnsiTheme="minorHAnsi"/>
          <w:sz w:val="18"/>
          <w:szCs w:val="18"/>
        </w:rPr>
      </w:pPr>
      <w:r w:rsidRPr="00AE10C0">
        <w:rPr>
          <w:rFonts w:asciiTheme="minorHAnsi" w:hAnsiTheme="minorHAnsi" w:cstheme="minorHAnsi"/>
          <w:sz w:val="18"/>
          <w:szCs w:val="18"/>
        </w:rPr>
        <w:t xml:space="preserve">Name of ANSI/ASHRAE Standard 62.2-2016 weather station for climate zone: </w:t>
      </w:r>
      <w:r w:rsidRPr="00AE10C0">
        <w:rPr>
          <w:rFonts w:asciiTheme="minorHAnsi" w:eastAsia="Cambria" w:hAnsiTheme="minorHAnsi"/>
          <w:sz w:val="18"/>
          <w:szCs w:val="18"/>
        </w:rPr>
        <w:t>This may be filled out automatically or be user input.</w:t>
      </w:r>
    </w:p>
    <w:p w14:paraId="4025DC8B" w14:textId="77777777" w:rsidR="00CD1C6E" w:rsidRPr="001E2BE1"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78A9458"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6A69B142" w14:textId="77777777"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select value from </w:t>
      </w:r>
      <w:r w:rsidRPr="007A5D38">
        <w:rPr>
          <w:rFonts w:asciiTheme="minorHAnsi" w:hAnsiTheme="minorHAnsi" w:cstheme="minorHAnsi"/>
          <w:color w:val="000000"/>
          <w:sz w:val="18"/>
          <w:szCs w:val="18"/>
        </w:rPr>
        <w:t>Weather Stations from the Table X1 US Climates, Normative Appendix X</w:t>
      </w:r>
      <w:r>
        <w:rPr>
          <w:rFonts w:asciiTheme="minorHAnsi" w:hAnsiTheme="minorHAnsi" w:cstheme="minorHAnsi"/>
          <w:color w:val="000000"/>
          <w:sz w:val="18"/>
          <w:szCs w:val="18"/>
        </w:rPr>
        <w:t>.</w:t>
      </w:r>
      <w:r>
        <w:rPr>
          <w:rFonts w:asciiTheme="minorHAnsi" w:hAnsiTheme="minorHAnsi"/>
          <w:sz w:val="18"/>
          <w:szCs w:val="18"/>
        </w:rPr>
        <w:t xml:space="preserve"> </w:t>
      </w:r>
    </w:p>
    <w:p w14:paraId="73C22124" w14:textId="07B8F090" w:rsidR="00CD1C6E"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 xml:space="preserve">: </w:t>
      </w:r>
      <w:r w:rsidRPr="00AE10C0">
        <w:rPr>
          <w:rFonts w:asciiTheme="minorHAnsi" w:eastAsia="Cambria" w:hAnsiTheme="minorHAnsi"/>
          <w:sz w:val="18"/>
          <w:szCs w:val="18"/>
        </w:rPr>
        <w:t xml:space="preserve">This </w:t>
      </w:r>
      <w:r>
        <w:rPr>
          <w:rFonts w:asciiTheme="minorHAnsi" w:eastAsia="Cambria" w:hAnsiTheme="minorHAnsi"/>
          <w:sz w:val="18"/>
          <w:szCs w:val="18"/>
        </w:rPr>
        <w:t xml:space="preserve">value is </w:t>
      </w:r>
      <w:r w:rsidRPr="00AE10C0">
        <w:rPr>
          <w:rFonts w:asciiTheme="minorHAnsi" w:eastAsia="Cambria" w:hAnsiTheme="minorHAnsi"/>
          <w:sz w:val="18"/>
          <w:szCs w:val="18"/>
        </w:rPr>
        <w:t>automatically</w:t>
      </w:r>
      <w:r>
        <w:rPr>
          <w:rFonts w:asciiTheme="minorHAnsi" w:eastAsia="Cambria" w:hAnsiTheme="minorHAnsi"/>
          <w:sz w:val="18"/>
          <w:szCs w:val="18"/>
        </w:rPr>
        <w:t xml:space="preserve"> entered based on the selection in #</w:t>
      </w:r>
      <w:r w:rsidR="008464D7">
        <w:rPr>
          <w:rFonts w:asciiTheme="minorHAnsi" w:eastAsia="Cambria" w:hAnsiTheme="minorHAnsi"/>
          <w:sz w:val="18"/>
          <w:szCs w:val="18"/>
        </w:rPr>
        <w:t>6</w:t>
      </w:r>
      <w:r>
        <w:rPr>
          <w:rFonts w:asciiTheme="minorHAnsi" w:eastAsia="Cambria" w:hAnsiTheme="minorHAnsi"/>
          <w:sz w:val="18"/>
          <w:szCs w:val="18"/>
        </w:rPr>
        <w:t>.</w:t>
      </w:r>
    </w:p>
    <w:p w14:paraId="0435B306" w14:textId="77777777" w:rsidR="00670A84" w:rsidRPr="00BA6F69" w:rsidRDefault="00670A84" w:rsidP="00BA6F69">
      <w:pPr>
        <w:rPr>
          <w:rFonts w:asciiTheme="minorHAnsi" w:eastAsia="Cambria" w:hAnsiTheme="minorHAnsi" w:cstheme="minorHAnsi"/>
          <w:b/>
          <w:sz w:val="18"/>
          <w:szCs w:val="18"/>
        </w:rPr>
      </w:pPr>
    </w:p>
    <w:p w14:paraId="0435B307" w14:textId="02071303"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sidR="00CD1C6E">
        <w:rPr>
          <w:rFonts w:asciiTheme="minorHAnsi" w:eastAsia="Cambria" w:hAnsiTheme="minorHAnsi"/>
          <w:b/>
          <w:sz w:val="18"/>
          <w:szCs w:val="18"/>
        </w:rPr>
        <w:t>C</w:t>
      </w:r>
      <w:r w:rsidRPr="00EE71C1">
        <w:rPr>
          <w:rFonts w:asciiTheme="minorHAnsi" w:eastAsia="Cambria" w:hAnsiTheme="minorHAnsi"/>
          <w:b/>
          <w:sz w:val="18"/>
          <w:szCs w:val="18"/>
        </w:rPr>
        <w:t xml:space="preserve">. Whole </w:t>
      </w:r>
      <w:del w:id="81" w:author="Alhabibi, Haider@Energy" w:date="2021-12-12T13:36:00Z">
        <w:r w:rsidRPr="00EE71C1" w:rsidDel="00042F5D">
          <w:rPr>
            <w:rFonts w:asciiTheme="minorHAnsi" w:eastAsia="Cambria" w:hAnsiTheme="minorHAnsi"/>
            <w:b/>
            <w:sz w:val="18"/>
            <w:szCs w:val="18"/>
          </w:rPr>
          <w:delText>Building</w:delText>
        </w:r>
      </w:del>
      <w:ins w:id="82" w:author="Alhabibi, Haider@Energy" w:date="2021-12-12T13:36:00Z">
        <w:r w:rsidR="00042F5D">
          <w:rPr>
            <w:rFonts w:asciiTheme="minorHAnsi" w:eastAsia="Cambria" w:hAnsiTheme="minorHAnsi"/>
            <w:b/>
            <w:sz w:val="18"/>
            <w:szCs w:val="18"/>
          </w:rPr>
          <w:t>-</w:t>
        </w:r>
      </w:ins>
      <w:ins w:id="83" w:author="Alhabibi, Haider@Energy" w:date="2021-12-12T13:37:00Z">
        <w:r w:rsidR="00042F5D">
          <w:rPr>
            <w:rFonts w:asciiTheme="minorHAnsi" w:eastAsia="Cambria" w:hAnsiTheme="minorHAnsi"/>
            <w:b/>
            <w:sz w:val="18"/>
            <w:szCs w:val="18"/>
          </w:rPr>
          <w:t>D</w:t>
        </w:r>
      </w:ins>
      <w:ins w:id="84" w:author="Alhabibi, Haider@Energy" w:date="2021-12-12T13:36:00Z">
        <w:r w:rsidR="00042F5D">
          <w:rPr>
            <w:rFonts w:asciiTheme="minorHAnsi" w:eastAsia="Cambria" w:hAnsiTheme="minorHAnsi"/>
            <w:b/>
            <w:sz w:val="18"/>
            <w:szCs w:val="18"/>
          </w:rPr>
          <w:t>welling</w:t>
        </w:r>
      </w:ins>
      <w:r w:rsidRPr="00EE71C1">
        <w:rPr>
          <w:rFonts w:asciiTheme="minorHAnsi" w:eastAsia="Cambria" w:hAnsiTheme="minorHAnsi"/>
          <w:b/>
          <w:sz w:val="18"/>
          <w:szCs w:val="18"/>
        </w:rPr>
        <w:t xml:space="preserve">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0435B30A" w14:textId="03D2FB5D"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150.0-B from the Energy Standards</w:t>
      </w:r>
      <w:r w:rsidRPr="00EE71C1">
        <w:rPr>
          <w:rFonts w:asciiTheme="minorHAnsi" w:eastAsia="Cambria" w:hAnsiTheme="minorHAnsi"/>
          <w:sz w:val="18"/>
          <w:szCs w:val="18"/>
        </w:rPr>
        <w:t>.</w:t>
      </w:r>
    </w:p>
    <w:p w14:paraId="0435B30B" w14:textId="77777777" w:rsidR="00326D40" w:rsidRDefault="00326D40" w:rsidP="00636F83">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automatically calculate</w:t>
      </w:r>
      <w:r w:rsidR="00E32596">
        <w:rPr>
          <w:rFonts w:asciiTheme="minorHAnsi" w:eastAsia="Cambria" w:hAnsiTheme="minorHAnsi"/>
          <w:sz w:val="18"/>
          <w:szCs w:val="18"/>
        </w:rPr>
        <w:t>s</w:t>
      </w:r>
      <w:r w:rsidRPr="00EE71C1">
        <w:rPr>
          <w:rFonts w:asciiTheme="minorHAnsi" w:eastAsia="Cambria" w:hAnsiTheme="minorHAnsi"/>
          <w:sz w:val="18"/>
          <w:szCs w:val="18"/>
        </w:rPr>
        <w:t xml:space="preserve"> using </w:t>
      </w:r>
      <w:r>
        <w:rPr>
          <w:rFonts w:asciiTheme="minorHAnsi" w:eastAsia="Cambria" w:hAnsiTheme="minorHAnsi"/>
          <w:sz w:val="18"/>
          <w:szCs w:val="18"/>
        </w:rPr>
        <w:t xml:space="preserve">either </w:t>
      </w:r>
      <w:r w:rsidRPr="00EE71C1">
        <w:rPr>
          <w:rFonts w:asciiTheme="minorHAnsi" w:eastAsia="Cambria" w:hAnsiTheme="minorHAnsi"/>
          <w:sz w:val="18"/>
          <w:szCs w:val="18"/>
        </w:rPr>
        <w:t>equation</w:t>
      </w:r>
      <w:r>
        <w:rPr>
          <w:rFonts w:asciiTheme="minorHAnsi" w:eastAsia="Cambria" w:hAnsiTheme="minorHAnsi"/>
          <w:sz w:val="18"/>
          <w:szCs w:val="18"/>
        </w:rPr>
        <w:t xml:space="preserve"> 150.0-C or 150.0-D from the Energy Standards</w:t>
      </w:r>
      <w:r w:rsidRPr="00EE71C1">
        <w:rPr>
          <w:rFonts w:asciiTheme="minorHAnsi" w:eastAsia="Cambria" w:hAnsiTheme="minorHAnsi"/>
          <w:sz w:val="18"/>
          <w:szCs w:val="18"/>
        </w:rPr>
        <w:t>.</w:t>
      </w:r>
    </w:p>
    <w:p w14:paraId="0435B30C" w14:textId="350F06EC" w:rsidR="00670A84" w:rsidRDefault="00326D40">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w:t>
      </w:r>
      <w:r w:rsidR="0099732B">
        <w:rPr>
          <w:rFonts w:asciiTheme="minorHAnsi" w:eastAsia="Cambria" w:hAnsiTheme="minorHAnsi"/>
          <w:sz w:val="18"/>
          <w:szCs w:val="18"/>
        </w:rPr>
        <w:t>a</w:t>
      </w:r>
      <w:r>
        <w:rPr>
          <w:rFonts w:asciiTheme="minorHAnsi" w:eastAsia="Cambria" w:hAnsiTheme="minorHAnsi"/>
          <w:sz w:val="18"/>
          <w:szCs w:val="18"/>
        </w:rPr>
        <w:t xml:space="preserve">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“Default” then </w:t>
      </w:r>
      <w:r w:rsidR="00AA3550"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D" w14:textId="673D0CE8" w:rsidR="0099732B" w:rsidRDefault="0099732B" w:rsidP="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w:t>
      </w:r>
      <w:r w:rsidR="00AA3550">
        <w:rPr>
          <w:rFonts w:asciiTheme="minorHAnsi" w:eastAsia="Cambria" w:hAnsiTheme="minorHAnsi"/>
          <w:sz w:val="18"/>
          <w:szCs w:val="18"/>
        </w:rPr>
        <w:t>Measured”</w:t>
      </w:r>
      <w:r>
        <w:rPr>
          <w:rFonts w:asciiTheme="minorHAnsi" w:eastAsia="Cambria" w:hAnsiTheme="minorHAnsi"/>
          <w:sz w:val="18"/>
          <w:szCs w:val="18"/>
        </w:rPr>
        <w:t xml:space="preserve"> and the leakage value from the CF2R-MCH-24 is </w:t>
      </w:r>
      <w:r w:rsidR="00B64414">
        <w:rPr>
          <w:rFonts w:asciiTheme="minorHAnsi" w:eastAsia="Cambria" w:hAnsiTheme="minorHAnsi" w:cstheme="minorHAnsi"/>
          <w:sz w:val="18"/>
          <w:szCs w:val="18"/>
        </w:rPr>
        <w:t>&lt;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150.0-D will be used. </w:t>
      </w:r>
    </w:p>
    <w:p w14:paraId="0435B30E" w14:textId="2D2521E0" w:rsidR="00670A84" w:rsidRDefault="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“Measured” and the leakage value from the CF2R-MCH-24 is </w:t>
      </w:r>
      <w:r w:rsidR="00B64414">
        <w:rPr>
          <w:rFonts w:asciiTheme="minorHAnsi" w:eastAsia="Cambria" w:hAnsiTheme="minorHAnsi" w:cstheme="minorHAnsi"/>
          <w:sz w:val="18"/>
          <w:szCs w:val="18"/>
        </w:rPr>
        <w: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F" w14:textId="77777777" w:rsidR="0099732B" w:rsidRDefault="0099732B" w:rsidP="0099732B">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150.0-E from the Energy Standards</w:t>
      </w:r>
      <w:r w:rsidRPr="00EE71C1">
        <w:rPr>
          <w:rFonts w:asciiTheme="minorHAnsi" w:eastAsia="Cambria" w:hAnsiTheme="minorHAnsi"/>
          <w:sz w:val="18"/>
          <w:szCs w:val="18"/>
        </w:rPr>
        <w:t>.</w:t>
      </w:r>
    </w:p>
    <w:p w14:paraId="0435B310" w14:textId="77777777" w:rsidR="0009608C" w:rsidRDefault="0009608C" w:rsidP="0009608C">
      <w:pPr>
        <w:numPr>
          <w:ilvl w:val="0"/>
          <w:numId w:val="9"/>
        </w:numPr>
        <w:contextualSpacing/>
        <w:rPr>
          <w:rFonts w:asciiTheme="minorHAnsi" w:eastAsia="Cambria" w:hAnsiTheme="minorHAnsi"/>
          <w:sz w:val="18"/>
          <w:szCs w:val="18"/>
        </w:rPr>
      </w:pPr>
      <w:r w:rsidRPr="0009608C">
        <w:rPr>
          <w:rFonts w:asciiTheme="minorHAnsi" w:eastAsia="Cambria" w:hAnsiTheme="minorHAnsi"/>
          <w:sz w:val="18"/>
          <w:szCs w:val="18"/>
        </w:rPr>
        <w:t>Total Exterior Envelope Surface Area: This value may be filled out automatically or be user input.</w:t>
      </w:r>
    </w:p>
    <w:p w14:paraId="0435B311" w14:textId="69FD8266"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del w:id="85" w:author="Alhabibi, Haider@Energy" w:date="2021-12-12T13:41:00Z">
        <w:r w:rsidRPr="0009608C" w:rsidDel="00EC0606">
          <w:rPr>
            <w:rFonts w:asciiTheme="minorHAnsi" w:eastAsia="Cambria" w:hAnsiTheme="minorHAnsi"/>
            <w:sz w:val="18"/>
            <w:szCs w:val="18"/>
          </w:rPr>
          <w:delText>building</w:delText>
        </w:r>
      </w:del>
      <w:ins w:id="86" w:author="Alhabibi, Haider@Energy" w:date="2021-12-12T13:41:00Z">
        <w:r w:rsidR="00EC0606">
          <w:rPr>
            <w:rFonts w:asciiTheme="minorHAnsi" w:eastAsia="Cambria" w:hAnsiTheme="minorHAnsi"/>
            <w:sz w:val="18"/>
            <w:szCs w:val="18"/>
          </w:rPr>
          <w:t>dwelling</w:t>
        </w:r>
      </w:ins>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D</w:t>
      </w:r>
      <w:r w:rsidRPr="0009608C">
        <w:rPr>
          <w:rFonts w:asciiTheme="minorHAnsi" w:eastAsia="Cambria" w:hAnsiTheme="minorHAnsi"/>
          <w:sz w:val="18"/>
          <w:szCs w:val="18"/>
        </w:rPr>
        <w:t>etached”, an N/A value will be filled out automatically.</w:t>
      </w:r>
    </w:p>
    <w:p w14:paraId="0435B312" w14:textId="03473130"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del w:id="87" w:author="Alhabibi, Haider@Energy" w:date="2021-12-12T13:41:00Z">
        <w:r w:rsidRPr="0009608C" w:rsidDel="00EC0606">
          <w:rPr>
            <w:rFonts w:asciiTheme="minorHAnsi" w:eastAsia="Cambria" w:hAnsiTheme="minorHAnsi"/>
            <w:sz w:val="18"/>
            <w:szCs w:val="18"/>
          </w:rPr>
          <w:delText>building</w:delText>
        </w:r>
      </w:del>
      <w:ins w:id="88" w:author="Alhabibi, Haider@Energy" w:date="2021-12-12T13:41:00Z">
        <w:r w:rsidR="00EC0606">
          <w:rPr>
            <w:rFonts w:asciiTheme="minorHAnsi" w:eastAsia="Cambria" w:hAnsiTheme="minorHAnsi"/>
            <w:sz w:val="18"/>
            <w:szCs w:val="18"/>
          </w:rPr>
          <w:t>dwelling</w:t>
        </w:r>
      </w:ins>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w:t>
      </w:r>
      <w:del w:id="89" w:author="Alhabibi, Haider@Energy" w:date="2021-12-12T13:41:00Z">
        <w:r w:rsidRPr="0009608C" w:rsidDel="00EC0606">
          <w:rPr>
            <w:rFonts w:asciiTheme="minorHAnsi" w:eastAsia="Cambria" w:hAnsiTheme="minorHAnsi"/>
            <w:sz w:val="18"/>
            <w:szCs w:val="18"/>
          </w:rPr>
          <w:delText xml:space="preserve"> or multi-family</w:delText>
        </w:r>
      </w:del>
      <w:r w:rsidRPr="0009608C">
        <w:rPr>
          <w:rFonts w:asciiTheme="minorHAnsi" w:eastAsia="Cambria" w:hAnsiTheme="minorHAnsi"/>
          <w:sz w:val="18"/>
          <w:szCs w:val="18"/>
        </w:rPr>
        <w:t>” and the parent document is the CF1R-PRF-01 then value will</w:t>
      </w:r>
      <w:r>
        <w:rPr>
          <w:rFonts w:asciiTheme="minorHAnsi" w:eastAsia="Cambria" w:hAnsiTheme="minorHAnsi"/>
          <w:sz w:val="18"/>
          <w:szCs w:val="18"/>
        </w:rPr>
        <w:t xml:space="preserve"> </w:t>
      </w:r>
      <w:r w:rsidRPr="0009608C">
        <w:rPr>
          <w:rFonts w:asciiTheme="minorHAnsi" w:eastAsia="Cambria" w:hAnsiTheme="minorHAnsi"/>
          <w:sz w:val="18"/>
          <w:szCs w:val="18"/>
        </w:rPr>
        <w:t>be automatically entered.</w:t>
      </w:r>
    </w:p>
    <w:p w14:paraId="0435B313" w14:textId="67F94376"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lastRenderedPageBreak/>
        <w:t xml:space="preserve">If </w:t>
      </w:r>
      <w:del w:id="90" w:author="Alhabibi, Haider@Energy" w:date="2021-12-12T13:41:00Z">
        <w:r w:rsidRPr="0009608C" w:rsidDel="00EC0606">
          <w:rPr>
            <w:rFonts w:asciiTheme="minorHAnsi" w:eastAsia="Cambria" w:hAnsiTheme="minorHAnsi"/>
            <w:sz w:val="18"/>
            <w:szCs w:val="18"/>
          </w:rPr>
          <w:delText>building</w:delText>
        </w:r>
      </w:del>
      <w:ins w:id="91" w:author="Alhabibi, Haider@Energy" w:date="2021-12-12T13:41:00Z">
        <w:r w:rsidR="00EC0606">
          <w:rPr>
            <w:rFonts w:asciiTheme="minorHAnsi" w:eastAsia="Cambria" w:hAnsiTheme="minorHAnsi"/>
            <w:sz w:val="18"/>
            <w:szCs w:val="18"/>
          </w:rPr>
          <w:t>dwelling</w:t>
        </w:r>
      </w:ins>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 or</w:t>
      </w:r>
      <w:del w:id="92" w:author="Alhabibi, Haider@Energy" w:date="2021-12-12T13:41:00Z">
        <w:r w:rsidRPr="0009608C" w:rsidDel="00EC0606">
          <w:rPr>
            <w:rFonts w:asciiTheme="minorHAnsi" w:eastAsia="Cambria" w:hAnsiTheme="minorHAnsi"/>
            <w:sz w:val="18"/>
            <w:szCs w:val="18"/>
          </w:rPr>
          <w:delText xml:space="preserve"> </w:delText>
        </w:r>
        <w:r w:rsidR="008464D7" w:rsidDel="00EC0606">
          <w:rPr>
            <w:rFonts w:asciiTheme="minorHAnsi" w:eastAsia="Cambria" w:hAnsiTheme="minorHAnsi"/>
            <w:sz w:val="18"/>
            <w:szCs w:val="18"/>
          </w:rPr>
          <w:delText>M</w:delText>
        </w:r>
        <w:r w:rsidRPr="0009608C" w:rsidDel="00EC0606">
          <w:rPr>
            <w:rFonts w:asciiTheme="minorHAnsi" w:eastAsia="Cambria" w:hAnsiTheme="minorHAnsi"/>
            <w:sz w:val="18"/>
            <w:szCs w:val="18"/>
          </w:rPr>
          <w:delText>ulti-family</w:delText>
        </w:r>
      </w:del>
      <w:r w:rsidRPr="0009608C">
        <w:rPr>
          <w:rFonts w:asciiTheme="minorHAnsi" w:eastAsia="Cambria" w:hAnsiTheme="minorHAnsi"/>
          <w:sz w:val="18"/>
          <w:szCs w:val="18"/>
        </w:rPr>
        <w:t>” and the parent document is the CF1R-NCB-01 or CF1R-ADD-01 then user enter value (ft</w:t>
      </w:r>
      <w:r w:rsidRPr="008464D7">
        <w:rPr>
          <w:rFonts w:asciiTheme="minorHAnsi" w:eastAsia="Cambria" w:hAnsiTheme="minorHAnsi"/>
          <w:sz w:val="18"/>
          <w:szCs w:val="18"/>
          <w:vertAlign w:val="superscript"/>
        </w:rPr>
        <w:t>2</w:t>
      </w:r>
      <w:r w:rsidRPr="0009608C">
        <w:rPr>
          <w:rFonts w:asciiTheme="minorHAnsi" w:eastAsia="Cambria" w:hAnsiTheme="minorHAnsi"/>
          <w:sz w:val="18"/>
          <w:szCs w:val="18"/>
        </w:rPr>
        <w:t>).</w:t>
      </w:r>
    </w:p>
    <w:p w14:paraId="0435B314" w14:textId="77777777" w:rsidR="00670A84" w:rsidRDefault="00B64414">
      <w:pPr>
        <w:pStyle w:val="ListParagraph"/>
        <w:numPr>
          <w:ilvl w:val="0"/>
          <w:numId w:val="9"/>
        </w:numPr>
        <w:rPr>
          <w:rFonts w:asciiTheme="minorHAnsi" w:eastAsia="Cambria" w:hAnsiTheme="minorHAnsi"/>
          <w:sz w:val="18"/>
          <w:szCs w:val="18"/>
        </w:rPr>
      </w:pPr>
      <w:r>
        <w:rPr>
          <w:rFonts w:asciiTheme="minorHAnsi" w:eastAsia="Cambria" w:hAnsiTheme="minorHAnsi"/>
          <w:sz w:val="18"/>
          <w:szCs w:val="18"/>
        </w:rPr>
        <w:t>Unshared Exterior Surface Area</w:t>
      </w:r>
      <w:r w:rsidR="00E32596" w:rsidRPr="00E32596">
        <w:rPr>
          <w:rFonts w:asciiTheme="minorHAnsi" w:eastAsia="Cambria" w:hAnsiTheme="minorHAnsi"/>
          <w:sz w:val="18"/>
          <w:szCs w:val="18"/>
        </w:rPr>
        <w:t>: This value may be filled out automatically or be user input.</w:t>
      </w:r>
    </w:p>
    <w:p w14:paraId="0435B315" w14:textId="50666CE4" w:rsidR="00E32596" w:rsidRPr="0009608C" w:rsidRDefault="00E32596" w:rsidP="00E32596">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del w:id="93" w:author="Alhabibi, Haider@Energy" w:date="2021-12-12T13:41:00Z">
        <w:r w:rsidDel="00EC0606">
          <w:rPr>
            <w:rFonts w:asciiTheme="minorHAnsi" w:hAnsiTheme="minorHAnsi"/>
            <w:sz w:val="18"/>
            <w:szCs w:val="18"/>
          </w:rPr>
          <w:delText>building</w:delText>
        </w:r>
      </w:del>
      <w:ins w:id="94" w:author="Alhabibi, Haider@Energy" w:date="2021-12-12T13:41:00Z">
        <w:r w:rsidR="00EC0606">
          <w:rPr>
            <w:rFonts w:asciiTheme="minorHAnsi" w:eastAsia="Cambria" w:hAnsiTheme="minorHAnsi"/>
            <w:sz w:val="18"/>
            <w:szCs w:val="18"/>
          </w:rPr>
          <w:t>dwelling</w:t>
        </w:r>
      </w:ins>
      <w:r>
        <w:rPr>
          <w:rFonts w:asciiTheme="minorHAnsi" w:hAnsiTheme="minorHAnsi"/>
          <w:sz w:val="18"/>
          <w:szCs w:val="18"/>
        </w:rPr>
        <w:t xml:space="preserve"> type from section A equals “single family detached”, an N/A value will be filled out automatically.</w:t>
      </w:r>
    </w:p>
    <w:p w14:paraId="0435B316" w14:textId="266D26AA" w:rsidR="00E32596" w:rsidRPr="0009608C" w:rsidRDefault="00E32596" w:rsidP="00E32596">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del w:id="95" w:author="Alhabibi, Haider@Energy" w:date="2021-12-12T13:41:00Z">
        <w:r w:rsidDel="00EC0606">
          <w:rPr>
            <w:rFonts w:asciiTheme="minorHAnsi" w:hAnsiTheme="minorHAnsi"/>
            <w:sz w:val="18"/>
            <w:szCs w:val="18"/>
          </w:rPr>
          <w:delText>building</w:delText>
        </w:r>
      </w:del>
      <w:ins w:id="96" w:author="Alhabibi, Haider@Energy" w:date="2021-12-12T13:41:00Z">
        <w:r w:rsidR="00EC0606">
          <w:rPr>
            <w:rFonts w:asciiTheme="minorHAnsi" w:eastAsia="Cambria" w:hAnsiTheme="minorHAnsi"/>
            <w:sz w:val="18"/>
            <w:szCs w:val="18"/>
          </w:rPr>
          <w:t>dwelling</w:t>
        </w:r>
      </w:ins>
      <w:r>
        <w:rPr>
          <w:rFonts w:asciiTheme="minorHAnsi" w:hAnsiTheme="minorHAnsi"/>
          <w:sz w:val="18"/>
          <w:szCs w:val="18"/>
        </w:rPr>
        <w:t xml:space="preserve"> type from section A equals “single family attached</w:t>
      </w:r>
      <w:del w:id="97" w:author="Alhabibi, Haider@Energy" w:date="2021-12-12T13:41:00Z">
        <w:r w:rsidDel="00EC0606">
          <w:rPr>
            <w:rFonts w:asciiTheme="minorHAnsi" w:hAnsiTheme="minorHAnsi"/>
            <w:sz w:val="18"/>
            <w:szCs w:val="18"/>
          </w:rPr>
          <w:delText xml:space="preserve"> or multi-family</w:delText>
        </w:r>
      </w:del>
      <w:r>
        <w:rPr>
          <w:rFonts w:asciiTheme="minorHAnsi" w:hAnsiTheme="minorHAnsi"/>
          <w:sz w:val="18"/>
          <w:szCs w:val="18"/>
        </w:rPr>
        <w:t>” and the parent document is the CF1R-PRF-01 then value will be automatically entered.</w:t>
      </w:r>
    </w:p>
    <w:p w14:paraId="0435B317" w14:textId="1DFC1D14" w:rsidR="00670A84" w:rsidRDefault="00E32596">
      <w:pPr>
        <w:pStyle w:val="ListParagraph"/>
        <w:numPr>
          <w:ilvl w:val="0"/>
          <w:numId w:val="29"/>
        </w:numPr>
        <w:rPr>
          <w:rFonts w:asciiTheme="minorHAnsi" w:eastAsia="Cambria" w:hAnsiTheme="minorHAnsi"/>
          <w:sz w:val="18"/>
          <w:szCs w:val="18"/>
        </w:rPr>
      </w:pPr>
      <w:r>
        <w:rPr>
          <w:rFonts w:asciiTheme="minorHAnsi" w:hAnsiTheme="minorHAnsi"/>
          <w:sz w:val="18"/>
          <w:szCs w:val="18"/>
        </w:rPr>
        <w:t xml:space="preserve">If </w:t>
      </w:r>
      <w:del w:id="98" w:author="Alhabibi, Haider@Energy" w:date="2021-12-12T13:41:00Z">
        <w:r w:rsidDel="00EC0606">
          <w:rPr>
            <w:rFonts w:asciiTheme="minorHAnsi" w:hAnsiTheme="minorHAnsi"/>
            <w:sz w:val="18"/>
            <w:szCs w:val="18"/>
          </w:rPr>
          <w:delText>building</w:delText>
        </w:r>
      </w:del>
      <w:ins w:id="99" w:author="Alhabibi, Haider@Energy" w:date="2021-12-12T13:41:00Z">
        <w:r w:rsidR="00EC0606">
          <w:rPr>
            <w:rFonts w:asciiTheme="minorHAnsi" w:eastAsia="Cambria" w:hAnsiTheme="minorHAnsi"/>
            <w:sz w:val="18"/>
            <w:szCs w:val="18"/>
          </w:rPr>
          <w:t>dwelling</w:t>
        </w:r>
      </w:ins>
      <w:r>
        <w:rPr>
          <w:rFonts w:asciiTheme="minorHAnsi" w:hAnsiTheme="minorHAnsi"/>
          <w:sz w:val="18"/>
          <w:szCs w:val="18"/>
        </w:rPr>
        <w:t xml:space="preserve"> type from section A equals “single family attached</w:t>
      </w:r>
      <w:del w:id="100" w:author="Alhabibi, Haider@Energy" w:date="2021-12-12T13:42:00Z">
        <w:r w:rsidDel="003E2743">
          <w:rPr>
            <w:rFonts w:asciiTheme="minorHAnsi" w:hAnsiTheme="minorHAnsi"/>
            <w:sz w:val="18"/>
            <w:szCs w:val="18"/>
          </w:rPr>
          <w:delText xml:space="preserve"> or multi-family</w:delText>
        </w:r>
      </w:del>
      <w:r>
        <w:rPr>
          <w:rFonts w:asciiTheme="minorHAnsi" w:hAnsiTheme="minorHAnsi"/>
          <w:sz w:val="18"/>
          <w:szCs w:val="18"/>
        </w:rPr>
        <w:t>” and the parent document is the CF1R-NCB-01 or CF1R-ADD-01 then user enter value (ft</w:t>
      </w:r>
      <w:r w:rsidRPr="008464D7">
        <w:rPr>
          <w:rFonts w:asciiTheme="minorHAnsi" w:hAnsiTheme="minorHAnsi"/>
          <w:sz w:val="18"/>
          <w:szCs w:val="18"/>
          <w:vertAlign w:val="superscript"/>
        </w:rPr>
        <w:t>2</w:t>
      </w:r>
      <w:r>
        <w:rPr>
          <w:rFonts w:asciiTheme="minorHAnsi" w:hAnsiTheme="minorHAnsi"/>
          <w:sz w:val="18"/>
          <w:szCs w:val="18"/>
        </w:rPr>
        <w:t>).</w:t>
      </w:r>
    </w:p>
    <w:p w14:paraId="0435B318" w14:textId="74E6D75C" w:rsidR="00670A84" w:rsidRDefault="00E32596">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150.0-F from the Energy Standards</w:t>
      </w:r>
      <w:r w:rsidRPr="00EE71C1">
        <w:rPr>
          <w:rFonts w:asciiTheme="minorHAnsi" w:eastAsia="Cambria" w:hAnsiTheme="minorHAnsi"/>
          <w:sz w:val="18"/>
          <w:szCs w:val="18"/>
        </w:rPr>
        <w:t>.</w:t>
      </w:r>
    </w:p>
    <w:p w14:paraId="56E0D410" w14:textId="63D98E74" w:rsidR="008464D7" w:rsidRDefault="008464D7" w:rsidP="008464D7">
      <w:pPr>
        <w:contextualSpacing/>
        <w:rPr>
          <w:rFonts w:asciiTheme="minorHAnsi" w:eastAsia="Cambria" w:hAnsiTheme="minorHAnsi"/>
          <w:sz w:val="18"/>
          <w:szCs w:val="18"/>
        </w:rPr>
      </w:pPr>
    </w:p>
    <w:p w14:paraId="72FF52B8" w14:textId="77777777" w:rsidR="008464D7" w:rsidRDefault="008464D7" w:rsidP="008464D7">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 xml:space="preserve">. </w:t>
      </w:r>
      <w:r>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481541D9" w14:textId="77777777" w:rsidR="008464D7" w:rsidRDefault="008464D7" w:rsidP="008464D7">
      <w:pPr>
        <w:pStyle w:val="ListParagraph"/>
        <w:numPr>
          <w:ilvl w:val="0"/>
          <w:numId w:val="33"/>
        </w:numPr>
        <w:rPr>
          <w:rFonts w:asciiTheme="minorHAnsi" w:eastAsia="Cambria" w:hAnsiTheme="minorHAnsi"/>
          <w:sz w:val="18"/>
          <w:szCs w:val="18"/>
        </w:rPr>
      </w:pPr>
      <w:bookmarkStart w:id="101" w:name="_Hlk94183298"/>
      <w:r>
        <w:rPr>
          <w:rFonts w:asciiTheme="minorHAnsi" w:eastAsia="Cambria" w:hAnsiTheme="minorHAnsi"/>
          <w:sz w:val="18"/>
          <w:szCs w:val="18"/>
        </w:rPr>
        <w:t>User input text identifying the fan name for each installed ventilation fan.</w:t>
      </w:r>
    </w:p>
    <w:p w14:paraId="728BF5F9"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input text identifying the fan location for each installed ventilation fan.</w:t>
      </w:r>
    </w:p>
    <w:p w14:paraId="7E6850F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Runtime (Min/</w:t>
      </w:r>
      <w:proofErr w:type="spellStart"/>
      <w:r>
        <w:rPr>
          <w:rFonts w:asciiTheme="minorHAnsi" w:eastAsia="Cambria" w:hAnsiTheme="minorHAnsi"/>
          <w:sz w:val="18"/>
          <w:szCs w:val="18"/>
        </w:rPr>
        <w:t>Hr</w:t>
      </w:r>
      <w:proofErr w:type="spellEnd"/>
      <w:r>
        <w:rPr>
          <w:rFonts w:asciiTheme="minorHAnsi" w:eastAsia="Cambria" w:hAnsiTheme="minorHAnsi"/>
          <w:sz w:val="18"/>
          <w:szCs w:val="18"/>
        </w:rPr>
        <w:t>)</w:t>
      </w:r>
      <w:r w:rsidRPr="00F46A43">
        <w:rPr>
          <w:rFonts w:asciiTheme="minorHAnsi" w:eastAsia="Cambria" w:hAnsiTheme="minorHAnsi"/>
          <w:sz w:val="18"/>
          <w:szCs w:val="18"/>
        </w:rPr>
        <w:t>: This value may be filled out automatically or be user input.</w:t>
      </w:r>
    </w:p>
    <w:bookmarkEnd w:id="101"/>
    <w:p w14:paraId="02F7B362"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“continuous”, then value of 60 will be automatically entered.</w:t>
      </w:r>
    </w:p>
    <w:p w14:paraId="73A9765D"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“short term average”, then user enter value of less than or equal to 60 for each installed ventilation fan.</w:t>
      </w:r>
    </w:p>
    <w:p w14:paraId="472EBDB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to enter CFM value from test procedures described in RA3.7.4 for each installed ventilation fan.</w:t>
      </w:r>
    </w:p>
    <w:p w14:paraId="604197E0" w14:textId="77777777" w:rsidR="000738E3"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2C3AF6D9" w14:textId="312E8218" w:rsidR="008464D7" w:rsidRPr="000738E3" w:rsidRDefault="008464D7" w:rsidP="008464D7">
      <w:pPr>
        <w:pStyle w:val="ListParagraph"/>
        <w:numPr>
          <w:ilvl w:val="0"/>
          <w:numId w:val="33"/>
        </w:numPr>
        <w:rPr>
          <w:rFonts w:asciiTheme="minorHAnsi" w:eastAsia="Cambria" w:hAnsiTheme="minorHAnsi"/>
          <w:sz w:val="18"/>
          <w:szCs w:val="18"/>
        </w:rPr>
      </w:pPr>
      <w:r w:rsidRPr="000738E3">
        <w:rPr>
          <w:rFonts w:asciiTheme="minorHAnsi" w:eastAsia="Cambria" w:hAnsiTheme="minorHAnsi"/>
          <w:sz w:val="18"/>
          <w:szCs w:val="18"/>
        </w:rPr>
        <w:t>Total installed equivalent continuous ventilation CFM is automatically calculated based on the installed ventilation fans.</w:t>
      </w:r>
    </w:p>
    <w:p w14:paraId="0435B320" w14:textId="77777777" w:rsidR="00636F83" w:rsidRPr="00636F83" w:rsidRDefault="00636F83" w:rsidP="00BA6F69">
      <w:pPr>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84"/>
        <w:gridCol w:w="305"/>
        <w:gridCol w:w="513"/>
        <w:gridCol w:w="328"/>
        <w:gridCol w:w="4545"/>
        <w:gridCol w:w="82"/>
        <w:gridCol w:w="1262"/>
        <w:gridCol w:w="189"/>
        <w:gridCol w:w="1127"/>
        <w:gridCol w:w="293"/>
        <w:gridCol w:w="1293"/>
      </w:tblGrid>
      <w:tr w:rsidR="00636F83" w:rsidRPr="002A4574" w14:paraId="0435B322"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1" w14:textId="5173D8AB" w:rsidR="00636F83" w:rsidRPr="002A4574" w:rsidRDefault="00636F83" w:rsidP="00501AA7">
            <w:pPr>
              <w:jc w:val="center"/>
              <w:rPr>
                <w:rFonts w:ascii="Calibri" w:hAnsi="Calibri"/>
                <w:color w:val="000000"/>
                <w:sz w:val="18"/>
                <w:szCs w:val="18"/>
              </w:rPr>
            </w:pPr>
            <w:r w:rsidRPr="002A4574">
              <w:rPr>
                <w:rFonts w:ascii="Calibri" w:hAnsi="Calibri"/>
                <w:color w:val="000000"/>
                <w:sz w:val="18"/>
                <w:szCs w:val="18"/>
              </w:rPr>
              <w:t xml:space="preserve">NORMATIVE APPENDIX </w:t>
            </w:r>
            <w:r w:rsidR="00501AA7">
              <w:rPr>
                <w:rFonts w:ascii="Calibri" w:hAnsi="Calibri"/>
                <w:color w:val="000000"/>
                <w:sz w:val="18"/>
                <w:szCs w:val="18"/>
              </w:rPr>
              <w:t>B</w:t>
            </w:r>
            <w:r w:rsidRPr="002A4574">
              <w:rPr>
                <w:rFonts w:ascii="Calibri" w:hAnsi="Calibri"/>
                <w:color w:val="000000"/>
                <w:sz w:val="18"/>
                <w:szCs w:val="18"/>
              </w:rPr>
              <w:t>:</w:t>
            </w:r>
          </w:p>
        </w:tc>
      </w:tr>
      <w:tr w:rsidR="00636F83" w:rsidRPr="002A4574" w14:paraId="0435B324"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3"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326"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5"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0435B32D" w14:textId="77777777" w:rsidTr="001B1FE6">
        <w:trPr>
          <w:trHeight w:val="240"/>
        </w:trPr>
        <w:tc>
          <w:tcPr>
            <w:tcW w:w="1289" w:type="dxa"/>
            <w:gridSpan w:val="2"/>
            <w:tcBorders>
              <w:top w:val="nil"/>
              <w:left w:val="nil"/>
              <w:bottom w:val="single" w:sz="4" w:space="0" w:color="auto"/>
              <w:right w:val="nil"/>
            </w:tcBorders>
            <w:shd w:val="clear" w:color="auto" w:fill="auto"/>
            <w:noWrap/>
            <w:vAlign w:val="bottom"/>
            <w:hideMark/>
          </w:tcPr>
          <w:p w14:paraId="0435B32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TMY3</w:t>
            </w:r>
          </w:p>
        </w:tc>
        <w:tc>
          <w:tcPr>
            <w:tcW w:w="841" w:type="dxa"/>
            <w:gridSpan w:val="2"/>
            <w:tcBorders>
              <w:top w:val="nil"/>
              <w:left w:val="nil"/>
              <w:bottom w:val="single" w:sz="4" w:space="0" w:color="auto"/>
              <w:right w:val="nil"/>
            </w:tcBorders>
            <w:shd w:val="clear" w:color="auto" w:fill="auto"/>
            <w:noWrap/>
            <w:vAlign w:val="bottom"/>
            <w:hideMark/>
          </w:tcPr>
          <w:p w14:paraId="0435B328" w14:textId="77777777" w:rsidR="00636F83" w:rsidRPr="002A4574" w:rsidRDefault="00636F83" w:rsidP="00636F8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545" w:type="dxa"/>
            <w:tcBorders>
              <w:top w:val="nil"/>
              <w:left w:val="nil"/>
              <w:bottom w:val="single" w:sz="4" w:space="0" w:color="auto"/>
              <w:right w:val="nil"/>
            </w:tcBorders>
            <w:shd w:val="clear" w:color="auto" w:fill="auto"/>
            <w:noWrap/>
            <w:vAlign w:val="bottom"/>
            <w:hideMark/>
          </w:tcPr>
          <w:p w14:paraId="0435B32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Weather Station</w:t>
            </w:r>
          </w:p>
        </w:tc>
        <w:tc>
          <w:tcPr>
            <w:tcW w:w="1344" w:type="dxa"/>
            <w:gridSpan w:val="2"/>
            <w:tcBorders>
              <w:top w:val="nil"/>
              <w:left w:val="nil"/>
              <w:bottom w:val="single" w:sz="4" w:space="0" w:color="auto"/>
              <w:right w:val="nil"/>
            </w:tcBorders>
            <w:shd w:val="clear" w:color="auto" w:fill="auto"/>
            <w:noWrap/>
            <w:vAlign w:val="bottom"/>
            <w:hideMark/>
          </w:tcPr>
          <w:p w14:paraId="0435B32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Latitude</w:t>
            </w:r>
          </w:p>
        </w:tc>
        <w:tc>
          <w:tcPr>
            <w:tcW w:w="1316" w:type="dxa"/>
            <w:gridSpan w:val="2"/>
            <w:tcBorders>
              <w:top w:val="nil"/>
              <w:left w:val="nil"/>
              <w:bottom w:val="single" w:sz="4" w:space="0" w:color="auto"/>
              <w:right w:val="nil"/>
            </w:tcBorders>
            <w:shd w:val="clear" w:color="auto" w:fill="auto"/>
            <w:noWrap/>
            <w:vAlign w:val="bottom"/>
            <w:hideMark/>
          </w:tcPr>
          <w:p w14:paraId="0435B32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Longitude</w:t>
            </w:r>
          </w:p>
        </w:tc>
        <w:tc>
          <w:tcPr>
            <w:tcW w:w="1586" w:type="dxa"/>
            <w:gridSpan w:val="2"/>
            <w:tcBorders>
              <w:top w:val="nil"/>
              <w:left w:val="nil"/>
              <w:bottom w:val="single" w:sz="4" w:space="0" w:color="auto"/>
              <w:right w:val="nil"/>
            </w:tcBorders>
            <w:shd w:val="clear" w:color="auto" w:fill="auto"/>
            <w:noWrap/>
            <w:vAlign w:val="bottom"/>
            <w:hideMark/>
          </w:tcPr>
          <w:p w14:paraId="0435B32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State</w:t>
            </w:r>
          </w:p>
        </w:tc>
      </w:tr>
      <w:tr w:rsidR="00636F83" w:rsidRPr="002A4574" w14:paraId="0435B33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2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690150</w:t>
            </w:r>
          </w:p>
        </w:tc>
        <w:tc>
          <w:tcPr>
            <w:tcW w:w="841" w:type="dxa"/>
            <w:gridSpan w:val="2"/>
            <w:tcBorders>
              <w:top w:val="nil"/>
              <w:left w:val="nil"/>
              <w:bottom w:val="nil"/>
              <w:right w:val="nil"/>
            </w:tcBorders>
            <w:shd w:val="clear" w:color="auto" w:fill="auto"/>
            <w:noWrap/>
            <w:vAlign w:val="center"/>
            <w:hideMark/>
          </w:tcPr>
          <w:p w14:paraId="0435B32F" w14:textId="3306FD71" w:rsidR="00AA3A32" w:rsidRDefault="00636F83" w:rsidP="00AA3A32">
            <w:pPr>
              <w:rPr>
                <w:rFonts w:ascii="Calibri" w:hAnsi="Calibri"/>
                <w:color w:val="000000"/>
                <w:sz w:val="18"/>
                <w:szCs w:val="18"/>
              </w:rPr>
            </w:pPr>
            <w:r w:rsidRPr="002A4574">
              <w:rPr>
                <w:rFonts w:ascii="Calibri" w:hAnsi="Calibri"/>
                <w:color w:val="000000"/>
                <w:sz w:val="18"/>
                <w:szCs w:val="18"/>
              </w:rPr>
              <w:t>0.5</w:t>
            </w:r>
            <w:r w:rsidR="00501AA7">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3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Twentynine Palms </w:t>
            </w:r>
          </w:p>
        </w:tc>
        <w:tc>
          <w:tcPr>
            <w:tcW w:w="1344" w:type="dxa"/>
            <w:gridSpan w:val="2"/>
            <w:tcBorders>
              <w:top w:val="nil"/>
              <w:left w:val="nil"/>
              <w:bottom w:val="nil"/>
              <w:right w:val="nil"/>
            </w:tcBorders>
            <w:shd w:val="clear" w:color="auto" w:fill="auto"/>
            <w:noWrap/>
            <w:vAlign w:val="center"/>
            <w:hideMark/>
          </w:tcPr>
          <w:p w14:paraId="0435B331" w14:textId="468FF722" w:rsidR="00AA3A32" w:rsidRDefault="00636F83" w:rsidP="00AA3A32">
            <w:pPr>
              <w:rPr>
                <w:rFonts w:ascii="Calibri" w:hAnsi="Calibri"/>
                <w:color w:val="000000"/>
                <w:sz w:val="18"/>
                <w:szCs w:val="18"/>
              </w:rPr>
            </w:pPr>
            <w:r w:rsidRPr="002A4574">
              <w:rPr>
                <w:rFonts w:ascii="Calibri" w:hAnsi="Calibri"/>
                <w:color w:val="000000"/>
                <w:sz w:val="18"/>
                <w:szCs w:val="18"/>
              </w:rPr>
              <w:t>34.3</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–116.17</w:t>
            </w:r>
          </w:p>
        </w:tc>
        <w:tc>
          <w:tcPr>
            <w:tcW w:w="1586" w:type="dxa"/>
            <w:gridSpan w:val="2"/>
            <w:tcBorders>
              <w:top w:val="nil"/>
              <w:left w:val="nil"/>
              <w:bottom w:val="nil"/>
              <w:right w:val="nil"/>
            </w:tcBorders>
            <w:shd w:val="clear" w:color="auto" w:fill="auto"/>
            <w:noWrap/>
            <w:vAlign w:val="center"/>
            <w:hideMark/>
          </w:tcPr>
          <w:p w14:paraId="0435B33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3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722860</w:t>
            </w:r>
          </w:p>
        </w:tc>
        <w:tc>
          <w:tcPr>
            <w:tcW w:w="841" w:type="dxa"/>
            <w:gridSpan w:val="2"/>
            <w:tcBorders>
              <w:top w:val="nil"/>
              <w:left w:val="nil"/>
              <w:bottom w:val="nil"/>
              <w:right w:val="nil"/>
            </w:tcBorders>
            <w:shd w:val="clear" w:color="auto" w:fill="auto"/>
            <w:noWrap/>
            <w:vAlign w:val="center"/>
            <w:hideMark/>
          </w:tcPr>
          <w:p w14:paraId="0435B33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hideMark/>
          </w:tcPr>
          <w:p w14:paraId="0435B33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March AFB </w:t>
            </w:r>
          </w:p>
        </w:tc>
        <w:tc>
          <w:tcPr>
            <w:tcW w:w="1344" w:type="dxa"/>
            <w:gridSpan w:val="2"/>
            <w:tcBorders>
              <w:top w:val="nil"/>
              <w:left w:val="nil"/>
              <w:bottom w:val="nil"/>
              <w:right w:val="nil"/>
            </w:tcBorders>
            <w:shd w:val="clear" w:color="auto" w:fill="auto"/>
            <w:noWrap/>
            <w:vAlign w:val="center"/>
            <w:hideMark/>
          </w:tcPr>
          <w:p w14:paraId="0435B338" w14:textId="0C4D0AD5" w:rsidR="00AA3A32" w:rsidRDefault="00636F83" w:rsidP="00AA3A32">
            <w:pPr>
              <w:rPr>
                <w:rFonts w:ascii="Calibri" w:hAnsi="Calibri"/>
                <w:color w:val="000000"/>
                <w:sz w:val="18"/>
                <w:szCs w:val="18"/>
              </w:rPr>
            </w:pPr>
            <w:r w:rsidRPr="002A4574">
              <w:rPr>
                <w:rFonts w:ascii="Calibri" w:hAnsi="Calibri"/>
                <w:color w:val="000000"/>
                <w:sz w:val="18"/>
                <w:szCs w:val="18"/>
              </w:rPr>
              <w:t>33.9</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–117.25</w:t>
            </w:r>
          </w:p>
        </w:tc>
        <w:tc>
          <w:tcPr>
            <w:tcW w:w="1586" w:type="dxa"/>
            <w:gridSpan w:val="2"/>
            <w:tcBorders>
              <w:top w:val="nil"/>
              <w:left w:val="nil"/>
              <w:bottom w:val="nil"/>
              <w:right w:val="nil"/>
            </w:tcBorders>
            <w:shd w:val="clear" w:color="auto" w:fill="auto"/>
            <w:noWrap/>
            <w:vAlign w:val="center"/>
            <w:hideMark/>
          </w:tcPr>
          <w:p w14:paraId="0435B33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722868</w:t>
            </w:r>
          </w:p>
        </w:tc>
        <w:tc>
          <w:tcPr>
            <w:tcW w:w="841" w:type="dxa"/>
            <w:gridSpan w:val="2"/>
            <w:tcBorders>
              <w:top w:val="nil"/>
              <w:left w:val="nil"/>
              <w:bottom w:val="nil"/>
              <w:right w:val="nil"/>
            </w:tcBorders>
            <w:shd w:val="clear" w:color="auto" w:fill="auto"/>
            <w:noWrap/>
            <w:vAlign w:val="center"/>
            <w:hideMark/>
          </w:tcPr>
          <w:p w14:paraId="0435B33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3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 Springs Intl </w:t>
            </w:r>
          </w:p>
        </w:tc>
        <w:tc>
          <w:tcPr>
            <w:tcW w:w="1344" w:type="dxa"/>
            <w:gridSpan w:val="2"/>
            <w:tcBorders>
              <w:top w:val="nil"/>
              <w:left w:val="nil"/>
              <w:bottom w:val="nil"/>
              <w:right w:val="nil"/>
            </w:tcBorders>
            <w:shd w:val="clear" w:color="auto" w:fill="auto"/>
            <w:noWrap/>
            <w:vAlign w:val="center"/>
            <w:hideMark/>
          </w:tcPr>
          <w:p w14:paraId="0435B33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4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–116.50</w:t>
            </w:r>
          </w:p>
        </w:tc>
        <w:tc>
          <w:tcPr>
            <w:tcW w:w="1586" w:type="dxa"/>
            <w:gridSpan w:val="2"/>
            <w:tcBorders>
              <w:top w:val="nil"/>
              <w:left w:val="nil"/>
              <w:bottom w:val="nil"/>
              <w:right w:val="nil"/>
            </w:tcBorders>
            <w:shd w:val="clear" w:color="auto" w:fill="auto"/>
            <w:noWrap/>
            <w:vAlign w:val="center"/>
            <w:hideMark/>
          </w:tcPr>
          <w:p w14:paraId="0435B34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722869</w:t>
            </w:r>
          </w:p>
        </w:tc>
        <w:tc>
          <w:tcPr>
            <w:tcW w:w="841" w:type="dxa"/>
            <w:gridSpan w:val="2"/>
            <w:tcBorders>
              <w:top w:val="nil"/>
              <w:left w:val="nil"/>
              <w:bottom w:val="nil"/>
              <w:right w:val="nil"/>
            </w:tcBorders>
            <w:shd w:val="clear" w:color="auto" w:fill="auto"/>
            <w:noWrap/>
            <w:vAlign w:val="center"/>
            <w:hideMark/>
          </w:tcPr>
          <w:p w14:paraId="0435B34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4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Riverside Muni </w:t>
            </w:r>
          </w:p>
        </w:tc>
        <w:tc>
          <w:tcPr>
            <w:tcW w:w="1344" w:type="dxa"/>
            <w:gridSpan w:val="2"/>
            <w:tcBorders>
              <w:top w:val="nil"/>
              <w:left w:val="nil"/>
              <w:bottom w:val="nil"/>
              <w:right w:val="nil"/>
            </w:tcBorders>
            <w:shd w:val="clear" w:color="auto" w:fill="auto"/>
            <w:noWrap/>
            <w:vAlign w:val="center"/>
            <w:hideMark/>
          </w:tcPr>
          <w:p w14:paraId="0435B34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33.95</w:t>
            </w:r>
          </w:p>
        </w:tc>
        <w:tc>
          <w:tcPr>
            <w:tcW w:w="1316" w:type="dxa"/>
            <w:gridSpan w:val="2"/>
            <w:tcBorders>
              <w:top w:val="nil"/>
              <w:left w:val="nil"/>
              <w:bottom w:val="nil"/>
              <w:right w:val="nil"/>
            </w:tcBorders>
            <w:shd w:val="clear" w:color="auto" w:fill="auto"/>
            <w:noWrap/>
            <w:vAlign w:val="center"/>
            <w:hideMark/>
          </w:tcPr>
          <w:p w14:paraId="0435B34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–117.45</w:t>
            </w:r>
          </w:p>
        </w:tc>
        <w:tc>
          <w:tcPr>
            <w:tcW w:w="1586" w:type="dxa"/>
            <w:gridSpan w:val="2"/>
            <w:tcBorders>
              <w:top w:val="nil"/>
              <w:left w:val="nil"/>
              <w:bottom w:val="nil"/>
              <w:right w:val="nil"/>
            </w:tcBorders>
            <w:shd w:val="clear" w:color="auto" w:fill="auto"/>
            <w:noWrap/>
            <w:vAlign w:val="center"/>
            <w:hideMark/>
          </w:tcPr>
          <w:p w14:paraId="0435B34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722880</w:t>
            </w:r>
          </w:p>
        </w:tc>
        <w:tc>
          <w:tcPr>
            <w:tcW w:w="841" w:type="dxa"/>
            <w:gridSpan w:val="2"/>
            <w:tcBorders>
              <w:top w:val="nil"/>
              <w:left w:val="nil"/>
              <w:bottom w:val="nil"/>
              <w:right w:val="nil"/>
            </w:tcBorders>
            <w:shd w:val="clear" w:color="auto" w:fill="auto"/>
            <w:noWrap/>
            <w:vAlign w:val="center"/>
            <w:hideMark/>
          </w:tcPr>
          <w:p w14:paraId="0435B34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4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344" w:type="dxa"/>
            <w:gridSpan w:val="2"/>
            <w:tcBorders>
              <w:top w:val="nil"/>
              <w:left w:val="nil"/>
              <w:bottom w:val="nil"/>
              <w:right w:val="nil"/>
            </w:tcBorders>
            <w:shd w:val="clear" w:color="auto" w:fill="auto"/>
            <w:noWrap/>
            <w:vAlign w:val="center"/>
            <w:hideMark/>
          </w:tcPr>
          <w:p w14:paraId="0435B34D" w14:textId="5D2C7A8A" w:rsidR="00AA3A32" w:rsidRDefault="00636F83" w:rsidP="00AA3A32">
            <w:pPr>
              <w:rPr>
                <w:rFonts w:ascii="Calibri" w:hAnsi="Calibri"/>
                <w:color w:val="000000"/>
                <w:sz w:val="18"/>
                <w:szCs w:val="18"/>
              </w:rPr>
            </w:pPr>
            <w:r w:rsidRPr="002A4574">
              <w:rPr>
                <w:rFonts w:ascii="Calibri" w:hAnsi="Calibri"/>
                <w:color w:val="000000"/>
                <w:sz w:val="18"/>
                <w:szCs w:val="18"/>
              </w:rPr>
              <w:t>34.2</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4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–118.35</w:t>
            </w:r>
          </w:p>
        </w:tc>
        <w:tc>
          <w:tcPr>
            <w:tcW w:w="1586" w:type="dxa"/>
            <w:gridSpan w:val="2"/>
            <w:tcBorders>
              <w:top w:val="nil"/>
              <w:left w:val="nil"/>
              <w:bottom w:val="nil"/>
              <w:right w:val="nil"/>
            </w:tcBorders>
            <w:shd w:val="clear" w:color="auto" w:fill="auto"/>
            <w:noWrap/>
            <w:vAlign w:val="center"/>
            <w:hideMark/>
          </w:tcPr>
          <w:p w14:paraId="0435B34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722885</w:t>
            </w:r>
          </w:p>
        </w:tc>
        <w:tc>
          <w:tcPr>
            <w:tcW w:w="841" w:type="dxa"/>
            <w:gridSpan w:val="2"/>
            <w:tcBorders>
              <w:top w:val="nil"/>
              <w:left w:val="nil"/>
              <w:bottom w:val="nil"/>
              <w:right w:val="nil"/>
            </w:tcBorders>
            <w:shd w:val="clear" w:color="auto" w:fill="auto"/>
            <w:noWrap/>
            <w:vAlign w:val="center"/>
            <w:hideMark/>
          </w:tcPr>
          <w:p w14:paraId="0435B35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Monica Muni </w:t>
            </w:r>
          </w:p>
        </w:tc>
        <w:tc>
          <w:tcPr>
            <w:tcW w:w="1344" w:type="dxa"/>
            <w:gridSpan w:val="2"/>
            <w:tcBorders>
              <w:top w:val="nil"/>
              <w:left w:val="nil"/>
              <w:bottom w:val="nil"/>
              <w:right w:val="nil"/>
            </w:tcBorders>
            <w:shd w:val="clear" w:color="auto" w:fill="auto"/>
            <w:noWrap/>
            <w:vAlign w:val="center"/>
            <w:hideMark/>
          </w:tcPr>
          <w:p w14:paraId="0435B35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34.02</w:t>
            </w:r>
          </w:p>
        </w:tc>
        <w:tc>
          <w:tcPr>
            <w:tcW w:w="1316" w:type="dxa"/>
            <w:gridSpan w:val="2"/>
            <w:tcBorders>
              <w:top w:val="nil"/>
              <w:left w:val="nil"/>
              <w:bottom w:val="nil"/>
              <w:right w:val="nil"/>
            </w:tcBorders>
            <w:shd w:val="clear" w:color="auto" w:fill="auto"/>
            <w:noWrap/>
            <w:vAlign w:val="center"/>
            <w:hideMark/>
          </w:tcPr>
          <w:p w14:paraId="0435B35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–118.45</w:t>
            </w:r>
          </w:p>
        </w:tc>
        <w:tc>
          <w:tcPr>
            <w:tcW w:w="1586" w:type="dxa"/>
            <w:gridSpan w:val="2"/>
            <w:tcBorders>
              <w:top w:val="nil"/>
              <w:left w:val="nil"/>
              <w:bottom w:val="nil"/>
              <w:right w:val="nil"/>
            </w:tcBorders>
            <w:shd w:val="clear" w:color="auto" w:fill="auto"/>
            <w:noWrap/>
            <w:vAlign w:val="center"/>
            <w:hideMark/>
          </w:tcPr>
          <w:p w14:paraId="0435B35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E"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722886</w:t>
            </w:r>
          </w:p>
        </w:tc>
        <w:tc>
          <w:tcPr>
            <w:tcW w:w="841" w:type="dxa"/>
            <w:gridSpan w:val="2"/>
            <w:tcBorders>
              <w:top w:val="nil"/>
              <w:left w:val="nil"/>
              <w:bottom w:val="nil"/>
              <w:right w:val="nil"/>
            </w:tcBorders>
            <w:shd w:val="clear" w:color="auto" w:fill="auto"/>
            <w:noWrap/>
            <w:vAlign w:val="center"/>
            <w:hideMark/>
          </w:tcPr>
          <w:p w14:paraId="0435B35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Van Nuys Airport </w:t>
            </w:r>
          </w:p>
        </w:tc>
        <w:tc>
          <w:tcPr>
            <w:tcW w:w="1344" w:type="dxa"/>
            <w:gridSpan w:val="2"/>
            <w:tcBorders>
              <w:top w:val="nil"/>
              <w:left w:val="nil"/>
              <w:bottom w:val="nil"/>
              <w:right w:val="nil"/>
            </w:tcBorders>
            <w:shd w:val="clear" w:color="auto" w:fill="auto"/>
            <w:noWrap/>
            <w:vAlign w:val="center"/>
            <w:hideMark/>
          </w:tcPr>
          <w:p w14:paraId="0435B35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34.22</w:t>
            </w:r>
          </w:p>
        </w:tc>
        <w:tc>
          <w:tcPr>
            <w:tcW w:w="1316" w:type="dxa"/>
            <w:gridSpan w:val="2"/>
            <w:tcBorders>
              <w:top w:val="nil"/>
              <w:left w:val="nil"/>
              <w:bottom w:val="nil"/>
              <w:right w:val="nil"/>
            </w:tcBorders>
            <w:shd w:val="clear" w:color="auto" w:fill="auto"/>
            <w:noWrap/>
            <w:vAlign w:val="center"/>
            <w:hideMark/>
          </w:tcPr>
          <w:p w14:paraId="0435B35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–118.48</w:t>
            </w:r>
          </w:p>
        </w:tc>
        <w:tc>
          <w:tcPr>
            <w:tcW w:w="1586" w:type="dxa"/>
            <w:gridSpan w:val="2"/>
            <w:tcBorders>
              <w:top w:val="nil"/>
              <w:left w:val="nil"/>
              <w:bottom w:val="nil"/>
              <w:right w:val="nil"/>
            </w:tcBorders>
            <w:shd w:val="clear" w:color="auto" w:fill="auto"/>
            <w:noWrap/>
            <w:vAlign w:val="center"/>
            <w:hideMark/>
          </w:tcPr>
          <w:p w14:paraId="0435B35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5"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722895</w:t>
            </w:r>
          </w:p>
        </w:tc>
        <w:tc>
          <w:tcPr>
            <w:tcW w:w="841" w:type="dxa"/>
            <w:gridSpan w:val="2"/>
            <w:tcBorders>
              <w:top w:val="nil"/>
              <w:left w:val="nil"/>
              <w:bottom w:val="nil"/>
              <w:right w:val="nil"/>
            </w:tcBorders>
            <w:shd w:val="clear" w:color="auto" w:fill="auto"/>
            <w:noWrap/>
            <w:vAlign w:val="center"/>
            <w:hideMark/>
          </w:tcPr>
          <w:p w14:paraId="0435B36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0.55</w:t>
            </w:r>
          </w:p>
        </w:tc>
        <w:tc>
          <w:tcPr>
            <w:tcW w:w="4545" w:type="dxa"/>
            <w:tcBorders>
              <w:top w:val="nil"/>
              <w:left w:val="nil"/>
              <w:bottom w:val="nil"/>
              <w:right w:val="nil"/>
            </w:tcBorders>
            <w:shd w:val="clear" w:color="auto" w:fill="auto"/>
            <w:noWrap/>
            <w:vAlign w:val="bottom"/>
            <w:hideMark/>
          </w:tcPr>
          <w:p w14:paraId="0435B36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Lompoc (AWOS) </w:t>
            </w:r>
          </w:p>
        </w:tc>
        <w:tc>
          <w:tcPr>
            <w:tcW w:w="1344" w:type="dxa"/>
            <w:gridSpan w:val="2"/>
            <w:tcBorders>
              <w:top w:val="nil"/>
              <w:left w:val="nil"/>
              <w:bottom w:val="nil"/>
              <w:right w:val="nil"/>
            </w:tcBorders>
            <w:shd w:val="clear" w:color="auto" w:fill="auto"/>
            <w:noWrap/>
            <w:vAlign w:val="center"/>
            <w:hideMark/>
          </w:tcPr>
          <w:p w14:paraId="0435B36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34.67</w:t>
            </w:r>
          </w:p>
        </w:tc>
        <w:tc>
          <w:tcPr>
            <w:tcW w:w="1316" w:type="dxa"/>
            <w:gridSpan w:val="2"/>
            <w:tcBorders>
              <w:top w:val="nil"/>
              <w:left w:val="nil"/>
              <w:bottom w:val="nil"/>
              <w:right w:val="nil"/>
            </w:tcBorders>
            <w:shd w:val="clear" w:color="auto" w:fill="auto"/>
            <w:noWrap/>
            <w:vAlign w:val="center"/>
            <w:hideMark/>
          </w:tcPr>
          <w:p w14:paraId="0435B36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–120.47</w:t>
            </w:r>
          </w:p>
        </w:tc>
        <w:tc>
          <w:tcPr>
            <w:tcW w:w="1586" w:type="dxa"/>
            <w:gridSpan w:val="2"/>
            <w:tcBorders>
              <w:top w:val="nil"/>
              <w:left w:val="nil"/>
              <w:bottom w:val="nil"/>
              <w:right w:val="nil"/>
            </w:tcBorders>
            <w:shd w:val="clear" w:color="auto" w:fill="auto"/>
            <w:noWrap/>
            <w:vAlign w:val="center"/>
            <w:hideMark/>
          </w:tcPr>
          <w:p w14:paraId="0435B36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C"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722897</w:t>
            </w:r>
          </w:p>
        </w:tc>
        <w:tc>
          <w:tcPr>
            <w:tcW w:w="841" w:type="dxa"/>
            <w:gridSpan w:val="2"/>
            <w:tcBorders>
              <w:top w:val="nil"/>
              <w:left w:val="nil"/>
              <w:bottom w:val="nil"/>
              <w:right w:val="nil"/>
            </w:tcBorders>
            <w:shd w:val="clear" w:color="auto" w:fill="auto"/>
            <w:noWrap/>
            <w:vAlign w:val="center"/>
            <w:hideMark/>
          </w:tcPr>
          <w:p w14:paraId="0435B36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hideMark/>
          </w:tcPr>
          <w:p w14:paraId="0435B36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6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35.23</w:t>
            </w:r>
          </w:p>
        </w:tc>
        <w:tc>
          <w:tcPr>
            <w:tcW w:w="1316" w:type="dxa"/>
            <w:gridSpan w:val="2"/>
            <w:tcBorders>
              <w:top w:val="nil"/>
              <w:left w:val="nil"/>
              <w:bottom w:val="nil"/>
              <w:right w:val="nil"/>
            </w:tcBorders>
            <w:shd w:val="clear" w:color="auto" w:fill="auto"/>
            <w:noWrap/>
            <w:vAlign w:val="center"/>
            <w:hideMark/>
          </w:tcPr>
          <w:p w14:paraId="0435B36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–120.63</w:t>
            </w:r>
          </w:p>
        </w:tc>
        <w:tc>
          <w:tcPr>
            <w:tcW w:w="1586" w:type="dxa"/>
            <w:gridSpan w:val="2"/>
            <w:tcBorders>
              <w:top w:val="nil"/>
              <w:left w:val="nil"/>
              <w:bottom w:val="nil"/>
              <w:right w:val="nil"/>
            </w:tcBorders>
            <w:shd w:val="clear" w:color="auto" w:fill="auto"/>
            <w:noWrap/>
            <w:vAlign w:val="center"/>
            <w:hideMark/>
          </w:tcPr>
          <w:p w14:paraId="0435B36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73"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722899</w:t>
            </w:r>
          </w:p>
        </w:tc>
        <w:tc>
          <w:tcPr>
            <w:tcW w:w="841" w:type="dxa"/>
            <w:gridSpan w:val="2"/>
            <w:tcBorders>
              <w:top w:val="nil"/>
              <w:left w:val="nil"/>
              <w:bottom w:val="nil"/>
              <w:right w:val="nil"/>
            </w:tcBorders>
            <w:shd w:val="clear" w:color="auto" w:fill="auto"/>
            <w:noWrap/>
            <w:vAlign w:val="center"/>
            <w:hideMark/>
          </w:tcPr>
          <w:p w14:paraId="0435B36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6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Chino Airport </w:t>
            </w:r>
          </w:p>
        </w:tc>
        <w:tc>
          <w:tcPr>
            <w:tcW w:w="1344" w:type="dxa"/>
            <w:gridSpan w:val="2"/>
            <w:tcBorders>
              <w:top w:val="nil"/>
              <w:left w:val="nil"/>
              <w:bottom w:val="nil"/>
              <w:right w:val="nil"/>
            </w:tcBorders>
            <w:shd w:val="clear" w:color="auto" w:fill="auto"/>
            <w:noWrap/>
            <w:vAlign w:val="center"/>
            <w:hideMark/>
          </w:tcPr>
          <w:p w14:paraId="0435B37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33.97</w:t>
            </w:r>
          </w:p>
        </w:tc>
        <w:tc>
          <w:tcPr>
            <w:tcW w:w="1316" w:type="dxa"/>
            <w:gridSpan w:val="2"/>
            <w:tcBorders>
              <w:top w:val="nil"/>
              <w:left w:val="nil"/>
              <w:bottom w:val="nil"/>
              <w:right w:val="nil"/>
            </w:tcBorders>
            <w:shd w:val="clear" w:color="auto" w:fill="auto"/>
            <w:noWrap/>
            <w:vAlign w:val="center"/>
            <w:hideMark/>
          </w:tcPr>
          <w:p w14:paraId="0435B37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–117.63</w:t>
            </w:r>
          </w:p>
        </w:tc>
        <w:tc>
          <w:tcPr>
            <w:tcW w:w="1586" w:type="dxa"/>
            <w:gridSpan w:val="2"/>
            <w:tcBorders>
              <w:top w:val="nil"/>
              <w:left w:val="nil"/>
              <w:bottom w:val="nil"/>
              <w:right w:val="nil"/>
            </w:tcBorders>
            <w:shd w:val="clear" w:color="auto" w:fill="auto"/>
            <w:noWrap/>
            <w:vAlign w:val="center"/>
            <w:hideMark/>
          </w:tcPr>
          <w:p w14:paraId="0435B37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7A"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722900</w:t>
            </w:r>
          </w:p>
        </w:tc>
        <w:tc>
          <w:tcPr>
            <w:tcW w:w="841" w:type="dxa"/>
            <w:gridSpan w:val="2"/>
            <w:tcBorders>
              <w:top w:val="nil"/>
              <w:left w:val="nil"/>
              <w:bottom w:val="nil"/>
              <w:right w:val="nil"/>
            </w:tcBorders>
            <w:shd w:val="clear" w:color="auto" w:fill="auto"/>
            <w:noWrap/>
            <w:vAlign w:val="center"/>
            <w:hideMark/>
          </w:tcPr>
          <w:p w14:paraId="0435B37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76" w14:textId="77777777" w:rsidR="001B1FE6" w:rsidRPr="002A4574" w:rsidRDefault="001B1FE6" w:rsidP="001B1FE6">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344" w:type="dxa"/>
            <w:gridSpan w:val="2"/>
            <w:tcBorders>
              <w:top w:val="nil"/>
              <w:left w:val="nil"/>
              <w:bottom w:val="nil"/>
              <w:right w:val="nil"/>
            </w:tcBorders>
            <w:shd w:val="clear" w:color="auto" w:fill="auto"/>
            <w:noWrap/>
            <w:vAlign w:val="center"/>
            <w:hideMark/>
          </w:tcPr>
          <w:p w14:paraId="0435B37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32.73</w:t>
            </w:r>
          </w:p>
        </w:tc>
        <w:tc>
          <w:tcPr>
            <w:tcW w:w="1316" w:type="dxa"/>
            <w:gridSpan w:val="2"/>
            <w:tcBorders>
              <w:top w:val="nil"/>
              <w:left w:val="nil"/>
              <w:bottom w:val="nil"/>
              <w:right w:val="nil"/>
            </w:tcBorders>
            <w:shd w:val="clear" w:color="auto" w:fill="auto"/>
            <w:noWrap/>
            <w:vAlign w:val="center"/>
            <w:hideMark/>
          </w:tcPr>
          <w:p w14:paraId="0435B37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–117.17</w:t>
            </w:r>
          </w:p>
        </w:tc>
        <w:tc>
          <w:tcPr>
            <w:tcW w:w="1586" w:type="dxa"/>
            <w:gridSpan w:val="2"/>
            <w:tcBorders>
              <w:top w:val="nil"/>
              <w:left w:val="nil"/>
              <w:bottom w:val="nil"/>
              <w:right w:val="nil"/>
            </w:tcBorders>
            <w:shd w:val="clear" w:color="auto" w:fill="auto"/>
            <w:noWrap/>
            <w:vAlign w:val="center"/>
            <w:hideMark/>
          </w:tcPr>
          <w:p w14:paraId="0435B37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1"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722903</w:t>
            </w:r>
          </w:p>
        </w:tc>
        <w:tc>
          <w:tcPr>
            <w:tcW w:w="841" w:type="dxa"/>
            <w:gridSpan w:val="2"/>
            <w:tcBorders>
              <w:top w:val="nil"/>
              <w:left w:val="nil"/>
              <w:bottom w:val="nil"/>
              <w:right w:val="nil"/>
            </w:tcBorders>
            <w:shd w:val="clear" w:color="auto" w:fill="auto"/>
            <w:noWrap/>
            <w:vAlign w:val="center"/>
            <w:hideMark/>
          </w:tcPr>
          <w:p w14:paraId="0435B37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7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Diego/Montgomery </w:t>
            </w:r>
          </w:p>
        </w:tc>
        <w:tc>
          <w:tcPr>
            <w:tcW w:w="1344" w:type="dxa"/>
            <w:gridSpan w:val="2"/>
            <w:tcBorders>
              <w:top w:val="nil"/>
              <w:left w:val="nil"/>
              <w:bottom w:val="nil"/>
              <w:right w:val="nil"/>
            </w:tcBorders>
            <w:shd w:val="clear" w:color="auto" w:fill="auto"/>
            <w:noWrap/>
            <w:vAlign w:val="center"/>
            <w:hideMark/>
          </w:tcPr>
          <w:p w14:paraId="0435B37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32.82</w:t>
            </w:r>
          </w:p>
        </w:tc>
        <w:tc>
          <w:tcPr>
            <w:tcW w:w="1316" w:type="dxa"/>
            <w:gridSpan w:val="2"/>
            <w:tcBorders>
              <w:top w:val="nil"/>
              <w:left w:val="nil"/>
              <w:bottom w:val="nil"/>
              <w:right w:val="nil"/>
            </w:tcBorders>
            <w:shd w:val="clear" w:color="auto" w:fill="auto"/>
            <w:noWrap/>
            <w:vAlign w:val="center"/>
            <w:hideMark/>
          </w:tcPr>
          <w:p w14:paraId="0435B37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8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8"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722904</w:t>
            </w:r>
          </w:p>
        </w:tc>
        <w:tc>
          <w:tcPr>
            <w:tcW w:w="841" w:type="dxa"/>
            <w:gridSpan w:val="2"/>
            <w:tcBorders>
              <w:top w:val="nil"/>
              <w:left w:val="nil"/>
              <w:bottom w:val="nil"/>
              <w:right w:val="nil"/>
            </w:tcBorders>
            <w:shd w:val="clear" w:color="auto" w:fill="auto"/>
            <w:noWrap/>
            <w:vAlign w:val="center"/>
            <w:hideMark/>
          </w:tcPr>
          <w:p w14:paraId="0435B383" w14:textId="47D7E1D0"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501AA7">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8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344" w:type="dxa"/>
            <w:gridSpan w:val="2"/>
            <w:tcBorders>
              <w:top w:val="nil"/>
              <w:left w:val="nil"/>
              <w:bottom w:val="nil"/>
              <w:right w:val="nil"/>
            </w:tcBorders>
            <w:shd w:val="clear" w:color="auto" w:fill="auto"/>
            <w:noWrap/>
            <w:vAlign w:val="center"/>
            <w:hideMark/>
          </w:tcPr>
          <w:p w14:paraId="0435B38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32.58</w:t>
            </w:r>
          </w:p>
        </w:tc>
        <w:tc>
          <w:tcPr>
            <w:tcW w:w="1316" w:type="dxa"/>
            <w:gridSpan w:val="2"/>
            <w:tcBorders>
              <w:top w:val="nil"/>
              <w:left w:val="nil"/>
              <w:bottom w:val="nil"/>
              <w:right w:val="nil"/>
            </w:tcBorders>
            <w:shd w:val="clear" w:color="auto" w:fill="auto"/>
            <w:noWrap/>
            <w:vAlign w:val="center"/>
            <w:hideMark/>
          </w:tcPr>
          <w:p w14:paraId="0435B38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–116.98</w:t>
            </w:r>
          </w:p>
        </w:tc>
        <w:tc>
          <w:tcPr>
            <w:tcW w:w="1586" w:type="dxa"/>
            <w:gridSpan w:val="2"/>
            <w:tcBorders>
              <w:top w:val="nil"/>
              <w:left w:val="nil"/>
              <w:bottom w:val="nil"/>
              <w:right w:val="nil"/>
            </w:tcBorders>
            <w:shd w:val="clear" w:color="auto" w:fill="auto"/>
            <w:noWrap/>
            <w:vAlign w:val="center"/>
            <w:hideMark/>
          </w:tcPr>
          <w:p w14:paraId="0435B38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F"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722906</w:t>
            </w:r>
          </w:p>
        </w:tc>
        <w:tc>
          <w:tcPr>
            <w:tcW w:w="841" w:type="dxa"/>
            <w:gridSpan w:val="2"/>
            <w:tcBorders>
              <w:top w:val="nil"/>
              <w:left w:val="nil"/>
              <w:bottom w:val="nil"/>
              <w:right w:val="nil"/>
            </w:tcBorders>
            <w:shd w:val="clear" w:color="auto" w:fill="auto"/>
            <w:noWrap/>
            <w:vAlign w:val="center"/>
            <w:hideMark/>
          </w:tcPr>
          <w:p w14:paraId="0435B38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8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344" w:type="dxa"/>
            <w:gridSpan w:val="2"/>
            <w:tcBorders>
              <w:top w:val="nil"/>
              <w:left w:val="nil"/>
              <w:bottom w:val="nil"/>
              <w:right w:val="nil"/>
            </w:tcBorders>
            <w:shd w:val="clear" w:color="auto" w:fill="auto"/>
            <w:noWrap/>
            <w:vAlign w:val="center"/>
            <w:hideMark/>
          </w:tcPr>
          <w:p w14:paraId="0435B38C" w14:textId="0EF83DEE" w:rsidR="00AA3A32" w:rsidRDefault="001B1FE6" w:rsidP="00AA3A32">
            <w:pPr>
              <w:rPr>
                <w:rFonts w:ascii="Calibri" w:hAnsi="Calibri"/>
                <w:color w:val="000000"/>
                <w:sz w:val="18"/>
                <w:szCs w:val="18"/>
              </w:rPr>
            </w:pPr>
            <w:r w:rsidRPr="002A4574">
              <w:rPr>
                <w:rFonts w:ascii="Calibri" w:hAnsi="Calibri"/>
                <w:color w:val="000000"/>
                <w:sz w:val="18"/>
                <w:szCs w:val="18"/>
              </w:rPr>
              <w:t>32.7</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8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–117.20</w:t>
            </w:r>
          </w:p>
        </w:tc>
        <w:tc>
          <w:tcPr>
            <w:tcW w:w="1586" w:type="dxa"/>
            <w:gridSpan w:val="2"/>
            <w:tcBorders>
              <w:top w:val="nil"/>
              <w:left w:val="nil"/>
              <w:bottom w:val="nil"/>
              <w:right w:val="nil"/>
            </w:tcBorders>
            <w:shd w:val="clear" w:color="auto" w:fill="auto"/>
            <w:noWrap/>
            <w:vAlign w:val="center"/>
            <w:hideMark/>
          </w:tcPr>
          <w:p w14:paraId="0435B38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6"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722926</w:t>
            </w:r>
          </w:p>
        </w:tc>
        <w:tc>
          <w:tcPr>
            <w:tcW w:w="841" w:type="dxa"/>
            <w:gridSpan w:val="2"/>
            <w:tcBorders>
              <w:top w:val="nil"/>
              <w:left w:val="nil"/>
              <w:bottom w:val="nil"/>
              <w:right w:val="nil"/>
            </w:tcBorders>
            <w:shd w:val="clear" w:color="auto" w:fill="auto"/>
            <w:noWrap/>
            <w:vAlign w:val="center"/>
            <w:hideMark/>
          </w:tcPr>
          <w:p w14:paraId="0435B391" w14:textId="2B8B090B"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501AA7">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9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Camp Pendleton MCAS </w:t>
            </w:r>
          </w:p>
        </w:tc>
        <w:tc>
          <w:tcPr>
            <w:tcW w:w="1344" w:type="dxa"/>
            <w:gridSpan w:val="2"/>
            <w:tcBorders>
              <w:top w:val="nil"/>
              <w:left w:val="nil"/>
              <w:bottom w:val="nil"/>
              <w:right w:val="nil"/>
            </w:tcBorders>
            <w:shd w:val="clear" w:color="auto" w:fill="auto"/>
            <w:noWrap/>
            <w:vAlign w:val="center"/>
            <w:hideMark/>
          </w:tcPr>
          <w:p w14:paraId="0435B393" w14:textId="613B587E" w:rsidR="00AA3A32" w:rsidRDefault="001B1FE6" w:rsidP="00AA3A32">
            <w:pPr>
              <w:rPr>
                <w:rFonts w:ascii="Calibri" w:hAnsi="Calibri"/>
                <w:color w:val="000000"/>
                <w:sz w:val="18"/>
                <w:szCs w:val="18"/>
              </w:rPr>
            </w:pPr>
            <w:r w:rsidRPr="002A4574">
              <w:rPr>
                <w:rFonts w:ascii="Calibri" w:hAnsi="Calibri"/>
                <w:color w:val="000000"/>
                <w:sz w:val="18"/>
                <w:szCs w:val="18"/>
              </w:rPr>
              <w:t>33.3</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9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–117.35</w:t>
            </w:r>
          </w:p>
        </w:tc>
        <w:tc>
          <w:tcPr>
            <w:tcW w:w="1586" w:type="dxa"/>
            <w:gridSpan w:val="2"/>
            <w:tcBorders>
              <w:top w:val="nil"/>
              <w:left w:val="nil"/>
              <w:bottom w:val="nil"/>
              <w:right w:val="nil"/>
            </w:tcBorders>
            <w:shd w:val="clear" w:color="auto" w:fill="auto"/>
            <w:noWrap/>
            <w:vAlign w:val="center"/>
            <w:hideMark/>
          </w:tcPr>
          <w:p w14:paraId="0435B39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D"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722927</w:t>
            </w:r>
          </w:p>
        </w:tc>
        <w:tc>
          <w:tcPr>
            <w:tcW w:w="841" w:type="dxa"/>
            <w:gridSpan w:val="2"/>
            <w:tcBorders>
              <w:top w:val="nil"/>
              <w:left w:val="nil"/>
              <w:bottom w:val="nil"/>
              <w:right w:val="nil"/>
            </w:tcBorders>
            <w:shd w:val="clear" w:color="auto" w:fill="auto"/>
            <w:noWrap/>
            <w:vAlign w:val="center"/>
            <w:hideMark/>
          </w:tcPr>
          <w:p w14:paraId="0435B39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9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Carlsbad/Palomar </w:t>
            </w:r>
          </w:p>
        </w:tc>
        <w:tc>
          <w:tcPr>
            <w:tcW w:w="1344" w:type="dxa"/>
            <w:gridSpan w:val="2"/>
            <w:tcBorders>
              <w:top w:val="nil"/>
              <w:left w:val="nil"/>
              <w:bottom w:val="nil"/>
              <w:right w:val="nil"/>
            </w:tcBorders>
            <w:shd w:val="clear" w:color="auto" w:fill="auto"/>
            <w:noWrap/>
            <w:vAlign w:val="center"/>
            <w:hideMark/>
          </w:tcPr>
          <w:p w14:paraId="0435B39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33.13</w:t>
            </w:r>
          </w:p>
        </w:tc>
        <w:tc>
          <w:tcPr>
            <w:tcW w:w="1316" w:type="dxa"/>
            <w:gridSpan w:val="2"/>
            <w:tcBorders>
              <w:top w:val="nil"/>
              <w:left w:val="nil"/>
              <w:bottom w:val="nil"/>
              <w:right w:val="nil"/>
            </w:tcBorders>
            <w:shd w:val="clear" w:color="auto" w:fill="auto"/>
            <w:noWrap/>
            <w:vAlign w:val="center"/>
            <w:hideMark/>
          </w:tcPr>
          <w:p w14:paraId="0435B39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–117.28</w:t>
            </w:r>
          </w:p>
        </w:tc>
        <w:tc>
          <w:tcPr>
            <w:tcW w:w="1586" w:type="dxa"/>
            <w:gridSpan w:val="2"/>
            <w:tcBorders>
              <w:top w:val="nil"/>
              <w:left w:val="nil"/>
              <w:bottom w:val="nil"/>
              <w:right w:val="nil"/>
            </w:tcBorders>
            <w:shd w:val="clear" w:color="auto" w:fill="auto"/>
            <w:noWrap/>
            <w:vAlign w:val="center"/>
            <w:hideMark/>
          </w:tcPr>
          <w:p w14:paraId="0435B39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722930</w:t>
            </w:r>
          </w:p>
        </w:tc>
        <w:tc>
          <w:tcPr>
            <w:tcW w:w="841" w:type="dxa"/>
            <w:gridSpan w:val="2"/>
            <w:tcBorders>
              <w:top w:val="nil"/>
              <w:left w:val="nil"/>
              <w:bottom w:val="nil"/>
              <w:right w:val="nil"/>
            </w:tcBorders>
            <w:shd w:val="clear" w:color="auto" w:fill="auto"/>
            <w:noWrap/>
            <w:vAlign w:val="center"/>
            <w:hideMark/>
          </w:tcPr>
          <w:p w14:paraId="0435B39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A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Miramar NAS </w:t>
            </w:r>
          </w:p>
        </w:tc>
        <w:tc>
          <w:tcPr>
            <w:tcW w:w="1344" w:type="dxa"/>
            <w:gridSpan w:val="2"/>
            <w:tcBorders>
              <w:top w:val="nil"/>
              <w:left w:val="nil"/>
              <w:bottom w:val="nil"/>
              <w:right w:val="nil"/>
            </w:tcBorders>
            <w:shd w:val="clear" w:color="auto" w:fill="auto"/>
            <w:noWrap/>
            <w:vAlign w:val="center"/>
            <w:hideMark/>
          </w:tcPr>
          <w:p w14:paraId="0435B3A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32.87</w:t>
            </w:r>
          </w:p>
        </w:tc>
        <w:tc>
          <w:tcPr>
            <w:tcW w:w="1316" w:type="dxa"/>
            <w:gridSpan w:val="2"/>
            <w:tcBorders>
              <w:top w:val="nil"/>
              <w:left w:val="nil"/>
              <w:bottom w:val="nil"/>
              <w:right w:val="nil"/>
            </w:tcBorders>
            <w:shd w:val="clear" w:color="auto" w:fill="auto"/>
            <w:noWrap/>
            <w:vAlign w:val="center"/>
            <w:hideMark/>
          </w:tcPr>
          <w:p w14:paraId="0435B3A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A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722950</w:t>
            </w:r>
          </w:p>
        </w:tc>
        <w:tc>
          <w:tcPr>
            <w:tcW w:w="841" w:type="dxa"/>
            <w:gridSpan w:val="2"/>
            <w:tcBorders>
              <w:top w:val="nil"/>
              <w:left w:val="nil"/>
              <w:bottom w:val="nil"/>
              <w:right w:val="nil"/>
            </w:tcBorders>
            <w:shd w:val="clear" w:color="auto" w:fill="auto"/>
            <w:noWrap/>
            <w:vAlign w:val="center"/>
            <w:hideMark/>
          </w:tcPr>
          <w:p w14:paraId="0435B3A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A7"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A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33.93</w:t>
            </w:r>
          </w:p>
        </w:tc>
        <w:tc>
          <w:tcPr>
            <w:tcW w:w="1316" w:type="dxa"/>
            <w:gridSpan w:val="2"/>
            <w:tcBorders>
              <w:top w:val="nil"/>
              <w:left w:val="nil"/>
              <w:bottom w:val="nil"/>
              <w:right w:val="nil"/>
            </w:tcBorders>
            <w:shd w:val="clear" w:color="auto" w:fill="auto"/>
            <w:noWrap/>
            <w:vAlign w:val="center"/>
            <w:hideMark/>
          </w:tcPr>
          <w:p w14:paraId="0435B3A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–118.40</w:t>
            </w:r>
          </w:p>
        </w:tc>
        <w:tc>
          <w:tcPr>
            <w:tcW w:w="1586" w:type="dxa"/>
            <w:gridSpan w:val="2"/>
            <w:tcBorders>
              <w:top w:val="nil"/>
              <w:left w:val="nil"/>
              <w:bottom w:val="nil"/>
              <w:right w:val="nil"/>
            </w:tcBorders>
            <w:shd w:val="clear" w:color="auto" w:fill="auto"/>
            <w:noWrap/>
            <w:vAlign w:val="center"/>
            <w:hideMark/>
          </w:tcPr>
          <w:p w14:paraId="0435B3A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722956</w:t>
            </w:r>
          </w:p>
        </w:tc>
        <w:tc>
          <w:tcPr>
            <w:tcW w:w="841" w:type="dxa"/>
            <w:gridSpan w:val="2"/>
            <w:tcBorders>
              <w:top w:val="nil"/>
              <w:left w:val="nil"/>
              <w:bottom w:val="nil"/>
              <w:right w:val="nil"/>
            </w:tcBorders>
            <w:shd w:val="clear" w:color="auto" w:fill="auto"/>
            <w:noWrap/>
            <w:vAlign w:val="center"/>
            <w:hideMark/>
          </w:tcPr>
          <w:p w14:paraId="0435B3A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AE"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344" w:type="dxa"/>
            <w:gridSpan w:val="2"/>
            <w:tcBorders>
              <w:top w:val="nil"/>
              <w:left w:val="nil"/>
              <w:bottom w:val="nil"/>
              <w:right w:val="nil"/>
            </w:tcBorders>
            <w:shd w:val="clear" w:color="auto" w:fill="auto"/>
            <w:noWrap/>
            <w:vAlign w:val="center"/>
            <w:hideMark/>
          </w:tcPr>
          <w:p w14:paraId="0435B3A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33.92</w:t>
            </w:r>
          </w:p>
        </w:tc>
        <w:tc>
          <w:tcPr>
            <w:tcW w:w="1316" w:type="dxa"/>
            <w:gridSpan w:val="2"/>
            <w:tcBorders>
              <w:top w:val="nil"/>
              <w:left w:val="nil"/>
              <w:bottom w:val="nil"/>
              <w:right w:val="nil"/>
            </w:tcBorders>
            <w:shd w:val="clear" w:color="auto" w:fill="auto"/>
            <w:noWrap/>
            <w:vAlign w:val="center"/>
            <w:hideMark/>
          </w:tcPr>
          <w:p w14:paraId="0435B3B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–118.33</w:t>
            </w:r>
          </w:p>
        </w:tc>
        <w:tc>
          <w:tcPr>
            <w:tcW w:w="1586" w:type="dxa"/>
            <w:gridSpan w:val="2"/>
            <w:tcBorders>
              <w:top w:val="nil"/>
              <w:left w:val="nil"/>
              <w:bottom w:val="nil"/>
              <w:right w:val="nil"/>
            </w:tcBorders>
            <w:shd w:val="clear" w:color="auto" w:fill="auto"/>
            <w:noWrap/>
            <w:vAlign w:val="center"/>
            <w:hideMark/>
          </w:tcPr>
          <w:p w14:paraId="0435B3B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722970</w:t>
            </w:r>
          </w:p>
        </w:tc>
        <w:tc>
          <w:tcPr>
            <w:tcW w:w="841" w:type="dxa"/>
            <w:gridSpan w:val="2"/>
            <w:tcBorders>
              <w:top w:val="nil"/>
              <w:left w:val="nil"/>
              <w:bottom w:val="nil"/>
              <w:right w:val="nil"/>
            </w:tcBorders>
            <w:shd w:val="clear" w:color="auto" w:fill="auto"/>
            <w:noWrap/>
            <w:vAlign w:val="center"/>
            <w:hideMark/>
          </w:tcPr>
          <w:p w14:paraId="0435B3B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B5"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B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B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–118.17</w:t>
            </w:r>
          </w:p>
        </w:tc>
        <w:tc>
          <w:tcPr>
            <w:tcW w:w="1586" w:type="dxa"/>
            <w:gridSpan w:val="2"/>
            <w:tcBorders>
              <w:top w:val="nil"/>
              <w:left w:val="nil"/>
              <w:bottom w:val="nil"/>
              <w:right w:val="nil"/>
            </w:tcBorders>
            <w:shd w:val="clear" w:color="auto" w:fill="auto"/>
            <w:noWrap/>
            <w:vAlign w:val="center"/>
            <w:hideMark/>
          </w:tcPr>
          <w:p w14:paraId="0435B3B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722976</w:t>
            </w:r>
          </w:p>
        </w:tc>
        <w:tc>
          <w:tcPr>
            <w:tcW w:w="841" w:type="dxa"/>
            <w:gridSpan w:val="2"/>
            <w:tcBorders>
              <w:top w:val="nil"/>
              <w:left w:val="nil"/>
              <w:bottom w:val="nil"/>
              <w:right w:val="nil"/>
            </w:tcBorders>
            <w:shd w:val="clear" w:color="auto" w:fill="auto"/>
            <w:noWrap/>
            <w:vAlign w:val="center"/>
            <w:hideMark/>
          </w:tcPr>
          <w:p w14:paraId="0435B3B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0.34</w:t>
            </w:r>
          </w:p>
        </w:tc>
        <w:tc>
          <w:tcPr>
            <w:tcW w:w="4545" w:type="dxa"/>
            <w:tcBorders>
              <w:top w:val="nil"/>
              <w:left w:val="nil"/>
              <w:bottom w:val="nil"/>
              <w:right w:val="nil"/>
            </w:tcBorders>
            <w:shd w:val="clear" w:color="auto" w:fill="auto"/>
            <w:noWrap/>
            <w:vAlign w:val="bottom"/>
            <w:hideMark/>
          </w:tcPr>
          <w:p w14:paraId="0435B3BC"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Fullerton Municipal </w:t>
            </w:r>
          </w:p>
        </w:tc>
        <w:tc>
          <w:tcPr>
            <w:tcW w:w="1344" w:type="dxa"/>
            <w:gridSpan w:val="2"/>
            <w:tcBorders>
              <w:top w:val="nil"/>
              <w:left w:val="nil"/>
              <w:bottom w:val="nil"/>
              <w:right w:val="nil"/>
            </w:tcBorders>
            <w:shd w:val="clear" w:color="auto" w:fill="auto"/>
            <w:noWrap/>
            <w:vAlign w:val="center"/>
            <w:hideMark/>
          </w:tcPr>
          <w:p w14:paraId="0435B3B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33.87</w:t>
            </w:r>
          </w:p>
        </w:tc>
        <w:tc>
          <w:tcPr>
            <w:tcW w:w="1316" w:type="dxa"/>
            <w:gridSpan w:val="2"/>
            <w:tcBorders>
              <w:top w:val="nil"/>
              <w:left w:val="nil"/>
              <w:bottom w:val="nil"/>
              <w:right w:val="nil"/>
            </w:tcBorders>
            <w:shd w:val="clear" w:color="auto" w:fill="auto"/>
            <w:noWrap/>
            <w:vAlign w:val="center"/>
            <w:hideMark/>
          </w:tcPr>
          <w:p w14:paraId="0435B3B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–117.98</w:t>
            </w:r>
          </w:p>
        </w:tc>
        <w:tc>
          <w:tcPr>
            <w:tcW w:w="1586" w:type="dxa"/>
            <w:gridSpan w:val="2"/>
            <w:tcBorders>
              <w:top w:val="nil"/>
              <w:left w:val="nil"/>
              <w:bottom w:val="nil"/>
              <w:right w:val="nil"/>
            </w:tcBorders>
            <w:shd w:val="clear" w:color="auto" w:fill="auto"/>
            <w:noWrap/>
            <w:vAlign w:val="center"/>
            <w:hideMark/>
          </w:tcPr>
          <w:p w14:paraId="0435B3B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C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722977</w:t>
            </w:r>
          </w:p>
        </w:tc>
        <w:tc>
          <w:tcPr>
            <w:tcW w:w="841" w:type="dxa"/>
            <w:gridSpan w:val="2"/>
            <w:tcBorders>
              <w:top w:val="nil"/>
              <w:left w:val="nil"/>
              <w:bottom w:val="nil"/>
              <w:right w:val="nil"/>
            </w:tcBorders>
            <w:shd w:val="clear" w:color="auto" w:fill="auto"/>
            <w:noWrap/>
            <w:vAlign w:val="center"/>
            <w:hideMark/>
          </w:tcPr>
          <w:p w14:paraId="0435B3C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0.36</w:t>
            </w:r>
          </w:p>
        </w:tc>
        <w:tc>
          <w:tcPr>
            <w:tcW w:w="4545" w:type="dxa"/>
            <w:tcBorders>
              <w:top w:val="nil"/>
              <w:left w:val="nil"/>
              <w:bottom w:val="nil"/>
              <w:right w:val="nil"/>
            </w:tcBorders>
            <w:shd w:val="clear" w:color="auto" w:fill="auto"/>
            <w:noWrap/>
            <w:vAlign w:val="bottom"/>
            <w:hideMark/>
          </w:tcPr>
          <w:p w14:paraId="0435B3C3"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344" w:type="dxa"/>
            <w:gridSpan w:val="2"/>
            <w:tcBorders>
              <w:top w:val="nil"/>
              <w:left w:val="nil"/>
              <w:bottom w:val="nil"/>
              <w:right w:val="nil"/>
            </w:tcBorders>
            <w:shd w:val="clear" w:color="auto" w:fill="auto"/>
            <w:noWrap/>
            <w:vAlign w:val="center"/>
            <w:hideMark/>
          </w:tcPr>
          <w:p w14:paraId="0435B3C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33.68</w:t>
            </w:r>
          </w:p>
        </w:tc>
        <w:tc>
          <w:tcPr>
            <w:tcW w:w="1316" w:type="dxa"/>
            <w:gridSpan w:val="2"/>
            <w:tcBorders>
              <w:top w:val="nil"/>
              <w:left w:val="nil"/>
              <w:bottom w:val="nil"/>
              <w:right w:val="nil"/>
            </w:tcBorders>
            <w:shd w:val="clear" w:color="auto" w:fill="auto"/>
            <w:noWrap/>
            <w:vAlign w:val="center"/>
            <w:hideMark/>
          </w:tcPr>
          <w:p w14:paraId="0435B3C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hideMark/>
          </w:tcPr>
          <w:p w14:paraId="0435B3C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E"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723805</w:t>
            </w:r>
          </w:p>
        </w:tc>
        <w:tc>
          <w:tcPr>
            <w:tcW w:w="841" w:type="dxa"/>
            <w:gridSpan w:val="2"/>
            <w:tcBorders>
              <w:top w:val="nil"/>
              <w:left w:val="nil"/>
              <w:bottom w:val="nil"/>
              <w:right w:val="nil"/>
            </w:tcBorders>
            <w:shd w:val="clear" w:color="auto" w:fill="auto"/>
            <w:noWrap/>
            <w:vAlign w:val="center"/>
          </w:tcPr>
          <w:p w14:paraId="0435B3C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tcPr>
          <w:p w14:paraId="0435B3CA"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Needles Airport </w:t>
            </w:r>
          </w:p>
        </w:tc>
        <w:tc>
          <w:tcPr>
            <w:tcW w:w="1344" w:type="dxa"/>
            <w:gridSpan w:val="2"/>
            <w:tcBorders>
              <w:top w:val="nil"/>
              <w:left w:val="nil"/>
              <w:bottom w:val="nil"/>
              <w:right w:val="nil"/>
            </w:tcBorders>
            <w:shd w:val="clear" w:color="auto" w:fill="auto"/>
            <w:noWrap/>
            <w:vAlign w:val="center"/>
          </w:tcPr>
          <w:p w14:paraId="0435B3C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34.77</w:t>
            </w:r>
          </w:p>
        </w:tc>
        <w:tc>
          <w:tcPr>
            <w:tcW w:w="1316" w:type="dxa"/>
            <w:gridSpan w:val="2"/>
            <w:tcBorders>
              <w:top w:val="nil"/>
              <w:left w:val="nil"/>
              <w:bottom w:val="nil"/>
              <w:right w:val="nil"/>
            </w:tcBorders>
            <w:shd w:val="clear" w:color="auto" w:fill="auto"/>
            <w:noWrap/>
            <w:vAlign w:val="center"/>
          </w:tcPr>
          <w:p w14:paraId="0435B3C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–114.62</w:t>
            </w:r>
          </w:p>
        </w:tc>
        <w:tc>
          <w:tcPr>
            <w:tcW w:w="1586" w:type="dxa"/>
            <w:gridSpan w:val="2"/>
            <w:tcBorders>
              <w:top w:val="nil"/>
              <w:left w:val="nil"/>
              <w:bottom w:val="nil"/>
              <w:right w:val="nil"/>
            </w:tcBorders>
            <w:shd w:val="clear" w:color="auto" w:fill="auto"/>
            <w:noWrap/>
            <w:vAlign w:val="center"/>
          </w:tcPr>
          <w:p w14:paraId="0435B3C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5"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723810</w:t>
            </w:r>
          </w:p>
        </w:tc>
        <w:tc>
          <w:tcPr>
            <w:tcW w:w="841" w:type="dxa"/>
            <w:gridSpan w:val="2"/>
            <w:tcBorders>
              <w:top w:val="nil"/>
              <w:left w:val="nil"/>
              <w:bottom w:val="nil"/>
              <w:right w:val="nil"/>
            </w:tcBorders>
            <w:shd w:val="clear" w:color="auto" w:fill="auto"/>
            <w:noWrap/>
            <w:vAlign w:val="center"/>
          </w:tcPr>
          <w:p w14:paraId="0435B3D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0.59</w:t>
            </w:r>
          </w:p>
        </w:tc>
        <w:tc>
          <w:tcPr>
            <w:tcW w:w="4545" w:type="dxa"/>
            <w:tcBorders>
              <w:top w:val="nil"/>
              <w:left w:val="nil"/>
              <w:bottom w:val="nil"/>
              <w:right w:val="nil"/>
            </w:tcBorders>
            <w:shd w:val="clear" w:color="auto" w:fill="auto"/>
            <w:noWrap/>
            <w:vAlign w:val="bottom"/>
          </w:tcPr>
          <w:p w14:paraId="0435B3D1"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Edwards AFB </w:t>
            </w:r>
          </w:p>
        </w:tc>
        <w:tc>
          <w:tcPr>
            <w:tcW w:w="1344" w:type="dxa"/>
            <w:gridSpan w:val="2"/>
            <w:tcBorders>
              <w:top w:val="nil"/>
              <w:left w:val="nil"/>
              <w:bottom w:val="nil"/>
              <w:right w:val="nil"/>
            </w:tcBorders>
            <w:shd w:val="clear" w:color="auto" w:fill="auto"/>
            <w:noWrap/>
            <w:vAlign w:val="center"/>
          </w:tcPr>
          <w:p w14:paraId="0435B3D2" w14:textId="10CBDAFF" w:rsidR="00AA3A32" w:rsidRDefault="001B1FE6" w:rsidP="00AA3A32">
            <w:pPr>
              <w:rPr>
                <w:rFonts w:ascii="Calibri" w:hAnsi="Calibri"/>
                <w:color w:val="000000"/>
                <w:sz w:val="18"/>
                <w:szCs w:val="18"/>
              </w:rPr>
            </w:pPr>
            <w:r w:rsidRPr="002A4574">
              <w:rPr>
                <w:rFonts w:ascii="Calibri" w:hAnsi="Calibri"/>
                <w:color w:val="000000"/>
                <w:sz w:val="18"/>
                <w:szCs w:val="18"/>
              </w:rPr>
              <w:t>34.9</w:t>
            </w:r>
            <w:r w:rsidR="00501AA7">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tcPr>
          <w:p w14:paraId="0435B3D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tcPr>
          <w:p w14:paraId="0435B3D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C"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723815</w:t>
            </w:r>
          </w:p>
        </w:tc>
        <w:tc>
          <w:tcPr>
            <w:tcW w:w="841" w:type="dxa"/>
            <w:gridSpan w:val="2"/>
            <w:tcBorders>
              <w:top w:val="nil"/>
              <w:left w:val="nil"/>
              <w:bottom w:val="nil"/>
              <w:right w:val="nil"/>
            </w:tcBorders>
            <w:shd w:val="clear" w:color="auto" w:fill="auto"/>
            <w:noWrap/>
            <w:vAlign w:val="center"/>
          </w:tcPr>
          <w:p w14:paraId="0435B3D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0.58</w:t>
            </w:r>
          </w:p>
        </w:tc>
        <w:tc>
          <w:tcPr>
            <w:tcW w:w="4545" w:type="dxa"/>
            <w:tcBorders>
              <w:top w:val="nil"/>
              <w:left w:val="nil"/>
              <w:bottom w:val="nil"/>
              <w:right w:val="nil"/>
            </w:tcBorders>
            <w:shd w:val="clear" w:color="auto" w:fill="auto"/>
            <w:noWrap/>
            <w:vAlign w:val="bottom"/>
          </w:tcPr>
          <w:p w14:paraId="0435B3D8"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344" w:type="dxa"/>
            <w:gridSpan w:val="2"/>
            <w:tcBorders>
              <w:top w:val="nil"/>
              <w:left w:val="nil"/>
              <w:bottom w:val="nil"/>
              <w:right w:val="nil"/>
            </w:tcBorders>
            <w:shd w:val="clear" w:color="auto" w:fill="auto"/>
            <w:noWrap/>
            <w:vAlign w:val="center"/>
          </w:tcPr>
          <w:p w14:paraId="0435B3D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34.85</w:t>
            </w:r>
          </w:p>
        </w:tc>
        <w:tc>
          <w:tcPr>
            <w:tcW w:w="1316" w:type="dxa"/>
            <w:gridSpan w:val="2"/>
            <w:tcBorders>
              <w:top w:val="nil"/>
              <w:left w:val="nil"/>
              <w:bottom w:val="nil"/>
              <w:right w:val="nil"/>
            </w:tcBorders>
            <w:shd w:val="clear" w:color="auto" w:fill="auto"/>
            <w:noWrap/>
            <w:vAlign w:val="center"/>
          </w:tcPr>
          <w:p w14:paraId="0435B3D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–116.80</w:t>
            </w:r>
          </w:p>
        </w:tc>
        <w:tc>
          <w:tcPr>
            <w:tcW w:w="1586" w:type="dxa"/>
            <w:gridSpan w:val="2"/>
            <w:tcBorders>
              <w:top w:val="nil"/>
              <w:left w:val="nil"/>
              <w:bottom w:val="nil"/>
              <w:right w:val="nil"/>
            </w:tcBorders>
            <w:shd w:val="clear" w:color="auto" w:fill="auto"/>
            <w:noWrap/>
            <w:vAlign w:val="center"/>
          </w:tcPr>
          <w:p w14:paraId="0435B3D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3"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723816</w:t>
            </w:r>
          </w:p>
        </w:tc>
        <w:tc>
          <w:tcPr>
            <w:tcW w:w="841" w:type="dxa"/>
            <w:gridSpan w:val="2"/>
            <w:tcBorders>
              <w:top w:val="nil"/>
              <w:left w:val="nil"/>
              <w:bottom w:val="nil"/>
              <w:right w:val="nil"/>
            </w:tcBorders>
            <w:shd w:val="clear" w:color="auto" w:fill="auto"/>
            <w:noWrap/>
            <w:vAlign w:val="center"/>
          </w:tcPr>
          <w:p w14:paraId="0435B3D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0.62</w:t>
            </w:r>
          </w:p>
        </w:tc>
        <w:tc>
          <w:tcPr>
            <w:tcW w:w="4545" w:type="dxa"/>
            <w:tcBorders>
              <w:top w:val="nil"/>
              <w:left w:val="nil"/>
              <w:bottom w:val="nil"/>
              <w:right w:val="nil"/>
            </w:tcBorders>
            <w:shd w:val="clear" w:color="auto" w:fill="auto"/>
            <w:noWrap/>
            <w:vAlign w:val="bottom"/>
          </w:tcPr>
          <w:p w14:paraId="0435B3DF"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344" w:type="dxa"/>
            <w:gridSpan w:val="2"/>
            <w:tcBorders>
              <w:top w:val="nil"/>
              <w:left w:val="nil"/>
              <w:bottom w:val="nil"/>
              <w:right w:val="nil"/>
            </w:tcBorders>
            <w:shd w:val="clear" w:color="auto" w:fill="auto"/>
            <w:noWrap/>
            <w:vAlign w:val="center"/>
          </w:tcPr>
          <w:p w14:paraId="0435B3E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34.73</w:t>
            </w:r>
          </w:p>
        </w:tc>
        <w:tc>
          <w:tcPr>
            <w:tcW w:w="1316" w:type="dxa"/>
            <w:gridSpan w:val="2"/>
            <w:tcBorders>
              <w:top w:val="nil"/>
              <w:left w:val="nil"/>
              <w:bottom w:val="nil"/>
              <w:right w:val="nil"/>
            </w:tcBorders>
            <w:shd w:val="clear" w:color="auto" w:fill="auto"/>
            <w:noWrap/>
            <w:vAlign w:val="center"/>
          </w:tcPr>
          <w:p w14:paraId="0435B3E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–118.22</w:t>
            </w:r>
          </w:p>
        </w:tc>
        <w:tc>
          <w:tcPr>
            <w:tcW w:w="1586" w:type="dxa"/>
            <w:gridSpan w:val="2"/>
            <w:tcBorders>
              <w:top w:val="nil"/>
              <w:left w:val="nil"/>
              <w:bottom w:val="nil"/>
              <w:right w:val="nil"/>
            </w:tcBorders>
            <w:shd w:val="clear" w:color="auto" w:fill="auto"/>
            <w:noWrap/>
            <w:vAlign w:val="center"/>
          </w:tcPr>
          <w:p w14:paraId="0435B3E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A"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723820</w:t>
            </w:r>
          </w:p>
        </w:tc>
        <w:tc>
          <w:tcPr>
            <w:tcW w:w="841" w:type="dxa"/>
            <w:gridSpan w:val="2"/>
            <w:tcBorders>
              <w:top w:val="nil"/>
              <w:left w:val="nil"/>
              <w:bottom w:val="nil"/>
              <w:right w:val="nil"/>
            </w:tcBorders>
            <w:shd w:val="clear" w:color="auto" w:fill="auto"/>
            <w:noWrap/>
            <w:vAlign w:val="center"/>
          </w:tcPr>
          <w:p w14:paraId="0435B3E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0.57</w:t>
            </w:r>
          </w:p>
        </w:tc>
        <w:tc>
          <w:tcPr>
            <w:tcW w:w="4545" w:type="dxa"/>
            <w:tcBorders>
              <w:top w:val="nil"/>
              <w:left w:val="nil"/>
              <w:bottom w:val="nil"/>
              <w:right w:val="nil"/>
            </w:tcBorders>
            <w:shd w:val="clear" w:color="auto" w:fill="auto"/>
            <w:noWrap/>
            <w:vAlign w:val="bottom"/>
          </w:tcPr>
          <w:p w14:paraId="0435B3E6"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Palmdale Airport </w:t>
            </w:r>
          </w:p>
        </w:tc>
        <w:tc>
          <w:tcPr>
            <w:tcW w:w="1344" w:type="dxa"/>
            <w:gridSpan w:val="2"/>
            <w:tcBorders>
              <w:top w:val="nil"/>
              <w:left w:val="nil"/>
              <w:bottom w:val="nil"/>
              <w:right w:val="nil"/>
            </w:tcBorders>
            <w:shd w:val="clear" w:color="auto" w:fill="auto"/>
            <w:noWrap/>
            <w:vAlign w:val="center"/>
          </w:tcPr>
          <w:p w14:paraId="0435B3E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34.63</w:t>
            </w:r>
          </w:p>
        </w:tc>
        <w:tc>
          <w:tcPr>
            <w:tcW w:w="1316" w:type="dxa"/>
            <w:gridSpan w:val="2"/>
            <w:tcBorders>
              <w:top w:val="nil"/>
              <w:left w:val="nil"/>
              <w:bottom w:val="nil"/>
              <w:right w:val="nil"/>
            </w:tcBorders>
            <w:shd w:val="clear" w:color="auto" w:fill="auto"/>
            <w:noWrap/>
            <w:vAlign w:val="center"/>
          </w:tcPr>
          <w:p w14:paraId="0435B3E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–118.08</w:t>
            </w:r>
          </w:p>
        </w:tc>
        <w:tc>
          <w:tcPr>
            <w:tcW w:w="1586" w:type="dxa"/>
            <w:gridSpan w:val="2"/>
            <w:tcBorders>
              <w:top w:val="nil"/>
              <w:left w:val="nil"/>
              <w:bottom w:val="nil"/>
              <w:right w:val="nil"/>
            </w:tcBorders>
            <w:shd w:val="clear" w:color="auto" w:fill="auto"/>
            <w:noWrap/>
            <w:vAlign w:val="center"/>
          </w:tcPr>
          <w:p w14:paraId="0435B3E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1"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723830</w:t>
            </w:r>
          </w:p>
        </w:tc>
        <w:tc>
          <w:tcPr>
            <w:tcW w:w="841" w:type="dxa"/>
            <w:gridSpan w:val="2"/>
            <w:tcBorders>
              <w:top w:val="nil"/>
              <w:left w:val="nil"/>
              <w:bottom w:val="nil"/>
              <w:right w:val="nil"/>
            </w:tcBorders>
            <w:shd w:val="clear" w:color="auto" w:fill="auto"/>
            <w:noWrap/>
            <w:vAlign w:val="center"/>
          </w:tcPr>
          <w:p w14:paraId="0435B3E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0.68</w:t>
            </w:r>
          </w:p>
        </w:tc>
        <w:tc>
          <w:tcPr>
            <w:tcW w:w="4545" w:type="dxa"/>
            <w:tcBorders>
              <w:top w:val="nil"/>
              <w:left w:val="nil"/>
              <w:bottom w:val="nil"/>
              <w:right w:val="nil"/>
            </w:tcBorders>
            <w:shd w:val="clear" w:color="auto" w:fill="auto"/>
            <w:noWrap/>
            <w:vAlign w:val="bottom"/>
          </w:tcPr>
          <w:p w14:paraId="0435B3E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Sandberg </w:t>
            </w:r>
          </w:p>
        </w:tc>
        <w:tc>
          <w:tcPr>
            <w:tcW w:w="1344" w:type="dxa"/>
            <w:gridSpan w:val="2"/>
            <w:tcBorders>
              <w:top w:val="nil"/>
              <w:left w:val="nil"/>
              <w:bottom w:val="nil"/>
              <w:right w:val="nil"/>
            </w:tcBorders>
            <w:shd w:val="clear" w:color="auto" w:fill="auto"/>
            <w:noWrap/>
            <w:vAlign w:val="center"/>
          </w:tcPr>
          <w:p w14:paraId="0435B3E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34.75</w:t>
            </w:r>
          </w:p>
        </w:tc>
        <w:tc>
          <w:tcPr>
            <w:tcW w:w="1316" w:type="dxa"/>
            <w:gridSpan w:val="2"/>
            <w:tcBorders>
              <w:top w:val="nil"/>
              <w:left w:val="nil"/>
              <w:bottom w:val="nil"/>
              <w:right w:val="nil"/>
            </w:tcBorders>
            <w:shd w:val="clear" w:color="auto" w:fill="auto"/>
            <w:noWrap/>
            <w:vAlign w:val="center"/>
          </w:tcPr>
          <w:p w14:paraId="0435B3E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–118.72</w:t>
            </w:r>
          </w:p>
        </w:tc>
        <w:tc>
          <w:tcPr>
            <w:tcW w:w="1586" w:type="dxa"/>
            <w:gridSpan w:val="2"/>
            <w:tcBorders>
              <w:top w:val="nil"/>
              <w:left w:val="nil"/>
              <w:bottom w:val="nil"/>
              <w:right w:val="nil"/>
            </w:tcBorders>
            <w:shd w:val="clear" w:color="auto" w:fill="auto"/>
            <w:noWrap/>
            <w:vAlign w:val="center"/>
          </w:tcPr>
          <w:p w14:paraId="0435B3F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8"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723840</w:t>
            </w:r>
          </w:p>
        </w:tc>
        <w:tc>
          <w:tcPr>
            <w:tcW w:w="841" w:type="dxa"/>
            <w:gridSpan w:val="2"/>
            <w:tcBorders>
              <w:top w:val="nil"/>
              <w:left w:val="nil"/>
              <w:bottom w:val="nil"/>
              <w:right w:val="nil"/>
            </w:tcBorders>
            <w:shd w:val="clear" w:color="auto" w:fill="auto"/>
            <w:noWrap/>
            <w:vAlign w:val="center"/>
          </w:tcPr>
          <w:p w14:paraId="0435B3F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3F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344" w:type="dxa"/>
            <w:gridSpan w:val="2"/>
            <w:tcBorders>
              <w:top w:val="nil"/>
              <w:left w:val="nil"/>
              <w:bottom w:val="nil"/>
              <w:right w:val="nil"/>
            </w:tcBorders>
            <w:shd w:val="clear" w:color="auto" w:fill="auto"/>
            <w:noWrap/>
            <w:vAlign w:val="center"/>
          </w:tcPr>
          <w:p w14:paraId="0435B3F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35.43</w:t>
            </w:r>
          </w:p>
        </w:tc>
        <w:tc>
          <w:tcPr>
            <w:tcW w:w="1316" w:type="dxa"/>
            <w:gridSpan w:val="2"/>
            <w:tcBorders>
              <w:top w:val="nil"/>
              <w:left w:val="nil"/>
              <w:bottom w:val="nil"/>
              <w:right w:val="nil"/>
            </w:tcBorders>
            <w:shd w:val="clear" w:color="auto" w:fill="auto"/>
            <w:noWrap/>
            <w:vAlign w:val="center"/>
          </w:tcPr>
          <w:p w14:paraId="0435B3F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–119.05</w:t>
            </w:r>
          </w:p>
        </w:tc>
        <w:tc>
          <w:tcPr>
            <w:tcW w:w="1586" w:type="dxa"/>
            <w:gridSpan w:val="2"/>
            <w:tcBorders>
              <w:top w:val="nil"/>
              <w:left w:val="nil"/>
              <w:bottom w:val="nil"/>
              <w:right w:val="nil"/>
            </w:tcBorders>
            <w:shd w:val="clear" w:color="auto" w:fill="auto"/>
            <w:noWrap/>
            <w:vAlign w:val="center"/>
          </w:tcPr>
          <w:p w14:paraId="0435B3F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F"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723890</w:t>
            </w:r>
          </w:p>
        </w:tc>
        <w:tc>
          <w:tcPr>
            <w:tcW w:w="841" w:type="dxa"/>
            <w:gridSpan w:val="2"/>
            <w:tcBorders>
              <w:top w:val="nil"/>
              <w:left w:val="nil"/>
              <w:bottom w:val="nil"/>
              <w:right w:val="nil"/>
            </w:tcBorders>
            <w:shd w:val="clear" w:color="auto" w:fill="auto"/>
            <w:noWrap/>
            <w:vAlign w:val="center"/>
          </w:tcPr>
          <w:p w14:paraId="0435B3F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3F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344" w:type="dxa"/>
            <w:gridSpan w:val="2"/>
            <w:tcBorders>
              <w:top w:val="nil"/>
              <w:left w:val="nil"/>
              <w:bottom w:val="nil"/>
              <w:right w:val="nil"/>
            </w:tcBorders>
            <w:shd w:val="clear" w:color="auto" w:fill="auto"/>
            <w:noWrap/>
            <w:vAlign w:val="center"/>
          </w:tcPr>
          <w:p w14:paraId="0435B3F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36.78</w:t>
            </w:r>
          </w:p>
        </w:tc>
        <w:tc>
          <w:tcPr>
            <w:tcW w:w="1316" w:type="dxa"/>
            <w:gridSpan w:val="2"/>
            <w:tcBorders>
              <w:top w:val="nil"/>
              <w:left w:val="nil"/>
              <w:bottom w:val="nil"/>
              <w:right w:val="nil"/>
            </w:tcBorders>
            <w:shd w:val="clear" w:color="auto" w:fill="auto"/>
            <w:noWrap/>
            <w:vAlign w:val="center"/>
          </w:tcPr>
          <w:p w14:paraId="0435B3F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–119.72</w:t>
            </w:r>
          </w:p>
        </w:tc>
        <w:tc>
          <w:tcPr>
            <w:tcW w:w="1586" w:type="dxa"/>
            <w:gridSpan w:val="2"/>
            <w:tcBorders>
              <w:top w:val="nil"/>
              <w:left w:val="nil"/>
              <w:bottom w:val="nil"/>
              <w:right w:val="nil"/>
            </w:tcBorders>
            <w:shd w:val="clear" w:color="auto" w:fill="auto"/>
            <w:noWrap/>
            <w:vAlign w:val="center"/>
          </w:tcPr>
          <w:p w14:paraId="0435B3F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6"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723895</w:t>
            </w:r>
          </w:p>
        </w:tc>
        <w:tc>
          <w:tcPr>
            <w:tcW w:w="841" w:type="dxa"/>
            <w:gridSpan w:val="2"/>
            <w:tcBorders>
              <w:top w:val="nil"/>
              <w:left w:val="nil"/>
              <w:bottom w:val="nil"/>
              <w:right w:val="nil"/>
            </w:tcBorders>
            <w:shd w:val="clear" w:color="auto" w:fill="auto"/>
            <w:noWrap/>
            <w:vAlign w:val="center"/>
          </w:tcPr>
          <w:p w14:paraId="0435B40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tcPr>
          <w:p w14:paraId="0435B40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Porterville (AWOS) </w:t>
            </w:r>
          </w:p>
        </w:tc>
        <w:tc>
          <w:tcPr>
            <w:tcW w:w="1344" w:type="dxa"/>
            <w:gridSpan w:val="2"/>
            <w:tcBorders>
              <w:top w:val="nil"/>
              <w:left w:val="nil"/>
              <w:bottom w:val="nil"/>
              <w:right w:val="nil"/>
            </w:tcBorders>
            <w:shd w:val="clear" w:color="auto" w:fill="auto"/>
            <w:noWrap/>
            <w:vAlign w:val="center"/>
          </w:tcPr>
          <w:p w14:paraId="0435B40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36.03</w:t>
            </w:r>
          </w:p>
        </w:tc>
        <w:tc>
          <w:tcPr>
            <w:tcW w:w="1316" w:type="dxa"/>
            <w:gridSpan w:val="2"/>
            <w:tcBorders>
              <w:top w:val="nil"/>
              <w:left w:val="nil"/>
              <w:bottom w:val="nil"/>
              <w:right w:val="nil"/>
            </w:tcBorders>
            <w:shd w:val="clear" w:color="auto" w:fill="auto"/>
            <w:noWrap/>
            <w:vAlign w:val="center"/>
          </w:tcPr>
          <w:p w14:paraId="0435B40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–119.07</w:t>
            </w:r>
          </w:p>
        </w:tc>
        <w:tc>
          <w:tcPr>
            <w:tcW w:w="1586" w:type="dxa"/>
            <w:gridSpan w:val="2"/>
            <w:tcBorders>
              <w:top w:val="nil"/>
              <w:left w:val="nil"/>
              <w:bottom w:val="nil"/>
              <w:right w:val="nil"/>
            </w:tcBorders>
            <w:shd w:val="clear" w:color="auto" w:fill="auto"/>
            <w:noWrap/>
            <w:vAlign w:val="center"/>
          </w:tcPr>
          <w:p w14:paraId="0435B40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D"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723896</w:t>
            </w:r>
          </w:p>
        </w:tc>
        <w:tc>
          <w:tcPr>
            <w:tcW w:w="841" w:type="dxa"/>
            <w:gridSpan w:val="2"/>
            <w:tcBorders>
              <w:top w:val="nil"/>
              <w:left w:val="nil"/>
              <w:bottom w:val="nil"/>
              <w:right w:val="nil"/>
            </w:tcBorders>
            <w:shd w:val="clear" w:color="auto" w:fill="auto"/>
            <w:noWrap/>
            <w:vAlign w:val="center"/>
          </w:tcPr>
          <w:p w14:paraId="0435B40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40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Visalia Muni (AWOS) </w:t>
            </w:r>
          </w:p>
        </w:tc>
        <w:tc>
          <w:tcPr>
            <w:tcW w:w="1344" w:type="dxa"/>
            <w:gridSpan w:val="2"/>
            <w:tcBorders>
              <w:top w:val="nil"/>
              <w:left w:val="nil"/>
              <w:bottom w:val="nil"/>
              <w:right w:val="nil"/>
            </w:tcBorders>
            <w:shd w:val="clear" w:color="auto" w:fill="auto"/>
            <w:noWrap/>
            <w:vAlign w:val="center"/>
          </w:tcPr>
          <w:p w14:paraId="0435B40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36.32</w:t>
            </w:r>
          </w:p>
        </w:tc>
        <w:tc>
          <w:tcPr>
            <w:tcW w:w="1316" w:type="dxa"/>
            <w:gridSpan w:val="2"/>
            <w:tcBorders>
              <w:top w:val="nil"/>
              <w:left w:val="nil"/>
              <w:bottom w:val="nil"/>
              <w:right w:val="nil"/>
            </w:tcBorders>
            <w:shd w:val="clear" w:color="auto" w:fill="auto"/>
            <w:noWrap/>
            <w:vAlign w:val="center"/>
          </w:tcPr>
          <w:p w14:paraId="0435B40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–119.40</w:t>
            </w:r>
          </w:p>
        </w:tc>
        <w:tc>
          <w:tcPr>
            <w:tcW w:w="1586" w:type="dxa"/>
            <w:gridSpan w:val="2"/>
            <w:tcBorders>
              <w:top w:val="nil"/>
              <w:left w:val="nil"/>
              <w:bottom w:val="nil"/>
              <w:right w:val="nil"/>
            </w:tcBorders>
            <w:shd w:val="clear" w:color="auto" w:fill="auto"/>
            <w:noWrap/>
            <w:vAlign w:val="center"/>
          </w:tcPr>
          <w:p w14:paraId="0435B40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14"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723910</w:t>
            </w:r>
          </w:p>
        </w:tc>
        <w:tc>
          <w:tcPr>
            <w:tcW w:w="841" w:type="dxa"/>
            <w:gridSpan w:val="2"/>
            <w:tcBorders>
              <w:top w:val="nil"/>
              <w:left w:val="nil"/>
              <w:bottom w:val="nil"/>
              <w:right w:val="nil"/>
            </w:tcBorders>
            <w:shd w:val="clear" w:color="auto" w:fill="auto"/>
            <w:noWrap/>
            <w:vAlign w:val="center"/>
          </w:tcPr>
          <w:p w14:paraId="0435B40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41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Point Mugu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tcPr>
          <w:p w14:paraId="0435B41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34.12</w:t>
            </w:r>
          </w:p>
        </w:tc>
        <w:tc>
          <w:tcPr>
            <w:tcW w:w="1316" w:type="dxa"/>
            <w:gridSpan w:val="2"/>
            <w:tcBorders>
              <w:top w:val="nil"/>
              <w:left w:val="nil"/>
              <w:bottom w:val="nil"/>
              <w:right w:val="nil"/>
            </w:tcBorders>
            <w:shd w:val="clear" w:color="auto" w:fill="auto"/>
            <w:noWrap/>
            <w:vAlign w:val="center"/>
          </w:tcPr>
          <w:p w14:paraId="0435B41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–119.12</w:t>
            </w:r>
          </w:p>
        </w:tc>
        <w:tc>
          <w:tcPr>
            <w:tcW w:w="1586" w:type="dxa"/>
            <w:gridSpan w:val="2"/>
            <w:tcBorders>
              <w:top w:val="nil"/>
              <w:left w:val="nil"/>
              <w:bottom w:val="nil"/>
              <w:right w:val="nil"/>
            </w:tcBorders>
            <w:shd w:val="clear" w:color="auto" w:fill="auto"/>
            <w:noWrap/>
            <w:vAlign w:val="center"/>
          </w:tcPr>
          <w:p w14:paraId="0435B41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46B"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A" w14:textId="644BED03" w:rsidR="00636F83" w:rsidRPr="002A4574" w:rsidRDefault="00636F83" w:rsidP="00501AA7">
            <w:pPr>
              <w:jc w:val="center"/>
              <w:rPr>
                <w:rFonts w:ascii="Calibri" w:hAnsi="Calibri"/>
                <w:color w:val="000000"/>
                <w:sz w:val="18"/>
                <w:szCs w:val="18"/>
              </w:rPr>
            </w:pPr>
            <w:r w:rsidRPr="002A4574">
              <w:rPr>
                <w:rFonts w:ascii="Calibri" w:hAnsi="Calibri"/>
                <w:color w:val="000000"/>
                <w:sz w:val="18"/>
                <w:szCs w:val="18"/>
              </w:rPr>
              <w:lastRenderedPageBreak/>
              <w:t xml:space="preserve">NORMATIVE APPENDIX </w:t>
            </w:r>
            <w:r w:rsidR="00501AA7">
              <w:rPr>
                <w:rFonts w:ascii="Calibri" w:hAnsi="Calibri"/>
                <w:color w:val="000000"/>
                <w:sz w:val="18"/>
                <w:szCs w:val="18"/>
              </w:rPr>
              <w:t>B</w:t>
            </w:r>
            <w:r w:rsidRPr="002A4574">
              <w:rPr>
                <w:rFonts w:ascii="Calibri" w:hAnsi="Calibri"/>
                <w:color w:val="000000"/>
                <w:sz w:val="18"/>
                <w:szCs w:val="18"/>
              </w:rPr>
              <w:t>:</w:t>
            </w:r>
          </w:p>
        </w:tc>
      </w:tr>
      <w:tr w:rsidR="00636F83" w:rsidRPr="002A4574" w14:paraId="0435B46D"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C"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46F" w14:textId="77777777" w:rsidTr="00E84254">
        <w:trPr>
          <w:trHeight w:val="240"/>
        </w:trPr>
        <w:tc>
          <w:tcPr>
            <w:tcW w:w="10921" w:type="dxa"/>
            <w:gridSpan w:val="11"/>
            <w:tcBorders>
              <w:top w:val="nil"/>
              <w:left w:val="nil"/>
              <w:right w:val="nil"/>
            </w:tcBorders>
            <w:shd w:val="clear" w:color="auto" w:fill="auto"/>
            <w:noWrap/>
            <w:vAlign w:val="bottom"/>
            <w:hideMark/>
          </w:tcPr>
          <w:p w14:paraId="0435B46E"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0435B476" w14:textId="77777777" w:rsidTr="00E84254">
        <w:trPr>
          <w:trHeight w:val="240"/>
        </w:trPr>
        <w:tc>
          <w:tcPr>
            <w:tcW w:w="984" w:type="dxa"/>
            <w:tcBorders>
              <w:top w:val="nil"/>
              <w:left w:val="nil"/>
              <w:bottom w:val="single" w:sz="4" w:space="0" w:color="auto"/>
              <w:right w:val="nil"/>
            </w:tcBorders>
            <w:shd w:val="clear" w:color="auto" w:fill="auto"/>
            <w:noWrap/>
            <w:vAlign w:val="bottom"/>
            <w:hideMark/>
          </w:tcPr>
          <w:p w14:paraId="0435B470"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0435B471" w14:textId="77777777" w:rsidR="00636F83" w:rsidRPr="002A4574" w:rsidRDefault="00636F83" w:rsidP="00E8425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gridSpan w:val="3"/>
            <w:tcBorders>
              <w:top w:val="nil"/>
              <w:left w:val="nil"/>
              <w:bottom w:val="single" w:sz="4" w:space="0" w:color="auto"/>
              <w:right w:val="nil"/>
            </w:tcBorders>
            <w:shd w:val="clear" w:color="auto" w:fill="auto"/>
            <w:noWrap/>
            <w:vAlign w:val="bottom"/>
            <w:hideMark/>
          </w:tcPr>
          <w:p w14:paraId="0435B472"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0435B473"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0435B474"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435B475"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State</w:t>
            </w:r>
          </w:p>
        </w:tc>
      </w:tr>
      <w:tr w:rsidR="00120A80" w:rsidRPr="002A4574" w14:paraId="26867124" w14:textId="77777777" w:rsidTr="00BA6D7A">
        <w:trPr>
          <w:trHeight w:val="240"/>
        </w:trPr>
        <w:tc>
          <w:tcPr>
            <w:tcW w:w="984" w:type="dxa"/>
            <w:tcBorders>
              <w:top w:val="nil"/>
              <w:left w:val="nil"/>
              <w:bottom w:val="nil"/>
              <w:right w:val="nil"/>
            </w:tcBorders>
            <w:shd w:val="clear" w:color="auto" w:fill="auto"/>
            <w:noWrap/>
            <w:vAlign w:val="center"/>
          </w:tcPr>
          <w:p w14:paraId="5374149E" w14:textId="04DDBDCB" w:rsidR="00120A80" w:rsidRPr="002A4574" w:rsidRDefault="00120A80" w:rsidP="00120A80">
            <w:pPr>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center"/>
          </w:tcPr>
          <w:p w14:paraId="2747CD1D" w14:textId="49C6CB85" w:rsidR="00120A80" w:rsidRPr="002A4574" w:rsidRDefault="00120A80" w:rsidP="00120A80">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tcPr>
          <w:p w14:paraId="0894919A" w14:textId="6A7A7EB0"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center"/>
          </w:tcPr>
          <w:p w14:paraId="46A28009" w14:textId="785B09D0" w:rsidR="00120A80" w:rsidRPr="002A4574" w:rsidRDefault="00120A80" w:rsidP="00120A80">
            <w:pPr>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center"/>
          </w:tcPr>
          <w:p w14:paraId="6316B0DC" w14:textId="579475A2" w:rsidR="00120A80" w:rsidRPr="002A4574" w:rsidRDefault="00120A80" w:rsidP="00120A80">
            <w:pPr>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center"/>
          </w:tcPr>
          <w:p w14:paraId="788BCEB8" w14:textId="7571B877" w:rsidR="00120A80" w:rsidRPr="002A4574"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3A" w14:textId="77777777" w:rsidTr="00BA6D7A">
        <w:trPr>
          <w:trHeight w:val="240"/>
        </w:trPr>
        <w:tc>
          <w:tcPr>
            <w:tcW w:w="984" w:type="dxa"/>
            <w:tcBorders>
              <w:top w:val="nil"/>
              <w:left w:val="nil"/>
              <w:bottom w:val="nil"/>
              <w:right w:val="nil"/>
            </w:tcBorders>
            <w:shd w:val="clear" w:color="auto" w:fill="auto"/>
            <w:noWrap/>
            <w:vAlign w:val="center"/>
            <w:hideMark/>
          </w:tcPr>
          <w:p w14:paraId="0435B534" w14:textId="7C18ECC1" w:rsidR="00120A80" w:rsidRDefault="00120A80" w:rsidP="00120A80">
            <w:pPr>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center"/>
            <w:hideMark/>
          </w:tcPr>
          <w:p w14:paraId="0435B535" w14:textId="1C541B4F" w:rsidR="00120A80" w:rsidRDefault="00120A80" w:rsidP="00120A80">
            <w:pPr>
              <w:rPr>
                <w:rFonts w:ascii="Calibri" w:hAnsi="Calibri"/>
                <w:color w:val="000000"/>
                <w:sz w:val="18"/>
                <w:szCs w:val="18"/>
              </w:rPr>
            </w:pPr>
            <w:r w:rsidRPr="002A4574">
              <w:rPr>
                <w:rFonts w:ascii="Calibri" w:hAnsi="Calibri"/>
                <w:color w:val="000000"/>
                <w:sz w:val="18"/>
                <w:szCs w:val="18"/>
              </w:rPr>
              <w:t>0.43</w:t>
            </w:r>
          </w:p>
        </w:tc>
        <w:tc>
          <w:tcPr>
            <w:tcW w:w="4955" w:type="dxa"/>
            <w:gridSpan w:val="3"/>
            <w:tcBorders>
              <w:top w:val="nil"/>
              <w:left w:val="nil"/>
              <w:bottom w:val="nil"/>
              <w:right w:val="nil"/>
            </w:tcBorders>
            <w:shd w:val="clear" w:color="auto" w:fill="auto"/>
            <w:noWrap/>
            <w:vAlign w:val="bottom"/>
            <w:hideMark/>
          </w:tcPr>
          <w:p w14:paraId="0435B536" w14:textId="16B35402"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center"/>
            <w:hideMark/>
          </w:tcPr>
          <w:p w14:paraId="0435B537" w14:textId="4233DE54" w:rsidR="00120A80" w:rsidRDefault="00120A80" w:rsidP="00120A80">
            <w:pPr>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center"/>
            <w:hideMark/>
          </w:tcPr>
          <w:p w14:paraId="0435B538" w14:textId="20B17D14" w:rsidR="00120A80" w:rsidRDefault="00120A80" w:rsidP="00120A80">
            <w:pPr>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center"/>
            <w:hideMark/>
          </w:tcPr>
          <w:p w14:paraId="0435B539" w14:textId="3F45B328"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41" w14:textId="77777777" w:rsidTr="00BA6D7A">
        <w:trPr>
          <w:trHeight w:val="240"/>
        </w:trPr>
        <w:tc>
          <w:tcPr>
            <w:tcW w:w="984" w:type="dxa"/>
            <w:tcBorders>
              <w:top w:val="nil"/>
              <w:left w:val="nil"/>
              <w:bottom w:val="nil"/>
              <w:right w:val="nil"/>
            </w:tcBorders>
            <w:shd w:val="clear" w:color="auto" w:fill="auto"/>
            <w:noWrap/>
            <w:vAlign w:val="center"/>
            <w:hideMark/>
          </w:tcPr>
          <w:p w14:paraId="0435B53B" w14:textId="6CC192BC" w:rsidR="00120A80" w:rsidRDefault="00120A80" w:rsidP="00120A80">
            <w:pPr>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center"/>
            <w:hideMark/>
          </w:tcPr>
          <w:p w14:paraId="0435B53C" w14:textId="4C40CDD7" w:rsidR="00120A80" w:rsidRDefault="00120A80" w:rsidP="00120A80">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3D" w14:textId="52986B5F"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center"/>
            <w:hideMark/>
          </w:tcPr>
          <w:p w14:paraId="0435B53E" w14:textId="382AF194" w:rsidR="00120A80" w:rsidRDefault="00120A80" w:rsidP="00120A80">
            <w:pPr>
              <w:rPr>
                <w:rFonts w:ascii="Calibri" w:hAnsi="Calibri"/>
                <w:color w:val="000000"/>
                <w:sz w:val="18"/>
                <w:szCs w:val="18"/>
              </w:rPr>
            </w:pPr>
            <w:r w:rsidRPr="002A4574">
              <w:rPr>
                <w:rFonts w:ascii="Calibri" w:hAnsi="Calibri"/>
                <w:color w:val="000000"/>
                <w:sz w:val="18"/>
                <w:szCs w:val="18"/>
              </w:rPr>
              <w:t>34.2</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3F" w14:textId="1BD1A290" w:rsidR="00120A80" w:rsidRDefault="00120A80" w:rsidP="00120A80">
            <w:pPr>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center"/>
            <w:hideMark/>
          </w:tcPr>
          <w:p w14:paraId="0435B540" w14:textId="0AED2AEF"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48" w14:textId="77777777" w:rsidTr="00BA6D7A">
        <w:trPr>
          <w:trHeight w:val="240"/>
        </w:trPr>
        <w:tc>
          <w:tcPr>
            <w:tcW w:w="984" w:type="dxa"/>
            <w:tcBorders>
              <w:top w:val="nil"/>
              <w:left w:val="nil"/>
              <w:bottom w:val="nil"/>
              <w:right w:val="nil"/>
            </w:tcBorders>
            <w:shd w:val="clear" w:color="auto" w:fill="auto"/>
            <w:noWrap/>
            <w:vAlign w:val="center"/>
            <w:hideMark/>
          </w:tcPr>
          <w:p w14:paraId="0435B542" w14:textId="308B5507" w:rsidR="00120A80" w:rsidRDefault="00120A80" w:rsidP="00120A80">
            <w:pPr>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center"/>
            <w:hideMark/>
          </w:tcPr>
          <w:p w14:paraId="0435B543" w14:textId="623CB142" w:rsidR="00120A80" w:rsidRDefault="00120A80" w:rsidP="00120A80">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44" w14:textId="55E71686"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5" w14:textId="5072C37D" w:rsidR="00120A80" w:rsidRDefault="00120A80" w:rsidP="00120A80">
            <w:pPr>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center"/>
            <w:hideMark/>
          </w:tcPr>
          <w:p w14:paraId="0435B546" w14:textId="08019671" w:rsidR="00120A80" w:rsidRDefault="00120A80" w:rsidP="00120A80">
            <w:pPr>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center"/>
            <w:hideMark/>
          </w:tcPr>
          <w:p w14:paraId="0435B547" w14:textId="39AE6F90"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4F" w14:textId="77777777" w:rsidTr="00BA6D7A">
        <w:trPr>
          <w:trHeight w:val="240"/>
        </w:trPr>
        <w:tc>
          <w:tcPr>
            <w:tcW w:w="984" w:type="dxa"/>
            <w:tcBorders>
              <w:top w:val="nil"/>
              <w:left w:val="nil"/>
              <w:bottom w:val="nil"/>
              <w:right w:val="nil"/>
            </w:tcBorders>
            <w:shd w:val="clear" w:color="auto" w:fill="auto"/>
            <w:noWrap/>
            <w:vAlign w:val="center"/>
            <w:hideMark/>
          </w:tcPr>
          <w:p w14:paraId="0435B549" w14:textId="721671C6" w:rsidR="00120A80" w:rsidRDefault="00120A80" w:rsidP="00120A80">
            <w:pPr>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center"/>
            <w:hideMark/>
          </w:tcPr>
          <w:p w14:paraId="0435B54A" w14:textId="412C35DC" w:rsidR="00120A80" w:rsidRDefault="00120A80" w:rsidP="00120A80">
            <w:pPr>
              <w:rPr>
                <w:rFonts w:ascii="Calibri" w:hAnsi="Calibri"/>
                <w:color w:val="000000"/>
                <w:sz w:val="18"/>
                <w:szCs w:val="18"/>
              </w:rPr>
            </w:pPr>
            <w:r w:rsidRPr="002A4574">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hideMark/>
          </w:tcPr>
          <w:p w14:paraId="0435B54B" w14:textId="221BAF78"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C" w14:textId="50B62951" w:rsidR="00120A80" w:rsidRDefault="00120A80" w:rsidP="00120A80">
            <w:pPr>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center"/>
            <w:hideMark/>
          </w:tcPr>
          <w:p w14:paraId="0435B54D" w14:textId="1B51B8E3" w:rsidR="00120A80" w:rsidRDefault="00120A80" w:rsidP="00120A80">
            <w:pPr>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center"/>
            <w:hideMark/>
          </w:tcPr>
          <w:p w14:paraId="0435B54E" w14:textId="7AD91C45"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56" w14:textId="77777777" w:rsidTr="00BA6D7A">
        <w:trPr>
          <w:trHeight w:val="240"/>
        </w:trPr>
        <w:tc>
          <w:tcPr>
            <w:tcW w:w="984" w:type="dxa"/>
            <w:tcBorders>
              <w:top w:val="nil"/>
              <w:left w:val="nil"/>
              <w:right w:val="nil"/>
            </w:tcBorders>
            <w:shd w:val="clear" w:color="auto" w:fill="auto"/>
            <w:noWrap/>
            <w:vAlign w:val="center"/>
            <w:hideMark/>
          </w:tcPr>
          <w:p w14:paraId="0435B550" w14:textId="0BE3BCB6" w:rsidR="00120A80" w:rsidRDefault="00120A80" w:rsidP="00120A80">
            <w:pPr>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right w:val="nil"/>
            </w:tcBorders>
            <w:shd w:val="clear" w:color="auto" w:fill="auto"/>
            <w:noWrap/>
            <w:vAlign w:val="center"/>
            <w:hideMark/>
          </w:tcPr>
          <w:p w14:paraId="0435B551" w14:textId="26A38294" w:rsidR="00120A80" w:rsidRDefault="00120A80" w:rsidP="00120A80">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right w:val="nil"/>
            </w:tcBorders>
            <w:shd w:val="clear" w:color="auto" w:fill="auto"/>
            <w:noWrap/>
            <w:vAlign w:val="bottom"/>
            <w:hideMark/>
          </w:tcPr>
          <w:p w14:paraId="0435B552" w14:textId="316B9536"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right w:val="nil"/>
            </w:tcBorders>
            <w:shd w:val="clear" w:color="auto" w:fill="auto"/>
            <w:noWrap/>
            <w:vAlign w:val="center"/>
            <w:hideMark/>
          </w:tcPr>
          <w:p w14:paraId="0435B553" w14:textId="71667647" w:rsidR="00120A80" w:rsidRDefault="00120A80" w:rsidP="00120A80">
            <w:pPr>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right w:val="nil"/>
            </w:tcBorders>
            <w:shd w:val="clear" w:color="auto" w:fill="auto"/>
            <w:noWrap/>
            <w:vAlign w:val="center"/>
            <w:hideMark/>
          </w:tcPr>
          <w:p w14:paraId="0435B554" w14:textId="2DB42393" w:rsidR="00120A80" w:rsidRDefault="00120A80" w:rsidP="00120A80">
            <w:pPr>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right w:val="nil"/>
            </w:tcBorders>
            <w:shd w:val="clear" w:color="auto" w:fill="auto"/>
            <w:noWrap/>
            <w:vAlign w:val="center"/>
            <w:hideMark/>
          </w:tcPr>
          <w:p w14:paraId="0435B555" w14:textId="1F82E151"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5D" w14:textId="77777777" w:rsidTr="00BA6D7A">
        <w:trPr>
          <w:trHeight w:val="240"/>
        </w:trPr>
        <w:tc>
          <w:tcPr>
            <w:tcW w:w="984" w:type="dxa"/>
            <w:tcBorders>
              <w:top w:val="nil"/>
              <w:left w:val="nil"/>
              <w:bottom w:val="nil"/>
              <w:right w:val="nil"/>
            </w:tcBorders>
            <w:shd w:val="clear" w:color="auto" w:fill="auto"/>
            <w:noWrap/>
            <w:vAlign w:val="center"/>
            <w:hideMark/>
          </w:tcPr>
          <w:p w14:paraId="0435B557" w14:textId="6090CE50" w:rsidR="00120A80" w:rsidRDefault="00120A80" w:rsidP="00120A80">
            <w:pPr>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center"/>
            <w:hideMark/>
          </w:tcPr>
          <w:p w14:paraId="0435B558" w14:textId="0F6D63D5" w:rsidR="00120A80" w:rsidRDefault="00120A80" w:rsidP="00120A80">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59" w14:textId="58EFE047"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5A" w14:textId="7CAA593E" w:rsidR="00120A80" w:rsidRDefault="00120A80" w:rsidP="00120A80">
            <w:pPr>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center"/>
            <w:hideMark/>
          </w:tcPr>
          <w:p w14:paraId="0435B55B" w14:textId="4E592CD1" w:rsidR="00120A80" w:rsidRDefault="00120A80" w:rsidP="00120A80">
            <w:pPr>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center"/>
            <w:hideMark/>
          </w:tcPr>
          <w:p w14:paraId="0435B55C" w14:textId="35BE3FE3"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64" w14:textId="77777777" w:rsidTr="00BA6D7A">
        <w:trPr>
          <w:trHeight w:val="240"/>
        </w:trPr>
        <w:tc>
          <w:tcPr>
            <w:tcW w:w="984" w:type="dxa"/>
            <w:tcBorders>
              <w:left w:val="nil"/>
              <w:bottom w:val="nil"/>
              <w:right w:val="nil"/>
            </w:tcBorders>
            <w:shd w:val="clear" w:color="auto" w:fill="auto"/>
            <w:noWrap/>
            <w:vAlign w:val="center"/>
            <w:hideMark/>
          </w:tcPr>
          <w:p w14:paraId="0435B55E" w14:textId="140A6C25" w:rsidR="00120A80" w:rsidRDefault="00120A80" w:rsidP="00120A80">
            <w:pPr>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left w:val="nil"/>
              <w:bottom w:val="nil"/>
              <w:right w:val="nil"/>
            </w:tcBorders>
            <w:shd w:val="clear" w:color="auto" w:fill="auto"/>
            <w:noWrap/>
            <w:vAlign w:val="center"/>
            <w:hideMark/>
          </w:tcPr>
          <w:p w14:paraId="0435B55F" w14:textId="2AAF9B5C" w:rsidR="00120A80" w:rsidRDefault="00120A80" w:rsidP="00120A80">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left w:val="nil"/>
              <w:bottom w:val="nil"/>
              <w:right w:val="nil"/>
            </w:tcBorders>
            <w:shd w:val="clear" w:color="auto" w:fill="auto"/>
            <w:noWrap/>
            <w:vAlign w:val="bottom"/>
            <w:hideMark/>
          </w:tcPr>
          <w:p w14:paraId="0435B560" w14:textId="3462DBBD"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left w:val="nil"/>
              <w:bottom w:val="nil"/>
              <w:right w:val="nil"/>
            </w:tcBorders>
            <w:shd w:val="clear" w:color="auto" w:fill="auto"/>
            <w:noWrap/>
            <w:vAlign w:val="center"/>
            <w:hideMark/>
          </w:tcPr>
          <w:p w14:paraId="0435B561" w14:textId="07CBF837" w:rsidR="00120A80" w:rsidRDefault="00120A80" w:rsidP="00120A80">
            <w:pPr>
              <w:rPr>
                <w:rFonts w:ascii="Calibri" w:hAnsi="Calibri"/>
                <w:color w:val="000000"/>
                <w:sz w:val="18"/>
                <w:szCs w:val="18"/>
              </w:rPr>
            </w:pPr>
            <w:r w:rsidRPr="002A4574">
              <w:rPr>
                <w:rFonts w:ascii="Calibri" w:hAnsi="Calibri"/>
                <w:color w:val="000000"/>
                <w:sz w:val="18"/>
                <w:szCs w:val="18"/>
              </w:rPr>
              <w:t>38.5</w:t>
            </w:r>
            <w:r w:rsidR="00501AA7">
              <w:rPr>
                <w:rFonts w:ascii="Calibri" w:hAnsi="Calibri"/>
                <w:color w:val="000000"/>
                <w:sz w:val="18"/>
                <w:szCs w:val="18"/>
              </w:rPr>
              <w:t>0</w:t>
            </w:r>
          </w:p>
        </w:tc>
        <w:tc>
          <w:tcPr>
            <w:tcW w:w="1420" w:type="dxa"/>
            <w:gridSpan w:val="2"/>
            <w:tcBorders>
              <w:left w:val="nil"/>
              <w:bottom w:val="nil"/>
              <w:right w:val="nil"/>
            </w:tcBorders>
            <w:shd w:val="clear" w:color="auto" w:fill="auto"/>
            <w:noWrap/>
            <w:vAlign w:val="center"/>
            <w:hideMark/>
          </w:tcPr>
          <w:p w14:paraId="0435B562" w14:textId="5C6E88C0" w:rsidR="00120A80" w:rsidRDefault="00120A80" w:rsidP="00120A80">
            <w:pPr>
              <w:rPr>
                <w:rFonts w:ascii="Calibri" w:hAnsi="Calibri"/>
                <w:color w:val="000000"/>
                <w:sz w:val="18"/>
                <w:szCs w:val="18"/>
              </w:rPr>
            </w:pPr>
            <w:r w:rsidRPr="002A4574">
              <w:rPr>
                <w:rFonts w:ascii="Calibri" w:hAnsi="Calibri"/>
                <w:color w:val="000000"/>
                <w:sz w:val="18"/>
                <w:szCs w:val="18"/>
              </w:rPr>
              <w:t>–121.50</w:t>
            </w:r>
          </w:p>
        </w:tc>
        <w:tc>
          <w:tcPr>
            <w:tcW w:w="1293" w:type="dxa"/>
            <w:tcBorders>
              <w:left w:val="nil"/>
              <w:bottom w:val="nil"/>
              <w:right w:val="nil"/>
            </w:tcBorders>
            <w:shd w:val="clear" w:color="auto" w:fill="auto"/>
            <w:noWrap/>
            <w:vAlign w:val="center"/>
            <w:hideMark/>
          </w:tcPr>
          <w:p w14:paraId="0435B563" w14:textId="4BF03ED2"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6B" w14:textId="77777777" w:rsidTr="00BA6D7A">
        <w:trPr>
          <w:trHeight w:val="240"/>
        </w:trPr>
        <w:tc>
          <w:tcPr>
            <w:tcW w:w="984" w:type="dxa"/>
            <w:tcBorders>
              <w:top w:val="nil"/>
              <w:left w:val="nil"/>
              <w:bottom w:val="nil"/>
              <w:right w:val="nil"/>
            </w:tcBorders>
            <w:shd w:val="clear" w:color="auto" w:fill="auto"/>
            <w:noWrap/>
            <w:vAlign w:val="center"/>
            <w:hideMark/>
          </w:tcPr>
          <w:p w14:paraId="0435B565" w14:textId="4E1A3785" w:rsidR="00120A80" w:rsidRDefault="00120A80" w:rsidP="00120A80">
            <w:pPr>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center"/>
            <w:hideMark/>
          </w:tcPr>
          <w:p w14:paraId="0435B566" w14:textId="0D0642BD" w:rsidR="00120A80" w:rsidRDefault="00120A80" w:rsidP="00120A80">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67" w14:textId="24C0A490"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center"/>
            <w:hideMark/>
          </w:tcPr>
          <w:p w14:paraId="0435B568" w14:textId="01C7B4A8" w:rsidR="00120A80" w:rsidRDefault="00120A80" w:rsidP="00120A80">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69" w14:textId="388E0401" w:rsidR="00120A80" w:rsidRDefault="00120A80" w:rsidP="00120A80">
            <w:pPr>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center"/>
            <w:hideMark/>
          </w:tcPr>
          <w:p w14:paraId="0435B56A" w14:textId="1A371593"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72" w14:textId="77777777" w:rsidTr="00BA6D7A">
        <w:trPr>
          <w:trHeight w:val="240"/>
        </w:trPr>
        <w:tc>
          <w:tcPr>
            <w:tcW w:w="984" w:type="dxa"/>
            <w:tcBorders>
              <w:top w:val="nil"/>
              <w:left w:val="nil"/>
              <w:bottom w:val="nil"/>
              <w:right w:val="nil"/>
            </w:tcBorders>
            <w:shd w:val="clear" w:color="auto" w:fill="auto"/>
            <w:noWrap/>
            <w:vAlign w:val="center"/>
            <w:hideMark/>
          </w:tcPr>
          <w:p w14:paraId="0435B56C" w14:textId="0856C1DB" w:rsidR="00120A80" w:rsidRDefault="00120A80" w:rsidP="00120A80">
            <w:pPr>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center"/>
            <w:hideMark/>
          </w:tcPr>
          <w:p w14:paraId="0435B56D" w14:textId="1414080E" w:rsidR="00120A80" w:rsidRDefault="00120A80" w:rsidP="00120A80">
            <w:pPr>
              <w:rPr>
                <w:rFonts w:ascii="Calibri" w:hAnsi="Calibri"/>
                <w:color w:val="000000"/>
                <w:sz w:val="18"/>
                <w:szCs w:val="18"/>
              </w:rPr>
            </w:pPr>
            <w:r w:rsidRPr="002A4574">
              <w:rPr>
                <w:rFonts w:ascii="Calibri" w:hAnsi="Calibri"/>
                <w:color w:val="000000"/>
                <w:sz w:val="18"/>
                <w:szCs w:val="18"/>
              </w:rPr>
              <w:t>0.5</w:t>
            </w:r>
            <w:r w:rsidR="00501AA7">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6E" w14:textId="37F62C23"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center"/>
            <w:hideMark/>
          </w:tcPr>
          <w:p w14:paraId="0435B56F" w14:textId="4A997836" w:rsidR="00120A80" w:rsidRDefault="00120A80" w:rsidP="00120A80">
            <w:pPr>
              <w:rPr>
                <w:rFonts w:ascii="Calibri" w:hAnsi="Calibri"/>
                <w:color w:val="000000"/>
                <w:sz w:val="18"/>
                <w:szCs w:val="18"/>
              </w:rPr>
            </w:pPr>
            <w:r w:rsidRPr="002A4574">
              <w:rPr>
                <w:rFonts w:ascii="Calibri" w:hAnsi="Calibri"/>
                <w:color w:val="000000"/>
                <w:sz w:val="18"/>
                <w:szCs w:val="18"/>
              </w:rPr>
              <w:t>39.1</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0" w14:textId="1E505AB5" w:rsidR="00120A80" w:rsidRDefault="00120A80" w:rsidP="00120A80">
            <w:pPr>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center"/>
            <w:hideMark/>
          </w:tcPr>
          <w:p w14:paraId="0435B571" w14:textId="29DA9DEA"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79" w14:textId="77777777" w:rsidTr="00BA6D7A">
        <w:trPr>
          <w:trHeight w:val="240"/>
        </w:trPr>
        <w:tc>
          <w:tcPr>
            <w:tcW w:w="984" w:type="dxa"/>
            <w:tcBorders>
              <w:top w:val="nil"/>
              <w:left w:val="nil"/>
              <w:bottom w:val="nil"/>
              <w:right w:val="nil"/>
            </w:tcBorders>
            <w:shd w:val="clear" w:color="auto" w:fill="auto"/>
            <w:noWrap/>
            <w:vAlign w:val="center"/>
            <w:hideMark/>
          </w:tcPr>
          <w:p w14:paraId="0435B573" w14:textId="7B6739F4" w:rsidR="00120A80" w:rsidRDefault="00120A80" w:rsidP="00120A80">
            <w:pPr>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center"/>
            <w:hideMark/>
          </w:tcPr>
          <w:p w14:paraId="0435B574" w14:textId="75819A4D" w:rsidR="00120A80" w:rsidRDefault="00120A80" w:rsidP="00120A80">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top w:val="nil"/>
              <w:left w:val="nil"/>
              <w:bottom w:val="nil"/>
              <w:right w:val="nil"/>
            </w:tcBorders>
            <w:shd w:val="clear" w:color="auto" w:fill="auto"/>
            <w:noWrap/>
            <w:vAlign w:val="bottom"/>
            <w:hideMark/>
          </w:tcPr>
          <w:p w14:paraId="0435B575" w14:textId="6EFBFB5F"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center"/>
            <w:hideMark/>
          </w:tcPr>
          <w:p w14:paraId="0435B576" w14:textId="73A0BEB3" w:rsidR="00120A80" w:rsidRDefault="00120A80" w:rsidP="00120A80">
            <w:pPr>
              <w:rPr>
                <w:rFonts w:ascii="Calibri" w:hAnsi="Calibri"/>
                <w:color w:val="000000"/>
                <w:sz w:val="18"/>
                <w:szCs w:val="18"/>
              </w:rPr>
            </w:pPr>
            <w:r w:rsidRPr="002A4574">
              <w:rPr>
                <w:rFonts w:ascii="Calibri" w:hAnsi="Calibri"/>
                <w:color w:val="000000"/>
                <w:sz w:val="18"/>
                <w:szCs w:val="18"/>
              </w:rPr>
              <w:t>38.7</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7" w14:textId="5F771920" w:rsidR="00120A80" w:rsidRDefault="00120A80" w:rsidP="00120A80">
            <w:pPr>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center"/>
            <w:hideMark/>
          </w:tcPr>
          <w:p w14:paraId="0435B578" w14:textId="1CA9031B"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120A80" w:rsidRPr="002A4574" w14:paraId="0435B580" w14:textId="77777777" w:rsidTr="00BA6D7A">
        <w:trPr>
          <w:trHeight w:val="240"/>
        </w:trPr>
        <w:tc>
          <w:tcPr>
            <w:tcW w:w="984" w:type="dxa"/>
            <w:tcBorders>
              <w:top w:val="nil"/>
              <w:left w:val="nil"/>
              <w:bottom w:val="nil"/>
              <w:right w:val="nil"/>
            </w:tcBorders>
            <w:shd w:val="clear" w:color="auto" w:fill="auto"/>
            <w:noWrap/>
            <w:vAlign w:val="center"/>
            <w:hideMark/>
          </w:tcPr>
          <w:p w14:paraId="0435B57A" w14:textId="7331EC04" w:rsidR="00120A80" w:rsidRDefault="00120A80" w:rsidP="00120A80">
            <w:pPr>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center"/>
            <w:hideMark/>
          </w:tcPr>
          <w:p w14:paraId="0435B57B" w14:textId="50CE52BB" w:rsidR="00120A80" w:rsidRDefault="00120A80" w:rsidP="00120A80">
            <w:pPr>
              <w:rPr>
                <w:rFonts w:ascii="Calibri" w:hAnsi="Calibri"/>
                <w:color w:val="000000"/>
                <w:sz w:val="18"/>
                <w:szCs w:val="18"/>
              </w:rPr>
            </w:pPr>
            <w:r w:rsidRPr="002A4574">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hideMark/>
          </w:tcPr>
          <w:p w14:paraId="0435B57C" w14:textId="7F7D21E1" w:rsidR="00120A80" w:rsidRPr="002A4574" w:rsidRDefault="00120A80" w:rsidP="00120A80">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7D" w14:textId="7196C084" w:rsidR="00120A80" w:rsidRDefault="00120A80" w:rsidP="00120A80">
            <w:pPr>
              <w:rPr>
                <w:rFonts w:ascii="Calibri" w:hAnsi="Calibri"/>
                <w:color w:val="000000"/>
                <w:sz w:val="18"/>
                <w:szCs w:val="18"/>
              </w:rPr>
            </w:pPr>
            <w:r w:rsidRPr="002A4574">
              <w:rPr>
                <w:rFonts w:ascii="Calibri" w:hAnsi="Calibri"/>
                <w:color w:val="000000"/>
                <w:sz w:val="18"/>
                <w:szCs w:val="18"/>
              </w:rPr>
              <w:t>36.6</w:t>
            </w:r>
            <w:r w:rsidR="00501AA7">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E" w14:textId="6F825C4A" w:rsidR="00120A80" w:rsidRDefault="00120A80" w:rsidP="00120A80">
            <w:pPr>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center"/>
            <w:hideMark/>
          </w:tcPr>
          <w:p w14:paraId="0435B57F" w14:textId="75C8916E" w:rsidR="00120A80" w:rsidRDefault="00120A80" w:rsidP="00120A80">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37427275" w14:textId="77777777" w:rsidTr="00BA6D7A">
        <w:trPr>
          <w:trHeight w:val="240"/>
        </w:trPr>
        <w:tc>
          <w:tcPr>
            <w:tcW w:w="984" w:type="dxa"/>
            <w:tcBorders>
              <w:top w:val="nil"/>
              <w:left w:val="nil"/>
              <w:bottom w:val="nil"/>
              <w:right w:val="nil"/>
            </w:tcBorders>
            <w:shd w:val="clear" w:color="auto" w:fill="auto"/>
            <w:noWrap/>
            <w:vAlign w:val="center"/>
          </w:tcPr>
          <w:p w14:paraId="21423AEA" w14:textId="7BF01AFC" w:rsidR="00501AA7" w:rsidRPr="002A4574" w:rsidRDefault="00501AA7" w:rsidP="00501AA7">
            <w:pPr>
              <w:rPr>
                <w:rFonts w:ascii="Calibri" w:hAnsi="Calibri"/>
                <w:color w:val="000000"/>
                <w:sz w:val="18"/>
                <w:szCs w:val="18"/>
              </w:rPr>
            </w:pPr>
            <w:r>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center"/>
          </w:tcPr>
          <w:p w14:paraId="04DAE2C7" w14:textId="45483513" w:rsidR="00501AA7" w:rsidRPr="002A4574" w:rsidRDefault="00501AA7" w:rsidP="00501AA7">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5C3A8F82" w14:textId="7E28F9BB" w:rsidR="00501AA7" w:rsidRPr="002A4574" w:rsidRDefault="00501AA7" w:rsidP="00501AA7">
            <w:pPr>
              <w:rPr>
                <w:rFonts w:ascii="Calibri" w:hAnsi="Calibri"/>
                <w:color w:val="000000"/>
                <w:sz w:val="18"/>
                <w:szCs w:val="18"/>
              </w:rPr>
            </w:pPr>
            <w:r>
              <w:rPr>
                <w:rFonts w:ascii="Calibri" w:hAnsi="Calibri"/>
                <w:color w:val="000000"/>
                <w:sz w:val="18"/>
                <w:szCs w:val="18"/>
              </w:rPr>
              <w:t>Salinas Municipal AP</w:t>
            </w:r>
          </w:p>
        </w:tc>
        <w:tc>
          <w:tcPr>
            <w:tcW w:w="1451" w:type="dxa"/>
            <w:gridSpan w:val="2"/>
            <w:tcBorders>
              <w:top w:val="nil"/>
              <w:left w:val="nil"/>
              <w:bottom w:val="nil"/>
              <w:right w:val="nil"/>
            </w:tcBorders>
            <w:shd w:val="clear" w:color="auto" w:fill="auto"/>
            <w:noWrap/>
            <w:vAlign w:val="center"/>
          </w:tcPr>
          <w:p w14:paraId="4DA0564D" w14:textId="0501875A" w:rsidR="00501AA7" w:rsidRPr="002A4574" w:rsidRDefault="00501AA7" w:rsidP="00501AA7">
            <w:pPr>
              <w:rPr>
                <w:rFonts w:ascii="Calibri" w:hAnsi="Calibri"/>
                <w:color w:val="000000"/>
                <w:sz w:val="18"/>
                <w:szCs w:val="18"/>
              </w:rPr>
            </w:pPr>
            <w:r>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center"/>
          </w:tcPr>
          <w:p w14:paraId="1B1BAD47" w14:textId="26B24A75" w:rsidR="00501AA7" w:rsidRPr="002A4574" w:rsidRDefault="00501AA7" w:rsidP="00501AA7">
            <w:pPr>
              <w:rPr>
                <w:rFonts w:ascii="Calibri" w:hAnsi="Calibri"/>
                <w:color w:val="000000"/>
                <w:sz w:val="18"/>
                <w:szCs w:val="18"/>
              </w:rPr>
            </w:pPr>
            <w:r>
              <w:rPr>
                <w:rFonts w:ascii="Calibri" w:hAnsi="Calibri"/>
                <w:color w:val="000000"/>
                <w:sz w:val="18"/>
                <w:szCs w:val="18"/>
              </w:rPr>
              <w:t>-121.60</w:t>
            </w:r>
          </w:p>
        </w:tc>
        <w:tc>
          <w:tcPr>
            <w:tcW w:w="1293" w:type="dxa"/>
            <w:tcBorders>
              <w:top w:val="nil"/>
              <w:left w:val="nil"/>
              <w:bottom w:val="nil"/>
              <w:right w:val="nil"/>
            </w:tcBorders>
            <w:shd w:val="clear" w:color="auto" w:fill="auto"/>
            <w:noWrap/>
            <w:vAlign w:val="center"/>
          </w:tcPr>
          <w:p w14:paraId="0FD34673" w14:textId="20DF3E47"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282B28AA" w14:textId="77777777" w:rsidTr="00BA6D7A">
        <w:trPr>
          <w:trHeight w:val="240"/>
        </w:trPr>
        <w:tc>
          <w:tcPr>
            <w:tcW w:w="984" w:type="dxa"/>
            <w:tcBorders>
              <w:top w:val="nil"/>
              <w:left w:val="nil"/>
              <w:bottom w:val="nil"/>
              <w:right w:val="nil"/>
            </w:tcBorders>
            <w:shd w:val="clear" w:color="auto" w:fill="auto"/>
            <w:noWrap/>
            <w:vAlign w:val="center"/>
          </w:tcPr>
          <w:p w14:paraId="6890543F" w14:textId="2F64E01E" w:rsidR="00501AA7" w:rsidRPr="002A4574" w:rsidRDefault="00501AA7" w:rsidP="00501AA7">
            <w:pPr>
              <w:rPr>
                <w:rFonts w:ascii="Calibri" w:hAnsi="Calibri"/>
                <w:color w:val="000000"/>
                <w:sz w:val="18"/>
                <w:szCs w:val="18"/>
              </w:rPr>
            </w:pPr>
            <w:r>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center"/>
          </w:tcPr>
          <w:p w14:paraId="03FCDBC4" w14:textId="4BF6ACD3" w:rsidR="00501AA7" w:rsidRPr="002A4574" w:rsidRDefault="00501AA7" w:rsidP="00501AA7">
            <w:pPr>
              <w:rPr>
                <w:rFonts w:ascii="Calibri" w:hAnsi="Calibri"/>
                <w:color w:val="000000"/>
                <w:sz w:val="18"/>
                <w:szCs w:val="18"/>
              </w:rPr>
            </w:pPr>
            <w:r>
              <w:rPr>
                <w:rFonts w:ascii="Calibri" w:hAnsi="Calibri"/>
                <w:color w:val="000000"/>
                <w:sz w:val="18"/>
                <w:szCs w:val="18"/>
              </w:rPr>
              <w:t>0.50</w:t>
            </w:r>
          </w:p>
        </w:tc>
        <w:tc>
          <w:tcPr>
            <w:tcW w:w="4955" w:type="dxa"/>
            <w:gridSpan w:val="3"/>
            <w:tcBorders>
              <w:top w:val="nil"/>
              <w:left w:val="nil"/>
              <w:bottom w:val="nil"/>
              <w:right w:val="nil"/>
            </w:tcBorders>
            <w:shd w:val="clear" w:color="auto" w:fill="auto"/>
            <w:noWrap/>
            <w:vAlign w:val="bottom"/>
          </w:tcPr>
          <w:p w14:paraId="1687B0BE" w14:textId="5150F0E5" w:rsidR="00501AA7" w:rsidRPr="002A4574" w:rsidRDefault="00501AA7" w:rsidP="00501AA7">
            <w:pPr>
              <w:rPr>
                <w:rFonts w:ascii="Calibri" w:hAnsi="Calibri"/>
                <w:color w:val="000000"/>
                <w:sz w:val="18"/>
                <w:szCs w:val="18"/>
              </w:rPr>
            </w:pPr>
            <w:r>
              <w:rPr>
                <w:rFonts w:ascii="Calibri" w:hAnsi="Calibri"/>
                <w:color w:val="000000"/>
                <w:sz w:val="18"/>
                <w:szCs w:val="18"/>
              </w:rPr>
              <w:t xml:space="preserve">Stockton Metropolitan </w:t>
            </w:r>
            <w:proofErr w:type="spellStart"/>
            <w:r>
              <w:rPr>
                <w:rFonts w:ascii="Calibri" w:hAnsi="Calibri"/>
                <w:color w:val="000000"/>
                <w:sz w:val="18"/>
                <w:szCs w:val="18"/>
              </w:rPr>
              <w:t>Arpt</w:t>
            </w:r>
            <w:proofErr w:type="spellEnd"/>
            <w:r>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tcPr>
          <w:p w14:paraId="6E9427E3" w14:textId="29365DA8" w:rsidR="00501AA7" w:rsidRPr="002A4574" w:rsidRDefault="00501AA7" w:rsidP="00501AA7">
            <w:pPr>
              <w:rPr>
                <w:rFonts w:ascii="Calibri" w:hAnsi="Calibri"/>
                <w:color w:val="000000"/>
                <w:sz w:val="18"/>
                <w:szCs w:val="18"/>
              </w:rPr>
            </w:pPr>
            <w:r>
              <w:rPr>
                <w:rFonts w:ascii="Calibri" w:hAnsi="Calibri"/>
                <w:color w:val="000000"/>
                <w:sz w:val="18"/>
                <w:szCs w:val="18"/>
              </w:rPr>
              <w:t>37.90</w:t>
            </w:r>
          </w:p>
        </w:tc>
        <w:tc>
          <w:tcPr>
            <w:tcW w:w="1420" w:type="dxa"/>
            <w:gridSpan w:val="2"/>
            <w:tcBorders>
              <w:top w:val="nil"/>
              <w:left w:val="nil"/>
              <w:bottom w:val="nil"/>
              <w:right w:val="nil"/>
            </w:tcBorders>
            <w:shd w:val="clear" w:color="auto" w:fill="auto"/>
            <w:noWrap/>
            <w:vAlign w:val="center"/>
          </w:tcPr>
          <w:p w14:paraId="44CB1884" w14:textId="25B3AF0E" w:rsidR="00501AA7" w:rsidRPr="002A4574" w:rsidRDefault="00501AA7" w:rsidP="00501AA7">
            <w:pPr>
              <w:rPr>
                <w:rFonts w:ascii="Calibri" w:hAnsi="Calibri"/>
                <w:color w:val="000000"/>
                <w:sz w:val="18"/>
                <w:szCs w:val="18"/>
              </w:rPr>
            </w:pPr>
            <w:r>
              <w:rPr>
                <w:rFonts w:ascii="Calibri" w:hAnsi="Calibri"/>
                <w:color w:val="000000"/>
                <w:sz w:val="18"/>
                <w:szCs w:val="18"/>
              </w:rPr>
              <w:t>-112.23</w:t>
            </w:r>
          </w:p>
        </w:tc>
        <w:tc>
          <w:tcPr>
            <w:tcW w:w="1293" w:type="dxa"/>
            <w:tcBorders>
              <w:top w:val="nil"/>
              <w:left w:val="nil"/>
              <w:bottom w:val="nil"/>
              <w:right w:val="nil"/>
            </w:tcBorders>
            <w:shd w:val="clear" w:color="auto" w:fill="auto"/>
            <w:noWrap/>
            <w:vAlign w:val="center"/>
          </w:tcPr>
          <w:p w14:paraId="3E784CE8" w14:textId="794F6853"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1852780A" w14:textId="77777777" w:rsidTr="00BA6D7A">
        <w:trPr>
          <w:trHeight w:val="240"/>
        </w:trPr>
        <w:tc>
          <w:tcPr>
            <w:tcW w:w="984" w:type="dxa"/>
            <w:tcBorders>
              <w:top w:val="nil"/>
              <w:left w:val="nil"/>
              <w:bottom w:val="nil"/>
              <w:right w:val="nil"/>
            </w:tcBorders>
            <w:shd w:val="clear" w:color="auto" w:fill="auto"/>
            <w:noWrap/>
            <w:vAlign w:val="center"/>
          </w:tcPr>
          <w:p w14:paraId="5558C8D7" w14:textId="766239DA" w:rsidR="00501AA7" w:rsidRPr="002A4574" w:rsidRDefault="00501AA7" w:rsidP="00501AA7">
            <w:pPr>
              <w:rPr>
                <w:rFonts w:ascii="Calibri" w:hAnsi="Calibri"/>
                <w:color w:val="000000"/>
                <w:sz w:val="18"/>
                <w:szCs w:val="18"/>
              </w:rPr>
            </w:pPr>
            <w:r>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center"/>
          </w:tcPr>
          <w:p w14:paraId="4A1DB945" w14:textId="31524A38" w:rsidR="00501AA7" w:rsidRPr="002A4574" w:rsidRDefault="00501AA7" w:rsidP="00501AA7">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71596BBF" w14:textId="3CF62115" w:rsidR="00501AA7" w:rsidRPr="002A4574" w:rsidRDefault="00501AA7" w:rsidP="00501AA7">
            <w:pPr>
              <w:rPr>
                <w:rFonts w:ascii="Calibri" w:hAnsi="Calibri"/>
                <w:color w:val="000000"/>
                <w:sz w:val="18"/>
                <w:szCs w:val="18"/>
              </w:rPr>
            </w:pPr>
            <w:r>
              <w:rPr>
                <w:rFonts w:ascii="Calibri" w:hAnsi="Calibri"/>
                <w:color w:val="000000"/>
                <w:sz w:val="18"/>
                <w:szCs w:val="18"/>
              </w:rPr>
              <w:t>Modesto City – County AP</w:t>
            </w:r>
          </w:p>
        </w:tc>
        <w:tc>
          <w:tcPr>
            <w:tcW w:w="1451" w:type="dxa"/>
            <w:gridSpan w:val="2"/>
            <w:tcBorders>
              <w:top w:val="nil"/>
              <w:left w:val="nil"/>
              <w:bottom w:val="nil"/>
              <w:right w:val="nil"/>
            </w:tcBorders>
            <w:shd w:val="clear" w:color="auto" w:fill="auto"/>
            <w:noWrap/>
            <w:vAlign w:val="center"/>
          </w:tcPr>
          <w:p w14:paraId="0E877CDE" w14:textId="495FFB32" w:rsidR="00501AA7" w:rsidRPr="002A4574" w:rsidRDefault="00501AA7" w:rsidP="00501AA7">
            <w:pPr>
              <w:rPr>
                <w:rFonts w:ascii="Calibri" w:hAnsi="Calibri"/>
                <w:color w:val="000000"/>
                <w:sz w:val="18"/>
                <w:szCs w:val="18"/>
              </w:rPr>
            </w:pPr>
            <w:r>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center"/>
          </w:tcPr>
          <w:p w14:paraId="7ECE1B80" w14:textId="02347B78" w:rsidR="00501AA7" w:rsidRPr="002A4574" w:rsidRDefault="00501AA7" w:rsidP="00501AA7">
            <w:pPr>
              <w:rPr>
                <w:rFonts w:ascii="Calibri" w:hAnsi="Calibri"/>
                <w:color w:val="000000"/>
                <w:sz w:val="18"/>
                <w:szCs w:val="18"/>
              </w:rPr>
            </w:pPr>
            <w:r>
              <w:rPr>
                <w:rFonts w:ascii="Calibri" w:hAnsi="Calibri"/>
                <w:color w:val="000000"/>
                <w:sz w:val="18"/>
                <w:szCs w:val="18"/>
              </w:rPr>
              <w:t>-120.95</w:t>
            </w:r>
          </w:p>
        </w:tc>
        <w:tc>
          <w:tcPr>
            <w:tcW w:w="1293" w:type="dxa"/>
            <w:tcBorders>
              <w:top w:val="nil"/>
              <w:left w:val="nil"/>
              <w:bottom w:val="nil"/>
              <w:right w:val="nil"/>
            </w:tcBorders>
            <w:shd w:val="clear" w:color="auto" w:fill="auto"/>
            <w:noWrap/>
            <w:vAlign w:val="center"/>
          </w:tcPr>
          <w:p w14:paraId="4401E8F2" w14:textId="327156F4"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658AB4B2" w14:textId="77777777" w:rsidTr="00BA6D7A">
        <w:trPr>
          <w:trHeight w:val="240"/>
        </w:trPr>
        <w:tc>
          <w:tcPr>
            <w:tcW w:w="984" w:type="dxa"/>
            <w:tcBorders>
              <w:top w:val="nil"/>
              <w:left w:val="nil"/>
              <w:bottom w:val="nil"/>
              <w:right w:val="nil"/>
            </w:tcBorders>
            <w:shd w:val="clear" w:color="auto" w:fill="auto"/>
            <w:noWrap/>
            <w:vAlign w:val="center"/>
          </w:tcPr>
          <w:p w14:paraId="3B885C76" w14:textId="41219680" w:rsidR="00501AA7" w:rsidRPr="002A4574" w:rsidRDefault="00501AA7" w:rsidP="00501AA7">
            <w:pPr>
              <w:rPr>
                <w:rFonts w:ascii="Calibri" w:hAnsi="Calibri"/>
                <w:color w:val="000000"/>
                <w:sz w:val="18"/>
                <w:szCs w:val="18"/>
              </w:rPr>
            </w:pPr>
            <w:r>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center"/>
          </w:tcPr>
          <w:p w14:paraId="794FE258" w14:textId="40977E66" w:rsidR="00501AA7" w:rsidRPr="002A4574" w:rsidRDefault="00501AA7" w:rsidP="00501AA7">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08AB551D" w14:textId="0ED8D6FD" w:rsidR="00501AA7" w:rsidRPr="002A4574" w:rsidRDefault="00501AA7" w:rsidP="00501AA7">
            <w:pPr>
              <w:rPr>
                <w:rFonts w:ascii="Calibri" w:hAnsi="Calibri"/>
                <w:color w:val="000000"/>
                <w:sz w:val="18"/>
                <w:szCs w:val="18"/>
              </w:rPr>
            </w:pPr>
            <w:r>
              <w:rPr>
                <w:rFonts w:ascii="Calibri" w:hAnsi="Calibri"/>
                <w:color w:val="000000"/>
                <w:sz w:val="18"/>
                <w:szCs w:val="18"/>
              </w:rPr>
              <w:t>Livermore Municipal</w:t>
            </w:r>
          </w:p>
        </w:tc>
        <w:tc>
          <w:tcPr>
            <w:tcW w:w="1451" w:type="dxa"/>
            <w:gridSpan w:val="2"/>
            <w:tcBorders>
              <w:top w:val="nil"/>
              <w:left w:val="nil"/>
              <w:bottom w:val="nil"/>
              <w:right w:val="nil"/>
            </w:tcBorders>
            <w:shd w:val="clear" w:color="auto" w:fill="auto"/>
            <w:noWrap/>
            <w:vAlign w:val="center"/>
          </w:tcPr>
          <w:p w14:paraId="2FECF8DA" w14:textId="2FBC69C6" w:rsidR="00501AA7" w:rsidRPr="002A4574" w:rsidRDefault="00501AA7" w:rsidP="00501AA7">
            <w:pPr>
              <w:rPr>
                <w:rFonts w:ascii="Calibri" w:hAnsi="Calibri"/>
                <w:color w:val="000000"/>
                <w:sz w:val="18"/>
                <w:szCs w:val="18"/>
              </w:rPr>
            </w:pPr>
            <w:r>
              <w:rPr>
                <w:rFonts w:ascii="Calibri" w:hAnsi="Calibri"/>
                <w:color w:val="000000"/>
                <w:sz w:val="18"/>
                <w:szCs w:val="18"/>
              </w:rPr>
              <w:t>37.70</w:t>
            </w:r>
          </w:p>
        </w:tc>
        <w:tc>
          <w:tcPr>
            <w:tcW w:w="1420" w:type="dxa"/>
            <w:gridSpan w:val="2"/>
            <w:tcBorders>
              <w:top w:val="nil"/>
              <w:left w:val="nil"/>
              <w:bottom w:val="nil"/>
              <w:right w:val="nil"/>
            </w:tcBorders>
            <w:shd w:val="clear" w:color="auto" w:fill="auto"/>
            <w:noWrap/>
            <w:vAlign w:val="center"/>
          </w:tcPr>
          <w:p w14:paraId="31138954" w14:textId="6A329DCE" w:rsidR="00501AA7" w:rsidRPr="002A4574" w:rsidRDefault="00501AA7" w:rsidP="00501AA7">
            <w:pPr>
              <w:rPr>
                <w:rFonts w:ascii="Calibri" w:hAnsi="Calibri"/>
                <w:color w:val="000000"/>
                <w:sz w:val="18"/>
                <w:szCs w:val="18"/>
              </w:rPr>
            </w:pPr>
            <w:r>
              <w:rPr>
                <w:rFonts w:ascii="Calibri" w:hAnsi="Calibri"/>
                <w:color w:val="000000"/>
                <w:sz w:val="18"/>
                <w:szCs w:val="18"/>
              </w:rPr>
              <w:t>-121.82</w:t>
            </w:r>
          </w:p>
        </w:tc>
        <w:tc>
          <w:tcPr>
            <w:tcW w:w="1293" w:type="dxa"/>
            <w:tcBorders>
              <w:top w:val="nil"/>
              <w:left w:val="nil"/>
              <w:bottom w:val="nil"/>
              <w:right w:val="nil"/>
            </w:tcBorders>
            <w:shd w:val="clear" w:color="auto" w:fill="auto"/>
            <w:noWrap/>
            <w:vAlign w:val="center"/>
          </w:tcPr>
          <w:p w14:paraId="558835F4" w14:textId="32DCCF9D"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475C3053" w14:textId="77777777" w:rsidTr="00BA6D7A">
        <w:trPr>
          <w:trHeight w:val="240"/>
        </w:trPr>
        <w:tc>
          <w:tcPr>
            <w:tcW w:w="984" w:type="dxa"/>
            <w:tcBorders>
              <w:top w:val="nil"/>
              <w:left w:val="nil"/>
              <w:bottom w:val="nil"/>
              <w:right w:val="nil"/>
            </w:tcBorders>
            <w:shd w:val="clear" w:color="auto" w:fill="auto"/>
            <w:noWrap/>
            <w:vAlign w:val="center"/>
          </w:tcPr>
          <w:p w14:paraId="0BBDCD50" w14:textId="5C158377" w:rsidR="00501AA7" w:rsidRPr="002A4574" w:rsidRDefault="00501AA7" w:rsidP="00501AA7">
            <w:pPr>
              <w:rPr>
                <w:rFonts w:ascii="Calibri" w:hAnsi="Calibri"/>
                <w:color w:val="000000"/>
                <w:sz w:val="18"/>
                <w:szCs w:val="18"/>
              </w:rPr>
            </w:pPr>
            <w:r>
              <w:rPr>
                <w:rFonts w:ascii="Calibri" w:hAnsi="Calibri"/>
                <w:color w:val="000000"/>
                <w:sz w:val="18"/>
                <w:szCs w:val="18"/>
              </w:rPr>
              <w:t>724930</w:t>
            </w:r>
          </w:p>
        </w:tc>
        <w:tc>
          <w:tcPr>
            <w:tcW w:w="818" w:type="dxa"/>
            <w:gridSpan w:val="2"/>
            <w:tcBorders>
              <w:top w:val="nil"/>
              <w:left w:val="nil"/>
              <w:bottom w:val="nil"/>
              <w:right w:val="nil"/>
            </w:tcBorders>
            <w:shd w:val="clear" w:color="auto" w:fill="auto"/>
            <w:noWrap/>
            <w:vAlign w:val="center"/>
          </w:tcPr>
          <w:p w14:paraId="0B7A2918" w14:textId="4061465F" w:rsidR="00501AA7" w:rsidRPr="002A4574" w:rsidRDefault="00501AA7" w:rsidP="00501AA7">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68872594" w14:textId="6ED571B1" w:rsidR="00501AA7" w:rsidRPr="002A4574" w:rsidRDefault="00501AA7" w:rsidP="00501AA7">
            <w:pPr>
              <w:rPr>
                <w:rFonts w:ascii="Calibri" w:hAnsi="Calibri"/>
                <w:color w:val="000000"/>
                <w:sz w:val="18"/>
                <w:szCs w:val="18"/>
              </w:rPr>
            </w:pPr>
            <w:r>
              <w:rPr>
                <w:rFonts w:ascii="Calibri" w:hAnsi="Calibri"/>
                <w:color w:val="000000"/>
                <w:sz w:val="18"/>
                <w:szCs w:val="18"/>
              </w:rPr>
              <w:t xml:space="preserve">Oakland Metropolitan </w:t>
            </w:r>
            <w:proofErr w:type="spellStart"/>
            <w:r>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tcPr>
          <w:p w14:paraId="23B990E2" w14:textId="0D778293" w:rsidR="00501AA7" w:rsidRPr="002A4574" w:rsidRDefault="00501AA7" w:rsidP="00501AA7">
            <w:pPr>
              <w:rPr>
                <w:rFonts w:ascii="Calibri" w:hAnsi="Calibri"/>
                <w:color w:val="000000"/>
                <w:sz w:val="18"/>
                <w:szCs w:val="18"/>
              </w:rPr>
            </w:pPr>
            <w:r>
              <w:rPr>
                <w:rFonts w:ascii="Calibri" w:hAnsi="Calibri"/>
                <w:color w:val="000000"/>
                <w:sz w:val="18"/>
                <w:szCs w:val="18"/>
              </w:rPr>
              <w:t>37.72</w:t>
            </w:r>
          </w:p>
        </w:tc>
        <w:tc>
          <w:tcPr>
            <w:tcW w:w="1420" w:type="dxa"/>
            <w:gridSpan w:val="2"/>
            <w:tcBorders>
              <w:top w:val="nil"/>
              <w:left w:val="nil"/>
              <w:bottom w:val="nil"/>
              <w:right w:val="nil"/>
            </w:tcBorders>
            <w:shd w:val="clear" w:color="auto" w:fill="auto"/>
            <w:noWrap/>
            <w:vAlign w:val="center"/>
          </w:tcPr>
          <w:p w14:paraId="20F7FA15" w14:textId="3CD8EAD7" w:rsidR="00501AA7" w:rsidRPr="002A4574" w:rsidRDefault="00501AA7" w:rsidP="00501AA7">
            <w:pPr>
              <w:rPr>
                <w:rFonts w:ascii="Calibri" w:hAnsi="Calibri"/>
                <w:color w:val="000000"/>
                <w:sz w:val="18"/>
                <w:szCs w:val="18"/>
              </w:rPr>
            </w:pPr>
            <w:r>
              <w:rPr>
                <w:rFonts w:ascii="Calibri" w:hAnsi="Calibri"/>
                <w:color w:val="000000"/>
                <w:sz w:val="18"/>
                <w:szCs w:val="18"/>
              </w:rPr>
              <w:t>-122.22</w:t>
            </w:r>
          </w:p>
        </w:tc>
        <w:tc>
          <w:tcPr>
            <w:tcW w:w="1293" w:type="dxa"/>
            <w:tcBorders>
              <w:top w:val="nil"/>
              <w:left w:val="nil"/>
              <w:bottom w:val="nil"/>
              <w:right w:val="nil"/>
            </w:tcBorders>
            <w:shd w:val="clear" w:color="auto" w:fill="auto"/>
            <w:noWrap/>
            <w:vAlign w:val="center"/>
          </w:tcPr>
          <w:p w14:paraId="6441B225" w14:textId="68B5FEBD"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2DE86E1F" w14:textId="77777777" w:rsidTr="00BA6D7A">
        <w:trPr>
          <w:trHeight w:val="240"/>
        </w:trPr>
        <w:tc>
          <w:tcPr>
            <w:tcW w:w="984" w:type="dxa"/>
            <w:tcBorders>
              <w:top w:val="nil"/>
              <w:left w:val="nil"/>
              <w:bottom w:val="nil"/>
              <w:right w:val="nil"/>
            </w:tcBorders>
            <w:shd w:val="clear" w:color="auto" w:fill="auto"/>
            <w:noWrap/>
            <w:vAlign w:val="center"/>
          </w:tcPr>
          <w:p w14:paraId="5A8D41A4" w14:textId="28FA8130" w:rsidR="00501AA7" w:rsidRPr="002A4574" w:rsidRDefault="00501AA7" w:rsidP="00501AA7">
            <w:pPr>
              <w:rPr>
                <w:rFonts w:ascii="Calibri" w:hAnsi="Calibri"/>
                <w:color w:val="000000"/>
                <w:sz w:val="18"/>
                <w:szCs w:val="18"/>
              </w:rPr>
            </w:pPr>
            <w:r>
              <w:rPr>
                <w:rFonts w:ascii="Calibri" w:hAnsi="Calibri"/>
                <w:color w:val="000000"/>
                <w:sz w:val="18"/>
                <w:szCs w:val="18"/>
              </w:rPr>
              <w:t>724935</w:t>
            </w:r>
          </w:p>
        </w:tc>
        <w:tc>
          <w:tcPr>
            <w:tcW w:w="818" w:type="dxa"/>
            <w:gridSpan w:val="2"/>
            <w:tcBorders>
              <w:top w:val="nil"/>
              <w:left w:val="nil"/>
              <w:bottom w:val="nil"/>
              <w:right w:val="nil"/>
            </w:tcBorders>
            <w:shd w:val="clear" w:color="auto" w:fill="auto"/>
            <w:noWrap/>
            <w:vAlign w:val="center"/>
          </w:tcPr>
          <w:p w14:paraId="781C08C4" w14:textId="2D3AD0D3" w:rsidR="00501AA7" w:rsidRPr="002A4574" w:rsidRDefault="00501AA7" w:rsidP="00501AA7">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66893F63" w14:textId="446A05F2" w:rsidR="00501AA7" w:rsidRPr="002A4574" w:rsidRDefault="00501AA7" w:rsidP="00501AA7">
            <w:pPr>
              <w:rPr>
                <w:rFonts w:ascii="Calibri" w:hAnsi="Calibri"/>
                <w:color w:val="000000"/>
                <w:sz w:val="18"/>
                <w:szCs w:val="18"/>
              </w:rPr>
            </w:pPr>
            <w:r>
              <w:rPr>
                <w:rFonts w:ascii="Calibri" w:hAnsi="Calibri"/>
                <w:color w:val="000000"/>
                <w:sz w:val="18"/>
                <w:szCs w:val="18"/>
              </w:rPr>
              <w:t>Hayward Air Term</w:t>
            </w:r>
          </w:p>
        </w:tc>
        <w:tc>
          <w:tcPr>
            <w:tcW w:w="1451" w:type="dxa"/>
            <w:gridSpan w:val="2"/>
            <w:tcBorders>
              <w:top w:val="nil"/>
              <w:left w:val="nil"/>
              <w:bottom w:val="nil"/>
              <w:right w:val="nil"/>
            </w:tcBorders>
            <w:shd w:val="clear" w:color="auto" w:fill="auto"/>
            <w:noWrap/>
            <w:vAlign w:val="center"/>
          </w:tcPr>
          <w:p w14:paraId="3A51A04B" w14:textId="3272DFD8" w:rsidR="00501AA7" w:rsidRPr="002A4574" w:rsidRDefault="00501AA7" w:rsidP="00501AA7">
            <w:pPr>
              <w:rPr>
                <w:rFonts w:ascii="Calibri" w:hAnsi="Calibri"/>
                <w:color w:val="000000"/>
                <w:sz w:val="18"/>
                <w:szCs w:val="18"/>
              </w:rPr>
            </w:pPr>
            <w:r>
              <w:rPr>
                <w:rFonts w:ascii="Calibri" w:hAnsi="Calibri"/>
                <w:color w:val="000000"/>
                <w:sz w:val="18"/>
                <w:szCs w:val="18"/>
              </w:rPr>
              <w:t>37.67</w:t>
            </w:r>
          </w:p>
        </w:tc>
        <w:tc>
          <w:tcPr>
            <w:tcW w:w="1420" w:type="dxa"/>
            <w:gridSpan w:val="2"/>
            <w:tcBorders>
              <w:top w:val="nil"/>
              <w:left w:val="nil"/>
              <w:bottom w:val="nil"/>
              <w:right w:val="nil"/>
            </w:tcBorders>
            <w:shd w:val="clear" w:color="auto" w:fill="auto"/>
            <w:noWrap/>
            <w:vAlign w:val="center"/>
          </w:tcPr>
          <w:p w14:paraId="687F233A" w14:textId="7C022D85" w:rsidR="00501AA7" w:rsidRPr="002A4574" w:rsidRDefault="00501AA7" w:rsidP="00501AA7">
            <w:pPr>
              <w:rPr>
                <w:rFonts w:ascii="Calibri" w:hAnsi="Calibri"/>
                <w:color w:val="000000"/>
                <w:sz w:val="18"/>
                <w:szCs w:val="18"/>
              </w:rPr>
            </w:pPr>
            <w:r>
              <w:rPr>
                <w:rFonts w:ascii="Calibri" w:hAnsi="Calibri"/>
                <w:color w:val="000000"/>
                <w:sz w:val="18"/>
                <w:szCs w:val="18"/>
              </w:rPr>
              <w:t>-122.12</w:t>
            </w:r>
          </w:p>
        </w:tc>
        <w:tc>
          <w:tcPr>
            <w:tcW w:w="1293" w:type="dxa"/>
            <w:tcBorders>
              <w:top w:val="nil"/>
              <w:left w:val="nil"/>
              <w:bottom w:val="nil"/>
              <w:right w:val="nil"/>
            </w:tcBorders>
            <w:shd w:val="clear" w:color="auto" w:fill="auto"/>
            <w:noWrap/>
            <w:vAlign w:val="center"/>
          </w:tcPr>
          <w:p w14:paraId="70775AEF" w14:textId="7A992F2A"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79A46197" w14:textId="77777777" w:rsidTr="00BA6D7A">
        <w:trPr>
          <w:trHeight w:val="240"/>
        </w:trPr>
        <w:tc>
          <w:tcPr>
            <w:tcW w:w="984" w:type="dxa"/>
            <w:tcBorders>
              <w:top w:val="nil"/>
              <w:left w:val="nil"/>
              <w:bottom w:val="nil"/>
              <w:right w:val="nil"/>
            </w:tcBorders>
            <w:shd w:val="clear" w:color="auto" w:fill="auto"/>
            <w:noWrap/>
            <w:vAlign w:val="center"/>
          </w:tcPr>
          <w:p w14:paraId="1082A097" w14:textId="61B3552B" w:rsidR="00501AA7" w:rsidRPr="002A4574" w:rsidRDefault="00501AA7" w:rsidP="00501AA7">
            <w:pPr>
              <w:rPr>
                <w:rFonts w:ascii="Calibri" w:hAnsi="Calibri"/>
                <w:color w:val="000000"/>
                <w:sz w:val="18"/>
                <w:szCs w:val="18"/>
              </w:rPr>
            </w:pPr>
            <w:r>
              <w:rPr>
                <w:rFonts w:ascii="Calibri" w:hAnsi="Calibri"/>
                <w:color w:val="000000"/>
                <w:sz w:val="18"/>
                <w:szCs w:val="18"/>
              </w:rPr>
              <w:t>724936</w:t>
            </w:r>
          </w:p>
        </w:tc>
        <w:tc>
          <w:tcPr>
            <w:tcW w:w="818" w:type="dxa"/>
            <w:gridSpan w:val="2"/>
            <w:tcBorders>
              <w:top w:val="nil"/>
              <w:left w:val="nil"/>
              <w:bottom w:val="nil"/>
              <w:right w:val="nil"/>
            </w:tcBorders>
            <w:shd w:val="clear" w:color="auto" w:fill="auto"/>
            <w:noWrap/>
            <w:vAlign w:val="center"/>
          </w:tcPr>
          <w:p w14:paraId="7E577C7F" w14:textId="37D736A7" w:rsidR="00501AA7" w:rsidRPr="002A4574" w:rsidRDefault="00501AA7" w:rsidP="00501AA7">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7D500473" w14:textId="56586AF3" w:rsidR="00501AA7" w:rsidRPr="002A4574" w:rsidRDefault="00501AA7" w:rsidP="00501AA7">
            <w:pPr>
              <w:rPr>
                <w:rFonts w:ascii="Calibri" w:hAnsi="Calibri"/>
                <w:color w:val="000000"/>
                <w:sz w:val="18"/>
                <w:szCs w:val="18"/>
              </w:rPr>
            </w:pPr>
            <w:r>
              <w:rPr>
                <w:rFonts w:ascii="Calibri" w:hAnsi="Calibri"/>
                <w:color w:val="000000"/>
                <w:sz w:val="18"/>
                <w:szCs w:val="18"/>
              </w:rPr>
              <w:t xml:space="preserve">Concord – Buchanan Field </w:t>
            </w:r>
          </w:p>
        </w:tc>
        <w:tc>
          <w:tcPr>
            <w:tcW w:w="1451" w:type="dxa"/>
            <w:gridSpan w:val="2"/>
            <w:tcBorders>
              <w:top w:val="nil"/>
              <w:left w:val="nil"/>
              <w:bottom w:val="nil"/>
              <w:right w:val="nil"/>
            </w:tcBorders>
            <w:shd w:val="clear" w:color="auto" w:fill="auto"/>
            <w:noWrap/>
            <w:vAlign w:val="center"/>
          </w:tcPr>
          <w:p w14:paraId="01C7BAC6" w14:textId="190BD4A8" w:rsidR="00501AA7" w:rsidRPr="002A4574" w:rsidRDefault="00501AA7" w:rsidP="00501AA7">
            <w:pPr>
              <w:rPr>
                <w:rFonts w:ascii="Calibri" w:hAnsi="Calibri"/>
                <w:color w:val="000000"/>
                <w:sz w:val="18"/>
                <w:szCs w:val="18"/>
              </w:rPr>
            </w:pPr>
            <w:r>
              <w:rPr>
                <w:rFonts w:ascii="Calibri" w:hAnsi="Calibri"/>
                <w:color w:val="000000"/>
                <w:sz w:val="18"/>
                <w:szCs w:val="18"/>
              </w:rPr>
              <w:t>38.00</w:t>
            </w:r>
          </w:p>
        </w:tc>
        <w:tc>
          <w:tcPr>
            <w:tcW w:w="1420" w:type="dxa"/>
            <w:gridSpan w:val="2"/>
            <w:tcBorders>
              <w:top w:val="nil"/>
              <w:left w:val="nil"/>
              <w:bottom w:val="nil"/>
              <w:right w:val="nil"/>
            </w:tcBorders>
            <w:shd w:val="clear" w:color="auto" w:fill="auto"/>
            <w:noWrap/>
            <w:vAlign w:val="center"/>
          </w:tcPr>
          <w:p w14:paraId="6654EF4E" w14:textId="75E9E57A" w:rsidR="00501AA7" w:rsidRPr="002A4574" w:rsidRDefault="00501AA7" w:rsidP="00501AA7">
            <w:pPr>
              <w:rPr>
                <w:rFonts w:ascii="Calibri" w:hAnsi="Calibri"/>
                <w:color w:val="000000"/>
                <w:sz w:val="18"/>
                <w:szCs w:val="18"/>
              </w:rPr>
            </w:pPr>
            <w:r>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tcPr>
          <w:p w14:paraId="636D7813" w14:textId="29157F38"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676D80AF" w14:textId="77777777" w:rsidTr="00BA6D7A">
        <w:trPr>
          <w:trHeight w:val="240"/>
        </w:trPr>
        <w:tc>
          <w:tcPr>
            <w:tcW w:w="984" w:type="dxa"/>
            <w:tcBorders>
              <w:top w:val="nil"/>
              <w:left w:val="nil"/>
              <w:bottom w:val="nil"/>
              <w:right w:val="nil"/>
            </w:tcBorders>
            <w:shd w:val="clear" w:color="auto" w:fill="auto"/>
            <w:noWrap/>
            <w:vAlign w:val="center"/>
          </w:tcPr>
          <w:p w14:paraId="103C5350" w14:textId="38BE5199" w:rsidR="00501AA7" w:rsidRPr="002A4574" w:rsidRDefault="00501AA7" w:rsidP="00501AA7">
            <w:pPr>
              <w:rPr>
                <w:rFonts w:ascii="Calibri" w:hAnsi="Calibri"/>
                <w:color w:val="000000"/>
                <w:sz w:val="18"/>
                <w:szCs w:val="18"/>
              </w:rPr>
            </w:pPr>
            <w:r>
              <w:rPr>
                <w:rFonts w:ascii="Calibri" w:hAnsi="Calibri"/>
                <w:color w:val="000000"/>
                <w:sz w:val="18"/>
                <w:szCs w:val="18"/>
              </w:rPr>
              <w:t>724940</w:t>
            </w:r>
          </w:p>
        </w:tc>
        <w:tc>
          <w:tcPr>
            <w:tcW w:w="818" w:type="dxa"/>
            <w:gridSpan w:val="2"/>
            <w:tcBorders>
              <w:top w:val="nil"/>
              <w:left w:val="nil"/>
              <w:bottom w:val="nil"/>
              <w:right w:val="nil"/>
            </w:tcBorders>
            <w:shd w:val="clear" w:color="auto" w:fill="auto"/>
            <w:noWrap/>
            <w:vAlign w:val="center"/>
          </w:tcPr>
          <w:p w14:paraId="7554D1FE" w14:textId="784D34A5" w:rsidR="00501AA7" w:rsidRPr="002A4574" w:rsidRDefault="00501AA7" w:rsidP="00501AA7">
            <w:pPr>
              <w:rPr>
                <w:rFonts w:ascii="Calibri" w:hAnsi="Calibri"/>
                <w:color w:val="000000"/>
                <w:sz w:val="18"/>
                <w:szCs w:val="18"/>
              </w:rPr>
            </w:pPr>
            <w:r>
              <w:rPr>
                <w:rFonts w:ascii="Calibri" w:hAnsi="Calibri"/>
                <w:color w:val="000000"/>
                <w:sz w:val="18"/>
                <w:szCs w:val="18"/>
              </w:rPr>
              <w:t>0.60</w:t>
            </w:r>
          </w:p>
        </w:tc>
        <w:tc>
          <w:tcPr>
            <w:tcW w:w="4955" w:type="dxa"/>
            <w:gridSpan w:val="3"/>
            <w:tcBorders>
              <w:top w:val="nil"/>
              <w:left w:val="nil"/>
              <w:bottom w:val="nil"/>
              <w:right w:val="nil"/>
            </w:tcBorders>
            <w:shd w:val="clear" w:color="auto" w:fill="auto"/>
            <w:noWrap/>
            <w:vAlign w:val="bottom"/>
          </w:tcPr>
          <w:p w14:paraId="5208E460" w14:textId="44E98485" w:rsidR="00501AA7" w:rsidRPr="002A4574" w:rsidRDefault="00501AA7" w:rsidP="00501AA7">
            <w:pPr>
              <w:rPr>
                <w:rFonts w:ascii="Calibri" w:hAnsi="Calibri"/>
                <w:color w:val="000000"/>
                <w:sz w:val="18"/>
                <w:szCs w:val="18"/>
              </w:rPr>
            </w:pPr>
            <w:r>
              <w:rPr>
                <w:rFonts w:ascii="Calibri" w:hAnsi="Calibri"/>
                <w:color w:val="000000"/>
                <w:sz w:val="18"/>
                <w:szCs w:val="18"/>
              </w:rPr>
              <w:t>San Francisco Intl AP</w:t>
            </w:r>
          </w:p>
        </w:tc>
        <w:tc>
          <w:tcPr>
            <w:tcW w:w="1451" w:type="dxa"/>
            <w:gridSpan w:val="2"/>
            <w:tcBorders>
              <w:top w:val="nil"/>
              <w:left w:val="nil"/>
              <w:bottom w:val="nil"/>
              <w:right w:val="nil"/>
            </w:tcBorders>
            <w:shd w:val="clear" w:color="auto" w:fill="auto"/>
            <w:noWrap/>
            <w:vAlign w:val="center"/>
          </w:tcPr>
          <w:p w14:paraId="3A2E0E51" w14:textId="4D8DAF6B" w:rsidR="00501AA7" w:rsidRPr="002A4574" w:rsidRDefault="00501AA7" w:rsidP="00501AA7">
            <w:pPr>
              <w:rPr>
                <w:rFonts w:ascii="Calibri" w:hAnsi="Calibri"/>
                <w:color w:val="000000"/>
                <w:sz w:val="18"/>
                <w:szCs w:val="18"/>
              </w:rPr>
            </w:pPr>
            <w:r>
              <w:rPr>
                <w:rFonts w:ascii="Calibri" w:hAnsi="Calibri"/>
                <w:color w:val="000000"/>
                <w:sz w:val="18"/>
                <w:szCs w:val="18"/>
              </w:rPr>
              <w:t>37.62</w:t>
            </w:r>
          </w:p>
        </w:tc>
        <w:tc>
          <w:tcPr>
            <w:tcW w:w="1420" w:type="dxa"/>
            <w:gridSpan w:val="2"/>
            <w:tcBorders>
              <w:top w:val="nil"/>
              <w:left w:val="nil"/>
              <w:bottom w:val="nil"/>
              <w:right w:val="nil"/>
            </w:tcBorders>
            <w:shd w:val="clear" w:color="auto" w:fill="auto"/>
            <w:noWrap/>
            <w:vAlign w:val="center"/>
          </w:tcPr>
          <w:p w14:paraId="13E8124B" w14:textId="4F8F7230" w:rsidR="00501AA7" w:rsidRPr="002A4574" w:rsidRDefault="00501AA7" w:rsidP="00501AA7">
            <w:pPr>
              <w:rPr>
                <w:rFonts w:ascii="Calibri" w:hAnsi="Calibri"/>
                <w:color w:val="000000"/>
                <w:sz w:val="18"/>
                <w:szCs w:val="18"/>
              </w:rPr>
            </w:pPr>
            <w:r>
              <w:rPr>
                <w:rFonts w:ascii="Calibri" w:hAnsi="Calibri"/>
                <w:color w:val="000000"/>
                <w:sz w:val="18"/>
                <w:szCs w:val="18"/>
              </w:rPr>
              <w:t>-122.40</w:t>
            </w:r>
          </w:p>
        </w:tc>
        <w:tc>
          <w:tcPr>
            <w:tcW w:w="1293" w:type="dxa"/>
            <w:tcBorders>
              <w:top w:val="nil"/>
              <w:left w:val="nil"/>
              <w:bottom w:val="nil"/>
              <w:right w:val="nil"/>
            </w:tcBorders>
            <w:shd w:val="clear" w:color="auto" w:fill="auto"/>
            <w:noWrap/>
            <w:vAlign w:val="center"/>
          </w:tcPr>
          <w:p w14:paraId="49128B0E" w14:textId="4D1C7EDE"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4E6FBCE4" w14:textId="77777777" w:rsidTr="00BA6D7A">
        <w:trPr>
          <w:trHeight w:val="240"/>
        </w:trPr>
        <w:tc>
          <w:tcPr>
            <w:tcW w:w="984" w:type="dxa"/>
            <w:tcBorders>
              <w:top w:val="nil"/>
              <w:left w:val="nil"/>
              <w:bottom w:val="nil"/>
              <w:right w:val="nil"/>
            </w:tcBorders>
            <w:shd w:val="clear" w:color="auto" w:fill="auto"/>
            <w:noWrap/>
            <w:vAlign w:val="center"/>
          </w:tcPr>
          <w:p w14:paraId="3112B917" w14:textId="593BE5E9" w:rsidR="00501AA7" w:rsidRPr="002A4574" w:rsidRDefault="00501AA7" w:rsidP="00501AA7">
            <w:pPr>
              <w:rPr>
                <w:rFonts w:ascii="Calibri" w:hAnsi="Calibri"/>
                <w:color w:val="000000"/>
                <w:sz w:val="18"/>
                <w:szCs w:val="18"/>
              </w:rPr>
            </w:pPr>
            <w:r>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center"/>
          </w:tcPr>
          <w:p w14:paraId="3653755B" w14:textId="69EFFE9F" w:rsidR="00501AA7" w:rsidRPr="002A4574" w:rsidRDefault="00501AA7" w:rsidP="00501AA7">
            <w:pPr>
              <w:rPr>
                <w:rFonts w:ascii="Calibri" w:hAnsi="Calibri"/>
                <w:color w:val="000000"/>
                <w:sz w:val="18"/>
                <w:szCs w:val="18"/>
              </w:rPr>
            </w:pPr>
            <w:r>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tcPr>
          <w:p w14:paraId="3ACA0145" w14:textId="370817F1" w:rsidR="00501AA7" w:rsidRPr="002A4574" w:rsidRDefault="00501AA7" w:rsidP="00501AA7">
            <w:pPr>
              <w:rPr>
                <w:rFonts w:ascii="Calibri" w:hAnsi="Calibri"/>
                <w:color w:val="000000"/>
                <w:sz w:val="18"/>
                <w:szCs w:val="18"/>
              </w:rPr>
            </w:pPr>
            <w:r>
              <w:rPr>
                <w:rFonts w:ascii="Calibri" w:hAnsi="Calibri"/>
                <w:color w:val="000000"/>
                <w:sz w:val="18"/>
                <w:szCs w:val="18"/>
              </w:rPr>
              <w:t>San Jose Intl AP</w:t>
            </w:r>
          </w:p>
        </w:tc>
        <w:tc>
          <w:tcPr>
            <w:tcW w:w="1451" w:type="dxa"/>
            <w:gridSpan w:val="2"/>
            <w:tcBorders>
              <w:top w:val="nil"/>
              <w:left w:val="nil"/>
              <w:bottom w:val="nil"/>
              <w:right w:val="nil"/>
            </w:tcBorders>
            <w:shd w:val="clear" w:color="auto" w:fill="auto"/>
            <w:noWrap/>
            <w:vAlign w:val="center"/>
          </w:tcPr>
          <w:p w14:paraId="729F8C67" w14:textId="4C8B4DE5" w:rsidR="00501AA7" w:rsidRPr="002A4574" w:rsidRDefault="00501AA7" w:rsidP="00501AA7">
            <w:pPr>
              <w:rPr>
                <w:rFonts w:ascii="Calibri" w:hAnsi="Calibri"/>
                <w:color w:val="000000"/>
                <w:sz w:val="18"/>
                <w:szCs w:val="18"/>
              </w:rPr>
            </w:pPr>
            <w:r>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center"/>
          </w:tcPr>
          <w:p w14:paraId="6DDA518A" w14:textId="17381FC3" w:rsidR="00501AA7" w:rsidRPr="002A4574" w:rsidRDefault="00501AA7" w:rsidP="00501AA7">
            <w:pPr>
              <w:rPr>
                <w:rFonts w:ascii="Calibri" w:hAnsi="Calibri"/>
                <w:color w:val="000000"/>
                <w:sz w:val="18"/>
                <w:szCs w:val="18"/>
              </w:rPr>
            </w:pPr>
            <w:r>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tcPr>
          <w:p w14:paraId="6B76FA5D" w14:textId="5F273FF3"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638A60B6" w14:textId="77777777" w:rsidTr="00BA6D7A">
        <w:trPr>
          <w:trHeight w:val="240"/>
        </w:trPr>
        <w:tc>
          <w:tcPr>
            <w:tcW w:w="984" w:type="dxa"/>
            <w:tcBorders>
              <w:top w:val="nil"/>
              <w:left w:val="nil"/>
              <w:bottom w:val="nil"/>
              <w:right w:val="nil"/>
            </w:tcBorders>
            <w:shd w:val="clear" w:color="auto" w:fill="auto"/>
            <w:noWrap/>
            <w:vAlign w:val="center"/>
          </w:tcPr>
          <w:p w14:paraId="1FABA337" w14:textId="7FCD2B62" w:rsidR="00501AA7" w:rsidRPr="002A4574" w:rsidRDefault="00501AA7" w:rsidP="00501AA7">
            <w:pPr>
              <w:rPr>
                <w:rFonts w:ascii="Calibri" w:hAnsi="Calibri"/>
                <w:color w:val="000000"/>
                <w:sz w:val="18"/>
                <w:szCs w:val="18"/>
              </w:rPr>
            </w:pPr>
            <w:r>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center"/>
          </w:tcPr>
          <w:p w14:paraId="16A12F5A" w14:textId="7D065432" w:rsidR="00501AA7" w:rsidRPr="002A4574" w:rsidRDefault="00501AA7" w:rsidP="00501AA7">
            <w:pPr>
              <w:rPr>
                <w:rFonts w:ascii="Calibri" w:hAnsi="Calibri"/>
                <w:color w:val="000000"/>
                <w:sz w:val="18"/>
                <w:szCs w:val="18"/>
              </w:rPr>
            </w:pPr>
            <w:r>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tcPr>
          <w:p w14:paraId="40A25647" w14:textId="76D8FD45" w:rsidR="00501AA7" w:rsidRPr="002A4574" w:rsidRDefault="00501AA7" w:rsidP="00501AA7">
            <w:pPr>
              <w:rPr>
                <w:rFonts w:ascii="Calibri" w:hAnsi="Calibri"/>
                <w:color w:val="000000"/>
                <w:sz w:val="18"/>
                <w:szCs w:val="18"/>
              </w:rPr>
            </w:pPr>
            <w:r>
              <w:rPr>
                <w:rFonts w:ascii="Calibri" w:hAnsi="Calibri"/>
                <w:color w:val="000000"/>
                <w:sz w:val="18"/>
                <w:szCs w:val="18"/>
              </w:rPr>
              <w:t>Napa Co. Airport</w:t>
            </w:r>
          </w:p>
        </w:tc>
        <w:tc>
          <w:tcPr>
            <w:tcW w:w="1451" w:type="dxa"/>
            <w:gridSpan w:val="2"/>
            <w:tcBorders>
              <w:top w:val="nil"/>
              <w:left w:val="nil"/>
              <w:bottom w:val="nil"/>
              <w:right w:val="nil"/>
            </w:tcBorders>
            <w:shd w:val="clear" w:color="auto" w:fill="auto"/>
            <w:noWrap/>
            <w:vAlign w:val="center"/>
          </w:tcPr>
          <w:p w14:paraId="2ED4BFAE" w14:textId="7D792AB0" w:rsidR="00501AA7" w:rsidRPr="002A4574" w:rsidRDefault="00501AA7" w:rsidP="00501AA7">
            <w:pPr>
              <w:rPr>
                <w:rFonts w:ascii="Calibri" w:hAnsi="Calibri"/>
                <w:color w:val="000000"/>
                <w:sz w:val="18"/>
                <w:szCs w:val="18"/>
              </w:rPr>
            </w:pPr>
            <w:r>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center"/>
          </w:tcPr>
          <w:p w14:paraId="32CA408A" w14:textId="2C678E10" w:rsidR="00501AA7" w:rsidRPr="002A4574" w:rsidRDefault="00501AA7" w:rsidP="00501AA7">
            <w:pPr>
              <w:rPr>
                <w:rFonts w:ascii="Calibri" w:hAnsi="Calibri"/>
                <w:color w:val="000000"/>
                <w:sz w:val="18"/>
                <w:szCs w:val="18"/>
              </w:rPr>
            </w:pPr>
            <w:r>
              <w:rPr>
                <w:rFonts w:ascii="Calibri" w:hAnsi="Calibri"/>
                <w:color w:val="000000"/>
                <w:sz w:val="18"/>
                <w:szCs w:val="18"/>
              </w:rPr>
              <w:t>-122.28</w:t>
            </w:r>
          </w:p>
        </w:tc>
        <w:tc>
          <w:tcPr>
            <w:tcW w:w="1293" w:type="dxa"/>
            <w:tcBorders>
              <w:top w:val="nil"/>
              <w:left w:val="nil"/>
              <w:bottom w:val="nil"/>
              <w:right w:val="nil"/>
            </w:tcBorders>
            <w:shd w:val="clear" w:color="auto" w:fill="auto"/>
            <w:noWrap/>
            <w:vAlign w:val="center"/>
          </w:tcPr>
          <w:p w14:paraId="141ACF2B" w14:textId="1BC1B37D"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2E9587FE" w14:textId="77777777" w:rsidTr="00BA6D7A">
        <w:trPr>
          <w:trHeight w:val="240"/>
        </w:trPr>
        <w:tc>
          <w:tcPr>
            <w:tcW w:w="984" w:type="dxa"/>
            <w:tcBorders>
              <w:top w:val="nil"/>
              <w:left w:val="nil"/>
              <w:bottom w:val="nil"/>
              <w:right w:val="nil"/>
            </w:tcBorders>
            <w:shd w:val="clear" w:color="auto" w:fill="auto"/>
            <w:noWrap/>
            <w:vAlign w:val="center"/>
          </w:tcPr>
          <w:p w14:paraId="10E92DC8" w14:textId="710F744F" w:rsidR="00501AA7" w:rsidRPr="002A4574" w:rsidRDefault="00501AA7" w:rsidP="00501AA7">
            <w:pPr>
              <w:rPr>
                <w:rFonts w:ascii="Calibri" w:hAnsi="Calibri"/>
                <w:color w:val="000000"/>
                <w:sz w:val="18"/>
                <w:szCs w:val="18"/>
              </w:rPr>
            </w:pPr>
            <w:r>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center"/>
          </w:tcPr>
          <w:p w14:paraId="5C8DFBEA" w14:textId="78EDF9D9" w:rsidR="00501AA7" w:rsidRPr="002A4574" w:rsidRDefault="00501AA7" w:rsidP="00501AA7">
            <w:pPr>
              <w:rPr>
                <w:rFonts w:ascii="Calibri" w:hAnsi="Calibri"/>
                <w:color w:val="000000"/>
                <w:sz w:val="18"/>
                <w:szCs w:val="18"/>
              </w:rPr>
            </w:pPr>
            <w:r>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tcPr>
          <w:p w14:paraId="4E062AEE" w14:textId="5C970379" w:rsidR="00501AA7" w:rsidRPr="002A4574" w:rsidRDefault="00501AA7" w:rsidP="00501AA7">
            <w:pPr>
              <w:rPr>
                <w:rFonts w:ascii="Calibri" w:hAnsi="Calibri"/>
                <w:color w:val="000000"/>
                <w:sz w:val="18"/>
                <w:szCs w:val="18"/>
              </w:rPr>
            </w:pPr>
            <w:r>
              <w:rPr>
                <w:rFonts w:ascii="Calibri" w:hAnsi="Calibri"/>
                <w:color w:val="000000"/>
                <w:sz w:val="18"/>
                <w:szCs w:val="18"/>
              </w:rPr>
              <w:t>Santa Rosa (AWOS)</w:t>
            </w:r>
          </w:p>
        </w:tc>
        <w:tc>
          <w:tcPr>
            <w:tcW w:w="1451" w:type="dxa"/>
            <w:gridSpan w:val="2"/>
            <w:tcBorders>
              <w:top w:val="nil"/>
              <w:left w:val="nil"/>
              <w:bottom w:val="nil"/>
              <w:right w:val="nil"/>
            </w:tcBorders>
            <w:shd w:val="clear" w:color="auto" w:fill="auto"/>
            <w:noWrap/>
            <w:vAlign w:val="center"/>
          </w:tcPr>
          <w:p w14:paraId="5DA9CE04" w14:textId="286D2CB9" w:rsidR="00501AA7" w:rsidRPr="002A4574" w:rsidRDefault="00501AA7" w:rsidP="00501AA7">
            <w:pPr>
              <w:rPr>
                <w:rFonts w:ascii="Calibri" w:hAnsi="Calibri"/>
                <w:color w:val="000000"/>
                <w:sz w:val="18"/>
                <w:szCs w:val="18"/>
              </w:rPr>
            </w:pPr>
            <w:r>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center"/>
          </w:tcPr>
          <w:p w14:paraId="56515C53" w14:textId="7F598108" w:rsidR="00501AA7" w:rsidRPr="002A4574" w:rsidRDefault="00501AA7" w:rsidP="00501AA7">
            <w:pPr>
              <w:rPr>
                <w:rFonts w:ascii="Calibri" w:hAnsi="Calibri"/>
                <w:color w:val="000000"/>
                <w:sz w:val="18"/>
                <w:szCs w:val="18"/>
              </w:rPr>
            </w:pPr>
            <w:r>
              <w:rPr>
                <w:rFonts w:ascii="Calibri" w:hAnsi="Calibri"/>
                <w:color w:val="000000"/>
                <w:sz w:val="18"/>
                <w:szCs w:val="18"/>
              </w:rPr>
              <w:t>-122.82</w:t>
            </w:r>
          </w:p>
        </w:tc>
        <w:tc>
          <w:tcPr>
            <w:tcW w:w="1293" w:type="dxa"/>
            <w:tcBorders>
              <w:top w:val="nil"/>
              <w:left w:val="nil"/>
              <w:bottom w:val="nil"/>
              <w:right w:val="nil"/>
            </w:tcBorders>
            <w:shd w:val="clear" w:color="auto" w:fill="auto"/>
            <w:noWrap/>
            <w:vAlign w:val="center"/>
          </w:tcPr>
          <w:p w14:paraId="0A4FB313" w14:textId="27B80938" w:rsidR="00501AA7" w:rsidRPr="002A4574"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87" w14:textId="77777777" w:rsidTr="00BA6D7A">
        <w:trPr>
          <w:trHeight w:val="240"/>
        </w:trPr>
        <w:tc>
          <w:tcPr>
            <w:tcW w:w="984" w:type="dxa"/>
            <w:tcBorders>
              <w:top w:val="nil"/>
              <w:left w:val="nil"/>
              <w:bottom w:val="nil"/>
              <w:right w:val="nil"/>
            </w:tcBorders>
            <w:shd w:val="clear" w:color="auto" w:fill="auto"/>
            <w:noWrap/>
            <w:vAlign w:val="center"/>
            <w:hideMark/>
          </w:tcPr>
          <w:p w14:paraId="0435B58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center"/>
            <w:hideMark/>
          </w:tcPr>
          <w:p w14:paraId="0435B58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hideMark/>
          </w:tcPr>
          <w:p w14:paraId="0435B583"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center"/>
            <w:hideMark/>
          </w:tcPr>
          <w:p w14:paraId="0435B584" w14:textId="0BA65C1F" w:rsidR="00501AA7" w:rsidRDefault="00501AA7" w:rsidP="00501AA7">
            <w:pPr>
              <w:rPr>
                <w:rFonts w:ascii="Calibri" w:hAnsi="Calibri"/>
                <w:color w:val="000000"/>
                <w:sz w:val="18"/>
                <w:szCs w:val="18"/>
              </w:rPr>
            </w:pPr>
            <w:r w:rsidRPr="002A4574">
              <w:rPr>
                <w:rFonts w:ascii="Calibri" w:hAnsi="Calibri"/>
                <w:color w:val="000000"/>
                <w:sz w:val="18"/>
                <w:szCs w:val="18"/>
              </w:rPr>
              <w:t>39.3</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8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center"/>
            <w:hideMark/>
          </w:tcPr>
          <w:p w14:paraId="0435B58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8E" w14:textId="77777777" w:rsidTr="00BA6D7A">
        <w:trPr>
          <w:trHeight w:val="240"/>
        </w:trPr>
        <w:tc>
          <w:tcPr>
            <w:tcW w:w="984" w:type="dxa"/>
            <w:tcBorders>
              <w:top w:val="nil"/>
              <w:left w:val="nil"/>
              <w:bottom w:val="nil"/>
              <w:right w:val="nil"/>
            </w:tcBorders>
            <w:shd w:val="clear" w:color="auto" w:fill="auto"/>
            <w:noWrap/>
            <w:vAlign w:val="center"/>
            <w:hideMark/>
          </w:tcPr>
          <w:p w14:paraId="0435B58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center"/>
            <w:hideMark/>
          </w:tcPr>
          <w:p w14:paraId="0435B58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0.66</w:t>
            </w:r>
          </w:p>
        </w:tc>
        <w:tc>
          <w:tcPr>
            <w:tcW w:w="4955" w:type="dxa"/>
            <w:gridSpan w:val="3"/>
            <w:tcBorders>
              <w:top w:val="nil"/>
              <w:left w:val="nil"/>
              <w:bottom w:val="nil"/>
              <w:right w:val="nil"/>
            </w:tcBorders>
            <w:shd w:val="clear" w:color="auto" w:fill="auto"/>
            <w:noWrap/>
            <w:vAlign w:val="bottom"/>
            <w:hideMark/>
          </w:tcPr>
          <w:p w14:paraId="0435B58A"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center"/>
            <w:hideMark/>
          </w:tcPr>
          <w:p w14:paraId="0435B58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center"/>
            <w:hideMark/>
          </w:tcPr>
          <w:p w14:paraId="0435B58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center"/>
            <w:hideMark/>
          </w:tcPr>
          <w:p w14:paraId="0435B58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95" w14:textId="77777777" w:rsidTr="00BA6D7A">
        <w:trPr>
          <w:trHeight w:val="240"/>
        </w:trPr>
        <w:tc>
          <w:tcPr>
            <w:tcW w:w="984" w:type="dxa"/>
            <w:tcBorders>
              <w:top w:val="nil"/>
              <w:left w:val="nil"/>
              <w:bottom w:val="nil"/>
              <w:right w:val="nil"/>
            </w:tcBorders>
            <w:shd w:val="clear" w:color="auto" w:fill="auto"/>
            <w:noWrap/>
            <w:vAlign w:val="center"/>
            <w:hideMark/>
          </w:tcPr>
          <w:p w14:paraId="0435B58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center"/>
            <w:hideMark/>
          </w:tcPr>
          <w:p w14:paraId="0435B59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0.64</w:t>
            </w:r>
          </w:p>
        </w:tc>
        <w:tc>
          <w:tcPr>
            <w:tcW w:w="4955" w:type="dxa"/>
            <w:gridSpan w:val="3"/>
            <w:tcBorders>
              <w:top w:val="nil"/>
              <w:left w:val="nil"/>
              <w:bottom w:val="nil"/>
              <w:right w:val="nil"/>
            </w:tcBorders>
            <w:shd w:val="clear" w:color="auto" w:fill="auto"/>
            <w:noWrap/>
            <w:vAlign w:val="bottom"/>
            <w:hideMark/>
          </w:tcPr>
          <w:p w14:paraId="0435B591"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center"/>
            <w:hideMark/>
          </w:tcPr>
          <w:p w14:paraId="0435B592" w14:textId="5A2F2024" w:rsidR="00501AA7" w:rsidRDefault="00501AA7" w:rsidP="00501AA7">
            <w:pPr>
              <w:rPr>
                <w:rFonts w:ascii="Calibri" w:hAnsi="Calibri"/>
                <w:color w:val="000000"/>
                <w:sz w:val="18"/>
                <w:szCs w:val="18"/>
              </w:rPr>
            </w:pPr>
            <w:r w:rsidRPr="002A4574">
              <w:rPr>
                <w:rFonts w:ascii="Calibri" w:hAnsi="Calibri"/>
                <w:color w:val="000000"/>
                <w:sz w:val="18"/>
                <w:szCs w:val="18"/>
              </w:rPr>
              <w:t>38.9</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93"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center"/>
            <w:hideMark/>
          </w:tcPr>
          <w:p w14:paraId="0435B59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9C" w14:textId="77777777" w:rsidTr="00BA6D7A">
        <w:trPr>
          <w:trHeight w:val="240"/>
        </w:trPr>
        <w:tc>
          <w:tcPr>
            <w:tcW w:w="984" w:type="dxa"/>
            <w:tcBorders>
              <w:top w:val="nil"/>
              <w:left w:val="nil"/>
              <w:bottom w:val="nil"/>
              <w:right w:val="nil"/>
            </w:tcBorders>
            <w:shd w:val="clear" w:color="auto" w:fill="auto"/>
            <w:noWrap/>
            <w:vAlign w:val="center"/>
            <w:hideMark/>
          </w:tcPr>
          <w:p w14:paraId="0435B59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center"/>
            <w:hideMark/>
          </w:tcPr>
          <w:p w14:paraId="0435B59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98"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center"/>
            <w:hideMark/>
          </w:tcPr>
          <w:p w14:paraId="0435B59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9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center"/>
            <w:hideMark/>
          </w:tcPr>
          <w:p w14:paraId="0435B59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A3" w14:textId="77777777" w:rsidTr="00BA6D7A">
        <w:trPr>
          <w:trHeight w:val="240"/>
        </w:trPr>
        <w:tc>
          <w:tcPr>
            <w:tcW w:w="984" w:type="dxa"/>
            <w:tcBorders>
              <w:top w:val="nil"/>
              <w:left w:val="nil"/>
              <w:bottom w:val="nil"/>
              <w:right w:val="nil"/>
            </w:tcBorders>
            <w:shd w:val="clear" w:color="auto" w:fill="auto"/>
            <w:noWrap/>
            <w:vAlign w:val="center"/>
            <w:hideMark/>
          </w:tcPr>
          <w:p w14:paraId="0435B59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center"/>
            <w:hideMark/>
          </w:tcPr>
          <w:p w14:paraId="0435B59E" w14:textId="3DCBD816" w:rsidR="00501AA7" w:rsidRDefault="00501AA7" w:rsidP="00501AA7">
            <w:pPr>
              <w:rPr>
                <w:rFonts w:ascii="Calibri" w:hAnsi="Calibri"/>
                <w:color w:val="000000"/>
                <w:sz w:val="18"/>
                <w:szCs w:val="18"/>
              </w:rPr>
            </w:pPr>
            <w:r w:rsidRPr="002A4574">
              <w:rPr>
                <w:rFonts w:ascii="Calibri" w:hAnsi="Calibri"/>
                <w:color w:val="000000"/>
                <w:sz w:val="18"/>
                <w:szCs w:val="18"/>
              </w:rPr>
              <w:t>0.5</w:t>
            </w:r>
            <w:r>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9F" w14:textId="4FD08493"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center"/>
            <w:hideMark/>
          </w:tcPr>
          <w:p w14:paraId="0435B5A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center"/>
            <w:hideMark/>
          </w:tcPr>
          <w:p w14:paraId="0435B5A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AA" w14:textId="77777777" w:rsidTr="00BA6D7A">
        <w:trPr>
          <w:trHeight w:val="240"/>
        </w:trPr>
        <w:tc>
          <w:tcPr>
            <w:tcW w:w="984" w:type="dxa"/>
            <w:tcBorders>
              <w:top w:val="nil"/>
              <w:left w:val="nil"/>
              <w:bottom w:val="nil"/>
              <w:right w:val="nil"/>
            </w:tcBorders>
            <w:shd w:val="clear" w:color="auto" w:fill="auto"/>
            <w:noWrap/>
            <w:vAlign w:val="center"/>
            <w:hideMark/>
          </w:tcPr>
          <w:p w14:paraId="0435B5A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center"/>
            <w:hideMark/>
          </w:tcPr>
          <w:p w14:paraId="0435B5A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A6" w14:textId="0D7AD83E"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center"/>
            <w:hideMark/>
          </w:tcPr>
          <w:p w14:paraId="0435B5A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center"/>
            <w:hideMark/>
          </w:tcPr>
          <w:p w14:paraId="0435B5A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B1" w14:textId="77777777" w:rsidTr="00BA6D7A">
        <w:trPr>
          <w:trHeight w:val="240"/>
        </w:trPr>
        <w:tc>
          <w:tcPr>
            <w:tcW w:w="984" w:type="dxa"/>
            <w:tcBorders>
              <w:top w:val="nil"/>
              <w:left w:val="nil"/>
              <w:bottom w:val="nil"/>
              <w:right w:val="nil"/>
            </w:tcBorders>
            <w:shd w:val="clear" w:color="auto" w:fill="auto"/>
            <w:noWrap/>
            <w:vAlign w:val="center"/>
            <w:hideMark/>
          </w:tcPr>
          <w:p w14:paraId="0435B5A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725945</w:t>
            </w:r>
          </w:p>
        </w:tc>
        <w:tc>
          <w:tcPr>
            <w:tcW w:w="818" w:type="dxa"/>
            <w:gridSpan w:val="2"/>
            <w:tcBorders>
              <w:top w:val="nil"/>
              <w:left w:val="nil"/>
              <w:bottom w:val="nil"/>
              <w:right w:val="nil"/>
            </w:tcBorders>
            <w:shd w:val="clear" w:color="auto" w:fill="auto"/>
            <w:noWrap/>
            <w:vAlign w:val="center"/>
            <w:hideMark/>
          </w:tcPr>
          <w:p w14:paraId="0435B5A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0.56</w:t>
            </w:r>
          </w:p>
        </w:tc>
        <w:tc>
          <w:tcPr>
            <w:tcW w:w="4955" w:type="dxa"/>
            <w:gridSpan w:val="3"/>
            <w:tcBorders>
              <w:top w:val="nil"/>
              <w:left w:val="nil"/>
              <w:bottom w:val="nil"/>
              <w:right w:val="nil"/>
            </w:tcBorders>
            <w:shd w:val="clear" w:color="auto" w:fill="auto"/>
            <w:noWrap/>
            <w:vAlign w:val="bottom"/>
            <w:hideMark/>
          </w:tcPr>
          <w:p w14:paraId="0435B5AD" w14:textId="3CC67806" w:rsidR="00501AA7" w:rsidRPr="002A4574" w:rsidRDefault="00501AA7" w:rsidP="00501AA7">
            <w:pPr>
              <w:rPr>
                <w:rFonts w:ascii="Calibri" w:hAnsi="Calibri"/>
                <w:color w:val="000000"/>
                <w:sz w:val="18"/>
                <w:szCs w:val="18"/>
              </w:rPr>
            </w:pPr>
            <w:r w:rsidRPr="002A4574">
              <w:rPr>
                <w:rFonts w:ascii="Calibri" w:hAnsi="Calibri"/>
                <w:color w:val="000000"/>
                <w:sz w:val="18"/>
                <w:szCs w:val="18"/>
              </w:rPr>
              <w:t>Arcata Airport</w:t>
            </w:r>
          </w:p>
        </w:tc>
        <w:tc>
          <w:tcPr>
            <w:tcW w:w="1451" w:type="dxa"/>
            <w:gridSpan w:val="2"/>
            <w:tcBorders>
              <w:top w:val="nil"/>
              <w:left w:val="nil"/>
              <w:bottom w:val="nil"/>
              <w:right w:val="nil"/>
            </w:tcBorders>
            <w:shd w:val="clear" w:color="auto" w:fill="auto"/>
            <w:noWrap/>
            <w:vAlign w:val="center"/>
            <w:hideMark/>
          </w:tcPr>
          <w:p w14:paraId="0435B5A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40.98</w:t>
            </w:r>
          </w:p>
        </w:tc>
        <w:tc>
          <w:tcPr>
            <w:tcW w:w="1420" w:type="dxa"/>
            <w:gridSpan w:val="2"/>
            <w:tcBorders>
              <w:top w:val="nil"/>
              <w:left w:val="nil"/>
              <w:bottom w:val="nil"/>
              <w:right w:val="nil"/>
            </w:tcBorders>
            <w:shd w:val="clear" w:color="auto" w:fill="auto"/>
            <w:noWrap/>
            <w:vAlign w:val="center"/>
            <w:hideMark/>
          </w:tcPr>
          <w:p w14:paraId="0435B5A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–124.10</w:t>
            </w:r>
          </w:p>
        </w:tc>
        <w:tc>
          <w:tcPr>
            <w:tcW w:w="1293" w:type="dxa"/>
            <w:tcBorders>
              <w:top w:val="nil"/>
              <w:left w:val="nil"/>
              <w:bottom w:val="nil"/>
              <w:right w:val="nil"/>
            </w:tcBorders>
            <w:shd w:val="clear" w:color="auto" w:fill="auto"/>
            <w:noWrap/>
            <w:vAlign w:val="center"/>
            <w:hideMark/>
          </w:tcPr>
          <w:p w14:paraId="0435B5B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B8" w14:textId="77777777" w:rsidTr="00BA6D7A">
        <w:trPr>
          <w:trHeight w:val="240"/>
        </w:trPr>
        <w:tc>
          <w:tcPr>
            <w:tcW w:w="984" w:type="dxa"/>
            <w:tcBorders>
              <w:top w:val="nil"/>
              <w:left w:val="nil"/>
              <w:bottom w:val="nil"/>
              <w:right w:val="nil"/>
            </w:tcBorders>
            <w:shd w:val="clear" w:color="auto" w:fill="auto"/>
            <w:noWrap/>
            <w:vAlign w:val="center"/>
            <w:hideMark/>
          </w:tcPr>
          <w:p w14:paraId="0435B5B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725946</w:t>
            </w:r>
          </w:p>
        </w:tc>
        <w:tc>
          <w:tcPr>
            <w:tcW w:w="818" w:type="dxa"/>
            <w:gridSpan w:val="2"/>
            <w:tcBorders>
              <w:top w:val="nil"/>
              <w:left w:val="nil"/>
              <w:bottom w:val="nil"/>
              <w:right w:val="nil"/>
            </w:tcBorders>
            <w:shd w:val="clear" w:color="auto" w:fill="auto"/>
            <w:noWrap/>
            <w:vAlign w:val="center"/>
            <w:hideMark/>
          </w:tcPr>
          <w:p w14:paraId="0435B5B3" w14:textId="16ECF74F" w:rsidR="00501AA7" w:rsidRDefault="00501AA7" w:rsidP="00501AA7">
            <w:pPr>
              <w:rPr>
                <w:rFonts w:ascii="Calibri" w:hAnsi="Calibri"/>
                <w:color w:val="000000"/>
                <w:sz w:val="18"/>
                <w:szCs w:val="18"/>
              </w:rPr>
            </w:pPr>
            <w:r w:rsidRPr="002A4574">
              <w:rPr>
                <w:rFonts w:ascii="Calibri" w:hAnsi="Calibri"/>
                <w:color w:val="000000"/>
                <w:sz w:val="18"/>
                <w:szCs w:val="18"/>
              </w:rPr>
              <w:t>0.6</w:t>
            </w:r>
            <w:r>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B4" w14:textId="24F74C2F"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p>
        </w:tc>
        <w:tc>
          <w:tcPr>
            <w:tcW w:w="1451" w:type="dxa"/>
            <w:gridSpan w:val="2"/>
            <w:tcBorders>
              <w:top w:val="nil"/>
              <w:left w:val="nil"/>
              <w:bottom w:val="nil"/>
              <w:right w:val="nil"/>
            </w:tcBorders>
            <w:shd w:val="clear" w:color="auto" w:fill="auto"/>
            <w:noWrap/>
            <w:vAlign w:val="center"/>
            <w:hideMark/>
          </w:tcPr>
          <w:p w14:paraId="0435B5B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–124.23</w:t>
            </w:r>
          </w:p>
        </w:tc>
        <w:tc>
          <w:tcPr>
            <w:tcW w:w="1293" w:type="dxa"/>
            <w:tcBorders>
              <w:top w:val="nil"/>
              <w:left w:val="nil"/>
              <w:bottom w:val="nil"/>
              <w:right w:val="nil"/>
            </w:tcBorders>
            <w:shd w:val="clear" w:color="auto" w:fill="auto"/>
            <w:noWrap/>
            <w:vAlign w:val="center"/>
            <w:hideMark/>
          </w:tcPr>
          <w:p w14:paraId="0435B5B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BF" w14:textId="77777777" w:rsidTr="00BA6D7A">
        <w:trPr>
          <w:trHeight w:val="240"/>
        </w:trPr>
        <w:tc>
          <w:tcPr>
            <w:tcW w:w="984" w:type="dxa"/>
            <w:tcBorders>
              <w:top w:val="nil"/>
              <w:left w:val="nil"/>
              <w:bottom w:val="nil"/>
              <w:right w:val="nil"/>
            </w:tcBorders>
            <w:shd w:val="clear" w:color="auto" w:fill="auto"/>
            <w:noWrap/>
            <w:vAlign w:val="center"/>
            <w:hideMark/>
          </w:tcPr>
          <w:p w14:paraId="0435B5B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725955</w:t>
            </w:r>
          </w:p>
        </w:tc>
        <w:tc>
          <w:tcPr>
            <w:tcW w:w="818" w:type="dxa"/>
            <w:gridSpan w:val="2"/>
            <w:tcBorders>
              <w:top w:val="nil"/>
              <w:left w:val="nil"/>
              <w:bottom w:val="nil"/>
              <w:right w:val="nil"/>
            </w:tcBorders>
            <w:shd w:val="clear" w:color="auto" w:fill="auto"/>
            <w:noWrap/>
            <w:vAlign w:val="center"/>
            <w:hideMark/>
          </w:tcPr>
          <w:p w14:paraId="0435B5B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hideMark/>
          </w:tcPr>
          <w:p w14:paraId="0435B5BB" w14:textId="3E325DEC" w:rsidR="00501AA7" w:rsidRPr="002A4574" w:rsidRDefault="00501AA7" w:rsidP="00501AA7">
            <w:pPr>
              <w:rPr>
                <w:rFonts w:ascii="Calibri" w:hAnsi="Calibri"/>
                <w:color w:val="000000"/>
                <w:sz w:val="18"/>
                <w:szCs w:val="18"/>
              </w:rPr>
            </w:pPr>
            <w:r w:rsidRPr="002A4574">
              <w:rPr>
                <w:rFonts w:ascii="Calibri" w:hAnsi="Calibri"/>
                <w:color w:val="000000"/>
                <w:sz w:val="18"/>
                <w:szCs w:val="18"/>
              </w:rPr>
              <w:t>Montague Siskiyou County AP</w:t>
            </w:r>
          </w:p>
        </w:tc>
        <w:tc>
          <w:tcPr>
            <w:tcW w:w="1451" w:type="dxa"/>
            <w:gridSpan w:val="2"/>
            <w:tcBorders>
              <w:top w:val="nil"/>
              <w:left w:val="nil"/>
              <w:bottom w:val="nil"/>
              <w:right w:val="nil"/>
            </w:tcBorders>
            <w:shd w:val="clear" w:color="auto" w:fill="auto"/>
            <w:noWrap/>
            <w:vAlign w:val="center"/>
            <w:hideMark/>
          </w:tcPr>
          <w:p w14:paraId="0435B5B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–122.47</w:t>
            </w:r>
          </w:p>
        </w:tc>
        <w:tc>
          <w:tcPr>
            <w:tcW w:w="1293" w:type="dxa"/>
            <w:tcBorders>
              <w:top w:val="nil"/>
              <w:left w:val="nil"/>
              <w:bottom w:val="nil"/>
              <w:right w:val="nil"/>
            </w:tcBorders>
            <w:shd w:val="clear" w:color="auto" w:fill="auto"/>
            <w:noWrap/>
            <w:vAlign w:val="center"/>
            <w:hideMark/>
          </w:tcPr>
          <w:p w14:paraId="0435B5B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C6" w14:textId="77777777" w:rsidTr="00BA6D7A">
        <w:trPr>
          <w:trHeight w:val="240"/>
        </w:trPr>
        <w:tc>
          <w:tcPr>
            <w:tcW w:w="984" w:type="dxa"/>
            <w:tcBorders>
              <w:top w:val="nil"/>
              <w:left w:val="nil"/>
              <w:bottom w:val="nil"/>
              <w:right w:val="nil"/>
            </w:tcBorders>
            <w:shd w:val="clear" w:color="auto" w:fill="auto"/>
            <w:noWrap/>
            <w:vAlign w:val="center"/>
            <w:hideMark/>
          </w:tcPr>
          <w:p w14:paraId="0435B5C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725958</w:t>
            </w:r>
          </w:p>
        </w:tc>
        <w:tc>
          <w:tcPr>
            <w:tcW w:w="818" w:type="dxa"/>
            <w:gridSpan w:val="2"/>
            <w:tcBorders>
              <w:top w:val="nil"/>
              <w:left w:val="nil"/>
              <w:bottom w:val="nil"/>
              <w:right w:val="nil"/>
            </w:tcBorders>
            <w:shd w:val="clear" w:color="auto" w:fill="auto"/>
            <w:noWrap/>
            <w:vAlign w:val="center"/>
            <w:hideMark/>
          </w:tcPr>
          <w:p w14:paraId="0435B5C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0.59</w:t>
            </w:r>
          </w:p>
        </w:tc>
        <w:tc>
          <w:tcPr>
            <w:tcW w:w="4955" w:type="dxa"/>
            <w:gridSpan w:val="3"/>
            <w:tcBorders>
              <w:top w:val="nil"/>
              <w:left w:val="nil"/>
              <w:bottom w:val="nil"/>
              <w:right w:val="nil"/>
            </w:tcBorders>
            <w:shd w:val="clear" w:color="auto" w:fill="auto"/>
            <w:noWrap/>
            <w:vAlign w:val="bottom"/>
            <w:hideMark/>
          </w:tcPr>
          <w:p w14:paraId="0435B5C2" w14:textId="2D49FF14" w:rsidR="00501AA7" w:rsidRPr="002A4574" w:rsidRDefault="00501AA7" w:rsidP="00501AA7">
            <w:pPr>
              <w:rPr>
                <w:rFonts w:ascii="Calibri" w:hAnsi="Calibri"/>
                <w:color w:val="000000"/>
                <w:sz w:val="18"/>
                <w:szCs w:val="18"/>
              </w:rPr>
            </w:pPr>
            <w:r w:rsidRPr="002A4574">
              <w:rPr>
                <w:rFonts w:ascii="Calibri" w:hAnsi="Calibri"/>
                <w:color w:val="000000"/>
                <w:sz w:val="18"/>
                <w:szCs w:val="18"/>
              </w:rPr>
              <w:t>Alturas</w:t>
            </w:r>
          </w:p>
        </w:tc>
        <w:tc>
          <w:tcPr>
            <w:tcW w:w="1451" w:type="dxa"/>
            <w:gridSpan w:val="2"/>
            <w:tcBorders>
              <w:top w:val="nil"/>
              <w:left w:val="nil"/>
              <w:bottom w:val="nil"/>
              <w:right w:val="nil"/>
            </w:tcBorders>
            <w:shd w:val="clear" w:color="auto" w:fill="auto"/>
            <w:noWrap/>
            <w:vAlign w:val="center"/>
            <w:hideMark/>
          </w:tcPr>
          <w:p w14:paraId="0435B5C3" w14:textId="5B0C36AE" w:rsidR="00501AA7" w:rsidRDefault="00501AA7" w:rsidP="00501AA7">
            <w:pPr>
              <w:rPr>
                <w:rFonts w:ascii="Calibri" w:hAnsi="Calibri"/>
                <w:color w:val="000000"/>
                <w:sz w:val="18"/>
                <w:szCs w:val="18"/>
              </w:rPr>
            </w:pPr>
            <w:r w:rsidRPr="002A4574">
              <w:rPr>
                <w:rFonts w:ascii="Calibri" w:hAnsi="Calibri"/>
                <w:color w:val="000000"/>
                <w:sz w:val="18"/>
                <w:szCs w:val="18"/>
              </w:rPr>
              <w:t>41.5</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–120.53</w:t>
            </w:r>
          </w:p>
        </w:tc>
        <w:tc>
          <w:tcPr>
            <w:tcW w:w="1293" w:type="dxa"/>
            <w:tcBorders>
              <w:top w:val="nil"/>
              <w:left w:val="nil"/>
              <w:bottom w:val="nil"/>
              <w:right w:val="nil"/>
            </w:tcBorders>
            <w:shd w:val="clear" w:color="auto" w:fill="auto"/>
            <w:noWrap/>
            <w:vAlign w:val="center"/>
            <w:hideMark/>
          </w:tcPr>
          <w:p w14:paraId="0435B5C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CD" w14:textId="77777777" w:rsidTr="00BA6D7A">
        <w:trPr>
          <w:trHeight w:val="240"/>
        </w:trPr>
        <w:tc>
          <w:tcPr>
            <w:tcW w:w="984" w:type="dxa"/>
            <w:tcBorders>
              <w:top w:val="nil"/>
              <w:left w:val="nil"/>
              <w:bottom w:val="nil"/>
              <w:right w:val="nil"/>
            </w:tcBorders>
            <w:shd w:val="clear" w:color="auto" w:fill="auto"/>
            <w:noWrap/>
            <w:vAlign w:val="center"/>
            <w:hideMark/>
          </w:tcPr>
          <w:p w14:paraId="0435B5C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745090</w:t>
            </w:r>
          </w:p>
        </w:tc>
        <w:tc>
          <w:tcPr>
            <w:tcW w:w="818" w:type="dxa"/>
            <w:gridSpan w:val="2"/>
            <w:tcBorders>
              <w:top w:val="nil"/>
              <w:left w:val="nil"/>
              <w:bottom w:val="nil"/>
              <w:right w:val="nil"/>
            </w:tcBorders>
            <w:shd w:val="clear" w:color="auto" w:fill="auto"/>
            <w:noWrap/>
            <w:vAlign w:val="center"/>
            <w:hideMark/>
          </w:tcPr>
          <w:p w14:paraId="0435B5C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C9"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51" w:type="dxa"/>
            <w:gridSpan w:val="2"/>
            <w:tcBorders>
              <w:top w:val="nil"/>
              <w:left w:val="nil"/>
              <w:bottom w:val="nil"/>
              <w:right w:val="nil"/>
            </w:tcBorders>
            <w:shd w:val="clear" w:color="auto" w:fill="auto"/>
            <w:noWrap/>
            <w:vAlign w:val="center"/>
            <w:hideMark/>
          </w:tcPr>
          <w:p w14:paraId="0435B5CA" w14:textId="51838876" w:rsidR="00501AA7" w:rsidRDefault="00501AA7" w:rsidP="00501AA7">
            <w:pPr>
              <w:rPr>
                <w:rFonts w:ascii="Calibri" w:hAnsi="Calibri"/>
                <w:color w:val="000000"/>
                <w:sz w:val="18"/>
                <w:szCs w:val="18"/>
              </w:rPr>
            </w:pPr>
            <w:r w:rsidRPr="002A4574">
              <w:rPr>
                <w:rFonts w:ascii="Calibri" w:hAnsi="Calibri"/>
                <w:color w:val="000000"/>
                <w:sz w:val="18"/>
                <w:szCs w:val="18"/>
              </w:rPr>
              <w:t>37.4</w:t>
            </w:r>
            <w:r>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hideMark/>
          </w:tcPr>
          <w:p w14:paraId="0435B5C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D4" w14:textId="77777777" w:rsidTr="00BA6D7A">
        <w:trPr>
          <w:trHeight w:val="240"/>
        </w:trPr>
        <w:tc>
          <w:tcPr>
            <w:tcW w:w="984" w:type="dxa"/>
            <w:tcBorders>
              <w:top w:val="nil"/>
              <w:left w:val="nil"/>
              <w:bottom w:val="nil"/>
              <w:right w:val="nil"/>
            </w:tcBorders>
            <w:shd w:val="clear" w:color="auto" w:fill="auto"/>
            <w:noWrap/>
            <w:vAlign w:val="center"/>
            <w:hideMark/>
          </w:tcPr>
          <w:p w14:paraId="0435B5C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745160</w:t>
            </w:r>
          </w:p>
        </w:tc>
        <w:tc>
          <w:tcPr>
            <w:tcW w:w="818" w:type="dxa"/>
            <w:gridSpan w:val="2"/>
            <w:tcBorders>
              <w:top w:val="nil"/>
              <w:left w:val="nil"/>
              <w:bottom w:val="nil"/>
              <w:right w:val="nil"/>
            </w:tcBorders>
            <w:shd w:val="clear" w:color="auto" w:fill="auto"/>
            <w:noWrap/>
            <w:vAlign w:val="center"/>
            <w:hideMark/>
          </w:tcPr>
          <w:p w14:paraId="0435B5C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0.67</w:t>
            </w:r>
          </w:p>
        </w:tc>
        <w:tc>
          <w:tcPr>
            <w:tcW w:w="4955" w:type="dxa"/>
            <w:gridSpan w:val="3"/>
            <w:tcBorders>
              <w:top w:val="nil"/>
              <w:left w:val="nil"/>
              <w:bottom w:val="nil"/>
              <w:right w:val="nil"/>
            </w:tcBorders>
            <w:shd w:val="clear" w:color="auto" w:fill="auto"/>
            <w:noWrap/>
            <w:vAlign w:val="bottom"/>
            <w:hideMark/>
          </w:tcPr>
          <w:p w14:paraId="0435B5D0"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Travis Field AFB </w:t>
            </w:r>
          </w:p>
        </w:tc>
        <w:tc>
          <w:tcPr>
            <w:tcW w:w="1451" w:type="dxa"/>
            <w:gridSpan w:val="2"/>
            <w:tcBorders>
              <w:top w:val="nil"/>
              <w:left w:val="nil"/>
              <w:bottom w:val="nil"/>
              <w:right w:val="nil"/>
            </w:tcBorders>
            <w:shd w:val="clear" w:color="auto" w:fill="auto"/>
            <w:noWrap/>
            <w:vAlign w:val="center"/>
            <w:hideMark/>
          </w:tcPr>
          <w:p w14:paraId="0435B5D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38.27</w:t>
            </w:r>
          </w:p>
        </w:tc>
        <w:tc>
          <w:tcPr>
            <w:tcW w:w="1420" w:type="dxa"/>
            <w:gridSpan w:val="2"/>
            <w:tcBorders>
              <w:top w:val="nil"/>
              <w:left w:val="nil"/>
              <w:bottom w:val="nil"/>
              <w:right w:val="nil"/>
            </w:tcBorders>
            <w:shd w:val="clear" w:color="auto" w:fill="auto"/>
            <w:noWrap/>
            <w:vAlign w:val="center"/>
            <w:hideMark/>
          </w:tcPr>
          <w:p w14:paraId="0435B5D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hideMark/>
          </w:tcPr>
          <w:p w14:paraId="0435B5D3"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DB" w14:textId="77777777" w:rsidTr="00BA6D7A">
        <w:trPr>
          <w:trHeight w:val="240"/>
        </w:trPr>
        <w:tc>
          <w:tcPr>
            <w:tcW w:w="984" w:type="dxa"/>
            <w:tcBorders>
              <w:top w:val="nil"/>
              <w:left w:val="nil"/>
              <w:bottom w:val="nil"/>
              <w:right w:val="nil"/>
            </w:tcBorders>
            <w:shd w:val="clear" w:color="auto" w:fill="auto"/>
            <w:noWrap/>
            <w:vAlign w:val="center"/>
            <w:hideMark/>
          </w:tcPr>
          <w:p w14:paraId="0435B5D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746120</w:t>
            </w:r>
          </w:p>
        </w:tc>
        <w:tc>
          <w:tcPr>
            <w:tcW w:w="818" w:type="dxa"/>
            <w:gridSpan w:val="2"/>
            <w:tcBorders>
              <w:top w:val="nil"/>
              <w:left w:val="nil"/>
              <w:bottom w:val="nil"/>
              <w:right w:val="nil"/>
            </w:tcBorders>
            <w:shd w:val="clear" w:color="auto" w:fill="auto"/>
            <w:noWrap/>
            <w:vAlign w:val="center"/>
            <w:hideMark/>
          </w:tcPr>
          <w:p w14:paraId="0435B5D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D7"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D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35.68</w:t>
            </w:r>
          </w:p>
        </w:tc>
        <w:tc>
          <w:tcPr>
            <w:tcW w:w="1420" w:type="dxa"/>
            <w:gridSpan w:val="2"/>
            <w:tcBorders>
              <w:top w:val="nil"/>
              <w:left w:val="nil"/>
              <w:bottom w:val="nil"/>
              <w:right w:val="nil"/>
            </w:tcBorders>
            <w:shd w:val="clear" w:color="auto" w:fill="auto"/>
            <w:noWrap/>
            <w:vAlign w:val="center"/>
            <w:hideMark/>
          </w:tcPr>
          <w:p w14:paraId="0435B5D9"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–117.68</w:t>
            </w:r>
          </w:p>
        </w:tc>
        <w:tc>
          <w:tcPr>
            <w:tcW w:w="1293" w:type="dxa"/>
            <w:tcBorders>
              <w:top w:val="nil"/>
              <w:left w:val="nil"/>
              <w:bottom w:val="nil"/>
              <w:right w:val="nil"/>
            </w:tcBorders>
            <w:shd w:val="clear" w:color="auto" w:fill="auto"/>
            <w:noWrap/>
            <w:vAlign w:val="center"/>
            <w:hideMark/>
          </w:tcPr>
          <w:p w14:paraId="0435B5D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E2" w14:textId="77777777" w:rsidTr="00BA6D7A">
        <w:trPr>
          <w:trHeight w:val="240"/>
        </w:trPr>
        <w:tc>
          <w:tcPr>
            <w:tcW w:w="984" w:type="dxa"/>
            <w:tcBorders>
              <w:top w:val="nil"/>
              <w:left w:val="nil"/>
              <w:bottom w:val="nil"/>
              <w:right w:val="nil"/>
            </w:tcBorders>
            <w:shd w:val="clear" w:color="auto" w:fill="auto"/>
            <w:noWrap/>
            <w:vAlign w:val="center"/>
            <w:hideMark/>
          </w:tcPr>
          <w:p w14:paraId="0435B5DC"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747020</w:t>
            </w:r>
          </w:p>
        </w:tc>
        <w:tc>
          <w:tcPr>
            <w:tcW w:w="818" w:type="dxa"/>
            <w:gridSpan w:val="2"/>
            <w:tcBorders>
              <w:top w:val="nil"/>
              <w:left w:val="nil"/>
              <w:bottom w:val="nil"/>
              <w:right w:val="nil"/>
            </w:tcBorders>
            <w:shd w:val="clear" w:color="auto" w:fill="auto"/>
            <w:noWrap/>
            <w:vAlign w:val="center"/>
            <w:hideMark/>
          </w:tcPr>
          <w:p w14:paraId="0435B5DD" w14:textId="1E03952C" w:rsidR="00501AA7" w:rsidRDefault="00501AA7" w:rsidP="00501AA7">
            <w:pPr>
              <w:rPr>
                <w:rFonts w:ascii="Calibri" w:hAnsi="Calibri"/>
                <w:color w:val="000000"/>
                <w:sz w:val="18"/>
                <w:szCs w:val="18"/>
              </w:rPr>
            </w:pPr>
            <w:r w:rsidRPr="002A4574">
              <w:rPr>
                <w:rFonts w:ascii="Calibri" w:hAnsi="Calibri"/>
                <w:color w:val="000000"/>
                <w:sz w:val="18"/>
                <w:szCs w:val="18"/>
              </w:rPr>
              <w:t>0.5</w:t>
            </w:r>
            <w:r>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DE"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Lemoore Reeves NAS </w:t>
            </w:r>
          </w:p>
        </w:tc>
        <w:tc>
          <w:tcPr>
            <w:tcW w:w="1451" w:type="dxa"/>
            <w:gridSpan w:val="2"/>
            <w:tcBorders>
              <w:top w:val="nil"/>
              <w:left w:val="nil"/>
              <w:bottom w:val="nil"/>
              <w:right w:val="nil"/>
            </w:tcBorders>
            <w:shd w:val="clear" w:color="auto" w:fill="auto"/>
            <w:noWrap/>
            <w:vAlign w:val="center"/>
            <w:hideMark/>
          </w:tcPr>
          <w:p w14:paraId="0435B5D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36.33</w:t>
            </w:r>
          </w:p>
        </w:tc>
        <w:tc>
          <w:tcPr>
            <w:tcW w:w="1420" w:type="dxa"/>
            <w:gridSpan w:val="2"/>
            <w:tcBorders>
              <w:top w:val="nil"/>
              <w:left w:val="nil"/>
              <w:bottom w:val="nil"/>
              <w:right w:val="nil"/>
            </w:tcBorders>
            <w:shd w:val="clear" w:color="auto" w:fill="auto"/>
            <w:noWrap/>
            <w:vAlign w:val="center"/>
            <w:hideMark/>
          </w:tcPr>
          <w:p w14:paraId="0435B5E0"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–119.95</w:t>
            </w:r>
          </w:p>
        </w:tc>
        <w:tc>
          <w:tcPr>
            <w:tcW w:w="1293" w:type="dxa"/>
            <w:tcBorders>
              <w:top w:val="nil"/>
              <w:left w:val="nil"/>
              <w:bottom w:val="nil"/>
              <w:right w:val="nil"/>
            </w:tcBorders>
            <w:shd w:val="clear" w:color="auto" w:fill="auto"/>
            <w:noWrap/>
            <w:vAlign w:val="center"/>
            <w:hideMark/>
          </w:tcPr>
          <w:p w14:paraId="0435B5E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E9" w14:textId="77777777" w:rsidTr="00BA6D7A">
        <w:trPr>
          <w:trHeight w:val="240"/>
        </w:trPr>
        <w:tc>
          <w:tcPr>
            <w:tcW w:w="984" w:type="dxa"/>
            <w:tcBorders>
              <w:top w:val="nil"/>
              <w:left w:val="nil"/>
              <w:bottom w:val="nil"/>
              <w:right w:val="nil"/>
            </w:tcBorders>
            <w:shd w:val="clear" w:color="auto" w:fill="auto"/>
            <w:noWrap/>
            <w:vAlign w:val="center"/>
            <w:hideMark/>
          </w:tcPr>
          <w:p w14:paraId="0435B5E3"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747185</w:t>
            </w:r>
          </w:p>
        </w:tc>
        <w:tc>
          <w:tcPr>
            <w:tcW w:w="818" w:type="dxa"/>
            <w:gridSpan w:val="2"/>
            <w:tcBorders>
              <w:top w:val="nil"/>
              <w:left w:val="nil"/>
              <w:bottom w:val="nil"/>
              <w:right w:val="nil"/>
            </w:tcBorders>
            <w:shd w:val="clear" w:color="auto" w:fill="auto"/>
            <w:noWrap/>
            <w:vAlign w:val="center"/>
            <w:hideMark/>
          </w:tcPr>
          <w:p w14:paraId="0435B5E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5"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Imperial </w:t>
            </w:r>
          </w:p>
        </w:tc>
        <w:tc>
          <w:tcPr>
            <w:tcW w:w="1451" w:type="dxa"/>
            <w:gridSpan w:val="2"/>
            <w:tcBorders>
              <w:top w:val="nil"/>
              <w:left w:val="nil"/>
              <w:bottom w:val="nil"/>
              <w:right w:val="nil"/>
            </w:tcBorders>
            <w:shd w:val="clear" w:color="auto" w:fill="auto"/>
            <w:noWrap/>
            <w:vAlign w:val="center"/>
            <w:hideMark/>
          </w:tcPr>
          <w:p w14:paraId="0435B5E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32.83</w:t>
            </w:r>
          </w:p>
        </w:tc>
        <w:tc>
          <w:tcPr>
            <w:tcW w:w="1420" w:type="dxa"/>
            <w:gridSpan w:val="2"/>
            <w:tcBorders>
              <w:top w:val="nil"/>
              <w:left w:val="nil"/>
              <w:bottom w:val="nil"/>
              <w:right w:val="nil"/>
            </w:tcBorders>
            <w:shd w:val="clear" w:color="auto" w:fill="auto"/>
            <w:noWrap/>
            <w:vAlign w:val="center"/>
            <w:hideMark/>
          </w:tcPr>
          <w:p w14:paraId="0435B5E7"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–115.58</w:t>
            </w:r>
          </w:p>
        </w:tc>
        <w:tc>
          <w:tcPr>
            <w:tcW w:w="1293" w:type="dxa"/>
            <w:tcBorders>
              <w:top w:val="nil"/>
              <w:left w:val="nil"/>
              <w:bottom w:val="nil"/>
              <w:right w:val="nil"/>
            </w:tcBorders>
            <w:shd w:val="clear" w:color="auto" w:fill="auto"/>
            <w:noWrap/>
            <w:vAlign w:val="center"/>
            <w:hideMark/>
          </w:tcPr>
          <w:p w14:paraId="0435B5E8"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F0" w14:textId="77777777" w:rsidTr="00BA6D7A">
        <w:trPr>
          <w:trHeight w:val="240"/>
        </w:trPr>
        <w:tc>
          <w:tcPr>
            <w:tcW w:w="984" w:type="dxa"/>
            <w:tcBorders>
              <w:top w:val="nil"/>
              <w:left w:val="nil"/>
              <w:bottom w:val="nil"/>
              <w:right w:val="nil"/>
            </w:tcBorders>
            <w:shd w:val="clear" w:color="auto" w:fill="auto"/>
            <w:noWrap/>
            <w:vAlign w:val="center"/>
            <w:hideMark/>
          </w:tcPr>
          <w:p w14:paraId="0435B5EA"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747187</w:t>
            </w:r>
          </w:p>
        </w:tc>
        <w:tc>
          <w:tcPr>
            <w:tcW w:w="818" w:type="dxa"/>
            <w:gridSpan w:val="2"/>
            <w:tcBorders>
              <w:top w:val="nil"/>
              <w:left w:val="nil"/>
              <w:bottom w:val="nil"/>
              <w:right w:val="nil"/>
            </w:tcBorders>
            <w:shd w:val="clear" w:color="auto" w:fill="auto"/>
            <w:noWrap/>
            <w:vAlign w:val="center"/>
            <w:hideMark/>
          </w:tcPr>
          <w:p w14:paraId="0435B5EB"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C"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51" w:type="dxa"/>
            <w:gridSpan w:val="2"/>
            <w:tcBorders>
              <w:top w:val="nil"/>
              <w:left w:val="nil"/>
              <w:bottom w:val="nil"/>
              <w:right w:val="nil"/>
            </w:tcBorders>
            <w:shd w:val="clear" w:color="auto" w:fill="auto"/>
            <w:noWrap/>
            <w:vAlign w:val="center"/>
            <w:hideMark/>
          </w:tcPr>
          <w:p w14:paraId="0435B5ED"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33.63</w:t>
            </w:r>
          </w:p>
        </w:tc>
        <w:tc>
          <w:tcPr>
            <w:tcW w:w="1420" w:type="dxa"/>
            <w:gridSpan w:val="2"/>
            <w:tcBorders>
              <w:top w:val="nil"/>
              <w:left w:val="nil"/>
              <w:bottom w:val="nil"/>
              <w:right w:val="nil"/>
            </w:tcBorders>
            <w:shd w:val="clear" w:color="auto" w:fill="auto"/>
            <w:noWrap/>
            <w:vAlign w:val="center"/>
            <w:hideMark/>
          </w:tcPr>
          <w:p w14:paraId="0435B5EE"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center"/>
            <w:hideMark/>
          </w:tcPr>
          <w:p w14:paraId="0435B5EF"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r w:rsidR="00501AA7" w:rsidRPr="002A4574" w14:paraId="0435B5F7" w14:textId="77777777" w:rsidTr="00BA6D7A">
        <w:trPr>
          <w:trHeight w:val="240"/>
        </w:trPr>
        <w:tc>
          <w:tcPr>
            <w:tcW w:w="984" w:type="dxa"/>
            <w:tcBorders>
              <w:top w:val="nil"/>
              <w:left w:val="nil"/>
              <w:bottom w:val="nil"/>
              <w:right w:val="nil"/>
            </w:tcBorders>
            <w:shd w:val="clear" w:color="auto" w:fill="auto"/>
            <w:noWrap/>
            <w:vAlign w:val="center"/>
            <w:hideMark/>
          </w:tcPr>
          <w:p w14:paraId="0435B5F1" w14:textId="77777777" w:rsidR="00501AA7" w:rsidRDefault="00501AA7" w:rsidP="00501AA7">
            <w:pPr>
              <w:rPr>
                <w:rFonts w:ascii="Calibri" w:hAnsi="Calibri"/>
                <w:color w:val="000000"/>
                <w:sz w:val="18"/>
                <w:szCs w:val="18"/>
              </w:rPr>
            </w:pPr>
            <w:r w:rsidRPr="002A4574">
              <w:rPr>
                <w:rFonts w:ascii="Calibri" w:hAnsi="Calibri"/>
                <w:color w:val="000000"/>
                <w:sz w:val="18"/>
                <w:szCs w:val="18"/>
              </w:rPr>
              <w:t>747188</w:t>
            </w:r>
          </w:p>
        </w:tc>
        <w:tc>
          <w:tcPr>
            <w:tcW w:w="818" w:type="dxa"/>
            <w:gridSpan w:val="2"/>
            <w:tcBorders>
              <w:top w:val="nil"/>
              <w:left w:val="nil"/>
              <w:bottom w:val="nil"/>
              <w:right w:val="nil"/>
            </w:tcBorders>
            <w:shd w:val="clear" w:color="auto" w:fill="auto"/>
            <w:noWrap/>
            <w:vAlign w:val="center"/>
            <w:hideMark/>
          </w:tcPr>
          <w:p w14:paraId="0435B5F2" w14:textId="77777777" w:rsidR="00501AA7" w:rsidRDefault="00501AA7" w:rsidP="00501AA7">
            <w:pPr>
              <w:rPr>
                <w:rFonts w:ascii="Calibri" w:hAnsi="Calibri"/>
                <w:color w:val="000000"/>
                <w:sz w:val="18"/>
                <w:szCs w:val="18"/>
              </w:rPr>
            </w:pPr>
            <w:r w:rsidRPr="002A4574">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hideMark/>
          </w:tcPr>
          <w:p w14:paraId="0435B5F3" w14:textId="77777777" w:rsidR="00501AA7" w:rsidRPr="002A4574" w:rsidRDefault="00501AA7" w:rsidP="00501AA7">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F4" w14:textId="77777777" w:rsidR="00501AA7" w:rsidRDefault="00501AA7" w:rsidP="00501AA7">
            <w:pPr>
              <w:rPr>
                <w:rFonts w:ascii="Calibri" w:hAnsi="Calibri"/>
                <w:color w:val="000000"/>
                <w:sz w:val="18"/>
                <w:szCs w:val="18"/>
              </w:rPr>
            </w:pPr>
            <w:r w:rsidRPr="002A4574">
              <w:rPr>
                <w:rFonts w:ascii="Calibri" w:hAnsi="Calibri"/>
                <w:color w:val="000000"/>
                <w:sz w:val="18"/>
                <w:szCs w:val="18"/>
              </w:rPr>
              <w:t>33.62</w:t>
            </w:r>
          </w:p>
        </w:tc>
        <w:tc>
          <w:tcPr>
            <w:tcW w:w="1420" w:type="dxa"/>
            <w:gridSpan w:val="2"/>
            <w:tcBorders>
              <w:top w:val="nil"/>
              <w:left w:val="nil"/>
              <w:bottom w:val="nil"/>
              <w:right w:val="nil"/>
            </w:tcBorders>
            <w:shd w:val="clear" w:color="auto" w:fill="auto"/>
            <w:noWrap/>
            <w:vAlign w:val="center"/>
            <w:hideMark/>
          </w:tcPr>
          <w:p w14:paraId="0435B5F5" w14:textId="77777777" w:rsidR="00501AA7" w:rsidRDefault="00501AA7" w:rsidP="00501AA7">
            <w:pPr>
              <w:rPr>
                <w:rFonts w:ascii="Calibri" w:hAnsi="Calibri"/>
                <w:color w:val="000000"/>
                <w:sz w:val="18"/>
                <w:szCs w:val="18"/>
              </w:rPr>
            </w:pPr>
            <w:r w:rsidRPr="002A4574">
              <w:rPr>
                <w:rFonts w:ascii="Calibri" w:hAnsi="Calibri"/>
                <w:color w:val="000000"/>
                <w:sz w:val="18"/>
                <w:szCs w:val="18"/>
              </w:rPr>
              <w:t>–114.72</w:t>
            </w:r>
          </w:p>
        </w:tc>
        <w:tc>
          <w:tcPr>
            <w:tcW w:w="1293" w:type="dxa"/>
            <w:tcBorders>
              <w:top w:val="nil"/>
              <w:left w:val="nil"/>
              <w:bottom w:val="nil"/>
              <w:right w:val="nil"/>
            </w:tcBorders>
            <w:shd w:val="clear" w:color="auto" w:fill="auto"/>
            <w:noWrap/>
            <w:vAlign w:val="center"/>
            <w:hideMark/>
          </w:tcPr>
          <w:p w14:paraId="0435B5F6" w14:textId="77777777" w:rsidR="00501AA7" w:rsidRDefault="00501AA7" w:rsidP="00501AA7">
            <w:pPr>
              <w:rPr>
                <w:rFonts w:ascii="Calibri" w:hAnsi="Calibri"/>
                <w:color w:val="000000"/>
                <w:sz w:val="18"/>
                <w:szCs w:val="18"/>
              </w:rPr>
            </w:pPr>
            <w:r w:rsidRPr="002A4574">
              <w:rPr>
                <w:rFonts w:ascii="Calibri" w:hAnsi="Calibri"/>
                <w:color w:val="000000"/>
                <w:sz w:val="18"/>
                <w:szCs w:val="18"/>
              </w:rPr>
              <w:t>California</w:t>
            </w:r>
          </w:p>
        </w:tc>
      </w:tr>
    </w:tbl>
    <w:p w14:paraId="775D2603" w14:textId="77777777" w:rsidR="00EE3065" w:rsidRDefault="00EE3065" w:rsidP="00DF58AC">
      <w:pPr>
        <w:pStyle w:val="ListParagraph"/>
        <w:ind w:left="360"/>
        <w:rPr>
          <w:ins w:id="102" w:author="Alhabibi, Haider@Energy" w:date="2022-01-27T13:38:00Z"/>
          <w:rFonts w:asciiTheme="minorHAnsi" w:eastAsia="Cambria" w:hAnsiTheme="minorHAnsi"/>
          <w:sz w:val="18"/>
          <w:szCs w:val="18"/>
        </w:rPr>
      </w:pPr>
    </w:p>
    <w:p w14:paraId="2859A48C" w14:textId="77777777" w:rsidR="00E31D03" w:rsidRPr="00960B32" w:rsidRDefault="00E31D03" w:rsidP="00E31D03">
      <w:pPr>
        <w:rPr>
          <w:ins w:id="103" w:author="Alhabibi, Haider@Energy" w:date="2022-01-27T13:57:00Z"/>
          <w:rFonts w:asciiTheme="minorHAnsi" w:eastAsia="Cambria" w:hAnsiTheme="minorHAnsi"/>
          <w:sz w:val="18"/>
          <w:szCs w:val="18"/>
        </w:rPr>
      </w:pPr>
      <w:ins w:id="104" w:author="Alhabibi, Haider@Energy" w:date="2022-01-27T13:57:00Z">
        <w:r w:rsidRPr="00BA617F">
          <w:rPr>
            <w:rFonts w:asciiTheme="minorHAnsi" w:eastAsia="Cambria" w:hAnsiTheme="minorHAnsi"/>
            <w:b/>
            <w:bCs/>
            <w:sz w:val="18"/>
            <w:szCs w:val="18"/>
          </w:rPr>
          <w:t xml:space="preserve">Section D2. </w:t>
        </w:r>
        <w:r w:rsidRPr="00BA617F">
          <w:rPr>
            <w:rFonts w:asciiTheme="minorHAnsi" w:hAnsiTheme="minorHAnsi" w:cstheme="minorHAnsi"/>
            <w:b/>
            <w:bCs/>
            <w:sz w:val="18"/>
            <w:szCs w:val="18"/>
          </w:rPr>
          <w:t>HRV</w:t>
        </w:r>
        <w:r w:rsidRPr="0041218C">
          <w:rPr>
            <w:rFonts w:asciiTheme="minorHAnsi" w:hAnsiTheme="minorHAnsi" w:cstheme="minorHAnsi"/>
            <w:b/>
            <w:bCs/>
            <w:sz w:val="18"/>
            <w:szCs w:val="18"/>
          </w:rPr>
          <w:t xml:space="preserve"> or ERV</w:t>
        </w:r>
        <w:r>
          <w:rPr>
            <w:rFonts w:asciiTheme="minorHAnsi" w:hAnsiTheme="minorHAnsi" w:cstheme="minorHAnsi"/>
            <w:b/>
            <w:bCs/>
            <w:sz w:val="18"/>
            <w:szCs w:val="18"/>
          </w:rPr>
          <w:t xml:space="preserve"> Information</w:t>
        </w:r>
      </w:ins>
    </w:p>
    <w:p w14:paraId="1E3E0FE4" w14:textId="64C15151" w:rsidR="00403344" w:rsidRDefault="00403344" w:rsidP="00403344">
      <w:pPr>
        <w:pStyle w:val="ListParagraph"/>
        <w:numPr>
          <w:ilvl w:val="0"/>
          <w:numId w:val="36"/>
        </w:numPr>
        <w:rPr>
          <w:ins w:id="105" w:author="Alhabibi, Haider@Energy" w:date="2022-01-27T13:41:00Z"/>
          <w:rFonts w:asciiTheme="minorHAnsi" w:eastAsia="Cambria" w:hAnsiTheme="minorHAnsi"/>
          <w:sz w:val="18"/>
          <w:szCs w:val="18"/>
        </w:rPr>
      </w:pPr>
      <w:ins w:id="106" w:author="Alhabibi, Haider@Energy" w:date="2022-01-27T13:41:00Z">
        <w:r>
          <w:rPr>
            <w:rFonts w:asciiTheme="minorHAnsi" w:hAnsiTheme="minorHAnsi" w:cstheme="minorHAnsi"/>
            <w:sz w:val="18"/>
            <w:szCs w:val="18"/>
          </w:rPr>
          <w:t>Manufacturer Make</w:t>
        </w:r>
      </w:ins>
      <w:ins w:id="107" w:author="Alhabibi, Haider@Energy" w:date="2022-01-27T13:48:00Z">
        <w:r w:rsidR="000E07CC">
          <w:rPr>
            <w:rFonts w:asciiTheme="minorHAnsi" w:eastAsia="Cambria" w:hAnsiTheme="minorHAnsi"/>
            <w:sz w:val="18"/>
            <w:szCs w:val="18"/>
          </w:rPr>
          <w:t xml:space="preserve"> </w:t>
        </w:r>
        <w:r w:rsidR="000E07CC" w:rsidRPr="005828AE">
          <w:rPr>
            <w:rFonts w:asciiTheme="minorHAnsi" w:hAnsiTheme="minorHAnsi" w:cstheme="minorHAnsi"/>
            <w:sz w:val="18"/>
            <w:szCs w:val="18"/>
          </w:rPr>
          <w:t xml:space="preserve">– </w:t>
        </w:r>
      </w:ins>
      <w:ins w:id="108" w:author="Alhabibi, Haider@Energy" w:date="2022-01-27T13:45:00Z">
        <w:r w:rsidR="00B93F76">
          <w:rPr>
            <w:rFonts w:asciiTheme="minorHAnsi" w:eastAsia="Cambria" w:hAnsiTheme="minorHAnsi"/>
            <w:sz w:val="18"/>
            <w:szCs w:val="18"/>
          </w:rPr>
          <w:t>User input text</w:t>
        </w:r>
      </w:ins>
    </w:p>
    <w:p w14:paraId="4DF46529" w14:textId="2C8F5AEC" w:rsidR="00403344" w:rsidRDefault="00BA68B3" w:rsidP="00403344">
      <w:pPr>
        <w:pStyle w:val="ListParagraph"/>
        <w:numPr>
          <w:ilvl w:val="0"/>
          <w:numId w:val="36"/>
        </w:numPr>
        <w:rPr>
          <w:ins w:id="109" w:author="Alhabibi, Haider@Energy" w:date="2022-01-27T13:41:00Z"/>
          <w:rFonts w:asciiTheme="minorHAnsi" w:eastAsia="Cambria" w:hAnsiTheme="minorHAnsi"/>
          <w:sz w:val="18"/>
          <w:szCs w:val="18"/>
        </w:rPr>
      </w:pPr>
      <w:ins w:id="110" w:author="Alhabibi, Haider@Energy" w:date="2022-01-27T13:42:00Z">
        <w:r>
          <w:rPr>
            <w:rFonts w:asciiTheme="minorHAnsi" w:hAnsiTheme="minorHAnsi" w:cstheme="minorHAnsi"/>
            <w:sz w:val="18"/>
            <w:szCs w:val="18"/>
          </w:rPr>
          <w:t>Manufacturer Model Number</w:t>
        </w:r>
      </w:ins>
      <w:ins w:id="111" w:author="Alhabibi, Haider@Energy" w:date="2022-01-27T13:49:00Z">
        <w:r w:rsidR="000E07CC">
          <w:rPr>
            <w:rFonts w:asciiTheme="minorHAnsi" w:eastAsia="Cambria" w:hAnsiTheme="minorHAnsi"/>
            <w:sz w:val="18"/>
            <w:szCs w:val="18"/>
          </w:rPr>
          <w:t xml:space="preserve"> </w:t>
        </w:r>
        <w:r w:rsidR="000E07CC" w:rsidRPr="005828AE">
          <w:rPr>
            <w:rFonts w:asciiTheme="minorHAnsi" w:hAnsiTheme="minorHAnsi" w:cstheme="minorHAnsi"/>
            <w:sz w:val="18"/>
            <w:szCs w:val="18"/>
          </w:rPr>
          <w:t>–</w:t>
        </w:r>
      </w:ins>
      <w:ins w:id="112" w:author="Alhabibi, Haider@Energy" w:date="2022-01-27T13:46:00Z">
        <w:r w:rsidR="00B93F76">
          <w:rPr>
            <w:rFonts w:asciiTheme="minorHAnsi" w:eastAsia="Cambria" w:hAnsiTheme="minorHAnsi"/>
            <w:sz w:val="18"/>
            <w:szCs w:val="18"/>
          </w:rPr>
          <w:t xml:space="preserve"> User input text</w:t>
        </w:r>
      </w:ins>
      <w:ins w:id="113" w:author="Alhabibi, Haider@Energy" w:date="2022-01-27T13:47:00Z">
        <w:r w:rsidR="000141F0">
          <w:rPr>
            <w:rFonts w:asciiTheme="minorHAnsi" w:eastAsia="Cambria" w:hAnsiTheme="minorHAnsi"/>
            <w:sz w:val="18"/>
            <w:szCs w:val="18"/>
          </w:rPr>
          <w:t xml:space="preserve"> </w:t>
        </w:r>
      </w:ins>
    </w:p>
    <w:p w14:paraId="33D9ACBD" w14:textId="570669EE" w:rsidR="00403344" w:rsidRDefault="00BA68B3" w:rsidP="00403344">
      <w:pPr>
        <w:pStyle w:val="ListParagraph"/>
        <w:numPr>
          <w:ilvl w:val="0"/>
          <w:numId w:val="36"/>
        </w:numPr>
        <w:rPr>
          <w:ins w:id="114" w:author="Alhabibi, Haider@Energy" w:date="2022-01-27T13:43:00Z"/>
          <w:rFonts w:asciiTheme="minorHAnsi" w:eastAsia="Cambria" w:hAnsiTheme="minorHAnsi"/>
          <w:sz w:val="18"/>
          <w:szCs w:val="18"/>
        </w:rPr>
      </w:pPr>
      <w:ins w:id="115" w:author="Alhabibi, Haider@Energy" w:date="2022-01-27T13:42:00Z">
        <w:r w:rsidRPr="00BA68B3">
          <w:rPr>
            <w:rFonts w:asciiTheme="minorHAnsi" w:eastAsia="Cambria" w:hAnsiTheme="minorHAnsi"/>
            <w:sz w:val="18"/>
            <w:szCs w:val="18"/>
          </w:rPr>
          <w:t>Fan Efficacy Performance Rating (W/CFM)</w:t>
        </w:r>
      </w:ins>
      <w:ins w:id="116" w:author="Alhabibi, Haider@Energy" w:date="2022-01-27T13:49:00Z">
        <w:r w:rsidR="000E07CC" w:rsidRPr="000E07CC">
          <w:rPr>
            <w:rFonts w:asciiTheme="minorHAnsi" w:hAnsiTheme="minorHAnsi" w:cstheme="minorHAnsi"/>
            <w:sz w:val="18"/>
            <w:szCs w:val="18"/>
          </w:rPr>
          <w:t xml:space="preserve"> </w:t>
        </w:r>
        <w:r w:rsidR="000E07CC" w:rsidRPr="005828AE">
          <w:rPr>
            <w:rFonts w:asciiTheme="minorHAnsi" w:hAnsiTheme="minorHAnsi" w:cstheme="minorHAnsi"/>
            <w:sz w:val="18"/>
            <w:szCs w:val="18"/>
          </w:rPr>
          <w:t xml:space="preserve">– </w:t>
        </w:r>
      </w:ins>
      <w:ins w:id="117" w:author="Alhabibi, Haider@Energy" w:date="2022-01-27T13:47:00Z">
        <w:r w:rsidR="000141F0" w:rsidRPr="000141F0">
          <w:rPr>
            <w:rFonts w:asciiTheme="minorHAnsi" w:eastAsia="Cambria" w:hAnsiTheme="minorHAnsi"/>
            <w:sz w:val="18"/>
            <w:szCs w:val="18"/>
          </w:rPr>
          <w:t>Reference information from CF1R</w:t>
        </w:r>
      </w:ins>
      <w:ins w:id="118" w:author="Alhabibi, Haider@Energy" w:date="2022-01-27T13:52:00Z">
        <w:r w:rsidR="00300111">
          <w:rPr>
            <w:rFonts w:asciiTheme="minorHAnsi" w:eastAsia="Cambria" w:hAnsiTheme="minorHAnsi"/>
            <w:sz w:val="18"/>
            <w:szCs w:val="18"/>
          </w:rPr>
          <w:t xml:space="preserve"> </w:t>
        </w:r>
        <w:r w:rsidR="00300111" w:rsidRPr="0009608C">
          <w:rPr>
            <w:rFonts w:asciiTheme="minorHAnsi" w:eastAsia="Cambria" w:hAnsiTheme="minorHAnsi"/>
            <w:sz w:val="18"/>
            <w:szCs w:val="18"/>
          </w:rPr>
          <w:t>or be user input</w:t>
        </w:r>
        <w:r w:rsidR="00300111">
          <w:rPr>
            <w:rFonts w:asciiTheme="minorHAnsi" w:eastAsia="Cambria" w:hAnsiTheme="minorHAnsi"/>
            <w:sz w:val="18"/>
            <w:szCs w:val="18"/>
          </w:rPr>
          <w:t>.</w:t>
        </w:r>
      </w:ins>
    </w:p>
    <w:p w14:paraId="5379B254" w14:textId="0FE71BA2" w:rsidR="00BA68B3" w:rsidRDefault="00300111">
      <w:pPr>
        <w:pStyle w:val="ListParagraph"/>
        <w:ind w:left="360"/>
        <w:rPr>
          <w:ins w:id="119" w:author="Alhabibi, Haider@Energy" w:date="2022-01-27T13:41:00Z"/>
          <w:rFonts w:asciiTheme="minorHAnsi" w:eastAsia="Cambria" w:hAnsiTheme="minorHAnsi"/>
          <w:sz w:val="18"/>
          <w:szCs w:val="18"/>
        </w:rPr>
        <w:pPrChange w:id="120" w:author="Alhabibi, Haider@Energy" w:date="2022-02-10T09:46:00Z">
          <w:pPr>
            <w:pStyle w:val="ListParagraph"/>
            <w:numPr>
              <w:numId w:val="36"/>
            </w:numPr>
            <w:ind w:left="360" w:hanging="360"/>
          </w:pPr>
        </w:pPrChange>
      </w:pPr>
      <w:ins w:id="121" w:author="Alhabibi, Haider@Energy" w:date="2022-01-27T13:52:00Z">
        <w:r>
          <w:rPr>
            <w:rFonts w:asciiTheme="minorHAnsi" w:eastAsia="Cambria" w:hAnsiTheme="minorHAnsi"/>
            <w:sz w:val="18"/>
            <w:szCs w:val="18"/>
          </w:rPr>
          <w:t>.</w:t>
        </w:r>
      </w:ins>
    </w:p>
    <w:p w14:paraId="0435B660" w14:textId="3910DB59" w:rsidR="00CD02B6" w:rsidRPr="00CD02B6" w:rsidRDefault="00CD02B6" w:rsidP="00403344">
      <w:pPr>
        <w:pStyle w:val="ListParagraph"/>
        <w:numPr>
          <w:ilvl w:val="0"/>
          <w:numId w:val="36"/>
        </w:numPr>
        <w:rPr>
          <w:rFonts w:eastAsia="Cambria"/>
          <w:rPrChange w:id="122" w:author="Alhabibi, Haider@Energy" w:date="2022-01-27T13:38:00Z">
            <w:rPr>
              <w:rFonts w:asciiTheme="minorHAnsi" w:eastAsia="Cambria" w:hAnsiTheme="minorHAnsi"/>
              <w:sz w:val="18"/>
              <w:szCs w:val="18"/>
            </w:rPr>
          </w:rPrChange>
        </w:rPr>
        <w:sectPr w:rsidR="00CD02B6" w:rsidRPr="00CD02B6"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0435B663" w14:textId="77777777" w:rsidTr="0096325C">
        <w:tc>
          <w:tcPr>
            <w:tcW w:w="11016" w:type="dxa"/>
          </w:tcPr>
          <w:p w14:paraId="0435B662" w14:textId="57D32B93"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p>
        </w:tc>
      </w:tr>
    </w:tbl>
    <w:p w14:paraId="0435B664" w14:textId="77777777" w:rsidR="002A1F1B" w:rsidRPr="00BA6F69"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581"/>
        <w:gridCol w:w="5571"/>
      </w:tblGrid>
      <w:tr w:rsidR="002A1F1B" w:rsidRPr="00D2491C" w14:paraId="0435B666" w14:textId="77777777" w:rsidTr="00C070E2">
        <w:tc>
          <w:tcPr>
            <w:tcW w:w="10790" w:type="dxa"/>
            <w:gridSpan w:val="3"/>
          </w:tcPr>
          <w:p w14:paraId="0435B665" w14:textId="2EC02486"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127" w:author="Alhabibi, Haider@Energy" w:date="2021-12-12T13:42:00Z">
              <w:r w:rsidR="003E2743">
                <w:rPr>
                  <w:rFonts w:asciiTheme="minorHAnsi" w:hAnsiTheme="minorHAnsi"/>
                  <w:b/>
                  <w:szCs w:val="18"/>
                </w:rPr>
                <w:t>Whole-</w:t>
              </w:r>
            </w:ins>
            <w:r w:rsidRPr="00500C2C">
              <w:rPr>
                <w:rFonts w:asciiTheme="minorHAnsi" w:hAnsiTheme="minorHAnsi"/>
                <w:b/>
                <w:szCs w:val="18"/>
              </w:rPr>
              <w:t>Dwelling Mechanical Ventilation - General Information</w:t>
            </w:r>
          </w:p>
        </w:tc>
      </w:tr>
      <w:tr w:rsidR="002A1F1B" w:rsidRPr="00D2491C" w14:paraId="0435B66A" w14:textId="77777777" w:rsidTr="00C070E2">
        <w:trPr>
          <w:trHeight w:val="158"/>
        </w:trPr>
        <w:tc>
          <w:tcPr>
            <w:tcW w:w="638" w:type="dxa"/>
            <w:vAlign w:val="center"/>
          </w:tcPr>
          <w:p w14:paraId="0435B667"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81" w:type="dxa"/>
            <w:vAlign w:val="center"/>
          </w:tcPr>
          <w:p w14:paraId="0435B668"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571" w:type="dxa"/>
          </w:tcPr>
          <w:p w14:paraId="0435B669" w14:textId="5B3B918C" w:rsidR="002A1F1B" w:rsidRPr="00F5715E" w:rsidRDefault="002A1F1B" w:rsidP="00B47A76">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r w:rsidRPr="00F5715E">
              <w:rPr>
                <w:rFonts w:asciiTheme="minorHAnsi" w:hAnsiTheme="minorHAnsi"/>
                <w:sz w:val="18"/>
                <w:szCs w:val="18"/>
              </w:rPr>
              <w:t>.</w:t>
            </w:r>
            <w:r>
              <w:rPr>
                <w:rFonts w:asciiTheme="minorHAnsi" w:hAnsiTheme="minorHAnsi"/>
                <w:sz w:val="18"/>
                <w:szCs w:val="18"/>
              </w:rPr>
              <w:t>&gt;&gt;</w:t>
            </w:r>
          </w:p>
        </w:tc>
      </w:tr>
      <w:tr w:rsidR="002A1F1B" w:rsidRPr="00D2491C" w14:paraId="0435B66E" w14:textId="77777777" w:rsidTr="00C070E2">
        <w:trPr>
          <w:trHeight w:val="158"/>
        </w:trPr>
        <w:tc>
          <w:tcPr>
            <w:tcW w:w="638" w:type="dxa"/>
            <w:vAlign w:val="center"/>
          </w:tcPr>
          <w:p w14:paraId="0435B66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81" w:type="dxa"/>
            <w:vAlign w:val="center"/>
          </w:tcPr>
          <w:p w14:paraId="0435B66C"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571" w:type="dxa"/>
          </w:tcPr>
          <w:p w14:paraId="0435B66D" w14:textId="7085BD1C" w:rsidR="002A1F1B" w:rsidRPr="00F5715E" w:rsidRDefault="00912920" w:rsidP="00930BF4">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CF1R, allowed values = </w:t>
            </w:r>
            <w:del w:id="128" w:author="Alhabibi, Haider@Energy" w:date="2021-12-12T13:42:00Z">
              <w:r w:rsidRPr="007A5D38" w:rsidDel="003E2743">
                <w:rPr>
                  <w:rFonts w:asciiTheme="minorHAnsi" w:hAnsiTheme="minorHAnsi" w:cstheme="minorHAnsi"/>
                  <w:sz w:val="18"/>
                  <w:szCs w:val="18"/>
                </w:rPr>
                <w:delText xml:space="preserve">multifamily, </w:delText>
              </w:r>
            </w:del>
            <w:r w:rsidRPr="007A5D38">
              <w:rPr>
                <w:rFonts w:asciiTheme="minorHAnsi" w:hAnsiTheme="minorHAnsi" w:cstheme="minorHAnsi"/>
                <w:sz w:val="18"/>
                <w:szCs w:val="18"/>
              </w:rPr>
              <w:t>single family detached, single family attached</w:t>
            </w:r>
            <w:r w:rsidR="00930BF4" w:rsidRPr="007A5D38" w:rsidDel="00930BF4">
              <w:rPr>
                <w:rFonts w:asciiTheme="minorHAnsi" w:hAnsiTheme="minorHAnsi" w:cstheme="minorHAnsi"/>
                <w:sz w:val="18"/>
                <w:szCs w:val="18"/>
              </w:rPr>
              <w:t xml:space="preserve"> </w:t>
            </w:r>
            <w:r w:rsidRPr="007A5D38">
              <w:rPr>
                <w:rFonts w:asciiTheme="minorHAnsi" w:hAnsiTheme="minorHAnsi" w:cstheme="minorHAnsi"/>
                <w:sz w:val="18"/>
                <w:szCs w:val="18"/>
              </w:rPr>
              <w:t>&gt;&gt;</w:t>
            </w:r>
          </w:p>
        </w:tc>
      </w:tr>
      <w:tr w:rsidR="002A1F1B" w:rsidRPr="00D2491C" w14:paraId="0435B675" w14:textId="77777777" w:rsidTr="00C070E2">
        <w:trPr>
          <w:trHeight w:val="158"/>
        </w:trPr>
        <w:tc>
          <w:tcPr>
            <w:tcW w:w="638" w:type="dxa"/>
            <w:vAlign w:val="center"/>
          </w:tcPr>
          <w:p w14:paraId="0435B66F"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81" w:type="dxa"/>
            <w:vAlign w:val="center"/>
          </w:tcPr>
          <w:p w14:paraId="0435B670"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71" w:type="dxa"/>
          </w:tcPr>
          <w:p w14:paraId="0435B671"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0435B672"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0435B673"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0435B674" w14:textId="7E63498D" w:rsidR="002A1F1B" w:rsidRPr="00F5715E" w:rsidRDefault="00912920" w:rsidP="00912920">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7A5D38">
              <w:rPr>
                <w:rFonts w:asciiTheme="minorHAnsi" w:hAnsiTheme="minorHAnsi" w:cstheme="minorHAnsi"/>
                <w:sz w:val="18"/>
                <w:szCs w:val="18"/>
                <w:u w:val="single"/>
              </w:rPr>
              <w:t>&gt;&gt;</w:t>
            </w:r>
          </w:p>
        </w:tc>
      </w:tr>
      <w:tr w:rsidR="002A1F1B" w:rsidRPr="00D2491C" w14:paraId="0435B67A" w14:textId="77777777" w:rsidTr="00C070E2">
        <w:trPr>
          <w:trHeight w:val="158"/>
        </w:trPr>
        <w:tc>
          <w:tcPr>
            <w:tcW w:w="638" w:type="dxa"/>
            <w:vAlign w:val="center"/>
          </w:tcPr>
          <w:p w14:paraId="0435B676"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81" w:type="dxa"/>
            <w:vAlign w:val="center"/>
          </w:tcPr>
          <w:p w14:paraId="0435B677"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8"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71" w:type="dxa"/>
          </w:tcPr>
          <w:p w14:paraId="0435B679" w14:textId="0452809C" w:rsidR="002A1F1B" w:rsidRPr="00F5715E" w:rsidRDefault="002A1F1B" w:rsidP="00B47A76">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0435B67F" w14:textId="77777777" w:rsidTr="00C070E2">
        <w:trPr>
          <w:trHeight w:val="158"/>
        </w:trPr>
        <w:tc>
          <w:tcPr>
            <w:tcW w:w="638" w:type="dxa"/>
            <w:vAlign w:val="center"/>
          </w:tcPr>
          <w:p w14:paraId="0435B67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81" w:type="dxa"/>
            <w:vAlign w:val="center"/>
          </w:tcPr>
          <w:p w14:paraId="0435B67C"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D"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71" w:type="dxa"/>
          </w:tcPr>
          <w:p w14:paraId="0435B67E" w14:textId="6C1C950B" w:rsidR="002A1F1B" w:rsidRPr="00F5715E" w:rsidRDefault="002A1F1B" w:rsidP="00B47A76">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0435B6B8" w14:textId="77777777" w:rsidTr="00C070E2">
        <w:trPr>
          <w:trHeight w:val="158"/>
        </w:trPr>
        <w:tc>
          <w:tcPr>
            <w:tcW w:w="638" w:type="dxa"/>
            <w:vAlign w:val="center"/>
          </w:tcPr>
          <w:p w14:paraId="0435B6AB" w14:textId="603D38AC"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06</w:t>
            </w:r>
          </w:p>
        </w:tc>
        <w:tc>
          <w:tcPr>
            <w:tcW w:w="4581" w:type="dxa"/>
            <w:vAlign w:val="center"/>
          </w:tcPr>
          <w:p w14:paraId="0435B6AC"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571" w:type="dxa"/>
          </w:tcPr>
          <w:p w14:paraId="0435B6A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AE"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0435B6AF"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0435B6B0"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or</w:t>
            </w:r>
          </w:p>
          <w:p w14:paraId="0435B6B1"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0435B6B2"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0435B6B3"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435B6B4"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435B6B5"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0435B6B6" w14:textId="77777777" w:rsidR="00EE3065" w:rsidRPr="007A5D38" w:rsidRDefault="00EE3065" w:rsidP="00EE3065">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0435B6B7"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0435B6C2" w14:textId="77777777" w:rsidTr="00C070E2">
        <w:trPr>
          <w:trHeight w:val="158"/>
        </w:trPr>
        <w:tc>
          <w:tcPr>
            <w:tcW w:w="638" w:type="dxa"/>
            <w:vAlign w:val="center"/>
          </w:tcPr>
          <w:p w14:paraId="0435B6B9" w14:textId="1DA2EE72"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07</w:t>
            </w:r>
          </w:p>
        </w:tc>
        <w:tc>
          <w:tcPr>
            <w:tcW w:w="4581" w:type="dxa"/>
            <w:vAlign w:val="center"/>
          </w:tcPr>
          <w:p w14:paraId="0435B6BA"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71" w:type="dxa"/>
          </w:tcPr>
          <w:p w14:paraId="0435B6BB" w14:textId="77777777" w:rsidR="001F7B1E"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0435B6BC" w14:textId="77777777" w:rsidR="001F7B1E" w:rsidRPr="007A5D38" w:rsidRDefault="001F7B1E" w:rsidP="001F7B1E">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BD"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**Continuous; or</w:t>
            </w:r>
          </w:p>
          <w:p w14:paraId="0435B6C0" w14:textId="4317E4C6" w:rsidR="00EE3065" w:rsidRPr="007A5D38" w:rsidRDefault="00EE3065">
            <w:pPr>
              <w:rPr>
                <w:rFonts w:asciiTheme="minorHAnsi" w:hAnsiTheme="minorHAnsi" w:cstheme="minorHAnsi"/>
                <w:sz w:val="18"/>
                <w:szCs w:val="18"/>
                <w:u w:val="single"/>
              </w:rPr>
            </w:pPr>
            <w:r w:rsidRPr="001C365C">
              <w:rPr>
                <w:rFonts w:asciiTheme="minorHAnsi" w:hAnsiTheme="minorHAnsi" w:cstheme="minorHAnsi"/>
                <w:sz w:val="18"/>
                <w:szCs w:val="18"/>
              </w:rPr>
              <w:t xml:space="preserve">**Short-Term Average; </w:t>
            </w: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(A</w:t>
            </w:r>
            <w:r w:rsidR="008002F8">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(A</w:t>
            </w:r>
            <w:proofErr w:type="gramStart"/>
            <w:r w:rsidR="008002F8">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0435B6C1"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0435B6F1" w14:textId="77777777" w:rsidTr="00C070E2">
        <w:trPr>
          <w:trHeight w:val="158"/>
        </w:trPr>
        <w:tc>
          <w:tcPr>
            <w:tcW w:w="638" w:type="dxa"/>
            <w:vAlign w:val="center"/>
          </w:tcPr>
          <w:p w14:paraId="0435B6DA" w14:textId="1F8EC5ED" w:rsidR="00EE3065" w:rsidRDefault="008002F8" w:rsidP="00355CC6">
            <w:pPr>
              <w:jc w:val="center"/>
              <w:rPr>
                <w:rFonts w:asciiTheme="minorHAnsi" w:hAnsiTheme="minorHAnsi"/>
                <w:sz w:val="18"/>
                <w:szCs w:val="18"/>
              </w:rPr>
            </w:pPr>
            <w:r>
              <w:rPr>
                <w:rFonts w:asciiTheme="minorHAnsi" w:hAnsiTheme="minorHAnsi" w:cstheme="minorHAnsi"/>
                <w:sz w:val="18"/>
                <w:szCs w:val="18"/>
              </w:rPr>
              <w:t>08</w:t>
            </w:r>
          </w:p>
        </w:tc>
        <w:tc>
          <w:tcPr>
            <w:tcW w:w="4581" w:type="dxa"/>
            <w:vAlign w:val="center"/>
          </w:tcPr>
          <w:p w14:paraId="0435B6DB"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0435B6DC"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571" w:type="dxa"/>
          </w:tcPr>
          <w:p w14:paraId="0435B6D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0435B6DF" w14:textId="4660F041"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Single Family Detached or Single Family Attached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xhaust, Balanced, Balanced – ERV, Balanced – HRV, or Central Fan Integrated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2" w14:textId="180FCABF" w:rsidR="00EE3065" w:rsidRPr="007A5D38"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0435B6ED" w14:textId="37FD859A"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Else if “Building Type” (A02) = </w:t>
            </w:r>
            <w:r w:rsidRPr="007A5D38">
              <w:rPr>
                <w:rFonts w:asciiTheme="minorHAnsi" w:hAnsiTheme="minorHAnsi" w:cstheme="minorHAnsi"/>
                <w:sz w:val="18"/>
                <w:szCs w:val="18"/>
                <w:u w:val="single"/>
              </w:rPr>
              <w:t>Single Family Detached, Single Family Attached</w:t>
            </w:r>
            <w:del w:id="129" w:author="Alhabibi, Haider@Energy" w:date="2021-12-12T13:43:00Z">
              <w:r w:rsidRPr="007A5D38" w:rsidDel="003E2743">
                <w:rPr>
                  <w:rFonts w:asciiTheme="minorHAnsi" w:hAnsiTheme="minorHAnsi" w:cstheme="minorHAnsi"/>
                  <w:sz w:val="18"/>
                  <w:szCs w:val="18"/>
                  <w:u w:val="single"/>
                </w:rPr>
                <w:delText>, or Multifamily</w:delText>
              </w:r>
            </w:del>
            <w:r w:rsidRPr="007A5D38">
              <w:rPr>
                <w:rFonts w:asciiTheme="minorHAnsi" w:hAnsiTheme="minorHAnsi" w:cstheme="minorHAnsi"/>
                <w:sz w:val="18"/>
                <w:szCs w:val="18"/>
                <w:u w:val="single"/>
              </w:rPr>
              <w:t xml:space="preserve">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xhaust, Balanced, Balanced – ERV, Balanced – HRV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Scheduled or Real-Time Control,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E" w14:textId="46C5EBF4" w:rsidR="00EE3065"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**27</w:t>
            </w:r>
            <w:r w:rsidR="00C0202F">
              <w:rPr>
                <w:rFonts w:asciiTheme="minorHAnsi" w:hAnsiTheme="minorHAnsi" w:cstheme="minorHAnsi"/>
                <w:b/>
                <w:sz w:val="18"/>
                <w:szCs w:val="18"/>
              </w:rPr>
              <w:t>c</w:t>
            </w:r>
            <w:r w:rsidRPr="007A5D38">
              <w:rPr>
                <w:rFonts w:asciiTheme="minorHAnsi" w:hAnsiTheme="minorHAnsi" w:cstheme="minorHAnsi"/>
                <w:b/>
                <w:sz w:val="18"/>
                <w:szCs w:val="18"/>
              </w:rPr>
              <w:t xml:space="preserve"> – Scheduled or Real-Time Control Ventilation System</w:t>
            </w:r>
            <w:ins w:id="130" w:author="Alhabibi, Haider@Energy" w:date="2021-12-12T17:17:00Z">
              <w:r w:rsidR="003000C2">
                <w:rPr>
                  <w:rFonts w:asciiTheme="minorHAnsi" w:hAnsiTheme="minorHAnsi" w:cstheme="minorHAnsi"/>
                  <w:b/>
                  <w:sz w:val="18"/>
                  <w:szCs w:val="18"/>
                  <w:u w:val="single"/>
                </w:rPr>
                <w:t>&gt;&gt;</w:t>
              </w:r>
            </w:ins>
            <w:del w:id="131" w:author="Alhabibi, Haider@Energy" w:date="2021-12-12T17:17:00Z">
              <w:r w:rsidRPr="007A5D38" w:rsidDel="003000C2">
                <w:rPr>
                  <w:rFonts w:asciiTheme="minorHAnsi" w:hAnsiTheme="minorHAnsi" w:cstheme="minorHAnsi"/>
                  <w:b/>
                  <w:sz w:val="18"/>
                  <w:szCs w:val="18"/>
                  <w:u w:val="single"/>
                </w:rPr>
                <w:delText>;</w:delText>
              </w:r>
            </w:del>
          </w:p>
          <w:p w14:paraId="30DB86E6" w14:textId="732EE82C" w:rsidR="00B85EC7" w:rsidRPr="007A5D38" w:rsidDel="005D5BBE" w:rsidRDefault="00B85EC7" w:rsidP="00B85EC7">
            <w:pPr>
              <w:rPr>
                <w:del w:id="132" w:author="Alhabibi, Haider@Energy" w:date="2021-12-12T13:45:00Z"/>
                <w:rFonts w:asciiTheme="minorHAnsi" w:hAnsiTheme="minorHAnsi" w:cstheme="minorHAnsi"/>
                <w:sz w:val="18"/>
                <w:szCs w:val="18"/>
                <w:u w:val="single"/>
              </w:rPr>
            </w:pPr>
            <w:del w:id="133" w:author="Alhabibi, Haider@Energy" w:date="2021-12-12T13:45:00Z">
              <w:r w:rsidRPr="007A5D38" w:rsidDel="005D5BBE">
                <w:rPr>
                  <w:rFonts w:asciiTheme="minorHAnsi" w:hAnsiTheme="minorHAnsi" w:cstheme="minorHAnsi"/>
                  <w:sz w:val="18"/>
                  <w:szCs w:val="18"/>
                </w:rPr>
                <w:lastRenderedPageBreak/>
                <w:delText xml:space="preserve">Else if “Building Type” (A02) = </w:delText>
              </w:r>
              <w:r w:rsidRPr="007A5D38" w:rsidDel="005D5BBE">
                <w:rPr>
                  <w:rFonts w:asciiTheme="minorHAnsi" w:hAnsiTheme="minorHAnsi" w:cstheme="minorHAnsi"/>
                  <w:sz w:val="18"/>
                  <w:szCs w:val="18"/>
                  <w:u w:val="single"/>
                </w:rPr>
                <w:delText>Multifamily</w:delText>
              </w:r>
              <w:r w:rsidR="007A753B" w:rsidDel="005D5BBE">
                <w:rPr>
                  <w:rFonts w:asciiTheme="minorHAnsi" w:hAnsiTheme="minorHAnsi" w:cstheme="minorHAnsi"/>
                  <w:sz w:val="18"/>
                  <w:szCs w:val="18"/>
                  <w:u w:val="single"/>
                </w:rPr>
                <w:delText xml:space="preserve"> </w:delText>
              </w:r>
              <w:r w:rsidR="007A753B" w:rsidRPr="00F156EB" w:rsidDel="005D5BBE">
                <w:rPr>
                  <w:rFonts w:ascii="Calibri" w:eastAsia="Calibri" w:hAnsi="Calibri"/>
                  <w:sz w:val="18"/>
                  <w:szCs w:val="18"/>
                </w:rPr>
                <w:delText>and</w:delText>
              </w:r>
              <w:r w:rsidR="007A753B" w:rsidRPr="00F156EB" w:rsidDel="005D5BBE">
                <w:rPr>
                  <w:rFonts w:ascii="Calibri" w:eastAsia="Calibri" w:hAnsi="Calibri"/>
                  <w:sz w:val="22"/>
                  <w:szCs w:val="22"/>
                </w:rPr>
                <w:delText xml:space="preserve"> </w:delText>
              </w:r>
              <w:r w:rsidR="007A753B" w:rsidRPr="00F156EB" w:rsidDel="005D5BBE">
                <w:rPr>
                  <w:rFonts w:ascii="Calibri" w:eastAsia="Calibri" w:hAnsi="Calibri" w:cs="Calibri"/>
                  <w:sz w:val="18"/>
                  <w:szCs w:val="18"/>
                </w:rPr>
                <w:delText>“Ventilation System Type” (A06) =</w:delText>
              </w:r>
              <w:r w:rsidR="00A63A62" w:rsidDel="005D5BBE">
                <w:rPr>
                  <w:rFonts w:ascii="Calibri" w:eastAsia="Calibri" w:hAnsi="Calibri" w:cs="Calibri"/>
                  <w:sz w:val="18"/>
                  <w:szCs w:val="18"/>
                </w:rPr>
                <w:delText>Supply, Exhaust, Balanced, Balanced – ERV, Balanced – HRV, Central Fan Integrated (CFI),</w:delText>
              </w:r>
              <w:r w:rsidR="007A753B" w:rsidRPr="00F156EB" w:rsidDel="005D5BBE">
                <w:rPr>
                  <w:rFonts w:ascii="Calibri" w:eastAsia="Calibri" w:hAnsi="Calibri" w:cs="Calibri"/>
                  <w:sz w:val="18"/>
                  <w:szCs w:val="18"/>
                </w:rPr>
                <w:delText xml:space="preserve"> Central Ventilation System – Supply</w:delText>
              </w:r>
              <w:r w:rsidR="007A753B" w:rsidRPr="00F156EB" w:rsidDel="005D5BBE">
                <w:rPr>
                  <w:rFonts w:ascii="Calibri" w:eastAsia="Calibri" w:hAnsi="Calibri"/>
                  <w:sz w:val="18"/>
                  <w:szCs w:val="18"/>
                </w:rPr>
                <w:delText>, Central Ventilation System – Exhaust, or Central Ventilation System – Balanced</w:delText>
              </w:r>
              <w:r w:rsidRPr="007A5D38" w:rsidDel="005D5BBE">
                <w:rPr>
                  <w:rFonts w:asciiTheme="minorHAnsi" w:hAnsiTheme="minorHAnsi" w:cstheme="minorHAnsi"/>
                  <w:sz w:val="18"/>
                  <w:szCs w:val="18"/>
                  <w:u w:val="single"/>
                </w:rPr>
                <w:delText xml:space="preserve">, </w:delText>
              </w:r>
              <w:r w:rsidRPr="007A5D38" w:rsidDel="005D5BBE">
                <w:rPr>
                  <w:rFonts w:asciiTheme="minorHAnsi" w:hAnsiTheme="minorHAnsi" w:cstheme="minorHAnsi"/>
                  <w:sz w:val="18"/>
                  <w:szCs w:val="18"/>
                </w:rPr>
                <w:delText>then display method</w:delText>
              </w:r>
              <w:r w:rsidRPr="007A5D38" w:rsidDel="005D5BBE">
                <w:rPr>
                  <w:rFonts w:asciiTheme="minorHAnsi" w:hAnsiTheme="minorHAnsi" w:cstheme="minorHAnsi"/>
                  <w:sz w:val="18"/>
                  <w:szCs w:val="18"/>
                  <w:u w:val="single"/>
                </w:rPr>
                <w:delText>:</w:delText>
              </w:r>
            </w:del>
          </w:p>
          <w:p w14:paraId="01342CC3" w14:textId="5B9A665A" w:rsidR="00B85EC7" w:rsidRPr="007A5D38" w:rsidDel="005D5BBE" w:rsidRDefault="00B85EC7" w:rsidP="00B85EC7">
            <w:pPr>
              <w:rPr>
                <w:del w:id="134" w:author="Alhabibi, Haider@Energy" w:date="2021-12-12T13:45:00Z"/>
                <w:rFonts w:asciiTheme="minorHAnsi" w:hAnsiTheme="minorHAnsi" w:cstheme="minorHAnsi"/>
                <w:b/>
                <w:sz w:val="18"/>
                <w:szCs w:val="18"/>
                <w:u w:val="single"/>
              </w:rPr>
            </w:pPr>
            <w:del w:id="135" w:author="Alhabibi, Haider@Energy" w:date="2021-12-12T13:45:00Z">
              <w:r w:rsidRPr="007A5D38" w:rsidDel="005D5BBE">
                <w:rPr>
                  <w:rFonts w:asciiTheme="minorHAnsi" w:hAnsiTheme="minorHAnsi" w:cstheme="minorHAnsi"/>
                  <w:b/>
                  <w:sz w:val="18"/>
                  <w:szCs w:val="18"/>
                </w:rPr>
                <w:delText>**27b – Multifamily Ventilation</w:delText>
              </w:r>
              <w:r w:rsidR="00610083" w:rsidDel="005D5BBE">
                <w:rPr>
                  <w:rFonts w:asciiTheme="minorHAnsi" w:hAnsiTheme="minorHAnsi" w:cstheme="minorHAnsi"/>
                  <w:b/>
                  <w:sz w:val="18"/>
                  <w:szCs w:val="18"/>
                  <w:u w:val="single"/>
                </w:rPr>
                <w:delText>&gt;&gt;</w:delText>
              </w:r>
            </w:del>
          </w:p>
          <w:p w14:paraId="0435B6F0" w14:textId="32D0B3CB" w:rsidR="00EE3065" w:rsidRPr="007A5D38" w:rsidRDefault="00EE3065" w:rsidP="00EC3828">
            <w:pPr>
              <w:rPr>
                <w:rFonts w:asciiTheme="minorHAnsi" w:hAnsiTheme="minorHAnsi" w:cstheme="minorHAnsi"/>
                <w:sz w:val="18"/>
                <w:szCs w:val="18"/>
              </w:rPr>
            </w:pPr>
          </w:p>
        </w:tc>
      </w:tr>
      <w:tr w:rsidR="00BC285D" w:rsidRPr="00D2491C" w14:paraId="24337EB0" w14:textId="77777777" w:rsidTr="00C070E2">
        <w:trPr>
          <w:trHeight w:val="158"/>
        </w:trPr>
        <w:tc>
          <w:tcPr>
            <w:tcW w:w="638" w:type="dxa"/>
            <w:vAlign w:val="center"/>
          </w:tcPr>
          <w:p w14:paraId="5540E8E9" w14:textId="5AD63131" w:rsidR="00BC285D" w:rsidRDefault="00BC285D" w:rsidP="00BC285D">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581" w:type="dxa"/>
            <w:vAlign w:val="center"/>
          </w:tcPr>
          <w:p w14:paraId="36340810" w14:textId="1E3C1B9C" w:rsidR="00BC285D" w:rsidRPr="007A5D38" w:rsidRDefault="00BC285D" w:rsidP="00BC285D">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571" w:type="dxa"/>
          </w:tcPr>
          <w:p w14:paraId="05262A5A" w14:textId="02FBE433" w:rsidR="00BC285D" w:rsidRPr="007A5D38" w:rsidRDefault="00BC285D" w:rsidP="00BC285D">
            <w:pPr>
              <w:rPr>
                <w:rFonts w:asciiTheme="minorHAnsi" w:hAnsiTheme="minorHAnsi" w:cstheme="minorHAnsi"/>
                <w:sz w:val="18"/>
                <w:szCs w:val="18"/>
              </w:rPr>
            </w:pPr>
            <w:r>
              <w:rPr>
                <w:rFonts w:asciiTheme="minorHAnsi" w:hAnsiTheme="minorHAnsi" w:cstheme="minorHAnsi"/>
                <w:sz w:val="18"/>
                <w:szCs w:val="18"/>
              </w:rPr>
              <w:t>&lt;&lt;value from CF1R&gt;&gt;</w:t>
            </w:r>
          </w:p>
        </w:tc>
      </w:tr>
      <w:tr w:rsidR="00BC285D" w:rsidRPr="00D2491C" w14:paraId="0435B708" w14:textId="77777777" w:rsidTr="00C070E2">
        <w:trPr>
          <w:trHeight w:val="158"/>
        </w:trPr>
        <w:tc>
          <w:tcPr>
            <w:tcW w:w="10790" w:type="dxa"/>
            <w:gridSpan w:val="3"/>
            <w:vAlign w:val="center"/>
          </w:tcPr>
          <w:p w14:paraId="0435B706" w14:textId="77777777" w:rsidR="00BC285D" w:rsidRDefault="00BC285D" w:rsidP="00BC285D">
            <w:pPr>
              <w:rPr>
                <w:rFonts w:asciiTheme="minorHAnsi" w:hAnsiTheme="minorHAnsi"/>
                <w:sz w:val="18"/>
                <w:szCs w:val="18"/>
              </w:rPr>
            </w:pPr>
            <w:r>
              <w:rPr>
                <w:rFonts w:asciiTheme="minorHAnsi" w:hAnsiTheme="minorHAnsi"/>
                <w:sz w:val="18"/>
                <w:szCs w:val="18"/>
              </w:rPr>
              <w:t xml:space="preserve">Note: </w:t>
            </w:r>
          </w:p>
          <w:p w14:paraId="0435B707" w14:textId="77777777" w:rsidR="00BC285D" w:rsidRDefault="00BC285D" w:rsidP="00BC285D">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709" w14:textId="25E21BE1" w:rsidR="005A2B97" w:rsidRDefault="005A2B97" w:rsidP="00D65FA1">
      <w:pPr>
        <w:rPr>
          <w:ins w:id="136" w:author="Alhabibi, Haider@Energy" w:date="2022-01-26T09:16:00Z"/>
          <w:rFonts w:asciiTheme="minorHAnsi" w:hAnsiTheme="minorHAnsi"/>
          <w:sz w:val="18"/>
          <w:szCs w:val="18"/>
        </w:rPr>
      </w:pPr>
    </w:p>
    <w:p w14:paraId="5F37A41A" w14:textId="77777777" w:rsidR="006E1C5F" w:rsidRPr="00BA6F69" w:rsidRDefault="006E1C5F" w:rsidP="00D65FA1">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3F49B9" w14:paraId="0435B70B" w14:textId="77777777" w:rsidTr="003F49B9">
        <w:tc>
          <w:tcPr>
            <w:tcW w:w="11016" w:type="dxa"/>
          </w:tcPr>
          <w:p w14:paraId="0435B70A" w14:textId="657DA619" w:rsidR="003F49B9" w:rsidRDefault="0029047D" w:rsidP="006E08B4">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0753FB">
              <w:rPr>
                <w:rFonts w:asciiTheme="minorHAnsi" w:hAnsiTheme="minorHAnsi"/>
                <w:b/>
                <w:szCs w:val="18"/>
              </w:rPr>
              <w:t>a</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3C565D">
              <w:rPr>
                <w:rFonts w:asciiTheme="minorHAnsi" w:hAnsiTheme="minorHAnsi"/>
                <w:b/>
                <w:szCs w:val="18"/>
              </w:rPr>
              <w:t>Single Family</w:t>
            </w:r>
            <w:r w:rsidR="00D44419">
              <w:rPr>
                <w:rFonts w:asciiTheme="minorHAnsi" w:hAnsiTheme="minorHAnsi"/>
                <w:b/>
                <w:szCs w:val="18"/>
              </w:rPr>
              <w:t xml:space="preserve"> </w:t>
            </w:r>
            <w:r w:rsidR="00D44419" w:rsidRPr="00D44419">
              <w:rPr>
                <w:rFonts w:asciiTheme="minorHAnsi" w:hAnsiTheme="minorHAnsi"/>
                <w:b/>
                <w:szCs w:val="18"/>
              </w:rPr>
              <w:t xml:space="preserve">Attached/Detached </w:t>
            </w:r>
          </w:p>
        </w:tc>
      </w:tr>
    </w:tbl>
    <w:p w14:paraId="01F667EE" w14:textId="15D210A1" w:rsidR="006E08B4" w:rsidRPr="00BA6F69" w:rsidRDefault="006E08B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6E08B4" w14:paraId="76C5ECE5" w14:textId="77777777" w:rsidTr="006E08B4">
        <w:trPr>
          <w:trHeight w:val="158"/>
        </w:trPr>
        <w:tc>
          <w:tcPr>
            <w:tcW w:w="10790" w:type="dxa"/>
            <w:gridSpan w:val="3"/>
            <w:vAlign w:val="center"/>
          </w:tcPr>
          <w:p w14:paraId="51FD201D" w14:textId="7A4CD1C8" w:rsidR="006E08B4" w:rsidRPr="006E08B4" w:rsidRDefault="006E08B4" w:rsidP="006E08B4">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6E08B4" w14:paraId="3BB4377D" w14:textId="77777777" w:rsidTr="006E08B4">
        <w:trPr>
          <w:trHeight w:val="158"/>
        </w:trPr>
        <w:tc>
          <w:tcPr>
            <w:tcW w:w="634" w:type="dxa"/>
            <w:vAlign w:val="center"/>
          </w:tcPr>
          <w:p w14:paraId="50671B0F" w14:textId="5B1C115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1E85F01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1358231C"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3747959B"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50432A22"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5565C240" w14:textId="77777777" w:rsidTr="006E08B4">
        <w:trPr>
          <w:trHeight w:val="158"/>
        </w:trPr>
        <w:tc>
          <w:tcPr>
            <w:tcW w:w="634" w:type="dxa"/>
            <w:vAlign w:val="center"/>
          </w:tcPr>
          <w:p w14:paraId="0BC187C9" w14:textId="71238E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1A82E78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2AF9517B" w14:textId="4D66B42F"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&lt;&lt;calculated value, “Conditioned Floor Area (A04)” * “Averaged Ceiling Height” (</w:t>
            </w:r>
            <w:r w:rsidR="005670D3">
              <w:rPr>
                <w:rFonts w:asciiTheme="minorHAnsi" w:hAnsiTheme="minorHAnsi" w:cstheme="minorHAnsi"/>
                <w:sz w:val="18"/>
                <w:szCs w:val="18"/>
              </w:rPr>
              <w:t>B01</w:t>
            </w:r>
            <w:proofErr w:type="gramStart"/>
            <w:r w:rsidRPr="007A5D38">
              <w:rPr>
                <w:rFonts w:asciiTheme="minorHAnsi" w:hAnsiTheme="minorHAnsi" w:cstheme="minorHAnsi"/>
                <w:sz w:val="18"/>
                <w:szCs w:val="18"/>
              </w:rPr>
              <w:t>);</w:t>
            </w:r>
            <w:proofErr w:type="gramEnd"/>
          </w:p>
          <w:p w14:paraId="39B7A5F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0349EB66" w14:textId="77777777" w:rsidTr="006E08B4">
        <w:trPr>
          <w:trHeight w:val="158"/>
        </w:trPr>
        <w:tc>
          <w:tcPr>
            <w:tcW w:w="634" w:type="dxa"/>
            <w:vAlign w:val="center"/>
          </w:tcPr>
          <w:p w14:paraId="3BD9F7D4" w14:textId="6F344B4E"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34054D0B" w14:textId="06B060BE" w:rsidR="006E08B4" w:rsidRDefault="004654AA" w:rsidP="006E08B4">
            <w:pPr>
              <w:rPr>
                <w:rFonts w:asciiTheme="minorHAnsi" w:hAnsiTheme="minorHAnsi"/>
                <w:sz w:val="18"/>
                <w:szCs w:val="18"/>
              </w:rPr>
            </w:pPr>
            <w:r w:rsidRPr="004654AA">
              <w:rPr>
                <w:rFonts w:asciiTheme="minorHAnsi" w:hAnsiTheme="minorHAnsi" w:cstheme="minorHAnsi"/>
                <w:sz w:val="18"/>
                <w:szCs w:val="18"/>
              </w:rPr>
              <w:t>Vertical distance between the lowest and highest above-grade points within the pressure boundary in feet</w:t>
            </w:r>
          </w:p>
        </w:tc>
        <w:tc>
          <w:tcPr>
            <w:tcW w:w="5561" w:type="dxa"/>
          </w:tcPr>
          <w:p w14:paraId="4A696E58"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49BB0D85"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2802823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735FC0DB" w14:textId="77777777" w:rsidTr="006E08B4">
        <w:trPr>
          <w:trHeight w:val="158"/>
        </w:trPr>
        <w:tc>
          <w:tcPr>
            <w:tcW w:w="634" w:type="dxa"/>
            <w:vAlign w:val="center"/>
          </w:tcPr>
          <w:p w14:paraId="45D847C0" w14:textId="5E96D6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1545643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2222B68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&lt;&lt;user pick from list:</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Default;</w:t>
            </w:r>
            <w:proofErr w:type="gramEnd"/>
          </w:p>
          <w:p w14:paraId="28C1080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Measured;</w:t>
            </w:r>
            <w:proofErr w:type="gramEnd"/>
          </w:p>
          <w:p w14:paraId="105DA3C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317B0033" w14:textId="77777777" w:rsidTr="006E08B4">
        <w:trPr>
          <w:trHeight w:val="158"/>
        </w:trPr>
        <w:tc>
          <w:tcPr>
            <w:tcW w:w="634" w:type="dxa"/>
            <w:vAlign w:val="center"/>
          </w:tcPr>
          <w:p w14:paraId="3B769608" w14:textId="5450A2A2"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4F669024"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 xml:space="preserve">Name of ANSI/ASHRAE Standard 62.2-2016 weather station </w:t>
            </w:r>
            <w:r>
              <w:rPr>
                <w:rFonts w:asciiTheme="minorHAnsi" w:hAnsiTheme="minorHAnsi" w:cstheme="minorHAnsi"/>
                <w:sz w:val="18"/>
                <w:szCs w:val="18"/>
              </w:rPr>
              <w:t>for climate zone</w:t>
            </w:r>
          </w:p>
        </w:tc>
        <w:tc>
          <w:tcPr>
            <w:tcW w:w="5561" w:type="dxa"/>
          </w:tcPr>
          <w:p w14:paraId="7E781CF7"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&lt;&lt;Calculated field: If parent document is CF1R-PRF-01, reference value from it but allow user to override it.  If not overridden, result is stored in B05_WeatherStationANSI_</w:t>
            </w:r>
            <w:proofErr w:type="gramStart"/>
            <w:r w:rsidRPr="002C5205">
              <w:rPr>
                <w:rFonts w:asciiTheme="minorHAnsi" w:hAnsiTheme="minorHAnsi" w:cstheme="minorHAnsi"/>
                <w:sz w:val="18"/>
                <w:szCs w:val="18"/>
              </w:rPr>
              <w:t>ASHRAE;</w:t>
            </w:r>
            <w:proofErr w:type="gramEnd"/>
            <w:r w:rsidRPr="002C5205">
              <w:rPr>
                <w:rFonts w:asciiTheme="minorHAnsi" w:hAnsiTheme="minorHAnsi" w:cstheme="minorHAnsi"/>
                <w:sz w:val="18"/>
                <w:szCs w:val="18"/>
              </w:rPr>
              <w:t xml:space="preserve"> </w:t>
            </w:r>
          </w:p>
          <w:p w14:paraId="60FC304E"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Else if user overrides CF1R-PRF-</w:t>
            </w:r>
            <w:proofErr w:type="gramStart"/>
            <w:r w:rsidRPr="002C5205">
              <w:rPr>
                <w:rFonts w:asciiTheme="minorHAnsi" w:hAnsiTheme="minorHAnsi" w:cstheme="minorHAnsi"/>
                <w:sz w:val="18"/>
                <w:szCs w:val="18"/>
              </w:rPr>
              <w:t>01  value</w:t>
            </w:r>
            <w:proofErr w:type="gramEnd"/>
            <w:r w:rsidRPr="002C5205">
              <w:rPr>
                <w:rFonts w:asciiTheme="minorHAnsi" w:hAnsiTheme="minorHAnsi" w:cstheme="minorHAnsi"/>
                <w:sz w:val="18"/>
                <w:szCs w:val="18"/>
              </w:rPr>
              <w:t xml:space="preserve"> Or parent is CF1R-NCB-01 or CF1F-ADD-01, user selects from list of weather stations based on value in A09_ClimateZone and this is stored in B05_WeatherStationCZ# where # is the climate zone; </w:t>
            </w:r>
          </w:p>
          <w:p w14:paraId="3C76B7EE" w14:textId="30C93689" w:rsidR="006E08B4" w:rsidRDefault="002C5205" w:rsidP="006E08B4">
            <w:pPr>
              <w:rPr>
                <w:rFonts w:asciiTheme="minorHAnsi" w:hAnsiTheme="minorHAnsi"/>
                <w:sz w:val="18"/>
                <w:szCs w:val="18"/>
              </w:rPr>
            </w:pPr>
            <w:r w:rsidRPr="002C5205">
              <w:rPr>
                <w:rFonts w:asciiTheme="minorHAnsi" w:hAnsiTheme="minorHAnsi" w:cstheme="minorHAnsi"/>
                <w:sz w:val="18"/>
                <w:szCs w:val="18"/>
              </w:rPr>
              <w:t xml:space="preserve">Else If A02_ResidentialBuildingType == </w:t>
            </w:r>
            <w:proofErr w:type="spellStart"/>
            <w:r w:rsidRPr="002C5205">
              <w:rPr>
                <w:rFonts w:asciiTheme="minorHAnsi" w:hAnsiTheme="minorHAnsi" w:cstheme="minorHAnsi"/>
                <w:sz w:val="18"/>
                <w:szCs w:val="18"/>
              </w:rPr>
              <w:t>NonDwellingUnit</w:t>
            </w:r>
            <w:proofErr w:type="spellEnd"/>
            <w:r w:rsidRPr="002C5205">
              <w:rPr>
                <w:rFonts w:asciiTheme="minorHAnsi" w:hAnsiTheme="minorHAnsi" w:cstheme="minorHAnsi"/>
                <w:sz w:val="18"/>
                <w:szCs w:val="18"/>
              </w:rPr>
              <w:t xml:space="preserve"> result = N/A&gt;&gt; stored in </w:t>
            </w:r>
            <w:proofErr w:type="spellStart"/>
            <w:r w:rsidRPr="002C5205">
              <w:rPr>
                <w:rFonts w:asciiTheme="minorHAnsi" w:hAnsiTheme="minorHAnsi" w:cstheme="minorHAnsi"/>
                <w:sz w:val="18"/>
                <w:szCs w:val="18"/>
              </w:rPr>
              <w:t>NotApplicableMessage</w:t>
            </w:r>
            <w:proofErr w:type="spellEnd"/>
            <w:r w:rsidRPr="002C5205">
              <w:rPr>
                <w:rFonts w:asciiTheme="minorHAnsi" w:hAnsiTheme="minorHAnsi" w:cstheme="minorHAnsi"/>
                <w:sz w:val="18"/>
                <w:szCs w:val="18"/>
              </w:rPr>
              <w:t>&gt;&gt;</w:t>
            </w:r>
          </w:p>
        </w:tc>
      </w:tr>
      <w:tr w:rsidR="006E08B4" w14:paraId="5E0BFCDF" w14:textId="77777777" w:rsidTr="006E08B4">
        <w:trPr>
          <w:trHeight w:val="158"/>
        </w:trPr>
        <w:tc>
          <w:tcPr>
            <w:tcW w:w="634" w:type="dxa"/>
            <w:vAlign w:val="center"/>
          </w:tcPr>
          <w:p w14:paraId="56C37D17" w14:textId="656AFEAE"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24A2D005" w14:textId="77777777" w:rsidR="006E08B4"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1513228A" w14:textId="77777777" w:rsidR="006E08B4" w:rsidRDefault="006E08B4" w:rsidP="006E08B4">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3F38492C"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 xml:space="preserve">&lt;&lt;Calculated field: If parent document is CF1R-PRF-01 And B05_WeatherStationANSI_ASHRAE has a value, reference value </w:t>
            </w:r>
            <w:proofErr w:type="gramStart"/>
            <w:r w:rsidRPr="002C5205">
              <w:rPr>
                <w:rFonts w:asciiTheme="minorHAnsi" w:hAnsiTheme="minorHAnsi" w:cstheme="minorHAnsi"/>
                <w:sz w:val="18"/>
                <w:szCs w:val="18"/>
              </w:rPr>
              <w:t>from  CF</w:t>
            </w:r>
            <w:proofErr w:type="gramEnd"/>
            <w:r w:rsidRPr="002C5205">
              <w:rPr>
                <w:rFonts w:asciiTheme="minorHAnsi" w:hAnsiTheme="minorHAnsi" w:cstheme="minorHAnsi"/>
                <w:sz w:val="18"/>
                <w:szCs w:val="18"/>
              </w:rPr>
              <w:t xml:space="preserve">1R-PRF-01; </w:t>
            </w:r>
          </w:p>
          <w:p w14:paraId="6D5BFD0A" w14:textId="77777777" w:rsidR="002C5205" w:rsidRPr="002C5205" w:rsidRDefault="002C5205" w:rsidP="002C5205">
            <w:pPr>
              <w:rPr>
                <w:rFonts w:asciiTheme="minorHAnsi" w:hAnsiTheme="minorHAnsi" w:cstheme="minorHAnsi"/>
                <w:sz w:val="18"/>
                <w:szCs w:val="18"/>
              </w:rPr>
            </w:pPr>
            <w:r w:rsidRPr="002C5205">
              <w:rPr>
                <w:rFonts w:asciiTheme="minorHAnsi" w:hAnsiTheme="minorHAnsi" w:cstheme="minorHAnsi"/>
                <w:sz w:val="18"/>
                <w:szCs w:val="18"/>
              </w:rPr>
              <w:t>Else If B05_WeatherStationCZ# (# is the climate zone) has a value, based on weather station value in B05_WeatherStationCZ#</w:t>
            </w:r>
            <w:proofErr w:type="gramStart"/>
            <w:r w:rsidRPr="002C5205">
              <w:rPr>
                <w:rFonts w:asciiTheme="minorHAnsi" w:hAnsiTheme="minorHAnsi" w:cstheme="minorHAnsi"/>
                <w:sz w:val="18"/>
                <w:szCs w:val="18"/>
              </w:rPr>
              <w:t>,  assign</w:t>
            </w:r>
            <w:proofErr w:type="gramEnd"/>
            <w:r w:rsidRPr="002C5205">
              <w:rPr>
                <w:rFonts w:asciiTheme="minorHAnsi" w:hAnsiTheme="minorHAnsi" w:cstheme="minorHAnsi"/>
                <w:sz w:val="18"/>
                <w:szCs w:val="18"/>
              </w:rPr>
              <w:t xml:space="preserve"> lookup </w:t>
            </w:r>
            <w:proofErr w:type="spellStart"/>
            <w:r w:rsidRPr="002C5205">
              <w:rPr>
                <w:rFonts w:asciiTheme="minorHAnsi" w:hAnsiTheme="minorHAnsi" w:cstheme="minorHAnsi"/>
                <w:sz w:val="18"/>
                <w:szCs w:val="18"/>
              </w:rPr>
              <w:t>wsf</w:t>
            </w:r>
            <w:proofErr w:type="spellEnd"/>
            <w:r w:rsidRPr="002C5205">
              <w:rPr>
                <w:rFonts w:asciiTheme="minorHAnsi" w:hAnsiTheme="minorHAnsi" w:cstheme="minorHAnsi"/>
                <w:sz w:val="18"/>
                <w:szCs w:val="18"/>
              </w:rPr>
              <w:t xml:space="preserve"> from Table B1 US Climates, Normative Appendix B shown in the instructions section of the layout document;   </w:t>
            </w:r>
          </w:p>
          <w:p w14:paraId="343E889F" w14:textId="2DA36688" w:rsidR="006E08B4" w:rsidRDefault="002C5205" w:rsidP="006E08B4">
            <w:pPr>
              <w:rPr>
                <w:rFonts w:asciiTheme="minorHAnsi" w:hAnsiTheme="minorHAnsi"/>
                <w:sz w:val="18"/>
                <w:szCs w:val="18"/>
              </w:rPr>
            </w:pPr>
            <w:r w:rsidRPr="002C5205">
              <w:rPr>
                <w:rFonts w:asciiTheme="minorHAnsi" w:hAnsiTheme="minorHAnsi" w:cstheme="minorHAnsi"/>
                <w:sz w:val="18"/>
                <w:szCs w:val="18"/>
              </w:rPr>
              <w:t xml:space="preserve">Else If A02_ResidentialBuildingType == </w:t>
            </w:r>
            <w:proofErr w:type="spellStart"/>
            <w:r w:rsidRPr="002C5205">
              <w:rPr>
                <w:rFonts w:asciiTheme="minorHAnsi" w:hAnsiTheme="minorHAnsi" w:cstheme="minorHAnsi"/>
                <w:sz w:val="18"/>
                <w:szCs w:val="18"/>
              </w:rPr>
              <w:t>NonDwellingUnit</w:t>
            </w:r>
            <w:proofErr w:type="spellEnd"/>
            <w:r w:rsidRPr="002C5205">
              <w:rPr>
                <w:rFonts w:asciiTheme="minorHAnsi" w:hAnsiTheme="minorHAnsi" w:cstheme="minorHAnsi"/>
                <w:sz w:val="18"/>
                <w:szCs w:val="18"/>
              </w:rPr>
              <w:t xml:space="preserve"> result = N/A stored in </w:t>
            </w:r>
            <w:proofErr w:type="spellStart"/>
            <w:r w:rsidRPr="002C5205">
              <w:rPr>
                <w:rFonts w:asciiTheme="minorHAnsi" w:hAnsiTheme="minorHAnsi" w:cstheme="minorHAnsi"/>
                <w:sz w:val="18"/>
                <w:szCs w:val="18"/>
              </w:rPr>
              <w:t>NotApplicableMessage</w:t>
            </w:r>
            <w:proofErr w:type="spellEnd"/>
            <w:r w:rsidRPr="002C5205">
              <w:rPr>
                <w:rFonts w:asciiTheme="minorHAnsi" w:hAnsiTheme="minorHAnsi" w:cstheme="minorHAnsi"/>
                <w:sz w:val="18"/>
                <w:szCs w:val="18"/>
              </w:rPr>
              <w:t>&gt;&gt;</w:t>
            </w:r>
          </w:p>
        </w:tc>
      </w:tr>
    </w:tbl>
    <w:p w14:paraId="27D58CDC" w14:textId="7F840281" w:rsidR="00BA6F69" w:rsidRDefault="00BA6F69"/>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7"/>
        <w:gridCol w:w="4619"/>
        <w:gridCol w:w="5584"/>
      </w:tblGrid>
      <w:tr w:rsidR="00F51F71" w:rsidRPr="00CB00C9" w14:paraId="0435B71A" w14:textId="77777777" w:rsidTr="006E08B4">
        <w:tc>
          <w:tcPr>
            <w:tcW w:w="10790" w:type="dxa"/>
            <w:gridSpan w:val="3"/>
          </w:tcPr>
          <w:p w14:paraId="0435B718" w14:textId="199584CE" w:rsidR="00F51F71" w:rsidRPr="0029047D" w:rsidRDefault="008002F8" w:rsidP="003A7CD3">
            <w:pPr>
              <w:keepNext/>
              <w:rPr>
                <w:rFonts w:asciiTheme="minorHAnsi" w:hAnsiTheme="minorHAnsi"/>
                <w:b/>
                <w:szCs w:val="18"/>
              </w:rPr>
            </w:pPr>
            <w:r>
              <w:rPr>
                <w:rFonts w:asciiTheme="minorHAnsi" w:hAnsiTheme="minorHAnsi"/>
                <w:b/>
                <w:szCs w:val="18"/>
              </w:rPr>
              <w:lastRenderedPageBreak/>
              <w:t>C</w:t>
            </w:r>
            <w:r w:rsidR="00F51F71" w:rsidRPr="0029047D">
              <w:rPr>
                <w:rFonts w:asciiTheme="minorHAnsi" w:hAnsiTheme="minorHAnsi"/>
                <w:b/>
                <w:szCs w:val="18"/>
              </w:rPr>
              <w:t>. Ventilation - Total Ventilation Rate</w:t>
            </w:r>
          </w:p>
          <w:p w14:paraId="0435B719" w14:textId="616EDEC1"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137" w:author="Alhabibi, Haider@Energy" w:date="2022-01-13T10:29:00Z">
              <w:r w:rsidRPr="00CB00C9" w:rsidDel="003C12A5">
                <w:rPr>
                  <w:rFonts w:asciiTheme="minorHAnsi" w:hAnsiTheme="minorHAnsi"/>
                  <w:sz w:val="18"/>
                  <w:szCs w:val="18"/>
                </w:rPr>
                <w:delText>building</w:delText>
              </w:r>
            </w:del>
            <w:ins w:id="138" w:author="Alhabibi, Haider@Energy" w:date="2022-01-13T10:29:00Z">
              <w:r w:rsidR="004953D5">
                <w:rPr>
                  <w:rFonts w:asciiTheme="minorHAnsi" w:hAnsiTheme="minorHAnsi"/>
                  <w:sz w:val="18"/>
                  <w:szCs w:val="18"/>
                </w:rPr>
                <w:t>dwelling</w:t>
              </w:r>
            </w:ins>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F51F71" w:rsidRPr="00CB00C9" w14:paraId="0435B71E" w14:textId="77777777" w:rsidTr="006E08B4">
        <w:tc>
          <w:tcPr>
            <w:tcW w:w="587" w:type="dxa"/>
            <w:vAlign w:val="center"/>
          </w:tcPr>
          <w:p w14:paraId="0435B71B"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619" w:type="dxa"/>
            <w:vAlign w:val="center"/>
          </w:tcPr>
          <w:p w14:paraId="0435B71C"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4" w:type="dxa"/>
          </w:tcPr>
          <w:p w14:paraId="0435B71D" w14:textId="77777777" w:rsidR="00F51F71" w:rsidRPr="007F6151" w:rsidRDefault="00F51F71" w:rsidP="003A7CD3">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4.1a):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r w:rsidR="00F51F71" w:rsidRPr="00CB00C9" w14:paraId="0435B724" w14:textId="77777777" w:rsidTr="006E08B4">
        <w:tc>
          <w:tcPr>
            <w:tcW w:w="587" w:type="dxa"/>
            <w:vAlign w:val="center"/>
          </w:tcPr>
          <w:p w14:paraId="0435B71F"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02</w:t>
            </w:r>
          </w:p>
        </w:tc>
        <w:tc>
          <w:tcPr>
            <w:tcW w:w="4619" w:type="dxa"/>
            <w:vAlign w:val="center"/>
          </w:tcPr>
          <w:p w14:paraId="0435B720"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4" w:type="dxa"/>
          </w:tcPr>
          <w:p w14:paraId="0435B722" w14:textId="38A5A7BD" w:rsidR="00F51F71" w:rsidRDefault="00F51F71" w:rsidP="003A7CD3">
            <w:pPr>
              <w:keepNext/>
              <w:rPr>
                <w:rFonts w:asciiTheme="minorHAnsi" w:hAnsiTheme="minorHAnsi"/>
                <w:sz w:val="18"/>
                <w:szCs w:val="18"/>
              </w:rPr>
            </w:pPr>
            <w:r>
              <w:rPr>
                <w:rFonts w:asciiTheme="minorHAnsi" w:hAnsiTheme="minorHAnsi"/>
                <w:sz w:val="18"/>
                <w:szCs w:val="18"/>
              </w:rPr>
              <w:t>&lt;&lt;</w:t>
            </w:r>
            <w:r w:rsidRPr="00CB00C9">
              <w:rPr>
                <w:rFonts w:asciiTheme="minorHAnsi" w:hAnsiTheme="minorHAnsi"/>
                <w:sz w:val="18"/>
                <w:szCs w:val="18"/>
              </w:rPr>
              <w:t xml:space="preserve">calculated </w:t>
            </w:r>
            <w:r>
              <w:rPr>
                <w:rFonts w:asciiTheme="minorHAnsi" w:hAnsiTheme="minorHAnsi"/>
                <w:sz w:val="18"/>
                <w:szCs w:val="18"/>
              </w:rPr>
              <w:t>field,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 default, then value = “</w:t>
            </w:r>
            <w:r w:rsidRPr="007A5D38">
              <w:rPr>
                <w:rFonts w:asciiTheme="minorHAnsi" w:hAnsiTheme="minorHAnsi" w:cstheme="minorHAnsi"/>
                <w:sz w:val="18"/>
                <w:szCs w:val="18"/>
              </w:rPr>
              <w:t>Total Conditioned Vo</w:t>
            </w:r>
            <w:r>
              <w:rPr>
                <w:rFonts w:asciiTheme="minorHAnsi" w:hAnsiTheme="minorHAnsi" w:cstheme="minorHAnsi"/>
                <w:sz w:val="18"/>
                <w:szCs w:val="18"/>
              </w:rPr>
              <w:t>lume” (</w:t>
            </w:r>
            <w:r w:rsidR="005670D3">
              <w:rPr>
                <w:rFonts w:asciiTheme="minorHAnsi" w:hAnsiTheme="minorHAnsi"/>
                <w:sz w:val="18"/>
                <w:szCs w:val="18"/>
              </w:rPr>
              <w:t>B</w:t>
            </w:r>
            <w:proofErr w:type="gramStart"/>
            <w:r w:rsidR="005670D3">
              <w:rPr>
                <w:rFonts w:asciiTheme="minorHAnsi" w:hAnsiTheme="minorHAnsi"/>
                <w:sz w:val="18"/>
                <w:szCs w:val="18"/>
              </w:rPr>
              <w:t>02</w:t>
            </w:r>
            <w:r>
              <w:rPr>
                <w:rFonts w:asciiTheme="minorHAnsi" w:hAnsiTheme="minorHAnsi"/>
                <w:sz w:val="18"/>
                <w:szCs w:val="18"/>
              </w:rPr>
              <w:t>)*</w:t>
            </w:r>
            <w:proofErr w:type="gramEnd"/>
            <w:r>
              <w:rPr>
                <w:rFonts w:asciiTheme="minorHAnsi" w:hAnsiTheme="minorHAnsi"/>
                <w:sz w:val="18"/>
                <w:szCs w:val="18"/>
              </w:rPr>
              <w:t xml:space="preserve">2/60 (CFM); </w:t>
            </w:r>
            <w:r>
              <w:rPr>
                <w:rFonts w:asciiTheme="minorHAnsi" w:hAnsiTheme="minorHAnsi"/>
                <w:sz w:val="18"/>
                <w:szCs w:val="18"/>
              </w:rPr>
              <w:br/>
            </w:r>
            <w:r w:rsidR="00A44C1C">
              <w:rPr>
                <w:rFonts w:asciiTheme="minorHAnsi" w:hAnsiTheme="minorHAnsi"/>
                <w:sz w:val="18"/>
                <w:szCs w:val="18"/>
              </w:rPr>
              <w:t>E</w:t>
            </w:r>
            <w:r>
              <w:rPr>
                <w:rFonts w:asciiTheme="minorHAnsi" w:hAnsiTheme="minorHAnsi"/>
                <w:sz w:val="18"/>
                <w:szCs w:val="18"/>
              </w:rPr>
              <w:t>lse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xml:space="preserve">) = measured, and if value from the CF2R-MCH-24 </w:t>
            </w:r>
            <w:r>
              <w:rPr>
                <w:rFonts w:asciiTheme="minorHAnsi" w:hAnsiTheme="minorHAnsi" w:cstheme="minorHAnsi"/>
                <w:sz w:val="18"/>
                <w:szCs w:val="18"/>
              </w:rPr>
              <w:t>≤</w:t>
            </w:r>
            <w:r>
              <w:rPr>
                <w:rFonts w:asciiTheme="minorHAnsi" w:hAnsiTheme="minorHAnsi"/>
                <w:sz w:val="18"/>
                <w:szCs w:val="18"/>
              </w:rPr>
              <w:t xml:space="preserve"> 2.0, then value = “</w:t>
            </w:r>
            <w:r w:rsidRPr="007A5D38">
              <w:rPr>
                <w:rFonts w:asciiTheme="minorHAnsi" w:hAnsiTheme="minorHAnsi" w:cstheme="minorHAnsi"/>
                <w:sz w:val="18"/>
                <w:szCs w:val="18"/>
              </w:rPr>
              <w:t>Total Conditioned Vo</w:t>
            </w:r>
            <w:r>
              <w:rPr>
                <w:rFonts w:asciiTheme="minorHAnsi" w:hAnsiTheme="minorHAnsi" w:cstheme="minorHAnsi"/>
                <w:sz w:val="18"/>
                <w:szCs w:val="18"/>
              </w:rPr>
              <w:t>lume” (</w:t>
            </w:r>
            <w:r w:rsidR="005670D3">
              <w:rPr>
                <w:rFonts w:asciiTheme="minorHAnsi" w:hAnsiTheme="minorHAnsi"/>
                <w:sz w:val="18"/>
                <w:szCs w:val="18"/>
              </w:rPr>
              <w:t>B02</w:t>
            </w:r>
            <w:r>
              <w:rPr>
                <w:rFonts w:asciiTheme="minorHAnsi" w:hAnsiTheme="minorHAnsi"/>
                <w:sz w:val="18"/>
                <w:szCs w:val="18"/>
              </w:rPr>
              <w:t>)*(measurement from MCH-24)/60 (CFM);</w:t>
            </w:r>
          </w:p>
          <w:p w14:paraId="0435B723" w14:textId="7191225B" w:rsidR="00F42A48" w:rsidRDefault="00A44C1C" w:rsidP="00C070E2">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Air Changes Per Hour at 50 Pa</w:t>
            </w:r>
            <w:r w:rsidR="00F51F71">
              <w:rPr>
                <w:rFonts w:asciiTheme="minorHAnsi" w:hAnsiTheme="minorHAnsi" w:cstheme="minorHAnsi"/>
                <w:sz w:val="18"/>
                <w:szCs w:val="18"/>
              </w:rPr>
              <w:t>”</w:t>
            </w:r>
            <w:r w:rsidR="00F51F71">
              <w:rPr>
                <w:rFonts w:asciiTheme="minorHAnsi" w:hAnsiTheme="minorHAnsi"/>
                <w:sz w:val="18"/>
                <w:szCs w:val="18"/>
              </w:rPr>
              <w:t xml:space="preserve"> (</w:t>
            </w:r>
            <w:r w:rsidR="00FC6E8F">
              <w:rPr>
                <w:rFonts w:asciiTheme="minorHAnsi" w:hAnsiTheme="minorHAnsi"/>
                <w:sz w:val="18"/>
                <w:szCs w:val="18"/>
              </w:rPr>
              <w:t>B</w:t>
            </w:r>
            <w:r w:rsidR="00F51F71">
              <w:rPr>
                <w:rFonts w:asciiTheme="minorHAnsi" w:hAnsiTheme="minorHAnsi"/>
                <w:sz w:val="18"/>
                <w:szCs w:val="18"/>
              </w:rPr>
              <w:t>0</w:t>
            </w:r>
            <w:r w:rsidR="005670D3">
              <w:rPr>
                <w:rFonts w:asciiTheme="minorHAnsi" w:hAnsiTheme="minorHAnsi"/>
                <w:sz w:val="18"/>
                <w:szCs w:val="18"/>
              </w:rPr>
              <w:t>4</w:t>
            </w:r>
            <w:r w:rsidR="00F51F71">
              <w:rPr>
                <w:rFonts w:asciiTheme="minorHAnsi" w:hAnsiTheme="minorHAnsi"/>
                <w:sz w:val="18"/>
                <w:szCs w:val="18"/>
              </w:rPr>
              <w:t xml:space="preserve">) = measured, and if value from the CF2R-MCH-24 </w:t>
            </w:r>
            <w:r w:rsidR="00F51F71">
              <w:rPr>
                <w:rFonts w:asciiTheme="minorHAnsi" w:hAnsiTheme="minorHAnsi" w:cstheme="minorHAnsi"/>
                <w:sz w:val="18"/>
                <w:szCs w:val="18"/>
              </w:rPr>
              <w:t>&gt;</w:t>
            </w:r>
            <w:r w:rsidR="00F51F71">
              <w:rPr>
                <w:rFonts w:asciiTheme="minorHAnsi" w:hAnsiTheme="minorHAnsi"/>
                <w:sz w:val="18"/>
                <w:szCs w:val="18"/>
              </w:rPr>
              <w:t xml:space="preserve"> 2.0, then value = “</w:t>
            </w:r>
            <w:r w:rsidR="00F51F71" w:rsidRPr="007A5D38">
              <w:rPr>
                <w:rFonts w:asciiTheme="minorHAnsi" w:hAnsiTheme="minorHAnsi" w:cstheme="minorHAnsi"/>
                <w:sz w:val="18"/>
                <w:szCs w:val="18"/>
              </w:rPr>
              <w:t>Total Conditioned Vo</w:t>
            </w:r>
            <w:r w:rsidR="00F51F71">
              <w:rPr>
                <w:rFonts w:asciiTheme="minorHAnsi" w:hAnsiTheme="minorHAnsi" w:cstheme="minorHAnsi"/>
                <w:sz w:val="18"/>
                <w:szCs w:val="18"/>
              </w:rPr>
              <w:t>lume” (</w:t>
            </w:r>
            <w:r w:rsidR="005670D3">
              <w:rPr>
                <w:rFonts w:asciiTheme="minorHAnsi" w:hAnsiTheme="minorHAnsi"/>
                <w:sz w:val="18"/>
                <w:szCs w:val="18"/>
              </w:rPr>
              <w:t>B</w:t>
            </w:r>
            <w:proofErr w:type="gramStart"/>
            <w:r w:rsidR="005670D3">
              <w:rPr>
                <w:rFonts w:asciiTheme="minorHAnsi" w:hAnsiTheme="minorHAnsi"/>
                <w:sz w:val="18"/>
                <w:szCs w:val="18"/>
              </w:rPr>
              <w:t>02</w:t>
            </w:r>
            <w:r w:rsidR="00F51F71">
              <w:rPr>
                <w:rFonts w:asciiTheme="minorHAnsi" w:hAnsiTheme="minorHAnsi"/>
                <w:sz w:val="18"/>
                <w:szCs w:val="18"/>
              </w:rPr>
              <w:t>)*</w:t>
            </w:r>
            <w:proofErr w:type="gramEnd"/>
            <w:r w:rsidR="00F51F71">
              <w:rPr>
                <w:rFonts w:asciiTheme="minorHAnsi" w:hAnsiTheme="minorHAnsi"/>
                <w:sz w:val="18"/>
                <w:szCs w:val="18"/>
              </w:rPr>
              <w:t>2/60 (CFM)&gt;&gt;</w:t>
            </w:r>
          </w:p>
        </w:tc>
      </w:tr>
      <w:tr w:rsidR="00F51F71" w:rsidRPr="00CB00C9" w:rsidDel="00A377D9" w14:paraId="0435B728" w14:textId="77777777" w:rsidTr="006E08B4">
        <w:tc>
          <w:tcPr>
            <w:tcW w:w="587" w:type="dxa"/>
            <w:vAlign w:val="center"/>
          </w:tcPr>
          <w:p w14:paraId="0435B725"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03</w:t>
            </w:r>
          </w:p>
        </w:tc>
        <w:tc>
          <w:tcPr>
            <w:tcW w:w="4619" w:type="dxa"/>
            <w:vAlign w:val="center"/>
          </w:tcPr>
          <w:p w14:paraId="0435B726" w14:textId="77777777" w:rsidR="00F51F71" w:rsidRDefault="00F51F71" w:rsidP="003A7CD3">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4" w:type="dxa"/>
          </w:tcPr>
          <w:p w14:paraId="0435B727" w14:textId="3EE5F79F" w:rsidR="00F51F71" w:rsidRDefault="00F51F71" w:rsidP="008F6EED">
            <w:pPr>
              <w:keepNext/>
              <w:rPr>
                <w:rFonts w:asciiTheme="minorHAnsi" w:hAnsiTheme="minorHAnsi"/>
                <w:sz w:val="18"/>
                <w:szCs w:val="18"/>
              </w:rPr>
            </w:pPr>
            <w:r>
              <w:rPr>
                <w:rFonts w:asciiTheme="minorHAnsi" w:hAnsiTheme="minorHAnsi"/>
                <w:sz w:val="18"/>
                <w:szCs w:val="18"/>
              </w:rPr>
              <w:t>&lt;&lt;calculated field, 0.052* “Enclosure Leakage Rate (Q</w:t>
            </w:r>
            <w:r w:rsidRPr="001947AA">
              <w:rPr>
                <w:rFonts w:asciiTheme="minorHAnsi" w:hAnsiTheme="minorHAnsi"/>
                <w:sz w:val="18"/>
                <w:szCs w:val="18"/>
                <w:vertAlign w:val="subscript"/>
              </w:rPr>
              <w:t>50</w:t>
            </w:r>
            <w:r>
              <w:rPr>
                <w:rFonts w:asciiTheme="minorHAnsi" w:hAnsiTheme="minorHAnsi"/>
                <w:sz w:val="18"/>
                <w:szCs w:val="18"/>
              </w:rPr>
              <w:t>)” (</w:t>
            </w:r>
            <w:r w:rsidR="00FC6E8F">
              <w:rPr>
                <w:rFonts w:asciiTheme="minorHAnsi" w:hAnsiTheme="minorHAnsi"/>
                <w:sz w:val="18"/>
                <w:szCs w:val="18"/>
              </w:rPr>
              <w:t>C</w:t>
            </w:r>
            <w:proofErr w:type="gramStart"/>
            <w:r>
              <w:rPr>
                <w:rFonts w:asciiTheme="minorHAnsi" w:hAnsiTheme="minorHAnsi"/>
                <w:sz w:val="18"/>
                <w:szCs w:val="18"/>
              </w:rPr>
              <w:t>02)*</w:t>
            </w:r>
            <w:proofErr w:type="gramEnd"/>
            <w:r w:rsidRPr="007A5D38">
              <w:rPr>
                <w:rFonts w:asciiTheme="minorHAnsi" w:hAnsiTheme="minorHAnsi" w:cstheme="minorHAnsi"/>
                <w:sz w:val="18"/>
                <w:szCs w:val="18"/>
              </w:rPr>
              <w:t xml:space="preserve"> </w:t>
            </w:r>
            <w:r>
              <w:rPr>
                <w:rFonts w:asciiTheme="minorHAnsi" w:hAnsiTheme="minorHAnsi" w:cstheme="minorHAnsi"/>
                <w:sz w:val="18"/>
                <w:szCs w:val="18"/>
              </w:rPr>
              <w:t>“</w:t>
            </w: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 xml:space="preserve"> </w:t>
            </w:r>
            <w:r>
              <w:rPr>
                <w:rFonts w:asciiTheme="minorHAnsi" w:hAnsiTheme="minorHAnsi" w:cstheme="minorHAnsi"/>
                <w:sz w:val="18"/>
                <w:szCs w:val="18"/>
              </w:rPr>
              <w:t>(</w:t>
            </w:r>
            <w:r w:rsidR="00FC6E8F">
              <w:rPr>
                <w:rFonts w:asciiTheme="minorHAnsi" w:hAnsiTheme="minorHAnsi" w:cstheme="minorHAnsi"/>
                <w:sz w:val="18"/>
                <w:szCs w:val="18"/>
              </w:rPr>
              <w:t>B06</w:t>
            </w:r>
            <w:r>
              <w:rPr>
                <w:rFonts w:asciiTheme="minorHAnsi" w:hAnsi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Vertical distance from the lowest above-grade floor to the highest ceiling</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B0</w:t>
            </w:r>
            <w:r w:rsidR="008F6EED">
              <w:rPr>
                <w:rFonts w:asciiTheme="minorHAnsi" w:hAnsiTheme="minorHAnsi"/>
                <w:sz w:val="18"/>
                <w:szCs w:val="18"/>
              </w:rPr>
              <w:t>3</w:t>
            </w:r>
            <w:r>
              <w:rPr>
                <w:rFonts w:asciiTheme="minorHAnsi" w:hAnsiTheme="minorHAnsi"/>
                <w:sz w:val="18"/>
                <w:szCs w:val="18"/>
              </w:rPr>
              <w:t>)/8.2)^0.4&gt;&gt;</w:t>
            </w:r>
          </w:p>
        </w:tc>
      </w:tr>
      <w:tr w:rsidR="00F51F71" w:rsidRPr="00CB00C9" w:rsidDel="00A377D9" w14:paraId="0435B72F" w14:textId="77777777" w:rsidTr="006E08B4">
        <w:tc>
          <w:tcPr>
            <w:tcW w:w="587" w:type="dxa"/>
            <w:vAlign w:val="center"/>
          </w:tcPr>
          <w:p w14:paraId="0435B729"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04</w:t>
            </w:r>
          </w:p>
        </w:tc>
        <w:tc>
          <w:tcPr>
            <w:tcW w:w="4619" w:type="dxa"/>
            <w:vAlign w:val="center"/>
          </w:tcPr>
          <w:p w14:paraId="0435B72A"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4" w:type="dxa"/>
          </w:tcPr>
          <w:p w14:paraId="0435B72B" w14:textId="77777777" w:rsidR="00F51F71" w:rsidRPr="00753879" w:rsidRDefault="00F51F71" w:rsidP="003A7CD3">
            <w:pPr>
              <w:keepNext/>
              <w:rPr>
                <w:rFonts w:asciiTheme="minorHAnsi" w:hAnsiTheme="minorHAnsi" w:cstheme="minorHAnsi"/>
                <w:sz w:val="18"/>
                <w:szCs w:val="18"/>
              </w:rPr>
            </w:pPr>
            <w:r w:rsidRPr="00753879">
              <w:rPr>
                <w:rFonts w:asciiTheme="minorHAnsi" w:hAnsiTheme="minorHAnsi"/>
                <w:sz w:val="18"/>
                <w:szCs w:val="18"/>
              </w:rPr>
              <w:t xml:space="preserve">&lt;&lt; calculated field, if </w:t>
            </w:r>
            <w:r w:rsidRPr="00753879">
              <w:rPr>
                <w:rFonts w:asciiTheme="minorHAnsi" w:hAnsiTheme="minorHAnsi" w:cstheme="minorHAnsi"/>
                <w:sz w:val="18"/>
                <w:szCs w:val="18"/>
              </w:rPr>
              <w:t>Building Type (A01) = Single family Detached then value equals N/</w:t>
            </w:r>
            <w:proofErr w:type="gramStart"/>
            <w:r w:rsidRPr="00753879">
              <w:rPr>
                <w:rFonts w:asciiTheme="minorHAnsi" w:hAnsiTheme="minorHAnsi" w:cstheme="minorHAnsi"/>
                <w:sz w:val="18"/>
                <w:szCs w:val="18"/>
              </w:rPr>
              <w:t>A;</w:t>
            </w:r>
            <w:proofErr w:type="gramEnd"/>
          </w:p>
          <w:p w14:paraId="0435B72D" w14:textId="67DFEB80"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 </w:t>
            </w:r>
            <w:r w:rsidR="00ED2DAF">
              <w:rPr>
                <w:rFonts w:asciiTheme="minorHAnsi" w:hAnsiTheme="minorHAnsi" w:cstheme="minorHAnsi"/>
                <w:sz w:val="18"/>
                <w:szCs w:val="18"/>
              </w:rPr>
              <w:t xml:space="preserve">from CF1R </w:t>
            </w:r>
            <w:r w:rsidR="00753879" w:rsidRPr="00753879">
              <w:rPr>
                <w:rFonts w:asciiTheme="minorHAnsi" w:hAnsiTheme="minorHAnsi" w:cstheme="minorHAnsi"/>
                <w:sz w:val="18"/>
                <w:szCs w:val="18"/>
              </w:rPr>
              <w:t xml:space="preserve">and allow user to </w:t>
            </w:r>
            <w:proofErr w:type="gramStart"/>
            <w:r w:rsidR="00753879" w:rsidRPr="00753879">
              <w:rPr>
                <w:rFonts w:asciiTheme="minorHAnsi" w:hAnsiTheme="minorHAnsi" w:cstheme="minorHAnsi"/>
                <w:sz w:val="18"/>
                <w:szCs w:val="18"/>
              </w:rPr>
              <w:t>overwrite;</w:t>
            </w:r>
            <w:proofErr w:type="gramEnd"/>
          </w:p>
          <w:p w14:paraId="0435B72E" w14:textId="0C8919A3"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rsidDel="00A377D9" w14:paraId="0435B737" w14:textId="77777777" w:rsidTr="006E08B4">
        <w:tc>
          <w:tcPr>
            <w:tcW w:w="587" w:type="dxa"/>
            <w:vAlign w:val="center"/>
          </w:tcPr>
          <w:p w14:paraId="0435B730"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05</w:t>
            </w:r>
          </w:p>
        </w:tc>
        <w:tc>
          <w:tcPr>
            <w:tcW w:w="4619" w:type="dxa"/>
            <w:vAlign w:val="center"/>
          </w:tcPr>
          <w:p w14:paraId="0435B731" w14:textId="77777777" w:rsidR="00F51F71" w:rsidRDefault="00F51F71" w:rsidP="003A7CD3">
            <w:pPr>
              <w:keepNext/>
              <w:rPr>
                <w:rFonts w:asciiTheme="minorHAnsi" w:hAnsiTheme="minorHAnsi"/>
                <w:sz w:val="18"/>
                <w:szCs w:val="18"/>
              </w:rPr>
            </w:pPr>
            <w:r>
              <w:rPr>
                <w:rFonts w:asciiTheme="minorHAnsi" w:hAnsiTheme="minorHAnsi"/>
                <w:sz w:val="18"/>
                <w:szCs w:val="18"/>
              </w:rPr>
              <w:t>Unshared Exterior Envelope Surface Area</w:t>
            </w:r>
          </w:p>
          <w:p w14:paraId="0435B732"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4" w:type="dxa"/>
          </w:tcPr>
          <w:p w14:paraId="0435B733" w14:textId="77777777" w:rsidR="00F51F71" w:rsidRDefault="00F51F71" w:rsidP="003A7CD3">
            <w:pPr>
              <w:keepNext/>
              <w:rPr>
                <w:rFonts w:asciiTheme="minorHAnsi" w:hAnsiTheme="minorHAnsi" w:cstheme="minorHAnsi"/>
                <w:sz w:val="18"/>
                <w:szCs w:val="18"/>
              </w:rPr>
            </w:pPr>
            <w:r>
              <w:rPr>
                <w:rFonts w:asciiTheme="minorHAnsi" w:hAnsiTheme="minorHAnsi"/>
                <w:sz w:val="18"/>
                <w:szCs w:val="18"/>
              </w:rPr>
              <w:t>&lt;&lt;</w:t>
            </w:r>
            <w:r w:rsidRPr="00CB00C9">
              <w:rPr>
                <w:rFonts w:asciiTheme="minorHAnsi" w:hAnsiTheme="minorHAnsi"/>
                <w:sz w:val="18"/>
                <w:szCs w:val="18"/>
              </w:rPr>
              <w:t xml:space="preserve"> calculated </w:t>
            </w:r>
            <w:r>
              <w:rPr>
                <w:rFonts w:asciiTheme="minorHAnsi" w:hAnsiTheme="minorHAnsi"/>
                <w:sz w:val="18"/>
                <w:szCs w:val="18"/>
              </w:rPr>
              <w:t xml:space="preserve">field, if </w:t>
            </w:r>
            <w:r w:rsidRPr="007A5D38">
              <w:rPr>
                <w:rFonts w:asciiTheme="minorHAnsi" w:hAnsiTheme="minorHAnsi" w:cstheme="minorHAnsi"/>
                <w:sz w:val="18"/>
                <w:szCs w:val="18"/>
              </w:rPr>
              <w:t>Building Type</w:t>
            </w:r>
            <w:r>
              <w:rPr>
                <w:rFonts w:asciiTheme="minorHAnsi" w:hAnsiTheme="minorHAnsi" w:cstheme="minorHAnsi"/>
                <w:sz w:val="18"/>
                <w:szCs w:val="18"/>
              </w:rPr>
              <w:t xml:space="preserve"> (A01) = Single family Detached then value equals N/</w:t>
            </w:r>
            <w:proofErr w:type="gramStart"/>
            <w:r>
              <w:rPr>
                <w:rFonts w:asciiTheme="minorHAnsi" w:hAnsiTheme="minorHAnsi" w:cstheme="minorHAnsi"/>
                <w:sz w:val="18"/>
                <w:szCs w:val="18"/>
              </w:rPr>
              <w:t>A;</w:t>
            </w:r>
            <w:proofErr w:type="gramEnd"/>
          </w:p>
          <w:p w14:paraId="0435B735" w14:textId="02A9456E"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w:t>
            </w:r>
            <w:r w:rsidR="00ED2DAF">
              <w:rPr>
                <w:rFonts w:asciiTheme="minorHAnsi" w:hAnsiTheme="minorHAnsi" w:cstheme="minorHAnsi"/>
                <w:sz w:val="18"/>
                <w:szCs w:val="18"/>
              </w:rPr>
              <w:t xml:space="preserve"> from CF1R</w:t>
            </w:r>
            <w:r w:rsidR="00753879" w:rsidRPr="00753879">
              <w:rPr>
                <w:rFonts w:asciiTheme="minorHAnsi" w:hAnsiTheme="minorHAnsi" w:cstheme="minorHAnsi"/>
                <w:sz w:val="18"/>
                <w:szCs w:val="18"/>
              </w:rPr>
              <w:t xml:space="preserve"> and allow user to </w:t>
            </w:r>
            <w:proofErr w:type="gramStart"/>
            <w:r w:rsidR="00753879" w:rsidRPr="00753879">
              <w:rPr>
                <w:rFonts w:asciiTheme="minorHAnsi" w:hAnsiTheme="minorHAnsi" w:cstheme="minorHAnsi"/>
                <w:sz w:val="18"/>
                <w:szCs w:val="18"/>
              </w:rPr>
              <w:t>overwrite;</w:t>
            </w:r>
            <w:proofErr w:type="gramEnd"/>
          </w:p>
          <w:p w14:paraId="0435B736" w14:textId="7B167EFC"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14:paraId="0435B741" w14:textId="77777777" w:rsidTr="006E08B4">
        <w:tc>
          <w:tcPr>
            <w:tcW w:w="587" w:type="dxa"/>
            <w:vAlign w:val="center"/>
          </w:tcPr>
          <w:p w14:paraId="0435B738"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06</w:t>
            </w:r>
          </w:p>
        </w:tc>
        <w:tc>
          <w:tcPr>
            <w:tcW w:w="4619" w:type="dxa"/>
            <w:vAlign w:val="center"/>
          </w:tcPr>
          <w:p w14:paraId="0435B739"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4" w:type="dxa"/>
            <w:tcMar>
              <w:left w:w="72" w:type="dxa"/>
              <w:right w:w="72" w:type="dxa"/>
            </w:tcMar>
          </w:tcPr>
          <w:p w14:paraId="0435B73A" w14:textId="4C37D234" w:rsidR="00F51F71" w:rsidRDefault="00F51F71" w:rsidP="003A7CD3">
            <w:pPr>
              <w:keepNext/>
              <w:jc w:val="both"/>
              <w:rPr>
                <w:rFonts w:asciiTheme="minorHAnsi" w:hAnsiTheme="minorHAnsi"/>
                <w:sz w:val="18"/>
                <w:szCs w:val="18"/>
              </w:rPr>
            </w:pPr>
            <w:r w:rsidRPr="007F6151">
              <w:rPr>
                <w:rFonts w:asciiTheme="minorHAnsi" w:hAnsiTheme="minorHAnsi"/>
                <w:sz w:val="18"/>
                <w:szCs w:val="18"/>
              </w:rPr>
              <w:t>&lt;&lt;</w:t>
            </w:r>
            <w:r>
              <w:rPr>
                <w:rFonts w:asciiTheme="minorHAnsi" w:hAnsiTheme="minorHAnsi"/>
                <w:sz w:val="18"/>
                <w:szCs w:val="18"/>
              </w:rPr>
              <w:t>calculated value, if “</w:t>
            </w:r>
            <w:r w:rsidRPr="007A5D38">
              <w:rPr>
                <w:rFonts w:asciiTheme="minorHAnsi" w:hAnsiTheme="minorHAnsi" w:cstheme="minorHAnsi"/>
                <w:sz w:val="18"/>
                <w:szCs w:val="18"/>
              </w:rPr>
              <w:t>Building Type</w:t>
            </w:r>
            <w:r>
              <w:rPr>
                <w:rFonts w:asciiTheme="minorHAnsi" w:hAnsiTheme="minorHAnsi" w:cstheme="minorHAnsi"/>
                <w:sz w:val="18"/>
                <w:szCs w:val="18"/>
              </w:rPr>
              <w:t>” (A02) = Single Family Detached and</w:t>
            </w:r>
            <w:r>
              <w:rPr>
                <w:rFonts w:asciiTheme="minorHAnsi" w:hAnsiTheme="minorHAnsi"/>
                <w:sz w:val="18"/>
                <w:szCs w:val="18"/>
              </w:rPr>
              <w:t xml:space="preserve"> “</w:t>
            </w:r>
            <w:r w:rsidRPr="007A5D38">
              <w:rPr>
                <w:rFonts w:asciiTheme="minorHAnsi" w:hAnsiTheme="minorHAnsi" w:cstheme="minorHAnsi"/>
                <w:sz w:val="18"/>
                <w:szCs w:val="18"/>
              </w:rPr>
              <w:t>Ventilation System Type</w:t>
            </w:r>
            <w:r>
              <w:rPr>
                <w:rFonts w:asciiTheme="minorHAnsi" w:hAnsiTheme="minorHAnsi" w:cstheme="minorHAnsi"/>
                <w:sz w:val="18"/>
                <w:szCs w:val="18"/>
              </w:rPr>
              <w:t>” (A</w:t>
            </w:r>
            <w:r w:rsidR="008002F8">
              <w:rPr>
                <w:rFonts w:asciiTheme="minorHAnsi" w:hAnsiTheme="minorHAnsi" w:cstheme="minorHAnsi"/>
                <w:sz w:val="18"/>
                <w:szCs w:val="18"/>
              </w:rPr>
              <w:t>06</w:t>
            </w:r>
            <w:r>
              <w:rPr>
                <w:rFonts w:asciiTheme="minorHAnsi" w:hAnsiTheme="minorHAnsi" w:cstheme="minorHAnsi"/>
                <w:sz w:val="18"/>
                <w:szCs w:val="18"/>
              </w:rPr>
              <w:t>) = Balanced, Balanced – ERV or Balanced - HRV, then value =</w:t>
            </w:r>
            <w:r>
              <w:rPr>
                <w:rFonts w:asciiTheme="minorHAnsi" w:hAnsiTheme="minorHAnsi"/>
                <w:sz w:val="18"/>
                <w:szCs w:val="18"/>
              </w:rPr>
              <w:t xml:space="preserve"> ‘</w:t>
            </w: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w:t>
            </w:r>
            <w:r>
              <w:rPr>
                <w:rFonts w:asciiTheme="minorHAnsi" w:hAnsiTheme="minorHAnsi"/>
                <w:sz w:val="18"/>
                <w:szCs w:val="18"/>
              </w:rPr>
              <w:t>” (</w:t>
            </w:r>
            <w:r w:rsidR="00FC6E8F">
              <w:rPr>
                <w:rFonts w:asciiTheme="minorHAnsi" w:hAnsiTheme="minorHAnsi"/>
                <w:sz w:val="18"/>
                <w:szCs w:val="18"/>
              </w:rPr>
              <w:t>C</w:t>
            </w:r>
            <w:r>
              <w:rPr>
                <w:rFonts w:asciiTheme="minorHAnsi" w:hAnsiTheme="minorHAnsi"/>
                <w:sz w:val="18"/>
                <w:szCs w:val="18"/>
              </w:rPr>
              <w:t>01) – [1*(“Effective Annual Average Infiltration Rate” (</w:t>
            </w:r>
            <w:r w:rsidR="00FC6E8F">
              <w:rPr>
                <w:rFonts w:asciiTheme="minorHAnsi" w:hAnsiTheme="minorHAnsi"/>
                <w:sz w:val="18"/>
                <w:szCs w:val="18"/>
              </w:rPr>
              <w:t>C</w:t>
            </w:r>
            <w:proofErr w:type="gramStart"/>
            <w:r>
              <w:rPr>
                <w:rFonts w:asciiTheme="minorHAnsi" w:hAnsiTheme="minorHAnsi"/>
                <w:sz w:val="18"/>
                <w:szCs w:val="18"/>
              </w:rPr>
              <w:t>03)*</w:t>
            </w:r>
            <w:proofErr w:type="gramEnd"/>
            <w:r>
              <w:rPr>
                <w:rFonts w:asciiTheme="minorHAnsi" w:hAnsiTheme="minorHAnsi"/>
                <w:sz w:val="18"/>
                <w:szCs w:val="18"/>
              </w:rPr>
              <w:t>1)];</w:t>
            </w:r>
          </w:p>
          <w:p w14:paraId="0435B73C" w14:textId="291284A8" w:rsidR="00F51F71" w:rsidRDefault="00A44C1C" w:rsidP="003A7CD3">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Balanced, Balanced – ERV or Balanced - HRV,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{1*[“Effective Annual Average Infiltration Rate” (</w:t>
            </w:r>
            <w:r w:rsidR="00FC6E8F">
              <w:rPr>
                <w:rFonts w:asciiTheme="minorHAnsi" w:hAnsiTheme="minorHAnsi"/>
                <w:sz w:val="18"/>
                <w:szCs w:val="18"/>
              </w:rPr>
              <w:t>C</w:t>
            </w:r>
            <w:r w:rsidR="00F51F71">
              <w:rPr>
                <w:rFonts w:asciiTheme="minorHAnsi" w:hAnsiTheme="minorHAnsi"/>
                <w:sz w:val="18"/>
                <w:szCs w:val="18"/>
              </w:rPr>
              <w:t xml:space="preserve">03) * </w:t>
            </w:r>
            <w:proofErr w:type="gramStart"/>
            <w:r w:rsidR="00F51F71">
              <w:rPr>
                <w:rFonts w:asciiTheme="minorHAnsi" w:hAnsiTheme="minorHAnsi"/>
                <w:sz w:val="18"/>
                <w:szCs w:val="18"/>
              </w:rPr>
              <w:t>(”Unshared</w:t>
            </w:r>
            <w:proofErr w:type="gramEnd"/>
            <w:r w:rsidR="00F51F71">
              <w:rPr>
                <w:rFonts w:asciiTheme="minorHAnsi" w:hAnsiTheme="minorHAnsi"/>
                <w:sz w:val="18"/>
                <w:szCs w:val="18"/>
              </w:rPr>
              <w:t xml:space="preserve">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4</w:t>
            </w:r>
            <w:r w:rsidR="00F51F71">
              <w:rPr>
                <w:rFonts w:asciiTheme="minorHAnsi" w:hAnsiTheme="minorHAnsi"/>
                <w:sz w:val="18"/>
                <w:szCs w:val="18"/>
              </w:rPr>
              <w:t>))]};</w:t>
            </w:r>
          </w:p>
          <w:p w14:paraId="0435B73E" w14:textId="4677E54A" w:rsidR="00F51F71" w:rsidRDefault="00A44C1C" w:rsidP="003A7CD3">
            <w:pPr>
              <w:keepNext/>
              <w:jc w:val="both"/>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Detached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03)*1)];</w:t>
            </w:r>
          </w:p>
          <w:p w14:paraId="0435B740" w14:textId="00A433EF" w:rsidR="00DF62BF" w:rsidRDefault="00A44C1C" w:rsidP="00380356">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 * (”Unshared Exterior Envelope Surface Area” (</w:t>
            </w:r>
            <w:r w:rsidR="00FC6E8F">
              <w:rPr>
                <w:rFonts w:asciiTheme="minorHAnsi" w:hAnsiTheme="minorHAnsi"/>
                <w:sz w:val="18"/>
                <w:szCs w:val="18"/>
              </w:rPr>
              <w:t>C</w:t>
            </w:r>
            <w:r w:rsidR="00F51F71">
              <w:rPr>
                <w:rFonts w:asciiTheme="minorHAnsi" w:hAnsiTheme="minorHAnsi"/>
                <w:sz w:val="18"/>
                <w:szCs w:val="18"/>
              </w:rPr>
              <w:t>0</w:t>
            </w:r>
            <w:r w:rsidR="00380356">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FC6E8F">
              <w:rPr>
                <w:rFonts w:asciiTheme="minorHAnsi" w:hAnsiTheme="minorHAnsi"/>
                <w:sz w:val="18"/>
                <w:szCs w:val="18"/>
              </w:rPr>
              <w:t>4</w:t>
            </w:r>
            <w:r w:rsidR="00F51F71">
              <w:rPr>
                <w:rFonts w:asciiTheme="minorHAnsi" w:hAnsiTheme="minorHAnsi"/>
                <w:sz w:val="18"/>
                <w:szCs w:val="18"/>
              </w:rPr>
              <w:t>))]}&gt;&gt;</w:t>
            </w:r>
          </w:p>
        </w:tc>
      </w:tr>
    </w:tbl>
    <w:p w14:paraId="0435B743" w14:textId="77777777" w:rsidR="00A947A7" w:rsidRDefault="00A947A7">
      <w:r>
        <w:br w:type="page"/>
      </w:r>
    </w:p>
    <w:tbl>
      <w:tblPr>
        <w:tblStyle w:val="TableGrid"/>
        <w:tblW w:w="11015" w:type="dxa"/>
        <w:tblLook w:val="04A0" w:firstRow="1" w:lastRow="0" w:firstColumn="1" w:lastColumn="0" w:noHBand="0" w:noVBand="1"/>
      </w:tblPr>
      <w:tblGrid>
        <w:gridCol w:w="2203"/>
        <w:gridCol w:w="2203"/>
        <w:gridCol w:w="2203"/>
        <w:gridCol w:w="2203"/>
        <w:gridCol w:w="2203"/>
      </w:tblGrid>
      <w:tr w:rsidR="00DE0501" w14:paraId="0435B746" w14:textId="77777777" w:rsidTr="003A7CD3">
        <w:tc>
          <w:tcPr>
            <w:tcW w:w="11015" w:type="dxa"/>
            <w:gridSpan w:val="5"/>
          </w:tcPr>
          <w:p w14:paraId="0435B744" w14:textId="6CC35AF6" w:rsidR="00DE0501" w:rsidRPr="0029047D" w:rsidRDefault="008002F8" w:rsidP="003A7CD3">
            <w:pPr>
              <w:keepNext/>
              <w:rPr>
                <w:rFonts w:asciiTheme="minorHAnsi" w:hAnsiTheme="minorHAnsi"/>
                <w:b/>
                <w:szCs w:val="18"/>
              </w:rPr>
            </w:pPr>
            <w:r>
              <w:rPr>
                <w:rFonts w:asciiTheme="minorHAnsi" w:hAnsiTheme="minorHAnsi"/>
                <w:b/>
                <w:szCs w:val="18"/>
              </w:rPr>
              <w:lastRenderedPageBreak/>
              <w:t>D</w:t>
            </w:r>
            <w:r w:rsidR="00DE0501" w:rsidRPr="0029047D">
              <w:rPr>
                <w:rFonts w:asciiTheme="minorHAnsi" w:hAnsiTheme="minorHAnsi"/>
                <w:b/>
                <w:szCs w:val="18"/>
              </w:rPr>
              <w:t xml:space="preserve">. </w:t>
            </w:r>
            <w:r w:rsidR="00DE0501">
              <w:rPr>
                <w:rFonts w:asciiTheme="minorHAnsi" w:hAnsiTheme="minorHAnsi"/>
                <w:b/>
                <w:szCs w:val="18"/>
              </w:rPr>
              <w:t xml:space="preserve">Installed </w:t>
            </w:r>
            <w:r w:rsidR="00DE0501" w:rsidRPr="0029047D">
              <w:rPr>
                <w:rFonts w:asciiTheme="minorHAnsi" w:hAnsiTheme="minorHAnsi"/>
                <w:b/>
                <w:szCs w:val="18"/>
              </w:rPr>
              <w:t>Ventilation - Total Ventilation Rate</w:t>
            </w:r>
          </w:p>
          <w:p w14:paraId="0435B745" w14:textId="77777777" w:rsidR="00DE0501" w:rsidRDefault="00DE0501" w:rsidP="003A7CD3">
            <w:pPr>
              <w:keepNext/>
              <w:rPr>
                <w:rFonts w:asciiTheme="minorHAnsi" w:hAnsiTheme="minorHAnsi"/>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150.0(o)1Ci</w:t>
            </w:r>
          </w:p>
        </w:tc>
      </w:tr>
      <w:tr w:rsidR="00DE0501" w14:paraId="0435B74C" w14:textId="77777777" w:rsidTr="003A7CD3">
        <w:tc>
          <w:tcPr>
            <w:tcW w:w="2203" w:type="dxa"/>
            <w:vAlign w:val="center"/>
          </w:tcPr>
          <w:p w14:paraId="0435B74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01</w:t>
            </w:r>
          </w:p>
        </w:tc>
        <w:tc>
          <w:tcPr>
            <w:tcW w:w="2203" w:type="dxa"/>
            <w:vAlign w:val="center"/>
          </w:tcPr>
          <w:p w14:paraId="0435B748"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02</w:t>
            </w:r>
          </w:p>
        </w:tc>
        <w:tc>
          <w:tcPr>
            <w:tcW w:w="2203" w:type="dxa"/>
            <w:vAlign w:val="center"/>
          </w:tcPr>
          <w:p w14:paraId="0435B749"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03</w:t>
            </w:r>
          </w:p>
        </w:tc>
        <w:tc>
          <w:tcPr>
            <w:tcW w:w="2203" w:type="dxa"/>
            <w:vAlign w:val="center"/>
          </w:tcPr>
          <w:p w14:paraId="0435B74A"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04</w:t>
            </w:r>
          </w:p>
        </w:tc>
        <w:tc>
          <w:tcPr>
            <w:tcW w:w="2203" w:type="dxa"/>
            <w:vAlign w:val="center"/>
          </w:tcPr>
          <w:p w14:paraId="0435B74B" w14:textId="77777777" w:rsidR="00DE0501" w:rsidRPr="00741660" w:rsidRDefault="00DE0501" w:rsidP="003A7CD3">
            <w:pPr>
              <w:jc w:val="center"/>
              <w:rPr>
                <w:rFonts w:asciiTheme="minorHAnsi" w:hAnsiTheme="minorHAnsi"/>
                <w:sz w:val="18"/>
                <w:szCs w:val="18"/>
              </w:rPr>
            </w:pPr>
            <w:r w:rsidRPr="00741660">
              <w:rPr>
                <w:rFonts w:asciiTheme="minorHAnsi" w:hAnsiTheme="minorHAnsi"/>
                <w:sz w:val="18"/>
                <w:szCs w:val="18"/>
              </w:rPr>
              <w:t>05</w:t>
            </w:r>
          </w:p>
        </w:tc>
      </w:tr>
      <w:tr w:rsidR="00DE0501" w14:paraId="0435B752" w14:textId="77777777" w:rsidTr="003A7CD3">
        <w:tc>
          <w:tcPr>
            <w:tcW w:w="2203" w:type="dxa"/>
            <w:vAlign w:val="bottom"/>
          </w:tcPr>
          <w:p w14:paraId="0435B74D"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Name</w:t>
            </w:r>
          </w:p>
        </w:tc>
        <w:tc>
          <w:tcPr>
            <w:tcW w:w="2203" w:type="dxa"/>
            <w:vAlign w:val="bottom"/>
          </w:tcPr>
          <w:p w14:paraId="0435B74E"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Location</w:t>
            </w:r>
          </w:p>
        </w:tc>
        <w:tc>
          <w:tcPr>
            <w:tcW w:w="2203" w:type="dxa"/>
            <w:vAlign w:val="bottom"/>
          </w:tcPr>
          <w:p w14:paraId="0435B74F"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203" w:type="dxa"/>
            <w:vAlign w:val="bottom"/>
          </w:tcPr>
          <w:p w14:paraId="0435B750" w14:textId="77777777" w:rsidR="00DE0501" w:rsidRPr="00BF496A" w:rsidRDefault="00DE0501" w:rsidP="007056D7">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03" w:type="dxa"/>
            <w:vAlign w:val="bottom"/>
          </w:tcPr>
          <w:p w14:paraId="0435B751"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DE0501" w14:paraId="0435B75A" w14:textId="77777777" w:rsidTr="003A7CD3">
        <w:tc>
          <w:tcPr>
            <w:tcW w:w="2203" w:type="dxa"/>
            <w:vAlign w:val="bottom"/>
          </w:tcPr>
          <w:p w14:paraId="0435B753"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 text</w:t>
            </w:r>
            <w:r w:rsidRPr="00BF496A">
              <w:rPr>
                <w:rFonts w:asciiTheme="minorHAnsi" w:hAnsiTheme="minorHAnsi" w:cstheme="minorHAnsi"/>
                <w:sz w:val="18"/>
                <w:szCs w:val="18"/>
              </w:rPr>
              <w:t>&gt;&gt;</w:t>
            </w:r>
          </w:p>
        </w:tc>
        <w:tc>
          <w:tcPr>
            <w:tcW w:w="2203" w:type="dxa"/>
            <w:vAlign w:val="bottom"/>
          </w:tcPr>
          <w:p w14:paraId="0435B754"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203" w:type="dxa"/>
            <w:vAlign w:val="bottom"/>
          </w:tcPr>
          <w:p w14:paraId="0435B755" w14:textId="0ACFCE4A" w:rsidR="00DE0501" w:rsidRPr="00BF496A" w:rsidRDefault="00DE0501" w:rsidP="003A7CD3">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Continuous, then value equals </w:t>
            </w:r>
            <w:proofErr w:type="gramStart"/>
            <w:r w:rsidRPr="00BF496A">
              <w:rPr>
                <w:rFonts w:asciiTheme="minorHAnsi" w:hAnsiTheme="minorHAnsi" w:cstheme="minorHAnsi"/>
                <w:sz w:val="18"/>
                <w:szCs w:val="18"/>
              </w:rPr>
              <w:t>60;</w:t>
            </w:r>
            <w:proofErr w:type="gramEnd"/>
          </w:p>
          <w:p w14:paraId="0435B756" w14:textId="77777777" w:rsidR="00DE0501" w:rsidRPr="00BF496A" w:rsidRDefault="00DE0501" w:rsidP="003A7CD3">
            <w:pPr>
              <w:jc w:val="center"/>
              <w:rPr>
                <w:rFonts w:asciiTheme="minorHAnsi" w:hAnsiTheme="minorHAnsi" w:cstheme="minorHAnsi"/>
                <w:sz w:val="18"/>
                <w:szCs w:val="18"/>
              </w:rPr>
            </w:pPr>
          </w:p>
          <w:p w14:paraId="0435B757" w14:textId="18F1BA65"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Short Term </w:t>
            </w:r>
            <w:proofErr w:type="gramStart"/>
            <w:r w:rsidRPr="00BF496A">
              <w:rPr>
                <w:rFonts w:asciiTheme="minorHAnsi" w:hAnsiTheme="minorHAnsi" w:cstheme="minorHAnsi"/>
                <w:sz w:val="18"/>
                <w:szCs w:val="18"/>
              </w:rPr>
              <w:t>Average ,then</w:t>
            </w:r>
            <w:proofErr w:type="gramEnd"/>
            <w:r w:rsidRPr="00BF496A">
              <w:rPr>
                <w:rFonts w:asciiTheme="minorHAnsi" w:hAnsiTheme="minorHAnsi" w:cstheme="minorHAnsi"/>
                <w:sz w:val="18"/>
                <w:szCs w:val="18"/>
              </w:rPr>
              <w:t xml:space="preserve"> user input value positive integer ≤ 60&gt;&gt;</w:t>
            </w:r>
          </w:p>
        </w:tc>
        <w:tc>
          <w:tcPr>
            <w:tcW w:w="2203" w:type="dxa"/>
            <w:vAlign w:val="bottom"/>
          </w:tcPr>
          <w:p w14:paraId="0435B758" w14:textId="77777777" w:rsidR="00DE0501" w:rsidRPr="00BF496A" w:rsidRDefault="00DE0501" w:rsidP="00355CC6">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w:t>
            </w:r>
            <w:r w:rsidR="003A7CD3">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203" w:type="dxa"/>
            <w:vAlign w:val="bottom"/>
          </w:tcPr>
          <w:p w14:paraId="0435B759" w14:textId="36690874"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D3687A" w:rsidRPr="00D3687A">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DE0501" w14:paraId="0435B760" w14:textId="77777777" w:rsidTr="003A7CD3">
        <w:tc>
          <w:tcPr>
            <w:tcW w:w="2203" w:type="dxa"/>
          </w:tcPr>
          <w:p w14:paraId="0435B75B" w14:textId="77777777" w:rsidR="00DE0501" w:rsidRPr="00BF496A" w:rsidRDefault="00DE0501" w:rsidP="003A7CD3">
            <w:pPr>
              <w:rPr>
                <w:rFonts w:asciiTheme="minorHAnsi" w:hAnsiTheme="minorHAnsi"/>
                <w:sz w:val="18"/>
                <w:szCs w:val="18"/>
              </w:rPr>
            </w:pPr>
          </w:p>
        </w:tc>
        <w:tc>
          <w:tcPr>
            <w:tcW w:w="2203" w:type="dxa"/>
          </w:tcPr>
          <w:p w14:paraId="0435B75C" w14:textId="77777777" w:rsidR="00DE0501" w:rsidRPr="00BF496A" w:rsidRDefault="00DE0501" w:rsidP="003A7CD3">
            <w:pPr>
              <w:rPr>
                <w:rFonts w:asciiTheme="minorHAnsi" w:hAnsiTheme="minorHAnsi"/>
                <w:sz w:val="18"/>
                <w:szCs w:val="18"/>
              </w:rPr>
            </w:pPr>
          </w:p>
        </w:tc>
        <w:tc>
          <w:tcPr>
            <w:tcW w:w="2203" w:type="dxa"/>
          </w:tcPr>
          <w:p w14:paraId="0435B75D" w14:textId="77777777" w:rsidR="00DE0501" w:rsidRPr="00BF496A" w:rsidRDefault="00DE0501" w:rsidP="003A7CD3">
            <w:pPr>
              <w:rPr>
                <w:rFonts w:asciiTheme="minorHAnsi" w:hAnsiTheme="minorHAnsi"/>
                <w:sz w:val="18"/>
                <w:szCs w:val="18"/>
              </w:rPr>
            </w:pPr>
          </w:p>
        </w:tc>
        <w:tc>
          <w:tcPr>
            <w:tcW w:w="2203" w:type="dxa"/>
          </w:tcPr>
          <w:p w14:paraId="0435B75E" w14:textId="77777777" w:rsidR="00DE0501" w:rsidRPr="00BF496A" w:rsidRDefault="00DE0501" w:rsidP="003A7CD3">
            <w:pPr>
              <w:rPr>
                <w:rFonts w:asciiTheme="minorHAnsi" w:hAnsiTheme="minorHAnsi"/>
                <w:sz w:val="18"/>
                <w:szCs w:val="18"/>
              </w:rPr>
            </w:pPr>
          </w:p>
        </w:tc>
        <w:tc>
          <w:tcPr>
            <w:tcW w:w="2203" w:type="dxa"/>
          </w:tcPr>
          <w:p w14:paraId="0435B75F" w14:textId="77777777" w:rsidR="00DE0501" w:rsidRPr="00BF496A" w:rsidRDefault="00DE0501" w:rsidP="003A7CD3">
            <w:pPr>
              <w:rPr>
                <w:rFonts w:asciiTheme="minorHAnsi" w:hAnsiTheme="minorHAnsi"/>
                <w:sz w:val="18"/>
                <w:szCs w:val="18"/>
              </w:rPr>
            </w:pPr>
          </w:p>
        </w:tc>
      </w:tr>
      <w:tr w:rsidR="003A7CD3" w14:paraId="0435B766" w14:textId="77777777" w:rsidTr="003A7CD3">
        <w:tc>
          <w:tcPr>
            <w:tcW w:w="2203" w:type="dxa"/>
          </w:tcPr>
          <w:p w14:paraId="0435B761" w14:textId="77777777" w:rsidR="003A7CD3" w:rsidRPr="00BF496A" w:rsidRDefault="003A7CD3" w:rsidP="003A7CD3">
            <w:pPr>
              <w:rPr>
                <w:rFonts w:asciiTheme="minorHAnsi" w:hAnsiTheme="minorHAnsi"/>
                <w:sz w:val="18"/>
                <w:szCs w:val="18"/>
              </w:rPr>
            </w:pPr>
          </w:p>
        </w:tc>
        <w:tc>
          <w:tcPr>
            <w:tcW w:w="2203" w:type="dxa"/>
          </w:tcPr>
          <w:p w14:paraId="0435B762" w14:textId="77777777" w:rsidR="003A7CD3" w:rsidRPr="00BF496A" w:rsidRDefault="003A7CD3" w:rsidP="003A7CD3">
            <w:pPr>
              <w:rPr>
                <w:rFonts w:asciiTheme="minorHAnsi" w:hAnsiTheme="minorHAnsi"/>
                <w:sz w:val="18"/>
                <w:szCs w:val="18"/>
              </w:rPr>
            </w:pPr>
          </w:p>
        </w:tc>
        <w:tc>
          <w:tcPr>
            <w:tcW w:w="2203" w:type="dxa"/>
          </w:tcPr>
          <w:p w14:paraId="0435B763" w14:textId="77777777" w:rsidR="003A7CD3" w:rsidRPr="00BF496A" w:rsidRDefault="003A7CD3" w:rsidP="003A7CD3">
            <w:pPr>
              <w:rPr>
                <w:rFonts w:asciiTheme="minorHAnsi" w:hAnsiTheme="minorHAnsi"/>
                <w:sz w:val="18"/>
                <w:szCs w:val="18"/>
              </w:rPr>
            </w:pPr>
          </w:p>
        </w:tc>
        <w:tc>
          <w:tcPr>
            <w:tcW w:w="2203" w:type="dxa"/>
          </w:tcPr>
          <w:p w14:paraId="0435B764" w14:textId="77777777" w:rsidR="003A7CD3" w:rsidRPr="00BF496A" w:rsidRDefault="003A7CD3" w:rsidP="003A7CD3">
            <w:pPr>
              <w:rPr>
                <w:rFonts w:asciiTheme="minorHAnsi" w:hAnsiTheme="minorHAnsi"/>
                <w:sz w:val="18"/>
                <w:szCs w:val="18"/>
              </w:rPr>
            </w:pPr>
          </w:p>
        </w:tc>
        <w:tc>
          <w:tcPr>
            <w:tcW w:w="2203" w:type="dxa"/>
          </w:tcPr>
          <w:p w14:paraId="0435B765" w14:textId="77777777" w:rsidR="003A7CD3" w:rsidRPr="00BF496A" w:rsidRDefault="003A7CD3" w:rsidP="003A7CD3">
            <w:pPr>
              <w:rPr>
                <w:rFonts w:asciiTheme="minorHAnsi" w:hAnsiTheme="minorHAnsi"/>
                <w:sz w:val="18"/>
                <w:szCs w:val="18"/>
              </w:rPr>
            </w:pPr>
          </w:p>
        </w:tc>
      </w:tr>
      <w:tr w:rsidR="00DE0501" w14:paraId="0435B76A" w14:textId="77777777" w:rsidTr="003A7CD3">
        <w:tc>
          <w:tcPr>
            <w:tcW w:w="2203" w:type="dxa"/>
            <w:vAlign w:val="bottom"/>
          </w:tcPr>
          <w:p w14:paraId="0435B76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06</w:t>
            </w:r>
          </w:p>
        </w:tc>
        <w:tc>
          <w:tcPr>
            <w:tcW w:w="6609" w:type="dxa"/>
            <w:gridSpan w:val="3"/>
            <w:vAlign w:val="bottom"/>
          </w:tcPr>
          <w:p w14:paraId="0435B768" w14:textId="049E5EAE" w:rsidR="00DE0501" w:rsidRPr="00BF496A" w:rsidRDefault="00DE0501"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03" w:type="dxa"/>
          </w:tcPr>
          <w:p w14:paraId="0435B769" w14:textId="03AFD1A1" w:rsidR="00DE0501" w:rsidRPr="00BF496A" w:rsidRDefault="00DE0501" w:rsidP="003A7CD3">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sidR="005670D3">
              <w:rPr>
                <w:rFonts w:asciiTheme="minorHAnsi" w:hAnsiTheme="minorHAnsi"/>
                <w:sz w:val="18"/>
                <w:szCs w:val="18"/>
              </w:rPr>
              <w:t>D</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0435B76B" w14:textId="0E3BDDB4" w:rsidR="00DE0501" w:rsidRDefault="00DE0501">
      <w:pPr>
        <w:rPr>
          <w:ins w:id="139" w:author="Alhabibi, Haider@Energy" w:date="2022-01-27T13:35:00Z"/>
          <w:rFonts w:asciiTheme="minorHAnsi" w:hAnsiTheme="minorHAnsi" w:cstheme="minorHAnsi"/>
          <w:sz w:val="18"/>
          <w:szCs w:val="18"/>
        </w:rPr>
      </w:pPr>
    </w:p>
    <w:tbl>
      <w:tblPr>
        <w:tblStyle w:val="TableGrid"/>
        <w:tblW w:w="10975" w:type="dxa"/>
        <w:tblLook w:val="04A0" w:firstRow="1" w:lastRow="0" w:firstColumn="1" w:lastColumn="0" w:noHBand="0" w:noVBand="1"/>
        <w:tblPrChange w:id="140" w:author="Bucaneg, Haile@Energy" w:date="2022-02-09T10:51:00Z">
          <w:tblPr>
            <w:tblStyle w:val="TableGrid"/>
            <w:tblW w:w="10975" w:type="dxa"/>
            <w:tblLook w:val="04A0" w:firstRow="1" w:lastRow="0" w:firstColumn="1" w:lastColumn="0" w:noHBand="0" w:noVBand="1"/>
          </w:tblPr>
        </w:tblPrChange>
      </w:tblPr>
      <w:tblGrid>
        <w:gridCol w:w="3055"/>
        <w:gridCol w:w="3420"/>
        <w:gridCol w:w="4500"/>
        <w:tblGridChange w:id="141">
          <w:tblGrid>
            <w:gridCol w:w="1705"/>
            <w:gridCol w:w="2430"/>
            <w:gridCol w:w="3420"/>
            <w:gridCol w:w="3420"/>
          </w:tblGrid>
        </w:tblGridChange>
      </w:tblGrid>
      <w:tr w:rsidR="0035420E" w14:paraId="5021C248" w14:textId="77777777" w:rsidTr="001377CD">
        <w:trPr>
          <w:ins w:id="142" w:author="Alhabibi, Haider@Energy" w:date="2022-01-27T13:35:00Z"/>
        </w:trPr>
        <w:tc>
          <w:tcPr>
            <w:tcW w:w="10975" w:type="dxa"/>
            <w:gridSpan w:val="3"/>
            <w:tcPrChange w:id="143" w:author="Bucaneg, Haile@Energy" w:date="2022-02-09T10:51:00Z">
              <w:tcPr>
                <w:tcW w:w="10975" w:type="dxa"/>
                <w:gridSpan w:val="4"/>
              </w:tcPr>
            </w:tcPrChange>
          </w:tcPr>
          <w:p w14:paraId="542920AD" w14:textId="5B072C5F" w:rsidR="0035420E" w:rsidRDefault="0035420E" w:rsidP="00AE2B20">
            <w:pPr>
              <w:rPr>
                <w:ins w:id="144" w:author="Alhabibi, Haider@Energy" w:date="2022-01-27T13:35:00Z"/>
                <w:rFonts w:asciiTheme="minorHAnsi" w:hAnsiTheme="minorHAnsi" w:cstheme="minorHAnsi"/>
                <w:b/>
                <w:bCs/>
                <w:sz w:val="18"/>
                <w:szCs w:val="18"/>
              </w:rPr>
            </w:pPr>
            <w:ins w:id="145" w:author="Alhabibi, Haider@Energy" w:date="2022-01-27T13:35:00Z">
              <w:r>
                <w:rPr>
                  <w:rFonts w:asciiTheme="minorHAnsi" w:hAnsiTheme="minorHAnsi" w:cstheme="minorHAnsi"/>
                  <w:b/>
                  <w:bCs/>
                  <w:sz w:val="18"/>
                  <w:szCs w:val="18"/>
                </w:rPr>
                <w:t xml:space="preserve">D2. </w:t>
              </w:r>
              <w:r w:rsidRPr="006D6921">
                <w:rPr>
                  <w:rFonts w:asciiTheme="minorHAnsi" w:hAnsiTheme="minorHAnsi" w:cstheme="minorHAnsi"/>
                  <w:b/>
                  <w:bCs/>
                  <w:sz w:val="18"/>
                  <w:szCs w:val="18"/>
                </w:rPr>
                <w:t>HRV or ERV</w:t>
              </w:r>
            </w:ins>
          </w:p>
          <w:p w14:paraId="48D76B55" w14:textId="77777777" w:rsidR="0035420E" w:rsidRDefault="0035420E" w:rsidP="00AE2B20">
            <w:pPr>
              <w:rPr>
                <w:ins w:id="146" w:author="Alhabibi, Haider@Energy" w:date="2022-01-27T13:35:00Z"/>
                <w:rFonts w:asciiTheme="minorHAnsi" w:hAnsiTheme="minorHAnsi" w:cstheme="minorHAnsi"/>
                <w:sz w:val="18"/>
                <w:szCs w:val="18"/>
              </w:rPr>
            </w:pPr>
            <w:ins w:id="147" w:author="Alhabibi, Haider@Energy" w:date="2022-01-27T13:35:00Z">
              <w:r>
                <w:rPr>
                  <w:rFonts w:asciiTheme="minorHAnsi" w:hAnsiTheme="minorHAnsi" w:cstheme="minorHAnsi"/>
                  <w:sz w:val="18"/>
                  <w:szCs w:val="18"/>
                </w:rPr>
                <w:t>Balanced ventilation systems shall comply with appropriate requirements in 150.0(o)2C.</w:t>
              </w:r>
            </w:ins>
          </w:p>
          <w:p w14:paraId="0B3D7798" w14:textId="77777777" w:rsidR="0035420E" w:rsidRPr="00367C46" w:rsidRDefault="0035420E" w:rsidP="00AE2B20">
            <w:pPr>
              <w:rPr>
                <w:ins w:id="148" w:author="Alhabibi, Haider@Energy" w:date="2022-01-27T13:35:00Z"/>
                <w:rFonts w:asciiTheme="minorHAnsi" w:hAnsiTheme="minorHAnsi" w:cstheme="minorHAnsi"/>
                <w:sz w:val="18"/>
                <w:szCs w:val="18"/>
              </w:rPr>
            </w:pPr>
            <w:ins w:id="149" w:author="Alhabibi, Haider@Energy" w:date="2022-01-27T13:35:00Z">
              <w:r w:rsidRPr="00D414C1">
                <w:rPr>
                  <w:rFonts w:asciiTheme="minorHAnsi" w:hAnsiTheme="minorHAnsi" w:cstheme="minorHAnsi"/>
                  <w:sz w:val="18"/>
                  <w:szCs w:val="18"/>
                </w:rPr>
                <w:t>&lt;&lt;If A06=</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HRV or </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ERV then display table; Else display </w:t>
              </w:r>
              <w:proofErr w:type="gramStart"/>
              <w:r w:rsidRPr="00D414C1">
                <w:rPr>
                  <w:rFonts w:asciiTheme="minorHAnsi" w:hAnsiTheme="minorHAnsi" w:cstheme="minorHAnsi"/>
                  <w:sz w:val="18"/>
                  <w:szCs w:val="18"/>
                </w:rPr>
                <w:t>the ”section</w:t>
              </w:r>
              <w:proofErr w:type="gramEnd"/>
              <w:r w:rsidRPr="00D414C1">
                <w:rPr>
                  <w:rFonts w:asciiTheme="minorHAnsi" w:hAnsiTheme="minorHAnsi" w:cstheme="minorHAnsi"/>
                  <w:sz w:val="18"/>
                  <w:szCs w:val="18"/>
                </w:rPr>
                <w:t xml:space="preserve"> does not apply” message&gt;&gt;</w:t>
              </w:r>
            </w:ins>
          </w:p>
        </w:tc>
      </w:tr>
      <w:tr w:rsidR="001377CD" w14:paraId="0217CB15" w14:textId="77777777" w:rsidTr="001377CD">
        <w:trPr>
          <w:ins w:id="150" w:author="Alhabibi, Haider@Energy" w:date="2022-01-27T13:35:00Z"/>
          <w:trPrChange w:id="151" w:author="Bucaneg, Haile@Energy" w:date="2022-02-09T10:52:00Z">
            <w:trPr>
              <w:gridAfter w:val="0"/>
              <w:wAfter w:w="3420" w:type="dxa"/>
            </w:trPr>
          </w:trPrChange>
        </w:trPr>
        <w:tc>
          <w:tcPr>
            <w:tcW w:w="3055" w:type="dxa"/>
            <w:tcPrChange w:id="152" w:author="Bucaneg, Haile@Energy" w:date="2022-02-09T10:52:00Z">
              <w:tcPr>
                <w:tcW w:w="1705" w:type="dxa"/>
              </w:tcPr>
            </w:tcPrChange>
          </w:tcPr>
          <w:p w14:paraId="3A27299C" w14:textId="77777777" w:rsidR="001377CD" w:rsidRDefault="001377CD" w:rsidP="00AE2B20">
            <w:pPr>
              <w:rPr>
                <w:ins w:id="153" w:author="Alhabibi, Haider@Energy" w:date="2022-01-27T13:35:00Z"/>
                <w:rFonts w:asciiTheme="minorHAnsi" w:hAnsiTheme="minorHAnsi" w:cstheme="minorHAnsi"/>
                <w:sz w:val="18"/>
                <w:szCs w:val="18"/>
              </w:rPr>
            </w:pPr>
            <w:ins w:id="154" w:author="Alhabibi, Haider@Energy" w:date="2022-01-27T13:35:00Z">
              <w:r>
                <w:rPr>
                  <w:rFonts w:asciiTheme="minorHAnsi" w:hAnsiTheme="minorHAnsi" w:cstheme="minorHAnsi"/>
                  <w:sz w:val="18"/>
                  <w:szCs w:val="18"/>
                </w:rPr>
                <w:t>01</w:t>
              </w:r>
            </w:ins>
          </w:p>
        </w:tc>
        <w:tc>
          <w:tcPr>
            <w:tcW w:w="3420" w:type="dxa"/>
            <w:tcPrChange w:id="155" w:author="Bucaneg, Haile@Energy" w:date="2022-02-09T10:52:00Z">
              <w:tcPr>
                <w:tcW w:w="2430" w:type="dxa"/>
              </w:tcPr>
            </w:tcPrChange>
          </w:tcPr>
          <w:p w14:paraId="0B741D44" w14:textId="77777777" w:rsidR="001377CD" w:rsidRDefault="001377CD" w:rsidP="00AE2B20">
            <w:pPr>
              <w:rPr>
                <w:ins w:id="156" w:author="Alhabibi, Haider@Energy" w:date="2022-01-27T13:35:00Z"/>
                <w:rFonts w:asciiTheme="minorHAnsi" w:hAnsiTheme="minorHAnsi" w:cstheme="minorHAnsi"/>
                <w:sz w:val="18"/>
                <w:szCs w:val="18"/>
              </w:rPr>
            </w:pPr>
            <w:ins w:id="157" w:author="Alhabibi, Haider@Energy" w:date="2022-01-27T13:35:00Z">
              <w:r>
                <w:rPr>
                  <w:rFonts w:asciiTheme="minorHAnsi" w:hAnsiTheme="minorHAnsi" w:cstheme="minorHAnsi"/>
                  <w:sz w:val="18"/>
                  <w:szCs w:val="18"/>
                </w:rPr>
                <w:t>02</w:t>
              </w:r>
            </w:ins>
          </w:p>
        </w:tc>
        <w:tc>
          <w:tcPr>
            <w:tcW w:w="4500" w:type="dxa"/>
            <w:tcPrChange w:id="158" w:author="Bucaneg, Haile@Energy" w:date="2022-02-09T10:52:00Z">
              <w:tcPr>
                <w:tcW w:w="3420" w:type="dxa"/>
              </w:tcPr>
            </w:tcPrChange>
          </w:tcPr>
          <w:p w14:paraId="00937A25" w14:textId="77777777" w:rsidR="001377CD" w:rsidRDefault="001377CD" w:rsidP="00AE2B20">
            <w:pPr>
              <w:rPr>
                <w:ins w:id="159" w:author="Alhabibi, Haider@Energy" w:date="2022-01-27T13:35:00Z"/>
                <w:rFonts w:asciiTheme="minorHAnsi" w:hAnsiTheme="minorHAnsi" w:cstheme="minorHAnsi"/>
                <w:sz w:val="18"/>
                <w:szCs w:val="18"/>
              </w:rPr>
            </w:pPr>
            <w:ins w:id="160" w:author="Alhabibi, Haider@Energy" w:date="2022-01-27T13:35:00Z">
              <w:r>
                <w:rPr>
                  <w:rFonts w:asciiTheme="minorHAnsi" w:hAnsiTheme="minorHAnsi" w:cstheme="minorHAnsi"/>
                  <w:sz w:val="18"/>
                  <w:szCs w:val="18"/>
                </w:rPr>
                <w:t>03</w:t>
              </w:r>
            </w:ins>
          </w:p>
        </w:tc>
      </w:tr>
      <w:tr w:rsidR="001377CD" w14:paraId="1412FA61" w14:textId="77777777" w:rsidTr="001377CD">
        <w:trPr>
          <w:ins w:id="161" w:author="Alhabibi, Haider@Energy" w:date="2022-01-27T13:35:00Z"/>
          <w:trPrChange w:id="162" w:author="Bucaneg, Haile@Energy" w:date="2022-02-09T10:52:00Z">
            <w:trPr>
              <w:gridAfter w:val="0"/>
              <w:wAfter w:w="3420" w:type="dxa"/>
            </w:trPr>
          </w:trPrChange>
        </w:trPr>
        <w:tc>
          <w:tcPr>
            <w:tcW w:w="3055" w:type="dxa"/>
            <w:tcPrChange w:id="163" w:author="Bucaneg, Haile@Energy" w:date="2022-02-09T10:52:00Z">
              <w:tcPr>
                <w:tcW w:w="1705" w:type="dxa"/>
              </w:tcPr>
            </w:tcPrChange>
          </w:tcPr>
          <w:p w14:paraId="65D68C14" w14:textId="77777777" w:rsidR="001377CD" w:rsidRDefault="001377CD" w:rsidP="00AE2B20">
            <w:pPr>
              <w:rPr>
                <w:ins w:id="164" w:author="Alhabibi, Haider@Energy" w:date="2022-01-27T13:35:00Z"/>
                <w:rFonts w:asciiTheme="minorHAnsi" w:hAnsiTheme="minorHAnsi" w:cstheme="minorHAnsi"/>
                <w:sz w:val="18"/>
                <w:szCs w:val="18"/>
              </w:rPr>
            </w:pPr>
            <w:ins w:id="165" w:author="Alhabibi, Haider@Energy" w:date="2022-01-27T13:35:00Z">
              <w:r>
                <w:rPr>
                  <w:rFonts w:asciiTheme="minorHAnsi" w:hAnsiTheme="minorHAnsi" w:cstheme="minorHAnsi"/>
                  <w:sz w:val="18"/>
                  <w:szCs w:val="18"/>
                </w:rPr>
                <w:t>Manufacturer Make</w:t>
              </w:r>
            </w:ins>
          </w:p>
        </w:tc>
        <w:tc>
          <w:tcPr>
            <w:tcW w:w="3420" w:type="dxa"/>
            <w:tcPrChange w:id="166" w:author="Bucaneg, Haile@Energy" w:date="2022-02-09T10:52:00Z">
              <w:tcPr>
                <w:tcW w:w="2430" w:type="dxa"/>
              </w:tcPr>
            </w:tcPrChange>
          </w:tcPr>
          <w:p w14:paraId="72C8BA3D" w14:textId="77777777" w:rsidR="001377CD" w:rsidRDefault="001377CD" w:rsidP="00AE2B20">
            <w:pPr>
              <w:rPr>
                <w:ins w:id="167" w:author="Alhabibi, Haider@Energy" w:date="2022-01-27T13:35:00Z"/>
                <w:rFonts w:asciiTheme="minorHAnsi" w:hAnsiTheme="minorHAnsi" w:cstheme="minorHAnsi"/>
                <w:sz w:val="18"/>
                <w:szCs w:val="18"/>
              </w:rPr>
            </w:pPr>
            <w:ins w:id="168" w:author="Alhabibi, Haider@Energy" w:date="2022-01-27T13:35:00Z">
              <w:r>
                <w:rPr>
                  <w:rFonts w:asciiTheme="minorHAnsi" w:hAnsiTheme="minorHAnsi" w:cstheme="minorHAnsi"/>
                  <w:sz w:val="18"/>
                  <w:szCs w:val="18"/>
                </w:rPr>
                <w:t>Manufacturer Model Number</w:t>
              </w:r>
            </w:ins>
          </w:p>
        </w:tc>
        <w:tc>
          <w:tcPr>
            <w:tcW w:w="4500" w:type="dxa"/>
            <w:tcPrChange w:id="169" w:author="Bucaneg, Haile@Energy" w:date="2022-02-09T10:52:00Z">
              <w:tcPr>
                <w:tcW w:w="3420" w:type="dxa"/>
              </w:tcPr>
            </w:tcPrChange>
          </w:tcPr>
          <w:p w14:paraId="199D9C97" w14:textId="77777777" w:rsidR="001377CD" w:rsidRDefault="001377CD" w:rsidP="00AE2B20">
            <w:pPr>
              <w:rPr>
                <w:ins w:id="170" w:author="Alhabibi, Haider@Energy" w:date="2022-01-27T13:35:00Z"/>
                <w:rFonts w:asciiTheme="minorHAnsi" w:hAnsiTheme="minorHAnsi" w:cstheme="minorHAnsi"/>
                <w:sz w:val="18"/>
                <w:szCs w:val="18"/>
              </w:rPr>
            </w:pPr>
            <w:bookmarkStart w:id="171" w:name="_Hlk94183389"/>
            <w:ins w:id="172" w:author="Alhabibi, Haider@Energy" w:date="2022-01-27T13:35:00Z">
              <w:r>
                <w:rPr>
                  <w:rFonts w:asciiTheme="minorHAnsi" w:hAnsiTheme="minorHAnsi" w:cstheme="minorHAnsi"/>
                  <w:sz w:val="18"/>
                  <w:szCs w:val="18"/>
                </w:rPr>
                <w:t>Fan Efficacy Performance Rating (W/CFM)</w:t>
              </w:r>
              <w:bookmarkEnd w:id="171"/>
            </w:ins>
          </w:p>
        </w:tc>
      </w:tr>
      <w:tr w:rsidR="001377CD" w14:paraId="50AB38A4" w14:textId="77777777" w:rsidTr="001377CD">
        <w:trPr>
          <w:ins w:id="173" w:author="Alhabibi, Haider@Energy" w:date="2022-01-27T13:35:00Z"/>
          <w:trPrChange w:id="174" w:author="Bucaneg, Haile@Energy" w:date="2022-02-09T10:52:00Z">
            <w:trPr>
              <w:gridAfter w:val="0"/>
              <w:wAfter w:w="3420" w:type="dxa"/>
            </w:trPr>
          </w:trPrChange>
        </w:trPr>
        <w:tc>
          <w:tcPr>
            <w:tcW w:w="3055" w:type="dxa"/>
            <w:tcPrChange w:id="175" w:author="Bucaneg, Haile@Energy" w:date="2022-02-09T10:52:00Z">
              <w:tcPr>
                <w:tcW w:w="1705" w:type="dxa"/>
              </w:tcPr>
            </w:tcPrChange>
          </w:tcPr>
          <w:p w14:paraId="371C178E" w14:textId="77777777" w:rsidR="001377CD" w:rsidRDefault="001377CD" w:rsidP="00AE2B20">
            <w:pPr>
              <w:jc w:val="center"/>
              <w:rPr>
                <w:ins w:id="176" w:author="Alhabibi, Haider@Energy" w:date="2022-01-27T13:35:00Z"/>
                <w:rFonts w:asciiTheme="minorHAnsi" w:hAnsiTheme="minorHAnsi" w:cstheme="minorHAnsi"/>
                <w:sz w:val="18"/>
                <w:szCs w:val="18"/>
              </w:rPr>
            </w:pPr>
            <w:ins w:id="177" w:author="Alhabibi, Haider@Energy" w:date="2022-01-27T13:35:00Z">
              <w:r w:rsidRPr="000171E2">
                <w:rPr>
                  <w:rFonts w:asciiTheme="minorHAnsi" w:hAnsiTheme="minorHAnsi" w:cstheme="minorHAnsi"/>
                  <w:sz w:val="18"/>
                  <w:szCs w:val="18"/>
                </w:rPr>
                <w:t>&lt;&lt;user input, text&gt;&gt;</w:t>
              </w:r>
            </w:ins>
          </w:p>
        </w:tc>
        <w:tc>
          <w:tcPr>
            <w:tcW w:w="3420" w:type="dxa"/>
            <w:tcPrChange w:id="178" w:author="Bucaneg, Haile@Energy" w:date="2022-02-09T10:52:00Z">
              <w:tcPr>
                <w:tcW w:w="2430" w:type="dxa"/>
              </w:tcPr>
            </w:tcPrChange>
          </w:tcPr>
          <w:p w14:paraId="4BC084E4" w14:textId="77777777" w:rsidR="001377CD" w:rsidRDefault="001377CD" w:rsidP="00AE2B20">
            <w:pPr>
              <w:jc w:val="center"/>
              <w:rPr>
                <w:ins w:id="179" w:author="Alhabibi, Haider@Energy" w:date="2022-01-27T13:35:00Z"/>
                <w:rFonts w:asciiTheme="minorHAnsi" w:hAnsiTheme="minorHAnsi" w:cstheme="minorHAnsi"/>
                <w:sz w:val="18"/>
                <w:szCs w:val="18"/>
              </w:rPr>
            </w:pPr>
            <w:ins w:id="180" w:author="Alhabibi, Haider@Energy" w:date="2022-01-27T13:35:00Z">
              <w:r w:rsidRPr="000171E2">
                <w:rPr>
                  <w:rFonts w:asciiTheme="minorHAnsi" w:hAnsiTheme="minorHAnsi" w:cstheme="minorHAnsi"/>
                  <w:sz w:val="18"/>
                  <w:szCs w:val="18"/>
                </w:rPr>
                <w:t>&lt;&lt;user input, text&gt;&gt;</w:t>
              </w:r>
            </w:ins>
          </w:p>
        </w:tc>
        <w:tc>
          <w:tcPr>
            <w:tcW w:w="4500" w:type="dxa"/>
            <w:tcPrChange w:id="181" w:author="Bucaneg, Haile@Energy" w:date="2022-02-09T10:52:00Z">
              <w:tcPr>
                <w:tcW w:w="3420" w:type="dxa"/>
              </w:tcPr>
            </w:tcPrChange>
          </w:tcPr>
          <w:p w14:paraId="33B704A8" w14:textId="77777777" w:rsidR="001377CD" w:rsidRDefault="001377CD" w:rsidP="00AE2B20">
            <w:pPr>
              <w:jc w:val="center"/>
              <w:rPr>
                <w:ins w:id="182" w:author="Alhabibi, Haider@Energy" w:date="2022-01-27T13:35:00Z"/>
                <w:rFonts w:asciiTheme="minorHAnsi" w:hAnsiTheme="minorHAnsi" w:cstheme="minorHAnsi"/>
                <w:sz w:val="18"/>
                <w:szCs w:val="18"/>
              </w:rPr>
            </w:pPr>
            <w:ins w:id="183" w:author="Alhabibi, Haider@Energy" w:date="2022-01-27T13:35:00Z">
              <w:r w:rsidRPr="000171E2">
                <w:rPr>
                  <w:rFonts w:asciiTheme="minorHAnsi" w:hAnsiTheme="minorHAnsi" w:cstheme="minorHAnsi"/>
                  <w:sz w:val="18"/>
                  <w:szCs w:val="18"/>
                </w:rPr>
                <w:t>&lt;&lt;</w:t>
              </w:r>
              <w:r>
                <w:rPr>
                  <w:rFonts w:asciiTheme="minorHAnsi" w:hAnsiTheme="minorHAnsi" w:cstheme="minorHAnsi"/>
                  <w:sz w:val="18"/>
                  <w:szCs w:val="18"/>
                </w:rPr>
                <w:t xml:space="preserve">Call information from CF1R-PRF: Else </w:t>
              </w:r>
              <w:r w:rsidRPr="000171E2">
                <w:rPr>
                  <w:rFonts w:asciiTheme="minorHAnsi" w:hAnsiTheme="minorHAnsi" w:cstheme="minorHAnsi"/>
                  <w:sz w:val="18"/>
                  <w:szCs w:val="18"/>
                </w:rPr>
                <w:t>user input, text&gt;&gt;</w:t>
              </w:r>
            </w:ins>
          </w:p>
        </w:tc>
      </w:tr>
      <w:tr w:rsidR="001377CD" w14:paraId="30FB6C22" w14:textId="77777777" w:rsidTr="001377CD">
        <w:trPr>
          <w:ins w:id="184" w:author="Alhabibi, Haider@Energy" w:date="2022-01-27T13:35:00Z"/>
          <w:trPrChange w:id="185" w:author="Bucaneg, Haile@Energy" w:date="2022-02-09T10:52:00Z">
            <w:trPr>
              <w:gridAfter w:val="0"/>
              <w:wAfter w:w="3420" w:type="dxa"/>
            </w:trPr>
          </w:trPrChange>
        </w:trPr>
        <w:tc>
          <w:tcPr>
            <w:tcW w:w="3055" w:type="dxa"/>
            <w:tcPrChange w:id="186" w:author="Bucaneg, Haile@Energy" w:date="2022-02-09T10:52:00Z">
              <w:tcPr>
                <w:tcW w:w="1705" w:type="dxa"/>
              </w:tcPr>
            </w:tcPrChange>
          </w:tcPr>
          <w:p w14:paraId="53A8CF62" w14:textId="77777777" w:rsidR="001377CD" w:rsidRDefault="001377CD" w:rsidP="00AE2B20">
            <w:pPr>
              <w:rPr>
                <w:ins w:id="187" w:author="Alhabibi, Haider@Energy" w:date="2022-01-27T13:35:00Z"/>
                <w:rFonts w:asciiTheme="minorHAnsi" w:hAnsiTheme="minorHAnsi" w:cstheme="minorHAnsi"/>
                <w:sz w:val="18"/>
                <w:szCs w:val="18"/>
              </w:rPr>
            </w:pPr>
          </w:p>
        </w:tc>
        <w:tc>
          <w:tcPr>
            <w:tcW w:w="3420" w:type="dxa"/>
            <w:tcPrChange w:id="188" w:author="Bucaneg, Haile@Energy" w:date="2022-02-09T10:52:00Z">
              <w:tcPr>
                <w:tcW w:w="2430" w:type="dxa"/>
              </w:tcPr>
            </w:tcPrChange>
          </w:tcPr>
          <w:p w14:paraId="0E28BA59" w14:textId="77777777" w:rsidR="001377CD" w:rsidRDefault="001377CD" w:rsidP="00AE2B20">
            <w:pPr>
              <w:rPr>
                <w:ins w:id="189" w:author="Alhabibi, Haider@Energy" w:date="2022-01-27T13:35:00Z"/>
                <w:rFonts w:asciiTheme="minorHAnsi" w:hAnsiTheme="minorHAnsi" w:cstheme="minorHAnsi"/>
                <w:sz w:val="18"/>
                <w:szCs w:val="18"/>
              </w:rPr>
            </w:pPr>
          </w:p>
        </w:tc>
        <w:tc>
          <w:tcPr>
            <w:tcW w:w="4500" w:type="dxa"/>
            <w:tcPrChange w:id="190" w:author="Bucaneg, Haile@Energy" w:date="2022-02-09T10:52:00Z">
              <w:tcPr>
                <w:tcW w:w="3420" w:type="dxa"/>
              </w:tcPr>
            </w:tcPrChange>
          </w:tcPr>
          <w:p w14:paraId="4B819058" w14:textId="77777777" w:rsidR="001377CD" w:rsidRDefault="001377CD" w:rsidP="00AE2B20">
            <w:pPr>
              <w:rPr>
                <w:ins w:id="191" w:author="Alhabibi, Haider@Energy" w:date="2022-01-27T13:35:00Z"/>
                <w:rFonts w:asciiTheme="minorHAnsi" w:hAnsiTheme="minorHAnsi" w:cstheme="minorHAnsi"/>
                <w:sz w:val="18"/>
                <w:szCs w:val="18"/>
              </w:rPr>
            </w:pPr>
          </w:p>
        </w:tc>
      </w:tr>
      <w:tr w:rsidR="001377CD" w14:paraId="3CC87D27" w14:textId="77777777" w:rsidTr="001377CD">
        <w:trPr>
          <w:ins w:id="192" w:author="Alhabibi, Haider@Energy" w:date="2022-01-27T13:35:00Z"/>
          <w:trPrChange w:id="193" w:author="Bucaneg, Haile@Energy" w:date="2022-02-09T10:52:00Z">
            <w:trPr>
              <w:gridAfter w:val="0"/>
              <w:wAfter w:w="3420" w:type="dxa"/>
            </w:trPr>
          </w:trPrChange>
        </w:trPr>
        <w:tc>
          <w:tcPr>
            <w:tcW w:w="3055" w:type="dxa"/>
            <w:tcPrChange w:id="194" w:author="Bucaneg, Haile@Energy" w:date="2022-02-09T10:52:00Z">
              <w:tcPr>
                <w:tcW w:w="1705" w:type="dxa"/>
              </w:tcPr>
            </w:tcPrChange>
          </w:tcPr>
          <w:p w14:paraId="38700F9F" w14:textId="77777777" w:rsidR="001377CD" w:rsidRDefault="001377CD" w:rsidP="00AE2B20">
            <w:pPr>
              <w:rPr>
                <w:ins w:id="195" w:author="Alhabibi, Haider@Energy" w:date="2022-01-27T13:35:00Z"/>
                <w:rFonts w:asciiTheme="minorHAnsi" w:hAnsiTheme="minorHAnsi" w:cstheme="minorHAnsi"/>
                <w:sz w:val="18"/>
                <w:szCs w:val="18"/>
              </w:rPr>
            </w:pPr>
          </w:p>
        </w:tc>
        <w:tc>
          <w:tcPr>
            <w:tcW w:w="3420" w:type="dxa"/>
            <w:tcPrChange w:id="196" w:author="Bucaneg, Haile@Energy" w:date="2022-02-09T10:52:00Z">
              <w:tcPr>
                <w:tcW w:w="2430" w:type="dxa"/>
              </w:tcPr>
            </w:tcPrChange>
          </w:tcPr>
          <w:p w14:paraId="3E14143D" w14:textId="77777777" w:rsidR="001377CD" w:rsidRDefault="001377CD" w:rsidP="00AE2B20">
            <w:pPr>
              <w:rPr>
                <w:ins w:id="197" w:author="Alhabibi, Haider@Energy" w:date="2022-01-27T13:35:00Z"/>
                <w:rFonts w:asciiTheme="minorHAnsi" w:hAnsiTheme="minorHAnsi" w:cstheme="minorHAnsi"/>
                <w:sz w:val="18"/>
                <w:szCs w:val="18"/>
              </w:rPr>
            </w:pPr>
          </w:p>
        </w:tc>
        <w:tc>
          <w:tcPr>
            <w:tcW w:w="4500" w:type="dxa"/>
            <w:tcPrChange w:id="198" w:author="Bucaneg, Haile@Energy" w:date="2022-02-09T10:52:00Z">
              <w:tcPr>
                <w:tcW w:w="3420" w:type="dxa"/>
              </w:tcPr>
            </w:tcPrChange>
          </w:tcPr>
          <w:p w14:paraId="23593AF5" w14:textId="77777777" w:rsidR="001377CD" w:rsidRDefault="001377CD" w:rsidP="00AE2B20">
            <w:pPr>
              <w:rPr>
                <w:ins w:id="199" w:author="Alhabibi, Haider@Energy" w:date="2022-01-27T13:35:00Z"/>
                <w:rFonts w:asciiTheme="minorHAnsi" w:hAnsiTheme="minorHAnsi" w:cstheme="minorHAnsi"/>
                <w:sz w:val="18"/>
                <w:szCs w:val="18"/>
              </w:rPr>
            </w:pPr>
          </w:p>
        </w:tc>
      </w:tr>
    </w:tbl>
    <w:p w14:paraId="29B5005C" w14:textId="77777777" w:rsidR="0035420E" w:rsidRDefault="0035420E">
      <w:pPr>
        <w:rPr>
          <w:ins w:id="200" w:author="Alhabibi, Haider@Energy" w:date="2022-01-13T10:30:00Z"/>
          <w:rFonts w:asciiTheme="minorHAnsi" w:hAnsiTheme="minorHAnsi" w:cstheme="minorHAnsi"/>
          <w:sz w:val="18"/>
          <w:szCs w:val="18"/>
        </w:rPr>
      </w:pPr>
    </w:p>
    <w:p w14:paraId="68178793" w14:textId="77777777" w:rsidR="0030491D" w:rsidRPr="00BA6F69" w:rsidRDefault="0030491D">
      <w:pPr>
        <w:rPr>
          <w:rFonts w:asciiTheme="minorHAnsi" w:hAnsiTheme="minorHAnsi" w:cstheme="minorHAnsi"/>
          <w:sz w:val="18"/>
          <w:szCs w:val="18"/>
        </w:rPr>
      </w:pPr>
    </w:p>
    <w:tbl>
      <w:tblPr>
        <w:tblW w:w="51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8"/>
        <w:gridCol w:w="10389"/>
      </w:tblGrid>
      <w:tr w:rsidR="00DE0501" w:rsidRPr="00500C2C" w14:paraId="0435B76D" w14:textId="77777777" w:rsidTr="004A40B0">
        <w:tc>
          <w:tcPr>
            <w:tcW w:w="11017" w:type="dxa"/>
            <w:gridSpan w:val="2"/>
          </w:tcPr>
          <w:p w14:paraId="0435B76C" w14:textId="617EDB82" w:rsidR="00DE0501" w:rsidRPr="00500C2C" w:rsidRDefault="008002F8" w:rsidP="00B85083">
            <w:pPr>
              <w:keepNext/>
              <w:rPr>
                <w:rFonts w:asciiTheme="minorHAnsi" w:hAnsiTheme="minorHAnsi"/>
                <w:szCs w:val="18"/>
              </w:rPr>
            </w:pPr>
            <w:r>
              <w:rPr>
                <w:rFonts w:asciiTheme="minorHAnsi" w:hAnsiTheme="minorHAnsi"/>
                <w:b/>
                <w:szCs w:val="18"/>
              </w:rPr>
              <w:t>E</w:t>
            </w:r>
            <w:r w:rsidR="00DE0501" w:rsidRPr="00500C2C">
              <w:rPr>
                <w:rFonts w:asciiTheme="minorHAnsi" w:hAnsiTheme="minorHAnsi"/>
                <w:b/>
                <w:szCs w:val="18"/>
              </w:rPr>
              <w:t>. Compliance Statement</w:t>
            </w:r>
            <w:r w:rsidR="00DE0501" w:rsidRPr="00500C2C">
              <w:rPr>
                <w:rFonts w:asciiTheme="minorHAnsi" w:hAnsiTheme="minorHAnsi"/>
                <w:szCs w:val="18"/>
              </w:rPr>
              <w:t xml:space="preserve"> </w:t>
            </w:r>
          </w:p>
        </w:tc>
      </w:tr>
      <w:tr w:rsidR="00DE0501" w:rsidRPr="00D2491C" w14:paraId="0435B771" w14:textId="77777777" w:rsidTr="004A40B0">
        <w:trPr>
          <w:trHeight w:val="158"/>
        </w:trPr>
        <w:tc>
          <w:tcPr>
            <w:tcW w:w="628" w:type="dxa"/>
            <w:vAlign w:val="center"/>
          </w:tcPr>
          <w:p w14:paraId="0435B76E" w14:textId="77777777" w:rsidR="00DE0501" w:rsidRPr="00D2491C" w:rsidRDefault="00DE0501" w:rsidP="003A7CD3">
            <w:pPr>
              <w:keepNext/>
              <w:jc w:val="center"/>
              <w:rPr>
                <w:rFonts w:asciiTheme="minorHAnsi" w:hAnsiTheme="minorHAnsi"/>
                <w:sz w:val="18"/>
                <w:szCs w:val="18"/>
              </w:rPr>
            </w:pPr>
            <w:r w:rsidRPr="00D2491C">
              <w:rPr>
                <w:rFonts w:asciiTheme="minorHAnsi" w:hAnsiTheme="minorHAnsi"/>
                <w:sz w:val="18"/>
                <w:szCs w:val="18"/>
              </w:rPr>
              <w:t>01</w:t>
            </w:r>
          </w:p>
        </w:tc>
        <w:tc>
          <w:tcPr>
            <w:tcW w:w="10389" w:type="dxa"/>
            <w:vAlign w:val="center"/>
          </w:tcPr>
          <w:p w14:paraId="0435B770" w14:textId="42EB9071" w:rsidR="00DE0501" w:rsidRPr="00D2491C" w:rsidRDefault="00DE0501" w:rsidP="00D9307B">
            <w:pPr>
              <w:keepNext/>
              <w:rPr>
                <w:rFonts w:asciiTheme="minorHAnsi" w:hAnsiTheme="minorHAnsi"/>
                <w:sz w:val="18"/>
                <w:szCs w:val="18"/>
              </w:rPr>
            </w:pPr>
            <w:r w:rsidRPr="00D2491C">
              <w:rPr>
                <w:rFonts w:asciiTheme="minorHAnsi" w:hAnsiTheme="minorHAnsi"/>
                <w:sz w:val="18"/>
                <w:szCs w:val="18"/>
              </w:rPr>
              <w:t>&lt;&lt;</w:t>
            </w:r>
            <w:r w:rsidR="00B85083" w:rsidRPr="00C27BAB">
              <w:rPr>
                <w:rFonts w:asciiTheme="minorHAnsi" w:hAnsiTheme="minorHAnsi"/>
                <w:sz w:val="18"/>
                <w:szCs w:val="18"/>
              </w:rPr>
              <w:t xml:space="preserve"> I</w:t>
            </w:r>
            <w:r w:rsidR="00B85083">
              <w:rPr>
                <w:rFonts w:asciiTheme="minorHAnsi" w:hAnsiTheme="minorHAnsi"/>
                <w:sz w:val="18"/>
                <w:szCs w:val="18"/>
              </w:rPr>
              <w:t>f</w:t>
            </w:r>
            <w:r w:rsidR="00B85083" w:rsidRPr="00C27BAB">
              <w:rPr>
                <w:rFonts w:asciiTheme="minorHAnsi" w:hAnsiTheme="minorHAnsi"/>
                <w:sz w:val="18"/>
                <w:szCs w:val="18"/>
              </w:rPr>
              <w:t xml:space="preserve"> </w:t>
            </w:r>
            <w:r w:rsidR="00B85083">
              <w:rPr>
                <w:rFonts w:asciiTheme="minorHAnsi" w:hAnsiTheme="minorHAnsi"/>
                <w:sz w:val="18"/>
                <w:szCs w:val="18"/>
              </w:rPr>
              <w:t>‘Building Type” (</w:t>
            </w:r>
            <w:r w:rsidR="00B85083" w:rsidRPr="00C27BAB">
              <w:rPr>
                <w:rFonts w:asciiTheme="minorHAnsi" w:hAnsiTheme="minorHAnsi"/>
                <w:sz w:val="18"/>
                <w:szCs w:val="18"/>
              </w:rPr>
              <w:t>A02</w:t>
            </w:r>
            <w:r w:rsidR="00B85083">
              <w:rPr>
                <w:rFonts w:asciiTheme="minorHAnsi" w:hAnsiTheme="minorHAnsi"/>
                <w:sz w:val="18"/>
                <w:szCs w:val="18"/>
              </w:rPr>
              <w:t>)</w:t>
            </w:r>
            <w:r w:rsidR="00B85083" w:rsidRPr="00C27BAB">
              <w:rPr>
                <w:rFonts w:asciiTheme="minorHAnsi" w:hAnsiTheme="minorHAnsi"/>
                <w:sz w:val="18"/>
                <w:szCs w:val="18"/>
              </w:rPr>
              <w:t xml:space="preserve"> = ‘Non-dwelling Unit’ then display text: “Building Passes</w:t>
            </w:r>
            <w:r w:rsidR="00B85083">
              <w:rPr>
                <w:rFonts w:asciiTheme="minorHAnsi" w:hAnsiTheme="minorHAnsi"/>
                <w:sz w:val="18"/>
                <w:szCs w:val="18"/>
              </w:rPr>
              <w:t>”; If the ‘Total Installed Mechanical Ventilation (</w:t>
            </w:r>
            <w:r w:rsidR="005670D3">
              <w:rPr>
                <w:rFonts w:asciiTheme="minorHAnsi" w:hAnsiTheme="minorHAnsi"/>
                <w:sz w:val="18"/>
                <w:szCs w:val="18"/>
              </w:rPr>
              <w:t>D</w:t>
            </w:r>
            <w:r w:rsidR="00B85083">
              <w:rPr>
                <w:rFonts w:asciiTheme="minorHAnsi" w:hAnsiTheme="minorHAnsi"/>
                <w:sz w:val="18"/>
                <w:szCs w:val="18"/>
              </w:rPr>
              <w:t xml:space="preserve">06) </w:t>
            </w:r>
            <w:r w:rsidR="00B85083">
              <w:rPr>
                <w:rFonts w:asciiTheme="minorHAnsi" w:hAnsiTheme="minorHAnsi" w:cstheme="minorHAnsi"/>
                <w:sz w:val="18"/>
                <w:szCs w:val="18"/>
              </w:rPr>
              <w:t>≥</w:t>
            </w:r>
            <w:r w:rsidR="00B85083">
              <w:rPr>
                <w:rFonts w:asciiTheme="minorHAnsi" w:hAnsiTheme="minorHAnsi"/>
                <w:sz w:val="18"/>
                <w:szCs w:val="18"/>
              </w:rPr>
              <w:t xml:space="preserve"> Required Mechanical Ventilation Rate (</w:t>
            </w:r>
            <w:r w:rsidR="005670D3">
              <w:rPr>
                <w:rFonts w:asciiTheme="minorHAnsi" w:hAnsiTheme="minorHAnsi"/>
                <w:sz w:val="18"/>
                <w:szCs w:val="18"/>
              </w:rPr>
              <w:t>C</w:t>
            </w:r>
            <w:r w:rsidR="00B85083">
              <w:rPr>
                <w:rFonts w:asciiTheme="minorHAnsi" w:hAnsiTheme="minorHAnsi"/>
                <w:sz w:val="18"/>
                <w:szCs w:val="18"/>
              </w:rPr>
              <w:t>06), then display text: "Building Passes Mechanical Ventilation Rate</w:t>
            </w:r>
            <w:r w:rsidR="00B85083" w:rsidDel="001E1FD4">
              <w:rPr>
                <w:rFonts w:asciiTheme="minorHAnsi" w:hAnsiTheme="minorHAnsi"/>
                <w:sz w:val="18"/>
                <w:szCs w:val="18"/>
              </w:rPr>
              <w:t xml:space="preserve"> </w:t>
            </w:r>
            <w:r w:rsidR="00B85083">
              <w:rPr>
                <w:rFonts w:asciiTheme="minorHAnsi" w:hAnsiTheme="minorHAnsi"/>
                <w:sz w:val="18"/>
                <w:szCs w:val="18"/>
              </w:rPr>
              <w:t>Test” else display text: "Building Fails Mechanical Ventilation Rate Test"</w:t>
            </w:r>
            <w:r w:rsidRPr="00D2491C">
              <w:rPr>
                <w:rFonts w:asciiTheme="minorHAnsi" w:hAnsiTheme="minorHAnsi"/>
                <w:sz w:val="18"/>
                <w:szCs w:val="18"/>
              </w:rPr>
              <w:t>&gt;&gt;</w:t>
            </w:r>
          </w:p>
        </w:tc>
      </w:tr>
    </w:tbl>
    <w:p w14:paraId="0435B7E5" w14:textId="632C76AC" w:rsidR="004B6E84" w:rsidRDefault="004B6E84"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BD72D7" w:rsidRPr="0084687D" w14:paraId="523FA39E" w14:textId="77777777" w:rsidTr="00BD72D7">
        <w:trPr>
          <w:cantSplit/>
          <w:trHeight w:val="432"/>
        </w:trPr>
        <w:tc>
          <w:tcPr>
            <w:tcW w:w="5000" w:type="pct"/>
            <w:gridSpan w:val="2"/>
            <w:vAlign w:val="center"/>
          </w:tcPr>
          <w:p w14:paraId="1118FF96" w14:textId="06D75B45" w:rsidR="00BD72D7" w:rsidRPr="00AD610F" w:rsidRDefault="00BD72D7" w:rsidP="00BD72D7">
            <w:pPr>
              <w:keepNext/>
              <w:rPr>
                <w:rFonts w:ascii="Calibri" w:hAnsi="Calibri"/>
                <w:b/>
                <w:szCs w:val="18"/>
              </w:rPr>
            </w:pPr>
            <w:r>
              <w:rPr>
                <w:rFonts w:ascii="Calibri" w:hAnsi="Calibri"/>
                <w:b/>
                <w:szCs w:val="18"/>
              </w:rPr>
              <w:t>F</w:t>
            </w:r>
            <w:r w:rsidRPr="00AD610F">
              <w:rPr>
                <w:rFonts w:ascii="Calibri" w:hAnsi="Calibri"/>
                <w:b/>
                <w:szCs w:val="18"/>
              </w:rPr>
              <w:t>. Determination of HERS Verification Compliance</w:t>
            </w:r>
          </w:p>
          <w:p w14:paraId="0711D5B1" w14:textId="77777777" w:rsidR="00BD72D7" w:rsidRPr="0084687D" w:rsidRDefault="00BD72D7" w:rsidP="00BD72D7">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BD72D7" w:rsidRPr="0084687D" w14:paraId="0D88B17E" w14:textId="77777777" w:rsidTr="00BD72D7">
        <w:trPr>
          <w:cantSplit/>
          <w:trHeight w:val="144"/>
        </w:trPr>
        <w:tc>
          <w:tcPr>
            <w:tcW w:w="253" w:type="pct"/>
            <w:vAlign w:val="center"/>
          </w:tcPr>
          <w:p w14:paraId="6E74C6B4" w14:textId="77777777" w:rsidR="00BD72D7" w:rsidRPr="0084687D" w:rsidDel="00C76C40" w:rsidRDefault="00BD72D7" w:rsidP="00BD72D7">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0F7CD39" w14:textId="735CD9B6" w:rsidR="00BD72D7" w:rsidRPr="0084687D" w:rsidRDefault="00BA6F69">
            <w:pPr>
              <w:keepNext/>
              <w:spacing w:after="60"/>
              <w:rPr>
                <w:rFonts w:ascii="Calibri" w:hAnsi="Calibri"/>
                <w:sz w:val="18"/>
                <w:szCs w:val="18"/>
              </w:rPr>
            </w:pPr>
            <w:r w:rsidRPr="0084687D">
              <w:rPr>
                <w:rFonts w:ascii="Calibri" w:hAnsi="Calibri"/>
                <w:sz w:val="18"/>
                <w:szCs w:val="18"/>
              </w:rPr>
              <w:t xml:space="preserve">&lt;&lt;if </w:t>
            </w:r>
            <w:r w:rsidR="0069391B">
              <w:rPr>
                <w:rFonts w:ascii="Calibri" w:hAnsi="Calibri"/>
                <w:sz w:val="18"/>
                <w:szCs w:val="18"/>
              </w:rPr>
              <w:t>E</w:t>
            </w:r>
            <w:r>
              <w:rPr>
                <w:rFonts w:ascii="Calibri" w:hAnsi="Calibri"/>
                <w:sz w:val="18"/>
                <w:szCs w:val="18"/>
              </w:rPr>
              <w:t>01</w:t>
            </w:r>
            <w:r w:rsidRPr="0084687D">
              <w:rPr>
                <w:rFonts w:ascii="Calibri" w:hAnsi="Calibri"/>
                <w:sz w:val="18"/>
                <w:szCs w:val="18"/>
              </w:rPr>
              <w:t xml:space="preserve"> = </w:t>
            </w:r>
            <w:r w:rsidR="0069391B">
              <w:rPr>
                <w:rFonts w:asciiTheme="minorHAnsi" w:hAnsiTheme="minorHAnsi"/>
                <w:sz w:val="18"/>
                <w:szCs w:val="18"/>
              </w:rPr>
              <w:t>Building Passes Mechanical Ventilation Rate</w:t>
            </w:r>
            <w:r w:rsidR="0069391B" w:rsidDel="001E1FD4">
              <w:rPr>
                <w:rFonts w:asciiTheme="minorHAnsi" w:hAnsiTheme="minorHAnsi"/>
                <w:sz w:val="18"/>
                <w:szCs w:val="18"/>
              </w:rPr>
              <w:t xml:space="preserve"> </w:t>
            </w:r>
            <w:r w:rsidR="0069391B">
              <w:rPr>
                <w:rFonts w:asciiTheme="minorHAnsi" w:hAnsiTheme="minorHAnsi"/>
                <w:sz w:val="18"/>
                <w:szCs w:val="18"/>
              </w:rPr>
              <w:t xml:space="preserve">Test, </w:t>
            </w:r>
            <w:r w:rsidRPr="0084687D">
              <w:rPr>
                <w:rFonts w:ascii="Calibri" w:hAnsi="Calibr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0435B7E6" w14:textId="77777777" w:rsidR="004B6E84" w:rsidRDefault="004B6E84" w:rsidP="004B6E84">
      <w:pPr>
        <w:rPr>
          <w:rFonts w:asciiTheme="minorHAnsi" w:hAnsiTheme="minorHAnsi"/>
          <w:sz w:val="18"/>
          <w:szCs w:val="18"/>
        </w:rPr>
      </w:pPr>
      <w:r>
        <w:rPr>
          <w:rFonts w:asciiTheme="minorHAnsi" w:hAnsiTheme="minorHAnsi"/>
          <w:sz w:val="18"/>
          <w:szCs w:val="18"/>
        </w:rPr>
        <w:br w:type="page"/>
      </w:r>
    </w:p>
    <w:p w14:paraId="353EC29D" w14:textId="70A1462C" w:rsidR="00461494" w:rsidRDefault="00461494" w:rsidP="00461494"/>
    <w:p w14:paraId="53497C11" w14:textId="760DECDC" w:rsidR="003C0B0D" w:rsidRDefault="003C0B0D"/>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BD72D7" w:rsidRPr="00BB16FE" w14:paraId="3697E596" w14:textId="77777777" w:rsidTr="00461494">
        <w:trPr>
          <w:trHeight w:val="288"/>
        </w:trPr>
        <w:tc>
          <w:tcPr>
            <w:tcW w:w="10768" w:type="dxa"/>
            <w:gridSpan w:val="4"/>
            <w:vAlign w:val="center"/>
          </w:tcPr>
          <w:p w14:paraId="142DA822"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t>Documentation Author's Declaration Statement</w:t>
            </w:r>
          </w:p>
        </w:tc>
      </w:tr>
      <w:tr w:rsidR="00BD72D7" w:rsidRPr="00BB16FE" w14:paraId="10C96A6B" w14:textId="77777777" w:rsidTr="00461494">
        <w:trPr>
          <w:trHeight w:val="360"/>
        </w:trPr>
        <w:tc>
          <w:tcPr>
            <w:tcW w:w="10768" w:type="dxa"/>
            <w:gridSpan w:val="4"/>
            <w:vAlign w:val="center"/>
          </w:tcPr>
          <w:p w14:paraId="7C4F7F09" w14:textId="77777777" w:rsidR="00BD72D7" w:rsidRPr="00BB16FE" w:rsidRDefault="00BD72D7" w:rsidP="00BD72D7">
            <w:pPr>
              <w:numPr>
                <w:ilvl w:val="0"/>
                <w:numId w:val="3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BD72D7" w:rsidRPr="00BB16FE" w14:paraId="18CB84E1" w14:textId="77777777" w:rsidTr="00461494">
        <w:trPr>
          <w:trHeight w:val="360"/>
        </w:trPr>
        <w:tc>
          <w:tcPr>
            <w:tcW w:w="5344" w:type="dxa"/>
          </w:tcPr>
          <w:p w14:paraId="1A043EF3"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424" w:type="dxa"/>
            <w:gridSpan w:val="3"/>
          </w:tcPr>
          <w:p w14:paraId="2FEFACF8"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BD72D7" w:rsidRPr="00BB16FE" w14:paraId="4DC320A6" w14:textId="77777777" w:rsidTr="00461494">
        <w:trPr>
          <w:trHeight w:val="360"/>
        </w:trPr>
        <w:tc>
          <w:tcPr>
            <w:tcW w:w="5344" w:type="dxa"/>
          </w:tcPr>
          <w:p w14:paraId="52B57CF6"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424" w:type="dxa"/>
            <w:gridSpan w:val="3"/>
          </w:tcPr>
          <w:p w14:paraId="1787BF50"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BD72D7" w:rsidRPr="00BB16FE" w14:paraId="162940C8" w14:textId="77777777" w:rsidTr="00461494">
        <w:trPr>
          <w:trHeight w:val="360"/>
        </w:trPr>
        <w:tc>
          <w:tcPr>
            <w:tcW w:w="5344" w:type="dxa"/>
          </w:tcPr>
          <w:p w14:paraId="51C8702C"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424" w:type="dxa"/>
            <w:gridSpan w:val="3"/>
          </w:tcPr>
          <w:p w14:paraId="11842918"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BD72D7" w:rsidRPr="00BB16FE" w14:paraId="05A16BC2" w14:textId="77777777" w:rsidTr="00461494">
        <w:trPr>
          <w:trHeight w:val="360"/>
        </w:trPr>
        <w:tc>
          <w:tcPr>
            <w:tcW w:w="5344" w:type="dxa"/>
          </w:tcPr>
          <w:p w14:paraId="47A701F0"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424" w:type="dxa"/>
            <w:gridSpan w:val="3"/>
          </w:tcPr>
          <w:p w14:paraId="6D022063" w14:textId="77777777" w:rsidR="00BD72D7" w:rsidRPr="00BB16FE" w:rsidRDefault="00BD72D7" w:rsidP="00BD72D7">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BD72D7" w:rsidRPr="00BB16FE" w14:paraId="16B194D6" w14:textId="77777777" w:rsidTr="00461494">
        <w:tblPrEx>
          <w:tblCellMar>
            <w:left w:w="115" w:type="dxa"/>
            <w:right w:w="115" w:type="dxa"/>
          </w:tblCellMar>
        </w:tblPrEx>
        <w:trPr>
          <w:trHeight w:val="296"/>
        </w:trPr>
        <w:tc>
          <w:tcPr>
            <w:tcW w:w="10768" w:type="dxa"/>
            <w:gridSpan w:val="4"/>
            <w:vAlign w:val="center"/>
          </w:tcPr>
          <w:p w14:paraId="1CAF9346"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BD72D7" w:rsidRPr="00BB16FE" w14:paraId="1E2BD9CC" w14:textId="77777777" w:rsidTr="00461494">
        <w:tblPrEx>
          <w:tblCellMar>
            <w:left w:w="115" w:type="dxa"/>
            <w:right w:w="115" w:type="dxa"/>
          </w:tblCellMar>
        </w:tblPrEx>
        <w:trPr>
          <w:trHeight w:val="504"/>
        </w:trPr>
        <w:tc>
          <w:tcPr>
            <w:tcW w:w="10768" w:type="dxa"/>
            <w:gridSpan w:val="4"/>
            <w:shd w:val="clear" w:color="auto" w:fill="auto"/>
          </w:tcPr>
          <w:p w14:paraId="35A79642" w14:textId="77777777" w:rsidR="00BD72D7" w:rsidRPr="00BB16FE" w:rsidRDefault="00BD72D7" w:rsidP="00BD72D7">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793C2482"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13519AD2"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3CAD2D0D"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AA61F7E"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2130176" w14:textId="77777777" w:rsidR="00BD72D7" w:rsidRPr="00BB16FE" w:rsidRDefault="00BD72D7" w:rsidP="00BD72D7">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w:t>
            </w:r>
            <w:proofErr w:type="gramStart"/>
            <w:r w:rsidRPr="00BB16FE">
              <w:rPr>
                <w:rFonts w:asciiTheme="minorHAnsi" w:hAnsiTheme="minorHAnsi"/>
                <w:snapToGrid w:val="0"/>
                <w:sz w:val="18"/>
                <w:szCs w:val="18"/>
              </w:rPr>
              <w:t>posted, or</w:t>
            </w:r>
            <w:proofErr w:type="gramEnd"/>
            <w:r w:rsidRPr="00BB16FE">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D72D7" w:rsidRPr="00BB16FE" w14:paraId="5C31C45F" w14:textId="77777777" w:rsidTr="00461494">
        <w:tblPrEx>
          <w:tblCellMar>
            <w:left w:w="115" w:type="dxa"/>
            <w:right w:w="115" w:type="dxa"/>
          </w:tblCellMar>
        </w:tblPrEx>
        <w:trPr>
          <w:trHeight w:val="278"/>
        </w:trPr>
        <w:tc>
          <w:tcPr>
            <w:tcW w:w="10768" w:type="dxa"/>
            <w:gridSpan w:val="4"/>
            <w:vAlign w:val="center"/>
          </w:tcPr>
          <w:p w14:paraId="134F16FE"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BD72D7" w:rsidRPr="00BB16FE" w14:paraId="56D0E6CC" w14:textId="77777777" w:rsidTr="00461494">
        <w:tblPrEx>
          <w:tblCellMar>
            <w:left w:w="115" w:type="dxa"/>
            <w:right w:w="115" w:type="dxa"/>
          </w:tblCellMar>
        </w:tblPrEx>
        <w:trPr>
          <w:trHeight w:hRule="exact" w:val="360"/>
        </w:trPr>
        <w:tc>
          <w:tcPr>
            <w:tcW w:w="10768" w:type="dxa"/>
            <w:gridSpan w:val="4"/>
            <w:vAlign w:val="center"/>
          </w:tcPr>
          <w:p w14:paraId="7C474FE4"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BD72D7" w:rsidRPr="00BB16FE" w14:paraId="1830797C" w14:textId="77777777" w:rsidTr="00461494">
        <w:tblPrEx>
          <w:tblCellMar>
            <w:left w:w="115" w:type="dxa"/>
            <w:right w:w="115" w:type="dxa"/>
          </w:tblCellMar>
        </w:tblPrEx>
        <w:trPr>
          <w:trHeight w:hRule="exact" w:val="360"/>
        </w:trPr>
        <w:tc>
          <w:tcPr>
            <w:tcW w:w="5384" w:type="dxa"/>
            <w:gridSpan w:val="2"/>
          </w:tcPr>
          <w:p w14:paraId="2732FB73" w14:textId="77777777" w:rsidR="00BD72D7" w:rsidRPr="00BB16FE" w:rsidRDefault="00BD72D7" w:rsidP="00BD72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384" w:type="dxa"/>
            <w:gridSpan w:val="2"/>
          </w:tcPr>
          <w:p w14:paraId="69E52E5C" w14:textId="77777777" w:rsidR="00BD72D7" w:rsidRPr="00BB16FE" w:rsidRDefault="00BD72D7" w:rsidP="00BD72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BD72D7" w:rsidRPr="00BB16FE" w14:paraId="27F3F677" w14:textId="77777777" w:rsidTr="00461494">
        <w:tblPrEx>
          <w:tblCellMar>
            <w:left w:w="108" w:type="dxa"/>
            <w:right w:w="108" w:type="dxa"/>
          </w:tblCellMar>
        </w:tblPrEx>
        <w:trPr>
          <w:trHeight w:hRule="exact" w:val="288"/>
        </w:trPr>
        <w:tc>
          <w:tcPr>
            <w:tcW w:w="10768" w:type="dxa"/>
            <w:gridSpan w:val="4"/>
            <w:vAlign w:val="center"/>
          </w:tcPr>
          <w:p w14:paraId="16B13968" w14:textId="77777777" w:rsidR="00BD72D7" w:rsidRPr="00BB16FE" w:rsidRDefault="00BD72D7" w:rsidP="00BD72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proofErr w:type="gramStart"/>
            <w:r w:rsidRPr="00BB16FE">
              <w:rPr>
                <w:rFonts w:asciiTheme="minorHAnsi" w:eastAsia="Calibri" w:hAnsiTheme="minorHAnsi" w:cs="Arial"/>
                <w:b/>
                <w:caps/>
                <w:sz w:val="18"/>
                <w:szCs w:val="18"/>
              </w:rPr>
              <w:t>HERS</w:t>
            </w:r>
            <w:proofErr w:type="gramEnd"/>
            <w:r w:rsidRPr="00BB16FE">
              <w:rPr>
                <w:rFonts w:asciiTheme="minorHAnsi" w:eastAsia="Calibri" w:hAnsiTheme="minorHAnsi" w:cs="Arial"/>
                <w:b/>
                <w:caps/>
                <w:sz w:val="18"/>
                <w:szCs w:val="18"/>
              </w:rPr>
              <w:t xml:space="preserve"> PROVIDER DATA REGISTRY INFORMATION</w:t>
            </w:r>
          </w:p>
        </w:tc>
      </w:tr>
      <w:tr w:rsidR="00BD72D7" w:rsidRPr="00BB16FE" w14:paraId="0DFA2DCE" w14:textId="77777777" w:rsidTr="00461494">
        <w:tblPrEx>
          <w:tblCellMar>
            <w:left w:w="108" w:type="dxa"/>
            <w:right w:w="108" w:type="dxa"/>
          </w:tblCellMar>
        </w:tblPrEx>
        <w:trPr>
          <w:trHeight w:hRule="exact" w:val="360"/>
        </w:trPr>
        <w:tc>
          <w:tcPr>
            <w:tcW w:w="5391" w:type="dxa"/>
            <w:gridSpan w:val="3"/>
          </w:tcPr>
          <w:p w14:paraId="55430919"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377" w:type="dxa"/>
          </w:tcPr>
          <w:p w14:paraId="07C0E412" w14:textId="77777777" w:rsidR="00BD72D7" w:rsidRPr="00BB16FE" w:rsidRDefault="00BD72D7" w:rsidP="00BD72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Pr>
                <w:rFonts w:asciiTheme="minorHAnsi" w:eastAsia="Calibri" w:hAnsiTheme="minorHAnsi"/>
                <w:sz w:val="14"/>
                <w:szCs w:val="14"/>
              </w:rPr>
              <w:t>:</w:t>
            </w:r>
          </w:p>
        </w:tc>
      </w:tr>
      <w:tr w:rsidR="00BD72D7" w:rsidRPr="00BB16FE" w14:paraId="3247A1D6" w14:textId="77777777" w:rsidTr="00461494">
        <w:tblPrEx>
          <w:tblCellMar>
            <w:left w:w="108" w:type="dxa"/>
            <w:right w:w="108" w:type="dxa"/>
          </w:tblCellMar>
        </w:tblPrEx>
        <w:trPr>
          <w:trHeight w:val="288"/>
        </w:trPr>
        <w:tc>
          <w:tcPr>
            <w:tcW w:w="10768" w:type="dxa"/>
            <w:gridSpan w:val="4"/>
            <w:vAlign w:val="center"/>
          </w:tcPr>
          <w:p w14:paraId="51BBF234" w14:textId="77777777" w:rsidR="00BD72D7" w:rsidRPr="00BB16FE" w:rsidRDefault="00BD72D7" w:rsidP="00BD72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proofErr w:type="gramStart"/>
            <w:r w:rsidRPr="00BB16FE">
              <w:rPr>
                <w:rFonts w:asciiTheme="minorHAnsi" w:eastAsia="Calibri" w:hAnsiTheme="minorHAnsi" w:cs="Arial"/>
                <w:b/>
                <w:caps/>
                <w:sz w:val="18"/>
                <w:szCs w:val="18"/>
              </w:rPr>
              <w:t>HERS</w:t>
            </w:r>
            <w:proofErr w:type="gramEnd"/>
            <w:r w:rsidRPr="00BB16FE">
              <w:rPr>
                <w:rFonts w:asciiTheme="minorHAnsi" w:eastAsia="Calibri" w:hAnsiTheme="minorHAnsi" w:cs="Arial"/>
                <w:b/>
                <w:caps/>
                <w:sz w:val="18"/>
                <w:szCs w:val="18"/>
              </w:rPr>
              <w:t xml:space="preserve"> RATER INFORMATION</w:t>
            </w:r>
          </w:p>
        </w:tc>
      </w:tr>
      <w:tr w:rsidR="00BD72D7" w:rsidRPr="00BB16FE" w14:paraId="210C26D2" w14:textId="77777777" w:rsidTr="00461494">
        <w:tblPrEx>
          <w:tblCellMar>
            <w:left w:w="108" w:type="dxa"/>
            <w:right w:w="108" w:type="dxa"/>
          </w:tblCellMar>
        </w:tblPrEx>
        <w:trPr>
          <w:trHeight w:hRule="exact" w:val="360"/>
        </w:trPr>
        <w:tc>
          <w:tcPr>
            <w:tcW w:w="10768" w:type="dxa"/>
            <w:gridSpan w:val="4"/>
          </w:tcPr>
          <w:p w14:paraId="01186CA2" w14:textId="77777777" w:rsidR="00BD72D7" w:rsidRPr="00BB16FE" w:rsidRDefault="00BD72D7" w:rsidP="00BD72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BD72D7" w:rsidRPr="00BB16FE" w14:paraId="141C4D62" w14:textId="77777777" w:rsidTr="00461494">
        <w:tblPrEx>
          <w:tblCellMar>
            <w:left w:w="108" w:type="dxa"/>
            <w:right w:w="108" w:type="dxa"/>
          </w:tblCellMar>
        </w:tblPrEx>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Pr>
          <w:p w14:paraId="6A3A00F5"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377" w:type="dxa"/>
            <w:tcBorders>
              <w:top w:val="single" w:sz="4" w:space="0" w:color="auto"/>
              <w:left w:val="single" w:sz="4" w:space="0" w:color="auto"/>
              <w:bottom w:val="single" w:sz="4" w:space="0" w:color="auto"/>
              <w:right w:val="single" w:sz="4" w:space="0" w:color="auto"/>
            </w:tcBorders>
          </w:tcPr>
          <w:p w14:paraId="4E43A4F6"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BD72D7" w:rsidRPr="00BB16FE" w14:paraId="2DD03184" w14:textId="77777777" w:rsidTr="00461494">
        <w:tblPrEx>
          <w:tblCellMar>
            <w:left w:w="108" w:type="dxa"/>
            <w:right w:w="108" w:type="dxa"/>
          </w:tblCellMar>
        </w:tblPrEx>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Pr>
          <w:p w14:paraId="1CD15E2E"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Pr>
                <w:rFonts w:asciiTheme="minorHAnsi" w:eastAsia="Calibri" w:hAnsiTheme="minorHAnsi"/>
                <w:sz w:val="14"/>
                <w:szCs w:val="14"/>
              </w:rPr>
              <w:t>:</w:t>
            </w:r>
          </w:p>
        </w:tc>
        <w:tc>
          <w:tcPr>
            <w:tcW w:w="5377" w:type="dxa"/>
            <w:tcBorders>
              <w:top w:val="single" w:sz="4" w:space="0" w:color="auto"/>
              <w:left w:val="single" w:sz="4" w:space="0" w:color="auto"/>
              <w:bottom w:val="single" w:sz="4" w:space="0" w:color="auto"/>
              <w:right w:val="single" w:sz="4" w:space="0" w:color="auto"/>
            </w:tcBorders>
          </w:tcPr>
          <w:p w14:paraId="2716B951" w14:textId="77777777" w:rsidR="00BD72D7" w:rsidRPr="00BB16FE" w:rsidRDefault="00BD72D7" w:rsidP="00BD72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0435B867" w14:textId="77777777" w:rsidR="00202E7F" w:rsidRDefault="00202E7F" w:rsidP="00C519F0">
      <w:pPr>
        <w:rPr>
          <w:rFonts w:asciiTheme="minorHAnsi" w:hAnsiTheme="minorHAnsi"/>
          <w:sz w:val="18"/>
          <w:szCs w:val="18"/>
        </w:rPr>
      </w:pPr>
    </w:p>
    <w:sectPr w:rsidR="00202E7F" w:rsidSect="0076421E">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8CDFE" w14:textId="77777777" w:rsidR="003775E9" w:rsidRDefault="003775E9">
      <w:r>
        <w:separator/>
      </w:r>
    </w:p>
  </w:endnote>
  <w:endnote w:type="continuationSeparator" w:id="0">
    <w:p w14:paraId="43E4637A" w14:textId="77777777" w:rsidR="003775E9" w:rsidRDefault="003775E9">
      <w:r>
        <w:continuationSeparator/>
      </w:r>
    </w:p>
  </w:endnote>
  <w:endnote w:type="continuationNotice" w:id="1">
    <w:p w14:paraId="5F77AD4D" w14:textId="77777777" w:rsidR="003775E9" w:rsidRDefault="003775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84905" w14:textId="77777777" w:rsidR="00EE1C8D" w:rsidRDefault="00EE1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5" w14:textId="77777777" w:rsidR="002C5205" w:rsidRPr="009213E6" w:rsidRDefault="002C5205" w:rsidP="009213E6">
    <w:pPr>
      <w:pStyle w:val="Footer"/>
      <w:rPr>
        <w:b/>
      </w:rPr>
    </w:pPr>
    <w:r w:rsidRPr="009213E6">
      <w:t xml:space="preserve">Registration Number:                                            Registration Date/Time:                                                    HERS Provider:                                   </w:t>
    </w:r>
  </w:p>
  <w:p w14:paraId="0435B886" w14:textId="5A208D88" w:rsidR="002C5205" w:rsidRPr="009213E6" w:rsidRDefault="002C5205" w:rsidP="009213E6">
    <w:pPr>
      <w:pStyle w:val="Footer"/>
    </w:pPr>
    <w:r w:rsidRPr="009213E6">
      <w:t>CA Building Energy Efficiency Standards - 20</w:t>
    </w:r>
    <w:ins w:id="72" w:author="Alhabibi, Haider@Energy" w:date="2021-08-30T20:08:00Z">
      <w:r w:rsidR="00ED3F04">
        <w:t>22</w:t>
      </w:r>
    </w:ins>
    <w:del w:id="73" w:author="Alhabibi, Haider@Energy" w:date="2021-08-30T20:08:00Z">
      <w:r w:rsidRPr="009213E6" w:rsidDel="00ED3F04">
        <w:delText>1</w:delText>
      </w:r>
      <w:r w:rsidDel="00ED3F04">
        <w:delText>9</w:delText>
      </w:r>
    </w:del>
    <w:r w:rsidRPr="009213E6">
      <w:t xml:space="preserve"> Residential Compliance</w:t>
    </w:r>
    <w:r w:rsidRPr="009213E6">
      <w:tab/>
    </w:r>
    <w:r w:rsidR="00875505">
      <w:t xml:space="preserve">March </w:t>
    </w:r>
    <w:r>
      <w:t>20</w:t>
    </w:r>
    <w:ins w:id="74" w:author="Alhabibi, Haider@Energy" w:date="2021-08-30T20:08:00Z">
      <w:r w:rsidR="00ED3F04">
        <w:t>22</w:t>
      </w:r>
    </w:ins>
    <w:del w:id="75" w:author="Alhabibi, Haider@Energy" w:date="2021-08-30T20:08:00Z">
      <w:r w:rsidDel="00ED3F04">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EF11F" w14:textId="77777777" w:rsidR="00EE1C8D" w:rsidRDefault="00EE1C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0" w14:textId="5097903E" w:rsidR="002C5205" w:rsidRPr="009213E6" w:rsidRDefault="002C5205" w:rsidP="009213E6">
    <w:pPr>
      <w:pStyle w:val="Footer"/>
    </w:pPr>
    <w:r w:rsidRPr="009213E6">
      <w:t>CA Building Energy Efficiency Standards - 20</w:t>
    </w:r>
    <w:ins w:id="123" w:author="Alhabibi, Haider@Energy" w:date="2021-08-30T20:08:00Z">
      <w:r w:rsidR="00ED3F04">
        <w:t>22</w:t>
      </w:r>
    </w:ins>
    <w:del w:id="124" w:author="Alhabibi, Haider@Energy" w:date="2021-08-30T20:09:00Z">
      <w:r w:rsidRPr="009213E6" w:rsidDel="00ED3F04">
        <w:delText>1</w:delText>
      </w:r>
      <w:r w:rsidDel="00ED3F04">
        <w:delText>9</w:delText>
      </w:r>
    </w:del>
    <w:r w:rsidRPr="009213E6">
      <w:t xml:space="preserve"> Residential Compliance</w:t>
    </w:r>
    <w:r w:rsidRPr="009213E6">
      <w:tab/>
    </w:r>
    <w:r w:rsidR="00875505">
      <w:t xml:space="preserve">March </w:t>
    </w:r>
    <w:r>
      <w:t>20</w:t>
    </w:r>
    <w:ins w:id="125" w:author="Alhabibi, Haider@Energy" w:date="2021-08-30T20:08:00Z">
      <w:r w:rsidR="00ED3F04">
        <w:t>22</w:t>
      </w:r>
    </w:ins>
    <w:del w:id="126" w:author="Alhabibi, Haider@Energy" w:date="2021-08-30T20:08:00Z">
      <w:r w:rsidDel="00ED3F04">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A" w14:textId="525254C2" w:rsidR="002C5205" w:rsidRPr="00A165EE" w:rsidRDefault="002C5205" w:rsidP="009213E6">
    <w:pPr>
      <w:pStyle w:val="Footer"/>
      <w:rPr>
        <w:b/>
      </w:rPr>
    </w:pPr>
    <w:r w:rsidRPr="00A165EE">
      <w:t>CA Building Energy Efficiency Standards - 20</w:t>
    </w:r>
    <w:ins w:id="201" w:author="Alhabibi, Haider@Energy" w:date="2021-08-30T20:09:00Z">
      <w:r w:rsidR="00ED3F04">
        <w:t>22</w:t>
      </w:r>
    </w:ins>
    <w:del w:id="202" w:author="Alhabibi, Haider@Energy" w:date="2021-08-30T20:09:00Z">
      <w:r w:rsidRPr="00A165EE" w:rsidDel="00ED3F04">
        <w:delText>1</w:delText>
      </w:r>
      <w:r w:rsidDel="00ED3F04">
        <w:delText>9</w:delText>
      </w:r>
    </w:del>
    <w:r w:rsidRPr="00A165EE">
      <w:t xml:space="preserve"> Residential Compliance</w:t>
    </w:r>
    <w:r w:rsidRPr="00A165EE">
      <w:tab/>
    </w:r>
    <w:r w:rsidR="00875505">
      <w:t>March</w:t>
    </w:r>
    <w:r>
      <w:t xml:space="preserve"> 20</w:t>
    </w:r>
    <w:ins w:id="203" w:author="Alhabibi, Haider@Energy" w:date="2021-08-30T20:09:00Z">
      <w:r w:rsidR="00ED3F04">
        <w:t>22</w:t>
      </w:r>
    </w:ins>
    <w:del w:id="204" w:author="Alhabibi, Haider@Energy" w:date="2021-08-30T20:09:00Z">
      <w:r w:rsidDel="00ED3F04">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81E83" w14:textId="77777777" w:rsidR="003775E9" w:rsidRDefault="003775E9">
      <w:r>
        <w:separator/>
      </w:r>
    </w:p>
  </w:footnote>
  <w:footnote w:type="continuationSeparator" w:id="0">
    <w:p w14:paraId="73DFF463" w14:textId="77777777" w:rsidR="003775E9" w:rsidRDefault="003775E9">
      <w:r>
        <w:continuationSeparator/>
      </w:r>
    </w:p>
  </w:footnote>
  <w:footnote w:type="continuationNotice" w:id="1">
    <w:p w14:paraId="7125B570" w14:textId="77777777" w:rsidR="003775E9" w:rsidRDefault="003775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2" w14:textId="48909F98" w:rsidR="002C5205" w:rsidRDefault="002C52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3" w14:textId="428695EB" w:rsidR="002C5205" w:rsidRPr="007770C5" w:rsidRDefault="00EE1C8D" w:rsidP="00352336">
    <w:pPr>
      <w:suppressAutoHyphens/>
      <w:ind w:left="-90"/>
      <w:rPr>
        <w:rFonts w:ascii="Arial" w:hAnsi="Arial" w:cs="Arial"/>
        <w:sz w:val="14"/>
        <w:szCs w:val="14"/>
      </w:rPr>
    </w:pPr>
    <w:customXmlInsRangeStart w:id="65" w:author="Geiser, Che@Energy" w:date="2022-04-11T13:56:00Z"/>
    <w:sdt>
      <w:sdtPr>
        <w:rPr>
          <w:rFonts w:ascii="Arial" w:hAnsi="Arial" w:cs="Arial"/>
          <w:sz w:val="14"/>
          <w:szCs w:val="14"/>
        </w:rPr>
        <w:id w:val="-2140945061"/>
        <w:docPartObj>
          <w:docPartGallery w:val="Watermarks"/>
          <w:docPartUnique/>
        </w:docPartObj>
      </w:sdtPr>
      <w:sdtContent>
        <w:customXmlInsRangeEnd w:id="65"/>
        <w:ins w:id="66" w:author="Geiser, Che@Energy" w:date="2022-04-11T13:56:00Z">
          <w:r w:rsidRPr="00EE1C8D">
            <w:rPr>
              <w:rFonts w:ascii="Arial" w:hAnsi="Arial" w:cs="Arial"/>
              <w:noProof/>
              <w:sz w:val="14"/>
              <w:szCs w:val="14"/>
            </w:rPr>
            <w:pict w14:anchorId="4C10B6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7" w:author="Geiser, Che@Energy" w:date="2022-04-11T13:56:00Z"/>
      </w:sdtContent>
    </w:sdt>
    <w:customXmlInsRangeEnd w:id="67"/>
    <w:r w:rsidR="002C5205" w:rsidRPr="007770C5">
      <w:rPr>
        <w:rFonts w:ascii="Arial" w:hAnsi="Arial" w:cs="Arial"/>
        <w:sz w:val="14"/>
        <w:szCs w:val="14"/>
      </w:rPr>
      <w:t>STATE OF CALIFORNIA</w:t>
    </w:r>
  </w:p>
  <w:p w14:paraId="0435B874" w14:textId="77777777" w:rsidR="002C5205" w:rsidRPr="007770C5" w:rsidRDefault="002C5205"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0435B89E" wp14:editId="0435B89F">
          <wp:simplePos x="0" y="0"/>
          <wp:positionH relativeFrom="margin">
            <wp:posOffset>6618605</wp:posOffset>
          </wp:positionH>
          <wp:positionV relativeFrom="margin">
            <wp:posOffset>-1212850</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Pr>
        <w:rFonts w:ascii="Arial" w:hAnsi="Arial" w:cs="Arial"/>
        <w:b/>
        <w:sz w:val="24"/>
        <w:szCs w:val="24"/>
      </w:rPr>
      <w:t>INDOOR AIR QUALITY AND MECHANICAL VENTILATION</w:t>
    </w:r>
  </w:p>
  <w:p w14:paraId="0435B875" w14:textId="1C43AC7D" w:rsidR="002C5205" w:rsidRPr="007770C5" w:rsidRDefault="002C5205" w:rsidP="00352336">
    <w:pPr>
      <w:suppressAutoHyphens/>
      <w:ind w:left="-90"/>
      <w:rPr>
        <w:rFonts w:ascii="Arial" w:hAnsi="Arial" w:cs="Arial"/>
        <w:sz w:val="14"/>
        <w:szCs w:val="14"/>
      </w:rPr>
    </w:pPr>
    <w:r>
      <w:rPr>
        <w:rFonts w:ascii="Arial" w:hAnsi="Arial" w:cs="Arial"/>
        <w:sz w:val="14"/>
        <w:szCs w:val="14"/>
      </w:rPr>
      <w:t>CEC-CF3R-MCH-27a-H</w:t>
    </w:r>
    <w:r w:rsidRPr="007770C5">
      <w:rPr>
        <w:rFonts w:ascii="Arial" w:hAnsi="Arial" w:cs="Arial"/>
        <w:sz w:val="14"/>
        <w:szCs w:val="14"/>
      </w:rPr>
      <w:t xml:space="preserve"> (Revised</w:t>
    </w:r>
    <w:r>
      <w:rPr>
        <w:rFonts w:ascii="Arial" w:hAnsi="Arial" w:cs="Arial"/>
        <w:sz w:val="14"/>
        <w:szCs w:val="14"/>
      </w:rPr>
      <w:t xml:space="preserve"> 0</w:t>
    </w:r>
    <w:ins w:id="68" w:author="Alhabibi, Haider@Energy" w:date="2021-08-30T20:08:00Z">
      <w:r w:rsidR="00ED3F04">
        <w:rPr>
          <w:rFonts w:ascii="Arial" w:hAnsi="Arial" w:cs="Arial"/>
          <w:sz w:val="14"/>
          <w:szCs w:val="14"/>
        </w:rPr>
        <w:t>1</w:t>
      </w:r>
    </w:ins>
    <w:del w:id="69" w:author="Alhabibi, Haider@Energy" w:date="2021-08-30T20:08:00Z">
      <w:r w:rsidR="00875505" w:rsidDel="00ED3F04">
        <w:rPr>
          <w:rFonts w:ascii="Arial" w:hAnsi="Arial" w:cs="Arial"/>
          <w:sz w:val="14"/>
          <w:szCs w:val="14"/>
        </w:rPr>
        <w:delText>3</w:delText>
      </w:r>
    </w:del>
    <w:r>
      <w:rPr>
        <w:rFonts w:ascii="Arial" w:hAnsi="Arial" w:cs="Arial"/>
        <w:sz w:val="14"/>
        <w:szCs w:val="14"/>
      </w:rPr>
      <w:t>/</w:t>
    </w:r>
    <w:ins w:id="70" w:author="Alhabibi, Haider@Energy" w:date="2021-08-30T20:08:00Z">
      <w:r w:rsidR="00ED3F04">
        <w:rPr>
          <w:rFonts w:ascii="Arial" w:hAnsi="Arial" w:cs="Arial"/>
          <w:sz w:val="14"/>
          <w:szCs w:val="14"/>
        </w:rPr>
        <w:t>22</w:t>
      </w:r>
    </w:ins>
    <w:del w:id="71" w:author="Alhabibi, Haider@Energy" w:date="2021-08-30T20:08:00Z">
      <w:r w:rsidDel="00ED3F04">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C5205" w:rsidRPr="00F85124" w14:paraId="0435B878" w14:textId="77777777" w:rsidTr="0013183D">
      <w:trPr>
        <w:cantSplit/>
        <w:trHeight w:val="288"/>
      </w:trPr>
      <w:tc>
        <w:tcPr>
          <w:tcW w:w="3881" w:type="pct"/>
          <w:gridSpan w:val="2"/>
          <w:tcBorders>
            <w:bottom w:val="single" w:sz="4" w:space="0" w:color="auto"/>
            <w:right w:val="nil"/>
          </w:tcBorders>
          <w:vAlign w:val="center"/>
        </w:tcPr>
        <w:p w14:paraId="0435B876" w14:textId="6902E723" w:rsidR="002C5205" w:rsidRPr="00D65FA1" w:rsidRDefault="002C5205" w:rsidP="0013183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0435B877" w14:textId="2F6A09C6" w:rsidR="002C5205" w:rsidRPr="00D65FA1" w:rsidRDefault="002C5205" w:rsidP="007F6151">
          <w:pPr>
            <w:pStyle w:val="Style18"/>
            <w:rPr>
              <w:b/>
              <w:sz w:val="20"/>
            </w:rPr>
          </w:pPr>
          <w:r w:rsidRPr="00D65FA1">
            <w:rPr>
              <w:sz w:val="20"/>
            </w:rPr>
            <w:t>CF</w:t>
          </w:r>
          <w:r>
            <w:rPr>
              <w:sz w:val="20"/>
            </w:rPr>
            <w:t>3</w:t>
          </w:r>
          <w:r w:rsidRPr="00D65FA1">
            <w:rPr>
              <w:sz w:val="20"/>
            </w:rPr>
            <w:t>R-MCH-27</w:t>
          </w:r>
          <w:r>
            <w:rPr>
              <w:sz w:val="20"/>
            </w:rPr>
            <w:t>-H</w:t>
          </w:r>
        </w:p>
      </w:tc>
    </w:tr>
    <w:tr w:rsidR="002C5205" w:rsidRPr="00F85124" w14:paraId="0435B87B" w14:textId="77777777" w:rsidTr="0013183D">
      <w:trPr>
        <w:cantSplit/>
        <w:trHeight w:val="288"/>
      </w:trPr>
      <w:tc>
        <w:tcPr>
          <w:tcW w:w="2285" w:type="pct"/>
          <w:tcBorders>
            <w:right w:val="nil"/>
          </w:tcBorders>
        </w:tcPr>
        <w:p w14:paraId="0435B879" w14:textId="77777777" w:rsidR="002C5205" w:rsidRPr="00F85124" w:rsidRDefault="002C5205" w:rsidP="0013183D">
          <w:pPr>
            <w:pStyle w:val="Style19"/>
            <w:rPr>
              <w:sz w:val="12"/>
              <w:szCs w:val="12"/>
            </w:rPr>
          </w:pPr>
          <w:r w:rsidRPr="00505A99">
            <w:t>Indoor Air Quality and Mechanical Ventilation</w:t>
          </w:r>
        </w:p>
      </w:tc>
      <w:tc>
        <w:tcPr>
          <w:tcW w:w="2715" w:type="pct"/>
          <w:gridSpan w:val="2"/>
          <w:tcBorders>
            <w:left w:val="nil"/>
          </w:tcBorders>
        </w:tcPr>
        <w:p w14:paraId="0435B87A" w14:textId="677809E9" w:rsidR="002C5205" w:rsidRPr="00F85124" w:rsidRDefault="002C5205"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875505" w:rsidRPr="00875505">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E1C8D">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2C5205" w:rsidRPr="00F85124" w14:paraId="0435B87F" w14:textId="77777777" w:rsidTr="0013183D">
      <w:trPr>
        <w:cantSplit/>
        <w:trHeight w:val="288"/>
      </w:trPr>
      <w:tc>
        <w:tcPr>
          <w:tcW w:w="0" w:type="auto"/>
        </w:tcPr>
        <w:p w14:paraId="0435B87C" w14:textId="77777777" w:rsidR="002C5205" w:rsidRPr="00F85124" w:rsidRDefault="002C5205" w:rsidP="0013183D">
          <w:pPr>
            <w:pStyle w:val="Style20"/>
          </w:pPr>
          <w:r w:rsidRPr="00F85124">
            <w:t>Project Name:</w:t>
          </w:r>
        </w:p>
      </w:tc>
      <w:tc>
        <w:tcPr>
          <w:tcW w:w="1596" w:type="pct"/>
        </w:tcPr>
        <w:p w14:paraId="0435B87D" w14:textId="77777777" w:rsidR="002C5205" w:rsidRPr="00F85124" w:rsidRDefault="002C5205" w:rsidP="0013183D">
          <w:pPr>
            <w:pStyle w:val="Style20"/>
          </w:pPr>
          <w:r w:rsidRPr="00F85124">
            <w:t>Enforcement Agency:</w:t>
          </w:r>
        </w:p>
      </w:tc>
      <w:tc>
        <w:tcPr>
          <w:tcW w:w="1119" w:type="pct"/>
        </w:tcPr>
        <w:p w14:paraId="0435B87E" w14:textId="77777777" w:rsidR="002C5205" w:rsidRPr="00F85124" w:rsidRDefault="002C5205" w:rsidP="0013183D">
          <w:pPr>
            <w:pStyle w:val="Style20"/>
          </w:pPr>
          <w:r w:rsidRPr="00F85124">
            <w:t>Permit Number:</w:t>
          </w:r>
        </w:p>
      </w:tc>
    </w:tr>
    <w:tr w:rsidR="002C5205" w:rsidRPr="00F85124" w14:paraId="0435B883" w14:textId="77777777" w:rsidTr="0013183D">
      <w:trPr>
        <w:cantSplit/>
        <w:trHeight w:val="288"/>
      </w:trPr>
      <w:tc>
        <w:tcPr>
          <w:tcW w:w="0" w:type="auto"/>
        </w:tcPr>
        <w:p w14:paraId="0435B880" w14:textId="77777777" w:rsidR="002C5205" w:rsidRPr="00F85124" w:rsidRDefault="002C5205" w:rsidP="0013183D">
          <w:pPr>
            <w:pStyle w:val="Style20"/>
            <w:rPr>
              <w:vertAlign w:val="superscript"/>
            </w:rPr>
          </w:pPr>
          <w:r w:rsidRPr="00F85124">
            <w:t>Dwelling Address:</w:t>
          </w:r>
        </w:p>
      </w:tc>
      <w:tc>
        <w:tcPr>
          <w:tcW w:w="1596" w:type="pct"/>
        </w:tcPr>
        <w:p w14:paraId="0435B881" w14:textId="77777777" w:rsidR="002C5205" w:rsidRPr="00F85124" w:rsidRDefault="002C5205" w:rsidP="0013183D">
          <w:pPr>
            <w:pStyle w:val="Style20"/>
            <w:rPr>
              <w:vertAlign w:val="superscript"/>
            </w:rPr>
          </w:pPr>
          <w:r w:rsidRPr="00F85124">
            <w:t>City</w:t>
          </w:r>
          <w:r>
            <w:t>:</w:t>
          </w:r>
        </w:p>
      </w:tc>
      <w:tc>
        <w:tcPr>
          <w:tcW w:w="1119" w:type="pct"/>
        </w:tcPr>
        <w:p w14:paraId="0435B882" w14:textId="77777777" w:rsidR="002C5205" w:rsidRPr="00F85124" w:rsidRDefault="002C5205" w:rsidP="0013183D">
          <w:pPr>
            <w:pStyle w:val="Style20"/>
            <w:rPr>
              <w:vertAlign w:val="superscript"/>
            </w:rPr>
          </w:pPr>
          <w:r w:rsidRPr="00F85124">
            <w:t>Zip Code</w:t>
          </w:r>
          <w:r>
            <w:t>:</w:t>
          </w:r>
        </w:p>
      </w:tc>
    </w:tr>
  </w:tbl>
  <w:p w14:paraId="0435B884" w14:textId="77777777" w:rsidR="002C5205" w:rsidRDefault="002C52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7" w14:textId="01482A6F" w:rsidR="002C5205" w:rsidRDefault="002C52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8" w14:textId="4A47BC0E" w:rsidR="002C5205" w:rsidRDefault="002C52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C5205" w:rsidRPr="00F85124" w14:paraId="0435B88B" w14:textId="77777777" w:rsidTr="00023A98">
      <w:trPr>
        <w:cantSplit/>
        <w:trHeight w:val="288"/>
      </w:trPr>
      <w:tc>
        <w:tcPr>
          <w:tcW w:w="3881" w:type="pct"/>
          <w:gridSpan w:val="2"/>
          <w:tcBorders>
            <w:bottom w:val="single" w:sz="4" w:space="0" w:color="auto"/>
            <w:right w:val="nil"/>
          </w:tcBorders>
          <w:vAlign w:val="center"/>
        </w:tcPr>
        <w:p w14:paraId="0435B889" w14:textId="0EC94FB5" w:rsidR="002C5205" w:rsidRPr="00927918" w:rsidRDefault="002C5205"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435B88A" w14:textId="5C03863A" w:rsidR="002C5205" w:rsidRPr="00927918" w:rsidRDefault="002C5205" w:rsidP="00D85A3A">
          <w:pPr>
            <w:pStyle w:val="Style18"/>
            <w:rPr>
              <w:b/>
              <w:sz w:val="20"/>
            </w:rPr>
          </w:pPr>
          <w:r w:rsidRPr="00927918">
            <w:rPr>
              <w:sz w:val="20"/>
            </w:rPr>
            <w:t>CF</w:t>
          </w:r>
          <w:r>
            <w:rPr>
              <w:sz w:val="20"/>
            </w:rPr>
            <w:t>3</w:t>
          </w:r>
          <w:r w:rsidRPr="00927918">
            <w:rPr>
              <w:sz w:val="20"/>
            </w:rPr>
            <w:t>R-MCH-27</w:t>
          </w:r>
          <w:r>
            <w:rPr>
              <w:sz w:val="20"/>
            </w:rPr>
            <w:t>-H</w:t>
          </w:r>
        </w:p>
      </w:tc>
    </w:tr>
    <w:tr w:rsidR="002C5205" w:rsidRPr="00F85124" w14:paraId="0435B88E" w14:textId="77777777" w:rsidTr="00023A98">
      <w:trPr>
        <w:cantSplit/>
        <w:trHeight w:val="288"/>
      </w:trPr>
      <w:tc>
        <w:tcPr>
          <w:tcW w:w="2285" w:type="pct"/>
          <w:tcBorders>
            <w:right w:val="nil"/>
          </w:tcBorders>
        </w:tcPr>
        <w:p w14:paraId="0435B88C" w14:textId="77777777" w:rsidR="002C5205" w:rsidRPr="00F85124" w:rsidRDefault="002C5205"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8D" w14:textId="78E9CA24" w:rsidR="002C5205" w:rsidRPr="00F85124" w:rsidRDefault="002C5205"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875505" w:rsidRPr="00875505">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E1C8D">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0435B88F" w14:textId="3D063F73" w:rsidR="002C5205" w:rsidRDefault="002C5205"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1" w14:textId="1EFC25ED" w:rsidR="002C5205" w:rsidRDefault="002C520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2" w14:textId="73F0D330" w:rsidR="002C5205" w:rsidRDefault="002C520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C5205" w:rsidRPr="00F85124" w14:paraId="0435B895" w14:textId="77777777" w:rsidTr="00023A98">
      <w:trPr>
        <w:cantSplit/>
        <w:trHeight w:val="288"/>
      </w:trPr>
      <w:tc>
        <w:tcPr>
          <w:tcW w:w="3881" w:type="pct"/>
          <w:gridSpan w:val="2"/>
          <w:tcBorders>
            <w:bottom w:val="single" w:sz="4" w:space="0" w:color="auto"/>
            <w:right w:val="nil"/>
          </w:tcBorders>
          <w:vAlign w:val="center"/>
        </w:tcPr>
        <w:p w14:paraId="0435B893" w14:textId="5A4C8DA0" w:rsidR="002C5205" w:rsidRPr="00D65FA1" w:rsidRDefault="002C5205"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0435B894" w14:textId="45E21402" w:rsidR="002C5205" w:rsidRPr="00D65FA1" w:rsidRDefault="002C5205" w:rsidP="00D85A3A">
          <w:pPr>
            <w:pStyle w:val="Style18"/>
            <w:rPr>
              <w:b/>
              <w:sz w:val="20"/>
            </w:rPr>
          </w:pPr>
          <w:r w:rsidRPr="00D65FA1">
            <w:rPr>
              <w:sz w:val="20"/>
            </w:rPr>
            <w:t>CF</w:t>
          </w:r>
          <w:r>
            <w:rPr>
              <w:sz w:val="20"/>
            </w:rPr>
            <w:t>3</w:t>
          </w:r>
          <w:r w:rsidRPr="00D65FA1">
            <w:rPr>
              <w:sz w:val="20"/>
            </w:rPr>
            <w:t>R-MCH-27</w:t>
          </w:r>
          <w:r>
            <w:rPr>
              <w:sz w:val="20"/>
            </w:rPr>
            <w:t>-H</w:t>
          </w:r>
        </w:p>
      </w:tc>
    </w:tr>
    <w:tr w:rsidR="002C5205" w:rsidRPr="00F85124" w14:paraId="0435B898" w14:textId="77777777" w:rsidTr="00023A98">
      <w:trPr>
        <w:cantSplit/>
        <w:trHeight w:val="288"/>
      </w:trPr>
      <w:tc>
        <w:tcPr>
          <w:tcW w:w="2285" w:type="pct"/>
          <w:tcBorders>
            <w:right w:val="nil"/>
          </w:tcBorders>
        </w:tcPr>
        <w:p w14:paraId="0435B896" w14:textId="77777777" w:rsidR="002C5205" w:rsidRPr="00F85124" w:rsidRDefault="002C5205"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97" w14:textId="5E621B05" w:rsidR="002C5205" w:rsidRPr="00F85124" w:rsidRDefault="002C5205"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875505" w:rsidRPr="00875505">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E1C8D">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0435B899" w14:textId="78E2CFA5" w:rsidR="002C5205" w:rsidRDefault="002C5205"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B" w14:textId="33BCFADE" w:rsidR="002C5205" w:rsidRDefault="002C5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4FE0"/>
    <w:multiLevelType w:val="hybridMultilevel"/>
    <w:tmpl w:val="292E4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multilevel"/>
    <w:tmpl w:val="E4EE2BD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2D05EC"/>
    <w:multiLevelType w:val="hybridMultilevel"/>
    <w:tmpl w:val="7C647EF8"/>
    <w:lvl w:ilvl="0" w:tplc="8EBA107A">
      <w:start w:val="1"/>
      <w:numFmt w:val="decimal"/>
      <w:lvlText w:val="%1."/>
      <w:lvlJc w:val="left"/>
      <w:pPr>
        <w:ind w:left="1469" w:hanging="360"/>
      </w:pPr>
      <w:rPr>
        <w:rFonts w:asciiTheme="minorHAnsi" w:eastAsia="Times New Roman" w:hAnsiTheme="minorHAnsi" w:cstheme="minorHAnsi"/>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6"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8"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0"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371CD"/>
    <w:multiLevelType w:val="hybridMultilevel"/>
    <w:tmpl w:val="EA043A38"/>
    <w:lvl w:ilvl="0" w:tplc="38F43DEA">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FA73BE5"/>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8"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EF037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32"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5"/>
  </w:num>
  <w:num w:numId="3">
    <w:abstractNumId w:val="22"/>
  </w:num>
  <w:num w:numId="4">
    <w:abstractNumId w:val="1"/>
  </w:num>
  <w:num w:numId="5">
    <w:abstractNumId w:val="0"/>
  </w:num>
  <w:num w:numId="6">
    <w:abstractNumId w:val="11"/>
  </w:num>
  <w:num w:numId="7">
    <w:abstractNumId w:val="23"/>
  </w:num>
  <w:num w:numId="8">
    <w:abstractNumId w:val="25"/>
  </w:num>
  <w:num w:numId="9">
    <w:abstractNumId w:val="10"/>
  </w:num>
  <w:num w:numId="10">
    <w:abstractNumId w:val="17"/>
  </w:num>
  <w:num w:numId="11">
    <w:abstractNumId w:val="28"/>
  </w:num>
  <w:num w:numId="12">
    <w:abstractNumId w:val="19"/>
  </w:num>
  <w:num w:numId="13">
    <w:abstractNumId w:val="13"/>
  </w:num>
  <w:num w:numId="14">
    <w:abstractNumId w:val="21"/>
  </w:num>
  <w:num w:numId="1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1"/>
  </w:num>
  <w:num w:numId="18">
    <w:abstractNumId w:val="8"/>
  </w:num>
  <w:num w:numId="19">
    <w:abstractNumId w:val="9"/>
  </w:num>
  <w:num w:numId="20">
    <w:abstractNumId w:val="32"/>
  </w:num>
  <w:num w:numId="21">
    <w:abstractNumId w:val="14"/>
  </w:num>
  <w:num w:numId="22">
    <w:abstractNumId w:val="18"/>
  </w:num>
  <w:num w:numId="23">
    <w:abstractNumId w:val="30"/>
  </w:num>
  <w:num w:numId="24">
    <w:abstractNumId w:val="4"/>
  </w:num>
  <w:num w:numId="25">
    <w:abstractNumId w:val="2"/>
  </w:num>
  <w:num w:numId="26">
    <w:abstractNumId w:val="29"/>
  </w:num>
  <w:num w:numId="27">
    <w:abstractNumId w:val="16"/>
  </w:num>
  <w:num w:numId="28">
    <w:abstractNumId w:val="24"/>
  </w:num>
  <w:num w:numId="29">
    <w:abstractNumId w:val="26"/>
  </w:num>
  <w:num w:numId="30">
    <w:abstractNumId w:val="27"/>
  </w:num>
  <w:num w:numId="31">
    <w:abstractNumId w:val="15"/>
  </w:num>
  <w:num w:numId="32">
    <w:abstractNumId w:val="3"/>
  </w:num>
  <w:num w:numId="33">
    <w:abstractNumId w:val="31"/>
  </w:num>
  <w:num w:numId="34">
    <w:abstractNumId w:val="7"/>
  </w:num>
  <w:num w:numId="35">
    <w:abstractNumId w:val="20"/>
  </w:num>
  <w:num w:numId="36">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Bucaneg, Haile@Energy">
    <w15:presenceInfo w15:providerId="AD" w15:userId="S::Haile.Bucaneg@energy.ca.gov::6da82fe0-f71f-47c0-a9da-67c18fe92ba1"/>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6xFkkTLbrUwStEduCk0wwIITIVzXCJZTpp4iviRuybGZDrd65ZfD0tESvyFLaDmr2M+SFa2z+2JGxFcRc9Yx9w==" w:salt="fN6WKEklqqaXlkcIjbyue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3022"/>
    <w:rsid w:val="00003921"/>
    <w:rsid w:val="0001052E"/>
    <w:rsid w:val="00010C95"/>
    <w:rsid w:val="0001108C"/>
    <w:rsid w:val="000141F0"/>
    <w:rsid w:val="000165F9"/>
    <w:rsid w:val="00023A98"/>
    <w:rsid w:val="00025040"/>
    <w:rsid w:val="00026B59"/>
    <w:rsid w:val="00031FF2"/>
    <w:rsid w:val="00035135"/>
    <w:rsid w:val="00035DD6"/>
    <w:rsid w:val="00037F93"/>
    <w:rsid w:val="00042F5D"/>
    <w:rsid w:val="000452DE"/>
    <w:rsid w:val="00045AF9"/>
    <w:rsid w:val="0005156F"/>
    <w:rsid w:val="00052480"/>
    <w:rsid w:val="00052E5A"/>
    <w:rsid w:val="00057BD8"/>
    <w:rsid w:val="0006136B"/>
    <w:rsid w:val="0006325B"/>
    <w:rsid w:val="00065AA8"/>
    <w:rsid w:val="00067802"/>
    <w:rsid w:val="00070E18"/>
    <w:rsid w:val="000738E3"/>
    <w:rsid w:val="000753FB"/>
    <w:rsid w:val="00093A7F"/>
    <w:rsid w:val="00094357"/>
    <w:rsid w:val="0009608C"/>
    <w:rsid w:val="00097FDE"/>
    <w:rsid w:val="000A01E6"/>
    <w:rsid w:val="000A6716"/>
    <w:rsid w:val="000A7A62"/>
    <w:rsid w:val="000B1B45"/>
    <w:rsid w:val="000C0B3F"/>
    <w:rsid w:val="000C31D2"/>
    <w:rsid w:val="000C4B11"/>
    <w:rsid w:val="000C4D97"/>
    <w:rsid w:val="000C6B12"/>
    <w:rsid w:val="000C6F34"/>
    <w:rsid w:val="000D01A4"/>
    <w:rsid w:val="000D065E"/>
    <w:rsid w:val="000D0C09"/>
    <w:rsid w:val="000D4776"/>
    <w:rsid w:val="000E0347"/>
    <w:rsid w:val="000E07CC"/>
    <w:rsid w:val="000E2FAB"/>
    <w:rsid w:val="000F2727"/>
    <w:rsid w:val="000F3711"/>
    <w:rsid w:val="000F685B"/>
    <w:rsid w:val="000F7AAF"/>
    <w:rsid w:val="00103283"/>
    <w:rsid w:val="00104155"/>
    <w:rsid w:val="001051B9"/>
    <w:rsid w:val="001079E1"/>
    <w:rsid w:val="00120A80"/>
    <w:rsid w:val="00121986"/>
    <w:rsid w:val="00121AEA"/>
    <w:rsid w:val="00127520"/>
    <w:rsid w:val="00127A5E"/>
    <w:rsid w:val="0013183D"/>
    <w:rsid w:val="00131E30"/>
    <w:rsid w:val="00135299"/>
    <w:rsid w:val="001377CD"/>
    <w:rsid w:val="00141821"/>
    <w:rsid w:val="001456B0"/>
    <w:rsid w:val="0014582E"/>
    <w:rsid w:val="00145F60"/>
    <w:rsid w:val="001463FB"/>
    <w:rsid w:val="001545D6"/>
    <w:rsid w:val="00163FB5"/>
    <w:rsid w:val="00164B1B"/>
    <w:rsid w:val="001706A4"/>
    <w:rsid w:val="00170A93"/>
    <w:rsid w:val="00174B78"/>
    <w:rsid w:val="001837A7"/>
    <w:rsid w:val="001844F5"/>
    <w:rsid w:val="00184E19"/>
    <w:rsid w:val="00192313"/>
    <w:rsid w:val="001947AA"/>
    <w:rsid w:val="001978A8"/>
    <w:rsid w:val="0019798C"/>
    <w:rsid w:val="001A6444"/>
    <w:rsid w:val="001B1FE6"/>
    <w:rsid w:val="001B335E"/>
    <w:rsid w:val="001B37A2"/>
    <w:rsid w:val="001B6972"/>
    <w:rsid w:val="001C0809"/>
    <w:rsid w:val="001C203D"/>
    <w:rsid w:val="001C365C"/>
    <w:rsid w:val="001C4226"/>
    <w:rsid w:val="001C624C"/>
    <w:rsid w:val="001D331F"/>
    <w:rsid w:val="001E2BE1"/>
    <w:rsid w:val="001E3C1B"/>
    <w:rsid w:val="001F4A5C"/>
    <w:rsid w:val="001F7B1E"/>
    <w:rsid w:val="002011BC"/>
    <w:rsid w:val="00202A63"/>
    <w:rsid w:val="00202E7F"/>
    <w:rsid w:val="00204C45"/>
    <w:rsid w:val="00210E8D"/>
    <w:rsid w:val="00212114"/>
    <w:rsid w:val="0021359B"/>
    <w:rsid w:val="00213B87"/>
    <w:rsid w:val="00215D5D"/>
    <w:rsid w:val="00222DEB"/>
    <w:rsid w:val="00223BFD"/>
    <w:rsid w:val="00232C1C"/>
    <w:rsid w:val="0023469B"/>
    <w:rsid w:val="00236F90"/>
    <w:rsid w:val="00237379"/>
    <w:rsid w:val="00246307"/>
    <w:rsid w:val="00246D26"/>
    <w:rsid w:val="002477FB"/>
    <w:rsid w:val="002501AE"/>
    <w:rsid w:val="00256541"/>
    <w:rsid w:val="00260F33"/>
    <w:rsid w:val="0026531F"/>
    <w:rsid w:val="002679C3"/>
    <w:rsid w:val="00270950"/>
    <w:rsid w:val="00276E1F"/>
    <w:rsid w:val="0029047D"/>
    <w:rsid w:val="002912A4"/>
    <w:rsid w:val="0029154A"/>
    <w:rsid w:val="002A1F1B"/>
    <w:rsid w:val="002A28EA"/>
    <w:rsid w:val="002A3C7E"/>
    <w:rsid w:val="002A3EBD"/>
    <w:rsid w:val="002A4574"/>
    <w:rsid w:val="002C03F1"/>
    <w:rsid w:val="002C4695"/>
    <w:rsid w:val="002C490A"/>
    <w:rsid w:val="002C5205"/>
    <w:rsid w:val="002D0D46"/>
    <w:rsid w:val="002D1C94"/>
    <w:rsid w:val="002D69FC"/>
    <w:rsid w:val="002F25BB"/>
    <w:rsid w:val="002F5122"/>
    <w:rsid w:val="002F5EFB"/>
    <w:rsid w:val="002F679F"/>
    <w:rsid w:val="002F7230"/>
    <w:rsid w:val="003000C2"/>
    <w:rsid w:val="00300111"/>
    <w:rsid w:val="0030200E"/>
    <w:rsid w:val="0030491D"/>
    <w:rsid w:val="00306C27"/>
    <w:rsid w:val="00321F1F"/>
    <w:rsid w:val="00324825"/>
    <w:rsid w:val="00326D40"/>
    <w:rsid w:val="00332461"/>
    <w:rsid w:val="003363E8"/>
    <w:rsid w:val="00340779"/>
    <w:rsid w:val="00341EBD"/>
    <w:rsid w:val="003426B7"/>
    <w:rsid w:val="00350756"/>
    <w:rsid w:val="00352336"/>
    <w:rsid w:val="00353923"/>
    <w:rsid w:val="0035420E"/>
    <w:rsid w:val="00354C00"/>
    <w:rsid w:val="00355C2A"/>
    <w:rsid w:val="00355CC6"/>
    <w:rsid w:val="003563E7"/>
    <w:rsid w:val="003573E4"/>
    <w:rsid w:val="00362ECD"/>
    <w:rsid w:val="0036351A"/>
    <w:rsid w:val="00367400"/>
    <w:rsid w:val="00370F90"/>
    <w:rsid w:val="003723C0"/>
    <w:rsid w:val="00377144"/>
    <w:rsid w:val="003775E9"/>
    <w:rsid w:val="00380356"/>
    <w:rsid w:val="0038173A"/>
    <w:rsid w:val="003837C9"/>
    <w:rsid w:val="003952E1"/>
    <w:rsid w:val="003A3A65"/>
    <w:rsid w:val="003A3D8D"/>
    <w:rsid w:val="003A6A70"/>
    <w:rsid w:val="003A7CD3"/>
    <w:rsid w:val="003B4F74"/>
    <w:rsid w:val="003B6CB0"/>
    <w:rsid w:val="003C0B0D"/>
    <w:rsid w:val="003C0DA6"/>
    <w:rsid w:val="003C12A5"/>
    <w:rsid w:val="003C565D"/>
    <w:rsid w:val="003D0A5A"/>
    <w:rsid w:val="003D30A5"/>
    <w:rsid w:val="003E2743"/>
    <w:rsid w:val="003E3948"/>
    <w:rsid w:val="003E486E"/>
    <w:rsid w:val="003E7FF4"/>
    <w:rsid w:val="003F2391"/>
    <w:rsid w:val="003F49B9"/>
    <w:rsid w:val="00403344"/>
    <w:rsid w:val="004152D0"/>
    <w:rsid w:val="00423E8B"/>
    <w:rsid w:val="00431F8D"/>
    <w:rsid w:val="004351D2"/>
    <w:rsid w:val="004354D4"/>
    <w:rsid w:val="00444E93"/>
    <w:rsid w:val="00445E71"/>
    <w:rsid w:val="0044729E"/>
    <w:rsid w:val="004509C4"/>
    <w:rsid w:val="0045236C"/>
    <w:rsid w:val="00454307"/>
    <w:rsid w:val="004575B2"/>
    <w:rsid w:val="00461494"/>
    <w:rsid w:val="004654AA"/>
    <w:rsid w:val="00465DA8"/>
    <w:rsid w:val="00467A82"/>
    <w:rsid w:val="004726CC"/>
    <w:rsid w:val="0047390B"/>
    <w:rsid w:val="004772E1"/>
    <w:rsid w:val="00477CAA"/>
    <w:rsid w:val="00484240"/>
    <w:rsid w:val="00490895"/>
    <w:rsid w:val="004913AF"/>
    <w:rsid w:val="004947F6"/>
    <w:rsid w:val="004953D5"/>
    <w:rsid w:val="00495793"/>
    <w:rsid w:val="0049664A"/>
    <w:rsid w:val="004A27C6"/>
    <w:rsid w:val="004A3B1A"/>
    <w:rsid w:val="004A40B0"/>
    <w:rsid w:val="004A7577"/>
    <w:rsid w:val="004B12CA"/>
    <w:rsid w:val="004B6E84"/>
    <w:rsid w:val="004C138D"/>
    <w:rsid w:val="004C3F98"/>
    <w:rsid w:val="004C4DA0"/>
    <w:rsid w:val="004C5AC8"/>
    <w:rsid w:val="004C65CB"/>
    <w:rsid w:val="004D1B4B"/>
    <w:rsid w:val="004D64CA"/>
    <w:rsid w:val="004E0BF4"/>
    <w:rsid w:val="004E4F83"/>
    <w:rsid w:val="004E5751"/>
    <w:rsid w:val="004F0D78"/>
    <w:rsid w:val="004F2569"/>
    <w:rsid w:val="00501AA7"/>
    <w:rsid w:val="00502543"/>
    <w:rsid w:val="00502D64"/>
    <w:rsid w:val="00505A99"/>
    <w:rsid w:val="005066B1"/>
    <w:rsid w:val="00511464"/>
    <w:rsid w:val="00517C75"/>
    <w:rsid w:val="00521E1D"/>
    <w:rsid w:val="005405B0"/>
    <w:rsid w:val="005410ED"/>
    <w:rsid w:val="0054256A"/>
    <w:rsid w:val="005518CD"/>
    <w:rsid w:val="005670D3"/>
    <w:rsid w:val="00573D96"/>
    <w:rsid w:val="00584D67"/>
    <w:rsid w:val="005952AD"/>
    <w:rsid w:val="005A21B1"/>
    <w:rsid w:val="005A2B97"/>
    <w:rsid w:val="005B0932"/>
    <w:rsid w:val="005B56F4"/>
    <w:rsid w:val="005D3BD0"/>
    <w:rsid w:val="005D410F"/>
    <w:rsid w:val="005D51CC"/>
    <w:rsid w:val="005D5A2C"/>
    <w:rsid w:val="005D5BBE"/>
    <w:rsid w:val="005D66CB"/>
    <w:rsid w:val="005E1615"/>
    <w:rsid w:val="005E2F74"/>
    <w:rsid w:val="005F61B2"/>
    <w:rsid w:val="0060116F"/>
    <w:rsid w:val="006045AC"/>
    <w:rsid w:val="00606C71"/>
    <w:rsid w:val="00610083"/>
    <w:rsid w:val="006312CE"/>
    <w:rsid w:val="006368EF"/>
    <w:rsid w:val="00636F83"/>
    <w:rsid w:val="0064067F"/>
    <w:rsid w:val="00640CBD"/>
    <w:rsid w:val="0064119B"/>
    <w:rsid w:val="00644DA5"/>
    <w:rsid w:val="00647B86"/>
    <w:rsid w:val="006610B8"/>
    <w:rsid w:val="0066221E"/>
    <w:rsid w:val="00665B38"/>
    <w:rsid w:val="00665F31"/>
    <w:rsid w:val="00670A84"/>
    <w:rsid w:val="006740ED"/>
    <w:rsid w:val="00681623"/>
    <w:rsid w:val="006849B6"/>
    <w:rsid w:val="0069391B"/>
    <w:rsid w:val="0069465C"/>
    <w:rsid w:val="00696A6F"/>
    <w:rsid w:val="00696D31"/>
    <w:rsid w:val="00697E52"/>
    <w:rsid w:val="006A206B"/>
    <w:rsid w:val="006A4533"/>
    <w:rsid w:val="006A5191"/>
    <w:rsid w:val="006B3569"/>
    <w:rsid w:val="006B7D08"/>
    <w:rsid w:val="006C605A"/>
    <w:rsid w:val="006D0675"/>
    <w:rsid w:val="006D0A26"/>
    <w:rsid w:val="006D4543"/>
    <w:rsid w:val="006D6FE1"/>
    <w:rsid w:val="006E0082"/>
    <w:rsid w:val="006E08B4"/>
    <w:rsid w:val="006E1C5F"/>
    <w:rsid w:val="006E3552"/>
    <w:rsid w:val="006F20AA"/>
    <w:rsid w:val="006F5261"/>
    <w:rsid w:val="00700338"/>
    <w:rsid w:val="007043ED"/>
    <w:rsid w:val="007056D7"/>
    <w:rsid w:val="00707DEC"/>
    <w:rsid w:val="0072157A"/>
    <w:rsid w:val="00731786"/>
    <w:rsid w:val="00746984"/>
    <w:rsid w:val="00751903"/>
    <w:rsid w:val="00752BAF"/>
    <w:rsid w:val="00753879"/>
    <w:rsid w:val="00762E40"/>
    <w:rsid w:val="0076421E"/>
    <w:rsid w:val="00771100"/>
    <w:rsid w:val="00777B2F"/>
    <w:rsid w:val="00786052"/>
    <w:rsid w:val="0078705F"/>
    <w:rsid w:val="0079128F"/>
    <w:rsid w:val="00791629"/>
    <w:rsid w:val="00792A45"/>
    <w:rsid w:val="00795E0C"/>
    <w:rsid w:val="007A093B"/>
    <w:rsid w:val="007A4BBF"/>
    <w:rsid w:val="007A5D38"/>
    <w:rsid w:val="007A753B"/>
    <w:rsid w:val="007B2127"/>
    <w:rsid w:val="007C522D"/>
    <w:rsid w:val="007D3387"/>
    <w:rsid w:val="007D4CA3"/>
    <w:rsid w:val="007D4E3C"/>
    <w:rsid w:val="007E1719"/>
    <w:rsid w:val="007E5494"/>
    <w:rsid w:val="007F6151"/>
    <w:rsid w:val="008002F8"/>
    <w:rsid w:val="00800C91"/>
    <w:rsid w:val="00802060"/>
    <w:rsid w:val="00802732"/>
    <w:rsid w:val="00802F5A"/>
    <w:rsid w:val="00806304"/>
    <w:rsid w:val="008236A7"/>
    <w:rsid w:val="00827F4B"/>
    <w:rsid w:val="00830150"/>
    <w:rsid w:val="008378BF"/>
    <w:rsid w:val="00840077"/>
    <w:rsid w:val="008464D7"/>
    <w:rsid w:val="008472E3"/>
    <w:rsid w:val="0085658C"/>
    <w:rsid w:val="008624D7"/>
    <w:rsid w:val="00873389"/>
    <w:rsid w:val="00875505"/>
    <w:rsid w:val="00883B90"/>
    <w:rsid w:val="008941A9"/>
    <w:rsid w:val="008951AB"/>
    <w:rsid w:val="008978A7"/>
    <w:rsid w:val="008A0EE5"/>
    <w:rsid w:val="008A46CE"/>
    <w:rsid w:val="008A77FE"/>
    <w:rsid w:val="008B7043"/>
    <w:rsid w:val="008C5AD3"/>
    <w:rsid w:val="008C702A"/>
    <w:rsid w:val="008D037B"/>
    <w:rsid w:val="008D2AD1"/>
    <w:rsid w:val="008D7DBB"/>
    <w:rsid w:val="008E74BE"/>
    <w:rsid w:val="008F5AD6"/>
    <w:rsid w:val="008F6EED"/>
    <w:rsid w:val="008F77B0"/>
    <w:rsid w:val="009062EA"/>
    <w:rsid w:val="009062F2"/>
    <w:rsid w:val="0091285E"/>
    <w:rsid w:val="00912920"/>
    <w:rsid w:val="00912F68"/>
    <w:rsid w:val="009213E6"/>
    <w:rsid w:val="00925EA3"/>
    <w:rsid w:val="00927BE1"/>
    <w:rsid w:val="00930BF4"/>
    <w:rsid w:val="00931F33"/>
    <w:rsid w:val="00932E1C"/>
    <w:rsid w:val="009335C5"/>
    <w:rsid w:val="009369F2"/>
    <w:rsid w:val="009402F9"/>
    <w:rsid w:val="00951BB7"/>
    <w:rsid w:val="009528FF"/>
    <w:rsid w:val="00954811"/>
    <w:rsid w:val="00954E27"/>
    <w:rsid w:val="0096325C"/>
    <w:rsid w:val="00972E73"/>
    <w:rsid w:val="00992AE0"/>
    <w:rsid w:val="0099732B"/>
    <w:rsid w:val="009A4F12"/>
    <w:rsid w:val="009A4F6D"/>
    <w:rsid w:val="009A708E"/>
    <w:rsid w:val="009B1087"/>
    <w:rsid w:val="009B1D56"/>
    <w:rsid w:val="009C7275"/>
    <w:rsid w:val="009D4C4A"/>
    <w:rsid w:val="009D6D23"/>
    <w:rsid w:val="009E5FE9"/>
    <w:rsid w:val="009E7A2F"/>
    <w:rsid w:val="009F41D2"/>
    <w:rsid w:val="009F4FC9"/>
    <w:rsid w:val="00A03084"/>
    <w:rsid w:val="00A064F6"/>
    <w:rsid w:val="00A106C7"/>
    <w:rsid w:val="00A11558"/>
    <w:rsid w:val="00A26E22"/>
    <w:rsid w:val="00A31477"/>
    <w:rsid w:val="00A35980"/>
    <w:rsid w:val="00A377D9"/>
    <w:rsid w:val="00A44C1C"/>
    <w:rsid w:val="00A4665D"/>
    <w:rsid w:val="00A56F73"/>
    <w:rsid w:val="00A6101B"/>
    <w:rsid w:val="00A625DC"/>
    <w:rsid w:val="00A635C0"/>
    <w:rsid w:val="00A63A62"/>
    <w:rsid w:val="00A648E4"/>
    <w:rsid w:val="00A70D8F"/>
    <w:rsid w:val="00A71969"/>
    <w:rsid w:val="00A729CA"/>
    <w:rsid w:val="00A75572"/>
    <w:rsid w:val="00A75DC5"/>
    <w:rsid w:val="00A768FF"/>
    <w:rsid w:val="00A947A7"/>
    <w:rsid w:val="00AA157A"/>
    <w:rsid w:val="00AA3550"/>
    <w:rsid w:val="00AA3A32"/>
    <w:rsid w:val="00AA4AC4"/>
    <w:rsid w:val="00AA5BE8"/>
    <w:rsid w:val="00AA686E"/>
    <w:rsid w:val="00AA7267"/>
    <w:rsid w:val="00AB4A68"/>
    <w:rsid w:val="00AB4B57"/>
    <w:rsid w:val="00AB55F0"/>
    <w:rsid w:val="00AC01B4"/>
    <w:rsid w:val="00AC0F91"/>
    <w:rsid w:val="00AC1547"/>
    <w:rsid w:val="00AC2089"/>
    <w:rsid w:val="00AC36B4"/>
    <w:rsid w:val="00AC7866"/>
    <w:rsid w:val="00AC79A0"/>
    <w:rsid w:val="00AD1A32"/>
    <w:rsid w:val="00AE10C0"/>
    <w:rsid w:val="00AE5DAC"/>
    <w:rsid w:val="00AE6DE8"/>
    <w:rsid w:val="00AF584B"/>
    <w:rsid w:val="00B002FE"/>
    <w:rsid w:val="00B07B81"/>
    <w:rsid w:val="00B12FF1"/>
    <w:rsid w:val="00B2607A"/>
    <w:rsid w:val="00B3284C"/>
    <w:rsid w:val="00B37E3B"/>
    <w:rsid w:val="00B41FFD"/>
    <w:rsid w:val="00B42273"/>
    <w:rsid w:val="00B461A4"/>
    <w:rsid w:val="00B47A76"/>
    <w:rsid w:val="00B521A1"/>
    <w:rsid w:val="00B52A51"/>
    <w:rsid w:val="00B573A6"/>
    <w:rsid w:val="00B61D1A"/>
    <w:rsid w:val="00B64414"/>
    <w:rsid w:val="00B71555"/>
    <w:rsid w:val="00B7353D"/>
    <w:rsid w:val="00B85083"/>
    <w:rsid w:val="00B85EC7"/>
    <w:rsid w:val="00B866CA"/>
    <w:rsid w:val="00B9070D"/>
    <w:rsid w:val="00B91C90"/>
    <w:rsid w:val="00B93F76"/>
    <w:rsid w:val="00B96332"/>
    <w:rsid w:val="00B97159"/>
    <w:rsid w:val="00BA3C37"/>
    <w:rsid w:val="00BA4F7A"/>
    <w:rsid w:val="00BA4F86"/>
    <w:rsid w:val="00BA68B3"/>
    <w:rsid w:val="00BA6D7A"/>
    <w:rsid w:val="00BA6F69"/>
    <w:rsid w:val="00BB7005"/>
    <w:rsid w:val="00BC285D"/>
    <w:rsid w:val="00BC2AE6"/>
    <w:rsid w:val="00BC564F"/>
    <w:rsid w:val="00BD285F"/>
    <w:rsid w:val="00BD72D7"/>
    <w:rsid w:val="00BE54AF"/>
    <w:rsid w:val="00BF340F"/>
    <w:rsid w:val="00BF54E0"/>
    <w:rsid w:val="00C01E1A"/>
    <w:rsid w:val="00C0202F"/>
    <w:rsid w:val="00C03396"/>
    <w:rsid w:val="00C053EF"/>
    <w:rsid w:val="00C070E2"/>
    <w:rsid w:val="00C135F2"/>
    <w:rsid w:val="00C16F33"/>
    <w:rsid w:val="00C16F9A"/>
    <w:rsid w:val="00C1794E"/>
    <w:rsid w:val="00C21469"/>
    <w:rsid w:val="00C23D5F"/>
    <w:rsid w:val="00C27BAB"/>
    <w:rsid w:val="00C3222B"/>
    <w:rsid w:val="00C43729"/>
    <w:rsid w:val="00C44A28"/>
    <w:rsid w:val="00C44D97"/>
    <w:rsid w:val="00C474C1"/>
    <w:rsid w:val="00C5055B"/>
    <w:rsid w:val="00C519F0"/>
    <w:rsid w:val="00C53F9A"/>
    <w:rsid w:val="00C56E30"/>
    <w:rsid w:val="00C62D48"/>
    <w:rsid w:val="00C64DBF"/>
    <w:rsid w:val="00C76888"/>
    <w:rsid w:val="00C91598"/>
    <w:rsid w:val="00C9288D"/>
    <w:rsid w:val="00CA4DB1"/>
    <w:rsid w:val="00CA4FE4"/>
    <w:rsid w:val="00CA740A"/>
    <w:rsid w:val="00CB00C9"/>
    <w:rsid w:val="00CB14DD"/>
    <w:rsid w:val="00CB22EC"/>
    <w:rsid w:val="00CB3274"/>
    <w:rsid w:val="00CB62E7"/>
    <w:rsid w:val="00CC5630"/>
    <w:rsid w:val="00CC5F3A"/>
    <w:rsid w:val="00CD02B6"/>
    <w:rsid w:val="00CD1C6E"/>
    <w:rsid w:val="00CD6B8A"/>
    <w:rsid w:val="00CE3C37"/>
    <w:rsid w:val="00CE3D5B"/>
    <w:rsid w:val="00CF0F79"/>
    <w:rsid w:val="00CF0FC6"/>
    <w:rsid w:val="00CF3857"/>
    <w:rsid w:val="00CF3ECE"/>
    <w:rsid w:val="00CF49BD"/>
    <w:rsid w:val="00CF4E00"/>
    <w:rsid w:val="00D000F8"/>
    <w:rsid w:val="00D0506C"/>
    <w:rsid w:val="00D0728E"/>
    <w:rsid w:val="00D1405D"/>
    <w:rsid w:val="00D2532B"/>
    <w:rsid w:val="00D25693"/>
    <w:rsid w:val="00D26DCF"/>
    <w:rsid w:val="00D27AE0"/>
    <w:rsid w:val="00D329E4"/>
    <w:rsid w:val="00D32EB3"/>
    <w:rsid w:val="00D3687A"/>
    <w:rsid w:val="00D42F3C"/>
    <w:rsid w:val="00D431C2"/>
    <w:rsid w:val="00D434B0"/>
    <w:rsid w:val="00D44419"/>
    <w:rsid w:val="00D45D17"/>
    <w:rsid w:val="00D45E88"/>
    <w:rsid w:val="00D53C41"/>
    <w:rsid w:val="00D546E0"/>
    <w:rsid w:val="00D54DA1"/>
    <w:rsid w:val="00D54E7C"/>
    <w:rsid w:val="00D611EF"/>
    <w:rsid w:val="00D6244D"/>
    <w:rsid w:val="00D642FF"/>
    <w:rsid w:val="00D65FA1"/>
    <w:rsid w:val="00D67E5B"/>
    <w:rsid w:val="00D71F67"/>
    <w:rsid w:val="00D84059"/>
    <w:rsid w:val="00D85A3A"/>
    <w:rsid w:val="00D85C84"/>
    <w:rsid w:val="00D906DC"/>
    <w:rsid w:val="00D90EA1"/>
    <w:rsid w:val="00D9307B"/>
    <w:rsid w:val="00D93918"/>
    <w:rsid w:val="00D951D1"/>
    <w:rsid w:val="00DA445F"/>
    <w:rsid w:val="00DB3BB0"/>
    <w:rsid w:val="00DC7F00"/>
    <w:rsid w:val="00DD2592"/>
    <w:rsid w:val="00DD4B3B"/>
    <w:rsid w:val="00DE034E"/>
    <w:rsid w:val="00DE0501"/>
    <w:rsid w:val="00DE0E94"/>
    <w:rsid w:val="00DE4D94"/>
    <w:rsid w:val="00DE79CE"/>
    <w:rsid w:val="00DF4E35"/>
    <w:rsid w:val="00DF58AC"/>
    <w:rsid w:val="00DF62BF"/>
    <w:rsid w:val="00E00577"/>
    <w:rsid w:val="00E0224C"/>
    <w:rsid w:val="00E04D85"/>
    <w:rsid w:val="00E168DF"/>
    <w:rsid w:val="00E22DBA"/>
    <w:rsid w:val="00E31D03"/>
    <w:rsid w:val="00E32596"/>
    <w:rsid w:val="00E326DF"/>
    <w:rsid w:val="00E3328B"/>
    <w:rsid w:val="00E35A2C"/>
    <w:rsid w:val="00E37C19"/>
    <w:rsid w:val="00E5118D"/>
    <w:rsid w:val="00E54A96"/>
    <w:rsid w:val="00E658A8"/>
    <w:rsid w:val="00E7119C"/>
    <w:rsid w:val="00E74FA7"/>
    <w:rsid w:val="00E84254"/>
    <w:rsid w:val="00E84F79"/>
    <w:rsid w:val="00E94DBE"/>
    <w:rsid w:val="00E9761F"/>
    <w:rsid w:val="00EB1DEC"/>
    <w:rsid w:val="00EB3465"/>
    <w:rsid w:val="00EB40E3"/>
    <w:rsid w:val="00EC0606"/>
    <w:rsid w:val="00EC0A97"/>
    <w:rsid w:val="00EC36AD"/>
    <w:rsid w:val="00EC3828"/>
    <w:rsid w:val="00ED2264"/>
    <w:rsid w:val="00ED2DAF"/>
    <w:rsid w:val="00ED3F04"/>
    <w:rsid w:val="00ED7383"/>
    <w:rsid w:val="00EE1876"/>
    <w:rsid w:val="00EE1C8D"/>
    <w:rsid w:val="00EE3065"/>
    <w:rsid w:val="00EE6757"/>
    <w:rsid w:val="00EF05FF"/>
    <w:rsid w:val="00EF64A5"/>
    <w:rsid w:val="00F03A9E"/>
    <w:rsid w:val="00F111F9"/>
    <w:rsid w:val="00F1220E"/>
    <w:rsid w:val="00F166B0"/>
    <w:rsid w:val="00F27B73"/>
    <w:rsid w:val="00F33AAA"/>
    <w:rsid w:val="00F36EAC"/>
    <w:rsid w:val="00F3716F"/>
    <w:rsid w:val="00F42A48"/>
    <w:rsid w:val="00F464CD"/>
    <w:rsid w:val="00F46A43"/>
    <w:rsid w:val="00F47345"/>
    <w:rsid w:val="00F51F71"/>
    <w:rsid w:val="00F52A83"/>
    <w:rsid w:val="00F557F6"/>
    <w:rsid w:val="00F635DD"/>
    <w:rsid w:val="00F836EF"/>
    <w:rsid w:val="00F86E28"/>
    <w:rsid w:val="00F967F2"/>
    <w:rsid w:val="00FA4F47"/>
    <w:rsid w:val="00FA7604"/>
    <w:rsid w:val="00FA76EA"/>
    <w:rsid w:val="00FB5CF1"/>
    <w:rsid w:val="00FB7C8C"/>
    <w:rsid w:val="00FC25CF"/>
    <w:rsid w:val="00FC5CD6"/>
    <w:rsid w:val="00FC6E8F"/>
    <w:rsid w:val="00FD0B67"/>
    <w:rsid w:val="00FD3D09"/>
    <w:rsid w:val="00FD4D9A"/>
    <w:rsid w:val="00FE01F0"/>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435B138"/>
  <w15:docId w15:val="{EE0CE550-EFDF-4FE9-A184-D9CEE88F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27200730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C91FA-3C4B-440E-9C1F-EB577EBE4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448EEE-0AD3-4F80-B268-0790451482D9}">
  <ds:schemaRefs>
    <ds:schemaRef ds:uri="http://schemas.microsoft.com/sharepoint/v3/contenttype/forms"/>
  </ds:schemaRefs>
</ds:datastoreItem>
</file>

<file path=customXml/itemProps3.xml><?xml version="1.0" encoding="utf-8"?>
<ds:datastoreItem xmlns:ds="http://schemas.openxmlformats.org/officeDocument/2006/customXml" ds:itemID="{DF6F2DD2-8278-4238-95EF-937560EE210F}">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4855A611-48CE-4BEE-A123-B32D811F3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11</Pages>
  <Words>4737</Words>
  <Characters>27002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Geiser, Che@Energy</cp:lastModifiedBy>
  <cp:revision>87</cp:revision>
  <cp:lastPrinted>2018-11-21T19:12:00Z</cp:lastPrinted>
  <dcterms:created xsi:type="dcterms:W3CDTF">2018-11-27T21:32:00Z</dcterms:created>
  <dcterms:modified xsi:type="dcterms:W3CDTF">2022-04-11T20:56:00Z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