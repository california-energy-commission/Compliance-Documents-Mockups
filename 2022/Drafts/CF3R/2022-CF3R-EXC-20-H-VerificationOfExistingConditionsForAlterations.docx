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474"/>
        <w:gridCol w:w="3602"/>
        <w:gridCol w:w="3505"/>
        <w:gridCol w:w="515"/>
        <w:gridCol w:w="3359"/>
        <w:gridCol w:w="3175"/>
      </w:tblGrid>
      <w:tr w:rsidR="00362B00" w:rsidRPr="001C276F" w14:paraId="2614CDFE" w14:textId="77777777" w:rsidTr="282242B2">
        <w:trPr>
          <w:trHeight w:val="233"/>
          <w:jc w:val="right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614CDFD" w14:textId="77777777" w:rsidR="00362B00" w:rsidRPr="00707E2F" w:rsidRDefault="00F00BE1" w:rsidP="00BA1D61">
            <w:pPr>
              <w:spacing w:after="0" w:line="240" w:lineRule="auto"/>
            </w:pPr>
            <w:r w:rsidRPr="00707E2F">
              <w:rPr>
                <w:b/>
                <w:sz w:val="20"/>
              </w:rPr>
              <w:t xml:space="preserve">A. </w:t>
            </w:r>
            <w:r w:rsidR="001206B6" w:rsidRPr="00707E2F">
              <w:rPr>
                <w:b/>
                <w:sz w:val="20"/>
              </w:rPr>
              <w:t>G</w:t>
            </w:r>
            <w:r w:rsidR="001649D3" w:rsidRPr="00707E2F">
              <w:rPr>
                <w:b/>
                <w:sz w:val="20"/>
              </w:rPr>
              <w:t>eneral Information</w:t>
            </w:r>
          </w:p>
        </w:tc>
      </w:tr>
      <w:tr w:rsidR="00362B00" w:rsidRPr="001C276F" w14:paraId="2614CE02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DFF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01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0" w14:textId="1B99A214" w:rsidR="00362B00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Project Name</w:t>
            </w:r>
          </w:p>
        </w:tc>
        <w:tc>
          <w:tcPr>
            <w:tcW w:w="3607" w:type="pct"/>
            <w:gridSpan w:val="4"/>
            <w:tcMar>
              <w:left w:w="144" w:type="dxa"/>
            </w:tcMar>
          </w:tcPr>
          <w:p w14:paraId="2614CE01" w14:textId="77777777" w:rsidR="00362B00" w:rsidRPr="00A92674" w:rsidRDefault="00362B00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62B00" w:rsidRPr="001C276F" w14:paraId="2614CE06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03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02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4" w14:textId="6FEB94FB" w:rsidR="00362B00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Calculation Description</w:t>
            </w:r>
          </w:p>
        </w:tc>
        <w:tc>
          <w:tcPr>
            <w:tcW w:w="3607" w:type="pct"/>
            <w:gridSpan w:val="4"/>
            <w:tcMar>
              <w:left w:w="144" w:type="dxa"/>
            </w:tcMar>
          </w:tcPr>
          <w:p w14:paraId="2614CE05" w14:textId="77777777" w:rsidR="00362B00" w:rsidRPr="00A92674" w:rsidRDefault="00362B00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649D3" w:rsidRPr="001C276F" w14:paraId="2614CE0A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07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03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8" w14:textId="3BBF5878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Project Location</w:t>
            </w:r>
          </w:p>
        </w:tc>
        <w:tc>
          <w:tcPr>
            <w:tcW w:w="3607" w:type="pct"/>
            <w:gridSpan w:val="4"/>
            <w:tcMar>
              <w:left w:w="144" w:type="dxa"/>
            </w:tcMar>
          </w:tcPr>
          <w:p w14:paraId="2614CE09" w14:textId="77777777" w:rsidR="001F7755" w:rsidRDefault="001F7755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</w:tr>
      <w:tr w:rsidR="001649D3" w:rsidRPr="001C276F" w14:paraId="2614CE11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0B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04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C" w14:textId="36B1D40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CA City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0D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  <w:vAlign w:val="center"/>
          </w:tcPr>
          <w:p w14:paraId="2614CE0E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05</w:t>
            </w:r>
          </w:p>
        </w:tc>
        <w:tc>
          <w:tcPr>
            <w:tcW w:w="1148" w:type="pct"/>
          </w:tcPr>
          <w:p w14:paraId="2614CE0F" w14:textId="5F1FE19D" w:rsidR="001649D3" w:rsidRPr="00A92674" w:rsidRDefault="00F00BE1" w:rsidP="00912CD9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Standard Version</w:t>
            </w:r>
          </w:p>
        </w:tc>
        <w:tc>
          <w:tcPr>
            <w:tcW w:w="1085" w:type="pct"/>
            <w:tcMar>
              <w:left w:w="144" w:type="dxa"/>
            </w:tcMar>
            <w:vAlign w:val="center"/>
          </w:tcPr>
          <w:p w14:paraId="2614CE10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18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12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06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13" w14:textId="651F3267" w:rsidR="00912CD9" w:rsidRPr="00A92674" w:rsidRDefault="00912CD9" w:rsidP="00F23815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 xml:space="preserve">Zip </w:t>
            </w:r>
            <w:r>
              <w:rPr>
                <w:sz w:val="20"/>
                <w:szCs w:val="20"/>
              </w:rPr>
              <w:t>C</w:t>
            </w:r>
            <w:r w:rsidRPr="00F00BE1">
              <w:rPr>
                <w:sz w:val="20"/>
                <w:szCs w:val="20"/>
              </w:rPr>
              <w:t>ode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14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15" w14:textId="78DD889C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148" w:type="pct"/>
            <w:vAlign w:val="center"/>
          </w:tcPr>
          <w:p w14:paraId="2614CE16" w14:textId="466DA89C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Version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17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1F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19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08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1A" w14:textId="77EA358C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Climate Zone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1B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1C" w14:textId="6F1523A2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1148" w:type="pct"/>
          </w:tcPr>
          <w:p w14:paraId="2614CE1D" w14:textId="1904EDB9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Front Orientation (deg</w:t>
            </w:r>
            <w:r>
              <w:rPr>
                <w:sz w:val="20"/>
                <w:szCs w:val="20"/>
              </w:rPr>
              <w:t>/Cardinal</w:t>
            </w:r>
            <w:r w:rsidRPr="00F00BE1">
              <w:rPr>
                <w:sz w:val="20"/>
                <w:szCs w:val="20"/>
              </w:rPr>
              <w:t>)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1E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26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20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10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21" w14:textId="26A4E2DE" w:rsidR="00912CD9" w:rsidRPr="00A92674" w:rsidRDefault="00912CD9" w:rsidP="282242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  <w:del w:id="0" w:author="Shewmaker, Michael@Energy" w:date="2022-03-01T00:12:00Z">
              <w:r w:rsidRPr="282242B2" w:rsidDel="3A02B997">
                <w:rPr>
                  <w:sz w:val="20"/>
                  <w:szCs w:val="20"/>
                </w:rPr>
                <w:delText>Building Type</w:delText>
              </w:r>
            </w:del>
            <w:ins w:id="1" w:author="Shewmaker, Michael@Energy" w:date="2022-03-01T00:12:00Z">
              <w:r w:rsidR="282242B2" w:rsidRPr="282242B2">
                <w:rPr>
                  <w:sz w:val="20"/>
                  <w:szCs w:val="20"/>
                </w:rPr>
                <w:t>Total Building Volume (ft</w:t>
              </w:r>
              <w:r w:rsidR="282242B2" w:rsidRPr="282242B2">
                <w:rPr>
                  <w:sz w:val="20"/>
                  <w:szCs w:val="20"/>
                  <w:vertAlign w:val="superscript"/>
                  <w:rPrChange w:id="2" w:author="Shewmaker, Michael@Energy" w:date="2022-03-01T00:12:00Z">
                    <w:rPr>
                      <w:sz w:val="20"/>
                      <w:szCs w:val="20"/>
                    </w:rPr>
                  </w:rPrChange>
                </w:rPr>
                <w:t>3</w:t>
              </w:r>
              <w:r w:rsidR="282242B2" w:rsidRPr="282242B2">
                <w:rPr>
                  <w:sz w:val="20"/>
                  <w:szCs w:val="20"/>
                </w:rPr>
                <w:t>)</w:t>
              </w:r>
            </w:ins>
          </w:p>
        </w:tc>
        <w:tc>
          <w:tcPr>
            <w:tcW w:w="1198" w:type="pct"/>
            <w:tcMar>
              <w:left w:w="144" w:type="dxa"/>
            </w:tcMar>
          </w:tcPr>
          <w:p w14:paraId="2614CE22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23" w14:textId="14CF0F93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148" w:type="pct"/>
          </w:tcPr>
          <w:p w14:paraId="2614CE24" w14:textId="66953F8F" w:rsidR="00912CD9" w:rsidRPr="00A92674" w:rsidRDefault="00912CD9" w:rsidP="001535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Dwelling Units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25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2D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27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12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28" w14:textId="498F267F" w:rsidR="00912CD9" w:rsidRPr="00A92674" w:rsidRDefault="3A02B99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282242B2">
              <w:rPr>
                <w:sz w:val="20"/>
                <w:szCs w:val="20"/>
              </w:rPr>
              <w:t>Project Scope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29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2A" w14:textId="4C9D4DBB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48" w:type="pct"/>
          </w:tcPr>
          <w:p w14:paraId="2614CE2B" w14:textId="49BBD8D9" w:rsidR="00912CD9" w:rsidRPr="00A92674" w:rsidRDefault="00912CD9" w:rsidP="00912CD9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 xml:space="preserve">Number of </w:t>
            </w:r>
            <w:r>
              <w:rPr>
                <w:sz w:val="20"/>
                <w:szCs w:val="20"/>
              </w:rPr>
              <w:t>Bedrooms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2C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34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2E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14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2F" w14:textId="715C5839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</w:t>
            </w:r>
            <w:r w:rsidRPr="00F00BE1">
              <w:rPr>
                <w:sz w:val="20"/>
                <w:szCs w:val="20"/>
              </w:rPr>
              <w:t xml:space="preserve"> Conditioned Floor Area(ft</w:t>
            </w:r>
            <w:r w:rsidRPr="00F00BE1">
              <w:rPr>
                <w:sz w:val="20"/>
                <w:szCs w:val="20"/>
                <w:vertAlign w:val="superscript"/>
              </w:rPr>
              <w:t>2</w:t>
            </w:r>
            <w:r w:rsidRPr="00F00BE1">
              <w:rPr>
                <w:sz w:val="20"/>
                <w:szCs w:val="20"/>
              </w:rPr>
              <w:t>)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30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31" w14:textId="7EB177AB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48" w:type="pct"/>
            <w:vAlign w:val="center"/>
          </w:tcPr>
          <w:p w14:paraId="2614CE32" w14:textId="4F881D92" w:rsidR="00912CD9" w:rsidRPr="00A92674" w:rsidRDefault="00912CD9" w:rsidP="00912CD9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Number of Stories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33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</w:p>
        </w:tc>
      </w:tr>
      <w:tr w:rsidR="00912CD9" w:rsidRPr="001C276F" w14:paraId="2614CE3B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35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16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36" w14:textId="337E8014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Existing Conditioned Floor</w:t>
            </w:r>
            <w:r w:rsidRPr="00F00BE1">
              <w:rPr>
                <w:sz w:val="20"/>
                <w:szCs w:val="20"/>
              </w:rPr>
              <w:t xml:space="preserve"> Area (ft</w:t>
            </w:r>
            <w:r w:rsidRPr="00F00BE1">
              <w:rPr>
                <w:sz w:val="20"/>
                <w:szCs w:val="20"/>
                <w:vertAlign w:val="superscript"/>
              </w:rPr>
              <w:t>2</w:t>
            </w:r>
            <w:r w:rsidRPr="00F00BE1">
              <w:rPr>
                <w:sz w:val="20"/>
                <w:szCs w:val="20"/>
              </w:rPr>
              <w:t>)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37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38" w14:textId="17045E34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148" w:type="pct"/>
          </w:tcPr>
          <w:p w14:paraId="2614CE39" w14:textId="44665EEA" w:rsidR="00912CD9" w:rsidRPr="00A92674" w:rsidRDefault="00912CD9" w:rsidP="00912CD9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Fenestration Average U-factor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3A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42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3C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18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3D" w14:textId="04560CA5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  <w:r w:rsidRPr="00F00BE1">
              <w:rPr>
                <w:sz w:val="20"/>
                <w:szCs w:val="20"/>
              </w:rPr>
              <w:t xml:space="preserve"> Conditioned Floor Area (ft</w:t>
            </w:r>
            <w:r w:rsidRPr="00F00BE1">
              <w:rPr>
                <w:sz w:val="20"/>
                <w:szCs w:val="20"/>
                <w:vertAlign w:val="superscript"/>
              </w:rPr>
              <w:t>2</w:t>
            </w:r>
            <w:r w:rsidRPr="00F00BE1">
              <w:rPr>
                <w:sz w:val="20"/>
                <w:szCs w:val="20"/>
              </w:rPr>
              <w:t>)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3E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3F" w14:textId="742FB662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148" w:type="pct"/>
          </w:tcPr>
          <w:p w14:paraId="2614CE40" w14:textId="6574C064" w:rsidR="00912CD9" w:rsidRPr="00A92674" w:rsidRDefault="00912CD9" w:rsidP="00912CD9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Glazing Percentage (%)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41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227670F" w14:textId="7976BC0B" w:rsidR="00171027" w:rsidRDefault="00171027" w:rsidP="00362B00">
      <w:pPr>
        <w:spacing w:after="0" w:line="240" w:lineRule="auto"/>
        <w:rPr>
          <w:ins w:id="3" w:author="Shewmaker, Michael@Energy" w:date="2022-01-12T15:53:00Z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4230"/>
        <w:gridCol w:w="9918"/>
        <w:tblGridChange w:id="4">
          <w:tblGrid>
            <w:gridCol w:w="468"/>
            <w:gridCol w:w="3780"/>
            <w:gridCol w:w="624"/>
            <w:gridCol w:w="4872"/>
            <w:gridCol w:w="4872"/>
          </w:tblGrid>
        </w:tblGridChange>
      </w:tblGrid>
      <w:tr w:rsidR="004C40AF" w14:paraId="5038F99E" w14:textId="77777777" w:rsidTr="009C62A6">
        <w:trPr>
          <w:ins w:id="5" w:author="Shewmaker, Michael@Energy" w:date="2022-01-12T15:53:00Z"/>
        </w:trPr>
        <w:tc>
          <w:tcPr>
            <w:tcW w:w="14616" w:type="dxa"/>
            <w:gridSpan w:val="3"/>
          </w:tcPr>
          <w:p w14:paraId="749D43A5" w14:textId="14045AD6" w:rsidR="004C40AF" w:rsidRDefault="004C40AF" w:rsidP="00362B00">
            <w:pPr>
              <w:spacing w:after="0" w:line="240" w:lineRule="auto"/>
              <w:rPr>
                <w:ins w:id="6" w:author="Shewmaker, Michael@Energy" w:date="2022-01-12T15:53:00Z"/>
                <w:b/>
              </w:rPr>
            </w:pPr>
            <w:ins w:id="7" w:author="Shewmaker, Michael@Energy" w:date="2022-01-12T15:53:00Z">
              <w:r>
                <w:rPr>
                  <w:b/>
                </w:rPr>
                <w:t>B</w:t>
              </w:r>
            </w:ins>
            <w:ins w:id="8" w:author="Alhabibi, Haider@Energy" w:date="2022-02-23T15:29:00Z">
              <w:r w:rsidR="006513E7">
                <w:rPr>
                  <w:b/>
                </w:rPr>
                <w:t>1</w:t>
              </w:r>
            </w:ins>
            <w:ins w:id="9" w:author="Shewmaker, Michael@Energy" w:date="2022-01-12T15:53:00Z">
              <w:r>
                <w:rPr>
                  <w:b/>
                </w:rPr>
                <w:t>. Building Envelope Leakage</w:t>
              </w:r>
            </w:ins>
          </w:p>
        </w:tc>
      </w:tr>
      <w:tr w:rsidR="004C40AF" w14:paraId="25F5573F" w14:textId="77777777" w:rsidTr="001E0BD0">
        <w:tblPrEx>
          <w:tblW w:w="0" w:type="auto"/>
          <w:tblPrExChange w:id="10" w:author="Shewmaker, Michael@Energy" w:date="2022-01-13T07:52:00Z">
            <w:tblPrEx>
              <w:tblW w:w="0" w:type="auto"/>
            </w:tblPrEx>
          </w:tblPrExChange>
        </w:tblPrEx>
        <w:trPr>
          <w:ins w:id="11" w:author="Shewmaker, Michael@Energy" w:date="2022-01-12T15:53:00Z"/>
        </w:trPr>
        <w:tc>
          <w:tcPr>
            <w:tcW w:w="468" w:type="dxa"/>
            <w:tcPrChange w:id="12" w:author="Shewmaker, Michael@Energy" w:date="2022-01-13T07:52:00Z">
              <w:tcPr>
                <w:tcW w:w="4872" w:type="dxa"/>
                <w:gridSpan w:val="3"/>
              </w:tcPr>
            </w:tcPrChange>
          </w:tcPr>
          <w:p w14:paraId="34CCF2CC" w14:textId="00E03FA4" w:rsidR="004C40AF" w:rsidRPr="004C40AF" w:rsidRDefault="004C40AF" w:rsidP="00362B00">
            <w:pPr>
              <w:spacing w:after="0" w:line="240" w:lineRule="auto"/>
              <w:rPr>
                <w:ins w:id="13" w:author="Shewmaker, Michael@Energy" w:date="2022-01-12T15:53:00Z"/>
                <w:bCs/>
                <w:rPrChange w:id="14" w:author="Shewmaker, Michael@Energy" w:date="2022-01-12T15:53:00Z">
                  <w:rPr>
                    <w:ins w:id="15" w:author="Shewmaker, Michael@Energy" w:date="2022-01-12T15:53:00Z"/>
                    <w:b/>
                  </w:rPr>
                </w:rPrChange>
              </w:rPr>
            </w:pPr>
            <w:ins w:id="16" w:author="Shewmaker, Michael@Energy" w:date="2022-01-12T15:54:00Z">
              <w:r>
                <w:rPr>
                  <w:bCs/>
                </w:rPr>
                <w:t>01</w:t>
              </w:r>
            </w:ins>
          </w:p>
        </w:tc>
        <w:tc>
          <w:tcPr>
            <w:tcW w:w="4230" w:type="dxa"/>
            <w:tcPrChange w:id="17" w:author="Shewmaker, Michael@Energy" w:date="2022-01-13T07:52:00Z">
              <w:tcPr>
                <w:tcW w:w="4872" w:type="dxa"/>
              </w:tcPr>
            </w:tcPrChange>
          </w:tcPr>
          <w:p w14:paraId="358B5221" w14:textId="657445D7" w:rsidR="004C40AF" w:rsidRPr="004C40AF" w:rsidRDefault="009F05EF" w:rsidP="00362B00">
            <w:pPr>
              <w:spacing w:after="0" w:line="240" w:lineRule="auto"/>
              <w:rPr>
                <w:ins w:id="18" w:author="Shewmaker, Michael@Energy" w:date="2022-01-12T15:53:00Z"/>
                <w:bCs/>
                <w:rPrChange w:id="19" w:author="Shewmaker, Michael@Energy" w:date="2022-01-12T15:53:00Z">
                  <w:rPr>
                    <w:ins w:id="20" w:author="Shewmaker, Michael@Energy" w:date="2022-01-12T15:53:00Z"/>
                    <w:b/>
                  </w:rPr>
                </w:rPrChange>
              </w:rPr>
            </w:pPr>
            <w:ins w:id="21" w:author="Shewmaker, Michael@Energy" w:date="2022-01-12T15:57:00Z">
              <w:r>
                <w:rPr>
                  <w:bCs/>
                </w:rPr>
                <w:t>Date of</w:t>
              </w:r>
            </w:ins>
            <w:ins w:id="22" w:author="Shewmaker, Michael@Energy" w:date="2022-01-12T15:58:00Z">
              <w:r>
                <w:rPr>
                  <w:bCs/>
                </w:rPr>
                <w:t xml:space="preserve"> Diagnostic Test for this Dwelling</w:t>
              </w:r>
            </w:ins>
          </w:p>
        </w:tc>
        <w:tc>
          <w:tcPr>
            <w:tcW w:w="9918" w:type="dxa"/>
            <w:tcPrChange w:id="23" w:author="Shewmaker, Michael@Energy" w:date="2022-01-13T07:52:00Z">
              <w:tcPr>
                <w:tcW w:w="4872" w:type="dxa"/>
              </w:tcPr>
            </w:tcPrChange>
          </w:tcPr>
          <w:p w14:paraId="3CDA838C" w14:textId="2BB04B19" w:rsidR="004C40AF" w:rsidRPr="004C40AF" w:rsidRDefault="004C40AF" w:rsidP="00362B00">
            <w:pPr>
              <w:spacing w:after="0" w:line="240" w:lineRule="auto"/>
              <w:rPr>
                <w:ins w:id="24" w:author="Shewmaker, Michael@Energy" w:date="2022-01-12T15:53:00Z"/>
                <w:bCs/>
                <w:rPrChange w:id="25" w:author="Shewmaker, Michael@Energy" w:date="2022-01-12T15:53:00Z">
                  <w:rPr>
                    <w:ins w:id="26" w:author="Shewmaker, Michael@Energy" w:date="2022-01-12T15:53:00Z"/>
                    <w:b/>
                  </w:rPr>
                </w:rPrChange>
              </w:rPr>
            </w:pPr>
          </w:p>
        </w:tc>
      </w:tr>
      <w:tr w:rsidR="004C40AF" w14:paraId="62609519" w14:textId="77777777" w:rsidTr="001E0BD0">
        <w:tblPrEx>
          <w:tblW w:w="0" w:type="auto"/>
          <w:tblPrExChange w:id="27" w:author="Shewmaker, Michael@Energy" w:date="2022-01-13T07:52:00Z">
            <w:tblPrEx>
              <w:tblW w:w="0" w:type="auto"/>
            </w:tblPrEx>
          </w:tblPrExChange>
        </w:tblPrEx>
        <w:trPr>
          <w:ins w:id="28" w:author="Shewmaker, Michael@Energy" w:date="2022-01-12T15:53:00Z"/>
        </w:trPr>
        <w:tc>
          <w:tcPr>
            <w:tcW w:w="468" w:type="dxa"/>
            <w:tcPrChange w:id="29" w:author="Shewmaker, Michael@Energy" w:date="2022-01-13T07:52:00Z">
              <w:tcPr>
                <w:tcW w:w="4872" w:type="dxa"/>
                <w:gridSpan w:val="3"/>
              </w:tcPr>
            </w:tcPrChange>
          </w:tcPr>
          <w:p w14:paraId="5020C701" w14:textId="491347D4" w:rsidR="004C40AF" w:rsidRPr="004C40AF" w:rsidRDefault="004C40AF" w:rsidP="00362B00">
            <w:pPr>
              <w:spacing w:after="0" w:line="240" w:lineRule="auto"/>
              <w:rPr>
                <w:ins w:id="30" w:author="Shewmaker, Michael@Energy" w:date="2022-01-12T15:53:00Z"/>
                <w:bCs/>
                <w:rPrChange w:id="31" w:author="Shewmaker, Michael@Energy" w:date="2022-01-12T15:53:00Z">
                  <w:rPr>
                    <w:ins w:id="32" w:author="Shewmaker, Michael@Energy" w:date="2022-01-12T15:53:00Z"/>
                    <w:b/>
                  </w:rPr>
                </w:rPrChange>
              </w:rPr>
            </w:pPr>
            <w:ins w:id="33" w:author="Shewmaker, Michael@Energy" w:date="2022-01-12T15:54:00Z">
              <w:r>
                <w:rPr>
                  <w:bCs/>
                </w:rPr>
                <w:t>02</w:t>
              </w:r>
            </w:ins>
          </w:p>
        </w:tc>
        <w:tc>
          <w:tcPr>
            <w:tcW w:w="4230" w:type="dxa"/>
            <w:tcPrChange w:id="34" w:author="Shewmaker, Michael@Energy" w:date="2022-01-13T07:52:00Z">
              <w:tcPr>
                <w:tcW w:w="4872" w:type="dxa"/>
              </w:tcPr>
            </w:tcPrChange>
          </w:tcPr>
          <w:p w14:paraId="147F5745" w14:textId="05F4F8D4" w:rsidR="004C40AF" w:rsidRPr="004C40AF" w:rsidRDefault="009F05EF" w:rsidP="00362B00">
            <w:pPr>
              <w:spacing w:after="0" w:line="240" w:lineRule="auto"/>
              <w:rPr>
                <w:ins w:id="35" w:author="Shewmaker, Michael@Energy" w:date="2022-01-12T15:53:00Z"/>
                <w:bCs/>
                <w:rPrChange w:id="36" w:author="Shewmaker, Michael@Energy" w:date="2022-01-12T15:53:00Z">
                  <w:rPr>
                    <w:ins w:id="37" w:author="Shewmaker, Michael@Energy" w:date="2022-01-12T15:53:00Z"/>
                    <w:b/>
                  </w:rPr>
                </w:rPrChange>
              </w:rPr>
            </w:pPr>
            <w:ins w:id="38" w:author="Shewmaker, Michael@Energy" w:date="2022-01-12T15:58:00Z">
              <w:r>
                <w:rPr>
                  <w:bCs/>
                </w:rPr>
                <w:t>Test Procedure Used</w:t>
              </w:r>
            </w:ins>
            <w:ins w:id="39" w:author="Shewmaker, Michael@Energy" w:date="2022-01-12T15:57:00Z">
              <w:r>
                <w:rPr>
                  <w:bCs/>
                </w:rPr>
                <w:t xml:space="preserve"> </w:t>
              </w:r>
            </w:ins>
          </w:p>
        </w:tc>
        <w:tc>
          <w:tcPr>
            <w:tcW w:w="9918" w:type="dxa"/>
            <w:tcPrChange w:id="40" w:author="Shewmaker, Michael@Energy" w:date="2022-01-13T07:52:00Z">
              <w:tcPr>
                <w:tcW w:w="4872" w:type="dxa"/>
              </w:tcPr>
            </w:tcPrChange>
          </w:tcPr>
          <w:p w14:paraId="7443A6BD" w14:textId="217293C8" w:rsidR="00EB7DA6" w:rsidRPr="004C40AF" w:rsidRDefault="00EB7DA6" w:rsidP="00362B00">
            <w:pPr>
              <w:spacing w:after="0" w:line="240" w:lineRule="auto"/>
              <w:rPr>
                <w:ins w:id="41" w:author="Shewmaker, Michael@Energy" w:date="2022-01-12T15:53:00Z"/>
                <w:bCs/>
                <w:rPrChange w:id="42" w:author="Shewmaker, Michael@Energy" w:date="2022-01-12T15:53:00Z">
                  <w:rPr>
                    <w:ins w:id="43" w:author="Shewmaker, Michael@Energy" w:date="2022-01-12T15:53:00Z"/>
                    <w:b/>
                  </w:rPr>
                </w:rPrChange>
              </w:rPr>
            </w:pPr>
          </w:p>
        </w:tc>
      </w:tr>
      <w:tr w:rsidR="00DD72CA" w14:paraId="0A05199A" w14:textId="77777777" w:rsidTr="001E0BD0">
        <w:tblPrEx>
          <w:tblW w:w="0" w:type="auto"/>
          <w:tblPrExChange w:id="44" w:author="Shewmaker, Michael@Energy" w:date="2022-01-13T07:52:00Z">
            <w:tblPrEx>
              <w:tblW w:w="0" w:type="auto"/>
            </w:tblPrEx>
          </w:tblPrExChange>
        </w:tblPrEx>
        <w:trPr>
          <w:ins w:id="45" w:author="Shewmaker, Michael@Energy" w:date="2022-01-12T15:53:00Z"/>
        </w:trPr>
        <w:tc>
          <w:tcPr>
            <w:tcW w:w="468" w:type="dxa"/>
            <w:tcPrChange w:id="46" w:author="Shewmaker, Michael@Energy" w:date="2022-01-13T07:52:00Z">
              <w:tcPr>
                <w:tcW w:w="4872" w:type="dxa"/>
                <w:gridSpan w:val="3"/>
              </w:tcPr>
            </w:tcPrChange>
          </w:tcPr>
          <w:p w14:paraId="2E44C46A" w14:textId="1FEA6F9D" w:rsidR="00DD72CA" w:rsidRPr="004C40AF" w:rsidRDefault="00DD72CA" w:rsidP="00DD72CA">
            <w:pPr>
              <w:spacing w:after="0" w:line="240" w:lineRule="auto"/>
              <w:rPr>
                <w:ins w:id="47" w:author="Shewmaker, Michael@Energy" w:date="2022-01-12T15:53:00Z"/>
                <w:bCs/>
                <w:rPrChange w:id="48" w:author="Shewmaker, Michael@Energy" w:date="2022-01-12T15:53:00Z">
                  <w:rPr>
                    <w:ins w:id="49" w:author="Shewmaker, Michael@Energy" w:date="2022-01-12T15:53:00Z"/>
                    <w:b/>
                  </w:rPr>
                </w:rPrChange>
              </w:rPr>
            </w:pPr>
            <w:ins w:id="50" w:author="Shewmaker, Michael@Energy" w:date="2022-01-12T15:54:00Z">
              <w:r>
                <w:rPr>
                  <w:bCs/>
                </w:rPr>
                <w:t>03</w:t>
              </w:r>
            </w:ins>
          </w:p>
        </w:tc>
        <w:tc>
          <w:tcPr>
            <w:tcW w:w="4230" w:type="dxa"/>
            <w:tcPrChange w:id="51" w:author="Shewmaker, Michael@Energy" w:date="2022-01-13T07:52:00Z">
              <w:tcPr>
                <w:tcW w:w="4872" w:type="dxa"/>
              </w:tcPr>
            </w:tcPrChange>
          </w:tcPr>
          <w:p w14:paraId="1F2FD24E" w14:textId="0260E385" w:rsidR="00DD72CA" w:rsidRPr="004C40AF" w:rsidRDefault="00DD72CA" w:rsidP="00DD72CA">
            <w:pPr>
              <w:spacing w:after="0" w:line="240" w:lineRule="auto"/>
              <w:rPr>
                <w:ins w:id="52" w:author="Shewmaker, Michael@Energy" w:date="2022-01-12T15:53:00Z"/>
                <w:bCs/>
                <w:rPrChange w:id="53" w:author="Shewmaker, Michael@Energy" w:date="2022-01-12T15:53:00Z">
                  <w:rPr>
                    <w:ins w:id="54" w:author="Shewmaker, Michael@Energy" w:date="2022-01-12T15:53:00Z"/>
                    <w:b/>
                  </w:rPr>
                </w:rPrChange>
              </w:rPr>
            </w:pPr>
            <w:ins w:id="55" w:author="Shewmaker, Michael@Energy" w:date="2022-01-13T07:37:00Z">
              <w:r>
                <w:rPr>
                  <w:bCs/>
                </w:rPr>
                <w:t>Manometer Make</w:t>
              </w:r>
            </w:ins>
          </w:p>
        </w:tc>
        <w:tc>
          <w:tcPr>
            <w:tcW w:w="9918" w:type="dxa"/>
            <w:tcPrChange w:id="56" w:author="Shewmaker, Michael@Energy" w:date="2022-01-13T07:52:00Z">
              <w:tcPr>
                <w:tcW w:w="4872" w:type="dxa"/>
              </w:tcPr>
            </w:tcPrChange>
          </w:tcPr>
          <w:p w14:paraId="08A3ABDE" w14:textId="1E462A90" w:rsidR="00DD72CA" w:rsidRPr="004C40AF" w:rsidRDefault="00DD72CA" w:rsidP="00DD72CA">
            <w:pPr>
              <w:spacing w:after="0" w:line="240" w:lineRule="auto"/>
              <w:rPr>
                <w:ins w:id="57" w:author="Shewmaker, Michael@Energy" w:date="2022-01-12T15:53:00Z"/>
                <w:bCs/>
                <w:rPrChange w:id="58" w:author="Shewmaker, Michael@Energy" w:date="2022-01-12T15:53:00Z">
                  <w:rPr>
                    <w:ins w:id="59" w:author="Shewmaker, Michael@Energy" w:date="2022-01-12T15:53:00Z"/>
                    <w:b/>
                  </w:rPr>
                </w:rPrChange>
              </w:rPr>
            </w:pPr>
          </w:p>
        </w:tc>
      </w:tr>
      <w:tr w:rsidR="00DD72CA" w14:paraId="67BB8AB0" w14:textId="77777777" w:rsidTr="001E0BD0">
        <w:tblPrEx>
          <w:tblW w:w="0" w:type="auto"/>
          <w:tblPrExChange w:id="60" w:author="Shewmaker, Michael@Energy" w:date="2022-01-13T07:52:00Z">
            <w:tblPrEx>
              <w:tblW w:w="0" w:type="auto"/>
            </w:tblPrEx>
          </w:tblPrExChange>
        </w:tblPrEx>
        <w:trPr>
          <w:ins w:id="61" w:author="Shewmaker, Michael@Energy" w:date="2022-01-12T15:56:00Z"/>
        </w:trPr>
        <w:tc>
          <w:tcPr>
            <w:tcW w:w="468" w:type="dxa"/>
            <w:tcPrChange w:id="62" w:author="Shewmaker, Michael@Energy" w:date="2022-01-13T07:52:00Z">
              <w:tcPr>
                <w:tcW w:w="468" w:type="dxa"/>
              </w:tcPr>
            </w:tcPrChange>
          </w:tcPr>
          <w:p w14:paraId="25E13613" w14:textId="51A0650A" w:rsidR="00DD72CA" w:rsidRDefault="00DD72CA" w:rsidP="00DD72CA">
            <w:pPr>
              <w:spacing w:after="0" w:line="240" w:lineRule="auto"/>
              <w:rPr>
                <w:ins w:id="63" w:author="Shewmaker, Michael@Energy" w:date="2022-01-12T15:56:00Z"/>
                <w:bCs/>
              </w:rPr>
            </w:pPr>
            <w:ins w:id="64" w:author="Shewmaker, Michael@Energy" w:date="2022-01-12T15:56:00Z">
              <w:r>
                <w:rPr>
                  <w:bCs/>
                </w:rPr>
                <w:t>04</w:t>
              </w:r>
            </w:ins>
          </w:p>
        </w:tc>
        <w:tc>
          <w:tcPr>
            <w:tcW w:w="4230" w:type="dxa"/>
            <w:tcPrChange w:id="65" w:author="Shewmaker, Michael@Energy" w:date="2022-01-13T07:52:00Z">
              <w:tcPr>
                <w:tcW w:w="9276" w:type="dxa"/>
                <w:gridSpan w:val="3"/>
              </w:tcPr>
            </w:tcPrChange>
          </w:tcPr>
          <w:p w14:paraId="4BE44AD2" w14:textId="5A051558" w:rsidR="00DD72CA" w:rsidRPr="009F41E9" w:rsidRDefault="00DD72CA" w:rsidP="00DD72CA">
            <w:pPr>
              <w:spacing w:after="0" w:line="240" w:lineRule="auto"/>
              <w:rPr>
                <w:ins w:id="66" w:author="Shewmaker, Michael@Energy" w:date="2022-01-12T15:56:00Z"/>
                <w:bCs/>
              </w:rPr>
            </w:pPr>
            <w:ins w:id="67" w:author="Shewmaker, Michael@Energy" w:date="2022-01-13T07:37:00Z">
              <w:r>
                <w:rPr>
                  <w:bCs/>
                </w:rPr>
                <w:t>Manometer Model</w:t>
              </w:r>
            </w:ins>
          </w:p>
        </w:tc>
        <w:tc>
          <w:tcPr>
            <w:tcW w:w="9918" w:type="dxa"/>
            <w:tcPrChange w:id="68" w:author="Shewmaker, Michael@Energy" w:date="2022-01-13T07:52:00Z">
              <w:tcPr>
                <w:tcW w:w="4872" w:type="dxa"/>
              </w:tcPr>
            </w:tcPrChange>
          </w:tcPr>
          <w:p w14:paraId="101744EA" w14:textId="6C8336F8" w:rsidR="00DD72CA" w:rsidRPr="009F41E9" w:rsidRDefault="00DD72CA" w:rsidP="00DD72CA">
            <w:pPr>
              <w:spacing w:after="0" w:line="240" w:lineRule="auto"/>
              <w:rPr>
                <w:ins w:id="69" w:author="Shewmaker, Michael@Energy" w:date="2022-01-12T15:56:00Z"/>
                <w:bCs/>
              </w:rPr>
            </w:pPr>
          </w:p>
        </w:tc>
      </w:tr>
      <w:tr w:rsidR="00DD72CA" w14:paraId="60E6A00D" w14:textId="77777777" w:rsidTr="001E0BD0">
        <w:tblPrEx>
          <w:tblW w:w="0" w:type="auto"/>
          <w:tblPrExChange w:id="70" w:author="Shewmaker, Michael@Energy" w:date="2022-01-13T07:52:00Z">
            <w:tblPrEx>
              <w:tblW w:w="0" w:type="auto"/>
            </w:tblPrEx>
          </w:tblPrExChange>
        </w:tblPrEx>
        <w:trPr>
          <w:ins w:id="71" w:author="Shewmaker, Michael@Energy" w:date="2022-01-12T15:56:00Z"/>
        </w:trPr>
        <w:tc>
          <w:tcPr>
            <w:tcW w:w="468" w:type="dxa"/>
            <w:tcPrChange w:id="72" w:author="Shewmaker, Michael@Energy" w:date="2022-01-13T07:52:00Z">
              <w:tcPr>
                <w:tcW w:w="468" w:type="dxa"/>
              </w:tcPr>
            </w:tcPrChange>
          </w:tcPr>
          <w:p w14:paraId="2FE7E8BF" w14:textId="33E88739" w:rsidR="00DD72CA" w:rsidRDefault="00DD72CA" w:rsidP="00DD72CA">
            <w:pPr>
              <w:spacing w:after="0" w:line="240" w:lineRule="auto"/>
              <w:rPr>
                <w:ins w:id="73" w:author="Shewmaker, Michael@Energy" w:date="2022-01-12T15:56:00Z"/>
                <w:bCs/>
              </w:rPr>
            </w:pPr>
            <w:ins w:id="74" w:author="Shewmaker, Michael@Energy" w:date="2022-01-12T15:56:00Z">
              <w:r>
                <w:rPr>
                  <w:bCs/>
                </w:rPr>
                <w:t>05</w:t>
              </w:r>
            </w:ins>
          </w:p>
        </w:tc>
        <w:tc>
          <w:tcPr>
            <w:tcW w:w="4230" w:type="dxa"/>
            <w:tcPrChange w:id="75" w:author="Shewmaker, Michael@Energy" w:date="2022-01-13T07:52:00Z">
              <w:tcPr>
                <w:tcW w:w="9276" w:type="dxa"/>
                <w:gridSpan w:val="3"/>
              </w:tcPr>
            </w:tcPrChange>
          </w:tcPr>
          <w:p w14:paraId="6ED8A56D" w14:textId="1010BB5F" w:rsidR="00DD72CA" w:rsidRPr="009F41E9" w:rsidRDefault="00DD72CA" w:rsidP="00DD72CA">
            <w:pPr>
              <w:spacing w:after="0" w:line="240" w:lineRule="auto"/>
              <w:rPr>
                <w:ins w:id="76" w:author="Shewmaker, Michael@Energy" w:date="2022-01-12T15:56:00Z"/>
                <w:bCs/>
              </w:rPr>
            </w:pPr>
            <w:ins w:id="77" w:author="Shewmaker, Michael@Energy" w:date="2022-01-13T07:37:00Z">
              <w:r>
                <w:rPr>
                  <w:bCs/>
                </w:rPr>
                <w:t>Manometer Serial Number</w:t>
              </w:r>
            </w:ins>
          </w:p>
        </w:tc>
        <w:tc>
          <w:tcPr>
            <w:tcW w:w="9918" w:type="dxa"/>
            <w:tcPrChange w:id="78" w:author="Shewmaker, Michael@Energy" w:date="2022-01-13T07:52:00Z">
              <w:tcPr>
                <w:tcW w:w="4872" w:type="dxa"/>
              </w:tcPr>
            </w:tcPrChange>
          </w:tcPr>
          <w:p w14:paraId="084F2FBA" w14:textId="4E8037AE" w:rsidR="00DD72CA" w:rsidRPr="009F41E9" w:rsidRDefault="00DD72CA" w:rsidP="00DD72CA">
            <w:pPr>
              <w:spacing w:after="0" w:line="240" w:lineRule="auto"/>
              <w:rPr>
                <w:ins w:id="79" w:author="Shewmaker, Michael@Energy" w:date="2022-01-12T15:56:00Z"/>
                <w:bCs/>
              </w:rPr>
            </w:pPr>
          </w:p>
        </w:tc>
      </w:tr>
      <w:tr w:rsidR="00DD72CA" w14:paraId="11729E64" w14:textId="77777777" w:rsidTr="001E0BD0">
        <w:tblPrEx>
          <w:tblW w:w="0" w:type="auto"/>
          <w:tblPrExChange w:id="80" w:author="Shewmaker, Michael@Energy" w:date="2022-01-13T07:52:00Z">
            <w:tblPrEx>
              <w:tblW w:w="0" w:type="auto"/>
            </w:tblPrEx>
          </w:tblPrExChange>
        </w:tblPrEx>
        <w:trPr>
          <w:ins w:id="81" w:author="Shewmaker, Michael@Energy" w:date="2022-01-12T15:56:00Z"/>
        </w:trPr>
        <w:tc>
          <w:tcPr>
            <w:tcW w:w="468" w:type="dxa"/>
            <w:tcPrChange w:id="82" w:author="Shewmaker, Michael@Energy" w:date="2022-01-13T07:52:00Z">
              <w:tcPr>
                <w:tcW w:w="468" w:type="dxa"/>
              </w:tcPr>
            </w:tcPrChange>
          </w:tcPr>
          <w:p w14:paraId="48F0A6AA" w14:textId="6EFD5270" w:rsidR="00DD72CA" w:rsidRDefault="00DD72CA" w:rsidP="00DD72CA">
            <w:pPr>
              <w:spacing w:after="0" w:line="240" w:lineRule="auto"/>
              <w:rPr>
                <w:ins w:id="83" w:author="Shewmaker, Michael@Energy" w:date="2022-01-12T15:56:00Z"/>
                <w:bCs/>
              </w:rPr>
            </w:pPr>
            <w:ins w:id="84" w:author="Shewmaker, Michael@Energy" w:date="2022-01-12T15:56:00Z">
              <w:r>
                <w:rPr>
                  <w:bCs/>
                </w:rPr>
                <w:t>06</w:t>
              </w:r>
            </w:ins>
          </w:p>
        </w:tc>
        <w:tc>
          <w:tcPr>
            <w:tcW w:w="4230" w:type="dxa"/>
            <w:tcPrChange w:id="85" w:author="Shewmaker, Michael@Energy" w:date="2022-01-13T07:52:00Z">
              <w:tcPr>
                <w:tcW w:w="9276" w:type="dxa"/>
                <w:gridSpan w:val="3"/>
              </w:tcPr>
            </w:tcPrChange>
          </w:tcPr>
          <w:p w14:paraId="533695AF" w14:textId="6CF0F34A" w:rsidR="00DD72CA" w:rsidRPr="009F41E9" w:rsidRDefault="00DD72CA" w:rsidP="00DD72CA">
            <w:pPr>
              <w:spacing w:after="0" w:line="240" w:lineRule="auto"/>
              <w:rPr>
                <w:ins w:id="86" w:author="Shewmaker, Michael@Energy" w:date="2022-01-12T15:56:00Z"/>
                <w:bCs/>
              </w:rPr>
            </w:pPr>
            <w:ins w:id="87" w:author="Shewmaker, Michael@Energy" w:date="2022-01-13T07:37:00Z">
              <w:r>
                <w:rPr>
                  <w:bCs/>
                </w:rPr>
                <w:t>Manometer Calibration Date</w:t>
              </w:r>
            </w:ins>
          </w:p>
        </w:tc>
        <w:tc>
          <w:tcPr>
            <w:tcW w:w="9918" w:type="dxa"/>
            <w:tcPrChange w:id="88" w:author="Shewmaker, Michael@Energy" w:date="2022-01-13T07:52:00Z">
              <w:tcPr>
                <w:tcW w:w="4872" w:type="dxa"/>
              </w:tcPr>
            </w:tcPrChange>
          </w:tcPr>
          <w:p w14:paraId="701930D0" w14:textId="5C71CBA2" w:rsidR="00DD72CA" w:rsidRPr="009F41E9" w:rsidRDefault="00DD72CA" w:rsidP="00DD72CA">
            <w:pPr>
              <w:spacing w:after="0" w:line="240" w:lineRule="auto"/>
              <w:rPr>
                <w:ins w:id="89" w:author="Shewmaker, Michael@Energy" w:date="2022-01-12T15:56:00Z"/>
                <w:bCs/>
              </w:rPr>
            </w:pPr>
          </w:p>
        </w:tc>
      </w:tr>
      <w:tr w:rsidR="00DD72CA" w14:paraId="703F017A" w14:textId="77777777" w:rsidTr="001E0BD0">
        <w:tblPrEx>
          <w:tblW w:w="0" w:type="auto"/>
          <w:tblPrExChange w:id="90" w:author="Shewmaker, Michael@Energy" w:date="2022-01-13T07:52:00Z">
            <w:tblPrEx>
              <w:tblW w:w="0" w:type="auto"/>
            </w:tblPrEx>
          </w:tblPrExChange>
        </w:tblPrEx>
        <w:trPr>
          <w:ins w:id="91" w:author="Shewmaker, Michael@Energy" w:date="2022-01-12T15:56:00Z"/>
        </w:trPr>
        <w:tc>
          <w:tcPr>
            <w:tcW w:w="468" w:type="dxa"/>
            <w:tcPrChange w:id="92" w:author="Shewmaker, Michael@Energy" w:date="2022-01-13T07:52:00Z">
              <w:tcPr>
                <w:tcW w:w="468" w:type="dxa"/>
              </w:tcPr>
            </w:tcPrChange>
          </w:tcPr>
          <w:p w14:paraId="03FD9B94" w14:textId="4D78E32A" w:rsidR="00DD72CA" w:rsidRDefault="00DD72CA" w:rsidP="00DD72CA">
            <w:pPr>
              <w:spacing w:after="0" w:line="240" w:lineRule="auto"/>
              <w:rPr>
                <w:ins w:id="93" w:author="Shewmaker, Michael@Energy" w:date="2022-01-12T15:56:00Z"/>
                <w:bCs/>
              </w:rPr>
            </w:pPr>
            <w:ins w:id="94" w:author="Shewmaker, Michael@Energy" w:date="2022-01-12T15:56:00Z">
              <w:r>
                <w:rPr>
                  <w:bCs/>
                </w:rPr>
                <w:t>07</w:t>
              </w:r>
            </w:ins>
          </w:p>
        </w:tc>
        <w:tc>
          <w:tcPr>
            <w:tcW w:w="4230" w:type="dxa"/>
            <w:tcPrChange w:id="95" w:author="Shewmaker, Michael@Energy" w:date="2022-01-13T07:52:00Z">
              <w:tcPr>
                <w:tcW w:w="9276" w:type="dxa"/>
                <w:gridSpan w:val="3"/>
              </w:tcPr>
            </w:tcPrChange>
          </w:tcPr>
          <w:p w14:paraId="33463B42" w14:textId="72B25E88" w:rsidR="00DD72CA" w:rsidRPr="009F41E9" w:rsidRDefault="00DD72CA" w:rsidP="00DD72CA">
            <w:pPr>
              <w:spacing w:after="0" w:line="240" w:lineRule="auto"/>
              <w:rPr>
                <w:ins w:id="96" w:author="Shewmaker, Michael@Energy" w:date="2022-01-12T15:56:00Z"/>
                <w:bCs/>
              </w:rPr>
            </w:pPr>
            <w:ins w:id="97" w:author="Shewmaker, Michael@Energy" w:date="2022-01-13T07:37:00Z">
              <w:r>
                <w:rPr>
                  <w:bCs/>
                </w:rPr>
                <w:t>Manometer Calibration Status</w:t>
              </w:r>
            </w:ins>
          </w:p>
        </w:tc>
        <w:tc>
          <w:tcPr>
            <w:tcW w:w="9918" w:type="dxa"/>
            <w:tcPrChange w:id="98" w:author="Shewmaker, Michael@Energy" w:date="2022-01-13T07:52:00Z">
              <w:tcPr>
                <w:tcW w:w="4872" w:type="dxa"/>
              </w:tcPr>
            </w:tcPrChange>
          </w:tcPr>
          <w:p w14:paraId="285C1930" w14:textId="73C714AD" w:rsidR="00DD72CA" w:rsidRPr="00FC3D3E" w:rsidRDefault="00DD72CA" w:rsidP="00DD72CA">
            <w:pPr>
              <w:spacing w:after="0" w:line="240" w:lineRule="auto"/>
              <w:rPr>
                <w:ins w:id="99" w:author="Shewmaker, Michael@Energy" w:date="2022-01-12T15:56:00Z"/>
                <w:bCs/>
              </w:rPr>
            </w:pPr>
          </w:p>
        </w:tc>
      </w:tr>
      <w:tr w:rsidR="000E04EA" w14:paraId="54DE8C98" w14:textId="77777777" w:rsidTr="001E0BD0">
        <w:tblPrEx>
          <w:tblW w:w="0" w:type="auto"/>
          <w:tblPrExChange w:id="100" w:author="Shewmaker, Michael@Energy" w:date="2022-01-13T07:52:00Z">
            <w:tblPrEx>
              <w:tblW w:w="0" w:type="auto"/>
            </w:tblPrEx>
          </w:tblPrExChange>
        </w:tblPrEx>
        <w:trPr>
          <w:ins w:id="101" w:author="Shewmaker, Michael@Energy" w:date="2022-01-13T07:22:00Z"/>
        </w:trPr>
        <w:tc>
          <w:tcPr>
            <w:tcW w:w="468" w:type="dxa"/>
            <w:tcPrChange w:id="102" w:author="Shewmaker, Michael@Energy" w:date="2022-01-13T07:52:00Z">
              <w:tcPr>
                <w:tcW w:w="468" w:type="dxa"/>
              </w:tcPr>
            </w:tcPrChange>
          </w:tcPr>
          <w:p w14:paraId="53E1D9D2" w14:textId="03AC7F9B" w:rsidR="000E04EA" w:rsidRDefault="000E04EA" w:rsidP="00362B00">
            <w:pPr>
              <w:spacing w:after="0" w:line="240" w:lineRule="auto"/>
              <w:rPr>
                <w:ins w:id="103" w:author="Shewmaker, Michael@Energy" w:date="2022-01-13T07:22:00Z"/>
                <w:bCs/>
              </w:rPr>
            </w:pPr>
            <w:ins w:id="104" w:author="Shewmaker, Michael@Energy" w:date="2022-01-13T07:23:00Z">
              <w:r>
                <w:rPr>
                  <w:bCs/>
                </w:rPr>
                <w:t>08</w:t>
              </w:r>
            </w:ins>
          </w:p>
        </w:tc>
        <w:tc>
          <w:tcPr>
            <w:tcW w:w="4230" w:type="dxa"/>
            <w:tcPrChange w:id="105" w:author="Shewmaker, Michael@Energy" w:date="2022-01-13T07:52:00Z">
              <w:tcPr>
                <w:tcW w:w="3780" w:type="dxa"/>
              </w:tcPr>
            </w:tcPrChange>
          </w:tcPr>
          <w:p w14:paraId="1A6E3FEF" w14:textId="54A5E398" w:rsidR="000E04EA" w:rsidRPr="009F41E9" w:rsidRDefault="00DD72CA" w:rsidP="00362B00">
            <w:pPr>
              <w:spacing w:after="0" w:line="240" w:lineRule="auto"/>
              <w:rPr>
                <w:ins w:id="106" w:author="Shewmaker, Michael@Energy" w:date="2022-01-13T07:22:00Z"/>
                <w:bCs/>
              </w:rPr>
            </w:pPr>
            <w:ins w:id="107" w:author="Shewmaker, Michael@Energy" w:date="2022-01-13T07:38:00Z">
              <w:r>
                <w:rPr>
                  <w:bCs/>
                </w:rPr>
                <w:t>Test Methodology</w:t>
              </w:r>
            </w:ins>
          </w:p>
        </w:tc>
        <w:tc>
          <w:tcPr>
            <w:tcW w:w="9918" w:type="dxa"/>
            <w:tcPrChange w:id="108" w:author="Shewmaker, Michael@Energy" w:date="2022-01-13T07:52:00Z">
              <w:tcPr>
                <w:tcW w:w="10368" w:type="dxa"/>
                <w:gridSpan w:val="3"/>
              </w:tcPr>
            </w:tcPrChange>
          </w:tcPr>
          <w:p w14:paraId="129763DB" w14:textId="6308BE4C" w:rsidR="00D437B6" w:rsidRPr="009F41E9" w:rsidRDefault="00D437B6" w:rsidP="00362B00">
            <w:pPr>
              <w:spacing w:after="0" w:line="240" w:lineRule="auto"/>
              <w:rPr>
                <w:ins w:id="109" w:author="Shewmaker, Michael@Energy" w:date="2022-01-13T07:22:00Z"/>
                <w:bCs/>
              </w:rPr>
            </w:pPr>
          </w:p>
        </w:tc>
      </w:tr>
      <w:tr w:rsidR="00A828B3" w14:paraId="465562E1" w14:textId="77777777" w:rsidTr="001E0BD0">
        <w:tblPrEx>
          <w:tblW w:w="0" w:type="auto"/>
          <w:tblPrExChange w:id="110" w:author="Shewmaker, Michael@Energy" w:date="2022-01-13T07:52:00Z">
            <w:tblPrEx>
              <w:tblW w:w="0" w:type="auto"/>
            </w:tblPrEx>
          </w:tblPrExChange>
        </w:tblPrEx>
        <w:trPr>
          <w:ins w:id="111" w:author="Shewmaker, Michael@Energy" w:date="2022-01-13T07:52:00Z"/>
        </w:trPr>
        <w:tc>
          <w:tcPr>
            <w:tcW w:w="468" w:type="dxa"/>
            <w:tcPrChange w:id="112" w:author="Shewmaker, Michael@Energy" w:date="2022-01-13T07:52:00Z">
              <w:tcPr>
                <w:tcW w:w="468" w:type="dxa"/>
              </w:tcPr>
            </w:tcPrChange>
          </w:tcPr>
          <w:p w14:paraId="6768EC8D" w14:textId="1B582FEA" w:rsidR="00A828B3" w:rsidRDefault="00A828B3" w:rsidP="00362B00">
            <w:pPr>
              <w:spacing w:after="0" w:line="240" w:lineRule="auto"/>
              <w:rPr>
                <w:ins w:id="113" w:author="Shewmaker, Michael@Energy" w:date="2022-01-13T07:52:00Z"/>
                <w:bCs/>
              </w:rPr>
            </w:pPr>
            <w:ins w:id="114" w:author="Shewmaker, Michael@Energy" w:date="2022-01-13T07:52:00Z">
              <w:r>
                <w:rPr>
                  <w:bCs/>
                </w:rPr>
                <w:t>09</w:t>
              </w:r>
            </w:ins>
          </w:p>
        </w:tc>
        <w:tc>
          <w:tcPr>
            <w:tcW w:w="4230" w:type="dxa"/>
            <w:tcPrChange w:id="115" w:author="Shewmaker, Michael@Energy" w:date="2022-01-13T07:52:00Z">
              <w:tcPr>
                <w:tcW w:w="3780" w:type="dxa"/>
              </w:tcPr>
            </w:tcPrChange>
          </w:tcPr>
          <w:p w14:paraId="3F47C05A" w14:textId="7A9299E1" w:rsidR="00A828B3" w:rsidRDefault="00A828B3" w:rsidP="00362B00">
            <w:pPr>
              <w:spacing w:after="0" w:line="240" w:lineRule="auto"/>
              <w:rPr>
                <w:ins w:id="116" w:author="Shewmaker, Michael@Energy" w:date="2022-01-13T07:52:00Z"/>
                <w:bCs/>
              </w:rPr>
            </w:pPr>
            <w:ins w:id="117" w:author="Shewmaker, Michael@Energy" w:date="2022-01-13T07:52:00Z">
              <w:r>
                <w:rPr>
                  <w:bCs/>
                </w:rPr>
                <w:t xml:space="preserve">Target </w:t>
              </w:r>
              <w:r w:rsidR="001E0BD0">
                <w:rPr>
                  <w:bCs/>
                </w:rPr>
                <w:t>Enclosure Air Leakage from CF1R (</w:t>
              </w:r>
            </w:ins>
            <w:ins w:id="118" w:author="Shewmaker, Michael@Energy" w:date="2022-01-13T07:56:00Z">
              <w:r w:rsidR="00A14755">
                <w:rPr>
                  <w:bCs/>
                </w:rPr>
                <w:t>ACH</w:t>
              </w:r>
            </w:ins>
            <w:ins w:id="119" w:author="Shewmaker, Michael@Energy" w:date="2022-01-13T07:52:00Z">
              <w:r w:rsidR="001E0BD0">
                <w:rPr>
                  <w:bCs/>
                </w:rPr>
                <w:t>50)</w:t>
              </w:r>
            </w:ins>
          </w:p>
        </w:tc>
        <w:tc>
          <w:tcPr>
            <w:tcW w:w="9918" w:type="dxa"/>
            <w:tcPrChange w:id="120" w:author="Shewmaker, Michael@Energy" w:date="2022-01-13T07:52:00Z">
              <w:tcPr>
                <w:tcW w:w="10368" w:type="dxa"/>
                <w:gridSpan w:val="3"/>
              </w:tcPr>
            </w:tcPrChange>
          </w:tcPr>
          <w:p w14:paraId="3EAB2273" w14:textId="593FAF22" w:rsidR="00A828B3" w:rsidRPr="009F41E9" w:rsidRDefault="00A828B3" w:rsidP="00362B00">
            <w:pPr>
              <w:spacing w:after="0" w:line="240" w:lineRule="auto"/>
              <w:rPr>
                <w:ins w:id="121" w:author="Shewmaker, Michael@Energy" w:date="2022-01-13T07:52:00Z"/>
                <w:bCs/>
              </w:rPr>
            </w:pPr>
          </w:p>
        </w:tc>
      </w:tr>
      <w:tr w:rsidR="000E04EA" w14:paraId="3B3C278E" w14:textId="77777777" w:rsidTr="001E0BD0">
        <w:tblPrEx>
          <w:tblW w:w="0" w:type="auto"/>
          <w:tblPrExChange w:id="122" w:author="Shewmaker, Michael@Energy" w:date="2022-01-13T07:52:00Z">
            <w:tblPrEx>
              <w:tblW w:w="0" w:type="auto"/>
            </w:tblPrEx>
          </w:tblPrExChange>
        </w:tblPrEx>
        <w:trPr>
          <w:ins w:id="123" w:author="Shewmaker, Michael@Energy" w:date="2022-01-13T07:22:00Z"/>
        </w:trPr>
        <w:tc>
          <w:tcPr>
            <w:tcW w:w="468" w:type="dxa"/>
            <w:tcPrChange w:id="124" w:author="Shewmaker, Michael@Energy" w:date="2022-01-13T07:52:00Z">
              <w:tcPr>
                <w:tcW w:w="468" w:type="dxa"/>
              </w:tcPr>
            </w:tcPrChange>
          </w:tcPr>
          <w:p w14:paraId="471674F6" w14:textId="67FDB63C" w:rsidR="000E04EA" w:rsidRDefault="000E04EA" w:rsidP="00362B00">
            <w:pPr>
              <w:spacing w:after="0" w:line="240" w:lineRule="auto"/>
              <w:rPr>
                <w:ins w:id="125" w:author="Shewmaker, Michael@Energy" w:date="2022-01-13T07:22:00Z"/>
                <w:bCs/>
              </w:rPr>
            </w:pPr>
            <w:ins w:id="126" w:author="Shewmaker, Michael@Energy" w:date="2022-01-13T07:23:00Z">
              <w:r>
                <w:rPr>
                  <w:bCs/>
                </w:rPr>
                <w:t>09</w:t>
              </w:r>
            </w:ins>
          </w:p>
        </w:tc>
        <w:tc>
          <w:tcPr>
            <w:tcW w:w="4230" w:type="dxa"/>
            <w:tcPrChange w:id="127" w:author="Shewmaker, Michael@Energy" w:date="2022-01-13T07:52:00Z">
              <w:tcPr>
                <w:tcW w:w="3780" w:type="dxa"/>
              </w:tcPr>
            </w:tcPrChange>
          </w:tcPr>
          <w:p w14:paraId="4391E2B3" w14:textId="0467792B" w:rsidR="000E04EA" w:rsidRPr="009F41E9" w:rsidRDefault="001E0BD0" w:rsidP="00362B00">
            <w:pPr>
              <w:spacing w:after="0" w:line="240" w:lineRule="auto"/>
              <w:rPr>
                <w:ins w:id="128" w:author="Shewmaker, Michael@Energy" w:date="2022-01-13T07:22:00Z"/>
                <w:bCs/>
              </w:rPr>
            </w:pPr>
            <w:ins w:id="129" w:author="Shewmaker, Michael@Energy" w:date="2022-01-13T07:53:00Z">
              <w:r>
                <w:rPr>
                  <w:bCs/>
                </w:rPr>
                <w:t xml:space="preserve">Tested </w:t>
              </w:r>
            </w:ins>
            <w:ins w:id="130" w:author="Shewmaker, Michael@Energy" w:date="2022-01-13T07:23:00Z">
              <w:r w:rsidR="00747C51">
                <w:rPr>
                  <w:bCs/>
                </w:rPr>
                <w:t xml:space="preserve">Pre-Retrofit </w:t>
              </w:r>
            </w:ins>
            <w:ins w:id="131" w:author="Shewmaker, Michael@Energy" w:date="2022-01-13T07:52:00Z">
              <w:r>
                <w:rPr>
                  <w:bCs/>
                </w:rPr>
                <w:t>CFM</w:t>
              </w:r>
            </w:ins>
            <w:ins w:id="132" w:author="Shewmaker, Michael@Energy" w:date="2022-01-13T07:23:00Z">
              <w:r w:rsidR="00747C51">
                <w:rPr>
                  <w:bCs/>
                </w:rPr>
                <w:t>50</w:t>
              </w:r>
            </w:ins>
          </w:p>
        </w:tc>
        <w:tc>
          <w:tcPr>
            <w:tcW w:w="9918" w:type="dxa"/>
            <w:tcPrChange w:id="133" w:author="Shewmaker, Michael@Energy" w:date="2022-01-13T07:52:00Z">
              <w:tcPr>
                <w:tcW w:w="10368" w:type="dxa"/>
                <w:gridSpan w:val="3"/>
              </w:tcPr>
            </w:tcPrChange>
          </w:tcPr>
          <w:p w14:paraId="4EB2C4FE" w14:textId="563D274D" w:rsidR="000E04EA" w:rsidRPr="009F41E9" w:rsidRDefault="000E04EA" w:rsidP="00362B00">
            <w:pPr>
              <w:spacing w:after="0" w:line="240" w:lineRule="auto"/>
              <w:rPr>
                <w:ins w:id="134" w:author="Shewmaker, Michael@Energy" w:date="2022-01-13T07:22:00Z"/>
                <w:bCs/>
              </w:rPr>
            </w:pPr>
          </w:p>
        </w:tc>
      </w:tr>
      <w:tr w:rsidR="000E04EA" w14:paraId="198CFD69" w14:textId="77777777" w:rsidTr="001E0BD0">
        <w:tblPrEx>
          <w:tblW w:w="0" w:type="auto"/>
          <w:tblPrExChange w:id="135" w:author="Shewmaker, Michael@Energy" w:date="2022-01-13T07:52:00Z">
            <w:tblPrEx>
              <w:tblW w:w="0" w:type="auto"/>
            </w:tblPrEx>
          </w:tblPrExChange>
        </w:tblPrEx>
        <w:trPr>
          <w:ins w:id="136" w:author="Shewmaker, Michael@Energy" w:date="2022-01-13T07:23:00Z"/>
        </w:trPr>
        <w:tc>
          <w:tcPr>
            <w:tcW w:w="468" w:type="dxa"/>
            <w:tcPrChange w:id="137" w:author="Shewmaker, Michael@Energy" w:date="2022-01-13T07:52:00Z">
              <w:tcPr>
                <w:tcW w:w="468" w:type="dxa"/>
              </w:tcPr>
            </w:tcPrChange>
          </w:tcPr>
          <w:p w14:paraId="3D29CF40" w14:textId="7F3FF605" w:rsidR="000E04EA" w:rsidRDefault="000E04EA" w:rsidP="00362B00">
            <w:pPr>
              <w:spacing w:after="0" w:line="240" w:lineRule="auto"/>
              <w:rPr>
                <w:ins w:id="138" w:author="Shewmaker, Michael@Energy" w:date="2022-01-13T07:23:00Z"/>
                <w:bCs/>
              </w:rPr>
            </w:pPr>
            <w:ins w:id="139" w:author="Shewmaker, Michael@Energy" w:date="2022-01-13T07:23:00Z">
              <w:r>
                <w:rPr>
                  <w:bCs/>
                </w:rPr>
                <w:t>10</w:t>
              </w:r>
            </w:ins>
          </w:p>
        </w:tc>
        <w:tc>
          <w:tcPr>
            <w:tcW w:w="4230" w:type="dxa"/>
            <w:tcPrChange w:id="140" w:author="Shewmaker, Michael@Energy" w:date="2022-01-13T07:52:00Z">
              <w:tcPr>
                <w:tcW w:w="3780" w:type="dxa"/>
              </w:tcPr>
            </w:tcPrChange>
          </w:tcPr>
          <w:p w14:paraId="080092A2" w14:textId="34CAAD32" w:rsidR="000E04EA" w:rsidRPr="009F41E9" w:rsidRDefault="001E0BD0" w:rsidP="00362B00">
            <w:pPr>
              <w:spacing w:after="0" w:line="240" w:lineRule="auto"/>
              <w:rPr>
                <w:ins w:id="141" w:author="Shewmaker, Michael@Energy" w:date="2022-01-13T07:23:00Z"/>
                <w:bCs/>
              </w:rPr>
            </w:pPr>
            <w:ins w:id="142" w:author="Shewmaker, Michael@Energy" w:date="2022-01-13T07:53:00Z">
              <w:r>
                <w:rPr>
                  <w:bCs/>
                </w:rPr>
                <w:t xml:space="preserve">Tested </w:t>
              </w:r>
            </w:ins>
            <w:ins w:id="143" w:author="Shewmaker, Michael@Energy" w:date="2022-01-13T07:23:00Z">
              <w:r w:rsidR="00747C51">
                <w:rPr>
                  <w:bCs/>
                </w:rPr>
                <w:t xml:space="preserve">Pre-Retrofit </w:t>
              </w:r>
            </w:ins>
            <w:ins w:id="144" w:author="Shewmaker, Michael@Energy" w:date="2022-01-13T07:53:00Z">
              <w:r>
                <w:rPr>
                  <w:bCs/>
                </w:rPr>
                <w:t>ACH</w:t>
              </w:r>
            </w:ins>
            <w:ins w:id="145" w:author="Shewmaker, Michael@Energy" w:date="2022-01-13T07:23:00Z">
              <w:r w:rsidR="00747C51">
                <w:rPr>
                  <w:bCs/>
                </w:rPr>
                <w:t>50</w:t>
              </w:r>
            </w:ins>
          </w:p>
        </w:tc>
        <w:tc>
          <w:tcPr>
            <w:tcW w:w="9918" w:type="dxa"/>
            <w:tcPrChange w:id="146" w:author="Shewmaker, Michael@Energy" w:date="2022-01-13T07:52:00Z">
              <w:tcPr>
                <w:tcW w:w="10368" w:type="dxa"/>
                <w:gridSpan w:val="3"/>
              </w:tcPr>
            </w:tcPrChange>
          </w:tcPr>
          <w:p w14:paraId="1906162A" w14:textId="55C45C1B" w:rsidR="000E04EA" w:rsidRPr="009F41E9" w:rsidRDefault="000E04EA" w:rsidP="00362B00">
            <w:pPr>
              <w:spacing w:after="0" w:line="240" w:lineRule="auto"/>
              <w:rPr>
                <w:ins w:id="147" w:author="Shewmaker, Michael@Energy" w:date="2022-01-13T07:23:00Z"/>
                <w:bCs/>
              </w:rPr>
            </w:pPr>
          </w:p>
        </w:tc>
      </w:tr>
      <w:tr w:rsidR="00A30645" w14:paraId="7862FEA4" w14:textId="77777777" w:rsidTr="001E0BD0">
        <w:tblPrEx>
          <w:tblW w:w="0" w:type="auto"/>
          <w:tblPrExChange w:id="148" w:author="Shewmaker, Michael@Energy" w:date="2022-01-13T07:52:00Z">
            <w:tblPrEx>
              <w:tblW w:w="0" w:type="auto"/>
            </w:tblPrEx>
          </w:tblPrExChange>
        </w:tblPrEx>
        <w:trPr>
          <w:ins w:id="149" w:author="Shewmaker, Michael@Energy" w:date="2022-01-13T07:42:00Z"/>
        </w:trPr>
        <w:tc>
          <w:tcPr>
            <w:tcW w:w="468" w:type="dxa"/>
            <w:tcPrChange w:id="150" w:author="Shewmaker, Michael@Energy" w:date="2022-01-13T07:52:00Z">
              <w:tcPr>
                <w:tcW w:w="468" w:type="dxa"/>
              </w:tcPr>
            </w:tcPrChange>
          </w:tcPr>
          <w:p w14:paraId="06399B74" w14:textId="5FAE581E" w:rsidR="00A30645" w:rsidRDefault="00A30645" w:rsidP="00362B00">
            <w:pPr>
              <w:spacing w:after="0" w:line="240" w:lineRule="auto"/>
              <w:rPr>
                <w:ins w:id="151" w:author="Shewmaker, Michael@Energy" w:date="2022-01-13T07:42:00Z"/>
                <w:bCs/>
              </w:rPr>
            </w:pPr>
            <w:ins w:id="152" w:author="Shewmaker, Michael@Energy" w:date="2022-01-13T07:42:00Z">
              <w:r>
                <w:rPr>
                  <w:bCs/>
                </w:rPr>
                <w:t>11</w:t>
              </w:r>
            </w:ins>
          </w:p>
        </w:tc>
        <w:tc>
          <w:tcPr>
            <w:tcW w:w="4230" w:type="dxa"/>
            <w:tcPrChange w:id="153" w:author="Shewmaker, Michael@Energy" w:date="2022-01-13T07:52:00Z">
              <w:tcPr>
                <w:tcW w:w="3780" w:type="dxa"/>
              </w:tcPr>
            </w:tcPrChange>
          </w:tcPr>
          <w:p w14:paraId="6B0D637D" w14:textId="56FE163A" w:rsidR="00A30645" w:rsidRDefault="00A30645" w:rsidP="00362B00">
            <w:pPr>
              <w:spacing w:after="0" w:line="240" w:lineRule="auto"/>
              <w:rPr>
                <w:ins w:id="154" w:author="Shewmaker, Michael@Energy" w:date="2022-01-13T07:42:00Z"/>
                <w:bCs/>
              </w:rPr>
            </w:pPr>
            <w:ins w:id="155" w:author="Shewmaker, Michael@Energy" w:date="2022-01-13T07:42:00Z">
              <w:r>
                <w:rPr>
                  <w:bCs/>
                </w:rPr>
                <w:t>Verification</w:t>
              </w:r>
            </w:ins>
          </w:p>
        </w:tc>
        <w:tc>
          <w:tcPr>
            <w:tcW w:w="9918" w:type="dxa"/>
            <w:tcPrChange w:id="156" w:author="Shewmaker, Michael@Energy" w:date="2022-01-13T07:52:00Z">
              <w:tcPr>
                <w:tcW w:w="10368" w:type="dxa"/>
                <w:gridSpan w:val="3"/>
              </w:tcPr>
            </w:tcPrChange>
          </w:tcPr>
          <w:p w14:paraId="7BAEB502" w14:textId="77777777" w:rsidR="00A30645" w:rsidRPr="00A30645" w:rsidRDefault="00A30645">
            <w:pPr>
              <w:keepNext/>
              <w:tabs>
                <w:tab w:val="left" w:pos="356"/>
              </w:tabs>
              <w:spacing w:after="0" w:line="240" w:lineRule="auto"/>
              <w:rPr>
                <w:ins w:id="157" w:author="Shewmaker, Michael@Energy" w:date="2022-01-13T07:42:00Z"/>
                <w:sz w:val="18"/>
                <w:szCs w:val="18"/>
                <w:u w:val="single"/>
                <w:rPrChange w:id="158" w:author="Shewmaker, Michael@Energy" w:date="2022-01-13T07:42:00Z">
                  <w:rPr>
                    <w:ins w:id="159" w:author="Shewmaker, Michael@Energy" w:date="2022-01-13T07:42:00Z"/>
                  </w:rPr>
                </w:rPrChange>
              </w:rPr>
              <w:pPrChange w:id="160" w:author="Shewmaker, Michael@Energy" w:date="2022-01-13T07:42:00Z">
                <w:pPr>
                  <w:pStyle w:val="ListParagraph"/>
                  <w:keepNext/>
                  <w:numPr>
                    <w:numId w:val="28"/>
                  </w:numPr>
                  <w:tabs>
                    <w:tab w:val="left" w:pos="356"/>
                  </w:tabs>
                  <w:spacing w:after="0" w:line="240" w:lineRule="auto"/>
                  <w:ind w:hanging="360"/>
                  <w:contextualSpacing w:val="0"/>
                </w:pPr>
              </w:pPrChange>
            </w:pPr>
          </w:p>
        </w:tc>
      </w:tr>
      <w:tr w:rsidR="009F41E9" w14:paraId="23D956ED" w14:textId="77777777" w:rsidTr="001E0BD0">
        <w:tblPrEx>
          <w:tblW w:w="0" w:type="auto"/>
          <w:tblPrExChange w:id="161" w:author="Shewmaker, Michael@Energy" w:date="2022-01-13T07:52:00Z">
            <w:tblPrEx>
              <w:tblW w:w="0" w:type="auto"/>
            </w:tblPrEx>
          </w:tblPrExChange>
        </w:tblPrEx>
        <w:trPr>
          <w:ins w:id="162" w:author="Shewmaker, Michael@Energy" w:date="2022-01-12T15:56:00Z"/>
        </w:trPr>
        <w:tc>
          <w:tcPr>
            <w:tcW w:w="468" w:type="dxa"/>
            <w:tcPrChange w:id="163" w:author="Shewmaker, Michael@Energy" w:date="2022-01-13T07:52:00Z">
              <w:tcPr>
                <w:tcW w:w="468" w:type="dxa"/>
              </w:tcPr>
            </w:tcPrChange>
          </w:tcPr>
          <w:p w14:paraId="3D875AB6" w14:textId="610248D0" w:rsidR="009F41E9" w:rsidRDefault="000E04EA" w:rsidP="00362B00">
            <w:pPr>
              <w:spacing w:after="0" w:line="240" w:lineRule="auto"/>
              <w:rPr>
                <w:ins w:id="164" w:author="Shewmaker, Michael@Energy" w:date="2022-01-12T15:56:00Z"/>
                <w:bCs/>
              </w:rPr>
            </w:pPr>
            <w:ins w:id="165" w:author="Shewmaker, Michael@Energy" w:date="2022-01-13T07:23:00Z">
              <w:r>
                <w:rPr>
                  <w:bCs/>
                </w:rPr>
                <w:t>1</w:t>
              </w:r>
            </w:ins>
            <w:ins w:id="166" w:author="Shewmaker, Michael@Energy" w:date="2022-01-13T07:42:00Z">
              <w:r w:rsidR="00A30645">
                <w:rPr>
                  <w:bCs/>
                </w:rPr>
                <w:t>2</w:t>
              </w:r>
            </w:ins>
          </w:p>
        </w:tc>
        <w:tc>
          <w:tcPr>
            <w:tcW w:w="4230" w:type="dxa"/>
            <w:tcPrChange w:id="167" w:author="Shewmaker, Michael@Energy" w:date="2022-01-13T07:52:00Z">
              <w:tcPr>
                <w:tcW w:w="9276" w:type="dxa"/>
                <w:gridSpan w:val="3"/>
              </w:tcPr>
            </w:tcPrChange>
          </w:tcPr>
          <w:p w14:paraId="0CAFD7CE" w14:textId="73D1196A" w:rsidR="009F41E9" w:rsidRPr="009F41E9" w:rsidRDefault="00B86533" w:rsidP="00362B00">
            <w:pPr>
              <w:spacing w:after="0" w:line="240" w:lineRule="auto"/>
              <w:rPr>
                <w:ins w:id="168" w:author="Shewmaker, Michael@Energy" w:date="2022-01-12T15:56:00Z"/>
                <w:bCs/>
              </w:rPr>
            </w:pPr>
            <w:ins w:id="169" w:author="Shewmaker, Michael@Energy" w:date="2022-01-12T16:00:00Z">
              <w:r>
                <w:rPr>
                  <w:bCs/>
                </w:rPr>
                <w:t>Ver</w:t>
              </w:r>
            </w:ins>
            <w:ins w:id="170" w:author="Shewmaker, Michael@Energy" w:date="2022-01-12T16:01:00Z">
              <w:r>
                <w:rPr>
                  <w:bCs/>
                </w:rPr>
                <w:t>ification Status</w:t>
              </w:r>
            </w:ins>
          </w:p>
        </w:tc>
        <w:tc>
          <w:tcPr>
            <w:tcW w:w="9918" w:type="dxa"/>
            <w:tcPrChange w:id="171" w:author="Shewmaker, Michael@Energy" w:date="2022-01-13T07:52:00Z">
              <w:tcPr>
                <w:tcW w:w="4872" w:type="dxa"/>
              </w:tcPr>
            </w:tcPrChange>
          </w:tcPr>
          <w:p w14:paraId="30BE7A3A" w14:textId="77777777" w:rsidR="00C562E1" w:rsidRDefault="00C562E1" w:rsidP="00C562E1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ins w:id="172" w:author="Shewmaker, Michael@Energy" w:date="2022-01-12T16:01:00Z"/>
                <w:sz w:val="18"/>
                <w:szCs w:val="18"/>
              </w:rPr>
            </w:pPr>
            <w:ins w:id="173" w:author="Shewmaker, Michael@Energy" w:date="2022-01-12T16:01:00Z">
              <w:r>
                <w:rPr>
                  <w:sz w:val="18"/>
                  <w:szCs w:val="18"/>
                  <w:u w:val="single"/>
                </w:rPr>
                <w:t>Pass</w:t>
              </w:r>
              <w:r>
                <w:rPr>
                  <w:sz w:val="18"/>
                  <w:szCs w:val="18"/>
                </w:rPr>
                <w:t xml:space="preserve"> - all applicable requirements are met; or</w:t>
              </w:r>
            </w:ins>
          </w:p>
          <w:p w14:paraId="50F6B70D" w14:textId="35AC5ED2" w:rsidR="009F41E9" w:rsidRPr="00C562E1" w:rsidRDefault="00C562E1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ins w:id="174" w:author="Shewmaker, Michael@Energy" w:date="2022-01-12T15:56:00Z"/>
                <w:sz w:val="18"/>
                <w:szCs w:val="18"/>
                <w:rPrChange w:id="175" w:author="Shewmaker, Michael@Energy" w:date="2022-01-12T16:01:00Z">
                  <w:rPr>
                    <w:ins w:id="176" w:author="Shewmaker, Michael@Energy" w:date="2022-01-12T15:56:00Z"/>
                    <w:bCs/>
                  </w:rPr>
                </w:rPrChange>
              </w:rPr>
              <w:pPrChange w:id="177" w:author="Shewmaker, Michael@Energy" w:date="2022-01-12T16:01:00Z">
                <w:pPr>
                  <w:spacing w:after="0" w:line="240" w:lineRule="auto"/>
                </w:pPr>
              </w:pPrChange>
            </w:pPr>
            <w:ins w:id="178" w:author="Shewmaker, Michael@Energy" w:date="2022-01-12T16:01:00Z">
              <w:r w:rsidRPr="00C562E1">
                <w:rPr>
                  <w:sz w:val="18"/>
                  <w:szCs w:val="18"/>
                  <w:u w:val="single"/>
                  <w:rPrChange w:id="179" w:author="Shewmaker, Michael@Energy" w:date="2022-01-12T16:01:00Z">
                    <w:rPr>
                      <w:u w:val="single"/>
                    </w:rPr>
                  </w:rPrChange>
                </w:rPr>
                <w:t>Fail</w:t>
              </w:r>
              <w:r w:rsidRPr="00C562E1">
                <w:rPr>
                  <w:sz w:val="18"/>
                  <w:szCs w:val="18"/>
                  <w:rPrChange w:id="180" w:author="Shewmaker, Michael@Energy" w:date="2022-01-12T16:01:00Z">
                    <w:rPr/>
                  </w:rPrChange>
                </w:rPr>
                <w:t xml:space="preserve"> - one or more applicable requirements are not met. Enter reason for failure in corrections notes field below</w:t>
              </w:r>
            </w:ins>
          </w:p>
        </w:tc>
      </w:tr>
      <w:tr w:rsidR="00C562E1" w14:paraId="21AB3056" w14:textId="77777777" w:rsidTr="003C21A5">
        <w:trPr>
          <w:ins w:id="181" w:author="Shewmaker, Michael@Energy" w:date="2022-01-12T15:56:00Z"/>
        </w:trPr>
        <w:tc>
          <w:tcPr>
            <w:tcW w:w="468" w:type="dxa"/>
          </w:tcPr>
          <w:p w14:paraId="3BE69176" w14:textId="232D1FDA" w:rsidR="00C562E1" w:rsidRDefault="000E04EA" w:rsidP="00362B00">
            <w:pPr>
              <w:spacing w:after="0" w:line="240" w:lineRule="auto"/>
              <w:rPr>
                <w:ins w:id="182" w:author="Shewmaker, Michael@Energy" w:date="2022-01-12T15:56:00Z"/>
                <w:bCs/>
              </w:rPr>
            </w:pPr>
            <w:ins w:id="183" w:author="Shewmaker, Michael@Energy" w:date="2022-01-13T07:23:00Z">
              <w:r>
                <w:rPr>
                  <w:bCs/>
                </w:rPr>
                <w:t>1</w:t>
              </w:r>
            </w:ins>
            <w:ins w:id="184" w:author="Shewmaker, Michael@Energy" w:date="2022-01-13T07:42:00Z">
              <w:r w:rsidR="00A30645">
                <w:rPr>
                  <w:bCs/>
                </w:rPr>
                <w:t>3</w:t>
              </w:r>
            </w:ins>
          </w:p>
        </w:tc>
        <w:tc>
          <w:tcPr>
            <w:tcW w:w="14148" w:type="dxa"/>
            <w:gridSpan w:val="2"/>
          </w:tcPr>
          <w:p w14:paraId="6A1779DE" w14:textId="4954ED57" w:rsidR="00C562E1" w:rsidRPr="009F41E9" w:rsidRDefault="00C562E1" w:rsidP="00362B00">
            <w:pPr>
              <w:spacing w:after="0" w:line="240" w:lineRule="auto"/>
              <w:rPr>
                <w:ins w:id="185" w:author="Shewmaker, Michael@Energy" w:date="2022-01-12T15:56:00Z"/>
                <w:bCs/>
              </w:rPr>
            </w:pPr>
            <w:ins w:id="186" w:author="Shewmaker, Michael@Energy" w:date="2022-01-12T16:01:00Z">
              <w:r>
                <w:rPr>
                  <w:bCs/>
                </w:rPr>
                <w:t>Correction Notes:</w:t>
              </w:r>
            </w:ins>
          </w:p>
        </w:tc>
      </w:tr>
    </w:tbl>
    <w:p w14:paraId="5B18DAF8" w14:textId="77777777" w:rsidR="004C40AF" w:rsidRDefault="004C40AF" w:rsidP="00362B00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359"/>
        <w:gridCol w:w="1827"/>
        <w:gridCol w:w="1827"/>
        <w:gridCol w:w="1827"/>
        <w:gridCol w:w="1827"/>
        <w:gridCol w:w="1827"/>
        <w:gridCol w:w="1827"/>
        <w:gridCol w:w="1827"/>
      </w:tblGrid>
      <w:tr w:rsidR="006A5CCD" w14:paraId="2614CE4C" w14:textId="77777777" w:rsidTr="00C4535B">
        <w:tc>
          <w:tcPr>
            <w:tcW w:w="14616" w:type="dxa"/>
            <w:gridSpan w:val="9"/>
            <w:shd w:val="clear" w:color="auto" w:fill="auto"/>
          </w:tcPr>
          <w:p w14:paraId="2614CE4B" w14:textId="69D56A9E" w:rsidR="006A5CCD" w:rsidRPr="00707E2F" w:rsidRDefault="006A5CCD" w:rsidP="00E25F4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B. Opaque Surfaces</w:t>
            </w:r>
          </w:p>
        </w:tc>
      </w:tr>
      <w:tr w:rsidR="006A5CCD" w14:paraId="2614CE55" w14:textId="77777777" w:rsidTr="000C0796">
        <w:tc>
          <w:tcPr>
            <w:tcW w:w="1827" w:type="dxa"/>
            <w:gridSpan w:val="2"/>
          </w:tcPr>
          <w:p w14:paraId="2614CE4D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87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827" w:type="dxa"/>
          </w:tcPr>
          <w:p w14:paraId="2614CE4E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88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27" w:type="dxa"/>
          </w:tcPr>
          <w:p w14:paraId="2614CE4F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89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</w:tcPr>
          <w:p w14:paraId="2614CE50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90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</w:tcPr>
          <w:p w14:paraId="2614CE51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91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</w:tcPr>
          <w:p w14:paraId="2614CE52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92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</w:tcPr>
          <w:p w14:paraId="2614CE53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93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</w:tcPr>
          <w:p w14:paraId="2614CE54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94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08</w:t>
            </w:r>
          </w:p>
        </w:tc>
      </w:tr>
      <w:tr w:rsidR="006A5CCD" w14:paraId="2614CE5E" w14:textId="77777777" w:rsidTr="000C0796">
        <w:tc>
          <w:tcPr>
            <w:tcW w:w="1827" w:type="dxa"/>
            <w:gridSpan w:val="2"/>
          </w:tcPr>
          <w:p w14:paraId="2614CE56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95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827" w:type="dxa"/>
          </w:tcPr>
          <w:p w14:paraId="2614CE57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96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Zone</w:t>
            </w:r>
          </w:p>
        </w:tc>
        <w:tc>
          <w:tcPr>
            <w:tcW w:w="1827" w:type="dxa"/>
          </w:tcPr>
          <w:p w14:paraId="2614CE58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97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Existing Conditions</w:t>
            </w:r>
          </w:p>
        </w:tc>
        <w:tc>
          <w:tcPr>
            <w:tcW w:w="1827" w:type="dxa"/>
          </w:tcPr>
          <w:p w14:paraId="2614CE59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98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Surface Type</w:t>
            </w:r>
          </w:p>
        </w:tc>
        <w:tc>
          <w:tcPr>
            <w:tcW w:w="1827" w:type="dxa"/>
          </w:tcPr>
          <w:p w14:paraId="2614CE5A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199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27" w:type="dxa"/>
          </w:tcPr>
          <w:p w14:paraId="2614CE5B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00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Orientation</w:t>
            </w:r>
          </w:p>
        </w:tc>
        <w:tc>
          <w:tcPr>
            <w:tcW w:w="1827" w:type="dxa"/>
          </w:tcPr>
          <w:p w14:paraId="2614CE5C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01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Total Cavity R-value</w:t>
            </w:r>
          </w:p>
        </w:tc>
        <w:tc>
          <w:tcPr>
            <w:tcW w:w="1827" w:type="dxa"/>
          </w:tcPr>
          <w:p w14:paraId="2614CE5D" w14:textId="77777777" w:rsidR="006A5CCD" w:rsidRPr="006A5CCD" w:rsidRDefault="00AF3934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02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E67" w14:textId="77777777" w:rsidTr="000C0796">
        <w:tc>
          <w:tcPr>
            <w:tcW w:w="1827" w:type="dxa"/>
            <w:gridSpan w:val="2"/>
          </w:tcPr>
          <w:p w14:paraId="2614CE5F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03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0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04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1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05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2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06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3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07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4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08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5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09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6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10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</w:tr>
      <w:tr w:rsidR="006A5CCD" w14:paraId="2614CE70" w14:textId="77777777" w:rsidTr="000C0796">
        <w:tc>
          <w:tcPr>
            <w:tcW w:w="1827" w:type="dxa"/>
            <w:gridSpan w:val="2"/>
          </w:tcPr>
          <w:p w14:paraId="2614CE68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11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9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12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A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13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B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14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C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15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D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16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E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17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827" w:type="dxa"/>
          </w:tcPr>
          <w:p w14:paraId="2614CE6F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18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</w:tr>
      <w:tr w:rsidR="006A5CCD" w14:paraId="2614CE74" w14:textId="77777777" w:rsidTr="000C0796">
        <w:tc>
          <w:tcPr>
            <w:tcW w:w="468" w:type="dxa"/>
            <w:vAlign w:val="center"/>
          </w:tcPr>
          <w:p w14:paraId="2614CE71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19" w:author="Shewmaker, Michael@Energy" w:date="2022-01-13T07:38:00Z">
                <w:pPr>
                  <w:spacing w:after="0" w:line="240" w:lineRule="auto"/>
                </w:pPr>
              </w:pPrChange>
            </w:pPr>
            <w:r w:rsidRPr="006A5CCD">
              <w:rPr>
                <w:sz w:val="20"/>
                <w:szCs w:val="20"/>
              </w:rPr>
              <w:t>09</w:t>
            </w:r>
          </w:p>
        </w:tc>
        <w:tc>
          <w:tcPr>
            <w:tcW w:w="3186" w:type="dxa"/>
            <w:gridSpan w:val="2"/>
            <w:vAlign w:val="center"/>
          </w:tcPr>
          <w:p w14:paraId="2614CE72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20" w:author="Shewmaker, Michael@Energy" w:date="2022-01-13T07:38:00Z">
                <w:pPr>
                  <w:spacing w:after="0" w:line="240" w:lineRule="auto"/>
                </w:pPr>
              </w:pPrChange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62" w:type="dxa"/>
            <w:gridSpan w:val="6"/>
          </w:tcPr>
          <w:p w14:paraId="0C90510A" w14:textId="77777777" w:rsidR="000C0796" w:rsidRDefault="000C0796">
            <w:pPr>
              <w:pStyle w:val="ListParagraph"/>
              <w:keepNext/>
              <w:keepLines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  <w:pPrChange w:id="221" w:author="Shewmaker, Michael@Energy" w:date="2022-01-13T07:38:00Z">
                <w:pPr>
                  <w:pStyle w:val="ListParagraph"/>
                  <w:keepNext/>
                  <w:numPr>
                    <w:numId w:val="28"/>
                  </w:numPr>
                  <w:tabs>
                    <w:tab w:val="left" w:pos="356"/>
                  </w:tabs>
                  <w:spacing w:after="0" w:line="240" w:lineRule="auto"/>
                  <w:ind w:hanging="360"/>
                  <w:contextualSpacing w:val="0"/>
                </w:pPr>
              </w:pPrChange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73" w14:textId="76FED4E8" w:rsidR="006A5CCD" w:rsidRPr="00953279" w:rsidRDefault="000C0796">
            <w:pPr>
              <w:pStyle w:val="ListParagraph"/>
              <w:keepNext/>
              <w:keepLines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  <w:pPrChange w:id="222" w:author="Shewmaker, Michael@Energy" w:date="2022-01-13T07:38:00Z">
                <w:pPr>
                  <w:pStyle w:val="ListParagraph"/>
                  <w:keepNext/>
                  <w:numPr>
                    <w:numId w:val="28"/>
                  </w:numPr>
                  <w:tabs>
                    <w:tab w:val="left" w:pos="356"/>
                  </w:tabs>
                  <w:spacing w:after="0" w:line="240" w:lineRule="auto"/>
                  <w:ind w:hanging="360"/>
                  <w:contextualSpacing w:val="0"/>
                </w:pPr>
              </w:pPrChange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0C0796" w14:paraId="2614CE78" w14:textId="77777777" w:rsidTr="000C0796">
        <w:tc>
          <w:tcPr>
            <w:tcW w:w="468" w:type="dxa"/>
          </w:tcPr>
          <w:p w14:paraId="2614CE75" w14:textId="77777777" w:rsidR="000C0796" w:rsidRPr="006A5CCD" w:rsidRDefault="000C0796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23" w:author="Shewmaker, Michael@Energy" w:date="2022-01-13T07:38:00Z">
                <w:pPr>
                  <w:spacing w:after="0" w:line="240" w:lineRule="auto"/>
                </w:pPr>
              </w:pPrChange>
            </w:pPr>
            <w:r w:rsidRPr="006A5CCD"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</w:tcPr>
          <w:p w14:paraId="2614CE77" w14:textId="1B419AD8" w:rsidR="000C0796" w:rsidRPr="006A5CCD" w:rsidRDefault="000C0796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24" w:author="Shewmaker, Michael@Energy" w:date="2022-01-13T07:38:00Z">
                <w:pPr>
                  <w:spacing w:after="0" w:line="240" w:lineRule="auto"/>
                </w:pPr>
              </w:pPrChange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E79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14616" w:type="dxa"/>
        <w:tblLayout w:type="fixed"/>
        <w:tblLook w:val="04A0" w:firstRow="1" w:lastRow="0" w:firstColumn="1" w:lastColumn="0" w:noHBand="0" w:noVBand="1"/>
      </w:tblPr>
      <w:tblGrid>
        <w:gridCol w:w="468"/>
        <w:gridCol w:w="1359"/>
        <w:gridCol w:w="1791"/>
        <w:gridCol w:w="1863"/>
        <w:gridCol w:w="1827"/>
        <w:gridCol w:w="1827"/>
        <w:gridCol w:w="1827"/>
        <w:gridCol w:w="1827"/>
        <w:gridCol w:w="1827"/>
      </w:tblGrid>
      <w:tr w:rsidR="006A5CCD" w14:paraId="2614CE7B" w14:textId="77777777" w:rsidTr="2662821B">
        <w:tc>
          <w:tcPr>
            <w:tcW w:w="146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4CE7A" w14:textId="6C116ACD" w:rsidR="006A5CCD" w:rsidRPr="00707E2F" w:rsidRDefault="006A5CCD" w:rsidP="2662821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2662821B">
              <w:rPr>
                <w:b/>
                <w:bCs/>
                <w:sz w:val="20"/>
                <w:szCs w:val="20"/>
              </w:rPr>
              <w:t xml:space="preserve">C. </w:t>
            </w:r>
            <w:r w:rsidR="02606E2C" w:rsidRPr="2662821B">
              <w:rPr>
                <w:b/>
                <w:bCs/>
                <w:sz w:val="20"/>
                <w:szCs w:val="20"/>
              </w:rPr>
              <w:t>Roofs</w:t>
            </w:r>
          </w:p>
        </w:tc>
      </w:tr>
      <w:tr w:rsidR="006A5CCD" w14:paraId="2614CE84" w14:textId="77777777" w:rsidTr="2662821B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C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D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E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F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0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1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2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3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08</w:t>
            </w:r>
          </w:p>
        </w:tc>
      </w:tr>
      <w:tr w:rsidR="006A5CCD" w14:paraId="2614CE8D" w14:textId="77777777" w:rsidTr="2662821B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5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Name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6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Construction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7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Rise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8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Reflectance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9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Emittance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A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Radiant Barrier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B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Cool Roof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C" w14:textId="77777777" w:rsidR="006A5CCD" w:rsidRPr="00A61410" w:rsidRDefault="00AF3934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E96" w14:textId="77777777" w:rsidTr="2662821B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E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F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0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1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2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3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4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5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6A5CCD" w14:paraId="2614CE9F" w14:textId="77777777" w:rsidTr="2662821B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7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8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9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A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B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C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D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E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0C0796" w14:paraId="2614CEA3" w14:textId="77777777" w:rsidTr="2662821B">
        <w:trPr>
          <w:trHeight w:val="10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4CEA0" w14:textId="77777777" w:rsidR="000C0796" w:rsidRDefault="000C0796" w:rsidP="007E2232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3C291C">
              <w:rPr>
                <w:sz w:val="20"/>
                <w:szCs w:val="20"/>
              </w:rPr>
              <w:t>09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4CEA1" w14:textId="77777777" w:rsidR="000C0796" w:rsidRPr="00A61410" w:rsidRDefault="000C0796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62ED" w14:textId="77777777" w:rsidR="000C0796" w:rsidRDefault="000C0796" w:rsidP="000C0796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A2" w14:textId="3A710CCB" w:rsidR="000C0796" w:rsidRPr="00953279" w:rsidRDefault="000C0796" w:rsidP="00953279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0C0796" w14:paraId="2614CEA7" w14:textId="77777777" w:rsidTr="2662821B">
        <w:trPr>
          <w:trHeight w:val="107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A4" w14:textId="77777777" w:rsidR="000C0796" w:rsidRPr="00A61410" w:rsidRDefault="000C0796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A6" w14:textId="6B717216" w:rsidR="000C0796" w:rsidRPr="00A61410" w:rsidRDefault="000C0796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654A3E82" w14:textId="77777777" w:rsidR="000C0796" w:rsidRDefault="000C0796" w:rsidP="000C0796">
      <w:pPr>
        <w:spacing w:after="0"/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1359"/>
        <w:gridCol w:w="1791"/>
        <w:gridCol w:w="1863"/>
        <w:gridCol w:w="1827"/>
        <w:gridCol w:w="1827"/>
        <w:gridCol w:w="1827"/>
        <w:gridCol w:w="1827"/>
        <w:gridCol w:w="1827"/>
      </w:tblGrid>
      <w:tr w:rsidR="006A5CCD" w14:paraId="2614CEA9" w14:textId="77777777" w:rsidTr="00C4535B">
        <w:tc>
          <w:tcPr>
            <w:tcW w:w="14616" w:type="dxa"/>
            <w:gridSpan w:val="9"/>
            <w:shd w:val="clear" w:color="auto" w:fill="auto"/>
          </w:tcPr>
          <w:p w14:paraId="2614CEA8" w14:textId="730E6668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D. Windows</w:t>
            </w:r>
          </w:p>
        </w:tc>
      </w:tr>
      <w:tr w:rsidR="00AA01FC" w14:paraId="2614CEB2" w14:textId="77777777" w:rsidTr="000C0796">
        <w:tc>
          <w:tcPr>
            <w:tcW w:w="1827" w:type="dxa"/>
            <w:gridSpan w:val="2"/>
          </w:tcPr>
          <w:p w14:paraId="2614CEAA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791" w:type="dxa"/>
          </w:tcPr>
          <w:p w14:paraId="2614CEAB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63" w:type="dxa"/>
          </w:tcPr>
          <w:p w14:paraId="2614CEAC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</w:tcPr>
          <w:p w14:paraId="2614CEAD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</w:tcPr>
          <w:p w14:paraId="2614CEAE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</w:tcPr>
          <w:p w14:paraId="2614CEAF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</w:tcPr>
          <w:p w14:paraId="2614CEB0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</w:tcPr>
          <w:p w14:paraId="2614CEB1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08</w:t>
            </w:r>
          </w:p>
        </w:tc>
      </w:tr>
      <w:tr w:rsidR="00AA01FC" w14:paraId="2614CEBB" w14:textId="77777777" w:rsidTr="000C0796">
        <w:tc>
          <w:tcPr>
            <w:tcW w:w="1827" w:type="dxa"/>
            <w:gridSpan w:val="2"/>
          </w:tcPr>
          <w:p w14:paraId="2614CEB3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791" w:type="dxa"/>
          </w:tcPr>
          <w:p w14:paraId="2614CEB4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63" w:type="dxa"/>
          </w:tcPr>
          <w:p w14:paraId="2614CEB5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Multiplier</w:t>
            </w:r>
          </w:p>
        </w:tc>
        <w:tc>
          <w:tcPr>
            <w:tcW w:w="1827" w:type="dxa"/>
          </w:tcPr>
          <w:p w14:paraId="2614CEB6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Area (ft</w:t>
            </w:r>
            <w:r w:rsidRPr="006A5CCD">
              <w:rPr>
                <w:sz w:val="20"/>
                <w:szCs w:val="20"/>
                <w:vertAlign w:val="superscript"/>
              </w:rPr>
              <w:t>2</w:t>
            </w:r>
            <w:r w:rsidRPr="006A5CCD">
              <w:rPr>
                <w:sz w:val="20"/>
                <w:szCs w:val="20"/>
              </w:rPr>
              <w:t>)</w:t>
            </w:r>
          </w:p>
        </w:tc>
        <w:tc>
          <w:tcPr>
            <w:tcW w:w="1827" w:type="dxa"/>
          </w:tcPr>
          <w:p w14:paraId="2614CEB7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U-factor</w:t>
            </w:r>
          </w:p>
        </w:tc>
        <w:tc>
          <w:tcPr>
            <w:tcW w:w="1827" w:type="dxa"/>
          </w:tcPr>
          <w:p w14:paraId="2614CEB8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SHGC</w:t>
            </w:r>
          </w:p>
        </w:tc>
        <w:tc>
          <w:tcPr>
            <w:tcW w:w="1827" w:type="dxa"/>
          </w:tcPr>
          <w:p w14:paraId="2614CEB9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Exterior Shading</w:t>
            </w:r>
          </w:p>
        </w:tc>
        <w:tc>
          <w:tcPr>
            <w:tcW w:w="1827" w:type="dxa"/>
          </w:tcPr>
          <w:p w14:paraId="2614CEBA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AA01FC" w14:paraId="2614CEC4" w14:textId="77777777" w:rsidTr="000C0796">
        <w:tc>
          <w:tcPr>
            <w:tcW w:w="1827" w:type="dxa"/>
            <w:gridSpan w:val="2"/>
          </w:tcPr>
          <w:p w14:paraId="2614CEBC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2614CEBD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63" w:type="dxa"/>
          </w:tcPr>
          <w:p w14:paraId="2614CEBE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BF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0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1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2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3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A01FC" w14:paraId="2614CECD" w14:textId="77777777" w:rsidTr="000C0796">
        <w:tc>
          <w:tcPr>
            <w:tcW w:w="1827" w:type="dxa"/>
            <w:gridSpan w:val="2"/>
          </w:tcPr>
          <w:p w14:paraId="2614CEC5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2614CEC6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63" w:type="dxa"/>
          </w:tcPr>
          <w:p w14:paraId="2614CEC7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8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9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A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B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C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C0796" w14:paraId="2614CED1" w14:textId="77777777" w:rsidTr="007E2232">
        <w:tc>
          <w:tcPr>
            <w:tcW w:w="468" w:type="dxa"/>
            <w:vAlign w:val="center"/>
          </w:tcPr>
          <w:p w14:paraId="2614CECE" w14:textId="77777777" w:rsidR="000C0796" w:rsidRPr="006A5CCD" w:rsidRDefault="000C0796" w:rsidP="007E22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3150" w:type="dxa"/>
            <w:gridSpan w:val="2"/>
            <w:vAlign w:val="center"/>
          </w:tcPr>
          <w:p w14:paraId="2614CECF" w14:textId="77777777" w:rsidR="000C0796" w:rsidRPr="006A5CCD" w:rsidRDefault="000C0796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6"/>
          </w:tcPr>
          <w:p w14:paraId="23F338DA" w14:textId="77777777" w:rsidR="000C0796" w:rsidRDefault="000C0796" w:rsidP="000C0796">
            <w:pPr>
              <w:pStyle w:val="ListParagraph"/>
              <w:keepNext/>
              <w:numPr>
                <w:ilvl w:val="0"/>
                <w:numId w:val="29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D0" w14:textId="697B1A81" w:rsidR="000C0796" w:rsidRPr="00953279" w:rsidRDefault="000C0796" w:rsidP="00953279">
            <w:pPr>
              <w:pStyle w:val="ListParagraph"/>
              <w:keepNext/>
              <w:numPr>
                <w:ilvl w:val="0"/>
                <w:numId w:val="29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0C0796" w14:paraId="2614CED5" w14:textId="77777777" w:rsidTr="000C0796">
        <w:tc>
          <w:tcPr>
            <w:tcW w:w="468" w:type="dxa"/>
          </w:tcPr>
          <w:p w14:paraId="2614CED2" w14:textId="77777777" w:rsidR="000C0796" w:rsidRPr="006A5CCD" w:rsidRDefault="000C0796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4148" w:type="dxa"/>
            <w:gridSpan w:val="8"/>
          </w:tcPr>
          <w:p w14:paraId="2614CED4" w14:textId="7B864C5E" w:rsidR="000C0796" w:rsidRPr="006A5CCD" w:rsidRDefault="000C0796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ED6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2455"/>
        <w:gridCol w:w="695"/>
        <w:gridCol w:w="2228"/>
        <w:gridCol w:w="2923"/>
        <w:gridCol w:w="2923"/>
        <w:gridCol w:w="2924"/>
      </w:tblGrid>
      <w:tr w:rsidR="004D4BD9" w14:paraId="2614CED8" w14:textId="77777777" w:rsidTr="71C5B174">
        <w:tc>
          <w:tcPr>
            <w:tcW w:w="14616" w:type="dxa"/>
            <w:gridSpan w:val="7"/>
            <w:shd w:val="clear" w:color="auto" w:fill="auto"/>
          </w:tcPr>
          <w:p w14:paraId="2614CED7" w14:textId="4763767B" w:rsidR="004D4BD9" w:rsidRPr="00707E2F" w:rsidRDefault="004D4BD9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E. Doors</w:t>
            </w:r>
          </w:p>
        </w:tc>
      </w:tr>
      <w:tr w:rsidR="00AA01FC" w14:paraId="2614CEDE" w14:textId="77777777" w:rsidTr="71C5B174">
        <w:tc>
          <w:tcPr>
            <w:tcW w:w="2923" w:type="dxa"/>
            <w:gridSpan w:val="2"/>
          </w:tcPr>
          <w:p w14:paraId="2614CED9" w14:textId="77777777" w:rsidR="00AA01FC" w:rsidRPr="00362B0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2923" w:type="dxa"/>
            <w:gridSpan w:val="2"/>
          </w:tcPr>
          <w:p w14:paraId="2614CEDA" w14:textId="77777777" w:rsidR="00AA01FC" w:rsidRPr="00362B0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2923" w:type="dxa"/>
          </w:tcPr>
          <w:p w14:paraId="2614CEDB" w14:textId="77777777" w:rsidR="00AA01FC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923" w:type="dxa"/>
          </w:tcPr>
          <w:p w14:paraId="2614CEDC" w14:textId="77777777" w:rsidR="00AA01FC" w:rsidRPr="00362B00" w:rsidRDefault="00AA01FC" w:rsidP="00AA01F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924" w:type="dxa"/>
          </w:tcPr>
          <w:p w14:paraId="2614CEDD" w14:textId="77777777" w:rsidR="00AA01FC" w:rsidRPr="00362B00" w:rsidRDefault="00AA01FC" w:rsidP="00AA01F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5</w:t>
            </w:r>
          </w:p>
        </w:tc>
      </w:tr>
      <w:tr w:rsidR="00AA01FC" w14:paraId="2614CEE4" w14:textId="77777777" w:rsidTr="71C5B174">
        <w:tc>
          <w:tcPr>
            <w:tcW w:w="2923" w:type="dxa"/>
            <w:gridSpan w:val="2"/>
          </w:tcPr>
          <w:p w14:paraId="2614CEDF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Name</w:t>
            </w:r>
          </w:p>
        </w:tc>
        <w:tc>
          <w:tcPr>
            <w:tcW w:w="2923" w:type="dxa"/>
            <w:gridSpan w:val="2"/>
          </w:tcPr>
          <w:p w14:paraId="2614CEE0" w14:textId="4D54F9FF" w:rsidR="00AA01FC" w:rsidRPr="00A61410" w:rsidRDefault="6E195C46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Parent Surface</w:t>
            </w:r>
          </w:p>
        </w:tc>
        <w:tc>
          <w:tcPr>
            <w:tcW w:w="2923" w:type="dxa"/>
          </w:tcPr>
          <w:p w14:paraId="2614CEE1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Area (ft</w:t>
            </w:r>
            <w:r w:rsidRPr="00E42675">
              <w:rPr>
                <w:sz w:val="20"/>
                <w:szCs w:val="20"/>
                <w:vertAlign w:val="superscript"/>
              </w:rPr>
              <w:t>2</w:t>
            </w:r>
            <w:r w:rsidRPr="00E42675">
              <w:rPr>
                <w:sz w:val="20"/>
                <w:szCs w:val="20"/>
              </w:rPr>
              <w:t>)</w:t>
            </w:r>
          </w:p>
        </w:tc>
        <w:tc>
          <w:tcPr>
            <w:tcW w:w="2923" w:type="dxa"/>
          </w:tcPr>
          <w:p w14:paraId="2614CEE2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U-factor</w:t>
            </w:r>
          </w:p>
        </w:tc>
        <w:tc>
          <w:tcPr>
            <w:tcW w:w="2924" w:type="dxa"/>
          </w:tcPr>
          <w:p w14:paraId="2614CEE3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AA01FC" w14:paraId="2614CEEA" w14:textId="77777777" w:rsidTr="71C5B174">
        <w:tc>
          <w:tcPr>
            <w:tcW w:w="2923" w:type="dxa"/>
            <w:gridSpan w:val="2"/>
          </w:tcPr>
          <w:p w14:paraId="2614CEE5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gridSpan w:val="2"/>
          </w:tcPr>
          <w:p w14:paraId="2614CEE6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</w:tcPr>
          <w:p w14:paraId="2614CEE7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</w:tcPr>
          <w:p w14:paraId="2614CEE8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4" w:type="dxa"/>
          </w:tcPr>
          <w:p w14:paraId="2614CEE9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AA01FC" w14:paraId="2614CEF0" w14:textId="77777777" w:rsidTr="71C5B174"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CEEB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CEEC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CEED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CEEE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4" w:type="dxa"/>
            <w:tcBorders>
              <w:bottom w:val="single" w:sz="4" w:space="0" w:color="auto"/>
            </w:tcBorders>
          </w:tcPr>
          <w:p w14:paraId="2614CEEF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7E2232" w14:paraId="2614CEF4" w14:textId="77777777" w:rsidTr="71C5B174">
        <w:trPr>
          <w:trHeight w:val="108"/>
        </w:trPr>
        <w:tc>
          <w:tcPr>
            <w:tcW w:w="468" w:type="dxa"/>
            <w:vAlign w:val="center"/>
          </w:tcPr>
          <w:p w14:paraId="2614CEF1" w14:textId="77777777" w:rsidR="007E2232" w:rsidRDefault="007E2232" w:rsidP="007E2232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E42675">
              <w:rPr>
                <w:sz w:val="20"/>
                <w:szCs w:val="20"/>
              </w:rPr>
              <w:t>06</w:t>
            </w:r>
          </w:p>
        </w:tc>
        <w:tc>
          <w:tcPr>
            <w:tcW w:w="3150" w:type="dxa"/>
            <w:gridSpan w:val="2"/>
            <w:vAlign w:val="center"/>
          </w:tcPr>
          <w:p w14:paraId="2614CEF2" w14:textId="77777777" w:rsidR="007E2232" w:rsidRPr="00A61410" w:rsidRDefault="007E2232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4"/>
          </w:tcPr>
          <w:p w14:paraId="701CD074" w14:textId="77777777" w:rsidR="007E2232" w:rsidRDefault="007E2232" w:rsidP="007E2232">
            <w:pPr>
              <w:pStyle w:val="ListParagraph"/>
              <w:keepNext/>
              <w:numPr>
                <w:ilvl w:val="0"/>
                <w:numId w:val="30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F3" w14:textId="247C23C8" w:rsidR="007E2232" w:rsidRPr="00953279" w:rsidRDefault="007E2232" w:rsidP="00953279">
            <w:pPr>
              <w:pStyle w:val="ListParagraph"/>
              <w:keepNext/>
              <w:numPr>
                <w:ilvl w:val="0"/>
                <w:numId w:val="30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EF8" w14:textId="77777777" w:rsidTr="71C5B174">
        <w:trPr>
          <w:trHeight w:val="107"/>
        </w:trPr>
        <w:tc>
          <w:tcPr>
            <w:tcW w:w="468" w:type="dxa"/>
          </w:tcPr>
          <w:p w14:paraId="2614CEF5" w14:textId="77777777" w:rsidR="007E2232" w:rsidRPr="00F5745F" w:rsidRDefault="007E2232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4148" w:type="dxa"/>
            <w:gridSpan w:val="6"/>
          </w:tcPr>
          <w:p w14:paraId="2614CEF7" w14:textId="3122A8C4" w:rsidR="007E2232" w:rsidRPr="00F5745F" w:rsidRDefault="007E2232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CEF9" w14:textId="77777777" w:rsidR="004D4BD9" w:rsidRDefault="004D4BD9" w:rsidP="006A5CCD">
      <w:pPr>
        <w:spacing w:after="0" w:line="24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06"/>
        <w:gridCol w:w="1027"/>
        <w:gridCol w:w="969"/>
        <w:gridCol w:w="648"/>
        <w:gridCol w:w="320"/>
        <w:gridCol w:w="970"/>
        <w:gridCol w:w="969"/>
        <w:gridCol w:w="971"/>
        <w:gridCol w:w="968"/>
        <w:gridCol w:w="970"/>
        <w:gridCol w:w="973"/>
        <w:gridCol w:w="879"/>
        <w:gridCol w:w="93"/>
        <w:gridCol w:w="897"/>
        <w:gridCol w:w="72"/>
        <w:gridCol w:w="918"/>
        <w:gridCol w:w="54"/>
        <w:gridCol w:w="756"/>
        <w:gridCol w:w="1188"/>
      </w:tblGrid>
      <w:tr w:rsidR="006A5CCD" w14:paraId="2614CEFB" w14:textId="77777777" w:rsidTr="3B83BDD7">
        <w:tc>
          <w:tcPr>
            <w:tcW w:w="14616" w:type="dxa"/>
            <w:gridSpan w:val="20"/>
            <w:shd w:val="clear" w:color="auto" w:fill="auto"/>
          </w:tcPr>
          <w:p w14:paraId="2614CEFA" w14:textId="1B09F76E" w:rsidR="006A5CCD" w:rsidRPr="00707E2F" w:rsidRDefault="006A5CCD" w:rsidP="003A3F07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F. Overhangs &amp; Fins</w:t>
            </w:r>
          </w:p>
        </w:tc>
      </w:tr>
      <w:tr w:rsidR="006A5CCD" w14:paraId="2614CF0B" w14:textId="77777777" w:rsidTr="3B83BDD7">
        <w:tc>
          <w:tcPr>
            <w:tcW w:w="974" w:type="dxa"/>
            <w:gridSpan w:val="2"/>
          </w:tcPr>
          <w:p w14:paraId="2614CEFC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25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lastRenderedPageBreak/>
              <w:t>01</w:t>
            </w:r>
          </w:p>
        </w:tc>
        <w:tc>
          <w:tcPr>
            <w:tcW w:w="1027" w:type="dxa"/>
          </w:tcPr>
          <w:p w14:paraId="2614CEFD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26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969" w:type="dxa"/>
          </w:tcPr>
          <w:p w14:paraId="2614CEFE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27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968" w:type="dxa"/>
            <w:gridSpan w:val="2"/>
          </w:tcPr>
          <w:p w14:paraId="2614CEFF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28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970" w:type="dxa"/>
          </w:tcPr>
          <w:p w14:paraId="2614CF00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29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969" w:type="dxa"/>
          </w:tcPr>
          <w:p w14:paraId="2614CF01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30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971" w:type="dxa"/>
          </w:tcPr>
          <w:p w14:paraId="2614CF02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31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968" w:type="dxa"/>
          </w:tcPr>
          <w:p w14:paraId="2614CF03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32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08</w:t>
            </w:r>
          </w:p>
        </w:tc>
        <w:tc>
          <w:tcPr>
            <w:tcW w:w="970" w:type="dxa"/>
          </w:tcPr>
          <w:p w14:paraId="2614CF04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33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09</w:t>
            </w:r>
          </w:p>
        </w:tc>
        <w:tc>
          <w:tcPr>
            <w:tcW w:w="973" w:type="dxa"/>
          </w:tcPr>
          <w:p w14:paraId="2614CF05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34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10</w:t>
            </w:r>
          </w:p>
        </w:tc>
        <w:tc>
          <w:tcPr>
            <w:tcW w:w="972" w:type="dxa"/>
            <w:gridSpan w:val="2"/>
          </w:tcPr>
          <w:p w14:paraId="2614CF06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35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11</w:t>
            </w:r>
          </w:p>
        </w:tc>
        <w:tc>
          <w:tcPr>
            <w:tcW w:w="969" w:type="dxa"/>
            <w:gridSpan w:val="2"/>
          </w:tcPr>
          <w:p w14:paraId="2614CF07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36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12</w:t>
            </w:r>
          </w:p>
        </w:tc>
        <w:tc>
          <w:tcPr>
            <w:tcW w:w="972" w:type="dxa"/>
            <w:gridSpan w:val="2"/>
          </w:tcPr>
          <w:p w14:paraId="2614CF08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37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13</w:t>
            </w:r>
          </w:p>
        </w:tc>
        <w:tc>
          <w:tcPr>
            <w:tcW w:w="756" w:type="dxa"/>
          </w:tcPr>
          <w:p w14:paraId="2614CF09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38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14</w:t>
            </w:r>
          </w:p>
        </w:tc>
        <w:tc>
          <w:tcPr>
            <w:tcW w:w="1188" w:type="dxa"/>
          </w:tcPr>
          <w:p w14:paraId="2614CF0A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39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15</w:t>
            </w:r>
          </w:p>
        </w:tc>
      </w:tr>
      <w:tr w:rsidR="006A5CCD" w14:paraId="2614CF11" w14:textId="77777777" w:rsidTr="3B83BDD7">
        <w:tc>
          <w:tcPr>
            <w:tcW w:w="974" w:type="dxa"/>
            <w:gridSpan w:val="2"/>
          </w:tcPr>
          <w:p w14:paraId="2614CF0C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40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4903" w:type="dxa"/>
            <w:gridSpan w:val="6"/>
            <w:shd w:val="clear" w:color="auto" w:fill="auto"/>
          </w:tcPr>
          <w:p w14:paraId="2614CF0D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41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Overhang</w:t>
            </w:r>
          </w:p>
        </w:tc>
        <w:tc>
          <w:tcPr>
            <w:tcW w:w="3882" w:type="dxa"/>
            <w:gridSpan w:val="4"/>
            <w:shd w:val="clear" w:color="auto" w:fill="auto"/>
          </w:tcPr>
          <w:p w14:paraId="2614CF0E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42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Left Fin</w:t>
            </w:r>
          </w:p>
        </w:tc>
        <w:tc>
          <w:tcPr>
            <w:tcW w:w="3669" w:type="dxa"/>
            <w:gridSpan w:val="7"/>
            <w:shd w:val="clear" w:color="auto" w:fill="auto"/>
          </w:tcPr>
          <w:p w14:paraId="2614CF0F" w14:textId="77777777" w:rsidR="006A5CCD" w:rsidRPr="006A5CCD" w:rsidRDefault="006A5CC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43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Right Fin</w:t>
            </w:r>
          </w:p>
        </w:tc>
        <w:tc>
          <w:tcPr>
            <w:tcW w:w="1188" w:type="dxa"/>
          </w:tcPr>
          <w:p w14:paraId="2614CF10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44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</w:tr>
      <w:tr w:rsidR="006A5CCD" w14:paraId="2614CF21" w14:textId="77777777" w:rsidTr="3B83BDD7">
        <w:tc>
          <w:tcPr>
            <w:tcW w:w="974" w:type="dxa"/>
            <w:gridSpan w:val="2"/>
            <w:vAlign w:val="bottom"/>
          </w:tcPr>
          <w:p w14:paraId="2614CF12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45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Window</w:t>
            </w:r>
          </w:p>
        </w:tc>
        <w:tc>
          <w:tcPr>
            <w:tcW w:w="1027" w:type="dxa"/>
            <w:vAlign w:val="bottom"/>
          </w:tcPr>
          <w:p w14:paraId="2614CF13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46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Overhang Depth</w:t>
            </w:r>
          </w:p>
        </w:tc>
        <w:tc>
          <w:tcPr>
            <w:tcW w:w="969" w:type="dxa"/>
            <w:vAlign w:val="bottom"/>
          </w:tcPr>
          <w:p w14:paraId="2614CF14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47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Dist. Up</w:t>
            </w:r>
          </w:p>
        </w:tc>
        <w:tc>
          <w:tcPr>
            <w:tcW w:w="968" w:type="dxa"/>
            <w:gridSpan w:val="2"/>
            <w:vAlign w:val="bottom"/>
          </w:tcPr>
          <w:p w14:paraId="2614CF15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48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Left Ext.</w:t>
            </w:r>
          </w:p>
        </w:tc>
        <w:tc>
          <w:tcPr>
            <w:tcW w:w="970" w:type="dxa"/>
            <w:vAlign w:val="bottom"/>
          </w:tcPr>
          <w:p w14:paraId="2614CF16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49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Right Ext.</w:t>
            </w:r>
          </w:p>
        </w:tc>
        <w:tc>
          <w:tcPr>
            <w:tcW w:w="969" w:type="dxa"/>
            <w:vAlign w:val="bottom"/>
          </w:tcPr>
          <w:p w14:paraId="2614CF17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50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 xml:space="preserve">Flap </w:t>
            </w:r>
            <w:proofErr w:type="spellStart"/>
            <w:r w:rsidRPr="006A5CCD">
              <w:rPr>
                <w:sz w:val="20"/>
                <w:szCs w:val="20"/>
              </w:rPr>
              <w:t>Ht</w:t>
            </w:r>
            <w:proofErr w:type="spellEnd"/>
          </w:p>
        </w:tc>
        <w:tc>
          <w:tcPr>
            <w:tcW w:w="971" w:type="dxa"/>
            <w:vAlign w:val="bottom"/>
          </w:tcPr>
          <w:p w14:paraId="2614CF18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51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Depth</w:t>
            </w:r>
          </w:p>
        </w:tc>
        <w:tc>
          <w:tcPr>
            <w:tcW w:w="968" w:type="dxa"/>
            <w:vAlign w:val="bottom"/>
          </w:tcPr>
          <w:p w14:paraId="2614CF19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52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Top Up</w:t>
            </w:r>
          </w:p>
        </w:tc>
        <w:tc>
          <w:tcPr>
            <w:tcW w:w="970" w:type="dxa"/>
            <w:vAlign w:val="bottom"/>
          </w:tcPr>
          <w:p w14:paraId="2614CF1A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53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proofErr w:type="spellStart"/>
            <w:r w:rsidRPr="006A5CCD">
              <w:rPr>
                <w:sz w:val="20"/>
                <w:szCs w:val="20"/>
              </w:rPr>
              <w:t>Dist</w:t>
            </w:r>
            <w:proofErr w:type="spellEnd"/>
            <w:r w:rsidRPr="006A5CCD"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973" w:type="dxa"/>
            <w:vAlign w:val="bottom"/>
          </w:tcPr>
          <w:p w14:paraId="2614CF1B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54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Bottom Up</w:t>
            </w:r>
          </w:p>
        </w:tc>
        <w:tc>
          <w:tcPr>
            <w:tcW w:w="879" w:type="dxa"/>
            <w:vAlign w:val="bottom"/>
          </w:tcPr>
          <w:p w14:paraId="2614CF1C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55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Depth</w:t>
            </w:r>
          </w:p>
        </w:tc>
        <w:tc>
          <w:tcPr>
            <w:tcW w:w="990" w:type="dxa"/>
            <w:gridSpan w:val="2"/>
            <w:vAlign w:val="bottom"/>
          </w:tcPr>
          <w:p w14:paraId="2614CF1D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56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Top Up</w:t>
            </w:r>
          </w:p>
        </w:tc>
        <w:tc>
          <w:tcPr>
            <w:tcW w:w="990" w:type="dxa"/>
            <w:gridSpan w:val="2"/>
            <w:vAlign w:val="bottom"/>
          </w:tcPr>
          <w:p w14:paraId="2614CF1E" w14:textId="77777777" w:rsidR="006A5CCD" w:rsidRDefault="006A5CCD">
            <w:pPr>
              <w:keepNext/>
              <w:keepLines/>
              <w:spacing w:after="0" w:line="240" w:lineRule="auto"/>
              <w:jc w:val="center"/>
              <w:pPrChange w:id="257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proofErr w:type="spellStart"/>
            <w:r w:rsidRPr="006A5CCD">
              <w:rPr>
                <w:sz w:val="20"/>
                <w:szCs w:val="20"/>
              </w:rPr>
              <w:t>Dist</w:t>
            </w:r>
            <w:proofErr w:type="spellEnd"/>
            <w:r w:rsidRPr="006A5CCD">
              <w:rPr>
                <w:sz w:val="20"/>
                <w:szCs w:val="20"/>
              </w:rPr>
              <w:t xml:space="preserve"> (Right)</w:t>
            </w:r>
          </w:p>
        </w:tc>
        <w:tc>
          <w:tcPr>
            <w:tcW w:w="810" w:type="dxa"/>
            <w:gridSpan w:val="2"/>
            <w:vAlign w:val="bottom"/>
          </w:tcPr>
          <w:p w14:paraId="2614CF1F" w14:textId="349429A4" w:rsidR="006A5CCD" w:rsidRDefault="08F73DE2">
            <w:pPr>
              <w:keepNext/>
              <w:keepLines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  <w:pPrChange w:id="258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3B83BDD7">
              <w:rPr>
                <w:sz w:val="20"/>
                <w:szCs w:val="20"/>
              </w:rPr>
              <w:t>Bottom Up</w:t>
            </w:r>
          </w:p>
        </w:tc>
        <w:tc>
          <w:tcPr>
            <w:tcW w:w="1188" w:type="dxa"/>
            <w:vAlign w:val="bottom"/>
          </w:tcPr>
          <w:p w14:paraId="2614CF20" w14:textId="77777777" w:rsidR="006A5CCD" w:rsidRDefault="00AF3934">
            <w:pPr>
              <w:keepNext/>
              <w:keepLines/>
              <w:spacing w:after="0" w:line="240" w:lineRule="auto"/>
              <w:jc w:val="center"/>
              <w:pPrChange w:id="259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F31" w14:textId="77777777" w:rsidTr="3B83BDD7">
        <w:tc>
          <w:tcPr>
            <w:tcW w:w="974" w:type="dxa"/>
            <w:gridSpan w:val="2"/>
          </w:tcPr>
          <w:p w14:paraId="2614CF22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60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027" w:type="dxa"/>
          </w:tcPr>
          <w:p w14:paraId="2614CF23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61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69" w:type="dxa"/>
          </w:tcPr>
          <w:p w14:paraId="2614CF24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62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68" w:type="dxa"/>
            <w:gridSpan w:val="2"/>
          </w:tcPr>
          <w:p w14:paraId="2614CF25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63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70" w:type="dxa"/>
          </w:tcPr>
          <w:p w14:paraId="2614CF26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64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69" w:type="dxa"/>
          </w:tcPr>
          <w:p w14:paraId="2614CF27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65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71" w:type="dxa"/>
          </w:tcPr>
          <w:p w14:paraId="2614CF28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66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68" w:type="dxa"/>
          </w:tcPr>
          <w:p w14:paraId="2614CF29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67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70" w:type="dxa"/>
          </w:tcPr>
          <w:p w14:paraId="2614CF2A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68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73" w:type="dxa"/>
          </w:tcPr>
          <w:p w14:paraId="2614CF2B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69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879" w:type="dxa"/>
          </w:tcPr>
          <w:p w14:paraId="2614CF2C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70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90" w:type="dxa"/>
            <w:gridSpan w:val="2"/>
          </w:tcPr>
          <w:p w14:paraId="2614CF2D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71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90" w:type="dxa"/>
            <w:gridSpan w:val="2"/>
          </w:tcPr>
          <w:p w14:paraId="2614CF2E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72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810" w:type="dxa"/>
            <w:gridSpan w:val="2"/>
          </w:tcPr>
          <w:p w14:paraId="2614CF2F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73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188" w:type="dxa"/>
          </w:tcPr>
          <w:p w14:paraId="2614CF30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74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</w:tr>
      <w:tr w:rsidR="006A5CCD" w14:paraId="2614CF41" w14:textId="77777777" w:rsidTr="3B83BDD7">
        <w:tc>
          <w:tcPr>
            <w:tcW w:w="974" w:type="dxa"/>
            <w:gridSpan w:val="2"/>
          </w:tcPr>
          <w:p w14:paraId="2614CF32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75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027" w:type="dxa"/>
          </w:tcPr>
          <w:p w14:paraId="2614CF33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76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69" w:type="dxa"/>
          </w:tcPr>
          <w:p w14:paraId="2614CF34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77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68" w:type="dxa"/>
            <w:gridSpan w:val="2"/>
          </w:tcPr>
          <w:p w14:paraId="2614CF35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78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70" w:type="dxa"/>
          </w:tcPr>
          <w:p w14:paraId="2614CF36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79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69" w:type="dxa"/>
          </w:tcPr>
          <w:p w14:paraId="2614CF37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80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71" w:type="dxa"/>
          </w:tcPr>
          <w:p w14:paraId="2614CF38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81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68" w:type="dxa"/>
          </w:tcPr>
          <w:p w14:paraId="2614CF39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82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70" w:type="dxa"/>
          </w:tcPr>
          <w:p w14:paraId="2614CF3A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83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73" w:type="dxa"/>
          </w:tcPr>
          <w:p w14:paraId="2614CF3B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84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879" w:type="dxa"/>
          </w:tcPr>
          <w:p w14:paraId="2614CF3C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85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90" w:type="dxa"/>
            <w:gridSpan w:val="2"/>
          </w:tcPr>
          <w:p w14:paraId="2614CF3D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86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990" w:type="dxa"/>
            <w:gridSpan w:val="2"/>
          </w:tcPr>
          <w:p w14:paraId="2614CF3E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87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810" w:type="dxa"/>
            <w:gridSpan w:val="2"/>
          </w:tcPr>
          <w:p w14:paraId="2614CF3F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88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  <w:tc>
          <w:tcPr>
            <w:tcW w:w="1188" w:type="dxa"/>
          </w:tcPr>
          <w:p w14:paraId="2614CF40" w14:textId="77777777" w:rsidR="006A5CCD" w:rsidRPr="006A5CCD" w:rsidRDefault="006A5CCD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89" w:author="Shewmaker, Michael@Energy" w:date="2022-01-13T07:38:00Z">
                <w:pPr>
                  <w:spacing w:after="0" w:line="240" w:lineRule="auto"/>
                </w:pPr>
              </w:pPrChange>
            </w:pPr>
          </w:p>
        </w:tc>
      </w:tr>
      <w:tr w:rsidR="007E2232" w14:paraId="2614CF45" w14:textId="77777777" w:rsidTr="3B83BDD7">
        <w:trPr>
          <w:trHeight w:val="108"/>
        </w:trPr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2614CF42" w14:textId="77777777" w:rsidR="007E2232" w:rsidRPr="006A5CCD" w:rsidRDefault="007E2232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290" w:author="Shewmaker, Michael@Energy" w:date="2022-01-13T07:38:00Z">
                <w:pPr>
                  <w:spacing w:after="0" w:line="240" w:lineRule="auto"/>
                  <w:jc w:val="center"/>
                </w:pPr>
              </w:pPrChange>
            </w:pPr>
            <w:r w:rsidRPr="006A5CCD">
              <w:rPr>
                <w:sz w:val="20"/>
                <w:szCs w:val="20"/>
              </w:rPr>
              <w:t>16</w:t>
            </w:r>
          </w:p>
        </w:tc>
        <w:tc>
          <w:tcPr>
            <w:tcW w:w="3150" w:type="dxa"/>
            <w:gridSpan w:val="4"/>
            <w:tcBorders>
              <w:bottom w:val="single" w:sz="4" w:space="0" w:color="auto"/>
            </w:tcBorders>
            <w:vAlign w:val="center"/>
          </w:tcPr>
          <w:p w14:paraId="2614CF43" w14:textId="77777777" w:rsidR="007E2232" w:rsidRPr="006A5CCD" w:rsidRDefault="007E2232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91" w:author="Shewmaker, Michael@Energy" w:date="2022-01-13T07:38:00Z">
                <w:pPr>
                  <w:spacing w:after="0" w:line="240" w:lineRule="auto"/>
                </w:pPr>
              </w:pPrChange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15"/>
            <w:tcBorders>
              <w:bottom w:val="single" w:sz="4" w:space="0" w:color="auto"/>
            </w:tcBorders>
          </w:tcPr>
          <w:p w14:paraId="42712FCB" w14:textId="77777777" w:rsidR="007E2232" w:rsidRDefault="007E2232">
            <w:pPr>
              <w:pStyle w:val="ListParagraph"/>
              <w:keepNext/>
              <w:keepLines/>
              <w:numPr>
                <w:ilvl w:val="0"/>
                <w:numId w:val="31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  <w:pPrChange w:id="292" w:author="Shewmaker, Michael@Energy" w:date="2022-01-13T07:38:00Z">
                <w:pPr>
                  <w:pStyle w:val="ListParagraph"/>
                  <w:keepNext/>
                  <w:numPr>
                    <w:numId w:val="31"/>
                  </w:numPr>
                  <w:tabs>
                    <w:tab w:val="left" w:pos="356"/>
                  </w:tabs>
                  <w:spacing w:after="0" w:line="240" w:lineRule="auto"/>
                  <w:ind w:hanging="360"/>
                  <w:contextualSpacing w:val="0"/>
                </w:pPr>
              </w:pPrChange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44" w14:textId="3BBFAB46" w:rsidR="007E2232" w:rsidRPr="00953279" w:rsidRDefault="007E2232">
            <w:pPr>
              <w:pStyle w:val="ListParagraph"/>
              <w:keepNext/>
              <w:keepLines/>
              <w:numPr>
                <w:ilvl w:val="0"/>
                <w:numId w:val="31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  <w:pPrChange w:id="293" w:author="Shewmaker, Michael@Energy" w:date="2022-01-13T07:38:00Z">
                <w:pPr>
                  <w:pStyle w:val="ListParagraph"/>
                  <w:keepNext/>
                  <w:numPr>
                    <w:numId w:val="31"/>
                  </w:numPr>
                  <w:tabs>
                    <w:tab w:val="left" w:pos="356"/>
                  </w:tabs>
                  <w:spacing w:after="0" w:line="240" w:lineRule="auto"/>
                  <w:ind w:hanging="360"/>
                  <w:contextualSpacing w:val="0"/>
                </w:pPr>
              </w:pPrChange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F49" w14:textId="77777777" w:rsidTr="3B83BDD7">
        <w:trPr>
          <w:trHeight w:val="107"/>
        </w:trPr>
        <w:tc>
          <w:tcPr>
            <w:tcW w:w="468" w:type="dxa"/>
          </w:tcPr>
          <w:p w14:paraId="2614CF46" w14:textId="77777777" w:rsidR="007E2232" w:rsidRPr="006A5CCD" w:rsidRDefault="007E2232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94" w:author="Shewmaker, Michael@Energy" w:date="2022-01-13T07:38:00Z">
                <w:pPr>
                  <w:spacing w:after="0" w:line="240" w:lineRule="auto"/>
                </w:pPr>
              </w:pPrChange>
            </w:pPr>
            <w:r w:rsidRPr="006A5CCD">
              <w:rPr>
                <w:sz w:val="20"/>
                <w:szCs w:val="20"/>
              </w:rPr>
              <w:t>17</w:t>
            </w:r>
          </w:p>
        </w:tc>
        <w:tc>
          <w:tcPr>
            <w:tcW w:w="14148" w:type="dxa"/>
            <w:gridSpan w:val="19"/>
          </w:tcPr>
          <w:p w14:paraId="2614CF48" w14:textId="09B40098" w:rsidR="007E2232" w:rsidRPr="006A5CCD" w:rsidRDefault="007E2232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295" w:author="Shewmaker, Michael@Energy" w:date="2022-01-13T07:38:00Z">
                <w:pPr>
                  <w:spacing w:after="0" w:line="240" w:lineRule="auto"/>
                </w:pPr>
              </w:pPrChange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F4A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14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246"/>
        <w:gridCol w:w="1613"/>
        <w:gridCol w:w="291"/>
        <w:gridCol w:w="1322"/>
        <w:gridCol w:w="1613"/>
        <w:gridCol w:w="1613"/>
        <w:gridCol w:w="1613"/>
        <w:gridCol w:w="1613"/>
        <w:gridCol w:w="1613"/>
        <w:gridCol w:w="1613"/>
      </w:tblGrid>
      <w:tr w:rsidR="004D4BD9" w14:paraId="2614CF4C" w14:textId="77777777" w:rsidTr="00C4535B">
        <w:tc>
          <w:tcPr>
            <w:tcW w:w="14618" w:type="dxa"/>
            <w:gridSpan w:val="11"/>
            <w:shd w:val="clear" w:color="auto" w:fill="auto"/>
          </w:tcPr>
          <w:p w14:paraId="2614CF4B" w14:textId="1AC11837" w:rsidR="004D4BD9" w:rsidRPr="00707E2F" w:rsidRDefault="004D4BD9" w:rsidP="004D4BD9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G. Water Heaters</w:t>
            </w:r>
          </w:p>
        </w:tc>
      </w:tr>
      <w:tr w:rsidR="004D4BD9" w14:paraId="2614CF56" w14:textId="77777777" w:rsidTr="004D4BD9">
        <w:tc>
          <w:tcPr>
            <w:tcW w:w="1714" w:type="dxa"/>
            <w:gridSpan w:val="2"/>
          </w:tcPr>
          <w:p w14:paraId="2614CF4D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01</w:t>
            </w:r>
          </w:p>
        </w:tc>
        <w:tc>
          <w:tcPr>
            <w:tcW w:w="1613" w:type="dxa"/>
          </w:tcPr>
          <w:p w14:paraId="2614CF4E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02</w:t>
            </w:r>
          </w:p>
        </w:tc>
        <w:tc>
          <w:tcPr>
            <w:tcW w:w="1613" w:type="dxa"/>
            <w:gridSpan w:val="2"/>
          </w:tcPr>
          <w:p w14:paraId="2614CF4F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03</w:t>
            </w:r>
          </w:p>
        </w:tc>
        <w:tc>
          <w:tcPr>
            <w:tcW w:w="1613" w:type="dxa"/>
          </w:tcPr>
          <w:p w14:paraId="2614CF50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04</w:t>
            </w:r>
          </w:p>
        </w:tc>
        <w:tc>
          <w:tcPr>
            <w:tcW w:w="1613" w:type="dxa"/>
          </w:tcPr>
          <w:p w14:paraId="2614CF51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05</w:t>
            </w:r>
          </w:p>
        </w:tc>
        <w:tc>
          <w:tcPr>
            <w:tcW w:w="1613" w:type="dxa"/>
          </w:tcPr>
          <w:p w14:paraId="2614CF52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06</w:t>
            </w:r>
          </w:p>
        </w:tc>
        <w:tc>
          <w:tcPr>
            <w:tcW w:w="1613" w:type="dxa"/>
          </w:tcPr>
          <w:p w14:paraId="2614CF53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07</w:t>
            </w:r>
          </w:p>
        </w:tc>
        <w:tc>
          <w:tcPr>
            <w:tcW w:w="1613" w:type="dxa"/>
          </w:tcPr>
          <w:p w14:paraId="2614CF54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08</w:t>
            </w:r>
          </w:p>
        </w:tc>
        <w:tc>
          <w:tcPr>
            <w:tcW w:w="1613" w:type="dxa"/>
          </w:tcPr>
          <w:p w14:paraId="2614CF55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09</w:t>
            </w:r>
          </w:p>
        </w:tc>
      </w:tr>
      <w:tr w:rsidR="004D4BD9" w14:paraId="2614CF61" w14:textId="77777777" w:rsidTr="004D4BD9">
        <w:tc>
          <w:tcPr>
            <w:tcW w:w="1714" w:type="dxa"/>
            <w:gridSpan w:val="2"/>
            <w:vAlign w:val="bottom"/>
          </w:tcPr>
          <w:p w14:paraId="2614CF57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Name</w:t>
            </w:r>
          </w:p>
        </w:tc>
        <w:tc>
          <w:tcPr>
            <w:tcW w:w="1613" w:type="dxa"/>
            <w:vAlign w:val="bottom"/>
          </w:tcPr>
          <w:p w14:paraId="2614CF58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Heater Element Type</w:t>
            </w:r>
          </w:p>
        </w:tc>
        <w:tc>
          <w:tcPr>
            <w:tcW w:w="1613" w:type="dxa"/>
            <w:gridSpan w:val="2"/>
            <w:vAlign w:val="bottom"/>
          </w:tcPr>
          <w:p w14:paraId="2614CF59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Tank Type</w:t>
            </w:r>
          </w:p>
        </w:tc>
        <w:tc>
          <w:tcPr>
            <w:tcW w:w="1613" w:type="dxa"/>
            <w:vAlign w:val="bottom"/>
          </w:tcPr>
          <w:p w14:paraId="2614CF5A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Tank Volume (gal)</w:t>
            </w:r>
          </w:p>
        </w:tc>
        <w:tc>
          <w:tcPr>
            <w:tcW w:w="1613" w:type="dxa"/>
            <w:vAlign w:val="bottom"/>
          </w:tcPr>
          <w:p w14:paraId="2614CF5B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Energy Factor or Efficiency</w:t>
            </w:r>
          </w:p>
        </w:tc>
        <w:tc>
          <w:tcPr>
            <w:tcW w:w="1613" w:type="dxa"/>
            <w:vAlign w:val="bottom"/>
          </w:tcPr>
          <w:p w14:paraId="2614CF5C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Input Rating</w:t>
            </w:r>
          </w:p>
        </w:tc>
        <w:tc>
          <w:tcPr>
            <w:tcW w:w="1613" w:type="dxa"/>
            <w:vAlign w:val="bottom"/>
          </w:tcPr>
          <w:p w14:paraId="2614CF5D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Tank Exterior Insulation</w:t>
            </w:r>
          </w:p>
          <w:p w14:paraId="2614CF5E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R-value</w:t>
            </w:r>
          </w:p>
        </w:tc>
        <w:tc>
          <w:tcPr>
            <w:tcW w:w="1613" w:type="dxa"/>
            <w:vAlign w:val="bottom"/>
          </w:tcPr>
          <w:p w14:paraId="2614CF5F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Standby Loss (Fraction)</w:t>
            </w:r>
          </w:p>
        </w:tc>
        <w:tc>
          <w:tcPr>
            <w:tcW w:w="1613" w:type="dxa"/>
            <w:vAlign w:val="bottom"/>
          </w:tcPr>
          <w:p w14:paraId="2614CF60" w14:textId="77777777" w:rsidR="004D4BD9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4D4BD9" w14:paraId="2614CF6B" w14:textId="77777777" w:rsidTr="004D4BD9">
        <w:tc>
          <w:tcPr>
            <w:tcW w:w="1714" w:type="dxa"/>
            <w:gridSpan w:val="2"/>
          </w:tcPr>
          <w:p w14:paraId="2614CF62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3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  <w:gridSpan w:val="2"/>
          </w:tcPr>
          <w:p w14:paraId="2614CF64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5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6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7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8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9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A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D4BD9" w14:paraId="2614CF75" w14:textId="77777777" w:rsidTr="004D4BD9">
        <w:tc>
          <w:tcPr>
            <w:tcW w:w="1714" w:type="dxa"/>
            <w:gridSpan w:val="2"/>
          </w:tcPr>
          <w:p w14:paraId="2614CF6C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D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  <w:gridSpan w:val="2"/>
          </w:tcPr>
          <w:p w14:paraId="2614CF6E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F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0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1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2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3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4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E2232" w14:paraId="2614CF79" w14:textId="77777777" w:rsidTr="007E2232">
        <w:tc>
          <w:tcPr>
            <w:tcW w:w="468" w:type="dxa"/>
            <w:vAlign w:val="center"/>
          </w:tcPr>
          <w:p w14:paraId="2614CF76" w14:textId="77777777" w:rsidR="007E2232" w:rsidRPr="004D4BD9" w:rsidRDefault="007E2232" w:rsidP="007E22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150" w:type="dxa"/>
            <w:gridSpan w:val="3"/>
            <w:vAlign w:val="center"/>
          </w:tcPr>
          <w:p w14:paraId="2614CF77" w14:textId="77777777" w:rsidR="007E2232" w:rsidRPr="004D4BD9" w:rsidRDefault="007E2232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11000" w:type="dxa"/>
            <w:gridSpan w:val="7"/>
          </w:tcPr>
          <w:p w14:paraId="54C3DEF0" w14:textId="77777777" w:rsidR="007E2232" w:rsidRDefault="007E2232" w:rsidP="007E2232">
            <w:pPr>
              <w:pStyle w:val="ListParagraph"/>
              <w:keepNext/>
              <w:numPr>
                <w:ilvl w:val="0"/>
                <w:numId w:val="32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78" w14:textId="03DA9553" w:rsidR="007E2232" w:rsidRPr="00953279" w:rsidRDefault="007E2232" w:rsidP="00953279">
            <w:pPr>
              <w:pStyle w:val="ListParagraph"/>
              <w:keepNext/>
              <w:numPr>
                <w:ilvl w:val="0"/>
                <w:numId w:val="32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F7D" w14:textId="77777777" w:rsidTr="006614F8">
        <w:tc>
          <w:tcPr>
            <w:tcW w:w="468" w:type="dxa"/>
          </w:tcPr>
          <w:p w14:paraId="2614CF7A" w14:textId="77777777" w:rsidR="007E2232" w:rsidRPr="004D4BD9" w:rsidRDefault="007E2232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4150" w:type="dxa"/>
            <w:gridSpan w:val="10"/>
          </w:tcPr>
          <w:p w14:paraId="2614CF7C" w14:textId="69ED3420" w:rsidR="007E2232" w:rsidRPr="004D4BD9" w:rsidRDefault="007E2232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CF7E" w14:textId="77777777" w:rsidR="004D4BD9" w:rsidRDefault="004D4BD9" w:rsidP="006A5CCD">
      <w:pPr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"/>
        <w:gridCol w:w="2435"/>
        <w:gridCol w:w="716"/>
        <w:gridCol w:w="2192"/>
        <w:gridCol w:w="2909"/>
        <w:gridCol w:w="2909"/>
        <w:gridCol w:w="2988"/>
      </w:tblGrid>
      <w:tr w:rsidR="006A5CCD" w14:paraId="2614CF82" w14:textId="77777777" w:rsidTr="00C4535B">
        <w:tc>
          <w:tcPr>
            <w:tcW w:w="5000" w:type="pct"/>
            <w:gridSpan w:val="7"/>
            <w:shd w:val="clear" w:color="auto" w:fill="auto"/>
          </w:tcPr>
          <w:p w14:paraId="2614CF81" w14:textId="5061362F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br w:type="page"/>
            </w:r>
            <w:r>
              <w:rPr>
                <w:b/>
              </w:rPr>
              <w:br w:type="page"/>
            </w:r>
            <w:r>
              <w:br w:type="page"/>
            </w:r>
            <w:r>
              <w:br w:type="page"/>
            </w:r>
            <w:r>
              <w:rPr>
                <w:b/>
              </w:rPr>
              <w:br w:type="page"/>
            </w:r>
            <w:r w:rsidRPr="00707E2F">
              <w:rPr>
                <w:b/>
                <w:sz w:val="20"/>
                <w:szCs w:val="20"/>
              </w:rPr>
              <w:t>H. Water Heating</w:t>
            </w:r>
          </w:p>
        </w:tc>
      </w:tr>
      <w:tr w:rsidR="001535ED" w14:paraId="2614CF88" w14:textId="77777777" w:rsidTr="007E2232">
        <w:tc>
          <w:tcPr>
            <w:tcW w:w="993" w:type="pct"/>
            <w:gridSpan w:val="2"/>
          </w:tcPr>
          <w:p w14:paraId="2614CF83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995" w:type="pct"/>
            <w:gridSpan w:val="2"/>
          </w:tcPr>
          <w:p w14:paraId="2614CF84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995" w:type="pct"/>
          </w:tcPr>
          <w:p w14:paraId="2614CF85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995" w:type="pct"/>
          </w:tcPr>
          <w:p w14:paraId="2614CF86" w14:textId="77777777" w:rsidR="001535ED" w:rsidRPr="006A5CCD" w:rsidRDefault="001535E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022" w:type="pct"/>
          </w:tcPr>
          <w:p w14:paraId="2614CF87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1535ED" w14:paraId="2614CF8E" w14:textId="77777777" w:rsidTr="007E2232">
        <w:tc>
          <w:tcPr>
            <w:tcW w:w="993" w:type="pct"/>
            <w:gridSpan w:val="2"/>
            <w:vAlign w:val="bottom"/>
          </w:tcPr>
          <w:p w14:paraId="2614CF89" w14:textId="77777777" w:rsidR="001535ED" w:rsidRDefault="001535E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995" w:type="pct"/>
            <w:gridSpan w:val="2"/>
            <w:vAlign w:val="bottom"/>
          </w:tcPr>
          <w:p w14:paraId="2614CF8A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Distribution Type</w:t>
            </w:r>
          </w:p>
        </w:tc>
        <w:tc>
          <w:tcPr>
            <w:tcW w:w="995" w:type="pct"/>
            <w:vAlign w:val="bottom"/>
          </w:tcPr>
          <w:p w14:paraId="2614CF8B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Number of Heaters</w:t>
            </w:r>
          </w:p>
        </w:tc>
        <w:tc>
          <w:tcPr>
            <w:tcW w:w="995" w:type="pct"/>
            <w:vAlign w:val="bottom"/>
          </w:tcPr>
          <w:p w14:paraId="2614CF8C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 xml:space="preserve">Solar </w:t>
            </w:r>
            <w:r w:rsidR="003D2831">
              <w:rPr>
                <w:sz w:val="20"/>
                <w:szCs w:val="20"/>
              </w:rPr>
              <w:t xml:space="preserve">Savings </w:t>
            </w:r>
            <w:r>
              <w:rPr>
                <w:sz w:val="20"/>
                <w:szCs w:val="20"/>
              </w:rPr>
              <w:t>Fraction</w:t>
            </w:r>
          </w:p>
        </w:tc>
        <w:tc>
          <w:tcPr>
            <w:tcW w:w="1022" w:type="pct"/>
            <w:vAlign w:val="bottom"/>
          </w:tcPr>
          <w:p w14:paraId="2614CF8D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1535ED" w14:paraId="2614CF94" w14:textId="77777777" w:rsidTr="007E2232">
        <w:tc>
          <w:tcPr>
            <w:tcW w:w="993" w:type="pct"/>
            <w:gridSpan w:val="2"/>
          </w:tcPr>
          <w:p w14:paraId="2614CF8F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  <w:gridSpan w:val="2"/>
          </w:tcPr>
          <w:p w14:paraId="2614CF90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1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2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2" w:type="pct"/>
          </w:tcPr>
          <w:p w14:paraId="2614CF93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535ED" w14:paraId="2614CF9A" w14:textId="77777777" w:rsidTr="007E2232">
        <w:tc>
          <w:tcPr>
            <w:tcW w:w="993" w:type="pct"/>
            <w:gridSpan w:val="2"/>
          </w:tcPr>
          <w:p w14:paraId="2614CF95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  <w:gridSpan w:val="2"/>
          </w:tcPr>
          <w:p w14:paraId="2614CF96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7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8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2" w:type="pct"/>
          </w:tcPr>
          <w:p w14:paraId="2614CF99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E2232" w14:paraId="2614CF9E" w14:textId="77777777" w:rsidTr="007E2232">
        <w:trPr>
          <w:trHeight w:val="108"/>
        </w:trPr>
        <w:tc>
          <w:tcPr>
            <w:tcW w:w="160" w:type="pct"/>
            <w:tcBorders>
              <w:bottom w:val="single" w:sz="4" w:space="0" w:color="auto"/>
            </w:tcBorders>
            <w:vAlign w:val="center"/>
          </w:tcPr>
          <w:p w14:paraId="2614CF9B" w14:textId="77777777" w:rsidR="007E2232" w:rsidRPr="006A5CCD" w:rsidRDefault="007E2232" w:rsidP="007E22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078" w:type="pct"/>
            <w:gridSpan w:val="2"/>
            <w:tcBorders>
              <w:bottom w:val="single" w:sz="4" w:space="0" w:color="auto"/>
            </w:tcBorders>
            <w:vAlign w:val="center"/>
          </w:tcPr>
          <w:p w14:paraId="2614CF9C" w14:textId="77777777" w:rsidR="007E2232" w:rsidRPr="006A5CCD" w:rsidRDefault="007E2232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3762" w:type="pct"/>
            <w:gridSpan w:val="4"/>
            <w:tcBorders>
              <w:bottom w:val="single" w:sz="4" w:space="0" w:color="auto"/>
            </w:tcBorders>
          </w:tcPr>
          <w:p w14:paraId="222182AB" w14:textId="77777777" w:rsidR="007E2232" w:rsidRDefault="007E2232" w:rsidP="007E2232">
            <w:pPr>
              <w:pStyle w:val="ListParagraph"/>
              <w:keepNext/>
              <w:numPr>
                <w:ilvl w:val="0"/>
                <w:numId w:val="33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9D" w14:textId="24A5613E" w:rsidR="007E2232" w:rsidRPr="00953279" w:rsidRDefault="007E2232" w:rsidP="00953279">
            <w:pPr>
              <w:pStyle w:val="ListParagraph"/>
              <w:keepNext/>
              <w:numPr>
                <w:ilvl w:val="0"/>
                <w:numId w:val="33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FA2" w14:textId="77777777" w:rsidTr="007E2232">
        <w:trPr>
          <w:trHeight w:val="107"/>
        </w:trPr>
        <w:tc>
          <w:tcPr>
            <w:tcW w:w="160" w:type="pct"/>
          </w:tcPr>
          <w:p w14:paraId="2614CF9F" w14:textId="77777777" w:rsidR="007E2232" w:rsidRPr="006A5CCD" w:rsidRDefault="007E2232" w:rsidP="006A5C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4840" w:type="pct"/>
            <w:gridSpan w:val="6"/>
          </w:tcPr>
          <w:p w14:paraId="2614CFA1" w14:textId="111C7EC9" w:rsidR="007E2232" w:rsidRPr="006A5CCD" w:rsidRDefault="007E2232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FA3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3186"/>
        <w:gridCol w:w="3654"/>
        <w:gridCol w:w="3654"/>
        <w:gridCol w:w="3654"/>
      </w:tblGrid>
      <w:tr w:rsidR="006A5CCD" w14:paraId="2614CFA5" w14:textId="77777777" w:rsidTr="00C4535B">
        <w:tc>
          <w:tcPr>
            <w:tcW w:w="14616" w:type="dxa"/>
            <w:gridSpan w:val="5"/>
            <w:shd w:val="clear" w:color="auto" w:fill="auto"/>
          </w:tcPr>
          <w:p w14:paraId="2614CFA4" w14:textId="7863BE86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I. HVAC – Heating Systems</w:t>
            </w:r>
          </w:p>
        </w:tc>
      </w:tr>
      <w:tr w:rsidR="006A5CCD" w14:paraId="2614CFAA" w14:textId="77777777" w:rsidTr="007E2232">
        <w:tc>
          <w:tcPr>
            <w:tcW w:w="3654" w:type="dxa"/>
            <w:gridSpan w:val="2"/>
          </w:tcPr>
          <w:p w14:paraId="2614CFA6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3654" w:type="dxa"/>
          </w:tcPr>
          <w:p w14:paraId="2614CFA7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3654" w:type="dxa"/>
          </w:tcPr>
          <w:p w14:paraId="2614CFA8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3654" w:type="dxa"/>
          </w:tcPr>
          <w:p w14:paraId="2614CFA9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</w:tr>
      <w:tr w:rsidR="006A5CCD" w14:paraId="2614CFAF" w14:textId="77777777" w:rsidTr="007E2232">
        <w:tc>
          <w:tcPr>
            <w:tcW w:w="3654" w:type="dxa"/>
            <w:gridSpan w:val="2"/>
          </w:tcPr>
          <w:p w14:paraId="2614CFAB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3654" w:type="dxa"/>
          </w:tcPr>
          <w:p w14:paraId="2614CFAC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Type</w:t>
            </w:r>
          </w:p>
        </w:tc>
        <w:tc>
          <w:tcPr>
            <w:tcW w:w="3654" w:type="dxa"/>
          </w:tcPr>
          <w:p w14:paraId="2614CFAD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Efficiency</w:t>
            </w:r>
          </w:p>
        </w:tc>
        <w:tc>
          <w:tcPr>
            <w:tcW w:w="3654" w:type="dxa"/>
          </w:tcPr>
          <w:p w14:paraId="2614CFAE" w14:textId="77777777" w:rsidR="006A5CCD" w:rsidRPr="006A5CCD" w:rsidRDefault="00AF3934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FB4" w14:textId="77777777" w:rsidTr="007E2232">
        <w:tc>
          <w:tcPr>
            <w:tcW w:w="3654" w:type="dxa"/>
            <w:gridSpan w:val="2"/>
          </w:tcPr>
          <w:p w14:paraId="2614CFB0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1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2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3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CFB9" w14:textId="77777777" w:rsidTr="007E2232">
        <w:tc>
          <w:tcPr>
            <w:tcW w:w="3654" w:type="dxa"/>
            <w:gridSpan w:val="2"/>
          </w:tcPr>
          <w:p w14:paraId="2614CFB5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6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7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8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23815" w14:paraId="2614CFBD" w14:textId="77777777" w:rsidTr="00F23815">
        <w:tc>
          <w:tcPr>
            <w:tcW w:w="468" w:type="dxa"/>
            <w:vAlign w:val="center"/>
          </w:tcPr>
          <w:p w14:paraId="2614CFBA" w14:textId="77777777" w:rsidR="00F23815" w:rsidRPr="006A5CCD" w:rsidRDefault="00F23815" w:rsidP="00F238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3186" w:type="dxa"/>
            <w:vAlign w:val="center"/>
          </w:tcPr>
          <w:p w14:paraId="2614CFBB" w14:textId="77777777" w:rsidR="00F23815" w:rsidRPr="006A5CCD" w:rsidRDefault="00F23815" w:rsidP="00F23815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62" w:type="dxa"/>
            <w:gridSpan w:val="3"/>
          </w:tcPr>
          <w:p w14:paraId="260D6595" w14:textId="77777777" w:rsidR="00F23815" w:rsidRDefault="00F23815" w:rsidP="00F23815">
            <w:pPr>
              <w:pStyle w:val="ListParagraph"/>
              <w:keepNext/>
              <w:numPr>
                <w:ilvl w:val="0"/>
                <w:numId w:val="34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BC" w14:textId="76F87666" w:rsidR="00F23815" w:rsidRPr="00F23815" w:rsidRDefault="00F23815" w:rsidP="00F23815">
            <w:pPr>
              <w:pStyle w:val="ListParagraph"/>
              <w:keepNext/>
              <w:numPr>
                <w:ilvl w:val="0"/>
                <w:numId w:val="34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corrections notes field below</w:t>
            </w:r>
          </w:p>
        </w:tc>
      </w:tr>
      <w:tr w:rsidR="00F23815" w14:paraId="2614CFC1" w14:textId="77777777" w:rsidTr="006614F8">
        <w:tc>
          <w:tcPr>
            <w:tcW w:w="468" w:type="dxa"/>
          </w:tcPr>
          <w:p w14:paraId="2614CFBE" w14:textId="77777777" w:rsidR="00F23815" w:rsidRPr="006A5CCD" w:rsidRDefault="00F23815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4148" w:type="dxa"/>
            <w:gridSpan w:val="4"/>
          </w:tcPr>
          <w:p w14:paraId="2614CFC0" w14:textId="1E8473F3" w:rsidR="00F23815" w:rsidRPr="006A5CCD" w:rsidRDefault="00F23815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FC2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"/>
        <w:gridCol w:w="2651"/>
        <w:gridCol w:w="520"/>
        <w:gridCol w:w="2157"/>
        <w:gridCol w:w="3058"/>
        <w:gridCol w:w="2879"/>
        <w:gridCol w:w="2903"/>
      </w:tblGrid>
      <w:tr w:rsidR="004D4BD9" w14:paraId="2614CFC4" w14:textId="77777777" w:rsidTr="00C4535B">
        <w:tc>
          <w:tcPr>
            <w:tcW w:w="5000" w:type="pct"/>
            <w:gridSpan w:val="7"/>
            <w:shd w:val="clear" w:color="auto" w:fill="auto"/>
          </w:tcPr>
          <w:p w14:paraId="2614CFC3" w14:textId="40076C4A" w:rsidR="004D4BD9" w:rsidRPr="00707E2F" w:rsidRDefault="004D4BD9" w:rsidP="004D4BD9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J. HVAC – Cooling Systems</w:t>
            </w:r>
          </w:p>
        </w:tc>
      </w:tr>
      <w:tr w:rsidR="00AF3934" w14:paraId="2614CFCA" w14:textId="77777777" w:rsidTr="001E2C74">
        <w:tc>
          <w:tcPr>
            <w:tcW w:w="1060" w:type="pct"/>
            <w:gridSpan w:val="2"/>
          </w:tcPr>
          <w:p w14:paraId="2614CFC5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01</w:t>
            </w:r>
          </w:p>
        </w:tc>
        <w:tc>
          <w:tcPr>
            <w:tcW w:w="916" w:type="pct"/>
            <w:gridSpan w:val="2"/>
          </w:tcPr>
          <w:p w14:paraId="2614CFC6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02</w:t>
            </w:r>
          </w:p>
        </w:tc>
        <w:tc>
          <w:tcPr>
            <w:tcW w:w="1046" w:type="pct"/>
            <w:tcBorders>
              <w:bottom w:val="single" w:sz="4" w:space="0" w:color="auto"/>
            </w:tcBorders>
          </w:tcPr>
          <w:p w14:paraId="2614CFC7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03</w:t>
            </w:r>
          </w:p>
        </w:tc>
        <w:tc>
          <w:tcPr>
            <w:tcW w:w="985" w:type="pct"/>
            <w:tcBorders>
              <w:bottom w:val="single" w:sz="4" w:space="0" w:color="auto"/>
            </w:tcBorders>
          </w:tcPr>
          <w:p w14:paraId="2614CFC8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04</w:t>
            </w:r>
          </w:p>
        </w:tc>
        <w:tc>
          <w:tcPr>
            <w:tcW w:w="993" w:type="pct"/>
          </w:tcPr>
          <w:p w14:paraId="2614CFC9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AF3934" w14:paraId="2614CFD0" w14:textId="77777777" w:rsidTr="001E2C74">
        <w:tc>
          <w:tcPr>
            <w:tcW w:w="1060" w:type="pct"/>
            <w:gridSpan w:val="2"/>
            <w:vAlign w:val="bottom"/>
          </w:tcPr>
          <w:p w14:paraId="2614CFCB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Name</w:t>
            </w:r>
          </w:p>
        </w:tc>
        <w:tc>
          <w:tcPr>
            <w:tcW w:w="916" w:type="pct"/>
            <w:gridSpan w:val="2"/>
            <w:vAlign w:val="bottom"/>
          </w:tcPr>
          <w:p w14:paraId="2614CFCC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System Type</w:t>
            </w:r>
          </w:p>
        </w:tc>
        <w:tc>
          <w:tcPr>
            <w:tcW w:w="1046" w:type="pct"/>
            <w:tcBorders>
              <w:bottom w:val="single" w:sz="4" w:space="0" w:color="auto"/>
            </w:tcBorders>
          </w:tcPr>
          <w:p w14:paraId="2614CFCD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EER</w:t>
            </w:r>
          </w:p>
        </w:tc>
        <w:tc>
          <w:tcPr>
            <w:tcW w:w="985" w:type="pct"/>
            <w:tcBorders>
              <w:bottom w:val="single" w:sz="4" w:space="0" w:color="auto"/>
            </w:tcBorders>
          </w:tcPr>
          <w:p w14:paraId="2614CFCE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SEER</w:t>
            </w:r>
          </w:p>
        </w:tc>
        <w:tc>
          <w:tcPr>
            <w:tcW w:w="993" w:type="pct"/>
            <w:vAlign w:val="bottom"/>
          </w:tcPr>
          <w:p w14:paraId="2614CFCF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AF3934" w14:paraId="2614CFD6" w14:textId="77777777" w:rsidTr="001E2C74">
        <w:tc>
          <w:tcPr>
            <w:tcW w:w="1060" w:type="pct"/>
            <w:gridSpan w:val="2"/>
          </w:tcPr>
          <w:p w14:paraId="2614CFD1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16" w:type="pct"/>
            <w:gridSpan w:val="2"/>
          </w:tcPr>
          <w:p w14:paraId="2614CFD2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46" w:type="pct"/>
          </w:tcPr>
          <w:p w14:paraId="2614CFD3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85" w:type="pct"/>
          </w:tcPr>
          <w:p w14:paraId="2614CFD4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3" w:type="pct"/>
          </w:tcPr>
          <w:p w14:paraId="2614CFD5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3934" w14:paraId="2614CFDC" w14:textId="77777777" w:rsidTr="001E2C74">
        <w:tc>
          <w:tcPr>
            <w:tcW w:w="1060" w:type="pct"/>
            <w:gridSpan w:val="2"/>
          </w:tcPr>
          <w:p w14:paraId="2614CFD7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16" w:type="pct"/>
            <w:gridSpan w:val="2"/>
          </w:tcPr>
          <w:p w14:paraId="2614CFD8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46" w:type="pct"/>
          </w:tcPr>
          <w:p w14:paraId="2614CFD9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85" w:type="pct"/>
          </w:tcPr>
          <w:p w14:paraId="2614CFDA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3" w:type="pct"/>
          </w:tcPr>
          <w:p w14:paraId="2614CFDB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23815" w14:paraId="2614CFE0" w14:textId="77777777" w:rsidTr="00F23815">
        <w:tc>
          <w:tcPr>
            <w:tcW w:w="153" w:type="pct"/>
            <w:vAlign w:val="center"/>
          </w:tcPr>
          <w:p w14:paraId="2614CFDD" w14:textId="77777777" w:rsidR="00F23815" w:rsidRPr="004D4BD9" w:rsidRDefault="00F23815" w:rsidP="00F238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085" w:type="pct"/>
            <w:gridSpan w:val="2"/>
            <w:vAlign w:val="center"/>
          </w:tcPr>
          <w:p w14:paraId="2614CFDE" w14:textId="77777777" w:rsidR="00F23815" w:rsidRPr="004D4BD9" w:rsidRDefault="00F23815" w:rsidP="00F23815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3762" w:type="pct"/>
            <w:gridSpan w:val="4"/>
          </w:tcPr>
          <w:p w14:paraId="36DCF12A" w14:textId="77777777" w:rsid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DF" w14:textId="19E38B60" w:rsidR="00F23815" w:rsidRP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corrections notes field below</w:t>
            </w:r>
          </w:p>
        </w:tc>
      </w:tr>
      <w:tr w:rsidR="00F23815" w14:paraId="2614CFE4" w14:textId="77777777" w:rsidTr="00F23815">
        <w:tc>
          <w:tcPr>
            <w:tcW w:w="153" w:type="pct"/>
          </w:tcPr>
          <w:p w14:paraId="2614CFE1" w14:textId="77777777" w:rsidR="00F23815" w:rsidRPr="004D4BD9" w:rsidRDefault="00F23815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4847" w:type="pct"/>
            <w:gridSpan w:val="6"/>
          </w:tcPr>
          <w:p w14:paraId="2614CFE3" w14:textId="7D98D3B1" w:rsidR="00F23815" w:rsidRPr="004D4BD9" w:rsidRDefault="00F23815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CFE5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2454"/>
        <w:gridCol w:w="695"/>
        <w:gridCol w:w="2228"/>
        <w:gridCol w:w="2923"/>
        <w:gridCol w:w="2923"/>
        <w:gridCol w:w="2924"/>
      </w:tblGrid>
      <w:tr w:rsidR="004D4BD9" w:rsidRPr="004D4BD9" w14:paraId="2614D007" w14:textId="77777777" w:rsidTr="00C4535B">
        <w:tc>
          <w:tcPr>
            <w:tcW w:w="14616" w:type="dxa"/>
            <w:gridSpan w:val="7"/>
            <w:shd w:val="clear" w:color="auto" w:fill="auto"/>
          </w:tcPr>
          <w:p w14:paraId="2614D006" w14:textId="243DE214" w:rsidR="004D4BD9" w:rsidRPr="00707E2F" w:rsidRDefault="001E2C74" w:rsidP="001E2C7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K</w:t>
            </w:r>
            <w:r w:rsidR="004D4BD9" w:rsidRPr="00707E2F">
              <w:rPr>
                <w:b/>
                <w:sz w:val="20"/>
                <w:szCs w:val="20"/>
              </w:rPr>
              <w:t>. HVAC Distribution</w:t>
            </w:r>
          </w:p>
        </w:tc>
      </w:tr>
      <w:tr w:rsidR="00CC17AB" w:rsidRPr="00E42675" w14:paraId="2614D00D" w14:textId="77777777" w:rsidTr="00F23815">
        <w:tc>
          <w:tcPr>
            <w:tcW w:w="2923" w:type="dxa"/>
            <w:gridSpan w:val="2"/>
          </w:tcPr>
          <w:p w14:paraId="2614D008" w14:textId="77777777" w:rsidR="00CC17AB" w:rsidRPr="004D4BD9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01</w:t>
            </w:r>
          </w:p>
        </w:tc>
        <w:tc>
          <w:tcPr>
            <w:tcW w:w="2923" w:type="dxa"/>
            <w:gridSpan w:val="2"/>
          </w:tcPr>
          <w:p w14:paraId="2614D009" w14:textId="77777777" w:rsidR="00CC17AB" w:rsidRPr="004D4BD9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923" w:type="dxa"/>
          </w:tcPr>
          <w:p w14:paraId="2614D00A" w14:textId="77777777" w:rsidR="00CC17AB" w:rsidRPr="004D4BD9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923" w:type="dxa"/>
          </w:tcPr>
          <w:p w14:paraId="2614D00B" w14:textId="44E7383A" w:rsidR="00CC17AB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924" w:type="dxa"/>
          </w:tcPr>
          <w:p w14:paraId="2614D00C" w14:textId="7564F498" w:rsidR="00CC17AB" w:rsidRDefault="00CC17AB" w:rsidP="003F7E6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CC17AB" w:rsidRPr="00A71C2E" w14:paraId="2614D014" w14:textId="77777777" w:rsidTr="00F23815">
        <w:trPr>
          <w:trHeight w:val="278"/>
        </w:trPr>
        <w:tc>
          <w:tcPr>
            <w:tcW w:w="2923" w:type="dxa"/>
            <w:gridSpan w:val="2"/>
            <w:vAlign w:val="center"/>
          </w:tcPr>
          <w:p w14:paraId="2614D00E" w14:textId="77777777" w:rsidR="00CC17AB" w:rsidRPr="00A71C2E" w:rsidRDefault="00CC17A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Name</w:t>
            </w:r>
          </w:p>
        </w:tc>
        <w:tc>
          <w:tcPr>
            <w:tcW w:w="2923" w:type="dxa"/>
            <w:gridSpan w:val="2"/>
            <w:vAlign w:val="center"/>
          </w:tcPr>
          <w:p w14:paraId="2614D010" w14:textId="7DEE3164" w:rsidR="00CC17AB" w:rsidRPr="00A71C2E" w:rsidRDefault="003F5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 xml:space="preserve">Duct R-Value </w:t>
            </w:r>
          </w:p>
        </w:tc>
        <w:tc>
          <w:tcPr>
            <w:tcW w:w="2923" w:type="dxa"/>
            <w:vAlign w:val="center"/>
          </w:tcPr>
          <w:p w14:paraId="2614D011" w14:textId="3ADB5FA7" w:rsidR="00CC17AB" w:rsidRPr="00A71C2E" w:rsidRDefault="00085C9D" w:rsidP="003F577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Supply Duct Location</w:t>
            </w:r>
          </w:p>
        </w:tc>
        <w:tc>
          <w:tcPr>
            <w:tcW w:w="2923" w:type="dxa"/>
            <w:vAlign w:val="center"/>
          </w:tcPr>
          <w:p w14:paraId="2614D012" w14:textId="77777777" w:rsidR="00CC17AB" w:rsidRPr="00A71C2E" w:rsidRDefault="00085C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Duct Location</w:t>
            </w:r>
          </w:p>
        </w:tc>
        <w:tc>
          <w:tcPr>
            <w:tcW w:w="2924" w:type="dxa"/>
            <w:vAlign w:val="center"/>
          </w:tcPr>
          <w:p w14:paraId="2614D013" w14:textId="77777777" w:rsidR="00CC17AB" w:rsidRPr="00A71C2E" w:rsidRDefault="00CC17A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Verification</w:t>
            </w:r>
          </w:p>
        </w:tc>
      </w:tr>
      <w:tr w:rsidR="00CC17AB" w:rsidRPr="00457568" w14:paraId="2614D01A" w14:textId="77777777" w:rsidTr="00F23815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5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6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017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</w:tcPr>
          <w:p w14:paraId="2614D018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4" w:type="dxa"/>
          </w:tcPr>
          <w:p w14:paraId="2614D019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C17AB" w:rsidRPr="00457568" w14:paraId="2614D020" w14:textId="77777777" w:rsidTr="00F23815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B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C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01D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01E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4" w:type="dxa"/>
            <w:tcBorders>
              <w:bottom w:val="single" w:sz="4" w:space="0" w:color="auto"/>
            </w:tcBorders>
          </w:tcPr>
          <w:p w14:paraId="2614D01F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23815" w:rsidRPr="00457568" w14:paraId="2614D024" w14:textId="77777777" w:rsidTr="00F23815">
        <w:trPr>
          <w:trHeight w:val="108"/>
        </w:trPr>
        <w:tc>
          <w:tcPr>
            <w:tcW w:w="469" w:type="dxa"/>
            <w:tcBorders>
              <w:bottom w:val="single" w:sz="4" w:space="0" w:color="auto"/>
            </w:tcBorders>
            <w:vAlign w:val="center"/>
          </w:tcPr>
          <w:p w14:paraId="2614D021" w14:textId="0CF156C6" w:rsidR="00F23815" w:rsidRPr="004D4BD9" w:rsidRDefault="00F23815" w:rsidP="00F238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3149" w:type="dxa"/>
            <w:gridSpan w:val="2"/>
            <w:tcBorders>
              <w:bottom w:val="single" w:sz="4" w:space="0" w:color="auto"/>
            </w:tcBorders>
            <w:vAlign w:val="center"/>
          </w:tcPr>
          <w:p w14:paraId="2614D022" w14:textId="77777777" w:rsidR="00F23815" w:rsidRPr="004D4BD9" w:rsidRDefault="00F23815" w:rsidP="00F23815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4"/>
            <w:tcBorders>
              <w:bottom w:val="single" w:sz="4" w:space="0" w:color="auto"/>
            </w:tcBorders>
          </w:tcPr>
          <w:p w14:paraId="3A667CD8" w14:textId="77777777" w:rsid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D023" w14:textId="35120DDC" w:rsidR="00F23815" w:rsidRP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corrections notes field below</w:t>
            </w:r>
          </w:p>
        </w:tc>
      </w:tr>
      <w:tr w:rsidR="00F23815" w:rsidRPr="00457568" w14:paraId="2614D028" w14:textId="77777777" w:rsidTr="006614F8">
        <w:trPr>
          <w:trHeight w:val="107"/>
        </w:trPr>
        <w:tc>
          <w:tcPr>
            <w:tcW w:w="469" w:type="dxa"/>
          </w:tcPr>
          <w:p w14:paraId="2614D025" w14:textId="219A99E3" w:rsidR="00F23815" w:rsidRPr="004D4BD9" w:rsidRDefault="00F23815" w:rsidP="00CC17AB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4147" w:type="dxa"/>
            <w:gridSpan w:val="6"/>
          </w:tcPr>
          <w:p w14:paraId="2614D027" w14:textId="7D49D88B" w:rsidR="00F23815" w:rsidRPr="004D4BD9" w:rsidRDefault="00F23815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D029" w14:textId="59981E9F" w:rsidR="004D4BD9" w:rsidRDefault="004D4BD9" w:rsidP="006A5CCD">
      <w:pPr>
        <w:spacing w:after="0" w:line="240" w:lineRule="auto"/>
        <w:rPr>
          <w:ins w:id="296" w:author="Shewmaker, Michael@Energy" w:date="2022-01-12T16:02:00Z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2466"/>
        <w:gridCol w:w="684"/>
        <w:gridCol w:w="2227"/>
        <w:gridCol w:w="2958"/>
        <w:gridCol w:w="2997"/>
        <w:gridCol w:w="2816"/>
        <w:tblGridChange w:id="297">
          <w:tblGrid>
            <w:gridCol w:w="1809"/>
            <w:gridCol w:w="1809"/>
            <w:gridCol w:w="36"/>
            <w:gridCol w:w="3654"/>
            <w:gridCol w:w="3654"/>
            <w:gridCol w:w="3654"/>
            <w:gridCol w:w="3654"/>
          </w:tblGrid>
        </w:tblGridChange>
      </w:tblGrid>
      <w:tr w:rsidR="00C35B41" w14:paraId="2342A346" w14:textId="6FC550D3" w:rsidTr="003E64EE">
        <w:trPr>
          <w:ins w:id="298" w:author="Shewmaker, Michael@Energy" w:date="2022-01-12T16:02:00Z"/>
        </w:trPr>
        <w:tc>
          <w:tcPr>
            <w:tcW w:w="14616" w:type="dxa"/>
            <w:gridSpan w:val="7"/>
          </w:tcPr>
          <w:p w14:paraId="7FBA912F" w14:textId="7F4AD631" w:rsidR="00C35B41" w:rsidRDefault="00C35B41" w:rsidP="006A5CCD">
            <w:pPr>
              <w:spacing w:after="0" w:line="240" w:lineRule="auto"/>
              <w:rPr>
                <w:ins w:id="299" w:author="Shewmaker, Michael@Energy" w:date="2022-01-13T07:43:00Z"/>
                <w:b/>
              </w:rPr>
            </w:pPr>
            <w:ins w:id="300" w:author="Shewmaker, Michael@Energy" w:date="2022-01-13T07:39:00Z">
              <w:del w:id="301" w:author="Alhabibi, Haider@Energy" w:date="2022-03-18T12:47:00Z">
                <w:r w:rsidDel="001A4E34">
                  <w:rPr>
                    <w:b/>
                  </w:rPr>
                  <w:delText>M</w:delText>
                </w:r>
              </w:del>
            </w:ins>
            <w:ins w:id="302" w:author="Alhabibi, Haider@Energy" w:date="2022-03-18T12:47:00Z">
              <w:r w:rsidR="001A4E34">
                <w:rPr>
                  <w:b/>
                </w:rPr>
                <w:t>L</w:t>
              </w:r>
            </w:ins>
            <w:ins w:id="303" w:author="Shewmaker, Michael@Energy" w:date="2022-01-12T16:03:00Z">
              <w:r>
                <w:rPr>
                  <w:b/>
                </w:rPr>
                <w:t>. Indoor Air Quality (IAQ) Fans</w:t>
              </w:r>
            </w:ins>
          </w:p>
        </w:tc>
      </w:tr>
      <w:tr w:rsidR="00C35B41" w14:paraId="294874DB" w14:textId="345689E3" w:rsidTr="00C35B41">
        <w:tblPrEx>
          <w:tblW w:w="0" w:type="auto"/>
          <w:tblPrExChange w:id="304" w:author="Shewmaker, Michael@Energy" w:date="2022-01-13T07:43:00Z">
            <w:tblPrEx>
              <w:tblW w:w="0" w:type="auto"/>
            </w:tblPrEx>
          </w:tblPrExChange>
        </w:tblPrEx>
        <w:trPr>
          <w:ins w:id="305" w:author="Shewmaker, Michael@Energy" w:date="2022-01-12T16:02:00Z"/>
        </w:trPr>
        <w:tc>
          <w:tcPr>
            <w:tcW w:w="2934" w:type="dxa"/>
            <w:gridSpan w:val="2"/>
            <w:tcPrChange w:id="306" w:author="Shewmaker, Michael@Energy" w:date="2022-01-13T07:43:00Z">
              <w:tcPr>
                <w:tcW w:w="3654" w:type="dxa"/>
                <w:gridSpan w:val="3"/>
              </w:tcPr>
            </w:tcPrChange>
          </w:tcPr>
          <w:p w14:paraId="4E7E8BCC" w14:textId="3B676071" w:rsidR="00C35B41" w:rsidRPr="0089393D" w:rsidRDefault="00C35B41">
            <w:pPr>
              <w:spacing w:after="0" w:line="240" w:lineRule="auto"/>
              <w:jc w:val="center"/>
              <w:rPr>
                <w:ins w:id="307" w:author="Shewmaker, Michael@Energy" w:date="2022-01-12T16:02:00Z"/>
                <w:bCs/>
                <w:rPrChange w:id="308" w:author="Shewmaker, Michael@Energy" w:date="2022-01-12T16:03:00Z">
                  <w:rPr>
                    <w:ins w:id="309" w:author="Shewmaker, Michael@Energy" w:date="2022-01-12T16:02:00Z"/>
                    <w:b/>
                  </w:rPr>
                </w:rPrChange>
              </w:rPr>
              <w:pPrChange w:id="310" w:author="Shewmaker, Michael@Energy" w:date="2022-01-12T16:03:00Z">
                <w:pPr>
                  <w:spacing w:after="0" w:line="240" w:lineRule="auto"/>
                </w:pPr>
              </w:pPrChange>
            </w:pPr>
            <w:ins w:id="311" w:author="Shewmaker, Michael@Energy" w:date="2022-01-12T16:03:00Z">
              <w:r>
                <w:rPr>
                  <w:bCs/>
                </w:rPr>
                <w:t>01</w:t>
              </w:r>
            </w:ins>
          </w:p>
        </w:tc>
        <w:tc>
          <w:tcPr>
            <w:tcW w:w="2911" w:type="dxa"/>
            <w:gridSpan w:val="2"/>
            <w:tcPrChange w:id="312" w:author="Shewmaker, Michael@Energy" w:date="2022-01-13T07:43:00Z">
              <w:tcPr>
                <w:tcW w:w="3654" w:type="dxa"/>
              </w:tcPr>
            </w:tcPrChange>
          </w:tcPr>
          <w:p w14:paraId="67C5E301" w14:textId="0996C650" w:rsidR="00C35B41" w:rsidRPr="0089393D" w:rsidRDefault="00C35B41">
            <w:pPr>
              <w:spacing w:after="0" w:line="240" w:lineRule="auto"/>
              <w:jc w:val="center"/>
              <w:rPr>
                <w:ins w:id="313" w:author="Shewmaker, Michael@Energy" w:date="2022-01-12T16:02:00Z"/>
                <w:bCs/>
                <w:rPrChange w:id="314" w:author="Shewmaker, Michael@Energy" w:date="2022-01-12T16:03:00Z">
                  <w:rPr>
                    <w:ins w:id="315" w:author="Shewmaker, Michael@Energy" w:date="2022-01-12T16:02:00Z"/>
                    <w:b/>
                  </w:rPr>
                </w:rPrChange>
              </w:rPr>
              <w:pPrChange w:id="316" w:author="Shewmaker, Michael@Energy" w:date="2022-01-12T16:03:00Z">
                <w:pPr>
                  <w:spacing w:after="0" w:line="240" w:lineRule="auto"/>
                </w:pPr>
              </w:pPrChange>
            </w:pPr>
            <w:ins w:id="317" w:author="Shewmaker, Michael@Energy" w:date="2022-01-12T16:03:00Z">
              <w:r>
                <w:rPr>
                  <w:bCs/>
                </w:rPr>
                <w:t>02</w:t>
              </w:r>
            </w:ins>
          </w:p>
        </w:tc>
        <w:tc>
          <w:tcPr>
            <w:tcW w:w="2958" w:type="dxa"/>
            <w:tcPrChange w:id="318" w:author="Shewmaker, Michael@Energy" w:date="2022-01-13T07:43:00Z">
              <w:tcPr>
                <w:tcW w:w="3654" w:type="dxa"/>
              </w:tcPr>
            </w:tcPrChange>
          </w:tcPr>
          <w:p w14:paraId="2DA28BA9" w14:textId="718AF3B5" w:rsidR="00C35B41" w:rsidRPr="0089393D" w:rsidRDefault="00C35B41">
            <w:pPr>
              <w:spacing w:after="0" w:line="240" w:lineRule="auto"/>
              <w:jc w:val="center"/>
              <w:rPr>
                <w:ins w:id="319" w:author="Shewmaker, Michael@Energy" w:date="2022-01-12T16:02:00Z"/>
                <w:bCs/>
                <w:rPrChange w:id="320" w:author="Shewmaker, Michael@Energy" w:date="2022-01-12T16:03:00Z">
                  <w:rPr>
                    <w:ins w:id="321" w:author="Shewmaker, Michael@Energy" w:date="2022-01-12T16:02:00Z"/>
                    <w:b/>
                  </w:rPr>
                </w:rPrChange>
              </w:rPr>
              <w:pPrChange w:id="322" w:author="Shewmaker, Michael@Energy" w:date="2022-01-12T16:03:00Z">
                <w:pPr>
                  <w:spacing w:after="0" w:line="240" w:lineRule="auto"/>
                </w:pPr>
              </w:pPrChange>
            </w:pPr>
            <w:ins w:id="323" w:author="Shewmaker, Michael@Energy" w:date="2022-01-12T16:03:00Z">
              <w:r>
                <w:rPr>
                  <w:bCs/>
                </w:rPr>
                <w:t>03</w:t>
              </w:r>
            </w:ins>
          </w:p>
        </w:tc>
        <w:tc>
          <w:tcPr>
            <w:tcW w:w="2997" w:type="dxa"/>
            <w:tcPrChange w:id="324" w:author="Shewmaker, Michael@Energy" w:date="2022-01-13T07:43:00Z">
              <w:tcPr>
                <w:tcW w:w="3654" w:type="dxa"/>
              </w:tcPr>
            </w:tcPrChange>
          </w:tcPr>
          <w:p w14:paraId="4FD49442" w14:textId="79395C21" w:rsidR="00C35B41" w:rsidRPr="0089393D" w:rsidRDefault="00C35B41">
            <w:pPr>
              <w:spacing w:after="0" w:line="240" w:lineRule="auto"/>
              <w:jc w:val="center"/>
              <w:rPr>
                <w:ins w:id="325" w:author="Shewmaker, Michael@Energy" w:date="2022-01-12T16:02:00Z"/>
                <w:bCs/>
                <w:rPrChange w:id="326" w:author="Shewmaker, Michael@Energy" w:date="2022-01-12T16:03:00Z">
                  <w:rPr>
                    <w:ins w:id="327" w:author="Shewmaker, Michael@Energy" w:date="2022-01-12T16:02:00Z"/>
                    <w:b/>
                  </w:rPr>
                </w:rPrChange>
              </w:rPr>
              <w:pPrChange w:id="328" w:author="Shewmaker, Michael@Energy" w:date="2022-01-12T16:03:00Z">
                <w:pPr>
                  <w:spacing w:after="0" w:line="240" w:lineRule="auto"/>
                </w:pPr>
              </w:pPrChange>
            </w:pPr>
            <w:ins w:id="329" w:author="Shewmaker, Michael@Energy" w:date="2022-01-12T16:03:00Z">
              <w:r>
                <w:rPr>
                  <w:bCs/>
                </w:rPr>
                <w:t>04</w:t>
              </w:r>
            </w:ins>
          </w:p>
        </w:tc>
        <w:tc>
          <w:tcPr>
            <w:tcW w:w="2816" w:type="dxa"/>
            <w:tcPrChange w:id="330" w:author="Shewmaker, Michael@Energy" w:date="2022-01-13T07:43:00Z">
              <w:tcPr>
                <w:tcW w:w="3654" w:type="dxa"/>
              </w:tcPr>
            </w:tcPrChange>
          </w:tcPr>
          <w:p w14:paraId="76F49E81" w14:textId="144EE5D4" w:rsidR="00C35B41" w:rsidRDefault="00C35B41">
            <w:pPr>
              <w:spacing w:after="0" w:line="240" w:lineRule="auto"/>
              <w:jc w:val="center"/>
              <w:rPr>
                <w:ins w:id="331" w:author="Shewmaker, Michael@Energy" w:date="2022-01-13T07:43:00Z"/>
                <w:bCs/>
              </w:rPr>
            </w:pPr>
            <w:ins w:id="332" w:author="Shewmaker, Michael@Energy" w:date="2022-01-13T07:43:00Z">
              <w:r>
                <w:rPr>
                  <w:bCs/>
                </w:rPr>
                <w:t>05</w:t>
              </w:r>
            </w:ins>
          </w:p>
        </w:tc>
      </w:tr>
      <w:tr w:rsidR="00C35B41" w14:paraId="34C468AE" w14:textId="36C50EE4" w:rsidTr="00C35B41">
        <w:tblPrEx>
          <w:tblW w:w="0" w:type="auto"/>
          <w:tblPrExChange w:id="333" w:author="Shewmaker, Michael@Energy" w:date="2022-01-13T07:43:00Z">
            <w:tblPrEx>
              <w:tblW w:w="0" w:type="auto"/>
            </w:tblPrEx>
          </w:tblPrExChange>
        </w:tblPrEx>
        <w:trPr>
          <w:ins w:id="334" w:author="Shewmaker, Michael@Energy" w:date="2022-01-12T16:02:00Z"/>
        </w:trPr>
        <w:tc>
          <w:tcPr>
            <w:tcW w:w="2934" w:type="dxa"/>
            <w:gridSpan w:val="2"/>
            <w:tcPrChange w:id="335" w:author="Shewmaker, Michael@Energy" w:date="2022-01-13T07:43:00Z">
              <w:tcPr>
                <w:tcW w:w="3654" w:type="dxa"/>
                <w:gridSpan w:val="3"/>
              </w:tcPr>
            </w:tcPrChange>
          </w:tcPr>
          <w:p w14:paraId="5BB7B6F8" w14:textId="6FDDB2E2" w:rsidR="00C35B41" w:rsidRPr="0089393D" w:rsidRDefault="00C35B41">
            <w:pPr>
              <w:spacing w:after="0" w:line="240" w:lineRule="auto"/>
              <w:jc w:val="center"/>
              <w:rPr>
                <w:ins w:id="336" w:author="Shewmaker, Michael@Energy" w:date="2022-01-12T16:02:00Z"/>
                <w:bCs/>
                <w:rPrChange w:id="337" w:author="Shewmaker, Michael@Energy" w:date="2022-01-12T16:03:00Z">
                  <w:rPr>
                    <w:ins w:id="338" w:author="Shewmaker, Michael@Energy" w:date="2022-01-12T16:02:00Z"/>
                    <w:b/>
                  </w:rPr>
                </w:rPrChange>
              </w:rPr>
              <w:pPrChange w:id="339" w:author="Shewmaker, Michael@Energy" w:date="2022-01-12T16:03:00Z">
                <w:pPr>
                  <w:spacing w:after="0" w:line="240" w:lineRule="auto"/>
                </w:pPr>
              </w:pPrChange>
            </w:pPr>
            <w:ins w:id="340" w:author="Shewmaker, Michael@Energy" w:date="2022-01-12T16:03:00Z">
              <w:r>
                <w:rPr>
                  <w:bCs/>
                </w:rPr>
                <w:t>Name</w:t>
              </w:r>
            </w:ins>
          </w:p>
        </w:tc>
        <w:tc>
          <w:tcPr>
            <w:tcW w:w="2911" w:type="dxa"/>
            <w:gridSpan w:val="2"/>
            <w:tcPrChange w:id="341" w:author="Shewmaker, Michael@Energy" w:date="2022-01-13T07:43:00Z">
              <w:tcPr>
                <w:tcW w:w="3654" w:type="dxa"/>
              </w:tcPr>
            </w:tcPrChange>
          </w:tcPr>
          <w:p w14:paraId="31F337E3" w14:textId="1D66B304" w:rsidR="00C35B41" w:rsidRPr="0089393D" w:rsidRDefault="00C35B41">
            <w:pPr>
              <w:spacing w:after="0" w:line="240" w:lineRule="auto"/>
              <w:jc w:val="center"/>
              <w:rPr>
                <w:ins w:id="342" w:author="Shewmaker, Michael@Energy" w:date="2022-01-12T16:02:00Z"/>
                <w:bCs/>
                <w:rPrChange w:id="343" w:author="Shewmaker, Michael@Energy" w:date="2022-01-12T16:03:00Z">
                  <w:rPr>
                    <w:ins w:id="344" w:author="Shewmaker, Michael@Energy" w:date="2022-01-12T16:02:00Z"/>
                    <w:b/>
                  </w:rPr>
                </w:rPrChange>
              </w:rPr>
              <w:pPrChange w:id="345" w:author="Shewmaker, Michael@Energy" w:date="2022-01-12T16:03:00Z">
                <w:pPr>
                  <w:spacing w:after="0" w:line="240" w:lineRule="auto"/>
                </w:pPr>
              </w:pPrChange>
            </w:pPr>
            <w:ins w:id="346" w:author="Shewmaker, Michael@Energy" w:date="2022-01-12T16:05:00Z">
              <w:r>
                <w:rPr>
                  <w:bCs/>
                </w:rPr>
                <w:t>IAQ Fan Type</w:t>
              </w:r>
            </w:ins>
          </w:p>
        </w:tc>
        <w:tc>
          <w:tcPr>
            <w:tcW w:w="2958" w:type="dxa"/>
            <w:tcPrChange w:id="347" w:author="Shewmaker, Michael@Energy" w:date="2022-01-13T07:43:00Z">
              <w:tcPr>
                <w:tcW w:w="3654" w:type="dxa"/>
              </w:tcPr>
            </w:tcPrChange>
          </w:tcPr>
          <w:p w14:paraId="5AB3D99A" w14:textId="032E25B4" w:rsidR="00C35B41" w:rsidRPr="0089393D" w:rsidRDefault="00C35B41">
            <w:pPr>
              <w:spacing w:after="0" w:line="240" w:lineRule="auto"/>
              <w:jc w:val="center"/>
              <w:rPr>
                <w:ins w:id="348" w:author="Shewmaker, Michael@Energy" w:date="2022-01-12T16:02:00Z"/>
                <w:bCs/>
                <w:rPrChange w:id="349" w:author="Shewmaker, Michael@Energy" w:date="2022-01-12T16:03:00Z">
                  <w:rPr>
                    <w:ins w:id="350" w:author="Shewmaker, Michael@Energy" w:date="2022-01-12T16:02:00Z"/>
                    <w:b/>
                  </w:rPr>
                </w:rPrChange>
              </w:rPr>
              <w:pPrChange w:id="351" w:author="Shewmaker, Michael@Energy" w:date="2022-01-12T16:03:00Z">
                <w:pPr>
                  <w:spacing w:after="0" w:line="240" w:lineRule="auto"/>
                </w:pPr>
              </w:pPrChange>
            </w:pPr>
            <w:ins w:id="352" w:author="Shewmaker, Michael@Energy" w:date="2022-01-12T16:04:00Z">
              <w:r>
                <w:rPr>
                  <w:bCs/>
                </w:rPr>
                <w:t>Airflow (CFM)</w:t>
              </w:r>
            </w:ins>
          </w:p>
        </w:tc>
        <w:tc>
          <w:tcPr>
            <w:tcW w:w="2997" w:type="dxa"/>
            <w:tcPrChange w:id="353" w:author="Shewmaker, Michael@Energy" w:date="2022-01-13T07:43:00Z">
              <w:tcPr>
                <w:tcW w:w="3654" w:type="dxa"/>
              </w:tcPr>
            </w:tcPrChange>
          </w:tcPr>
          <w:p w14:paraId="40AFD67E" w14:textId="68F67F20" w:rsidR="00C35B41" w:rsidRPr="0089393D" w:rsidRDefault="00C35B41">
            <w:pPr>
              <w:spacing w:after="0" w:line="240" w:lineRule="auto"/>
              <w:jc w:val="center"/>
              <w:rPr>
                <w:ins w:id="354" w:author="Shewmaker, Michael@Energy" w:date="2022-01-12T16:02:00Z"/>
                <w:bCs/>
                <w:rPrChange w:id="355" w:author="Shewmaker, Michael@Energy" w:date="2022-01-12T16:03:00Z">
                  <w:rPr>
                    <w:ins w:id="356" w:author="Shewmaker, Michael@Energy" w:date="2022-01-12T16:02:00Z"/>
                    <w:b/>
                  </w:rPr>
                </w:rPrChange>
              </w:rPr>
              <w:pPrChange w:id="357" w:author="Shewmaker, Michael@Energy" w:date="2022-01-12T16:03:00Z">
                <w:pPr>
                  <w:spacing w:after="0" w:line="240" w:lineRule="auto"/>
                </w:pPr>
              </w:pPrChange>
            </w:pPr>
            <w:ins w:id="358" w:author="Shewmaker, Michael@Energy" w:date="2022-01-12T16:04:00Z">
              <w:r>
                <w:rPr>
                  <w:bCs/>
                </w:rPr>
                <w:t>Fan Efficacy (W/CFM)</w:t>
              </w:r>
            </w:ins>
          </w:p>
        </w:tc>
        <w:tc>
          <w:tcPr>
            <w:tcW w:w="2816" w:type="dxa"/>
            <w:tcPrChange w:id="359" w:author="Shewmaker, Michael@Energy" w:date="2022-01-13T07:43:00Z">
              <w:tcPr>
                <w:tcW w:w="3654" w:type="dxa"/>
              </w:tcPr>
            </w:tcPrChange>
          </w:tcPr>
          <w:p w14:paraId="40D8FF8B" w14:textId="3C59587E" w:rsidR="00C35B41" w:rsidRDefault="00C35B41">
            <w:pPr>
              <w:spacing w:after="0" w:line="240" w:lineRule="auto"/>
              <w:jc w:val="center"/>
              <w:rPr>
                <w:ins w:id="360" w:author="Shewmaker, Michael@Energy" w:date="2022-01-13T07:43:00Z"/>
                <w:bCs/>
              </w:rPr>
            </w:pPr>
            <w:ins w:id="361" w:author="Shewmaker, Michael@Energy" w:date="2022-01-13T07:43:00Z">
              <w:r>
                <w:rPr>
                  <w:bCs/>
                </w:rPr>
                <w:t>Verification</w:t>
              </w:r>
            </w:ins>
          </w:p>
        </w:tc>
      </w:tr>
      <w:tr w:rsidR="00C35B41" w14:paraId="0A453064" w14:textId="0C47EF8B" w:rsidTr="00C35B41">
        <w:tblPrEx>
          <w:tblW w:w="0" w:type="auto"/>
          <w:tblPrExChange w:id="362" w:author="Shewmaker, Michael@Energy" w:date="2022-01-13T07:43:00Z">
            <w:tblPrEx>
              <w:tblW w:w="0" w:type="auto"/>
            </w:tblPrEx>
          </w:tblPrExChange>
        </w:tblPrEx>
        <w:trPr>
          <w:ins w:id="363" w:author="Shewmaker, Michael@Energy" w:date="2022-01-12T16:02:00Z"/>
        </w:trPr>
        <w:tc>
          <w:tcPr>
            <w:tcW w:w="2934" w:type="dxa"/>
            <w:gridSpan w:val="2"/>
            <w:tcPrChange w:id="364" w:author="Shewmaker, Michael@Energy" w:date="2022-01-13T07:43:00Z">
              <w:tcPr>
                <w:tcW w:w="3654" w:type="dxa"/>
                <w:gridSpan w:val="3"/>
              </w:tcPr>
            </w:tcPrChange>
          </w:tcPr>
          <w:p w14:paraId="6DF0AAEF" w14:textId="77777777" w:rsidR="00C35B41" w:rsidRPr="0089393D" w:rsidRDefault="00C35B41">
            <w:pPr>
              <w:spacing w:after="0" w:line="240" w:lineRule="auto"/>
              <w:jc w:val="center"/>
              <w:rPr>
                <w:ins w:id="365" w:author="Shewmaker, Michael@Energy" w:date="2022-01-12T16:02:00Z"/>
                <w:bCs/>
                <w:rPrChange w:id="366" w:author="Shewmaker, Michael@Energy" w:date="2022-01-12T16:03:00Z">
                  <w:rPr>
                    <w:ins w:id="367" w:author="Shewmaker, Michael@Energy" w:date="2022-01-12T16:02:00Z"/>
                    <w:b/>
                  </w:rPr>
                </w:rPrChange>
              </w:rPr>
              <w:pPrChange w:id="368" w:author="Shewmaker, Michael@Energy" w:date="2022-01-12T16:03:00Z">
                <w:pPr>
                  <w:spacing w:after="0" w:line="240" w:lineRule="auto"/>
                </w:pPr>
              </w:pPrChange>
            </w:pPr>
          </w:p>
        </w:tc>
        <w:tc>
          <w:tcPr>
            <w:tcW w:w="2911" w:type="dxa"/>
            <w:gridSpan w:val="2"/>
            <w:tcPrChange w:id="369" w:author="Shewmaker, Michael@Energy" w:date="2022-01-13T07:43:00Z">
              <w:tcPr>
                <w:tcW w:w="3654" w:type="dxa"/>
              </w:tcPr>
            </w:tcPrChange>
          </w:tcPr>
          <w:p w14:paraId="44DA76DB" w14:textId="77777777" w:rsidR="00C35B41" w:rsidRPr="0089393D" w:rsidRDefault="00C35B41">
            <w:pPr>
              <w:spacing w:after="0" w:line="240" w:lineRule="auto"/>
              <w:jc w:val="center"/>
              <w:rPr>
                <w:ins w:id="370" w:author="Shewmaker, Michael@Energy" w:date="2022-01-12T16:02:00Z"/>
                <w:bCs/>
                <w:rPrChange w:id="371" w:author="Shewmaker, Michael@Energy" w:date="2022-01-12T16:03:00Z">
                  <w:rPr>
                    <w:ins w:id="372" w:author="Shewmaker, Michael@Energy" w:date="2022-01-12T16:02:00Z"/>
                    <w:b/>
                  </w:rPr>
                </w:rPrChange>
              </w:rPr>
              <w:pPrChange w:id="373" w:author="Shewmaker, Michael@Energy" w:date="2022-01-12T16:03:00Z">
                <w:pPr>
                  <w:spacing w:after="0" w:line="240" w:lineRule="auto"/>
                </w:pPr>
              </w:pPrChange>
            </w:pPr>
          </w:p>
        </w:tc>
        <w:tc>
          <w:tcPr>
            <w:tcW w:w="2958" w:type="dxa"/>
            <w:tcPrChange w:id="374" w:author="Shewmaker, Michael@Energy" w:date="2022-01-13T07:43:00Z">
              <w:tcPr>
                <w:tcW w:w="3654" w:type="dxa"/>
              </w:tcPr>
            </w:tcPrChange>
          </w:tcPr>
          <w:p w14:paraId="0C0E75EB" w14:textId="77777777" w:rsidR="00C35B41" w:rsidRPr="0089393D" w:rsidRDefault="00C35B41">
            <w:pPr>
              <w:spacing w:after="0" w:line="240" w:lineRule="auto"/>
              <w:jc w:val="center"/>
              <w:rPr>
                <w:ins w:id="375" w:author="Shewmaker, Michael@Energy" w:date="2022-01-12T16:02:00Z"/>
                <w:bCs/>
                <w:rPrChange w:id="376" w:author="Shewmaker, Michael@Energy" w:date="2022-01-12T16:03:00Z">
                  <w:rPr>
                    <w:ins w:id="377" w:author="Shewmaker, Michael@Energy" w:date="2022-01-12T16:02:00Z"/>
                    <w:b/>
                  </w:rPr>
                </w:rPrChange>
              </w:rPr>
              <w:pPrChange w:id="378" w:author="Shewmaker, Michael@Energy" w:date="2022-01-12T16:03:00Z">
                <w:pPr>
                  <w:spacing w:after="0" w:line="240" w:lineRule="auto"/>
                </w:pPr>
              </w:pPrChange>
            </w:pPr>
          </w:p>
        </w:tc>
        <w:tc>
          <w:tcPr>
            <w:tcW w:w="2997" w:type="dxa"/>
            <w:tcPrChange w:id="379" w:author="Shewmaker, Michael@Energy" w:date="2022-01-13T07:43:00Z">
              <w:tcPr>
                <w:tcW w:w="3654" w:type="dxa"/>
              </w:tcPr>
            </w:tcPrChange>
          </w:tcPr>
          <w:p w14:paraId="21CE815A" w14:textId="77777777" w:rsidR="00C35B41" w:rsidRPr="0089393D" w:rsidRDefault="00C35B41">
            <w:pPr>
              <w:spacing w:after="0" w:line="240" w:lineRule="auto"/>
              <w:jc w:val="center"/>
              <w:rPr>
                <w:ins w:id="380" w:author="Shewmaker, Michael@Energy" w:date="2022-01-12T16:02:00Z"/>
                <w:bCs/>
                <w:rPrChange w:id="381" w:author="Shewmaker, Michael@Energy" w:date="2022-01-12T16:03:00Z">
                  <w:rPr>
                    <w:ins w:id="382" w:author="Shewmaker, Michael@Energy" w:date="2022-01-12T16:02:00Z"/>
                    <w:b/>
                  </w:rPr>
                </w:rPrChange>
              </w:rPr>
              <w:pPrChange w:id="383" w:author="Shewmaker, Michael@Energy" w:date="2022-01-12T16:03:00Z">
                <w:pPr>
                  <w:spacing w:after="0" w:line="240" w:lineRule="auto"/>
                </w:pPr>
              </w:pPrChange>
            </w:pPr>
          </w:p>
        </w:tc>
        <w:tc>
          <w:tcPr>
            <w:tcW w:w="2816" w:type="dxa"/>
            <w:tcPrChange w:id="384" w:author="Shewmaker, Michael@Energy" w:date="2022-01-13T07:43:00Z">
              <w:tcPr>
                <w:tcW w:w="3654" w:type="dxa"/>
              </w:tcPr>
            </w:tcPrChange>
          </w:tcPr>
          <w:p w14:paraId="3EBD55BA" w14:textId="77777777" w:rsidR="00C35B41" w:rsidRPr="0089393D" w:rsidRDefault="00C35B41">
            <w:pPr>
              <w:spacing w:after="0" w:line="240" w:lineRule="auto"/>
              <w:jc w:val="center"/>
              <w:rPr>
                <w:ins w:id="385" w:author="Shewmaker, Michael@Energy" w:date="2022-01-13T07:43:00Z"/>
                <w:bCs/>
              </w:rPr>
            </w:pPr>
          </w:p>
        </w:tc>
      </w:tr>
      <w:tr w:rsidR="00C35B41" w14:paraId="209C4CD8" w14:textId="3F4F9C45" w:rsidTr="00C35B41">
        <w:tblPrEx>
          <w:tblW w:w="0" w:type="auto"/>
          <w:tblPrExChange w:id="386" w:author="Shewmaker, Michael@Energy" w:date="2022-01-13T07:43:00Z">
            <w:tblPrEx>
              <w:tblW w:w="0" w:type="auto"/>
            </w:tblPrEx>
          </w:tblPrExChange>
        </w:tblPrEx>
        <w:trPr>
          <w:ins w:id="387" w:author="Shewmaker, Michael@Energy" w:date="2022-01-12T16:02:00Z"/>
        </w:trPr>
        <w:tc>
          <w:tcPr>
            <w:tcW w:w="2934" w:type="dxa"/>
            <w:gridSpan w:val="2"/>
            <w:tcPrChange w:id="388" w:author="Shewmaker, Michael@Energy" w:date="2022-01-13T07:43:00Z">
              <w:tcPr>
                <w:tcW w:w="3654" w:type="dxa"/>
                <w:gridSpan w:val="3"/>
              </w:tcPr>
            </w:tcPrChange>
          </w:tcPr>
          <w:p w14:paraId="1B5E25E0" w14:textId="77777777" w:rsidR="00C35B41" w:rsidRPr="0089393D" w:rsidRDefault="00C35B41">
            <w:pPr>
              <w:spacing w:after="0" w:line="240" w:lineRule="auto"/>
              <w:jc w:val="center"/>
              <w:rPr>
                <w:ins w:id="389" w:author="Shewmaker, Michael@Energy" w:date="2022-01-12T16:02:00Z"/>
                <w:bCs/>
                <w:rPrChange w:id="390" w:author="Shewmaker, Michael@Energy" w:date="2022-01-12T16:03:00Z">
                  <w:rPr>
                    <w:ins w:id="391" w:author="Shewmaker, Michael@Energy" w:date="2022-01-12T16:02:00Z"/>
                    <w:b/>
                  </w:rPr>
                </w:rPrChange>
              </w:rPr>
              <w:pPrChange w:id="392" w:author="Shewmaker, Michael@Energy" w:date="2022-01-12T16:03:00Z">
                <w:pPr>
                  <w:spacing w:after="0" w:line="240" w:lineRule="auto"/>
                </w:pPr>
              </w:pPrChange>
            </w:pPr>
          </w:p>
        </w:tc>
        <w:tc>
          <w:tcPr>
            <w:tcW w:w="2911" w:type="dxa"/>
            <w:gridSpan w:val="2"/>
            <w:tcPrChange w:id="393" w:author="Shewmaker, Michael@Energy" w:date="2022-01-13T07:43:00Z">
              <w:tcPr>
                <w:tcW w:w="3654" w:type="dxa"/>
              </w:tcPr>
            </w:tcPrChange>
          </w:tcPr>
          <w:p w14:paraId="05DFC909" w14:textId="77777777" w:rsidR="00C35B41" w:rsidRPr="0089393D" w:rsidRDefault="00C35B41">
            <w:pPr>
              <w:spacing w:after="0" w:line="240" w:lineRule="auto"/>
              <w:jc w:val="center"/>
              <w:rPr>
                <w:ins w:id="394" w:author="Shewmaker, Michael@Energy" w:date="2022-01-12T16:02:00Z"/>
                <w:bCs/>
                <w:rPrChange w:id="395" w:author="Shewmaker, Michael@Energy" w:date="2022-01-12T16:03:00Z">
                  <w:rPr>
                    <w:ins w:id="396" w:author="Shewmaker, Michael@Energy" w:date="2022-01-12T16:02:00Z"/>
                    <w:b/>
                  </w:rPr>
                </w:rPrChange>
              </w:rPr>
              <w:pPrChange w:id="397" w:author="Shewmaker, Michael@Energy" w:date="2022-01-12T16:03:00Z">
                <w:pPr>
                  <w:spacing w:after="0" w:line="240" w:lineRule="auto"/>
                </w:pPr>
              </w:pPrChange>
            </w:pPr>
          </w:p>
        </w:tc>
        <w:tc>
          <w:tcPr>
            <w:tcW w:w="2958" w:type="dxa"/>
            <w:tcPrChange w:id="398" w:author="Shewmaker, Michael@Energy" w:date="2022-01-13T07:43:00Z">
              <w:tcPr>
                <w:tcW w:w="3654" w:type="dxa"/>
              </w:tcPr>
            </w:tcPrChange>
          </w:tcPr>
          <w:p w14:paraId="75301CC2" w14:textId="77777777" w:rsidR="00C35B41" w:rsidRPr="0089393D" w:rsidRDefault="00C35B41">
            <w:pPr>
              <w:spacing w:after="0" w:line="240" w:lineRule="auto"/>
              <w:jc w:val="center"/>
              <w:rPr>
                <w:ins w:id="399" w:author="Shewmaker, Michael@Energy" w:date="2022-01-12T16:02:00Z"/>
                <w:bCs/>
                <w:rPrChange w:id="400" w:author="Shewmaker, Michael@Energy" w:date="2022-01-12T16:03:00Z">
                  <w:rPr>
                    <w:ins w:id="401" w:author="Shewmaker, Michael@Energy" w:date="2022-01-12T16:02:00Z"/>
                    <w:b/>
                  </w:rPr>
                </w:rPrChange>
              </w:rPr>
              <w:pPrChange w:id="402" w:author="Shewmaker, Michael@Energy" w:date="2022-01-12T16:03:00Z">
                <w:pPr>
                  <w:spacing w:after="0" w:line="240" w:lineRule="auto"/>
                </w:pPr>
              </w:pPrChange>
            </w:pPr>
          </w:p>
        </w:tc>
        <w:tc>
          <w:tcPr>
            <w:tcW w:w="2997" w:type="dxa"/>
            <w:tcPrChange w:id="403" w:author="Shewmaker, Michael@Energy" w:date="2022-01-13T07:43:00Z">
              <w:tcPr>
                <w:tcW w:w="3654" w:type="dxa"/>
              </w:tcPr>
            </w:tcPrChange>
          </w:tcPr>
          <w:p w14:paraId="51CC2B0C" w14:textId="77777777" w:rsidR="00C35B41" w:rsidRPr="0089393D" w:rsidRDefault="00C35B41">
            <w:pPr>
              <w:spacing w:after="0" w:line="240" w:lineRule="auto"/>
              <w:jc w:val="center"/>
              <w:rPr>
                <w:ins w:id="404" w:author="Shewmaker, Michael@Energy" w:date="2022-01-12T16:02:00Z"/>
                <w:bCs/>
                <w:rPrChange w:id="405" w:author="Shewmaker, Michael@Energy" w:date="2022-01-12T16:03:00Z">
                  <w:rPr>
                    <w:ins w:id="406" w:author="Shewmaker, Michael@Energy" w:date="2022-01-12T16:02:00Z"/>
                    <w:b/>
                  </w:rPr>
                </w:rPrChange>
              </w:rPr>
              <w:pPrChange w:id="407" w:author="Shewmaker, Michael@Energy" w:date="2022-01-12T16:03:00Z">
                <w:pPr>
                  <w:spacing w:after="0" w:line="240" w:lineRule="auto"/>
                </w:pPr>
              </w:pPrChange>
            </w:pPr>
          </w:p>
        </w:tc>
        <w:tc>
          <w:tcPr>
            <w:tcW w:w="2816" w:type="dxa"/>
            <w:tcPrChange w:id="408" w:author="Shewmaker, Michael@Energy" w:date="2022-01-13T07:43:00Z">
              <w:tcPr>
                <w:tcW w:w="3654" w:type="dxa"/>
              </w:tcPr>
            </w:tcPrChange>
          </w:tcPr>
          <w:p w14:paraId="6C2AEAB1" w14:textId="77777777" w:rsidR="00C35B41" w:rsidRPr="0089393D" w:rsidRDefault="00C35B41">
            <w:pPr>
              <w:spacing w:after="0" w:line="240" w:lineRule="auto"/>
              <w:jc w:val="center"/>
              <w:rPr>
                <w:ins w:id="409" w:author="Shewmaker, Michael@Energy" w:date="2022-01-13T07:43:00Z"/>
                <w:bCs/>
              </w:rPr>
            </w:pPr>
          </w:p>
        </w:tc>
      </w:tr>
      <w:tr w:rsidR="00C35B41" w14:paraId="3251C452" w14:textId="77777777" w:rsidTr="00CB0549">
        <w:tblPrEx>
          <w:tblW w:w="0" w:type="auto"/>
          <w:tblPrExChange w:id="410" w:author="Shewmaker, Michael@Energy" w:date="2022-01-13T07:45:00Z">
            <w:tblPrEx>
              <w:tblW w:w="0" w:type="auto"/>
            </w:tblPrEx>
          </w:tblPrExChange>
        </w:tblPrEx>
        <w:trPr>
          <w:ins w:id="411" w:author="Shewmaker, Michael@Energy" w:date="2022-01-13T07:43:00Z"/>
          <w:trPrChange w:id="412" w:author="Shewmaker, Michael@Energy" w:date="2022-01-13T07:45:00Z">
            <w:trPr>
              <w:gridAfter w:val="0"/>
            </w:trPr>
          </w:trPrChange>
        </w:trPr>
        <w:tc>
          <w:tcPr>
            <w:tcW w:w="468" w:type="dxa"/>
            <w:vAlign w:val="center"/>
            <w:tcPrChange w:id="413" w:author="Shewmaker, Michael@Energy" w:date="2022-01-13T07:45:00Z">
              <w:tcPr>
                <w:tcW w:w="1809" w:type="dxa"/>
                <w:vAlign w:val="center"/>
              </w:tcPr>
            </w:tcPrChange>
          </w:tcPr>
          <w:p w14:paraId="01A1AD9D" w14:textId="077D8F22" w:rsidR="00C35B41" w:rsidRPr="0089393D" w:rsidRDefault="004C74AE">
            <w:pPr>
              <w:spacing w:after="0" w:line="240" w:lineRule="auto"/>
              <w:jc w:val="center"/>
              <w:rPr>
                <w:ins w:id="414" w:author="Shewmaker, Michael@Energy" w:date="2022-01-13T07:43:00Z"/>
                <w:bCs/>
              </w:rPr>
            </w:pPr>
            <w:ins w:id="415" w:author="Shewmaker, Michael@Energy" w:date="2022-01-13T07:44:00Z">
              <w:r>
                <w:rPr>
                  <w:bCs/>
                </w:rPr>
                <w:t>06</w:t>
              </w:r>
            </w:ins>
          </w:p>
        </w:tc>
        <w:tc>
          <w:tcPr>
            <w:tcW w:w="3150" w:type="dxa"/>
            <w:gridSpan w:val="2"/>
            <w:vAlign w:val="center"/>
            <w:tcPrChange w:id="416" w:author="Shewmaker, Michael@Energy" w:date="2022-01-13T07:45:00Z">
              <w:tcPr>
                <w:tcW w:w="1809" w:type="dxa"/>
                <w:vAlign w:val="center"/>
              </w:tcPr>
            </w:tcPrChange>
          </w:tcPr>
          <w:p w14:paraId="45CA49BD" w14:textId="7F251617" w:rsidR="00C35B41" w:rsidRPr="0089393D" w:rsidRDefault="00C35B41">
            <w:pPr>
              <w:spacing w:after="0" w:line="240" w:lineRule="auto"/>
              <w:rPr>
                <w:ins w:id="417" w:author="Shewmaker, Michael@Energy" w:date="2022-01-13T07:43:00Z"/>
                <w:bCs/>
              </w:rPr>
              <w:pPrChange w:id="418" w:author="Shewmaker, Michael@Energy" w:date="2022-01-13T07:45:00Z">
                <w:pPr>
                  <w:spacing w:after="0" w:line="240" w:lineRule="auto"/>
                  <w:jc w:val="center"/>
                </w:pPr>
              </w:pPrChange>
            </w:pPr>
            <w:ins w:id="419" w:author="Shewmaker, Michael@Energy" w:date="2022-01-13T07:44:00Z">
              <w:r>
                <w:rPr>
                  <w:bCs/>
                </w:rPr>
                <w:t>Verification Status</w:t>
              </w:r>
            </w:ins>
          </w:p>
        </w:tc>
        <w:tc>
          <w:tcPr>
            <w:tcW w:w="10998" w:type="dxa"/>
            <w:gridSpan w:val="4"/>
            <w:tcPrChange w:id="420" w:author="Shewmaker, Michael@Energy" w:date="2022-01-13T07:45:00Z">
              <w:tcPr>
                <w:tcW w:w="10998" w:type="dxa"/>
                <w:gridSpan w:val="4"/>
              </w:tcPr>
            </w:tcPrChange>
          </w:tcPr>
          <w:p w14:paraId="368CBDBC" w14:textId="77777777" w:rsidR="00C35B41" w:rsidRPr="00C35B41" w:rsidRDefault="00C35B41" w:rsidP="00C35B41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ins w:id="421" w:author="Shewmaker, Michael@Energy" w:date="2022-01-13T07:43:00Z"/>
                <w:bCs/>
                <w:rPrChange w:id="422" w:author="Shewmaker, Michael@Energy" w:date="2022-01-13T07:43:00Z">
                  <w:rPr>
                    <w:ins w:id="423" w:author="Shewmaker, Michael@Energy" w:date="2022-01-13T07:43:00Z"/>
                    <w:sz w:val="18"/>
                    <w:szCs w:val="18"/>
                  </w:rPr>
                </w:rPrChange>
              </w:rPr>
            </w:pPr>
            <w:ins w:id="424" w:author="Shewmaker, Michael@Energy" w:date="2022-01-13T07:43:00Z">
              <w:r>
                <w:rPr>
                  <w:sz w:val="18"/>
                  <w:szCs w:val="18"/>
                  <w:u w:val="single"/>
                </w:rPr>
                <w:t>Pass</w:t>
              </w:r>
              <w:r>
                <w:rPr>
                  <w:sz w:val="18"/>
                  <w:szCs w:val="18"/>
                </w:rPr>
                <w:t xml:space="preserve"> - all applicable requirements are met; or</w:t>
              </w:r>
            </w:ins>
          </w:p>
          <w:p w14:paraId="660D9674" w14:textId="61C75174" w:rsidR="00C35B41" w:rsidRPr="0089393D" w:rsidRDefault="00C35B41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ins w:id="425" w:author="Shewmaker, Michael@Energy" w:date="2022-01-13T07:43:00Z"/>
                <w:bCs/>
              </w:rPr>
              <w:pPrChange w:id="426" w:author="Shewmaker, Michael@Energy" w:date="2022-01-13T07:43:00Z">
                <w:pPr>
                  <w:spacing w:after="0" w:line="240" w:lineRule="auto"/>
                  <w:jc w:val="center"/>
                </w:pPr>
              </w:pPrChange>
            </w:pPr>
            <w:ins w:id="427" w:author="Shewmaker, Michael@Energy" w:date="2022-01-13T07:43:00Z">
              <w:r>
                <w:rPr>
                  <w:sz w:val="18"/>
                  <w:szCs w:val="18"/>
                  <w:u w:val="single"/>
                </w:rPr>
                <w:t>Fail</w:t>
              </w:r>
              <w:r>
                <w:rPr>
                  <w:sz w:val="18"/>
                  <w:szCs w:val="18"/>
                </w:rPr>
                <w:t xml:space="preserve"> - one or more applicable requirements are not met. Enter reason for failure in corrections notes field below</w:t>
              </w:r>
            </w:ins>
          </w:p>
        </w:tc>
      </w:tr>
      <w:tr w:rsidR="004C74AE" w14:paraId="4190FA39" w14:textId="77777777" w:rsidTr="004C74AE">
        <w:tblPrEx>
          <w:tblW w:w="0" w:type="auto"/>
          <w:tblPrExChange w:id="428" w:author="Shewmaker, Michael@Energy" w:date="2022-01-13T07:45:00Z">
            <w:tblPrEx>
              <w:tblW w:w="0" w:type="auto"/>
            </w:tblPrEx>
          </w:tblPrExChange>
        </w:tblPrEx>
        <w:trPr>
          <w:ins w:id="429" w:author="Shewmaker, Michael@Energy" w:date="2022-01-13T07:43:00Z"/>
          <w:trPrChange w:id="430" w:author="Shewmaker, Michael@Energy" w:date="2022-01-13T07:45:00Z">
            <w:trPr>
              <w:gridAfter w:val="0"/>
            </w:trPr>
          </w:trPrChange>
        </w:trPr>
        <w:tc>
          <w:tcPr>
            <w:tcW w:w="468" w:type="dxa"/>
            <w:vAlign w:val="center"/>
            <w:tcPrChange w:id="431" w:author="Shewmaker, Michael@Energy" w:date="2022-01-13T07:45:00Z">
              <w:tcPr>
                <w:tcW w:w="7308" w:type="dxa"/>
                <w:gridSpan w:val="4"/>
              </w:tcPr>
            </w:tcPrChange>
          </w:tcPr>
          <w:p w14:paraId="4967BEA7" w14:textId="7184A3AC" w:rsidR="004C74AE" w:rsidRPr="0089393D" w:rsidRDefault="004C74AE">
            <w:pPr>
              <w:spacing w:after="0" w:line="240" w:lineRule="auto"/>
              <w:jc w:val="center"/>
              <w:rPr>
                <w:ins w:id="432" w:author="Shewmaker, Michael@Energy" w:date="2022-01-13T07:43:00Z"/>
                <w:bCs/>
              </w:rPr>
              <w:pPrChange w:id="433" w:author="Shewmaker, Michael@Energy" w:date="2022-01-13T07:45:00Z">
                <w:pPr>
                  <w:spacing w:after="0" w:line="240" w:lineRule="auto"/>
                </w:pPr>
              </w:pPrChange>
            </w:pPr>
            <w:ins w:id="434" w:author="Shewmaker, Michael@Energy" w:date="2022-01-13T07:45:00Z">
              <w:r>
                <w:rPr>
                  <w:bCs/>
                </w:rPr>
                <w:t>07</w:t>
              </w:r>
            </w:ins>
          </w:p>
        </w:tc>
        <w:tc>
          <w:tcPr>
            <w:tcW w:w="14148" w:type="dxa"/>
            <w:gridSpan w:val="6"/>
            <w:tcPrChange w:id="435" w:author="Shewmaker, Michael@Energy" w:date="2022-01-13T07:45:00Z">
              <w:tcPr>
                <w:tcW w:w="7308" w:type="dxa"/>
                <w:gridSpan w:val="2"/>
              </w:tcPr>
            </w:tcPrChange>
          </w:tcPr>
          <w:p w14:paraId="2DDE3B2D" w14:textId="36852A6B" w:rsidR="004C74AE" w:rsidRPr="0089393D" w:rsidRDefault="004C74AE">
            <w:pPr>
              <w:spacing w:after="0" w:line="240" w:lineRule="auto"/>
              <w:rPr>
                <w:ins w:id="436" w:author="Shewmaker, Michael@Energy" w:date="2022-01-13T07:43:00Z"/>
                <w:bCs/>
              </w:rPr>
              <w:pPrChange w:id="437" w:author="Shewmaker, Michael@Energy" w:date="2022-01-13T07:43:00Z">
                <w:pPr>
                  <w:spacing w:after="0" w:line="240" w:lineRule="auto"/>
                  <w:jc w:val="center"/>
                </w:pPr>
              </w:pPrChange>
            </w:pPr>
            <w:ins w:id="438" w:author="Shewmaker, Michael@Energy" w:date="2022-01-13T07:45:00Z">
              <w:r>
                <w:rPr>
                  <w:bCs/>
                </w:rPr>
                <w:t>Correction Notes:</w:t>
              </w:r>
            </w:ins>
          </w:p>
        </w:tc>
      </w:tr>
    </w:tbl>
    <w:p w14:paraId="3BDBA762" w14:textId="77777777" w:rsidR="0089393D" w:rsidRDefault="0089393D" w:rsidP="006A5CCD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14148"/>
      </w:tblGrid>
      <w:tr w:rsidR="002D5E49" w14:paraId="2614D04A" w14:textId="77777777" w:rsidTr="00C4535B">
        <w:tc>
          <w:tcPr>
            <w:tcW w:w="14616" w:type="dxa"/>
            <w:gridSpan w:val="2"/>
            <w:shd w:val="clear" w:color="auto" w:fill="auto"/>
          </w:tcPr>
          <w:p w14:paraId="2614D049" w14:textId="601C350A" w:rsidR="003F59E5" w:rsidRPr="00707E2F" w:rsidRDefault="001E2C74" w:rsidP="001E2C74">
            <w:pPr>
              <w:spacing w:after="0" w:line="240" w:lineRule="auto"/>
              <w:rPr>
                <w:b/>
              </w:rPr>
            </w:pPr>
            <w:del w:id="439" w:author="Shewmaker, Michael@Energy" w:date="2022-01-13T07:39:00Z">
              <w:r w:rsidRPr="00707E2F" w:rsidDel="00DD72CA">
                <w:rPr>
                  <w:b/>
                </w:rPr>
                <w:delText>L</w:delText>
              </w:r>
            </w:del>
            <w:ins w:id="440" w:author="Shewmaker, Michael@Energy" w:date="2022-01-13T07:39:00Z">
              <w:del w:id="441" w:author="Alhabibi, Haider@Energy" w:date="2022-03-18T12:47:00Z">
                <w:r w:rsidR="00DD72CA" w:rsidDel="0032394B">
                  <w:rPr>
                    <w:b/>
                  </w:rPr>
                  <w:delText>N</w:delText>
                </w:r>
              </w:del>
            </w:ins>
            <w:ins w:id="442" w:author="Alhabibi, Haider@Energy" w:date="2022-03-18T12:47:00Z">
              <w:r w:rsidR="0032394B">
                <w:rPr>
                  <w:b/>
                </w:rPr>
                <w:t>M</w:t>
              </w:r>
            </w:ins>
            <w:r w:rsidR="002D5E49" w:rsidRPr="00707E2F">
              <w:rPr>
                <w:b/>
              </w:rPr>
              <w:t>. D</w:t>
            </w:r>
            <w:r w:rsidR="001649D3" w:rsidRPr="00707E2F">
              <w:rPr>
                <w:b/>
              </w:rPr>
              <w:t>etermination</w:t>
            </w:r>
            <w:r w:rsidR="002D5E49" w:rsidRPr="00707E2F">
              <w:rPr>
                <w:b/>
              </w:rPr>
              <w:t xml:space="preserve"> </w:t>
            </w:r>
            <w:r w:rsidR="00414E42" w:rsidRPr="00707E2F">
              <w:rPr>
                <w:b/>
              </w:rPr>
              <w:t>of</w:t>
            </w:r>
            <w:r w:rsidR="002D5E49" w:rsidRPr="00707E2F">
              <w:rPr>
                <w:b/>
              </w:rPr>
              <w:t xml:space="preserve"> HERS V</w:t>
            </w:r>
            <w:r w:rsidR="001649D3" w:rsidRPr="00707E2F">
              <w:rPr>
                <w:b/>
              </w:rPr>
              <w:t>erification</w:t>
            </w:r>
            <w:r w:rsidR="002D5E49" w:rsidRPr="00707E2F">
              <w:rPr>
                <w:b/>
              </w:rPr>
              <w:t xml:space="preserve"> C</w:t>
            </w:r>
            <w:r w:rsidR="001649D3" w:rsidRPr="00707E2F">
              <w:rPr>
                <w:b/>
              </w:rPr>
              <w:t>ompliance</w:t>
            </w:r>
          </w:p>
        </w:tc>
      </w:tr>
      <w:tr w:rsidR="002D5E49" w14:paraId="2614D04C" w14:textId="77777777" w:rsidTr="002D5E49">
        <w:tc>
          <w:tcPr>
            <w:tcW w:w="14616" w:type="dxa"/>
            <w:gridSpan w:val="2"/>
          </w:tcPr>
          <w:p w14:paraId="2614D04B" w14:textId="77777777" w:rsidR="002D5E49" w:rsidRPr="002D5E49" w:rsidRDefault="002D5E49" w:rsidP="00362B00">
            <w:pPr>
              <w:spacing w:after="0" w:line="240" w:lineRule="auto"/>
            </w:pPr>
            <w:r>
              <w:t xml:space="preserve">All applicable sections of this document shall indicate compliance with the specified verification protocol requirements </w:t>
            </w:r>
            <w:proofErr w:type="gramStart"/>
            <w:r>
              <w:t>in order for</w:t>
            </w:r>
            <w:proofErr w:type="gramEnd"/>
            <w:r>
              <w:t xml:space="preserve"> this Certificate of Verification as a whole to be determined to be in compliance.</w:t>
            </w:r>
          </w:p>
        </w:tc>
      </w:tr>
      <w:tr w:rsidR="00236C92" w14:paraId="2614D04F" w14:textId="77777777" w:rsidTr="00236C92">
        <w:tc>
          <w:tcPr>
            <w:tcW w:w="468" w:type="dxa"/>
            <w:vAlign w:val="center"/>
          </w:tcPr>
          <w:p w14:paraId="2614D04D" w14:textId="77777777" w:rsidR="00236C92" w:rsidRDefault="00236C92" w:rsidP="00236C92">
            <w:pPr>
              <w:spacing w:after="0" w:line="240" w:lineRule="auto"/>
              <w:jc w:val="center"/>
            </w:pPr>
            <w:r>
              <w:t>01</w:t>
            </w:r>
          </w:p>
        </w:tc>
        <w:tc>
          <w:tcPr>
            <w:tcW w:w="14148" w:type="dxa"/>
          </w:tcPr>
          <w:p w14:paraId="2614D04E" w14:textId="77777777" w:rsidR="00236C92" w:rsidRDefault="00236C92" w:rsidP="00362B00">
            <w:pPr>
              <w:spacing w:after="0" w:line="240" w:lineRule="auto"/>
            </w:pPr>
          </w:p>
        </w:tc>
      </w:tr>
    </w:tbl>
    <w:p w14:paraId="2614D051" w14:textId="4AE0D51A" w:rsidR="006A5CCD" w:rsidRDefault="006A5CCD" w:rsidP="00BB4E60">
      <w:pPr>
        <w:tabs>
          <w:tab w:val="left" w:pos="929"/>
        </w:tabs>
        <w:spacing w:after="0" w:line="240" w:lineRule="auto"/>
        <w:rPr>
          <w:b/>
        </w:rPr>
      </w:pPr>
    </w:p>
    <w:p w14:paraId="47816B19" w14:textId="77777777" w:rsidR="00F23815" w:rsidRDefault="00F23815">
      <w:r>
        <w:br w:type="page"/>
      </w:r>
    </w:p>
    <w:tbl>
      <w:tblPr>
        <w:tblW w:w="4980" w:type="pct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7255"/>
        <w:gridCol w:w="7259"/>
      </w:tblGrid>
      <w:tr w:rsidR="004D2E10" w:rsidRPr="009E2C1C" w14:paraId="2614D053" w14:textId="77777777" w:rsidTr="00CC17AB"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052" w14:textId="358EEF5C" w:rsidR="004D2E10" w:rsidRPr="009351D2" w:rsidRDefault="004D2E10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cs="Arial"/>
                <w:b/>
              </w:rPr>
            </w:pPr>
            <w:r>
              <w:rPr>
                <w:b/>
              </w:rPr>
              <w:lastRenderedPageBreak/>
              <w:br w:type="page"/>
            </w:r>
            <w:r w:rsidRPr="00E136A4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Documentation Author's Declaration Statement</w:t>
            </w:r>
          </w:p>
        </w:tc>
      </w:tr>
      <w:tr w:rsidR="004D2E10" w:rsidRPr="001B14D6" w14:paraId="2614D055" w14:textId="77777777" w:rsidTr="00707E2F">
        <w:trPr>
          <w:cantSplit/>
          <w:trHeight w:val="179"/>
        </w:trPr>
        <w:tc>
          <w:tcPr>
            <w:tcW w:w="14514" w:type="dxa"/>
            <w:gridSpan w:val="2"/>
            <w:vAlign w:val="center"/>
          </w:tcPr>
          <w:p w14:paraId="2614D054" w14:textId="77777777" w:rsidR="004D2E10" w:rsidRPr="00E136A4" w:rsidRDefault="004D2E10" w:rsidP="00CC17AB">
            <w:pPr>
              <w:numPr>
                <w:ilvl w:val="0"/>
                <w:numId w:val="26"/>
              </w:numPr>
              <w:spacing w:after="0" w:line="240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 xml:space="preserve">certify that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Verification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>documentation is accurate and complete.</w:t>
            </w:r>
          </w:p>
        </w:tc>
      </w:tr>
      <w:tr w:rsidR="004D2E10" w:rsidRPr="00FD7A7F" w14:paraId="2614D058" w14:textId="77777777" w:rsidTr="00CC17AB">
        <w:trPr>
          <w:cantSplit/>
          <w:trHeight w:val="360"/>
        </w:trPr>
        <w:tc>
          <w:tcPr>
            <w:tcW w:w="7255" w:type="dxa"/>
          </w:tcPr>
          <w:p w14:paraId="2614D056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Name:</w:t>
            </w:r>
          </w:p>
        </w:tc>
        <w:tc>
          <w:tcPr>
            <w:tcW w:w="7259" w:type="dxa"/>
          </w:tcPr>
          <w:p w14:paraId="2614D057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Signature:</w:t>
            </w:r>
          </w:p>
        </w:tc>
      </w:tr>
      <w:tr w:rsidR="004D2E10" w:rsidRPr="00FD7A7F" w14:paraId="2614D05B" w14:textId="77777777" w:rsidTr="00CC17AB">
        <w:trPr>
          <w:cantSplit/>
          <w:trHeight w:val="360"/>
        </w:trPr>
        <w:tc>
          <w:tcPr>
            <w:tcW w:w="7255" w:type="dxa"/>
          </w:tcPr>
          <w:p w14:paraId="2614D059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Company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</w:tcPr>
          <w:p w14:paraId="2614D05A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Date</w:t>
            </w:r>
            <w:r>
              <w:rPr>
                <w:rFonts w:asciiTheme="minorHAnsi" w:hAnsiTheme="minorHAnsi"/>
                <w:sz w:val="14"/>
                <w:szCs w:val="14"/>
              </w:rPr>
              <w:t xml:space="preserve"> Signed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D2E10" w:rsidRPr="00FD7A7F" w14:paraId="2614D05E" w14:textId="77777777" w:rsidTr="00CC17AB">
        <w:trPr>
          <w:cantSplit/>
          <w:trHeight w:val="360"/>
        </w:trPr>
        <w:tc>
          <w:tcPr>
            <w:tcW w:w="7255" w:type="dxa"/>
          </w:tcPr>
          <w:p w14:paraId="2614D05C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Address:</w:t>
            </w:r>
          </w:p>
        </w:tc>
        <w:tc>
          <w:tcPr>
            <w:tcW w:w="7259" w:type="dxa"/>
          </w:tcPr>
          <w:p w14:paraId="2614D05D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CEA/HERS Certification Information (if a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pplicable</w:t>
            </w:r>
            <w:r>
              <w:rPr>
                <w:rFonts w:asciiTheme="minorHAnsi" w:hAnsiTheme="minorHAnsi"/>
                <w:sz w:val="14"/>
                <w:szCs w:val="14"/>
              </w:rPr>
              <w:t>)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D2E10" w:rsidRPr="00FD7A7F" w14:paraId="2614D061" w14:textId="77777777" w:rsidTr="00CC17AB">
        <w:trPr>
          <w:cantSplit/>
          <w:trHeight w:val="360"/>
        </w:trPr>
        <w:tc>
          <w:tcPr>
            <w:tcW w:w="7255" w:type="dxa"/>
          </w:tcPr>
          <w:p w14:paraId="2614D05F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City/State/Zip:</w:t>
            </w:r>
          </w:p>
        </w:tc>
        <w:tc>
          <w:tcPr>
            <w:tcW w:w="7259" w:type="dxa"/>
          </w:tcPr>
          <w:p w14:paraId="2614D060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Phone:</w:t>
            </w:r>
          </w:p>
        </w:tc>
      </w:tr>
      <w:tr w:rsidR="004D2E10" w:rsidRPr="008E6C57" w14:paraId="2614D063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296"/>
        </w:trPr>
        <w:tc>
          <w:tcPr>
            <w:tcW w:w="14514" w:type="dxa"/>
            <w:gridSpan w:val="2"/>
            <w:vAlign w:val="center"/>
          </w:tcPr>
          <w:p w14:paraId="2614D062" w14:textId="77777777" w:rsidR="004D2E10" w:rsidRDefault="004D2E10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 </w:t>
            </w:r>
          </w:p>
        </w:tc>
      </w:tr>
      <w:tr w:rsidR="004D2E10" w:rsidRPr="008E6C57" w14:paraId="2614D069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504"/>
        </w:trPr>
        <w:tc>
          <w:tcPr>
            <w:tcW w:w="14514" w:type="dxa"/>
            <w:gridSpan w:val="2"/>
            <w:shd w:val="clear" w:color="auto" w:fill="auto"/>
          </w:tcPr>
          <w:p w14:paraId="2614D064" w14:textId="77777777" w:rsidR="004D2E10" w:rsidRPr="00B706BB" w:rsidRDefault="004D2E10" w:rsidP="00707E2F">
            <w:pPr>
              <w:pStyle w:val="p2"/>
              <w:keepNext/>
              <w:tabs>
                <w:tab w:val="clear" w:pos="357"/>
              </w:tabs>
              <w:spacing w:line="240" w:lineRule="auto"/>
              <w:ind w:left="0" w:right="90" w:firstLine="0"/>
              <w:rPr>
                <w:rFonts w:asciiTheme="minorHAnsi" w:hAnsiTheme="minorHAnsi"/>
                <w:sz w:val="18"/>
                <w:szCs w:val="18"/>
              </w:rPr>
            </w:pPr>
            <w:r w:rsidRPr="00B706BB">
              <w:rPr>
                <w:rFonts w:asciiTheme="minorHAnsi" w:hAnsiTheme="minorHAnsi"/>
                <w:sz w:val="18"/>
                <w:szCs w:val="18"/>
              </w:rPr>
              <w:t xml:space="preserve">I certify the following under penalty of perjury, under the laws of the State of California: </w:t>
            </w:r>
          </w:p>
          <w:p w14:paraId="2614D065" w14:textId="77777777" w:rsidR="004D2E10" w:rsidRPr="00B706BB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The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information provided on this </w:t>
            </w:r>
            <w:r>
              <w:rPr>
                <w:rFonts w:asciiTheme="minorHAnsi" w:hAnsiTheme="minorHAnsi"/>
                <w:sz w:val="18"/>
                <w:szCs w:val="18"/>
              </w:rPr>
              <w:t>Certificate of Verification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is true and correct.</w:t>
            </w:r>
          </w:p>
          <w:p w14:paraId="2614D066" w14:textId="77777777" w:rsidR="004D2E10" w:rsidRPr="00907289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am the certified HERS R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 xml:space="preserve">ater who performed the verification </w:t>
            </w:r>
            <w:r>
              <w:rPr>
                <w:rFonts w:asciiTheme="minorHAnsi" w:hAnsiTheme="minorHAnsi"/>
                <w:sz w:val="18"/>
                <w:szCs w:val="18"/>
              </w:rPr>
              <w:t>identified and reported on this C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ertificate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of Verification (responsible rater)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.</w:t>
            </w:r>
          </w:p>
          <w:p w14:paraId="2614D067" w14:textId="77777777" w:rsidR="004D2E10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field inspected the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proposed for compliance credit for energy efficiency improvement identified on this Certificate of Verification and determined these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 qualify for the proposed existing conditions compliance credit unless reported as not qualified in verification status and correction notes fields on this Certificate of Verification.</w:t>
            </w:r>
          </w:p>
          <w:p w14:paraId="2614D068" w14:textId="77777777" w:rsidR="004D2E10" w:rsidRPr="00BA699E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will ensure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shall be </w:t>
            </w:r>
            <w:proofErr w:type="gramStart"/>
            <w:r w:rsidRPr="00760262">
              <w:rPr>
                <w:rFonts w:asciiTheme="minorHAnsi" w:hAnsiTheme="minorHAnsi"/>
                <w:sz w:val="18"/>
                <w:szCs w:val="18"/>
              </w:rPr>
              <w:t>posted, or</w:t>
            </w:r>
            <w:proofErr w:type="gramEnd"/>
            <w:r w:rsidRPr="00760262">
              <w:rPr>
                <w:rFonts w:asciiTheme="minorHAnsi" w:hAnsiTheme="minorHAnsi"/>
                <w:sz w:val="18"/>
                <w:szCs w:val="18"/>
              </w:rPr>
              <w:t xml:space="preserve"> made available with the building permit(s) issued for the building, and made available to the enforcement agency f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or all applicable inspections. 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understand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is required to be included with the documentation the builder provides to the building owner at occupancy.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 </w:t>
            </w:r>
          </w:p>
        </w:tc>
      </w:tr>
      <w:tr w:rsidR="004D2E10" w:rsidRPr="008E6C57" w14:paraId="2614D06B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06A" w14:textId="77777777" w:rsidR="004D2E10" w:rsidRPr="001B6B55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proofErr w:type="gramStart"/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HERS</w:t>
            </w:r>
            <w:proofErr w:type="gramEnd"/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 RATER INFORMATION</w:t>
            </w:r>
          </w:p>
        </w:tc>
      </w:tr>
      <w:tr w:rsidR="004D2E10" w:rsidRPr="008E6C57" w14:paraId="2614D06E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14514" w:type="dxa"/>
            <w:gridSpan w:val="2"/>
          </w:tcPr>
          <w:p w14:paraId="2614D06C" w14:textId="77777777" w:rsidR="004D2E10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HERS Rater Company Name:</w:t>
            </w:r>
          </w:p>
          <w:p w14:paraId="2614D06D" w14:textId="77777777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D2E10" w:rsidRPr="008E6C57" w14:paraId="2614D072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6F" w14:textId="77777777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 xml:space="preserve">Responsible </w:t>
            </w:r>
            <w:r>
              <w:rPr>
                <w:rFonts w:asciiTheme="minorHAnsi" w:hAnsiTheme="minorHAnsi"/>
                <w:sz w:val="14"/>
                <w:szCs w:val="14"/>
              </w:rPr>
              <w:t>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Name: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70" w14:textId="77777777" w:rsidR="004D2E10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Responsible Rater Signature:</w:t>
            </w:r>
          </w:p>
          <w:p w14:paraId="2614D071" w14:textId="77777777" w:rsidR="004D2E10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D2E10" w:rsidRPr="008E6C57" w14:paraId="2614D075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73" w14:textId="0E90CE22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Responsible 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Certification Number w/ this HERS Provider</w:t>
            </w:r>
            <w:r w:rsidR="00414E42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74" w14:textId="77777777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Date Signed:</w:t>
            </w:r>
          </w:p>
        </w:tc>
      </w:tr>
    </w:tbl>
    <w:p w14:paraId="2614D076" w14:textId="77777777" w:rsidR="004D2E10" w:rsidRDefault="004D2E10" w:rsidP="00BB4E60">
      <w:pPr>
        <w:tabs>
          <w:tab w:val="left" w:pos="929"/>
        </w:tabs>
        <w:spacing w:after="0" w:line="240" w:lineRule="auto"/>
        <w:rPr>
          <w:b/>
        </w:rPr>
      </w:pPr>
    </w:p>
    <w:p w14:paraId="2614D077" w14:textId="77777777" w:rsidR="004D2E10" w:rsidRDefault="004D2E10" w:rsidP="00BB4E60">
      <w:pPr>
        <w:tabs>
          <w:tab w:val="left" w:pos="929"/>
        </w:tabs>
        <w:spacing w:after="0" w:line="240" w:lineRule="auto"/>
        <w:rPr>
          <w:b/>
        </w:rPr>
      </w:pPr>
    </w:p>
    <w:p w14:paraId="2614D078" w14:textId="77777777" w:rsidR="00362B00" w:rsidRDefault="00362B00" w:rsidP="00362B00">
      <w:pPr>
        <w:spacing w:after="0" w:line="240" w:lineRule="auto"/>
        <w:rPr>
          <w:b/>
          <w:u w:val="single"/>
        </w:rPr>
        <w:sectPr w:rsidR="00362B00" w:rsidSect="003F59E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008" w:right="720" w:bottom="1008" w:left="720" w:header="432" w:footer="432" w:gutter="0"/>
          <w:cols w:space="720"/>
          <w:titlePg/>
          <w:docGrid w:linePitch="360"/>
        </w:sectPr>
      </w:pPr>
    </w:p>
    <w:p w14:paraId="2614D079" w14:textId="1F01C5AF" w:rsidR="00362B00" w:rsidRPr="00707E2F" w:rsidRDefault="00414E42" w:rsidP="00707E2F">
      <w:pPr>
        <w:spacing w:after="0" w:line="240" w:lineRule="auto"/>
        <w:jc w:val="center"/>
        <w:rPr>
          <w:b/>
          <w:sz w:val="20"/>
        </w:rPr>
      </w:pPr>
      <w:r w:rsidRPr="00707E2F">
        <w:rPr>
          <w:b/>
          <w:sz w:val="20"/>
        </w:rPr>
        <w:lastRenderedPageBreak/>
        <w:t>CF3R-EXC-20-H User Instructions</w:t>
      </w:r>
    </w:p>
    <w:p w14:paraId="2614D07A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7C" w14:textId="77777777" w:rsidR="00362B00" w:rsidRPr="00707E2F" w:rsidRDefault="00362B00" w:rsidP="00707E2F">
      <w:pPr>
        <w:tabs>
          <w:tab w:val="left" w:pos="8909"/>
        </w:tabs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>A. General Information</w:t>
      </w:r>
    </w:p>
    <w:p w14:paraId="2614D07D" w14:textId="4CBA64B2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Rater should verify this information to the best of their ability. Any questions or deviations should be indicated in the Verification Status row.</w:t>
      </w:r>
    </w:p>
    <w:p w14:paraId="2614D07E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0594B64E" w14:textId="1641EB52" w:rsidR="00DD72CA" w:rsidRDefault="00DD72CA" w:rsidP="00362B00">
      <w:pPr>
        <w:keepNext/>
        <w:spacing w:after="0" w:line="240" w:lineRule="auto"/>
        <w:rPr>
          <w:ins w:id="462" w:author="Shewmaker, Michael@Energy" w:date="2022-01-13T08:06:00Z"/>
          <w:b/>
          <w:sz w:val="20"/>
          <w:szCs w:val="20"/>
        </w:rPr>
      </w:pPr>
      <w:ins w:id="463" w:author="Shewmaker, Michael@Energy" w:date="2022-01-13T07:40:00Z">
        <w:r>
          <w:rPr>
            <w:b/>
            <w:sz w:val="20"/>
            <w:szCs w:val="20"/>
          </w:rPr>
          <w:t>B</w:t>
        </w:r>
      </w:ins>
      <w:ins w:id="464" w:author="Alhabibi, Haider@Energy" w:date="2022-02-23T15:29:00Z">
        <w:r w:rsidR="006513E7">
          <w:rPr>
            <w:b/>
            <w:sz w:val="20"/>
            <w:szCs w:val="20"/>
          </w:rPr>
          <w:t>1</w:t>
        </w:r>
      </w:ins>
      <w:ins w:id="465" w:author="Shewmaker, Michael@Energy" w:date="2022-01-13T07:40:00Z">
        <w:r>
          <w:rPr>
            <w:b/>
            <w:sz w:val="20"/>
            <w:szCs w:val="20"/>
          </w:rPr>
          <w:t>. Building Envelope Leakage</w:t>
        </w:r>
      </w:ins>
    </w:p>
    <w:p w14:paraId="062C614F" w14:textId="69F5D48B" w:rsidR="008F6857" w:rsidRPr="008F6857" w:rsidRDefault="005C197F" w:rsidP="00362B00">
      <w:pPr>
        <w:keepNext/>
        <w:spacing w:after="0" w:line="240" w:lineRule="auto"/>
        <w:rPr>
          <w:ins w:id="466" w:author="Shewmaker, Michael@Energy" w:date="2022-01-13T07:39:00Z"/>
          <w:bCs/>
          <w:sz w:val="20"/>
          <w:szCs w:val="20"/>
          <w:rPrChange w:id="467" w:author="Shewmaker, Michael@Energy" w:date="2022-01-13T08:06:00Z">
            <w:rPr>
              <w:ins w:id="468" w:author="Shewmaker, Michael@Energy" w:date="2022-01-13T07:39:00Z"/>
              <w:b/>
              <w:sz w:val="20"/>
              <w:szCs w:val="20"/>
            </w:rPr>
          </w:rPrChange>
        </w:rPr>
      </w:pPr>
      <w:ins w:id="469" w:author="Shewmaker, Michael@Energy" w:date="2022-01-13T08:07:00Z">
        <w:r>
          <w:rPr>
            <w:bCs/>
            <w:sz w:val="20"/>
            <w:szCs w:val="20"/>
          </w:rPr>
          <w:t xml:space="preserve">Existing </w:t>
        </w:r>
      </w:ins>
      <w:ins w:id="470" w:author="Shewmaker, Michael@Energy" w:date="2022-01-13T08:09:00Z">
        <w:r w:rsidR="002B6DA7">
          <w:rPr>
            <w:bCs/>
            <w:sz w:val="20"/>
            <w:szCs w:val="20"/>
          </w:rPr>
          <w:t xml:space="preserve">(pre-retrofit) </w:t>
        </w:r>
      </w:ins>
      <w:ins w:id="471" w:author="Shewmaker, Michael@Energy" w:date="2022-01-13T08:07:00Z">
        <w:r w:rsidR="00FC532C">
          <w:rPr>
            <w:bCs/>
            <w:sz w:val="20"/>
            <w:szCs w:val="20"/>
          </w:rPr>
          <w:t xml:space="preserve">building envelope leakage </w:t>
        </w:r>
      </w:ins>
      <w:ins w:id="472" w:author="Shewmaker, Michael@Energy" w:date="2022-01-13T08:08:00Z">
        <w:r w:rsidR="00FC532C">
          <w:rPr>
            <w:bCs/>
            <w:sz w:val="20"/>
            <w:szCs w:val="20"/>
          </w:rPr>
          <w:t>should be verified in accordance with the procedure</w:t>
        </w:r>
      </w:ins>
      <w:ins w:id="473" w:author="Shewmaker, Michael@Energy" w:date="2022-01-13T08:09:00Z">
        <w:r w:rsidR="002B6DA7">
          <w:rPr>
            <w:bCs/>
            <w:sz w:val="20"/>
            <w:szCs w:val="20"/>
          </w:rPr>
          <w:t>s</w:t>
        </w:r>
      </w:ins>
      <w:ins w:id="474" w:author="Shewmaker, Michael@Energy" w:date="2022-01-13T08:08:00Z">
        <w:r w:rsidR="00FC532C">
          <w:rPr>
            <w:bCs/>
            <w:sz w:val="20"/>
            <w:szCs w:val="20"/>
          </w:rPr>
          <w:t xml:space="preserve"> outlined in </w:t>
        </w:r>
      </w:ins>
      <w:ins w:id="475" w:author="Shewmaker, Michael@Energy" w:date="2022-01-13T08:09:00Z">
        <w:r w:rsidR="002B6DA7">
          <w:rPr>
            <w:bCs/>
            <w:sz w:val="20"/>
            <w:szCs w:val="20"/>
          </w:rPr>
          <w:t>the Reference Appendices, Residential Appendix, RA3.8.</w:t>
        </w:r>
      </w:ins>
      <w:ins w:id="476" w:author="Shewmaker, Michael@Energy" w:date="2022-01-13T08:07:00Z">
        <w:r>
          <w:rPr>
            <w:bCs/>
            <w:sz w:val="20"/>
            <w:szCs w:val="20"/>
          </w:rPr>
          <w:t xml:space="preserve"> </w:t>
        </w:r>
      </w:ins>
    </w:p>
    <w:p w14:paraId="4389BA76" w14:textId="77777777" w:rsidR="00DD72CA" w:rsidRDefault="00DD72CA" w:rsidP="00362B00">
      <w:pPr>
        <w:keepNext/>
        <w:spacing w:after="0" w:line="240" w:lineRule="auto"/>
        <w:rPr>
          <w:ins w:id="477" w:author="Shewmaker, Michael@Energy" w:date="2022-01-13T07:39:00Z"/>
          <w:b/>
          <w:sz w:val="20"/>
          <w:szCs w:val="20"/>
        </w:rPr>
      </w:pPr>
    </w:p>
    <w:p w14:paraId="2614D07F" w14:textId="1AB30A27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B. </w:t>
      </w:r>
      <w:r w:rsidR="00414E42">
        <w:rPr>
          <w:b/>
          <w:sz w:val="20"/>
          <w:szCs w:val="20"/>
        </w:rPr>
        <w:t>Opaque Surfaces</w:t>
      </w:r>
    </w:p>
    <w:p w14:paraId="2614D080" w14:textId="641793D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Existing roof type, R-value above deck</w:t>
      </w:r>
      <w:r w:rsidR="00F23815">
        <w:rPr>
          <w:sz w:val="20"/>
          <w:szCs w:val="20"/>
        </w:rPr>
        <w:t>,</w:t>
      </w:r>
      <w:r w:rsidRPr="00707E2F">
        <w:rPr>
          <w:sz w:val="20"/>
          <w:szCs w:val="20"/>
        </w:rPr>
        <w:t xml:space="preserve"> and R-value below deck should all be verified.</w:t>
      </w:r>
    </w:p>
    <w:p w14:paraId="2614D081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2" w14:textId="1EB09890" w:rsidR="00362B00" w:rsidRPr="00707E2F" w:rsidRDefault="00362B00" w:rsidP="2662821B">
      <w:pPr>
        <w:keepNext/>
        <w:spacing w:after="0" w:line="240" w:lineRule="auto"/>
        <w:rPr>
          <w:b/>
          <w:bCs/>
          <w:sz w:val="20"/>
          <w:szCs w:val="20"/>
        </w:rPr>
      </w:pPr>
      <w:r w:rsidRPr="2662821B">
        <w:rPr>
          <w:b/>
          <w:bCs/>
          <w:sz w:val="20"/>
          <w:szCs w:val="20"/>
        </w:rPr>
        <w:t xml:space="preserve">C. </w:t>
      </w:r>
      <w:r w:rsidR="351164D1" w:rsidRPr="2662821B">
        <w:rPr>
          <w:b/>
          <w:bCs/>
          <w:sz w:val="20"/>
          <w:szCs w:val="20"/>
        </w:rPr>
        <w:t>Roofs</w:t>
      </w:r>
    </w:p>
    <w:p w14:paraId="2614D083" w14:textId="25B5CC91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 xml:space="preserve">Existing dwelling unit, frame type, area, </w:t>
      </w:r>
      <w:r w:rsidR="00F23815">
        <w:rPr>
          <w:sz w:val="20"/>
          <w:szCs w:val="20"/>
        </w:rPr>
        <w:t>U</w:t>
      </w:r>
      <w:r w:rsidRPr="00707E2F">
        <w:rPr>
          <w:sz w:val="20"/>
          <w:szCs w:val="20"/>
        </w:rPr>
        <w:t xml:space="preserve">-factor, and R-values should all be verified. </w:t>
      </w:r>
    </w:p>
    <w:p w14:paraId="2614D084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5" w14:textId="16C1CF8F" w:rsidR="00362B00" w:rsidRPr="00707E2F" w:rsidRDefault="00362B00" w:rsidP="00362B00">
      <w:pPr>
        <w:keepNext/>
        <w:spacing w:after="0" w:line="240" w:lineRule="auto"/>
        <w:rPr>
          <w:sz w:val="20"/>
          <w:szCs w:val="20"/>
        </w:rPr>
      </w:pPr>
      <w:r w:rsidRPr="00707E2F">
        <w:rPr>
          <w:b/>
          <w:sz w:val="20"/>
          <w:szCs w:val="20"/>
        </w:rPr>
        <w:t xml:space="preserve">D. </w:t>
      </w:r>
      <w:r w:rsidR="00707E2F">
        <w:rPr>
          <w:b/>
          <w:sz w:val="20"/>
          <w:szCs w:val="20"/>
        </w:rPr>
        <w:t>Windows</w:t>
      </w:r>
    </w:p>
    <w:p w14:paraId="2614D086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Existing dwelling unit, surface type, frame type, area, u-factor, and R-values should all be verified.</w:t>
      </w:r>
    </w:p>
    <w:p w14:paraId="2614D087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8" w14:textId="719BB9CD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E. </w:t>
      </w:r>
      <w:r w:rsidR="00707E2F">
        <w:rPr>
          <w:b/>
          <w:sz w:val="20"/>
          <w:szCs w:val="20"/>
        </w:rPr>
        <w:t>Doors</w:t>
      </w:r>
    </w:p>
    <w:p w14:paraId="2614D089" w14:textId="2004697F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 xml:space="preserve">Existing wall type, frame type, area, </w:t>
      </w:r>
      <w:r w:rsidR="00F23815">
        <w:rPr>
          <w:sz w:val="20"/>
          <w:szCs w:val="20"/>
        </w:rPr>
        <w:t>U</w:t>
      </w:r>
      <w:r w:rsidRPr="00707E2F">
        <w:rPr>
          <w:sz w:val="20"/>
          <w:szCs w:val="20"/>
        </w:rPr>
        <w:t>-factor</w:t>
      </w:r>
      <w:r w:rsidR="00F23815">
        <w:rPr>
          <w:sz w:val="20"/>
          <w:szCs w:val="20"/>
        </w:rPr>
        <w:t>,</w:t>
      </w:r>
      <w:r w:rsidRPr="00707E2F">
        <w:rPr>
          <w:sz w:val="20"/>
          <w:szCs w:val="20"/>
        </w:rPr>
        <w:t xml:space="preserve"> and R-values should all be verified.</w:t>
      </w:r>
    </w:p>
    <w:p w14:paraId="2614D08A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B" w14:textId="054F3F49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F. </w:t>
      </w:r>
      <w:r w:rsidR="00707E2F">
        <w:rPr>
          <w:b/>
          <w:sz w:val="20"/>
          <w:szCs w:val="20"/>
        </w:rPr>
        <w:t>Overhangs &amp; Fins</w:t>
      </w:r>
    </w:p>
    <w:p w14:paraId="2614D08C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8D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E" w14:textId="56420A9B" w:rsidR="00362B00" w:rsidRPr="00707E2F" w:rsidRDefault="00362B00" w:rsidP="00362B00">
      <w:pPr>
        <w:keepNext/>
        <w:spacing w:after="0" w:line="240" w:lineRule="auto"/>
        <w:ind w:right="-267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G. </w:t>
      </w:r>
      <w:r w:rsidR="00707E2F">
        <w:rPr>
          <w:b/>
          <w:sz w:val="20"/>
          <w:szCs w:val="20"/>
        </w:rPr>
        <w:t>Water Heaters</w:t>
      </w:r>
    </w:p>
    <w:p w14:paraId="2614D08F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0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1" w14:textId="04A87407" w:rsidR="00362B00" w:rsidRPr="00707E2F" w:rsidRDefault="00362B00" w:rsidP="00362B00">
      <w:pPr>
        <w:keepNext/>
        <w:spacing w:after="0" w:line="240" w:lineRule="auto"/>
        <w:ind w:right="-290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H. </w:t>
      </w:r>
      <w:r w:rsidR="00707E2F">
        <w:rPr>
          <w:b/>
          <w:sz w:val="20"/>
          <w:szCs w:val="20"/>
        </w:rPr>
        <w:t>Water Heating</w:t>
      </w:r>
    </w:p>
    <w:p w14:paraId="2614D092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3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4" w14:textId="6FBBAA19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>I. HVAC</w:t>
      </w:r>
      <w:r w:rsidR="00707E2F">
        <w:rPr>
          <w:b/>
          <w:sz w:val="20"/>
          <w:szCs w:val="20"/>
        </w:rPr>
        <w:t xml:space="preserve"> – Heating Systems</w:t>
      </w:r>
    </w:p>
    <w:p w14:paraId="2614D095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6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7" w14:textId="45EBC4DA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J. </w:t>
      </w:r>
      <w:r w:rsidR="00707E2F">
        <w:rPr>
          <w:b/>
          <w:sz w:val="20"/>
          <w:szCs w:val="20"/>
        </w:rPr>
        <w:t>HVAC – Cooling Systems</w:t>
      </w:r>
    </w:p>
    <w:p w14:paraId="2614D098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9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A" w14:textId="15C3B478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K. </w:t>
      </w:r>
      <w:r w:rsidR="00707E2F">
        <w:rPr>
          <w:b/>
          <w:sz w:val="20"/>
          <w:szCs w:val="20"/>
        </w:rPr>
        <w:t>HVAC Distribution</w:t>
      </w:r>
    </w:p>
    <w:p w14:paraId="2614D09B" w14:textId="1B087398" w:rsidR="00512936" w:rsidRDefault="00362B00" w:rsidP="00362B00">
      <w:pPr>
        <w:spacing w:after="0" w:line="240" w:lineRule="auto"/>
        <w:rPr>
          <w:ins w:id="478" w:author="Shewmaker, Michael@Energy" w:date="2022-01-13T07:40:00Z"/>
          <w:sz w:val="20"/>
          <w:szCs w:val="20"/>
        </w:rPr>
      </w:pPr>
      <w:r w:rsidRPr="00707E2F">
        <w:rPr>
          <w:sz w:val="20"/>
          <w:szCs w:val="20"/>
        </w:rPr>
        <w:t>All columns of this section should be verified</w:t>
      </w:r>
    </w:p>
    <w:p w14:paraId="2E4746A4" w14:textId="6AC5E262" w:rsidR="00DD72CA" w:rsidRDefault="00DD72CA" w:rsidP="00362B00">
      <w:pPr>
        <w:spacing w:after="0" w:line="240" w:lineRule="auto"/>
        <w:rPr>
          <w:ins w:id="479" w:author="Shewmaker, Michael@Energy" w:date="2022-01-13T07:40:00Z"/>
          <w:sz w:val="20"/>
          <w:szCs w:val="20"/>
        </w:rPr>
      </w:pPr>
    </w:p>
    <w:p w14:paraId="448AC17D" w14:textId="3D6EC6AC" w:rsidR="00DD72CA" w:rsidRDefault="00DD72CA">
      <w:pPr>
        <w:keepNext/>
        <w:keepLines/>
        <w:spacing w:after="0" w:line="240" w:lineRule="auto"/>
        <w:rPr>
          <w:ins w:id="480" w:author="Shewmaker, Michael@Energy" w:date="2022-01-13T08:06:00Z"/>
          <w:b/>
          <w:bCs/>
          <w:sz w:val="20"/>
          <w:szCs w:val="20"/>
        </w:rPr>
        <w:pPrChange w:id="481" w:author="Shewmaker, Michael@Energy" w:date="2022-01-13T08:10:00Z">
          <w:pPr>
            <w:spacing w:after="0" w:line="240" w:lineRule="auto"/>
          </w:pPr>
        </w:pPrChange>
      </w:pPr>
      <w:ins w:id="482" w:author="Shewmaker, Michael@Energy" w:date="2022-01-13T07:40:00Z">
        <w:del w:id="483" w:author="Alhabibi, Haider@Energy" w:date="2022-03-18T12:48:00Z">
          <w:r w:rsidDel="004B2E13">
            <w:rPr>
              <w:b/>
              <w:bCs/>
              <w:sz w:val="20"/>
              <w:szCs w:val="20"/>
            </w:rPr>
            <w:lastRenderedPageBreak/>
            <w:delText>M</w:delText>
          </w:r>
        </w:del>
      </w:ins>
      <w:ins w:id="484" w:author="Alhabibi, Haider@Energy" w:date="2022-03-18T12:48:00Z">
        <w:r w:rsidR="004B2E13">
          <w:rPr>
            <w:b/>
            <w:bCs/>
            <w:sz w:val="20"/>
            <w:szCs w:val="20"/>
          </w:rPr>
          <w:t>L</w:t>
        </w:r>
      </w:ins>
      <w:ins w:id="485" w:author="Shewmaker, Michael@Energy" w:date="2022-01-13T07:40:00Z">
        <w:r>
          <w:rPr>
            <w:b/>
            <w:bCs/>
            <w:sz w:val="20"/>
            <w:szCs w:val="20"/>
          </w:rPr>
          <w:t>. Indoor Air Quality (IAQ</w:t>
        </w:r>
      </w:ins>
      <w:ins w:id="486" w:author="Shewmaker, Michael@Energy" w:date="2022-01-13T07:41:00Z">
        <w:r>
          <w:rPr>
            <w:b/>
            <w:bCs/>
            <w:sz w:val="20"/>
            <w:szCs w:val="20"/>
          </w:rPr>
          <w:t>) Fans</w:t>
        </w:r>
      </w:ins>
    </w:p>
    <w:p w14:paraId="66E21452" w14:textId="0259FBC4" w:rsidR="00C36296" w:rsidRPr="00C36296" w:rsidRDefault="00C36296">
      <w:pPr>
        <w:keepNext/>
        <w:keepLines/>
        <w:spacing w:after="0" w:line="240" w:lineRule="auto"/>
        <w:rPr>
          <w:rPrChange w:id="487" w:author="Shewmaker, Michael@Energy" w:date="2022-01-13T08:06:00Z">
            <w:rPr>
              <w:sz w:val="20"/>
              <w:szCs w:val="20"/>
            </w:rPr>
          </w:rPrChange>
        </w:rPr>
        <w:pPrChange w:id="488" w:author="Shewmaker, Michael@Energy" w:date="2022-01-13T08:10:00Z">
          <w:pPr>
            <w:spacing w:after="0" w:line="240" w:lineRule="auto"/>
          </w:pPr>
        </w:pPrChange>
      </w:pPr>
      <w:ins w:id="489" w:author="Shewmaker, Michael@Energy" w:date="2022-01-13T08:06:00Z">
        <w:r>
          <w:t>All columns of this section should be verified.</w:t>
        </w:r>
      </w:ins>
    </w:p>
    <w:p w14:paraId="2614D09C" w14:textId="77777777" w:rsidR="00512936" w:rsidRDefault="00512936" w:rsidP="00362B00">
      <w:pPr>
        <w:spacing w:after="0" w:line="240" w:lineRule="auto"/>
      </w:pPr>
    </w:p>
    <w:p w14:paraId="2614D09D" w14:textId="77777777" w:rsidR="00512936" w:rsidRDefault="00512936" w:rsidP="00362B00">
      <w:pPr>
        <w:spacing w:after="0" w:line="240" w:lineRule="auto"/>
        <w:sectPr w:rsidR="00512936" w:rsidSect="006614F8">
          <w:headerReference w:type="default" r:id="rId18"/>
          <w:footerReference w:type="default" r:id="rId19"/>
          <w:pgSz w:w="15840" w:h="12240" w:orient="landscape"/>
          <w:pgMar w:top="1008" w:right="720" w:bottom="1008" w:left="720" w:header="576" w:footer="576" w:gutter="0"/>
          <w:pgNumType w:start="1"/>
          <w:cols w:space="720"/>
          <w:docGrid w:linePitch="360"/>
        </w:sectPr>
      </w:pP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474"/>
        <w:gridCol w:w="3780"/>
        <w:gridCol w:w="3245"/>
        <w:gridCol w:w="541"/>
        <w:gridCol w:w="3415"/>
        <w:gridCol w:w="3175"/>
      </w:tblGrid>
      <w:tr w:rsidR="00362B00" w:rsidRPr="001C276F" w14:paraId="2614D09F" w14:textId="77777777" w:rsidTr="282242B2">
        <w:trPr>
          <w:trHeight w:val="288"/>
          <w:jc w:val="right"/>
        </w:trPr>
        <w:tc>
          <w:tcPr>
            <w:tcW w:w="5000" w:type="pct"/>
            <w:gridSpan w:val="6"/>
            <w:shd w:val="clear" w:color="auto" w:fill="auto"/>
          </w:tcPr>
          <w:p w14:paraId="2614D09E" w14:textId="77777777" w:rsidR="003F59E5" w:rsidRPr="00707E2F" w:rsidRDefault="00863C7C">
            <w:pPr>
              <w:spacing w:after="0" w:line="240" w:lineRule="auto"/>
            </w:pPr>
            <w:r w:rsidRPr="00707E2F">
              <w:rPr>
                <w:b/>
                <w:sz w:val="20"/>
              </w:rPr>
              <w:lastRenderedPageBreak/>
              <w:t xml:space="preserve">A. </w:t>
            </w:r>
            <w:r w:rsidR="00B86316" w:rsidRPr="00707E2F">
              <w:rPr>
                <w:b/>
                <w:sz w:val="20"/>
              </w:rPr>
              <w:t>G</w:t>
            </w:r>
            <w:r w:rsidR="001649D3" w:rsidRPr="00707E2F">
              <w:rPr>
                <w:b/>
                <w:sz w:val="20"/>
              </w:rPr>
              <w:t>eneral Information</w:t>
            </w:r>
          </w:p>
        </w:tc>
      </w:tr>
      <w:tr w:rsidR="00362B00" w:rsidRPr="001C276F" w14:paraId="2614D0A3" w14:textId="77777777" w:rsidTr="282242B2">
        <w:trPr>
          <w:trHeight w:val="259"/>
          <w:jc w:val="right"/>
        </w:trPr>
        <w:tc>
          <w:tcPr>
            <w:tcW w:w="162" w:type="pct"/>
          </w:tcPr>
          <w:p w14:paraId="2614D0A0" w14:textId="77777777" w:rsidR="001F7755" w:rsidRPr="00413308" w:rsidRDefault="00362B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01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1" w14:textId="77777777" w:rsidR="00362B00" w:rsidRPr="00413308" w:rsidRDefault="00362B00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Project Name:</w:t>
            </w:r>
          </w:p>
        </w:tc>
        <w:tc>
          <w:tcPr>
            <w:tcW w:w="3546" w:type="pct"/>
            <w:gridSpan w:val="4"/>
            <w:tcMar>
              <w:left w:w="144" w:type="dxa"/>
            </w:tcMar>
          </w:tcPr>
          <w:p w14:paraId="2614D0A2" w14:textId="77777777" w:rsidR="00766423" w:rsidRDefault="00362B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</w:t>
            </w:r>
            <w:r w:rsidR="008D5836">
              <w:rPr>
                <w:sz w:val="20"/>
                <w:szCs w:val="20"/>
              </w:rPr>
              <w:t>pull from CF1R</w:t>
            </w:r>
            <w:r>
              <w:rPr>
                <w:sz w:val="20"/>
                <w:szCs w:val="20"/>
              </w:rPr>
              <w:t>&gt;</w:t>
            </w:r>
          </w:p>
        </w:tc>
      </w:tr>
      <w:tr w:rsidR="008D5836" w:rsidRPr="001C276F" w14:paraId="2614D0A7" w14:textId="77777777" w:rsidTr="282242B2">
        <w:trPr>
          <w:trHeight w:val="259"/>
          <w:jc w:val="right"/>
        </w:trPr>
        <w:tc>
          <w:tcPr>
            <w:tcW w:w="162" w:type="pct"/>
          </w:tcPr>
          <w:p w14:paraId="2614D0A4" w14:textId="77777777" w:rsidR="001F7755" w:rsidRPr="00413308" w:rsidRDefault="008D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02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5" w14:textId="77777777" w:rsidR="008D5836" w:rsidRPr="00413308" w:rsidRDefault="008D5836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Calculation Description:</w:t>
            </w:r>
          </w:p>
        </w:tc>
        <w:tc>
          <w:tcPr>
            <w:tcW w:w="3546" w:type="pct"/>
            <w:gridSpan w:val="4"/>
            <w:tcMar>
              <w:left w:w="144" w:type="dxa"/>
            </w:tcMar>
          </w:tcPr>
          <w:p w14:paraId="2614D0A6" w14:textId="77777777" w:rsidR="008D5836" w:rsidRPr="001E76FE" w:rsidRDefault="008D5836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591CCF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AB" w14:textId="77777777" w:rsidTr="282242B2">
        <w:trPr>
          <w:trHeight w:val="259"/>
          <w:jc w:val="right"/>
        </w:trPr>
        <w:tc>
          <w:tcPr>
            <w:tcW w:w="162" w:type="pct"/>
          </w:tcPr>
          <w:p w14:paraId="2614D0A8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03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9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Project Location:</w:t>
            </w:r>
          </w:p>
        </w:tc>
        <w:tc>
          <w:tcPr>
            <w:tcW w:w="3546" w:type="pct"/>
            <w:gridSpan w:val="4"/>
            <w:tcMar>
              <w:left w:w="144" w:type="dxa"/>
            </w:tcMar>
          </w:tcPr>
          <w:p w14:paraId="2614D0AA" w14:textId="77777777" w:rsidR="00A92674" w:rsidRDefault="00DE4393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B2" w14:textId="77777777" w:rsidTr="282242B2">
        <w:trPr>
          <w:trHeight w:val="259"/>
          <w:jc w:val="right"/>
        </w:trPr>
        <w:tc>
          <w:tcPr>
            <w:tcW w:w="162" w:type="pct"/>
          </w:tcPr>
          <w:p w14:paraId="2614D0AC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04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D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CA City: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AE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  <w:vAlign w:val="center"/>
          </w:tcPr>
          <w:p w14:paraId="2614D0AF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05</w:t>
            </w:r>
          </w:p>
        </w:tc>
        <w:tc>
          <w:tcPr>
            <w:tcW w:w="1167" w:type="pct"/>
          </w:tcPr>
          <w:p w14:paraId="2614D0B0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Standards Version: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B1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B9" w14:textId="77777777" w:rsidTr="282242B2">
        <w:trPr>
          <w:trHeight w:val="259"/>
          <w:jc w:val="right"/>
        </w:trPr>
        <w:tc>
          <w:tcPr>
            <w:tcW w:w="162" w:type="pct"/>
          </w:tcPr>
          <w:p w14:paraId="2614D0B3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06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B4" w14:textId="64500267" w:rsidR="00DE4393" w:rsidRPr="00413308" w:rsidRDefault="00DE4393" w:rsidP="00F23815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 xml:space="preserve">Zip </w:t>
            </w:r>
            <w:r w:rsidR="00F23815">
              <w:rPr>
                <w:sz w:val="20"/>
                <w:szCs w:val="20"/>
              </w:rPr>
              <w:t>C</w:t>
            </w:r>
            <w:r w:rsidRPr="00413308">
              <w:rPr>
                <w:sz w:val="20"/>
                <w:szCs w:val="20"/>
              </w:rPr>
              <w:t>ode: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B5" w14:textId="77777777" w:rsidR="00DE4393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B6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07</w:t>
            </w:r>
          </w:p>
        </w:tc>
        <w:tc>
          <w:tcPr>
            <w:tcW w:w="1167" w:type="pct"/>
          </w:tcPr>
          <w:p w14:paraId="2614D0B7" w14:textId="31F12F30" w:rsidR="00DE4393" w:rsidRPr="00413308" w:rsidRDefault="00623F50" w:rsidP="00623F5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</w:t>
            </w:r>
            <w:r w:rsidR="00DE4393" w:rsidRPr="00413308">
              <w:rPr>
                <w:sz w:val="20"/>
                <w:szCs w:val="20"/>
              </w:rPr>
              <w:t xml:space="preserve"> Version: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B8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C0" w14:textId="77777777" w:rsidTr="282242B2">
        <w:trPr>
          <w:trHeight w:val="259"/>
          <w:jc w:val="right"/>
        </w:trPr>
        <w:tc>
          <w:tcPr>
            <w:tcW w:w="162" w:type="pct"/>
          </w:tcPr>
          <w:p w14:paraId="2614D0BA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08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BB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Climate Zone: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BC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BD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09</w:t>
            </w:r>
          </w:p>
        </w:tc>
        <w:tc>
          <w:tcPr>
            <w:tcW w:w="1167" w:type="pct"/>
            <w:vAlign w:val="center"/>
          </w:tcPr>
          <w:p w14:paraId="2614D0BE" w14:textId="0CAC1C55" w:rsidR="00DE4393" w:rsidRPr="00413308" w:rsidRDefault="00D6658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 Orientation (deg/cardinal)</w:t>
            </w:r>
            <w:r w:rsidR="00DE4393" w:rsidRPr="00413308">
              <w:rPr>
                <w:sz w:val="20"/>
                <w:szCs w:val="20"/>
              </w:rPr>
              <w:t>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BF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C7" w14:textId="77777777" w:rsidTr="282242B2">
        <w:trPr>
          <w:trHeight w:val="259"/>
          <w:jc w:val="right"/>
        </w:trPr>
        <w:tc>
          <w:tcPr>
            <w:tcW w:w="162" w:type="pct"/>
          </w:tcPr>
          <w:p w14:paraId="2614D0C1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10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C2" w14:textId="58CEE9DC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del w:id="496" w:author="Shewmaker, Michael@Energy" w:date="2022-03-01T00:12:00Z">
              <w:r w:rsidRPr="282242B2" w:rsidDel="03FD9EA3">
                <w:rPr>
                  <w:sz w:val="20"/>
                  <w:szCs w:val="20"/>
                </w:rPr>
                <w:delText>Building Type</w:delText>
              </w:r>
            </w:del>
            <w:ins w:id="497" w:author="Shewmaker, Michael@Energy" w:date="2022-03-01T00:12:00Z">
              <w:r w:rsidR="03FD9EA3" w:rsidRPr="282242B2">
                <w:rPr>
                  <w:sz w:val="20"/>
                  <w:szCs w:val="20"/>
                </w:rPr>
                <w:t>Total Building Volume</w:t>
              </w:r>
            </w:ins>
            <w:ins w:id="498" w:author="Shewmaker, Michael@Energy" w:date="2022-03-01T00:13:00Z">
              <w:r w:rsidR="03FD9EA3" w:rsidRPr="282242B2">
                <w:rPr>
                  <w:sz w:val="20"/>
                  <w:szCs w:val="20"/>
                </w:rPr>
                <w:t xml:space="preserve"> (ft</w:t>
              </w:r>
              <w:r w:rsidR="03FD9EA3" w:rsidRPr="282242B2">
                <w:rPr>
                  <w:sz w:val="20"/>
                  <w:szCs w:val="20"/>
                  <w:vertAlign w:val="superscript"/>
                  <w:rPrChange w:id="499" w:author="Shewmaker, Michael@Energy" w:date="2022-03-01T00:13:00Z">
                    <w:rPr>
                      <w:sz w:val="20"/>
                      <w:szCs w:val="20"/>
                    </w:rPr>
                  </w:rPrChange>
                </w:rPr>
                <w:t>3</w:t>
              </w:r>
              <w:r w:rsidR="03FD9EA3" w:rsidRPr="282242B2">
                <w:rPr>
                  <w:sz w:val="20"/>
                  <w:szCs w:val="20"/>
                </w:rPr>
                <w:t>)</w:t>
              </w:r>
            </w:ins>
            <w:r w:rsidR="03FD9EA3" w:rsidRPr="282242B2">
              <w:rPr>
                <w:sz w:val="20"/>
                <w:szCs w:val="20"/>
              </w:rPr>
              <w:t>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C3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C4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11</w:t>
            </w:r>
          </w:p>
        </w:tc>
        <w:tc>
          <w:tcPr>
            <w:tcW w:w="1167" w:type="pct"/>
          </w:tcPr>
          <w:p w14:paraId="2614D0C5" w14:textId="41C79ED4" w:rsidR="00DE4393" w:rsidRPr="00413308" w:rsidRDefault="00D66587" w:rsidP="00E2158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Dwelling Units: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C6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CE" w14:textId="77777777" w:rsidTr="282242B2">
        <w:trPr>
          <w:trHeight w:val="259"/>
          <w:jc w:val="right"/>
        </w:trPr>
        <w:tc>
          <w:tcPr>
            <w:tcW w:w="162" w:type="pct"/>
          </w:tcPr>
          <w:p w14:paraId="2614D0C8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12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C9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Project Scope: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CA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CB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13</w:t>
            </w:r>
          </w:p>
        </w:tc>
        <w:tc>
          <w:tcPr>
            <w:tcW w:w="1167" w:type="pct"/>
          </w:tcPr>
          <w:p w14:paraId="2614D0CC" w14:textId="2224FC77" w:rsidR="00DE4393" w:rsidRPr="00413308" w:rsidRDefault="00DE4393" w:rsidP="00D66587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 xml:space="preserve">Number of </w:t>
            </w:r>
            <w:r w:rsidR="00D66587">
              <w:rPr>
                <w:sz w:val="20"/>
                <w:szCs w:val="20"/>
              </w:rPr>
              <w:t>Bedrooms</w:t>
            </w:r>
            <w:r w:rsidRPr="00413308">
              <w:rPr>
                <w:sz w:val="20"/>
                <w:szCs w:val="20"/>
              </w:rPr>
              <w:t>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CD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D5" w14:textId="77777777" w:rsidTr="282242B2">
        <w:trPr>
          <w:trHeight w:val="259"/>
          <w:jc w:val="right"/>
        </w:trPr>
        <w:tc>
          <w:tcPr>
            <w:tcW w:w="162" w:type="pct"/>
          </w:tcPr>
          <w:p w14:paraId="2614D0CF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14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D0" w14:textId="7FF625B6" w:rsidR="00DE4393" w:rsidRPr="00413308" w:rsidRDefault="00D6658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</w:t>
            </w:r>
            <w:r w:rsidRPr="00413308">
              <w:rPr>
                <w:sz w:val="20"/>
                <w:szCs w:val="20"/>
              </w:rPr>
              <w:t xml:space="preserve"> </w:t>
            </w:r>
            <w:r w:rsidR="00DE4393" w:rsidRPr="00413308">
              <w:rPr>
                <w:sz w:val="20"/>
                <w:szCs w:val="20"/>
              </w:rPr>
              <w:t>Conditioned Floor Area(ft</w:t>
            </w:r>
            <w:r w:rsidR="00DE4393" w:rsidRPr="00413308">
              <w:rPr>
                <w:sz w:val="20"/>
                <w:szCs w:val="20"/>
                <w:vertAlign w:val="superscript"/>
              </w:rPr>
              <w:t>2</w:t>
            </w:r>
            <w:r w:rsidR="00DE4393" w:rsidRPr="00413308">
              <w:rPr>
                <w:sz w:val="20"/>
                <w:szCs w:val="20"/>
              </w:rPr>
              <w:t>):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D1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D2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15</w:t>
            </w:r>
          </w:p>
        </w:tc>
        <w:tc>
          <w:tcPr>
            <w:tcW w:w="1167" w:type="pct"/>
          </w:tcPr>
          <w:p w14:paraId="2614D0D3" w14:textId="2111B812" w:rsidR="00DE4393" w:rsidRPr="00413308" w:rsidRDefault="00DE4393" w:rsidP="00D66587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 xml:space="preserve">Number of </w:t>
            </w:r>
            <w:r w:rsidR="00D66587">
              <w:rPr>
                <w:sz w:val="20"/>
                <w:szCs w:val="20"/>
              </w:rPr>
              <w:t>Stories</w:t>
            </w:r>
            <w:r w:rsidRPr="00413308">
              <w:rPr>
                <w:sz w:val="20"/>
                <w:szCs w:val="20"/>
              </w:rPr>
              <w:t>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D4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DC" w14:textId="77777777" w:rsidTr="282242B2">
        <w:trPr>
          <w:trHeight w:val="259"/>
          <w:jc w:val="right"/>
        </w:trPr>
        <w:tc>
          <w:tcPr>
            <w:tcW w:w="162" w:type="pct"/>
          </w:tcPr>
          <w:p w14:paraId="2614D0D6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16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D7" w14:textId="3FCF553E" w:rsidR="00DE4393" w:rsidRPr="00413308" w:rsidRDefault="00D6658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Existing Conditioned Floor</w:t>
            </w:r>
            <w:r w:rsidRPr="00413308">
              <w:rPr>
                <w:sz w:val="20"/>
                <w:szCs w:val="20"/>
              </w:rPr>
              <w:t xml:space="preserve"> </w:t>
            </w:r>
            <w:r w:rsidR="00DE4393" w:rsidRPr="00413308">
              <w:rPr>
                <w:sz w:val="20"/>
                <w:szCs w:val="20"/>
              </w:rPr>
              <w:t>Area (ft</w:t>
            </w:r>
            <w:r w:rsidR="00DE4393" w:rsidRPr="00413308">
              <w:rPr>
                <w:sz w:val="20"/>
                <w:szCs w:val="20"/>
                <w:vertAlign w:val="superscript"/>
              </w:rPr>
              <w:t>2</w:t>
            </w:r>
            <w:r w:rsidR="00DE4393" w:rsidRPr="00413308">
              <w:rPr>
                <w:sz w:val="20"/>
                <w:szCs w:val="20"/>
              </w:rPr>
              <w:t>):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D8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D9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17</w:t>
            </w:r>
          </w:p>
        </w:tc>
        <w:tc>
          <w:tcPr>
            <w:tcW w:w="1167" w:type="pct"/>
            <w:vAlign w:val="center"/>
          </w:tcPr>
          <w:p w14:paraId="2614D0DA" w14:textId="1006090A" w:rsidR="00DE4393" w:rsidRPr="00413308" w:rsidRDefault="00D6658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Fenestration Average U-factor</w:t>
            </w:r>
            <w:r w:rsidR="00DE4393" w:rsidRPr="00413308">
              <w:rPr>
                <w:sz w:val="20"/>
                <w:szCs w:val="20"/>
              </w:rPr>
              <w:t>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DB" w14:textId="77777777" w:rsidR="00A92674" w:rsidRDefault="00DE4393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E3" w14:textId="77777777" w:rsidTr="282242B2">
        <w:trPr>
          <w:trHeight w:val="259"/>
          <w:jc w:val="right"/>
        </w:trPr>
        <w:tc>
          <w:tcPr>
            <w:tcW w:w="162" w:type="pct"/>
          </w:tcPr>
          <w:p w14:paraId="2614D0DD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18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DE" w14:textId="52956C1F" w:rsidR="00DE4393" w:rsidRPr="00413308" w:rsidRDefault="00D6658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  <w:r w:rsidRPr="00413308">
              <w:rPr>
                <w:sz w:val="20"/>
                <w:szCs w:val="20"/>
              </w:rPr>
              <w:t xml:space="preserve"> </w:t>
            </w:r>
            <w:r w:rsidR="00DE4393" w:rsidRPr="00413308">
              <w:rPr>
                <w:sz w:val="20"/>
                <w:szCs w:val="20"/>
              </w:rPr>
              <w:t>Conditioned Floor Area (ft</w:t>
            </w:r>
            <w:r w:rsidR="00DE4393" w:rsidRPr="00413308">
              <w:rPr>
                <w:sz w:val="20"/>
                <w:szCs w:val="20"/>
                <w:vertAlign w:val="superscript"/>
              </w:rPr>
              <w:t>2</w:t>
            </w:r>
            <w:r w:rsidR="00DE4393" w:rsidRPr="00413308">
              <w:rPr>
                <w:sz w:val="20"/>
                <w:szCs w:val="20"/>
              </w:rPr>
              <w:t>):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DF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E0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19</w:t>
            </w:r>
          </w:p>
        </w:tc>
        <w:tc>
          <w:tcPr>
            <w:tcW w:w="1167" w:type="pct"/>
          </w:tcPr>
          <w:p w14:paraId="2614D0E1" w14:textId="4961B089" w:rsidR="00A92674" w:rsidRPr="00413308" w:rsidRDefault="00D66587" w:rsidP="00D66587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Glazing Percentage (%)</w:t>
            </w:r>
            <w:r w:rsidR="00DE4393" w:rsidRPr="00413308">
              <w:rPr>
                <w:sz w:val="20"/>
                <w:szCs w:val="20"/>
              </w:rPr>
              <w:t>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E2" w14:textId="77777777" w:rsidR="00A92674" w:rsidRDefault="00DE4393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</w:tbl>
    <w:p w14:paraId="2614D0EB" w14:textId="7A8B0879" w:rsidR="00362B00" w:rsidRDefault="00362B00" w:rsidP="00362B00">
      <w:pPr>
        <w:spacing w:after="0" w:line="240" w:lineRule="auto"/>
        <w:rPr>
          <w:ins w:id="500" w:author="Shewmaker, Michael@Energy" w:date="2022-01-13T07:41:00Z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4230"/>
        <w:gridCol w:w="9918"/>
        <w:tblGridChange w:id="501">
          <w:tblGrid>
            <w:gridCol w:w="360"/>
            <w:gridCol w:w="108"/>
            <w:gridCol w:w="252"/>
            <w:gridCol w:w="360"/>
            <w:gridCol w:w="13536"/>
          </w:tblGrid>
        </w:tblGridChange>
      </w:tblGrid>
      <w:tr w:rsidR="00951114" w14:paraId="6B6BE86E" w14:textId="77777777" w:rsidTr="282242B2">
        <w:trPr>
          <w:ins w:id="502" w:author="Shewmaker, Michael@Energy" w:date="2022-01-13T07:41:00Z"/>
        </w:trPr>
        <w:tc>
          <w:tcPr>
            <w:tcW w:w="14616" w:type="dxa"/>
            <w:gridSpan w:val="3"/>
          </w:tcPr>
          <w:p w14:paraId="289C64AA" w14:textId="5B3710EF" w:rsidR="00951114" w:rsidRDefault="00951114" w:rsidP="282242B2">
            <w:pPr>
              <w:spacing w:after="0" w:line="240" w:lineRule="auto"/>
              <w:rPr>
                <w:ins w:id="503" w:author="Shewmaker, Michael@Energy" w:date="2022-03-01T00:11:00Z"/>
                <w:b/>
                <w:bCs/>
              </w:rPr>
            </w:pPr>
            <w:ins w:id="504" w:author="Shewmaker, Michael@Energy" w:date="2022-01-13T07:41:00Z">
              <w:r w:rsidRPr="282242B2">
                <w:rPr>
                  <w:b/>
                  <w:bCs/>
                </w:rPr>
                <w:t>B</w:t>
              </w:r>
            </w:ins>
            <w:ins w:id="505" w:author="Alhabibi, Haider@Energy" w:date="2022-02-23T15:29:00Z">
              <w:r w:rsidR="006513E7" w:rsidRPr="282242B2">
                <w:rPr>
                  <w:b/>
                  <w:bCs/>
                </w:rPr>
                <w:t>1</w:t>
              </w:r>
            </w:ins>
            <w:ins w:id="506" w:author="Shewmaker, Michael@Energy" w:date="2022-01-13T07:41:00Z">
              <w:r w:rsidRPr="282242B2">
                <w:rPr>
                  <w:b/>
                  <w:bCs/>
                </w:rPr>
                <w:t>. Building Envelope Leakage</w:t>
              </w:r>
            </w:ins>
          </w:p>
          <w:p w14:paraId="6810E69C" w14:textId="7CAD0127" w:rsidR="00951114" w:rsidRDefault="282242B2" w:rsidP="282242B2">
            <w:pPr>
              <w:spacing w:after="0" w:line="240" w:lineRule="auto"/>
              <w:rPr>
                <w:ins w:id="507" w:author="Shewmaker, Michael@Energy" w:date="2022-01-13T07:41:00Z"/>
                <w:rPrChange w:id="508" w:author="Shewmaker, Michael@Energy" w:date="2022-03-01T00:12:00Z">
                  <w:rPr>
                    <w:ins w:id="509" w:author="Shewmaker, Michael@Energy" w:date="2022-01-13T07:41:00Z"/>
                    <w:b/>
                    <w:bCs/>
                  </w:rPr>
                </w:rPrChange>
              </w:rPr>
            </w:pPr>
            <w:ins w:id="510" w:author="Shewmaker, Michael@Energy" w:date="2022-03-01T00:11:00Z">
              <w:r w:rsidRPr="282242B2">
                <w:rPr>
                  <w:rPrChange w:id="511" w:author="Shewmaker, Michael@Energy" w:date="2022-03-01T00:12:00Z">
                    <w:rPr>
                      <w:b/>
                      <w:bCs/>
                    </w:rPr>
                  </w:rPrChange>
                </w:rPr>
                <w:t xml:space="preserve">&lt;&lt;if existing data does not appear in CF1R, then display the “Section Does Not Apply” </w:t>
              </w:r>
            </w:ins>
            <w:ins w:id="512" w:author="Shewmaker, Michael@Energy" w:date="2022-03-01T00:12:00Z">
              <w:r w:rsidRPr="282242B2">
                <w:rPr>
                  <w:rPrChange w:id="513" w:author="Shewmaker, Michael@Energy" w:date="2022-03-01T00:12:00Z">
                    <w:rPr>
                      <w:b/>
                      <w:bCs/>
                    </w:rPr>
                  </w:rPrChange>
                </w:rPr>
                <w:t>message&gt;&gt;</w:t>
              </w:r>
            </w:ins>
          </w:p>
        </w:tc>
      </w:tr>
      <w:tr w:rsidR="00F87FC0" w:rsidRPr="00FD29DB" w14:paraId="528619D7" w14:textId="77777777" w:rsidTr="282242B2">
        <w:tblPrEx>
          <w:tblW w:w="0" w:type="auto"/>
          <w:tblPrExChange w:id="514" w:author="Shewmaker, Michael@Energy" w:date="2022-01-13T08:02:00Z">
            <w:tblPrEx>
              <w:tblW w:w="0" w:type="auto"/>
            </w:tblPrEx>
          </w:tblPrExChange>
        </w:tblPrEx>
        <w:trPr>
          <w:ins w:id="515" w:author="Shewmaker, Michael@Energy" w:date="2022-01-13T07:41:00Z"/>
          <w:trPrChange w:id="516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517" w:author="Shewmaker, Michael@Energy" w:date="2022-01-13T08:02:00Z">
              <w:tcPr>
                <w:tcW w:w="468" w:type="dxa"/>
              </w:tcPr>
            </w:tcPrChange>
          </w:tcPr>
          <w:p w14:paraId="25C0A42C" w14:textId="77777777" w:rsidR="00F87FC0" w:rsidRPr="00FD29DB" w:rsidRDefault="00F87FC0" w:rsidP="00F87FC0">
            <w:pPr>
              <w:spacing w:after="0" w:line="240" w:lineRule="auto"/>
              <w:rPr>
                <w:ins w:id="518" w:author="Shewmaker, Michael@Energy" w:date="2022-01-13T07:41:00Z"/>
                <w:bCs/>
              </w:rPr>
            </w:pPr>
            <w:ins w:id="519" w:author="Shewmaker, Michael@Energy" w:date="2022-01-13T07:41:00Z">
              <w:r>
                <w:rPr>
                  <w:bCs/>
                </w:rPr>
                <w:t>01</w:t>
              </w:r>
            </w:ins>
          </w:p>
        </w:tc>
        <w:tc>
          <w:tcPr>
            <w:tcW w:w="4230" w:type="dxa"/>
            <w:tcPrChange w:id="520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6A66E826" w14:textId="77777777" w:rsidR="00F87FC0" w:rsidRPr="00FD29DB" w:rsidRDefault="00F87FC0" w:rsidP="00F87FC0">
            <w:pPr>
              <w:spacing w:after="0" w:line="240" w:lineRule="auto"/>
              <w:rPr>
                <w:ins w:id="521" w:author="Shewmaker, Michael@Energy" w:date="2022-01-13T07:41:00Z"/>
                <w:bCs/>
              </w:rPr>
            </w:pPr>
            <w:ins w:id="522" w:author="Shewmaker, Michael@Energy" w:date="2022-01-13T07:41:00Z">
              <w:r>
                <w:rPr>
                  <w:bCs/>
                </w:rPr>
                <w:t>Date of Diagnostic Test for this Dwelling</w:t>
              </w:r>
            </w:ins>
          </w:p>
        </w:tc>
        <w:tc>
          <w:tcPr>
            <w:tcW w:w="9918" w:type="dxa"/>
            <w:tcPrChange w:id="523" w:author="Shewmaker, Michael@Energy" w:date="2022-01-13T08:02:00Z">
              <w:tcPr>
                <w:tcW w:w="10368" w:type="dxa"/>
              </w:tcPr>
            </w:tcPrChange>
          </w:tcPr>
          <w:p w14:paraId="08E4F48A" w14:textId="331DD3F2" w:rsidR="00F87FC0" w:rsidRPr="00FD29DB" w:rsidRDefault="00F87FC0" w:rsidP="00F87FC0">
            <w:pPr>
              <w:spacing w:after="0" w:line="240" w:lineRule="auto"/>
              <w:rPr>
                <w:ins w:id="524" w:author="Shewmaker, Michael@Energy" w:date="2022-01-13T07:41:00Z"/>
                <w:bCs/>
              </w:rPr>
            </w:pPr>
            <w:ins w:id="525" w:author="Shewmaker, Michael@Energy" w:date="2022-01-13T08:02:00Z">
              <w:r>
                <w:rPr>
                  <w:bCs/>
                </w:rPr>
                <w:t>&lt;&lt;user input: date&gt;&gt;</w:t>
              </w:r>
            </w:ins>
          </w:p>
        </w:tc>
      </w:tr>
      <w:tr w:rsidR="00F87FC0" w:rsidRPr="00FD29DB" w14:paraId="0B26AC8F" w14:textId="77777777" w:rsidTr="282242B2">
        <w:tblPrEx>
          <w:tblW w:w="0" w:type="auto"/>
          <w:tblPrExChange w:id="526" w:author="Shewmaker, Michael@Energy" w:date="2022-01-13T08:02:00Z">
            <w:tblPrEx>
              <w:tblW w:w="0" w:type="auto"/>
            </w:tblPrEx>
          </w:tblPrExChange>
        </w:tblPrEx>
        <w:trPr>
          <w:ins w:id="527" w:author="Shewmaker, Michael@Energy" w:date="2022-01-13T07:41:00Z"/>
          <w:trPrChange w:id="528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529" w:author="Shewmaker, Michael@Energy" w:date="2022-01-13T08:02:00Z">
              <w:tcPr>
                <w:tcW w:w="468" w:type="dxa"/>
              </w:tcPr>
            </w:tcPrChange>
          </w:tcPr>
          <w:p w14:paraId="7D9A206C" w14:textId="77777777" w:rsidR="00F87FC0" w:rsidRPr="00FD29DB" w:rsidRDefault="00F87FC0" w:rsidP="00F87FC0">
            <w:pPr>
              <w:spacing w:after="0" w:line="240" w:lineRule="auto"/>
              <w:rPr>
                <w:ins w:id="530" w:author="Shewmaker, Michael@Energy" w:date="2022-01-13T07:41:00Z"/>
                <w:bCs/>
              </w:rPr>
            </w:pPr>
            <w:ins w:id="531" w:author="Shewmaker, Michael@Energy" w:date="2022-01-13T07:41:00Z">
              <w:r>
                <w:rPr>
                  <w:bCs/>
                </w:rPr>
                <w:t>02</w:t>
              </w:r>
            </w:ins>
          </w:p>
        </w:tc>
        <w:tc>
          <w:tcPr>
            <w:tcW w:w="4230" w:type="dxa"/>
            <w:tcPrChange w:id="532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1CDACED7" w14:textId="77777777" w:rsidR="00F87FC0" w:rsidRPr="00FD29DB" w:rsidRDefault="00F87FC0" w:rsidP="00F87FC0">
            <w:pPr>
              <w:spacing w:after="0" w:line="240" w:lineRule="auto"/>
              <w:rPr>
                <w:ins w:id="533" w:author="Shewmaker, Michael@Energy" w:date="2022-01-13T07:41:00Z"/>
                <w:bCs/>
              </w:rPr>
            </w:pPr>
            <w:ins w:id="534" w:author="Shewmaker, Michael@Energy" w:date="2022-01-13T07:41:00Z">
              <w:r>
                <w:rPr>
                  <w:bCs/>
                </w:rPr>
                <w:t xml:space="preserve">Test Procedure Used </w:t>
              </w:r>
            </w:ins>
          </w:p>
        </w:tc>
        <w:tc>
          <w:tcPr>
            <w:tcW w:w="9918" w:type="dxa"/>
            <w:tcPrChange w:id="535" w:author="Shewmaker, Michael@Energy" w:date="2022-01-13T08:02:00Z">
              <w:tcPr>
                <w:tcW w:w="10368" w:type="dxa"/>
              </w:tcPr>
            </w:tcPrChange>
          </w:tcPr>
          <w:p w14:paraId="1A58C535" w14:textId="77777777" w:rsidR="00F87FC0" w:rsidRDefault="00F87FC0" w:rsidP="00F87FC0">
            <w:pPr>
              <w:spacing w:after="0" w:line="240" w:lineRule="auto"/>
              <w:rPr>
                <w:ins w:id="536" w:author="Shewmaker, Michael@Energy" w:date="2022-01-13T08:02:00Z"/>
                <w:bCs/>
              </w:rPr>
            </w:pPr>
            <w:ins w:id="537" w:author="Shewmaker, Michael@Energy" w:date="2022-01-13T08:02:00Z">
              <w:r>
                <w:rPr>
                  <w:bCs/>
                </w:rPr>
                <w:t>&lt;&lt;</w:t>
              </w:r>
              <w:proofErr w:type="gramStart"/>
              <w:r>
                <w:rPr>
                  <w:bCs/>
                </w:rPr>
                <w:t>user</w:t>
              </w:r>
              <w:proofErr w:type="gramEnd"/>
              <w:r>
                <w:rPr>
                  <w:bCs/>
                </w:rPr>
                <w:t xml:space="preserve"> select from list: </w:t>
              </w:r>
            </w:ins>
          </w:p>
          <w:p w14:paraId="5A923102" w14:textId="77777777" w:rsidR="00F87FC0" w:rsidRDefault="00F87FC0" w:rsidP="00F87FC0">
            <w:pPr>
              <w:spacing w:after="0" w:line="240" w:lineRule="auto"/>
              <w:rPr>
                <w:ins w:id="538" w:author="Shewmaker, Michael@Energy" w:date="2022-01-13T08:02:00Z"/>
                <w:bCs/>
              </w:rPr>
            </w:pPr>
            <w:ins w:id="539" w:author="Shewmaker, Michael@Energy" w:date="2022-01-13T08:02:00Z">
              <w:r>
                <w:rPr>
                  <w:bCs/>
                </w:rPr>
                <w:t>*Single-Point Test with Manual Meter; or</w:t>
              </w:r>
            </w:ins>
          </w:p>
          <w:p w14:paraId="113DCE79" w14:textId="356F00C1" w:rsidR="00F87FC0" w:rsidRPr="00FD29DB" w:rsidRDefault="00F87FC0" w:rsidP="00F87FC0">
            <w:pPr>
              <w:spacing w:after="0" w:line="240" w:lineRule="auto"/>
              <w:rPr>
                <w:ins w:id="540" w:author="Shewmaker, Michael@Energy" w:date="2022-01-13T07:41:00Z"/>
                <w:bCs/>
              </w:rPr>
            </w:pPr>
            <w:ins w:id="541" w:author="Shewmaker, Michael@Energy" w:date="2022-01-13T08:02:00Z">
              <w:r>
                <w:rPr>
                  <w:bCs/>
                </w:rPr>
                <w:t>*Single-Point Test with Automatic Meter&gt;&gt;</w:t>
              </w:r>
            </w:ins>
          </w:p>
        </w:tc>
      </w:tr>
      <w:tr w:rsidR="00F87FC0" w:rsidRPr="00FD29DB" w14:paraId="3AAC8BDB" w14:textId="77777777" w:rsidTr="282242B2">
        <w:tblPrEx>
          <w:tblW w:w="0" w:type="auto"/>
          <w:tblPrExChange w:id="542" w:author="Shewmaker, Michael@Energy" w:date="2022-01-13T08:02:00Z">
            <w:tblPrEx>
              <w:tblW w:w="0" w:type="auto"/>
            </w:tblPrEx>
          </w:tblPrExChange>
        </w:tblPrEx>
        <w:trPr>
          <w:ins w:id="543" w:author="Shewmaker, Michael@Energy" w:date="2022-01-13T07:41:00Z"/>
          <w:trPrChange w:id="544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545" w:author="Shewmaker, Michael@Energy" w:date="2022-01-13T08:02:00Z">
              <w:tcPr>
                <w:tcW w:w="468" w:type="dxa"/>
              </w:tcPr>
            </w:tcPrChange>
          </w:tcPr>
          <w:p w14:paraId="65B6B10E" w14:textId="77777777" w:rsidR="00F87FC0" w:rsidRPr="00FD29DB" w:rsidRDefault="00F87FC0" w:rsidP="00F87FC0">
            <w:pPr>
              <w:spacing w:after="0" w:line="240" w:lineRule="auto"/>
              <w:rPr>
                <w:ins w:id="546" w:author="Shewmaker, Michael@Energy" w:date="2022-01-13T07:41:00Z"/>
                <w:bCs/>
              </w:rPr>
            </w:pPr>
            <w:ins w:id="547" w:author="Shewmaker, Michael@Energy" w:date="2022-01-13T07:41:00Z">
              <w:r>
                <w:rPr>
                  <w:bCs/>
                </w:rPr>
                <w:t>03</w:t>
              </w:r>
            </w:ins>
          </w:p>
        </w:tc>
        <w:tc>
          <w:tcPr>
            <w:tcW w:w="4230" w:type="dxa"/>
            <w:tcPrChange w:id="548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2CB34E63" w14:textId="77777777" w:rsidR="00F87FC0" w:rsidRPr="00FD29DB" w:rsidRDefault="00F87FC0" w:rsidP="00F87FC0">
            <w:pPr>
              <w:spacing w:after="0" w:line="240" w:lineRule="auto"/>
              <w:rPr>
                <w:ins w:id="549" w:author="Shewmaker, Michael@Energy" w:date="2022-01-13T07:41:00Z"/>
                <w:bCs/>
              </w:rPr>
            </w:pPr>
            <w:ins w:id="550" w:author="Shewmaker, Michael@Energy" w:date="2022-01-13T07:41:00Z">
              <w:r>
                <w:rPr>
                  <w:bCs/>
                </w:rPr>
                <w:t>Manometer Make</w:t>
              </w:r>
            </w:ins>
          </w:p>
        </w:tc>
        <w:tc>
          <w:tcPr>
            <w:tcW w:w="9918" w:type="dxa"/>
            <w:tcPrChange w:id="551" w:author="Shewmaker, Michael@Energy" w:date="2022-01-13T08:02:00Z">
              <w:tcPr>
                <w:tcW w:w="10368" w:type="dxa"/>
              </w:tcPr>
            </w:tcPrChange>
          </w:tcPr>
          <w:p w14:paraId="75D2FFCF" w14:textId="7E7CBC95" w:rsidR="00F87FC0" w:rsidRPr="00FD29DB" w:rsidRDefault="00F87FC0" w:rsidP="00F87FC0">
            <w:pPr>
              <w:spacing w:after="0" w:line="240" w:lineRule="auto"/>
              <w:rPr>
                <w:ins w:id="552" w:author="Shewmaker, Michael@Energy" w:date="2022-01-13T07:41:00Z"/>
                <w:bCs/>
              </w:rPr>
            </w:pPr>
            <w:ins w:id="553" w:author="Shewmaker, Michael@Energy" w:date="2022-01-13T08:02:00Z">
              <w:r>
                <w:rPr>
                  <w:bCs/>
                </w:rPr>
                <w:t>&lt;&lt;user input: text&gt;&gt;</w:t>
              </w:r>
            </w:ins>
          </w:p>
        </w:tc>
      </w:tr>
      <w:tr w:rsidR="00F87FC0" w:rsidRPr="009F41E9" w14:paraId="10A3549C" w14:textId="77777777" w:rsidTr="282242B2">
        <w:tblPrEx>
          <w:tblW w:w="0" w:type="auto"/>
          <w:tblPrExChange w:id="554" w:author="Shewmaker, Michael@Energy" w:date="2022-01-13T08:02:00Z">
            <w:tblPrEx>
              <w:tblW w:w="0" w:type="auto"/>
            </w:tblPrEx>
          </w:tblPrExChange>
        </w:tblPrEx>
        <w:trPr>
          <w:ins w:id="555" w:author="Shewmaker, Michael@Energy" w:date="2022-01-13T07:41:00Z"/>
          <w:trPrChange w:id="556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557" w:author="Shewmaker, Michael@Energy" w:date="2022-01-13T08:02:00Z">
              <w:tcPr>
                <w:tcW w:w="468" w:type="dxa"/>
              </w:tcPr>
            </w:tcPrChange>
          </w:tcPr>
          <w:p w14:paraId="087E1A84" w14:textId="77777777" w:rsidR="00F87FC0" w:rsidRDefault="00F87FC0" w:rsidP="00F87FC0">
            <w:pPr>
              <w:spacing w:after="0" w:line="240" w:lineRule="auto"/>
              <w:rPr>
                <w:ins w:id="558" w:author="Shewmaker, Michael@Energy" w:date="2022-01-13T07:41:00Z"/>
                <w:bCs/>
              </w:rPr>
            </w:pPr>
            <w:ins w:id="559" w:author="Shewmaker, Michael@Energy" w:date="2022-01-13T07:41:00Z">
              <w:r>
                <w:rPr>
                  <w:bCs/>
                </w:rPr>
                <w:t>04</w:t>
              </w:r>
            </w:ins>
          </w:p>
        </w:tc>
        <w:tc>
          <w:tcPr>
            <w:tcW w:w="4230" w:type="dxa"/>
            <w:tcPrChange w:id="560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68CBF824" w14:textId="77777777" w:rsidR="00F87FC0" w:rsidRPr="009F41E9" w:rsidRDefault="00F87FC0" w:rsidP="00F87FC0">
            <w:pPr>
              <w:spacing w:after="0" w:line="240" w:lineRule="auto"/>
              <w:rPr>
                <w:ins w:id="561" w:author="Shewmaker, Michael@Energy" w:date="2022-01-13T07:41:00Z"/>
                <w:bCs/>
              </w:rPr>
            </w:pPr>
            <w:ins w:id="562" w:author="Shewmaker, Michael@Energy" w:date="2022-01-13T07:41:00Z">
              <w:r>
                <w:rPr>
                  <w:bCs/>
                </w:rPr>
                <w:t>Manometer Model</w:t>
              </w:r>
            </w:ins>
          </w:p>
        </w:tc>
        <w:tc>
          <w:tcPr>
            <w:tcW w:w="9918" w:type="dxa"/>
            <w:tcPrChange w:id="563" w:author="Shewmaker, Michael@Energy" w:date="2022-01-13T08:02:00Z">
              <w:tcPr>
                <w:tcW w:w="10368" w:type="dxa"/>
              </w:tcPr>
            </w:tcPrChange>
          </w:tcPr>
          <w:p w14:paraId="73FB7423" w14:textId="125BA37B" w:rsidR="00F87FC0" w:rsidRPr="009F41E9" w:rsidRDefault="00F87FC0" w:rsidP="00F87FC0">
            <w:pPr>
              <w:spacing w:after="0" w:line="240" w:lineRule="auto"/>
              <w:rPr>
                <w:ins w:id="564" w:author="Shewmaker, Michael@Energy" w:date="2022-01-13T07:41:00Z"/>
                <w:bCs/>
              </w:rPr>
            </w:pPr>
            <w:ins w:id="565" w:author="Shewmaker, Michael@Energy" w:date="2022-01-13T08:02:00Z">
              <w:r>
                <w:rPr>
                  <w:bCs/>
                </w:rPr>
                <w:t>&lt;&lt;user input: text&gt;&gt;</w:t>
              </w:r>
            </w:ins>
          </w:p>
        </w:tc>
      </w:tr>
      <w:tr w:rsidR="00F87FC0" w:rsidRPr="009F41E9" w14:paraId="5B63EE13" w14:textId="77777777" w:rsidTr="282242B2">
        <w:tblPrEx>
          <w:tblW w:w="0" w:type="auto"/>
          <w:tblPrExChange w:id="566" w:author="Shewmaker, Michael@Energy" w:date="2022-01-13T08:02:00Z">
            <w:tblPrEx>
              <w:tblW w:w="0" w:type="auto"/>
            </w:tblPrEx>
          </w:tblPrExChange>
        </w:tblPrEx>
        <w:trPr>
          <w:ins w:id="567" w:author="Shewmaker, Michael@Energy" w:date="2022-01-13T07:41:00Z"/>
          <w:trPrChange w:id="568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569" w:author="Shewmaker, Michael@Energy" w:date="2022-01-13T08:02:00Z">
              <w:tcPr>
                <w:tcW w:w="468" w:type="dxa"/>
              </w:tcPr>
            </w:tcPrChange>
          </w:tcPr>
          <w:p w14:paraId="64F19BBE" w14:textId="77777777" w:rsidR="00F87FC0" w:rsidRDefault="00F87FC0" w:rsidP="00F87FC0">
            <w:pPr>
              <w:spacing w:after="0" w:line="240" w:lineRule="auto"/>
              <w:rPr>
                <w:ins w:id="570" w:author="Shewmaker, Michael@Energy" w:date="2022-01-13T07:41:00Z"/>
                <w:bCs/>
              </w:rPr>
            </w:pPr>
            <w:ins w:id="571" w:author="Shewmaker, Michael@Energy" w:date="2022-01-13T07:41:00Z">
              <w:r>
                <w:rPr>
                  <w:bCs/>
                </w:rPr>
                <w:t>05</w:t>
              </w:r>
            </w:ins>
          </w:p>
        </w:tc>
        <w:tc>
          <w:tcPr>
            <w:tcW w:w="4230" w:type="dxa"/>
            <w:tcPrChange w:id="572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23F0B545" w14:textId="77777777" w:rsidR="00F87FC0" w:rsidRPr="009F41E9" w:rsidRDefault="00F87FC0" w:rsidP="00F87FC0">
            <w:pPr>
              <w:spacing w:after="0" w:line="240" w:lineRule="auto"/>
              <w:rPr>
                <w:ins w:id="573" w:author="Shewmaker, Michael@Energy" w:date="2022-01-13T07:41:00Z"/>
                <w:bCs/>
              </w:rPr>
            </w:pPr>
            <w:ins w:id="574" w:author="Shewmaker, Michael@Energy" w:date="2022-01-13T07:41:00Z">
              <w:r>
                <w:rPr>
                  <w:bCs/>
                </w:rPr>
                <w:t>Manometer Serial Number</w:t>
              </w:r>
            </w:ins>
          </w:p>
        </w:tc>
        <w:tc>
          <w:tcPr>
            <w:tcW w:w="9918" w:type="dxa"/>
            <w:tcPrChange w:id="575" w:author="Shewmaker, Michael@Energy" w:date="2022-01-13T08:02:00Z">
              <w:tcPr>
                <w:tcW w:w="10368" w:type="dxa"/>
              </w:tcPr>
            </w:tcPrChange>
          </w:tcPr>
          <w:p w14:paraId="6466EB76" w14:textId="609B6931" w:rsidR="00F87FC0" w:rsidRPr="009F41E9" w:rsidRDefault="00F87FC0" w:rsidP="00F87FC0">
            <w:pPr>
              <w:spacing w:after="0" w:line="240" w:lineRule="auto"/>
              <w:rPr>
                <w:ins w:id="576" w:author="Shewmaker, Michael@Energy" w:date="2022-01-13T07:41:00Z"/>
                <w:bCs/>
              </w:rPr>
            </w:pPr>
            <w:ins w:id="577" w:author="Shewmaker, Michael@Energy" w:date="2022-01-13T08:02:00Z">
              <w:r>
                <w:rPr>
                  <w:bCs/>
                </w:rPr>
                <w:t>&lt;&lt;user input: text&gt;&gt;</w:t>
              </w:r>
            </w:ins>
          </w:p>
        </w:tc>
      </w:tr>
      <w:tr w:rsidR="00F87FC0" w:rsidRPr="009F41E9" w14:paraId="6BA5CED4" w14:textId="77777777" w:rsidTr="282242B2">
        <w:tblPrEx>
          <w:tblW w:w="0" w:type="auto"/>
          <w:tblPrExChange w:id="578" w:author="Shewmaker, Michael@Energy" w:date="2022-01-13T08:02:00Z">
            <w:tblPrEx>
              <w:tblW w:w="0" w:type="auto"/>
            </w:tblPrEx>
          </w:tblPrExChange>
        </w:tblPrEx>
        <w:trPr>
          <w:ins w:id="579" w:author="Shewmaker, Michael@Energy" w:date="2022-01-13T07:41:00Z"/>
          <w:trPrChange w:id="580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581" w:author="Shewmaker, Michael@Energy" w:date="2022-01-13T08:02:00Z">
              <w:tcPr>
                <w:tcW w:w="468" w:type="dxa"/>
              </w:tcPr>
            </w:tcPrChange>
          </w:tcPr>
          <w:p w14:paraId="23B1316F" w14:textId="77777777" w:rsidR="00F87FC0" w:rsidRDefault="00F87FC0" w:rsidP="00F87FC0">
            <w:pPr>
              <w:spacing w:after="0" w:line="240" w:lineRule="auto"/>
              <w:rPr>
                <w:ins w:id="582" w:author="Shewmaker, Michael@Energy" w:date="2022-01-13T07:41:00Z"/>
                <w:bCs/>
              </w:rPr>
            </w:pPr>
            <w:ins w:id="583" w:author="Shewmaker, Michael@Energy" w:date="2022-01-13T07:41:00Z">
              <w:r>
                <w:rPr>
                  <w:bCs/>
                </w:rPr>
                <w:t>06</w:t>
              </w:r>
            </w:ins>
          </w:p>
        </w:tc>
        <w:tc>
          <w:tcPr>
            <w:tcW w:w="4230" w:type="dxa"/>
            <w:tcPrChange w:id="584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5FC243B1" w14:textId="77777777" w:rsidR="00F87FC0" w:rsidRPr="009F41E9" w:rsidRDefault="00F87FC0" w:rsidP="00F87FC0">
            <w:pPr>
              <w:spacing w:after="0" w:line="240" w:lineRule="auto"/>
              <w:rPr>
                <w:ins w:id="585" w:author="Shewmaker, Michael@Energy" w:date="2022-01-13T07:41:00Z"/>
                <w:bCs/>
              </w:rPr>
            </w:pPr>
            <w:ins w:id="586" w:author="Shewmaker, Michael@Energy" w:date="2022-01-13T07:41:00Z">
              <w:r>
                <w:rPr>
                  <w:bCs/>
                </w:rPr>
                <w:t>Manometer Calibration Date</w:t>
              </w:r>
            </w:ins>
          </w:p>
        </w:tc>
        <w:tc>
          <w:tcPr>
            <w:tcW w:w="9918" w:type="dxa"/>
            <w:tcPrChange w:id="587" w:author="Shewmaker, Michael@Energy" w:date="2022-01-13T08:02:00Z">
              <w:tcPr>
                <w:tcW w:w="10368" w:type="dxa"/>
              </w:tcPr>
            </w:tcPrChange>
          </w:tcPr>
          <w:p w14:paraId="3AABCB5F" w14:textId="451F6FE4" w:rsidR="00F87FC0" w:rsidRPr="009F41E9" w:rsidRDefault="00F87FC0" w:rsidP="00F87FC0">
            <w:pPr>
              <w:spacing w:after="0" w:line="240" w:lineRule="auto"/>
              <w:rPr>
                <w:ins w:id="588" w:author="Shewmaker, Michael@Energy" w:date="2022-01-13T07:41:00Z"/>
                <w:bCs/>
              </w:rPr>
            </w:pPr>
            <w:ins w:id="589" w:author="Shewmaker, Michael@Energy" w:date="2022-01-13T08:02:00Z">
              <w:r>
                <w:rPr>
                  <w:bCs/>
                </w:rPr>
                <w:t>&lt;&lt;user input: date&gt;&gt;</w:t>
              </w:r>
            </w:ins>
          </w:p>
        </w:tc>
      </w:tr>
      <w:tr w:rsidR="00F87FC0" w:rsidRPr="009F41E9" w14:paraId="316BEBF7" w14:textId="77777777" w:rsidTr="282242B2">
        <w:tblPrEx>
          <w:tblW w:w="0" w:type="auto"/>
          <w:tblPrExChange w:id="590" w:author="Shewmaker, Michael@Energy" w:date="2022-01-13T08:02:00Z">
            <w:tblPrEx>
              <w:tblW w:w="0" w:type="auto"/>
            </w:tblPrEx>
          </w:tblPrExChange>
        </w:tblPrEx>
        <w:trPr>
          <w:ins w:id="591" w:author="Shewmaker, Michael@Energy" w:date="2022-01-13T07:41:00Z"/>
          <w:trPrChange w:id="592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593" w:author="Shewmaker, Michael@Energy" w:date="2022-01-13T08:02:00Z">
              <w:tcPr>
                <w:tcW w:w="468" w:type="dxa"/>
              </w:tcPr>
            </w:tcPrChange>
          </w:tcPr>
          <w:p w14:paraId="52FC9A9E" w14:textId="77777777" w:rsidR="00F87FC0" w:rsidRDefault="00F87FC0" w:rsidP="00F87FC0">
            <w:pPr>
              <w:spacing w:after="0" w:line="240" w:lineRule="auto"/>
              <w:rPr>
                <w:ins w:id="594" w:author="Shewmaker, Michael@Energy" w:date="2022-01-13T07:41:00Z"/>
                <w:bCs/>
              </w:rPr>
            </w:pPr>
            <w:ins w:id="595" w:author="Shewmaker, Michael@Energy" w:date="2022-01-13T07:41:00Z">
              <w:r>
                <w:rPr>
                  <w:bCs/>
                </w:rPr>
                <w:t>07</w:t>
              </w:r>
            </w:ins>
          </w:p>
        </w:tc>
        <w:tc>
          <w:tcPr>
            <w:tcW w:w="4230" w:type="dxa"/>
            <w:tcPrChange w:id="596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3FC48620" w14:textId="77777777" w:rsidR="00F87FC0" w:rsidRPr="009F41E9" w:rsidRDefault="00F87FC0" w:rsidP="00F87FC0">
            <w:pPr>
              <w:spacing w:after="0" w:line="240" w:lineRule="auto"/>
              <w:rPr>
                <w:ins w:id="597" w:author="Shewmaker, Michael@Energy" w:date="2022-01-13T07:41:00Z"/>
                <w:bCs/>
              </w:rPr>
            </w:pPr>
            <w:ins w:id="598" w:author="Shewmaker, Michael@Energy" w:date="2022-01-13T07:41:00Z">
              <w:r>
                <w:rPr>
                  <w:bCs/>
                </w:rPr>
                <w:t>Manometer Calibration Status</w:t>
              </w:r>
            </w:ins>
          </w:p>
        </w:tc>
        <w:tc>
          <w:tcPr>
            <w:tcW w:w="9918" w:type="dxa"/>
            <w:tcPrChange w:id="599" w:author="Shewmaker, Michael@Energy" w:date="2022-01-13T08:02:00Z">
              <w:tcPr>
                <w:tcW w:w="10368" w:type="dxa"/>
              </w:tcPr>
            </w:tcPrChange>
          </w:tcPr>
          <w:p w14:paraId="715A5496" w14:textId="2C4D6287" w:rsidR="00F87FC0" w:rsidRPr="009F41E9" w:rsidRDefault="00F87FC0" w:rsidP="00F87FC0">
            <w:pPr>
              <w:spacing w:after="0" w:line="240" w:lineRule="auto"/>
              <w:rPr>
                <w:ins w:id="600" w:author="Shewmaker, Michael@Energy" w:date="2022-01-13T07:41:00Z"/>
              </w:rPr>
            </w:pPr>
            <w:ins w:id="601" w:author="Shewmaker, Michael@Energy" w:date="2022-01-13T08:02:00Z">
              <w:r w:rsidRPr="282242B2">
                <w:rPr>
                  <w:rStyle w:val="normaltextrun"/>
                  <w:rFonts w:cs="Calibri"/>
                  <w:color w:val="000000" w:themeColor="text1"/>
                </w:rPr>
                <w:t>&lt;&lt;calculated field: if manometer Calibration Date in B</w:t>
              </w:r>
            </w:ins>
            <w:ins w:id="602" w:author="Shewmaker, Michael@Energy" w:date="2022-03-01T00:16:00Z">
              <w:r w:rsidRPr="282242B2">
                <w:rPr>
                  <w:rStyle w:val="normaltextrun"/>
                  <w:rFonts w:cs="Calibri"/>
                  <w:color w:val="000000" w:themeColor="text1"/>
                </w:rPr>
                <w:t>1-</w:t>
              </w:r>
            </w:ins>
            <w:ins w:id="603" w:author="Shewmaker, Michael@Energy" w:date="2022-01-13T08:02:00Z">
              <w:r w:rsidRPr="282242B2">
                <w:rPr>
                  <w:rStyle w:val="normaltextrun"/>
                  <w:rFonts w:cs="Calibri"/>
                  <w:color w:val="000000" w:themeColor="text1"/>
                </w:rPr>
                <w:t>0</w:t>
              </w:r>
            </w:ins>
            <w:ins w:id="604" w:author="Shewmaker, Michael@Energy" w:date="2022-03-01T00:15:00Z">
              <w:r w:rsidRPr="282242B2">
                <w:rPr>
                  <w:rStyle w:val="normaltextrun"/>
                  <w:rFonts w:cs="Calibri"/>
                  <w:color w:val="000000" w:themeColor="text1"/>
                </w:rPr>
                <w:t>6</w:t>
              </w:r>
            </w:ins>
            <w:ins w:id="605" w:author="Shewmaker, Michael@Energy" w:date="2022-01-13T08:02:00Z">
              <w:r w:rsidRPr="282242B2">
                <w:rPr>
                  <w:rStyle w:val="normaltextrun"/>
                  <w:rFonts w:cs="Calibri"/>
                  <w:color w:val="000000" w:themeColor="text1"/>
                </w:rPr>
                <w:t xml:space="preserve"> is within 12 months of the date of the diagnostic test </w:t>
              </w:r>
            </w:ins>
            <w:ins w:id="606" w:author="Shewmaker, Michael@Energy" w:date="2022-03-01T00:16:00Z">
              <w:r w:rsidRPr="282242B2">
                <w:rPr>
                  <w:rStyle w:val="normaltextrun"/>
                  <w:rFonts w:cs="Calibri"/>
                  <w:color w:val="000000" w:themeColor="text1"/>
                </w:rPr>
                <w:t>B1-01</w:t>
              </w:r>
            </w:ins>
            <w:ins w:id="607" w:author="Shewmaker, Michael@Energy" w:date="2022-01-13T08:02:00Z">
              <w:r w:rsidRPr="282242B2">
                <w:rPr>
                  <w:rStyle w:val="normaltextrun"/>
                  <w:rFonts w:cs="Calibri"/>
                  <w:color w:val="000000" w:themeColor="text1"/>
                </w:rPr>
                <w:t xml:space="preserve">, then display message: Manometer Calibration is valid"; else display message: "WARNING - Manometer Calibration is expired.  A manometer with current calibration is required </w:t>
              </w:r>
              <w:proofErr w:type="gramStart"/>
              <w:r w:rsidRPr="282242B2">
                <w:rPr>
                  <w:rStyle w:val="normaltextrun"/>
                  <w:rFonts w:cs="Calibri"/>
                  <w:color w:val="000000" w:themeColor="text1"/>
                </w:rPr>
                <w:t>in order to</w:t>
              </w:r>
              <w:proofErr w:type="gramEnd"/>
              <w:r w:rsidRPr="282242B2">
                <w:rPr>
                  <w:rStyle w:val="normaltextrun"/>
                  <w:rFonts w:cs="Calibri"/>
                  <w:color w:val="000000" w:themeColor="text1"/>
                </w:rPr>
                <w:t xml:space="preserve"> comply with this Enclosure Air Leakage Diagnostic test"&gt;&gt;</w:t>
              </w:r>
              <w:r w:rsidRPr="282242B2">
                <w:rPr>
                  <w:rStyle w:val="eop"/>
                  <w:rFonts w:cs="Calibri"/>
                  <w:color w:val="000000" w:themeColor="text1"/>
                </w:rPr>
                <w:t> </w:t>
              </w:r>
            </w:ins>
          </w:p>
        </w:tc>
      </w:tr>
      <w:tr w:rsidR="00F87FC0" w:rsidRPr="009F41E9" w14:paraId="5672D9F9" w14:textId="77777777" w:rsidTr="282242B2">
        <w:tblPrEx>
          <w:tblW w:w="0" w:type="auto"/>
          <w:tblPrExChange w:id="608" w:author="Shewmaker, Michael@Energy" w:date="2022-01-13T08:02:00Z">
            <w:tblPrEx>
              <w:tblW w:w="0" w:type="auto"/>
            </w:tblPrEx>
          </w:tblPrExChange>
        </w:tblPrEx>
        <w:trPr>
          <w:ins w:id="609" w:author="Shewmaker, Michael@Energy" w:date="2022-01-13T07:41:00Z"/>
          <w:trPrChange w:id="610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611" w:author="Shewmaker, Michael@Energy" w:date="2022-01-13T08:02:00Z">
              <w:tcPr>
                <w:tcW w:w="468" w:type="dxa"/>
              </w:tcPr>
            </w:tcPrChange>
          </w:tcPr>
          <w:p w14:paraId="144824BF" w14:textId="77777777" w:rsidR="00F87FC0" w:rsidRDefault="00F87FC0" w:rsidP="00F87FC0">
            <w:pPr>
              <w:spacing w:after="0" w:line="240" w:lineRule="auto"/>
              <w:rPr>
                <w:ins w:id="612" w:author="Shewmaker, Michael@Energy" w:date="2022-01-13T07:41:00Z"/>
                <w:bCs/>
              </w:rPr>
            </w:pPr>
            <w:ins w:id="613" w:author="Shewmaker, Michael@Energy" w:date="2022-01-13T07:41:00Z">
              <w:r>
                <w:rPr>
                  <w:bCs/>
                </w:rPr>
                <w:t>08</w:t>
              </w:r>
            </w:ins>
          </w:p>
        </w:tc>
        <w:tc>
          <w:tcPr>
            <w:tcW w:w="4230" w:type="dxa"/>
            <w:tcPrChange w:id="614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2EB667D7" w14:textId="77777777" w:rsidR="00F87FC0" w:rsidRPr="009F41E9" w:rsidRDefault="00F87FC0" w:rsidP="00F87FC0">
            <w:pPr>
              <w:spacing w:after="0" w:line="240" w:lineRule="auto"/>
              <w:rPr>
                <w:ins w:id="615" w:author="Shewmaker, Michael@Energy" w:date="2022-01-13T07:41:00Z"/>
                <w:bCs/>
              </w:rPr>
            </w:pPr>
            <w:ins w:id="616" w:author="Shewmaker, Michael@Energy" w:date="2022-01-13T07:41:00Z">
              <w:r>
                <w:rPr>
                  <w:bCs/>
                </w:rPr>
                <w:t>Test Methodology</w:t>
              </w:r>
            </w:ins>
          </w:p>
        </w:tc>
        <w:tc>
          <w:tcPr>
            <w:tcW w:w="9918" w:type="dxa"/>
            <w:tcPrChange w:id="617" w:author="Shewmaker, Michael@Energy" w:date="2022-01-13T08:02:00Z">
              <w:tcPr>
                <w:tcW w:w="10368" w:type="dxa"/>
              </w:tcPr>
            </w:tcPrChange>
          </w:tcPr>
          <w:p w14:paraId="41740CCB" w14:textId="77777777" w:rsidR="00F87FC0" w:rsidRDefault="00F87FC0" w:rsidP="00F87FC0">
            <w:pPr>
              <w:spacing w:after="0" w:line="240" w:lineRule="auto"/>
              <w:rPr>
                <w:ins w:id="618" w:author="Shewmaker, Michael@Energy" w:date="2022-01-13T08:02:00Z"/>
                <w:bCs/>
              </w:rPr>
            </w:pPr>
            <w:ins w:id="619" w:author="Shewmaker, Michael@Energy" w:date="2022-01-13T08:02:00Z">
              <w:r>
                <w:rPr>
                  <w:bCs/>
                </w:rPr>
                <w:t>&lt;&lt;</w:t>
              </w:r>
              <w:proofErr w:type="gramStart"/>
              <w:r>
                <w:rPr>
                  <w:bCs/>
                </w:rPr>
                <w:t>user</w:t>
              </w:r>
              <w:proofErr w:type="gramEnd"/>
              <w:r>
                <w:rPr>
                  <w:bCs/>
                </w:rPr>
                <w:t xml:space="preserve"> select from list:</w:t>
              </w:r>
            </w:ins>
          </w:p>
          <w:p w14:paraId="1C1BA123" w14:textId="77777777" w:rsidR="00F87FC0" w:rsidRDefault="00F87FC0" w:rsidP="00F87FC0">
            <w:pPr>
              <w:spacing w:after="0" w:line="240" w:lineRule="auto"/>
              <w:rPr>
                <w:ins w:id="620" w:author="Shewmaker, Michael@Energy" w:date="2022-01-13T08:02:00Z"/>
                <w:bCs/>
              </w:rPr>
            </w:pPr>
            <w:ins w:id="621" w:author="Shewmaker, Michael@Energy" w:date="2022-01-13T08:02:00Z">
              <w:r>
                <w:rPr>
                  <w:bCs/>
                </w:rPr>
                <w:t>*Pressurization; or</w:t>
              </w:r>
            </w:ins>
          </w:p>
          <w:p w14:paraId="26BA5C47" w14:textId="6B0189F0" w:rsidR="00F87FC0" w:rsidRPr="009F41E9" w:rsidRDefault="00F87FC0" w:rsidP="00F87FC0">
            <w:pPr>
              <w:spacing w:after="0" w:line="240" w:lineRule="auto"/>
              <w:rPr>
                <w:ins w:id="622" w:author="Shewmaker, Michael@Energy" w:date="2022-01-13T07:41:00Z"/>
                <w:bCs/>
              </w:rPr>
            </w:pPr>
            <w:ins w:id="623" w:author="Shewmaker, Michael@Energy" w:date="2022-01-13T08:02:00Z">
              <w:r>
                <w:rPr>
                  <w:bCs/>
                </w:rPr>
                <w:t>*Depressurization&gt;&gt;</w:t>
              </w:r>
            </w:ins>
          </w:p>
        </w:tc>
      </w:tr>
      <w:tr w:rsidR="00F87FC0" w:rsidRPr="009F41E9" w14:paraId="2E460CF7" w14:textId="77777777" w:rsidTr="282242B2">
        <w:tblPrEx>
          <w:tblW w:w="0" w:type="auto"/>
          <w:tblPrExChange w:id="624" w:author="Shewmaker, Michael@Energy" w:date="2022-01-13T08:02:00Z">
            <w:tblPrEx>
              <w:tblW w:w="0" w:type="auto"/>
            </w:tblPrEx>
          </w:tblPrExChange>
        </w:tblPrEx>
        <w:trPr>
          <w:ins w:id="625" w:author="Shewmaker, Michael@Energy" w:date="2022-01-13T08:01:00Z"/>
          <w:trPrChange w:id="626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627" w:author="Shewmaker, Michael@Energy" w:date="2022-01-13T08:02:00Z">
              <w:tcPr>
                <w:tcW w:w="468" w:type="dxa"/>
              </w:tcPr>
            </w:tcPrChange>
          </w:tcPr>
          <w:p w14:paraId="15ACC575" w14:textId="66860722" w:rsidR="00F87FC0" w:rsidRDefault="00F87FC0" w:rsidP="00F87FC0">
            <w:pPr>
              <w:spacing w:after="0" w:line="240" w:lineRule="auto"/>
              <w:rPr>
                <w:ins w:id="628" w:author="Shewmaker, Michael@Energy" w:date="2022-01-13T08:01:00Z"/>
                <w:bCs/>
              </w:rPr>
            </w:pPr>
            <w:ins w:id="629" w:author="Shewmaker, Michael@Energy" w:date="2022-01-13T08:02:00Z">
              <w:r>
                <w:rPr>
                  <w:bCs/>
                </w:rPr>
                <w:t>09</w:t>
              </w:r>
            </w:ins>
          </w:p>
        </w:tc>
        <w:tc>
          <w:tcPr>
            <w:tcW w:w="4230" w:type="dxa"/>
            <w:tcPrChange w:id="630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201FC8DC" w14:textId="191E467A" w:rsidR="00F87FC0" w:rsidRDefault="00F87FC0" w:rsidP="00F87FC0">
            <w:pPr>
              <w:spacing w:after="0" w:line="240" w:lineRule="auto"/>
              <w:rPr>
                <w:ins w:id="631" w:author="Shewmaker, Michael@Energy" w:date="2022-01-13T08:01:00Z"/>
                <w:bCs/>
              </w:rPr>
            </w:pPr>
            <w:ins w:id="632" w:author="Shewmaker, Michael@Energy" w:date="2022-01-13T08:01:00Z">
              <w:r>
                <w:rPr>
                  <w:bCs/>
                </w:rPr>
                <w:t>Target</w:t>
              </w:r>
            </w:ins>
            <w:ins w:id="633" w:author="Shewmaker, Michael@Energy" w:date="2022-01-13T08:02:00Z">
              <w:r>
                <w:rPr>
                  <w:bCs/>
                </w:rPr>
                <w:t xml:space="preserve"> Enclosure Air Leakage from CF1R (ACH50)</w:t>
              </w:r>
            </w:ins>
          </w:p>
        </w:tc>
        <w:tc>
          <w:tcPr>
            <w:tcW w:w="9918" w:type="dxa"/>
            <w:tcPrChange w:id="634" w:author="Shewmaker, Michael@Energy" w:date="2022-01-13T08:02:00Z">
              <w:tcPr>
                <w:tcW w:w="10368" w:type="dxa"/>
              </w:tcPr>
            </w:tcPrChange>
          </w:tcPr>
          <w:p w14:paraId="7E6971F7" w14:textId="3515AE4E" w:rsidR="00F87FC0" w:rsidRDefault="00F87FC0" w:rsidP="00F87FC0">
            <w:pPr>
              <w:spacing w:after="0" w:line="240" w:lineRule="auto"/>
              <w:rPr>
                <w:ins w:id="635" w:author="Shewmaker, Michael@Energy" w:date="2022-01-13T08:01:00Z"/>
                <w:bCs/>
              </w:rPr>
            </w:pPr>
            <w:ins w:id="636" w:author="Shewmaker, Michael@Energy" w:date="2022-01-13T08:02:00Z">
              <w:r>
                <w:rPr>
                  <w:bCs/>
                </w:rPr>
                <w:t>&lt;&lt;pull from CF1R&gt;&gt;</w:t>
              </w:r>
            </w:ins>
          </w:p>
        </w:tc>
      </w:tr>
      <w:tr w:rsidR="00F87FC0" w:rsidRPr="009F41E9" w14:paraId="3C1565E9" w14:textId="77777777" w:rsidTr="282242B2">
        <w:tblPrEx>
          <w:tblW w:w="0" w:type="auto"/>
          <w:tblPrExChange w:id="637" w:author="Shewmaker, Michael@Energy" w:date="2022-01-13T08:02:00Z">
            <w:tblPrEx>
              <w:tblW w:w="0" w:type="auto"/>
            </w:tblPrEx>
          </w:tblPrExChange>
        </w:tblPrEx>
        <w:trPr>
          <w:ins w:id="638" w:author="Shewmaker, Michael@Energy" w:date="2022-01-13T07:41:00Z"/>
          <w:trPrChange w:id="639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640" w:author="Shewmaker, Michael@Energy" w:date="2022-01-13T08:02:00Z">
              <w:tcPr>
                <w:tcW w:w="468" w:type="dxa"/>
              </w:tcPr>
            </w:tcPrChange>
          </w:tcPr>
          <w:p w14:paraId="0F20F88E" w14:textId="626AF52C" w:rsidR="00F87FC0" w:rsidRDefault="00F87FC0" w:rsidP="00F87FC0">
            <w:pPr>
              <w:spacing w:after="0" w:line="240" w:lineRule="auto"/>
              <w:rPr>
                <w:ins w:id="641" w:author="Shewmaker, Michael@Energy" w:date="2022-01-13T07:41:00Z"/>
                <w:bCs/>
              </w:rPr>
            </w:pPr>
            <w:ins w:id="642" w:author="Shewmaker, Michael@Energy" w:date="2022-01-13T08:02:00Z">
              <w:r>
                <w:rPr>
                  <w:bCs/>
                </w:rPr>
                <w:t>10</w:t>
              </w:r>
            </w:ins>
          </w:p>
        </w:tc>
        <w:tc>
          <w:tcPr>
            <w:tcW w:w="4230" w:type="dxa"/>
            <w:tcPrChange w:id="643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7EEC23EB" w14:textId="58BAEF6C" w:rsidR="00F87FC0" w:rsidRPr="009F41E9" w:rsidRDefault="00376A18" w:rsidP="00F87FC0">
            <w:pPr>
              <w:spacing w:after="0" w:line="240" w:lineRule="auto"/>
              <w:rPr>
                <w:ins w:id="644" w:author="Shewmaker, Michael@Energy" w:date="2022-01-13T07:41:00Z"/>
                <w:bCs/>
              </w:rPr>
            </w:pPr>
            <w:ins w:id="645" w:author="Shewmaker, Michael@Energy" w:date="2022-01-13T08:05:00Z">
              <w:r>
                <w:rPr>
                  <w:bCs/>
                </w:rPr>
                <w:t xml:space="preserve">Tested </w:t>
              </w:r>
            </w:ins>
            <w:ins w:id="646" w:author="Shewmaker, Michael@Energy" w:date="2022-01-13T07:41:00Z">
              <w:r w:rsidR="00F87FC0">
                <w:rPr>
                  <w:bCs/>
                </w:rPr>
                <w:t xml:space="preserve">Pre-Retrofit </w:t>
              </w:r>
            </w:ins>
            <w:ins w:id="647" w:author="Shewmaker, Michael@Energy" w:date="2022-01-13T08:05:00Z">
              <w:r>
                <w:rPr>
                  <w:bCs/>
                </w:rPr>
                <w:t>CFM</w:t>
              </w:r>
            </w:ins>
            <w:ins w:id="648" w:author="Shewmaker, Michael@Energy" w:date="2022-01-13T07:41:00Z">
              <w:r w:rsidR="00F87FC0">
                <w:rPr>
                  <w:bCs/>
                </w:rPr>
                <w:t>50</w:t>
              </w:r>
            </w:ins>
          </w:p>
        </w:tc>
        <w:tc>
          <w:tcPr>
            <w:tcW w:w="9918" w:type="dxa"/>
            <w:tcPrChange w:id="649" w:author="Shewmaker, Michael@Energy" w:date="2022-01-13T08:02:00Z">
              <w:tcPr>
                <w:tcW w:w="10368" w:type="dxa"/>
              </w:tcPr>
            </w:tcPrChange>
          </w:tcPr>
          <w:p w14:paraId="442AE163" w14:textId="798D7F2B" w:rsidR="00F87FC0" w:rsidRPr="009F41E9" w:rsidRDefault="00F87FC0" w:rsidP="00F87FC0">
            <w:pPr>
              <w:spacing w:after="0" w:line="240" w:lineRule="auto"/>
              <w:rPr>
                <w:ins w:id="650" w:author="Shewmaker, Michael@Energy" w:date="2022-01-13T07:41:00Z"/>
                <w:bCs/>
              </w:rPr>
            </w:pPr>
            <w:ins w:id="651" w:author="Shewmaker, Michael@Energy" w:date="2022-01-13T08:02:00Z">
              <w:r>
                <w:rPr>
                  <w:bCs/>
                </w:rPr>
                <w:t>&lt;&lt;user input: number&gt;&gt;</w:t>
              </w:r>
            </w:ins>
          </w:p>
        </w:tc>
      </w:tr>
      <w:tr w:rsidR="00F87FC0" w:rsidRPr="009F41E9" w14:paraId="3B8B9EEE" w14:textId="77777777" w:rsidTr="282242B2">
        <w:tblPrEx>
          <w:tblW w:w="0" w:type="auto"/>
          <w:tblPrExChange w:id="652" w:author="Shewmaker, Michael@Energy" w:date="2022-01-13T08:02:00Z">
            <w:tblPrEx>
              <w:tblW w:w="0" w:type="auto"/>
            </w:tblPrEx>
          </w:tblPrExChange>
        </w:tblPrEx>
        <w:trPr>
          <w:ins w:id="653" w:author="Shewmaker, Michael@Energy" w:date="2022-01-13T07:41:00Z"/>
          <w:trPrChange w:id="654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655" w:author="Shewmaker, Michael@Energy" w:date="2022-01-13T08:02:00Z">
              <w:tcPr>
                <w:tcW w:w="468" w:type="dxa"/>
              </w:tcPr>
            </w:tcPrChange>
          </w:tcPr>
          <w:p w14:paraId="1BF37869" w14:textId="0558C17F" w:rsidR="00F87FC0" w:rsidRDefault="00F87FC0" w:rsidP="00F87FC0">
            <w:pPr>
              <w:spacing w:after="0" w:line="240" w:lineRule="auto"/>
              <w:rPr>
                <w:ins w:id="656" w:author="Shewmaker, Michael@Energy" w:date="2022-01-13T07:41:00Z"/>
                <w:bCs/>
              </w:rPr>
            </w:pPr>
            <w:ins w:id="657" w:author="Shewmaker, Michael@Energy" w:date="2022-01-13T07:41:00Z">
              <w:r>
                <w:rPr>
                  <w:bCs/>
                </w:rPr>
                <w:t>1</w:t>
              </w:r>
            </w:ins>
            <w:ins w:id="658" w:author="Shewmaker, Michael@Energy" w:date="2022-01-13T08:02:00Z">
              <w:r>
                <w:rPr>
                  <w:bCs/>
                </w:rPr>
                <w:t>1</w:t>
              </w:r>
            </w:ins>
          </w:p>
        </w:tc>
        <w:tc>
          <w:tcPr>
            <w:tcW w:w="4230" w:type="dxa"/>
            <w:tcPrChange w:id="659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665F02AC" w14:textId="42C8639D" w:rsidR="00F87FC0" w:rsidRPr="009F41E9" w:rsidRDefault="00376A18" w:rsidP="00F87FC0">
            <w:pPr>
              <w:spacing w:after="0" w:line="240" w:lineRule="auto"/>
              <w:rPr>
                <w:ins w:id="660" w:author="Shewmaker, Michael@Energy" w:date="2022-01-13T07:41:00Z"/>
                <w:bCs/>
              </w:rPr>
            </w:pPr>
            <w:ins w:id="661" w:author="Shewmaker, Michael@Energy" w:date="2022-01-13T08:05:00Z">
              <w:r>
                <w:rPr>
                  <w:bCs/>
                </w:rPr>
                <w:t xml:space="preserve">Tested </w:t>
              </w:r>
            </w:ins>
            <w:ins w:id="662" w:author="Shewmaker, Michael@Energy" w:date="2022-01-13T07:41:00Z">
              <w:r w:rsidR="00F87FC0">
                <w:rPr>
                  <w:bCs/>
                </w:rPr>
                <w:t xml:space="preserve">Pre-Retrofit </w:t>
              </w:r>
            </w:ins>
            <w:ins w:id="663" w:author="Shewmaker, Michael@Energy" w:date="2022-01-13T08:05:00Z">
              <w:r>
                <w:rPr>
                  <w:bCs/>
                </w:rPr>
                <w:t>ACH</w:t>
              </w:r>
            </w:ins>
            <w:ins w:id="664" w:author="Shewmaker, Michael@Energy" w:date="2022-01-13T07:41:00Z">
              <w:r w:rsidR="00F87FC0">
                <w:rPr>
                  <w:bCs/>
                </w:rPr>
                <w:t>50</w:t>
              </w:r>
            </w:ins>
          </w:p>
        </w:tc>
        <w:tc>
          <w:tcPr>
            <w:tcW w:w="9918" w:type="dxa"/>
            <w:tcPrChange w:id="665" w:author="Shewmaker, Michael@Energy" w:date="2022-01-13T08:02:00Z">
              <w:tcPr>
                <w:tcW w:w="10368" w:type="dxa"/>
              </w:tcPr>
            </w:tcPrChange>
          </w:tcPr>
          <w:p w14:paraId="65F678F8" w14:textId="4454828A" w:rsidR="00F87FC0" w:rsidRPr="009F41E9" w:rsidRDefault="00F87FC0" w:rsidP="00F87FC0">
            <w:pPr>
              <w:spacing w:after="0" w:line="240" w:lineRule="auto"/>
              <w:rPr>
                <w:ins w:id="666" w:author="Shewmaker, Michael@Energy" w:date="2022-01-13T07:41:00Z"/>
                <w:bCs/>
              </w:rPr>
            </w:pPr>
            <w:ins w:id="667" w:author="Shewmaker, Michael@Energy" w:date="2022-01-13T08:02:00Z">
              <w:r>
                <w:rPr>
                  <w:bCs/>
                </w:rPr>
                <w:t>&lt;&lt;user input: number&gt;&gt;</w:t>
              </w:r>
            </w:ins>
          </w:p>
        </w:tc>
      </w:tr>
      <w:tr w:rsidR="00951114" w:rsidRPr="00FD29DB" w14:paraId="616487C6" w14:textId="77777777" w:rsidTr="282242B2">
        <w:tblPrEx>
          <w:tblW w:w="0" w:type="auto"/>
          <w:tblPrExChange w:id="668" w:author="Shewmaker, Michael@Energy" w:date="2022-01-13T08:02:00Z">
            <w:tblPrEx>
              <w:tblW w:w="0" w:type="auto"/>
            </w:tblPrEx>
          </w:tblPrExChange>
        </w:tblPrEx>
        <w:trPr>
          <w:ins w:id="669" w:author="Shewmaker, Michael@Energy" w:date="2022-01-13T07:41:00Z"/>
          <w:trPrChange w:id="670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671" w:author="Shewmaker, Michael@Energy" w:date="2022-01-13T08:02:00Z">
              <w:tcPr>
                <w:tcW w:w="468" w:type="dxa"/>
              </w:tcPr>
            </w:tcPrChange>
          </w:tcPr>
          <w:p w14:paraId="10A0091E" w14:textId="228C78DB" w:rsidR="00951114" w:rsidRDefault="00951114" w:rsidP="00FD29DB">
            <w:pPr>
              <w:spacing w:after="0" w:line="240" w:lineRule="auto"/>
              <w:rPr>
                <w:ins w:id="672" w:author="Shewmaker, Michael@Energy" w:date="2022-01-13T07:41:00Z"/>
                <w:bCs/>
              </w:rPr>
            </w:pPr>
            <w:ins w:id="673" w:author="Shewmaker, Michael@Energy" w:date="2022-01-13T07:41:00Z">
              <w:r>
                <w:rPr>
                  <w:bCs/>
                </w:rPr>
                <w:t>1</w:t>
              </w:r>
            </w:ins>
            <w:ins w:id="674" w:author="Shewmaker, Michael@Energy" w:date="2022-01-13T08:02:00Z">
              <w:r w:rsidR="00F87FC0">
                <w:rPr>
                  <w:bCs/>
                </w:rPr>
                <w:t>2</w:t>
              </w:r>
            </w:ins>
          </w:p>
        </w:tc>
        <w:tc>
          <w:tcPr>
            <w:tcW w:w="4230" w:type="dxa"/>
            <w:tcPrChange w:id="675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668A88D5" w14:textId="317C3E48" w:rsidR="00951114" w:rsidRDefault="00A30645" w:rsidP="00FD29DB">
            <w:pPr>
              <w:spacing w:after="0" w:line="240" w:lineRule="auto"/>
              <w:rPr>
                <w:ins w:id="676" w:author="Shewmaker, Michael@Energy" w:date="2022-01-13T07:41:00Z"/>
                <w:bCs/>
              </w:rPr>
            </w:pPr>
            <w:ins w:id="677" w:author="Shewmaker, Michael@Energy" w:date="2022-01-13T07:41:00Z">
              <w:r>
                <w:rPr>
                  <w:bCs/>
                </w:rPr>
                <w:t>Verification</w:t>
              </w:r>
            </w:ins>
          </w:p>
        </w:tc>
        <w:tc>
          <w:tcPr>
            <w:tcW w:w="9918" w:type="dxa"/>
            <w:tcPrChange w:id="678" w:author="Shewmaker, Michael@Energy" w:date="2022-01-13T08:02:00Z">
              <w:tcPr>
                <w:tcW w:w="10368" w:type="dxa"/>
              </w:tcPr>
            </w:tcPrChange>
          </w:tcPr>
          <w:p w14:paraId="6BB03169" w14:textId="30ADDE3B" w:rsidR="00951114" w:rsidRPr="00AC7A68" w:rsidRDefault="00AC7A68">
            <w:pPr>
              <w:keepNext/>
              <w:tabs>
                <w:tab w:val="left" w:pos="356"/>
              </w:tabs>
              <w:spacing w:after="0" w:line="240" w:lineRule="auto"/>
              <w:rPr>
                <w:ins w:id="679" w:author="Shewmaker, Michael@Energy" w:date="2022-01-13T07:41:00Z"/>
              </w:rPr>
              <w:pPrChange w:id="680" w:author="Shewmaker, Michael@Energy" w:date="2022-01-13T07:41:00Z">
                <w:pPr>
                  <w:pStyle w:val="ListParagraph"/>
                  <w:keepNext/>
                  <w:numPr>
                    <w:numId w:val="28"/>
                  </w:numPr>
                  <w:tabs>
                    <w:tab w:val="left" w:pos="356"/>
                  </w:tabs>
                  <w:spacing w:after="0" w:line="240" w:lineRule="auto"/>
                  <w:ind w:hanging="360"/>
                  <w:contextualSpacing w:val="0"/>
                </w:pPr>
              </w:pPrChange>
            </w:pPr>
            <w:ins w:id="681" w:author="Shewmaker, Michael@Energy" w:date="2022-01-13T08:03:00Z">
              <w:r w:rsidRPr="282242B2">
                <w:rPr>
                  <w:sz w:val="22"/>
                  <w:szCs w:val="22"/>
                  <w:rPrChange w:id="682" w:author="Shewmaker, Michael@Energy" w:date="2022-01-13T08:03:00Z">
                    <w:rPr>
                      <w:sz w:val="18"/>
                      <w:szCs w:val="18"/>
                    </w:rPr>
                  </w:rPrChange>
                </w:rPr>
                <w:t>&lt;&lt;user input: Pass or Fail&gt;&gt;</w:t>
              </w:r>
            </w:ins>
          </w:p>
        </w:tc>
      </w:tr>
      <w:tr w:rsidR="00951114" w:rsidRPr="00FD29DB" w14:paraId="6DD1B36A" w14:textId="77777777" w:rsidTr="282242B2">
        <w:tblPrEx>
          <w:tblW w:w="0" w:type="auto"/>
          <w:tblPrExChange w:id="683" w:author="Shewmaker, Michael@Energy" w:date="2022-01-13T08:02:00Z">
            <w:tblPrEx>
              <w:tblW w:w="0" w:type="auto"/>
            </w:tblPrEx>
          </w:tblPrExChange>
        </w:tblPrEx>
        <w:trPr>
          <w:ins w:id="684" w:author="Shewmaker, Michael@Energy" w:date="2022-01-13T07:41:00Z"/>
          <w:trPrChange w:id="685" w:author="Shewmaker, Michael@Energy" w:date="2022-01-13T08:02:00Z">
            <w:trPr>
              <w:gridAfter w:val="0"/>
            </w:trPr>
          </w:trPrChange>
        </w:trPr>
        <w:tc>
          <w:tcPr>
            <w:tcW w:w="468" w:type="dxa"/>
            <w:tcPrChange w:id="686" w:author="Shewmaker, Michael@Energy" w:date="2022-01-13T08:02:00Z">
              <w:tcPr>
                <w:tcW w:w="468" w:type="dxa"/>
              </w:tcPr>
            </w:tcPrChange>
          </w:tcPr>
          <w:p w14:paraId="765CEC52" w14:textId="29F48874" w:rsidR="00951114" w:rsidRDefault="00951114" w:rsidP="00FD29DB">
            <w:pPr>
              <w:spacing w:after="0" w:line="240" w:lineRule="auto"/>
              <w:rPr>
                <w:ins w:id="687" w:author="Shewmaker, Michael@Energy" w:date="2022-01-13T07:41:00Z"/>
                <w:bCs/>
              </w:rPr>
            </w:pPr>
            <w:ins w:id="688" w:author="Shewmaker, Michael@Energy" w:date="2022-01-13T07:41:00Z">
              <w:r>
                <w:rPr>
                  <w:bCs/>
                </w:rPr>
                <w:lastRenderedPageBreak/>
                <w:t>1</w:t>
              </w:r>
            </w:ins>
            <w:ins w:id="689" w:author="Shewmaker, Michael@Energy" w:date="2022-01-13T08:02:00Z">
              <w:r w:rsidR="00F87FC0">
                <w:rPr>
                  <w:bCs/>
                </w:rPr>
                <w:t>3</w:t>
              </w:r>
            </w:ins>
          </w:p>
        </w:tc>
        <w:tc>
          <w:tcPr>
            <w:tcW w:w="4230" w:type="dxa"/>
            <w:tcPrChange w:id="690" w:author="Shewmaker, Michael@Energy" w:date="2022-01-13T08:02:00Z">
              <w:tcPr>
                <w:tcW w:w="3780" w:type="dxa"/>
                <w:gridSpan w:val="2"/>
              </w:tcPr>
            </w:tcPrChange>
          </w:tcPr>
          <w:p w14:paraId="65E2FA27" w14:textId="77777777" w:rsidR="00951114" w:rsidRPr="009F41E9" w:rsidRDefault="00951114" w:rsidP="00FD29DB">
            <w:pPr>
              <w:spacing w:after="0" w:line="240" w:lineRule="auto"/>
              <w:rPr>
                <w:ins w:id="691" w:author="Shewmaker, Michael@Energy" w:date="2022-01-13T07:41:00Z"/>
                <w:bCs/>
              </w:rPr>
            </w:pPr>
            <w:ins w:id="692" w:author="Shewmaker, Michael@Energy" w:date="2022-01-13T07:41:00Z">
              <w:r>
                <w:rPr>
                  <w:bCs/>
                </w:rPr>
                <w:t>Verification Status</w:t>
              </w:r>
            </w:ins>
          </w:p>
        </w:tc>
        <w:tc>
          <w:tcPr>
            <w:tcW w:w="9918" w:type="dxa"/>
            <w:tcPrChange w:id="693" w:author="Shewmaker, Michael@Energy" w:date="2022-01-13T08:02:00Z">
              <w:tcPr>
                <w:tcW w:w="10368" w:type="dxa"/>
              </w:tcPr>
            </w:tcPrChange>
          </w:tcPr>
          <w:p w14:paraId="4FA38774" w14:textId="77777777" w:rsidR="00951114" w:rsidRDefault="00951114" w:rsidP="00FD29DB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ins w:id="694" w:author="Shewmaker, Michael@Energy" w:date="2022-01-13T07:41:00Z"/>
                <w:sz w:val="18"/>
                <w:szCs w:val="18"/>
              </w:rPr>
            </w:pPr>
            <w:ins w:id="695" w:author="Shewmaker, Michael@Energy" w:date="2022-01-13T07:41:00Z">
              <w:r>
                <w:rPr>
                  <w:sz w:val="18"/>
                  <w:szCs w:val="18"/>
                  <w:u w:val="single"/>
                </w:rPr>
                <w:t>Pass</w:t>
              </w:r>
              <w:r>
                <w:rPr>
                  <w:sz w:val="18"/>
                  <w:szCs w:val="18"/>
                </w:rPr>
                <w:t xml:space="preserve"> - all applicable requirements are met; or</w:t>
              </w:r>
            </w:ins>
          </w:p>
          <w:p w14:paraId="4F904C73" w14:textId="77777777" w:rsidR="00951114" w:rsidRPr="00FD29DB" w:rsidRDefault="00951114" w:rsidP="00FD29DB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ins w:id="696" w:author="Shewmaker, Michael@Energy" w:date="2022-01-13T07:41:00Z"/>
                <w:sz w:val="18"/>
                <w:szCs w:val="18"/>
              </w:rPr>
            </w:pPr>
            <w:ins w:id="697" w:author="Shewmaker, Michael@Energy" w:date="2022-01-13T07:41:00Z">
              <w:r w:rsidRPr="00FD29DB">
                <w:rPr>
                  <w:sz w:val="18"/>
                  <w:szCs w:val="18"/>
                  <w:u w:val="single"/>
                </w:rPr>
                <w:t>Fail</w:t>
              </w:r>
              <w:r w:rsidRPr="00FD29DB">
                <w:rPr>
                  <w:sz w:val="18"/>
                  <w:szCs w:val="18"/>
                </w:rPr>
                <w:t xml:space="preserve"> - one or more applicable requirements are not met. Enter reason for failure in corrections notes field below</w:t>
              </w:r>
            </w:ins>
          </w:p>
        </w:tc>
      </w:tr>
      <w:tr w:rsidR="00951114" w:rsidRPr="009F41E9" w14:paraId="6A70684B" w14:textId="77777777" w:rsidTr="282242B2">
        <w:trPr>
          <w:ins w:id="698" w:author="Shewmaker, Michael@Energy" w:date="2022-01-13T07:41:00Z"/>
        </w:trPr>
        <w:tc>
          <w:tcPr>
            <w:tcW w:w="468" w:type="dxa"/>
          </w:tcPr>
          <w:p w14:paraId="20DCC8F8" w14:textId="648D44DA" w:rsidR="00951114" w:rsidRDefault="00951114" w:rsidP="00FD29DB">
            <w:pPr>
              <w:spacing w:after="0" w:line="240" w:lineRule="auto"/>
              <w:rPr>
                <w:ins w:id="699" w:author="Shewmaker, Michael@Energy" w:date="2022-01-13T07:41:00Z"/>
                <w:bCs/>
              </w:rPr>
            </w:pPr>
            <w:ins w:id="700" w:author="Shewmaker, Michael@Energy" w:date="2022-01-13T07:41:00Z">
              <w:r>
                <w:rPr>
                  <w:bCs/>
                </w:rPr>
                <w:t>1</w:t>
              </w:r>
            </w:ins>
            <w:ins w:id="701" w:author="Shewmaker, Michael@Energy" w:date="2022-01-13T08:02:00Z">
              <w:r w:rsidR="00F87FC0">
                <w:rPr>
                  <w:bCs/>
                </w:rPr>
                <w:t>4</w:t>
              </w:r>
            </w:ins>
          </w:p>
        </w:tc>
        <w:tc>
          <w:tcPr>
            <w:tcW w:w="14148" w:type="dxa"/>
            <w:gridSpan w:val="2"/>
          </w:tcPr>
          <w:p w14:paraId="51169574" w14:textId="77777777" w:rsidR="00951114" w:rsidRPr="009F41E9" w:rsidRDefault="00951114" w:rsidP="00FD29DB">
            <w:pPr>
              <w:spacing w:after="0" w:line="240" w:lineRule="auto"/>
              <w:rPr>
                <w:ins w:id="702" w:author="Shewmaker, Michael@Energy" w:date="2022-01-13T07:41:00Z"/>
                <w:bCs/>
              </w:rPr>
            </w:pPr>
            <w:ins w:id="703" w:author="Shewmaker, Michael@Energy" w:date="2022-01-13T07:41:00Z">
              <w:r>
                <w:rPr>
                  <w:bCs/>
                </w:rPr>
                <w:t>Correction Notes:</w:t>
              </w:r>
            </w:ins>
          </w:p>
        </w:tc>
      </w:tr>
    </w:tbl>
    <w:p w14:paraId="548159BC" w14:textId="77777777" w:rsidR="00951114" w:rsidRDefault="00951114" w:rsidP="00362B00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359"/>
        <w:gridCol w:w="1827"/>
        <w:gridCol w:w="1827"/>
        <w:gridCol w:w="1827"/>
        <w:gridCol w:w="1827"/>
        <w:gridCol w:w="1827"/>
        <w:gridCol w:w="1827"/>
        <w:gridCol w:w="1827"/>
      </w:tblGrid>
      <w:tr w:rsidR="006A5CCD" w14:paraId="2614D0ED" w14:textId="77777777" w:rsidTr="00C4535B">
        <w:tc>
          <w:tcPr>
            <w:tcW w:w="14616" w:type="dxa"/>
            <w:gridSpan w:val="9"/>
            <w:shd w:val="clear" w:color="auto" w:fill="auto"/>
          </w:tcPr>
          <w:p w14:paraId="2614D0EC" w14:textId="4C063574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B. Opaque Surfaces</w:t>
            </w:r>
          </w:p>
        </w:tc>
      </w:tr>
      <w:tr w:rsidR="006A5CCD" w14:paraId="2614D0EF" w14:textId="77777777" w:rsidTr="006A5CCD">
        <w:tc>
          <w:tcPr>
            <w:tcW w:w="14616" w:type="dxa"/>
            <w:gridSpan w:val="9"/>
          </w:tcPr>
          <w:p w14:paraId="2614D0EE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0F8" w14:textId="77777777" w:rsidTr="006A5CCD">
        <w:tc>
          <w:tcPr>
            <w:tcW w:w="1827" w:type="dxa"/>
            <w:gridSpan w:val="2"/>
          </w:tcPr>
          <w:p w14:paraId="2614D0F0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827" w:type="dxa"/>
          </w:tcPr>
          <w:p w14:paraId="2614D0F1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27" w:type="dxa"/>
          </w:tcPr>
          <w:p w14:paraId="2614D0F2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</w:tcPr>
          <w:p w14:paraId="2614D0F3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</w:tcPr>
          <w:p w14:paraId="2614D0F4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</w:tcPr>
          <w:p w14:paraId="2614D0F5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</w:tcPr>
          <w:p w14:paraId="2614D0F6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</w:tcPr>
          <w:p w14:paraId="2614D0F7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08</w:t>
            </w:r>
          </w:p>
        </w:tc>
      </w:tr>
      <w:tr w:rsidR="006A5CCD" w14:paraId="2614D101" w14:textId="77777777" w:rsidTr="006A5CCD">
        <w:tc>
          <w:tcPr>
            <w:tcW w:w="1827" w:type="dxa"/>
            <w:gridSpan w:val="2"/>
          </w:tcPr>
          <w:p w14:paraId="2614D0F9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827" w:type="dxa"/>
          </w:tcPr>
          <w:p w14:paraId="2614D0FA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Zone</w:t>
            </w:r>
          </w:p>
        </w:tc>
        <w:tc>
          <w:tcPr>
            <w:tcW w:w="1827" w:type="dxa"/>
          </w:tcPr>
          <w:p w14:paraId="2614D0FB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Existing Conditions</w:t>
            </w:r>
          </w:p>
        </w:tc>
        <w:tc>
          <w:tcPr>
            <w:tcW w:w="1827" w:type="dxa"/>
          </w:tcPr>
          <w:p w14:paraId="2614D0FC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Surface Type</w:t>
            </w:r>
          </w:p>
        </w:tc>
        <w:tc>
          <w:tcPr>
            <w:tcW w:w="1827" w:type="dxa"/>
          </w:tcPr>
          <w:p w14:paraId="2614D0FD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27" w:type="dxa"/>
          </w:tcPr>
          <w:p w14:paraId="2614D0FE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Orientation</w:t>
            </w:r>
          </w:p>
        </w:tc>
        <w:tc>
          <w:tcPr>
            <w:tcW w:w="1827" w:type="dxa"/>
          </w:tcPr>
          <w:p w14:paraId="2614D0FF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Total Cavity R-value</w:t>
            </w:r>
          </w:p>
        </w:tc>
        <w:tc>
          <w:tcPr>
            <w:tcW w:w="1827" w:type="dxa"/>
          </w:tcPr>
          <w:p w14:paraId="2614D100" w14:textId="77777777" w:rsidR="006A5CCD" w:rsidRPr="006A5CCD" w:rsidRDefault="00AF3934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0B" w14:textId="77777777" w:rsidTr="006A5CCD">
        <w:tc>
          <w:tcPr>
            <w:tcW w:w="1827" w:type="dxa"/>
            <w:gridSpan w:val="2"/>
          </w:tcPr>
          <w:p w14:paraId="2614D102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3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4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5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6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7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8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9" w14:textId="77777777" w:rsidR="003D2831" w:rsidRDefault="003D2831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0A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6A5CCD" w14:paraId="2614D115" w14:textId="77777777" w:rsidTr="006A5CCD">
        <w:tc>
          <w:tcPr>
            <w:tcW w:w="1827" w:type="dxa"/>
            <w:gridSpan w:val="2"/>
          </w:tcPr>
          <w:p w14:paraId="2614D10C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D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E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F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0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1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2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3" w14:textId="77777777" w:rsidR="003D2831" w:rsidRDefault="003D2831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14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6A5CCD" w14:paraId="2614D11A" w14:textId="77777777" w:rsidTr="00953279">
        <w:trPr>
          <w:trHeight w:val="498"/>
        </w:trPr>
        <w:tc>
          <w:tcPr>
            <w:tcW w:w="468" w:type="dxa"/>
            <w:vAlign w:val="center"/>
          </w:tcPr>
          <w:p w14:paraId="2614D116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09</w:t>
            </w:r>
          </w:p>
        </w:tc>
        <w:tc>
          <w:tcPr>
            <w:tcW w:w="3186" w:type="dxa"/>
            <w:gridSpan w:val="2"/>
            <w:vAlign w:val="center"/>
          </w:tcPr>
          <w:p w14:paraId="2614D117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62" w:type="dxa"/>
            <w:gridSpan w:val="6"/>
          </w:tcPr>
          <w:p w14:paraId="2614D118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119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1E" w14:textId="77777777" w:rsidTr="006614F8">
        <w:tc>
          <w:tcPr>
            <w:tcW w:w="468" w:type="dxa"/>
          </w:tcPr>
          <w:p w14:paraId="2614D11B" w14:textId="77777777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</w:tcPr>
          <w:p w14:paraId="2614D11D" w14:textId="5A614CF0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122" w14:textId="77777777" w:rsidR="001E2C74" w:rsidRDefault="001E2C74" w:rsidP="006A5CCD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1421"/>
        <w:gridCol w:w="1909"/>
        <w:gridCol w:w="1776"/>
        <w:gridCol w:w="1894"/>
        <w:gridCol w:w="1866"/>
        <w:gridCol w:w="1824"/>
        <w:gridCol w:w="1770"/>
        <w:gridCol w:w="1688"/>
      </w:tblGrid>
      <w:tr w:rsidR="006A5CCD" w14:paraId="2614D128" w14:textId="77777777" w:rsidTr="2662821B">
        <w:tc>
          <w:tcPr>
            <w:tcW w:w="14616" w:type="dxa"/>
            <w:gridSpan w:val="9"/>
            <w:shd w:val="clear" w:color="auto" w:fill="auto"/>
          </w:tcPr>
          <w:p w14:paraId="2614D127" w14:textId="31A29FEB" w:rsidR="006A5CCD" w:rsidRPr="00707E2F" w:rsidRDefault="00F21159" w:rsidP="2662821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br w:type="page"/>
            </w:r>
            <w:r w:rsidR="006A5CCD" w:rsidRPr="2662821B">
              <w:rPr>
                <w:b/>
                <w:bCs/>
                <w:sz w:val="20"/>
                <w:szCs w:val="20"/>
              </w:rPr>
              <w:t xml:space="preserve">C. </w:t>
            </w:r>
            <w:r w:rsidR="3C129493" w:rsidRPr="2662821B">
              <w:rPr>
                <w:b/>
                <w:bCs/>
                <w:sz w:val="20"/>
                <w:szCs w:val="20"/>
              </w:rPr>
              <w:t>Roofs</w:t>
            </w:r>
          </w:p>
        </w:tc>
      </w:tr>
      <w:tr w:rsidR="006A5CCD" w14:paraId="2614D12A" w14:textId="77777777" w:rsidTr="2662821B">
        <w:tc>
          <w:tcPr>
            <w:tcW w:w="14616" w:type="dxa"/>
            <w:gridSpan w:val="9"/>
          </w:tcPr>
          <w:p w14:paraId="2614D129" w14:textId="77777777" w:rsidR="006A5CCD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133" w14:textId="77777777" w:rsidTr="2662821B">
        <w:tc>
          <w:tcPr>
            <w:tcW w:w="1889" w:type="dxa"/>
            <w:gridSpan w:val="2"/>
          </w:tcPr>
          <w:p w14:paraId="2614D12B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1909" w:type="dxa"/>
          </w:tcPr>
          <w:p w14:paraId="2614D12C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1776" w:type="dxa"/>
          </w:tcPr>
          <w:p w14:paraId="2614D12D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03</w:t>
            </w:r>
          </w:p>
        </w:tc>
        <w:tc>
          <w:tcPr>
            <w:tcW w:w="1894" w:type="dxa"/>
          </w:tcPr>
          <w:p w14:paraId="2614D12E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04</w:t>
            </w:r>
          </w:p>
        </w:tc>
        <w:tc>
          <w:tcPr>
            <w:tcW w:w="1866" w:type="dxa"/>
          </w:tcPr>
          <w:p w14:paraId="2614D12F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05</w:t>
            </w:r>
          </w:p>
        </w:tc>
        <w:tc>
          <w:tcPr>
            <w:tcW w:w="1824" w:type="dxa"/>
          </w:tcPr>
          <w:p w14:paraId="2614D130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06</w:t>
            </w:r>
          </w:p>
        </w:tc>
        <w:tc>
          <w:tcPr>
            <w:tcW w:w="1770" w:type="dxa"/>
          </w:tcPr>
          <w:p w14:paraId="2614D131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07</w:t>
            </w:r>
          </w:p>
        </w:tc>
        <w:tc>
          <w:tcPr>
            <w:tcW w:w="1688" w:type="dxa"/>
          </w:tcPr>
          <w:p w14:paraId="2614D132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08</w:t>
            </w:r>
          </w:p>
        </w:tc>
      </w:tr>
      <w:tr w:rsidR="006A5CCD" w14:paraId="2614D13C" w14:textId="77777777" w:rsidTr="2662821B">
        <w:tc>
          <w:tcPr>
            <w:tcW w:w="1889" w:type="dxa"/>
            <w:gridSpan w:val="2"/>
          </w:tcPr>
          <w:p w14:paraId="2614D134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Name</w:t>
            </w:r>
          </w:p>
        </w:tc>
        <w:tc>
          <w:tcPr>
            <w:tcW w:w="1909" w:type="dxa"/>
          </w:tcPr>
          <w:p w14:paraId="2614D135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Construction</w:t>
            </w:r>
          </w:p>
        </w:tc>
        <w:tc>
          <w:tcPr>
            <w:tcW w:w="1776" w:type="dxa"/>
          </w:tcPr>
          <w:p w14:paraId="2614D136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Rise</w:t>
            </w:r>
          </w:p>
        </w:tc>
        <w:tc>
          <w:tcPr>
            <w:tcW w:w="1894" w:type="dxa"/>
          </w:tcPr>
          <w:p w14:paraId="2614D137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Reflectance</w:t>
            </w:r>
          </w:p>
        </w:tc>
        <w:tc>
          <w:tcPr>
            <w:tcW w:w="1866" w:type="dxa"/>
          </w:tcPr>
          <w:p w14:paraId="2614D138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Emittance</w:t>
            </w:r>
          </w:p>
        </w:tc>
        <w:tc>
          <w:tcPr>
            <w:tcW w:w="1824" w:type="dxa"/>
          </w:tcPr>
          <w:p w14:paraId="2614D139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Radiant Barrier</w:t>
            </w:r>
          </w:p>
        </w:tc>
        <w:tc>
          <w:tcPr>
            <w:tcW w:w="1770" w:type="dxa"/>
          </w:tcPr>
          <w:p w14:paraId="2614D13A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Cool Roof</w:t>
            </w:r>
          </w:p>
        </w:tc>
        <w:tc>
          <w:tcPr>
            <w:tcW w:w="1688" w:type="dxa"/>
          </w:tcPr>
          <w:p w14:paraId="2614D13B" w14:textId="77777777" w:rsidR="006A5CCD" w:rsidRPr="008375CB" w:rsidRDefault="00AF3934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46" w14:textId="77777777" w:rsidTr="2662821B">
        <w:tc>
          <w:tcPr>
            <w:tcW w:w="1889" w:type="dxa"/>
            <w:gridSpan w:val="2"/>
            <w:tcBorders>
              <w:bottom w:val="single" w:sz="4" w:space="0" w:color="auto"/>
            </w:tcBorders>
          </w:tcPr>
          <w:p w14:paraId="2614D13D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909" w:type="dxa"/>
            <w:tcBorders>
              <w:bottom w:val="single" w:sz="4" w:space="0" w:color="auto"/>
            </w:tcBorders>
          </w:tcPr>
          <w:p w14:paraId="2614D13E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6" w:type="dxa"/>
            <w:tcBorders>
              <w:bottom w:val="single" w:sz="4" w:space="0" w:color="auto"/>
            </w:tcBorders>
          </w:tcPr>
          <w:p w14:paraId="2614D13F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4" w:type="dxa"/>
            <w:tcBorders>
              <w:bottom w:val="single" w:sz="4" w:space="0" w:color="auto"/>
            </w:tcBorders>
          </w:tcPr>
          <w:p w14:paraId="2614D140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14:paraId="2614D141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2614D142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2614D143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88" w:type="dxa"/>
            <w:tcBorders>
              <w:bottom w:val="single" w:sz="4" w:space="0" w:color="auto"/>
            </w:tcBorders>
          </w:tcPr>
          <w:p w14:paraId="2614D144" w14:textId="77777777" w:rsidR="003D2831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45" w14:textId="77777777" w:rsidR="006A5CCD" w:rsidRPr="00362B00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6A5CCD" w14:paraId="2614D150" w14:textId="77777777" w:rsidTr="2662821B">
        <w:tc>
          <w:tcPr>
            <w:tcW w:w="1889" w:type="dxa"/>
            <w:gridSpan w:val="2"/>
            <w:tcBorders>
              <w:bottom w:val="single" w:sz="4" w:space="0" w:color="auto"/>
            </w:tcBorders>
          </w:tcPr>
          <w:p w14:paraId="2614D147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909" w:type="dxa"/>
            <w:tcBorders>
              <w:bottom w:val="single" w:sz="4" w:space="0" w:color="auto"/>
            </w:tcBorders>
          </w:tcPr>
          <w:p w14:paraId="2614D148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6" w:type="dxa"/>
            <w:tcBorders>
              <w:bottom w:val="single" w:sz="4" w:space="0" w:color="auto"/>
            </w:tcBorders>
          </w:tcPr>
          <w:p w14:paraId="2614D149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4" w:type="dxa"/>
            <w:tcBorders>
              <w:bottom w:val="single" w:sz="4" w:space="0" w:color="auto"/>
            </w:tcBorders>
          </w:tcPr>
          <w:p w14:paraId="2614D14A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14:paraId="2614D14B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2614D14C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2614D14D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88" w:type="dxa"/>
            <w:tcBorders>
              <w:bottom w:val="single" w:sz="4" w:space="0" w:color="auto"/>
            </w:tcBorders>
          </w:tcPr>
          <w:p w14:paraId="2614D14E" w14:textId="77777777" w:rsidR="003D2831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4F" w14:textId="77777777" w:rsidR="006A5CCD" w:rsidRPr="00362B00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6A5CCD" w14:paraId="2614D155" w14:textId="77777777" w:rsidTr="2662821B">
        <w:trPr>
          <w:trHeight w:val="539"/>
        </w:trPr>
        <w:tc>
          <w:tcPr>
            <w:tcW w:w="468" w:type="dxa"/>
            <w:vAlign w:val="center"/>
          </w:tcPr>
          <w:p w14:paraId="2614D151" w14:textId="77777777" w:rsidR="006A5CCD" w:rsidRDefault="006A5CCD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09</w:t>
            </w:r>
          </w:p>
        </w:tc>
        <w:tc>
          <w:tcPr>
            <w:tcW w:w="3330" w:type="dxa"/>
            <w:gridSpan w:val="2"/>
            <w:vAlign w:val="center"/>
          </w:tcPr>
          <w:p w14:paraId="2614D152" w14:textId="77777777" w:rsidR="006A5CCD" w:rsidRDefault="006A5CCD" w:rsidP="00AF393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6"/>
          </w:tcPr>
          <w:p w14:paraId="2614D153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154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59" w14:textId="77777777" w:rsidTr="2662821B">
        <w:tc>
          <w:tcPr>
            <w:tcW w:w="468" w:type="dxa"/>
          </w:tcPr>
          <w:p w14:paraId="2614D156" w14:textId="77777777" w:rsidR="00953279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</w:tcPr>
          <w:p w14:paraId="2614D158" w14:textId="4B79108C" w:rsidR="00953279" w:rsidRPr="00362B00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D15A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530"/>
        <w:gridCol w:w="1800"/>
        <w:gridCol w:w="1800"/>
        <w:gridCol w:w="1800"/>
        <w:gridCol w:w="1890"/>
        <w:gridCol w:w="1620"/>
        <w:gridCol w:w="1890"/>
        <w:gridCol w:w="1818"/>
      </w:tblGrid>
      <w:tr w:rsidR="006A5CCD" w14:paraId="2614D15C" w14:textId="77777777" w:rsidTr="00C4535B">
        <w:tc>
          <w:tcPr>
            <w:tcW w:w="14616" w:type="dxa"/>
            <w:gridSpan w:val="9"/>
            <w:shd w:val="clear" w:color="auto" w:fill="auto"/>
          </w:tcPr>
          <w:p w14:paraId="2614D15B" w14:textId="4EFFB5BD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D. Windows</w:t>
            </w:r>
          </w:p>
        </w:tc>
      </w:tr>
      <w:tr w:rsidR="006A5CCD" w14:paraId="2614D15E" w14:textId="77777777" w:rsidTr="006A5CCD">
        <w:tc>
          <w:tcPr>
            <w:tcW w:w="14616" w:type="dxa"/>
            <w:gridSpan w:val="9"/>
          </w:tcPr>
          <w:p w14:paraId="2614D15D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E2158A" w14:paraId="2614D167" w14:textId="77777777" w:rsidTr="003F6629">
        <w:tc>
          <w:tcPr>
            <w:tcW w:w="1998" w:type="dxa"/>
            <w:gridSpan w:val="2"/>
          </w:tcPr>
          <w:p w14:paraId="2614D15F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800" w:type="dxa"/>
          </w:tcPr>
          <w:p w14:paraId="2614D160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00" w:type="dxa"/>
          </w:tcPr>
          <w:p w14:paraId="2614D161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1800" w:type="dxa"/>
          </w:tcPr>
          <w:p w14:paraId="2614D162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1890" w:type="dxa"/>
          </w:tcPr>
          <w:p w14:paraId="2614D163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1620" w:type="dxa"/>
          </w:tcPr>
          <w:p w14:paraId="2614D164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1890" w:type="dxa"/>
          </w:tcPr>
          <w:p w14:paraId="2614D165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818" w:type="dxa"/>
          </w:tcPr>
          <w:p w14:paraId="2614D166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</w:tr>
      <w:tr w:rsidR="00E2158A" w14:paraId="2614D170" w14:textId="77777777" w:rsidTr="003F6629">
        <w:tc>
          <w:tcPr>
            <w:tcW w:w="1998" w:type="dxa"/>
            <w:gridSpan w:val="2"/>
          </w:tcPr>
          <w:p w14:paraId="2614D168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</w:tcPr>
          <w:p w14:paraId="2614D169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00" w:type="dxa"/>
          </w:tcPr>
          <w:p w14:paraId="2614D16A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Multiplier</w:t>
            </w:r>
          </w:p>
        </w:tc>
        <w:tc>
          <w:tcPr>
            <w:tcW w:w="1800" w:type="dxa"/>
          </w:tcPr>
          <w:p w14:paraId="2614D16B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Area (ft</w:t>
            </w:r>
            <w:r w:rsidRPr="006A5CCD">
              <w:rPr>
                <w:sz w:val="20"/>
                <w:szCs w:val="20"/>
                <w:vertAlign w:val="superscript"/>
              </w:rPr>
              <w:t>2</w:t>
            </w:r>
            <w:r w:rsidRPr="006A5CCD">
              <w:rPr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614D16C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U-factor</w:t>
            </w:r>
          </w:p>
        </w:tc>
        <w:tc>
          <w:tcPr>
            <w:tcW w:w="1620" w:type="dxa"/>
          </w:tcPr>
          <w:p w14:paraId="2614D16D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SHGC</w:t>
            </w:r>
          </w:p>
        </w:tc>
        <w:tc>
          <w:tcPr>
            <w:tcW w:w="1890" w:type="dxa"/>
          </w:tcPr>
          <w:p w14:paraId="2614D16E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Exterior Shading</w:t>
            </w:r>
          </w:p>
        </w:tc>
        <w:tc>
          <w:tcPr>
            <w:tcW w:w="1818" w:type="dxa"/>
          </w:tcPr>
          <w:p w14:paraId="2614D16F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3F6629" w14:paraId="2614D17A" w14:textId="77777777" w:rsidTr="003F6629">
        <w:tc>
          <w:tcPr>
            <w:tcW w:w="1998" w:type="dxa"/>
            <w:gridSpan w:val="2"/>
          </w:tcPr>
          <w:p w14:paraId="2614D171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2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3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4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75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20" w:type="dxa"/>
          </w:tcPr>
          <w:p w14:paraId="2614D176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77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18" w:type="dxa"/>
          </w:tcPr>
          <w:p w14:paraId="2614D178" w14:textId="77777777" w:rsidR="003D2831" w:rsidRDefault="003D2831" w:rsidP="003F6629">
            <w:pPr>
              <w:spacing w:after="0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79" w14:textId="77777777" w:rsidR="003F6629" w:rsidRDefault="003D2831" w:rsidP="003F6629">
            <w:pPr>
              <w:spacing w:after="0"/>
              <w:jc w:val="center"/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3F6629" w14:paraId="2614D184" w14:textId="77777777" w:rsidTr="003F6629">
        <w:tc>
          <w:tcPr>
            <w:tcW w:w="1998" w:type="dxa"/>
            <w:gridSpan w:val="2"/>
          </w:tcPr>
          <w:p w14:paraId="2614D17B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C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D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E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7F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20" w:type="dxa"/>
          </w:tcPr>
          <w:p w14:paraId="2614D180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81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18" w:type="dxa"/>
          </w:tcPr>
          <w:p w14:paraId="2614D182" w14:textId="77777777" w:rsidR="003D2831" w:rsidRDefault="003D2831" w:rsidP="003F6629">
            <w:pPr>
              <w:spacing w:after="0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83" w14:textId="77777777" w:rsidR="003F6629" w:rsidRDefault="003D2831" w:rsidP="003F6629">
            <w:pPr>
              <w:spacing w:after="0"/>
              <w:jc w:val="center"/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6A5CCD" w14:paraId="2614D189" w14:textId="77777777" w:rsidTr="00953279">
        <w:trPr>
          <w:trHeight w:val="498"/>
        </w:trPr>
        <w:tc>
          <w:tcPr>
            <w:tcW w:w="468" w:type="dxa"/>
            <w:vAlign w:val="center"/>
          </w:tcPr>
          <w:p w14:paraId="2614D185" w14:textId="77777777" w:rsidR="006A5CCD" w:rsidRDefault="003F6629" w:rsidP="006A5CCD">
            <w:pPr>
              <w:spacing w:after="0" w:line="240" w:lineRule="auto"/>
            </w:pPr>
            <w:r>
              <w:rPr>
                <w:sz w:val="20"/>
                <w:szCs w:val="20"/>
              </w:rPr>
              <w:lastRenderedPageBreak/>
              <w:t>09</w:t>
            </w:r>
          </w:p>
        </w:tc>
        <w:tc>
          <w:tcPr>
            <w:tcW w:w="3330" w:type="dxa"/>
            <w:gridSpan w:val="2"/>
            <w:vAlign w:val="center"/>
          </w:tcPr>
          <w:p w14:paraId="2614D186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6"/>
          </w:tcPr>
          <w:p w14:paraId="2614D187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188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8D" w14:textId="77777777" w:rsidTr="006614F8">
        <w:tc>
          <w:tcPr>
            <w:tcW w:w="468" w:type="dxa"/>
          </w:tcPr>
          <w:p w14:paraId="2614D18A" w14:textId="77777777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4148" w:type="dxa"/>
            <w:gridSpan w:val="8"/>
          </w:tcPr>
          <w:p w14:paraId="2614D18C" w14:textId="02F3E0DE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18E" w14:textId="77777777" w:rsidR="006A5CCD" w:rsidRDefault="006A5CCD" w:rsidP="006A5CCD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567"/>
        <w:gridCol w:w="763"/>
        <w:gridCol w:w="2203"/>
        <w:gridCol w:w="2895"/>
        <w:gridCol w:w="2921"/>
        <w:gridCol w:w="2799"/>
      </w:tblGrid>
      <w:tr w:rsidR="006A5CCD" w14:paraId="2614D190" w14:textId="77777777" w:rsidTr="00C4535B">
        <w:tc>
          <w:tcPr>
            <w:tcW w:w="146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4D18F" w14:textId="732DAFC7" w:rsidR="006A5CCD" w:rsidRPr="00707E2F" w:rsidRDefault="006A5CCD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E. Doors</w:t>
            </w:r>
          </w:p>
        </w:tc>
      </w:tr>
      <w:tr w:rsidR="006A5CCD" w14:paraId="2614D192" w14:textId="77777777" w:rsidTr="00AF3934">
        <w:tc>
          <w:tcPr>
            <w:tcW w:w="14616" w:type="dxa"/>
            <w:gridSpan w:val="7"/>
          </w:tcPr>
          <w:p w14:paraId="2614D191" w14:textId="77777777" w:rsidR="006A5CCD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8375CB">
              <w:t>&lt;&lt;if existing data does not appear in CF1R, then display the “Section Does Not Apply” message&gt;&gt;</w:t>
            </w:r>
          </w:p>
        </w:tc>
      </w:tr>
      <w:tr w:rsidR="006A5CCD" w14:paraId="2614D198" w14:textId="77777777" w:rsidTr="00AF3934">
        <w:tc>
          <w:tcPr>
            <w:tcW w:w="3035" w:type="dxa"/>
            <w:gridSpan w:val="2"/>
          </w:tcPr>
          <w:p w14:paraId="2614D193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2966" w:type="dxa"/>
            <w:gridSpan w:val="2"/>
          </w:tcPr>
          <w:p w14:paraId="2614D194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2895" w:type="dxa"/>
          </w:tcPr>
          <w:p w14:paraId="2614D195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03</w:t>
            </w:r>
          </w:p>
        </w:tc>
        <w:tc>
          <w:tcPr>
            <w:tcW w:w="2921" w:type="dxa"/>
          </w:tcPr>
          <w:p w14:paraId="2614D196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04</w:t>
            </w:r>
          </w:p>
        </w:tc>
        <w:tc>
          <w:tcPr>
            <w:tcW w:w="2799" w:type="dxa"/>
          </w:tcPr>
          <w:p w14:paraId="2614D197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05</w:t>
            </w:r>
          </w:p>
        </w:tc>
      </w:tr>
      <w:tr w:rsidR="006A5CCD" w14:paraId="2614D19E" w14:textId="77777777" w:rsidTr="00AF3934">
        <w:tc>
          <w:tcPr>
            <w:tcW w:w="3035" w:type="dxa"/>
            <w:gridSpan w:val="2"/>
          </w:tcPr>
          <w:p w14:paraId="2614D199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Name</w:t>
            </w:r>
          </w:p>
        </w:tc>
        <w:tc>
          <w:tcPr>
            <w:tcW w:w="2966" w:type="dxa"/>
            <w:gridSpan w:val="2"/>
          </w:tcPr>
          <w:p w14:paraId="2614D19A" w14:textId="0CB4A9D9" w:rsidR="006A5CCD" w:rsidRPr="00A61410" w:rsidRDefault="00EF43B3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 Surface</w:t>
            </w:r>
          </w:p>
        </w:tc>
        <w:tc>
          <w:tcPr>
            <w:tcW w:w="2895" w:type="dxa"/>
          </w:tcPr>
          <w:p w14:paraId="2614D19B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Area (ft</w:t>
            </w:r>
            <w:r w:rsidRPr="00A61410">
              <w:rPr>
                <w:sz w:val="20"/>
                <w:szCs w:val="20"/>
                <w:vertAlign w:val="superscript"/>
              </w:rPr>
              <w:t>2</w:t>
            </w:r>
            <w:r w:rsidRPr="00A61410">
              <w:rPr>
                <w:sz w:val="20"/>
                <w:szCs w:val="20"/>
              </w:rPr>
              <w:t>)</w:t>
            </w:r>
          </w:p>
        </w:tc>
        <w:tc>
          <w:tcPr>
            <w:tcW w:w="2921" w:type="dxa"/>
          </w:tcPr>
          <w:p w14:paraId="2614D19C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U-factor</w:t>
            </w:r>
          </w:p>
        </w:tc>
        <w:tc>
          <w:tcPr>
            <w:tcW w:w="2799" w:type="dxa"/>
          </w:tcPr>
          <w:p w14:paraId="2614D19D" w14:textId="77777777" w:rsidR="006A5CCD" w:rsidRPr="00A61410" w:rsidRDefault="00AF3934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A4" w14:textId="77777777" w:rsidTr="00AF3934">
        <w:tc>
          <w:tcPr>
            <w:tcW w:w="3035" w:type="dxa"/>
            <w:gridSpan w:val="2"/>
          </w:tcPr>
          <w:p w14:paraId="2614D19F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66" w:type="dxa"/>
            <w:gridSpan w:val="2"/>
          </w:tcPr>
          <w:p w14:paraId="2614D1A0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895" w:type="dxa"/>
          </w:tcPr>
          <w:p w14:paraId="2614D1A1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1" w:type="dxa"/>
          </w:tcPr>
          <w:p w14:paraId="2614D1A2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99" w:type="dxa"/>
          </w:tcPr>
          <w:p w14:paraId="2614D1A3" w14:textId="77777777" w:rsidR="006A5CCD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1AA" w14:textId="77777777" w:rsidTr="00AF3934">
        <w:tc>
          <w:tcPr>
            <w:tcW w:w="3035" w:type="dxa"/>
            <w:gridSpan w:val="2"/>
            <w:tcBorders>
              <w:bottom w:val="single" w:sz="4" w:space="0" w:color="auto"/>
            </w:tcBorders>
          </w:tcPr>
          <w:p w14:paraId="2614D1A5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66" w:type="dxa"/>
            <w:gridSpan w:val="2"/>
            <w:tcBorders>
              <w:bottom w:val="single" w:sz="4" w:space="0" w:color="auto"/>
            </w:tcBorders>
          </w:tcPr>
          <w:p w14:paraId="2614D1A6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895" w:type="dxa"/>
            <w:tcBorders>
              <w:bottom w:val="single" w:sz="4" w:space="0" w:color="auto"/>
            </w:tcBorders>
          </w:tcPr>
          <w:p w14:paraId="2614D1A7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1" w:type="dxa"/>
            <w:tcBorders>
              <w:bottom w:val="single" w:sz="4" w:space="0" w:color="auto"/>
            </w:tcBorders>
          </w:tcPr>
          <w:p w14:paraId="2614D1A8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2614D1A9" w14:textId="77777777" w:rsidR="006A5CCD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1AF" w14:textId="77777777" w:rsidTr="00953279">
        <w:trPr>
          <w:trHeight w:val="498"/>
        </w:trPr>
        <w:tc>
          <w:tcPr>
            <w:tcW w:w="468" w:type="dxa"/>
            <w:vAlign w:val="center"/>
          </w:tcPr>
          <w:p w14:paraId="2614D1AB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5745F">
              <w:rPr>
                <w:sz w:val="20"/>
                <w:szCs w:val="20"/>
              </w:rPr>
              <w:t>06</w:t>
            </w:r>
          </w:p>
        </w:tc>
        <w:tc>
          <w:tcPr>
            <w:tcW w:w="3330" w:type="dxa"/>
            <w:gridSpan w:val="2"/>
            <w:vAlign w:val="center"/>
          </w:tcPr>
          <w:p w14:paraId="2614D1AC" w14:textId="77777777" w:rsidR="006A5CCD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4"/>
          </w:tcPr>
          <w:p w14:paraId="2614D1AD" w14:textId="77777777" w:rsidR="006A5CCD" w:rsidRPr="00953279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</w:rPr>
            </w:pPr>
            <w:r w:rsidRPr="00953279">
              <w:rPr>
                <w:sz w:val="20"/>
              </w:rPr>
              <w:t>Pass – all existing conditions have been verified; or</w:t>
            </w:r>
          </w:p>
          <w:p w14:paraId="2614D1AE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  <w:u w:val="single"/>
              </w:rPr>
            </w:pPr>
            <w:r w:rsidRPr="00953279">
              <w:rPr>
                <w:sz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B3" w14:textId="77777777" w:rsidTr="006614F8">
        <w:trPr>
          <w:trHeight w:val="107"/>
        </w:trPr>
        <w:tc>
          <w:tcPr>
            <w:tcW w:w="468" w:type="dxa"/>
          </w:tcPr>
          <w:p w14:paraId="2614D1B0" w14:textId="77777777" w:rsidR="00953279" w:rsidRPr="00F5745F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4148" w:type="dxa"/>
            <w:gridSpan w:val="6"/>
          </w:tcPr>
          <w:p w14:paraId="2614D1B2" w14:textId="48F6E257" w:rsidR="00953279" w:rsidRPr="00F5745F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D1B7" w14:textId="77777777" w:rsidR="001E2C74" w:rsidRDefault="001E2C74" w:rsidP="006A5CCD">
      <w:pPr>
        <w:spacing w:after="0" w:line="240" w:lineRule="auto"/>
      </w:pPr>
    </w:p>
    <w:tbl>
      <w:tblPr>
        <w:tblW w:w="14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504"/>
        <w:gridCol w:w="1026"/>
        <w:gridCol w:w="962"/>
        <w:gridCol w:w="837"/>
        <w:gridCol w:w="162"/>
        <w:gridCol w:w="999"/>
        <w:gridCol w:w="961"/>
        <w:gridCol w:w="966"/>
        <w:gridCol w:w="960"/>
        <w:gridCol w:w="964"/>
        <w:gridCol w:w="971"/>
        <w:gridCol w:w="967"/>
        <w:gridCol w:w="880"/>
        <w:gridCol w:w="81"/>
        <w:gridCol w:w="819"/>
        <w:gridCol w:w="150"/>
        <w:gridCol w:w="750"/>
        <w:gridCol w:w="1189"/>
      </w:tblGrid>
      <w:tr w:rsidR="006A5CCD" w14:paraId="2614D1B9" w14:textId="77777777" w:rsidTr="00C4535B">
        <w:tc>
          <w:tcPr>
            <w:tcW w:w="14617" w:type="dxa"/>
            <w:gridSpan w:val="19"/>
            <w:shd w:val="clear" w:color="auto" w:fill="auto"/>
          </w:tcPr>
          <w:p w14:paraId="2614D1B8" w14:textId="4190FEE3" w:rsidR="006A5CCD" w:rsidRPr="00707E2F" w:rsidRDefault="006A5CCD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F. Overhangs &amp; Fins</w:t>
            </w:r>
          </w:p>
        </w:tc>
      </w:tr>
      <w:tr w:rsidR="006A5CCD" w14:paraId="2614D1BB" w14:textId="77777777" w:rsidTr="006A5CCD">
        <w:tc>
          <w:tcPr>
            <w:tcW w:w="14617" w:type="dxa"/>
            <w:gridSpan w:val="19"/>
            <w:shd w:val="clear" w:color="auto" w:fill="auto"/>
          </w:tcPr>
          <w:p w14:paraId="2614D1BA" w14:textId="77777777" w:rsidR="006A5CCD" w:rsidRPr="00C06826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1CB" w14:textId="77777777" w:rsidTr="00AF3934">
        <w:tc>
          <w:tcPr>
            <w:tcW w:w="973" w:type="dxa"/>
            <w:gridSpan w:val="2"/>
          </w:tcPr>
          <w:p w14:paraId="2614D1BC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01</w:t>
            </w:r>
          </w:p>
        </w:tc>
        <w:tc>
          <w:tcPr>
            <w:tcW w:w="1026" w:type="dxa"/>
          </w:tcPr>
          <w:p w14:paraId="2614D1BD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02</w:t>
            </w:r>
          </w:p>
        </w:tc>
        <w:tc>
          <w:tcPr>
            <w:tcW w:w="962" w:type="dxa"/>
          </w:tcPr>
          <w:p w14:paraId="2614D1BE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03</w:t>
            </w:r>
          </w:p>
        </w:tc>
        <w:tc>
          <w:tcPr>
            <w:tcW w:w="999" w:type="dxa"/>
            <w:gridSpan w:val="2"/>
          </w:tcPr>
          <w:p w14:paraId="2614D1BF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04</w:t>
            </w:r>
          </w:p>
        </w:tc>
        <w:tc>
          <w:tcPr>
            <w:tcW w:w="999" w:type="dxa"/>
          </w:tcPr>
          <w:p w14:paraId="2614D1C0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05</w:t>
            </w:r>
          </w:p>
        </w:tc>
        <w:tc>
          <w:tcPr>
            <w:tcW w:w="961" w:type="dxa"/>
          </w:tcPr>
          <w:p w14:paraId="2614D1C1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06</w:t>
            </w:r>
          </w:p>
        </w:tc>
        <w:tc>
          <w:tcPr>
            <w:tcW w:w="966" w:type="dxa"/>
          </w:tcPr>
          <w:p w14:paraId="2614D1C2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07</w:t>
            </w:r>
          </w:p>
        </w:tc>
        <w:tc>
          <w:tcPr>
            <w:tcW w:w="960" w:type="dxa"/>
          </w:tcPr>
          <w:p w14:paraId="2614D1C3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08</w:t>
            </w:r>
          </w:p>
        </w:tc>
        <w:tc>
          <w:tcPr>
            <w:tcW w:w="964" w:type="dxa"/>
          </w:tcPr>
          <w:p w14:paraId="2614D1C4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09</w:t>
            </w:r>
          </w:p>
        </w:tc>
        <w:tc>
          <w:tcPr>
            <w:tcW w:w="971" w:type="dxa"/>
          </w:tcPr>
          <w:p w14:paraId="2614D1C5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10</w:t>
            </w:r>
          </w:p>
        </w:tc>
        <w:tc>
          <w:tcPr>
            <w:tcW w:w="967" w:type="dxa"/>
          </w:tcPr>
          <w:p w14:paraId="2614D1C6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11</w:t>
            </w:r>
          </w:p>
        </w:tc>
        <w:tc>
          <w:tcPr>
            <w:tcW w:w="961" w:type="dxa"/>
            <w:gridSpan w:val="2"/>
          </w:tcPr>
          <w:p w14:paraId="2614D1C7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12</w:t>
            </w:r>
          </w:p>
        </w:tc>
        <w:tc>
          <w:tcPr>
            <w:tcW w:w="969" w:type="dxa"/>
            <w:gridSpan w:val="2"/>
          </w:tcPr>
          <w:p w14:paraId="2614D1C8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13</w:t>
            </w:r>
          </w:p>
        </w:tc>
        <w:tc>
          <w:tcPr>
            <w:tcW w:w="750" w:type="dxa"/>
          </w:tcPr>
          <w:p w14:paraId="2614D1C9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14</w:t>
            </w:r>
          </w:p>
        </w:tc>
        <w:tc>
          <w:tcPr>
            <w:tcW w:w="1189" w:type="dxa"/>
          </w:tcPr>
          <w:p w14:paraId="2614D1CA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15</w:t>
            </w:r>
          </w:p>
        </w:tc>
      </w:tr>
      <w:tr w:rsidR="006A5CCD" w14:paraId="2614D1D1" w14:textId="77777777" w:rsidTr="00C4535B">
        <w:tc>
          <w:tcPr>
            <w:tcW w:w="973" w:type="dxa"/>
            <w:gridSpan w:val="2"/>
          </w:tcPr>
          <w:p w14:paraId="2614D1CC" w14:textId="77777777" w:rsidR="006A5CCD" w:rsidRPr="00F05437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947" w:type="dxa"/>
            <w:gridSpan w:val="6"/>
            <w:shd w:val="clear" w:color="auto" w:fill="auto"/>
          </w:tcPr>
          <w:p w14:paraId="2614D1CD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Overhang</w:t>
            </w:r>
          </w:p>
        </w:tc>
        <w:tc>
          <w:tcPr>
            <w:tcW w:w="3861" w:type="dxa"/>
            <w:gridSpan w:val="4"/>
            <w:shd w:val="clear" w:color="auto" w:fill="auto"/>
          </w:tcPr>
          <w:p w14:paraId="2614D1CE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Left Fin</w:t>
            </w:r>
          </w:p>
        </w:tc>
        <w:tc>
          <w:tcPr>
            <w:tcW w:w="3647" w:type="dxa"/>
            <w:gridSpan w:val="6"/>
            <w:shd w:val="clear" w:color="auto" w:fill="auto"/>
          </w:tcPr>
          <w:p w14:paraId="2614D1CF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Right Fin</w:t>
            </w:r>
          </w:p>
        </w:tc>
        <w:tc>
          <w:tcPr>
            <w:tcW w:w="1189" w:type="dxa"/>
          </w:tcPr>
          <w:p w14:paraId="2614D1D0" w14:textId="77777777" w:rsidR="006A5CCD" w:rsidRPr="00F05437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D1E1" w14:textId="77777777" w:rsidTr="00AF3934">
        <w:tc>
          <w:tcPr>
            <w:tcW w:w="973" w:type="dxa"/>
            <w:gridSpan w:val="2"/>
            <w:vAlign w:val="bottom"/>
          </w:tcPr>
          <w:p w14:paraId="2614D1D2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Window</w:t>
            </w:r>
          </w:p>
        </w:tc>
        <w:tc>
          <w:tcPr>
            <w:tcW w:w="1026" w:type="dxa"/>
            <w:vAlign w:val="bottom"/>
          </w:tcPr>
          <w:p w14:paraId="2614D1D3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Overhang Depth</w:t>
            </w:r>
          </w:p>
        </w:tc>
        <w:tc>
          <w:tcPr>
            <w:tcW w:w="962" w:type="dxa"/>
            <w:vAlign w:val="bottom"/>
          </w:tcPr>
          <w:p w14:paraId="2614D1D4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Dist. Up</w:t>
            </w:r>
          </w:p>
        </w:tc>
        <w:tc>
          <w:tcPr>
            <w:tcW w:w="999" w:type="dxa"/>
            <w:gridSpan w:val="2"/>
            <w:vAlign w:val="bottom"/>
          </w:tcPr>
          <w:p w14:paraId="2614D1D5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Left Extended</w:t>
            </w:r>
          </w:p>
        </w:tc>
        <w:tc>
          <w:tcPr>
            <w:tcW w:w="999" w:type="dxa"/>
            <w:vAlign w:val="bottom"/>
          </w:tcPr>
          <w:p w14:paraId="2614D1D6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Right Extended</w:t>
            </w:r>
          </w:p>
        </w:tc>
        <w:tc>
          <w:tcPr>
            <w:tcW w:w="961" w:type="dxa"/>
            <w:vAlign w:val="bottom"/>
          </w:tcPr>
          <w:p w14:paraId="2614D1D7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 xml:space="preserve">Flap </w:t>
            </w:r>
            <w:proofErr w:type="spellStart"/>
            <w:r w:rsidRPr="003C291C">
              <w:rPr>
                <w:sz w:val="20"/>
                <w:szCs w:val="20"/>
              </w:rPr>
              <w:t>Ht</w:t>
            </w:r>
            <w:proofErr w:type="spellEnd"/>
          </w:p>
        </w:tc>
        <w:tc>
          <w:tcPr>
            <w:tcW w:w="966" w:type="dxa"/>
            <w:vAlign w:val="bottom"/>
          </w:tcPr>
          <w:p w14:paraId="2614D1D8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Depth</w:t>
            </w:r>
          </w:p>
        </w:tc>
        <w:tc>
          <w:tcPr>
            <w:tcW w:w="960" w:type="dxa"/>
            <w:vAlign w:val="bottom"/>
          </w:tcPr>
          <w:p w14:paraId="2614D1D9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Top Up</w:t>
            </w:r>
          </w:p>
        </w:tc>
        <w:tc>
          <w:tcPr>
            <w:tcW w:w="964" w:type="dxa"/>
            <w:vAlign w:val="bottom"/>
          </w:tcPr>
          <w:p w14:paraId="2614D1DA" w14:textId="77777777" w:rsidR="006A5CCD" w:rsidRPr="00F05437" w:rsidRDefault="006A5CCD" w:rsidP="00AF3934">
            <w:pPr>
              <w:spacing w:after="0" w:line="240" w:lineRule="auto"/>
              <w:jc w:val="center"/>
            </w:pPr>
            <w:proofErr w:type="spellStart"/>
            <w:r w:rsidRPr="003C291C">
              <w:rPr>
                <w:sz w:val="20"/>
                <w:szCs w:val="20"/>
              </w:rPr>
              <w:t>Dist</w:t>
            </w:r>
            <w:proofErr w:type="spellEnd"/>
            <w:r w:rsidRPr="003C291C"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971" w:type="dxa"/>
            <w:vAlign w:val="bottom"/>
          </w:tcPr>
          <w:p w14:paraId="2614D1DB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Bottom Up</w:t>
            </w:r>
          </w:p>
        </w:tc>
        <w:tc>
          <w:tcPr>
            <w:tcW w:w="967" w:type="dxa"/>
            <w:vAlign w:val="bottom"/>
          </w:tcPr>
          <w:p w14:paraId="2614D1DC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Depth</w:t>
            </w:r>
          </w:p>
        </w:tc>
        <w:tc>
          <w:tcPr>
            <w:tcW w:w="880" w:type="dxa"/>
            <w:vAlign w:val="bottom"/>
          </w:tcPr>
          <w:p w14:paraId="2614D1DD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Top Up</w:t>
            </w:r>
          </w:p>
        </w:tc>
        <w:tc>
          <w:tcPr>
            <w:tcW w:w="900" w:type="dxa"/>
            <w:gridSpan w:val="2"/>
            <w:vAlign w:val="bottom"/>
          </w:tcPr>
          <w:p w14:paraId="2614D1DE" w14:textId="77777777" w:rsidR="006A5CCD" w:rsidRPr="00F05437" w:rsidRDefault="006A5CCD" w:rsidP="00AF3934">
            <w:pPr>
              <w:spacing w:after="0" w:line="240" w:lineRule="auto"/>
              <w:jc w:val="center"/>
            </w:pPr>
            <w:proofErr w:type="spellStart"/>
            <w:r w:rsidRPr="003C291C">
              <w:rPr>
                <w:sz w:val="20"/>
                <w:szCs w:val="20"/>
              </w:rPr>
              <w:t>Dist</w:t>
            </w:r>
            <w:proofErr w:type="spellEnd"/>
            <w:r w:rsidRPr="003C291C">
              <w:rPr>
                <w:sz w:val="20"/>
                <w:szCs w:val="20"/>
              </w:rPr>
              <w:t xml:space="preserve"> (Right)</w:t>
            </w:r>
          </w:p>
        </w:tc>
        <w:tc>
          <w:tcPr>
            <w:tcW w:w="900" w:type="dxa"/>
            <w:gridSpan w:val="2"/>
            <w:vAlign w:val="bottom"/>
          </w:tcPr>
          <w:p w14:paraId="2614D1DF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Bottom Up</w:t>
            </w:r>
          </w:p>
        </w:tc>
        <w:tc>
          <w:tcPr>
            <w:tcW w:w="1189" w:type="dxa"/>
            <w:vAlign w:val="bottom"/>
          </w:tcPr>
          <w:p w14:paraId="2614D1E0" w14:textId="77777777" w:rsidR="006A5CCD" w:rsidRPr="00F05437" w:rsidRDefault="00AF3934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F1" w14:textId="77777777" w:rsidTr="003D2831">
        <w:tc>
          <w:tcPr>
            <w:tcW w:w="973" w:type="dxa"/>
            <w:gridSpan w:val="2"/>
          </w:tcPr>
          <w:p w14:paraId="2614D1E2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026" w:type="dxa"/>
          </w:tcPr>
          <w:p w14:paraId="2614D1E3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2" w:type="dxa"/>
          </w:tcPr>
          <w:p w14:paraId="2614D1E4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  <w:gridSpan w:val="2"/>
          </w:tcPr>
          <w:p w14:paraId="2614D1E5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</w:tcPr>
          <w:p w14:paraId="2614D1E6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1" w:type="dxa"/>
          </w:tcPr>
          <w:p w14:paraId="2614D1E7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6" w:type="dxa"/>
          </w:tcPr>
          <w:p w14:paraId="2614D1E8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0" w:type="dxa"/>
          </w:tcPr>
          <w:p w14:paraId="2614D1E9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4" w:type="dxa"/>
          </w:tcPr>
          <w:p w14:paraId="2614D1EA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71" w:type="dxa"/>
          </w:tcPr>
          <w:p w14:paraId="2614D1EB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7" w:type="dxa"/>
          </w:tcPr>
          <w:p w14:paraId="2614D1EC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880" w:type="dxa"/>
          </w:tcPr>
          <w:p w14:paraId="2614D1ED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EE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EF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189" w:type="dxa"/>
            <w:vAlign w:val="center"/>
          </w:tcPr>
          <w:p w14:paraId="2614D1F0" w14:textId="77777777" w:rsidR="006A5CCD" w:rsidRDefault="003D2831" w:rsidP="003D28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01" w14:textId="77777777" w:rsidTr="003D2831">
        <w:tc>
          <w:tcPr>
            <w:tcW w:w="973" w:type="dxa"/>
            <w:gridSpan w:val="2"/>
          </w:tcPr>
          <w:p w14:paraId="2614D1F2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026" w:type="dxa"/>
          </w:tcPr>
          <w:p w14:paraId="2614D1F3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2" w:type="dxa"/>
          </w:tcPr>
          <w:p w14:paraId="2614D1F4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  <w:gridSpan w:val="2"/>
          </w:tcPr>
          <w:p w14:paraId="2614D1F5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</w:tcPr>
          <w:p w14:paraId="2614D1F6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1" w:type="dxa"/>
          </w:tcPr>
          <w:p w14:paraId="2614D1F7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6" w:type="dxa"/>
          </w:tcPr>
          <w:p w14:paraId="2614D1F8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0" w:type="dxa"/>
          </w:tcPr>
          <w:p w14:paraId="2614D1F9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4" w:type="dxa"/>
          </w:tcPr>
          <w:p w14:paraId="2614D1FA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71" w:type="dxa"/>
          </w:tcPr>
          <w:p w14:paraId="2614D1FB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7" w:type="dxa"/>
          </w:tcPr>
          <w:p w14:paraId="2614D1FC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880" w:type="dxa"/>
          </w:tcPr>
          <w:p w14:paraId="2614D1FD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FE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FF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189" w:type="dxa"/>
            <w:vAlign w:val="center"/>
          </w:tcPr>
          <w:p w14:paraId="2614D200" w14:textId="77777777" w:rsidR="006A5CCD" w:rsidRDefault="003D2831" w:rsidP="003D28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06" w14:textId="77777777" w:rsidTr="00953279">
        <w:trPr>
          <w:trHeight w:val="593"/>
        </w:trPr>
        <w:tc>
          <w:tcPr>
            <w:tcW w:w="469" w:type="dxa"/>
            <w:tcBorders>
              <w:bottom w:val="single" w:sz="4" w:space="0" w:color="auto"/>
            </w:tcBorders>
            <w:vAlign w:val="center"/>
          </w:tcPr>
          <w:p w14:paraId="2614D202" w14:textId="77777777" w:rsidR="006A5CCD" w:rsidRDefault="006A5CCD" w:rsidP="00AF3934">
            <w:pPr>
              <w:spacing w:after="0" w:line="240" w:lineRule="auto"/>
            </w:pPr>
            <w:r w:rsidRPr="003C291C">
              <w:rPr>
                <w:sz w:val="20"/>
                <w:szCs w:val="20"/>
              </w:rPr>
              <w:t>16</w:t>
            </w:r>
          </w:p>
        </w:tc>
        <w:tc>
          <w:tcPr>
            <w:tcW w:w="3329" w:type="dxa"/>
            <w:gridSpan w:val="4"/>
            <w:tcBorders>
              <w:bottom w:val="single" w:sz="4" w:space="0" w:color="auto"/>
            </w:tcBorders>
            <w:vAlign w:val="center"/>
          </w:tcPr>
          <w:p w14:paraId="2614D203" w14:textId="77777777" w:rsidR="006A5CCD" w:rsidRDefault="006A5CCD" w:rsidP="00AF3934">
            <w:pPr>
              <w:spacing w:after="0" w:line="240" w:lineRule="auto"/>
            </w:pPr>
            <w:r>
              <w:t>Verification Status:</w:t>
            </w:r>
          </w:p>
        </w:tc>
        <w:tc>
          <w:tcPr>
            <w:tcW w:w="10819" w:type="dxa"/>
            <w:gridSpan w:val="14"/>
            <w:tcBorders>
              <w:bottom w:val="single" w:sz="4" w:space="0" w:color="auto"/>
            </w:tcBorders>
          </w:tcPr>
          <w:p w14:paraId="2614D204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205" w14:textId="77777777" w:rsidR="006A5CCD" w:rsidRPr="00D679FB" w:rsidRDefault="006A5CCD" w:rsidP="00AF3934">
            <w:pPr>
              <w:numPr>
                <w:ilvl w:val="0"/>
                <w:numId w:val="17"/>
              </w:numPr>
              <w:spacing w:after="0" w:line="240" w:lineRule="auto"/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20A" w14:textId="77777777" w:rsidTr="006614F8">
        <w:tc>
          <w:tcPr>
            <w:tcW w:w="469" w:type="dxa"/>
            <w:tcBorders>
              <w:bottom w:val="single" w:sz="4" w:space="0" w:color="auto"/>
            </w:tcBorders>
          </w:tcPr>
          <w:p w14:paraId="2614D207" w14:textId="77777777" w:rsidR="00953279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17</w:t>
            </w:r>
          </w:p>
        </w:tc>
        <w:tc>
          <w:tcPr>
            <w:tcW w:w="14148" w:type="dxa"/>
            <w:gridSpan w:val="18"/>
            <w:tcBorders>
              <w:bottom w:val="single" w:sz="4" w:space="0" w:color="auto"/>
            </w:tcBorders>
          </w:tcPr>
          <w:p w14:paraId="2614D209" w14:textId="0F98178B" w:rsidR="00953279" w:rsidRPr="00F05437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D20B" w14:textId="77777777" w:rsidR="006A5CCD" w:rsidRDefault="006A5CCD" w:rsidP="006A5CCD">
      <w:pPr>
        <w:spacing w:after="0" w:line="240" w:lineRule="auto"/>
      </w:pPr>
    </w:p>
    <w:tbl>
      <w:tblPr>
        <w:tblW w:w="14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1169"/>
        <w:gridCol w:w="1530"/>
        <w:gridCol w:w="630"/>
        <w:gridCol w:w="810"/>
        <w:gridCol w:w="1530"/>
        <w:gridCol w:w="1530"/>
        <w:gridCol w:w="1530"/>
        <w:gridCol w:w="1800"/>
        <w:gridCol w:w="1530"/>
        <w:gridCol w:w="2089"/>
      </w:tblGrid>
      <w:tr w:rsidR="006A5CCD" w14:paraId="2614D20D" w14:textId="77777777" w:rsidTr="00C4535B">
        <w:tc>
          <w:tcPr>
            <w:tcW w:w="14617" w:type="dxa"/>
            <w:gridSpan w:val="11"/>
            <w:tcBorders>
              <w:top w:val="single" w:sz="4" w:space="0" w:color="auto"/>
            </w:tcBorders>
            <w:shd w:val="clear" w:color="auto" w:fill="auto"/>
          </w:tcPr>
          <w:p w14:paraId="2614D20C" w14:textId="131FF4B8" w:rsidR="006A5CCD" w:rsidRPr="006A5CCD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 w:rsidRPr="006A5CCD">
              <w:rPr>
                <w:b/>
                <w:sz w:val="20"/>
                <w:szCs w:val="20"/>
              </w:rPr>
              <w:t>G. Water Heaters</w:t>
            </w:r>
          </w:p>
        </w:tc>
      </w:tr>
      <w:tr w:rsidR="006A5CCD" w14:paraId="2614D20F" w14:textId="77777777" w:rsidTr="006A5CCD">
        <w:tc>
          <w:tcPr>
            <w:tcW w:w="14617" w:type="dxa"/>
            <w:gridSpan w:val="11"/>
          </w:tcPr>
          <w:p w14:paraId="2614D20E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D36B6E" w14:paraId="2614D219" w14:textId="77777777" w:rsidTr="00953279">
        <w:tc>
          <w:tcPr>
            <w:tcW w:w="1638" w:type="dxa"/>
            <w:gridSpan w:val="2"/>
          </w:tcPr>
          <w:p w14:paraId="2614D210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530" w:type="dxa"/>
          </w:tcPr>
          <w:p w14:paraId="2614D211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440" w:type="dxa"/>
            <w:gridSpan w:val="2"/>
          </w:tcPr>
          <w:p w14:paraId="2614D212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530" w:type="dxa"/>
          </w:tcPr>
          <w:p w14:paraId="2614D213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1530" w:type="dxa"/>
          </w:tcPr>
          <w:p w14:paraId="2614D214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1530" w:type="dxa"/>
          </w:tcPr>
          <w:p w14:paraId="2614D215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1800" w:type="dxa"/>
          </w:tcPr>
          <w:p w14:paraId="2614D216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530" w:type="dxa"/>
          </w:tcPr>
          <w:p w14:paraId="2614D217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2089" w:type="dxa"/>
          </w:tcPr>
          <w:p w14:paraId="2614D218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</w:p>
        </w:tc>
      </w:tr>
      <w:tr w:rsidR="00D36B6E" w14:paraId="2614D224" w14:textId="77777777" w:rsidTr="00953279">
        <w:tc>
          <w:tcPr>
            <w:tcW w:w="1638" w:type="dxa"/>
            <w:gridSpan w:val="2"/>
            <w:vAlign w:val="bottom"/>
          </w:tcPr>
          <w:p w14:paraId="2614D21A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530" w:type="dxa"/>
            <w:vAlign w:val="bottom"/>
          </w:tcPr>
          <w:p w14:paraId="2614D21B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Heater Element Type</w:t>
            </w:r>
          </w:p>
        </w:tc>
        <w:tc>
          <w:tcPr>
            <w:tcW w:w="1440" w:type="dxa"/>
            <w:gridSpan w:val="2"/>
            <w:vAlign w:val="bottom"/>
          </w:tcPr>
          <w:p w14:paraId="2614D21C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Tank Type</w:t>
            </w:r>
          </w:p>
        </w:tc>
        <w:tc>
          <w:tcPr>
            <w:tcW w:w="1530" w:type="dxa"/>
            <w:vAlign w:val="bottom"/>
          </w:tcPr>
          <w:p w14:paraId="2614D21D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Tank Volume (gal)</w:t>
            </w:r>
          </w:p>
        </w:tc>
        <w:tc>
          <w:tcPr>
            <w:tcW w:w="1530" w:type="dxa"/>
            <w:vAlign w:val="bottom"/>
          </w:tcPr>
          <w:p w14:paraId="2614D21E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Energy Factor or Efficiency</w:t>
            </w:r>
          </w:p>
        </w:tc>
        <w:tc>
          <w:tcPr>
            <w:tcW w:w="1530" w:type="dxa"/>
            <w:vAlign w:val="bottom"/>
          </w:tcPr>
          <w:p w14:paraId="2614D21F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Input Rating</w:t>
            </w:r>
          </w:p>
        </w:tc>
        <w:tc>
          <w:tcPr>
            <w:tcW w:w="1800" w:type="dxa"/>
            <w:vAlign w:val="bottom"/>
          </w:tcPr>
          <w:p w14:paraId="2614D220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Tank Exterior Insulation</w:t>
            </w:r>
          </w:p>
          <w:p w14:paraId="2614D221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R-value</w:t>
            </w:r>
          </w:p>
        </w:tc>
        <w:tc>
          <w:tcPr>
            <w:tcW w:w="1530" w:type="dxa"/>
            <w:vAlign w:val="bottom"/>
          </w:tcPr>
          <w:p w14:paraId="2614D222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Standby Loss (Fraction)</w:t>
            </w:r>
          </w:p>
        </w:tc>
        <w:tc>
          <w:tcPr>
            <w:tcW w:w="2089" w:type="dxa"/>
            <w:vAlign w:val="bottom"/>
          </w:tcPr>
          <w:p w14:paraId="2614D223" w14:textId="77777777" w:rsidR="00D36B6E" w:rsidRDefault="00D36B6E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D36B6E" w14:paraId="2614D22E" w14:textId="77777777" w:rsidTr="00953279">
        <w:tc>
          <w:tcPr>
            <w:tcW w:w="1638" w:type="dxa"/>
            <w:gridSpan w:val="2"/>
          </w:tcPr>
          <w:p w14:paraId="2614D225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26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CF1R&gt;</w:t>
            </w:r>
          </w:p>
        </w:tc>
        <w:tc>
          <w:tcPr>
            <w:tcW w:w="1440" w:type="dxa"/>
            <w:gridSpan w:val="2"/>
          </w:tcPr>
          <w:p w14:paraId="2614D227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lastRenderedPageBreak/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CF1R&gt;</w:t>
            </w:r>
          </w:p>
        </w:tc>
        <w:tc>
          <w:tcPr>
            <w:tcW w:w="1530" w:type="dxa"/>
          </w:tcPr>
          <w:p w14:paraId="2614D228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lastRenderedPageBreak/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CF1R&gt;</w:t>
            </w:r>
          </w:p>
        </w:tc>
        <w:tc>
          <w:tcPr>
            <w:tcW w:w="1530" w:type="dxa"/>
          </w:tcPr>
          <w:p w14:paraId="2614D229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lastRenderedPageBreak/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CF1R&gt;</w:t>
            </w:r>
          </w:p>
        </w:tc>
        <w:tc>
          <w:tcPr>
            <w:tcW w:w="1530" w:type="dxa"/>
          </w:tcPr>
          <w:p w14:paraId="2614D22A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lastRenderedPageBreak/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CF1R&gt;</w:t>
            </w:r>
          </w:p>
        </w:tc>
        <w:tc>
          <w:tcPr>
            <w:tcW w:w="1800" w:type="dxa"/>
          </w:tcPr>
          <w:p w14:paraId="2614D22B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lastRenderedPageBreak/>
              <w:t>&lt;pull from CF1R&gt;</w:t>
            </w:r>
          </w:p>
        </w:tc>
        <w:tc>
          <w:tcPr>
            <w:tcW w:w="1530" w:type="dxa"/>
          </w:tcPr>
          <w:p w14:paraId="2614D22C" w14:textId="18B60A0A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</w:t>
            </w:r>
            <w:r w:rsidR="00EF43B3">
              <w:rPr>
                <w:sz w:val="20"/>
                <w:szCs w:val="20"/>
              </w:rPr>
              <w:t>, allow N/A</w:t>
            </w:r>
            <w:r w:rsidRPr="006A5CCD">
              <w:rPr>
                <w:sz w:val="20"/>
                <w:szCs w:val="20"/>
              </w:rPr>
              <w:t>&gt;</w:t>
            </w:r>
          </w:p>
        </w:tc>
        <w:tc>
          <w:tcPr>
            <w:tcW w:w="2089" w:type="dxa"/>
          </w:tcPr>
          <w:p w14:paraId="2614D22D" w14:textId="77777777" w:rsidR="00D36B6E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lastRenderedPageBreak/>
              <w:t>User input: Pass or Fail</w:t>
            </w:r>
          </w:p>
        </w:tc>
      </w:tr>
      <w:tr w:rsidR="00D36B6E" w14:paraId="2614D238" w14:textId="77777777" w:rsidTr="00953279">
        <w:tc>
          <w:tcPr>
            <w:tcW w:w="1638" w:type="dxa"/>
            <w:gridSpan w:val="2"/>
          </w:tcPr>
          <w:p w14:paraId="2614D22F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0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440" w:type="dxa"/>
            <w:gridSpan w:val="2"/>
          </w:tcPr>
          <w:p w14:paraId="2614D231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2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3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4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235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6" w14:textId="3D4AE8F9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</w:t>
            </w:r>
            <w:r w:rsidR="00EF43B3">
              <w:rPr>
                <w:sz w:val="20"/>
                <w:szCs w:val="20"/>
              </w:rPr>
              <w:t>, allow N/A</w:t>
            </w:r>
            <w:r w:rsidRPr="006A5CCD">
              <w:rPr>
                <w:sz w:val="20"/>
                <w:szCs w:val="20"/>
              </w:rPr>
              <w:t>&gt;</w:t>
            </w:r>
          </w:p>
        </w:tc>
        <w:tc>
          <w:tcPr>
            <w:tcW w:w="2089" w:type="dxa"/>
          </w:tcPr>
          <w:p w14:paraId="2614D237" w14:textId="77777777" w:rsidR="00D36B6E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3D" w14:textId="77777777" w:rsidTr="00953279">
        <w:trPr>
          <w:trHeight w:val="498"/>
        </w:trPr>
        <w:tc>
          <w:tcPr>
            <w:tcW w:w="469" w:type="dxa"/>
            <w:vAlign w:val="center"/>
          </w:tcPr>
          <w:p w14:paraId="2614D239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1</w:t>
            </w:r>
            <w:r w:rsidR="00D36B6E">
              <w:rPr>
                <w:sz w:val="20"/>
                <w:szCs w:val="20"/>
              </w:rPr>
              <w:t>0</w:t>
            </w:r>
          </w:p>
        </w:tc>
        <w:tc>
          <w:tcPr>
            <w:tcW w:w="3329" w:type="dxa"/>
            <w:gridSpan w:val="3"/>
            <w:vAlign w:val="center"/>
          </w:tcPr>
          <w:p w14:paraId="2614D23A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9" w:type="dxa"/>
            <w:gridSpan w:val="7"/>
          </w:tcPr>
          <w:p w14:paraId="2614D23B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23C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241" w14:textId="77777777" w:rsidTr="006614F8">
        <w:tc>
          <w:tcPr>
            <w:tcW w:w="469" w:type="dxa"/>
          </w:tcPr>
          <w:p w14:paraId="2614D23E" w14:textId="77777777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4148" w:type="dxa"/>
            <w:gridSpan w:val="10"/>
          </w:tcPr>
          <w:p w14:paraId="2614D240" w14:textId="78ED6508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24A" w14:textId="77777777" w:rsidR="001E2C74" w:rsidRDefault="001E2C74" w:rsidP="006A5CCD">
      <w:pPr>
        <w:spacing w:after="0" w:line="240" w:lineRule="auto"/>
      </w:pPr>
    </w:p>
    <w:tbl>
      <w:tblPr>
        <w:tblW w:w="14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2437"/>
        <w:gridCol w:w="889"/>
        <w:gridCol w:w="2020"/>
        <w:gridCol w:w="2909"/>
        <w:gridCol w:w="2909"/>
        <w:gridCol w:w="2984"/>
      </w:tblGrid>
      <w:tr w:rsidR="006A5CCD" w14:paraId="2614D24C" w14:textId="77777777" w:rsidTr="00C4535B">
        <w:tc>
          <w:tcPr>
            <w:tcW w:w="14620" w:type="dxa"/>
            <w:gridSpan w:val="7"/>
            <w:shd w:val="clear" w:color="auto" w:fill="auto"/>
          </w:tcPr>
          <w:p w14:paraId="2614D24B" w14:textId="4BFBF1BD" w:rsidR="006A5CCD" w:rsidRPr="00707E2F" w:rsidRDefault="001E2C74" w:rsidP="001E2C7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 w:rsidR="00F21159">
              <w:br w:type="page"/>
            </w:r>
            <w:r w:rsidR="006A5CCD" w:rsidRPr="00707E2F">
              <w:rPr>
                <w:b/>
                <w:sz w:val="20"/>
                <w:szCs w:val="20"/>
              </w:rPr>
              <w:t>H. Water Heating</w:t>
            </w:r>
          </w:p>
        </w:tc>
      </w:tr>
      <w:tr w:rsidR="006A5CCD" w14:paraId="2614D24E" w14:textId="77777777" w:rsidTr="00E2158A">
        <w:tc>
          <w:tcPr>
            <w:tcW w:w="14620" w:type="dxa"/>
            <w:gridSpan w:val="7"/>
          </w:tcPr>
          <w:p w14:paraId="2614D24D" w14:textId="77777777" w:rsidR="006A5CCD" w:rsidRPr="00C06826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E2158A" w14:paraId="2614D254" w14:textId="77777777" w:rsidTr="00953279">
        <w:tc>
          <w:tcPr>
            <w:tcW w:w="2909" w:type="dxa"/>
            <w:gridSpan w:val="2"/>
          </w:tcPr>
          <w:p w14:paraId="2614D24F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01</w:t>
            </w:r>
          </w:p>
        </w:tc>
        <w:tc>
          <w:tcPr>
            <w:tcW w:w="2909" w:type="dxa"/>
            <w:gridSpan w:val="2"/>
          </w:tcPr>
          <w:p w14:paraId="2614D250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02</w:t>
            </w:r>
          </w:p>
        </w:tc>
        <w:tc>
          <w:tcPr>
            <w:tcW w:w="2909" w:type="dxa"/>
          </w:tcPr>
          <w:p w14:paraId="2614D251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03</w:t>
            </w:r>
          </w:p>
        </w:tc>
        <w:tc>
          <w:tcPr>
            <w:tcW w:w="2909" w:type="dxa"/>
          </w:tcPr>
          <w:p w14:paraId="2614D252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984" w:type="dxa"/>
          </w:tcPr>
          <w:p w14:paraId="2614D253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E2158A" w14:paraId="2614D25A" w14:textId="77777777" w:rsidTr="00953279">
        <w:tc>
          <w:tcPr>
            <w:tcW w:w="2909" w:type="dxa"/>
            <w:gridSpan w:val="2"/>
            <w:vAlign w:val="bottom"/>
          </w:tcPr>
          <w:p w14:paraId="2614D255" w14:textId="77777777" w:rsidR="00E2158A" w:rsidRPr="00F05437" w:rsidRDefault="00E2158A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Name</w:t>
            </w:r>
          </w:p>
        </w:tc>
        <w:tc>
          <w:tcPr>
            <w:tcW w:w="2909" w:type="dxa"/>
            <w:gridSpan w:val="2"/>
            <w:vAlign w:val="bottom"/>
          </w:tcPr>
          <w:p w14:paraId="2614D256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Distribution Type</w:t>
            </w:r>
          </w:p>
        </w:tc>
        <w:tc>
          <w:tcPr>
            <w:tcW w:w="2909" w:type="dxa"/>
            <w:vAlign w:val="bottom"/>
          </w:tcPr>
          <w:p w14:paraId="2614D257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Number of Heaters</w:t>
            </w:r>
          </w:p>
        </w:tc>
        <w:tc>
          <w:tcPr>
            <w:tcW w:w="2909" w:type="dxa"/>
            <w:vAlign w:val="bottom"/>
          </w:tcPr>
          <w:p w14:paraId="2614D258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 xml:space="preserve">Solar </w:t>
            </w:r>
            <w:r w:rsidR="003D2831">
              <w:rPr>
                <w:sz w:val="20"/>
                <w:szCs w:val="20"/>
              </w:rPr>
              <w:t xml:space="preserve">Savings </w:t>
            </w:r>
            <w:r>
              <w:rPr>
                <w:sz w:val="20"/>
                <w:szCs w:val="20"/>
              </w:rPr>
              <w:t>Fraction</w:t>
            </w:r>
          </w:p>
        </w:tc>
        <w:tc>
          <w:tcPr>
            <w:tcW w:w="2984" w:type="dxa"/>
            <w:vAlign w:val="bottom"/>
          </w:tcPr>
          <w:p w14:paraId="2614D259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E2158A" w14:paraId="2614D260" w14:textId="77777777" w:rsidTr="00953279">
        <w:tc>
          <w:tcPr>
            <w:tcW w:w="2909" w:type="dxa"/>
            <w:gridSpan w:val="2"/>
          </w:tcPr>
          <w:p w14:paraId="2614D25B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  <w:gridSpan w:val="2"/>
          </w:tcPr>
          <w:p w14:paraId="2614D25C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5D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5E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84" w:type="dxa"/>
          </w:tcPr>
          <w:p w14:paraId="2614D25F" w14:textId="77777777" w:rsidR="00E2158A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E2158A" w14:paraId="2614D266" w14:textId="77777777" w:rsidTr="00953279">
        <w:tc>
          <w:tcPr>
            <w:tcW w:w="2909" w:type="dxa"/>
            <w:gridSpan w:val="2"/>
          </w:tcPr>
          <w:p w14:paraId="2614D261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  <w:gridSpan w:val="2"/>
          </w:tcPr>
          <w:p w14:paraId="2614D262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63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64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84" w:type="dxa"/>
          </w:tcPr>
          <w:p w14:paraId="2614D265" w14:textId="77777777" w:rsidR="00E2158A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6B" w14:textId="77777777" w:rsidTr="00953279">
        <w:trPr>
          <w:trHeight w:val="566"/>
        </w:trPr>
        <w:tc>
          <w:tcPr>
            <w:tcW w:w="472" w:type="dxa"/>
            <w:vAlign w:val="center"/>
          </w:tcPr>
          <w:p w14:paraId="2614D267" w14:textId="77777777" w:rsidR="006A5CCD" w:rsidRDefault="006A5CCD" w:rsidP="00AF3934">
            <w:pPr>
              <w:spacing w:after="0" w:line="240" w:lineRule="auto"/>
            </w:pPr>
            <w:r w:rsidRPr="003C291C">
              <w:rPr>
                <w:sz w:val="20"/>
                <w:szCs w:val="20"/>
              </w:rPr>
              <w:t>0</w:t>
            </w:r>
            <w:r w:rsidR="003F6629">
              <w:rPr>
                <w:sz w:val="20"/>
                <w:szCs w:val="20"/>
              </w:rPr>
              <w:t>6</w:t>
            </w:r>
          </w:p>
        </w:tc>
        <w:tc>
          <w:tcPr>
            <w:tcW w:w="3326" w:type="dxa"/>
            <w:gridSpan w:val="2"/>
            <w:vAlign w:val="center"/>
          </w:tcPr>
          <w:p w14:paraId="2614D268" w14:textId="77777777" w:rsidR="006A5CCD" w:rsidRPr="00F05437" w:rsidRDefault="006A5CCD" w:rsidP="00AF3934">
            <w:pPr>
              <w:spacing w:after="0" w:line="240" w:lineRule="auto"/>
            </w:pPr>
            <w:r>
              <w:t>Verification Status:</w:t>
            </w:r>
          </w:p>
        </w:tc>
        <w:tc>
          <w:tcPr>
            <w:tcW w:w="10822" w:type="dxa"/>
            <w:gridSpan w:val="4"/>
          </w:tcPr>
          <w:p w14:paraId="2614D269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26A" w14:textId="77777777" w:rsidR="006A5CCD" w:rsidRPr="00D679FB" w:rsidRDefault="006A5CCD" w:rsidP="00AF3934">
            <w:pPr>
              <w:numPr>
                <w:ilvl w:val="0"/>
                <w:numId w:val="17"/>
              </w:numPr>
              <w:spacing w:after="0" w:line="240" w:lineRule="auto"/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26F" w14:textId="77777777" w:rsidTr="006614F8">
        <w:tc>
          <w:tcPr>
            <w:tcW w:w="472" w:type="dxa"/>
          </w:tcPr>
          <w:p w14:paraId="2614D26C" w14:textId="77777777" w:rsidR="00953279" w:rsidRDefault="00953279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4148" w:type="dxa"/>
            <w:gridSpan w:val="6"/>
          </w:tcPr>
          <w:p w14:paraId="2614D26E" w14:textId="2BD2AC18" w:rsidR="00953279" w:rsidRPr="00C06826" w:rsidRDefault="00953279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Correction Notes:</w:t>
            </w:r>
          </w:p>
        </w:tc>
      </w:tr>
    </w:tbl>
    <w:p w14:paraId="2614D270" w14:textId="77777777" w:rsidR="006A5CCD" w:rsidRDefault="006A5CCD" w:rsidP="006A5CCD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3330"/>
        <w:gridCol w:w="3510"/>
        <w:gridCol w:w="3654"/>
        <w:gridCol w:w="3654"/>
      </w:tblGrid>
      <w:tr w:rsidR="006A5CCD" w14:paraId="2614D272" w14:textId="77777777" w:rsidTr="00C4535B">
        <w:tc>
          <w:tcPr>
            <w:tcW w:w="14616" w:type="dxa"/>
            <w:gridSpan w:val="5"/>
            <w:shd w:val="clear" w:color="auto" w:fill="auto"/>
          </w:tcPr>
          <w:p w14:paraId="2614D271" w14:textId="1B75B0A9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I. HVAC – Heating Systems</w:t>
            </w:r>
          </w:p>
        </w:tc>
      </w:tr>
      <w:tr w:rsidR="006A5CCD" w14:paraId="2614D274" w14:textId="77777777" w:rsidTr="006A5CCD">
        <w:tc>
          <w:tcPr>
            <w:tcW w:w="14616" w:type="dxa"/>
            <w:gridSpan w:val="5"/>
          </w:tcPr>
          <w:p w14:paraId="2614D273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279" w14:textId="77777777" w:rsidTr="003F7E68">
        <w:tc>
          <w:tcPr>
            <w:tcW w:w="3798" w:type="dxa"/>
            <w:gridSpan w:val="2"/>
          </w:tcPr>
          <w:p w14:paraId="2614D275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3510" w:type="dxa"/>
          </w:tcPr>
          <w:p w14:paraId="2614D276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3654" w:type="dxa"/>
          </w:tcPr>
          <w:p w14:paraId="2614D277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3654" w:type="dxa"/>
          </w:tcPr>
          <w:p w14:paraId="2614D278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04</w:t>
            </w:r>
          </w:p>
        </w:tc>
      </w:tr>
      <w:tr w:rsidR="006A5CCD" w14:paraId="2614D27E" w14:textId="77777777" w:rsidTr="003F7E68">
        <w:tc>
          <w:tcPr>
            <w:tcW w:w="3798" w:type="dxa"/>
            <w:gridSpan w:val="2"/>
          </w:tcPr>
          <w:p w14:paraId="2614D27A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3510" w:type="dxa"/>
          </w:tcPr>
          <w:p w14:paraId="2614D27B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Type</w:t>
            </w:r>
          </w:p>
        </w:tc>
        <w:tc>
          <w:tcPr>
            <w:tcW w:w="3654" w:type="dxa"/>
          </w:tcPr>
          <w:p w14:paraId="2614D27C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Efficiency</w:t>
            </w:r>
          </w:p>
        </w:tc>
        <w:tc>
          <w:tcPr>
            <w:tcW w:w="3654" w:type="dxa"/>
          </w:tcPr>
          <w:p w14:paraId="2614D27D" w14:textId="77777777" w:rsidR="006A5CCD" w:rsidRDefault="00AF3934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283" w14:textId="77777777" w:rsidTr="003F7E68">
        <w:tc>
          <w:tcPr>
            <w:tcW w:w="3798" w:type="dxa"/>
            <w:gridSpan w:val="2"/>
          </w:tcPr>
          <w:p w14:paraId="2614D27F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10" w:type="dxa"/>
          </w:tcPr>
          <w:p w14:paraId="2614D280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1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2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88" w14:textId="77777777" w:rsidTr="003F7E68">
        <w:tc>
          <w:tcPr>
            <w:tcW w:w="3798" w:type="dxa"/>
            <w:gridSpan w:val="2"/>
          </w:tcPr>
          <w:p w14:paraId="2614D284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10" w:type="dxa"/>
          </w:tcPr>
          <w:p w14:paraId="2614D285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6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7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8D" w14:textId="77777777" w:rsidTr="003F7E68">
        <w:trPr>
          <w:trHeight w:val="498"/>
        </w:trPr>
        <w:tc>
          <w:tcPr>
            <w:tcW w:w="468" w:type="dxa"/>
            <w:vAlign w:val="center"/>
          </w:tcPr>
          <w:p w14:paraId="2614D289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3330" w:type="dxa"/>
            <w:vAlign w:val="center"/>
          </w:tcPr>
          <w:p w14:paraId="2614D28A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3"/>
          </w:tcPr>
          <w:p w14:paraId="2614D28B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28C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3F7E68" w14:paraId="2614D291" w14:textId="77777777" w:rsidTr="006614F8">
        <w:tc>
          <w:tcPr>
            <w:tcW w:w="468" w:type="dxa"/>
          </w:tcPr>
          <w:p w14:paraId="2614D28E" w14:textId="77777777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4148" w:type="dxa"/>
            <w:gridSpan w:val="4"/>
          </w:tcPr>
          <w:p w14:paraId="2614D290" w14:textId="166D2CD1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292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520"/>
        <w:gridCol w:w="810"/>
        <w:gridCol w:w="1890"/>
        <w:gridCol w:w="2700"/>
        <w:gridCol w:w="2700"/>
        <w:gridCol w:w="3528"/>
      </w:tblGrid>
      <w:tr w:rsidR="006A5CCD" w14:paraId="2614D294" w14:textId="77777777" w:rsidTr="00C4535B">
        <w:tc>
          <w:tcPr>
            <w:tcW w:w="14616" w:type="dxa"/>
            <w:gridSpan w:val="7"/>
            <w:shd w:val="clear" w:color="auto" w:fill="auto"/>
          </w:tcPr>
          <w:p w14:paraId="2614D293" w14:textId="0D070470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707E2F">
              <w:rPr>
                <w:b/>
                <w:sz w:val="20"/>
                <w:szCs w:val="20"/>
              </w:rPr>
              <w:t>J. HVAC – Cooling Systems</w:t>
            </w:r>
          </w:p>
        </w:tc>
      </w:tr>
      <w:tr w:rsidR="006A5CCD" w14:paraId="2614D296" w14:textId="77777777" w:rsidTr="006A5CCD">
        <w:tc>
          <w:tcPr>
            <w:tcW w:w="14616" w:type="dxa"/>
            <w:gridSpan w:val="7"/>
          </w:tcPr>
          <w:p w14:paraId="2614D295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E12C8D" w14:paraId="2614D29C" w14:textId="77777777" w:rsidTr="00043D2F">
        <w:tc>
          <w:tcPr>
            <w:tcW w:w="2988" w:type="dxa"/>
            <w:gridSpan w:val="2"/>
          </w:tcPr>
          <w:p w14:paraId="2614D297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2700" w:type="dxa"/>
            <w:gridSpan w:val="2"/>
          </w:tcPr>
          <w:p w14:paraId="2614D298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2614D299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2614D29A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3528" w:type="dxa"/>
          </w:tcPr>
          <w:p w14:paraId="2614D29B" w14:textId="77777777" w:rsidR="00E12C8D" w:rsidRDefault="00E12C8D" w:rsidP="00E12C8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5</w:t>
            </w:r>
          </w:p>
        </w:tc>
      </w:tr>
      <w:tr w:rsidR="00E12C8D" w14:paraId="2614D2A2" w14:textId="77777777" w:rsidTr="00043D2F">
        <w:tc>
          <w:tcPr>
            <w:tcW w:w="2988" w:type="dxa"/>
            <w:gridSpan w:val="2"/>
          </w:tcPr>
          <w:p w14:paraId="2614D29D" w14:textId="77777777" w:rsidR="00E12C8D" w:rsidRPr="006A5CCD" w:rsidRDefault="00043D2F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700" w:type="dxa"/>
            <w:gridSpan w:val="2"/>
          </w:tcPr>
          <w:p w14:paraId="2614D29E" w14:textId="77777777" w:rsidR="00E12C8D" w:rsidRPr="006A5CCD" w:rsidRDefault="00043D2F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Type</w:t>
            </w:r>
          </w:p>
        </w:tc>
        <w:tc>
          <w:tcPr>
            <w:tcW w:w="2700" w:type="dxa"/>
            <w:tcBorders>
              <w:top w:val="single" w:sz="4" w:space="0" w:color="auto"/>
              <w:right w:val="single" w:sz="4" w:space="0" w:color="auto"/>
            </w:tcBorders>
          </w:tcPr>
          <w:p w14:paraId="2614D29F" w14:textId="77777777" w:rsidR="00E12C8D" w:rsidRPr="006A5CCD" w:rsidRDefault="00E12C8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EER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</w:tcBorders>
          </w:tcPr>
          <w:p w14:paraId="2614D2A0" w14:textId="77777777" w:rsidR="00E12C8D" w:rsidRPr="006A5CCD" w:rsidRDefault="00E12C8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SEER</w:t>
            </w:r>
          </w:p>
        </w:tc>
        <w:tc>
          <w:tcPr>
            <w:tcW w:w="3528" w:type="dxa"/>
          </w:tcPr>
          <w:p w14:paraId="2614D2A1" w14:textId="77777777" w:rsidR="00E12C8D" w:rsidRPr="006A5CCD" w:rsidRDefault="00043D2F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E12C8D" w14:paraId="2614D2A8" w14:textId="77777777" w:rsidTr="00E12C8D">
        <w:tc>
          <w:tcPr>
            <w:tcW w:w="2988" w:type="dxa"/>
            <w:gridSpan w:val="2"/>
          </w:tcPr>
          <w:p w14:paraId="2614D2A3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  <w:gridSpan w:val="2"/>
          </w:tcPr>
          <w:p w14:paraId="2614D2A4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5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6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28" w:type="dxa"/>
          </w:tcPr>
          <w:p w14:paraId="2614D2A7" w14:textId="77777777" w:rsidR="00E12C8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E12C8D" w14:paraId="2614D2AE" w14:textId="77777777" w:rsidTr="00E12C8D">
        <w:tc>
          <w:tcPr>
            <w:tcW w:w="2988" w:type="dxa"/>
            <w:gridSpan w:val="2"/>
          </w:tcPr>
          <w:p w14:paraId="2614D2A9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  <w:gridSpan w:val="2"/>
          </w:tcPr>
          <w:p w14:paraId="2614D2AA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B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C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28" w:type="dxa"/>
          </w:tcPr>
          <w:p w14:paraId="2614D2AD" w14:textId="77777777" w:rsidR="00E12C8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B3" w14:textId="77777777" w:rsidTr="003F7E68">
        <w:trPr>
          <w:trHeight w:val="498"/>
        </w:trPr>
        <w:tc>
          <w:tcPr>
            <w:tcW w:w="468" w:type="dxa"/>
            <w:vAlign w:val="center"/>
          </w:tcPr>
          <w:p w14:paraId="2614D2AF" w14:textId="77777777" w:rsidR="006A5CCD" w:rsidRPr="006A5CCD" w:rsidRDefault="00E12C8D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3330" w:type="dxa"/>
            <w:gridSpan w:val="2"/>
            <w:vAlign w:val="center"/>
          </w:tcPr>
          <w:p w14:paraId="2614D2B0" w14:textId="77777777" w:rsidR="006A5CCD" w:rsidRPr="006A5CCD" w:rsidRDefault="006A5CCD" w:rsidP="003F7E68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4"/>
          </w:tcPr>
          <w:p w14:paraId="2614D2B1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2B2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3F7E68" w14:paraId="2614D2B7" w14:textId="77777777" w:rsidTr="006614F8">
        <w:tc>
          <w:tcPr>
            <w:tcW w:w="468" w:type="dxa"/>
          </w:tcPr>
          <w:p w14:paraId="2614D2B4" w14:textId="77777777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07</w:t>
            </w:r>
          </w:p>
        </w:tc>
        <w:tc>
          <w:tcPr>
            <w:tcW w:w="14148" w:type="dxa"/>
            <w:gridSpan w:val="6"/>
          </w:tcPr>
          <w:p w14:paraId="2614D2B6" w14:textId="38DD0532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2B8" w14:textId="77777777" w:rsidR="001E2C74" w:rsidRDefault="001E2C74" w:rsidP="006A5CCD">
      <w:pPr>
        <w:spacing w:after="0" w:line="240" w:lineRule="auto"/>
      </w:pPr>
    </w:p>
    <w:tbl>
      <w:tblPr>
        <w:tblW w:w="14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2454"/>
        <w:gridCol w:w="875"/>
        <w:gridCol w:w="2048"/>
        <w:gridCol w:w="2923"/>
        <w:gridCol w:w="2923"/>
        <w:gridCol w:w="2925"/>
      </w:tblGrid>
      <w:tr w:rsidR="003F6629" w:rsidRPr="004D4BD9" w14:paraId="2614D2DC" w14:textId="77777777" w:rsidTr="00C4535B">
        <w:tc>
          <w:tcPr>
            <w:tcW w:w="14617" w:type="dxa"/>
            <w:gridSpan w:val="7"/>
            <w:shd w:val="clear" w:color="auto" w:fill="auto"/>
          </w:tcPr>
          <w:p w14:paraId="2614D2DB" w14:textId="1A534D95" w:rsidR="003F6629" w:rsidRPr="00707E2F" w:rsidRDefault="001E2C74" w:rsidP="004B594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 w:rsidRPr="00707E2F">
              <w:rPr>
                <w:b/>
                <w:sz w:val="20"/>
                <w:szCs w:val="20"/>
              </w:rPr>
              <w:t>K</w:t>
            </w:r>
            <w:r w:rsidR="003F6629" w:rsidRPr="00707E2F">
              <w:rPr>
                <w:b/>
                <w:sz w:val="20"/>
                <w:szCs w:val="20"/>
              </w:rPr>
              <w:t>. HVAC Distribution</w:t>
            </w:r>
          </w:p>
        </w:tc>
      </w:tr>
      <w:tr w:rsidR="003F6629" w:rsidRPr="00E42675" w14:paraId="2614D2DE" w14:textId="77777777" w:rsidTr="001E2C74">
        <w:tc>
          <w:tcPr>
            <w:tcW w:w="14617" w:type="dxa"/>
            <w:gridSpan w:val="7"/>
          </w:tcPr>
          <w:p w14:paraId="2614D2DD" w14:textId="77777777" w:rsidR="003F6629" w:rsidRPr="004D4BD9" w:rsidRDefault="003F6629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704" w:author="Shewmaker, Michael@Energy" w:date="2022-01-13T08:10:00Z">
                <w:pPr>
                  <w:spacing w:after="0" w:line="240" w:lineRule="auto"/>
                </w:pPr>
              </w:pPrChange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CC17AB" w:rsidRPr="00A71C2E" w14:paraId="2614D2E6" w14:textId="77777777" w:rsidTr="00CC17AB">
        <w:tc>
          <w:tcPr>
            <w:tcW w:w="2923" w:type="dxa"/>
            <w:gridSpan w:val="2"/>
          </w:tcPr>
          <w:p w14:paraId="2614D2DF" w14:textId="77777777" w:rsidR="00CC17AB" w:rsidRPr="00A71C2E" w:rsidRDefault="00CC17AB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705" w:author="Shewmaker, Michael@Energy" w:date="2022-01-13T08:10:00Z">
                <w:pPr>
                  <w:spacing w:after="0" w:line="240" w:lineRule="auto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01</w:t>
            </w:r>
          </w:p>
        </w:tc>
        <w:tc>
          <w:tcPr>
            <w:tcW w:w="2923" w:type="dxa"/>
            <w:gridSpan w:val="2"/>
          </w:tcPr>
          <w:p w14:paraId="2614D2E0" w14:textId="77777777" w:rsidR="00CC17AB" w:rsidRPr="00A71C2E" w:rsidRDefault="00CC17AB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706" w:author="Shewmaker, Michael@Energy" w:date="2022-01-13T08:10:00Z">
                <w:pPr>
                  <w:spacing w:after="0" w:line="240" w:lineRule="auto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02</w:t>
            </w:r>
          </w:p>
        </w:tc>
        <w:tc>
          <w:tcPr>
            <w:tcW w:w="2923" w:type="dxa"/>
          </w:tcPr>
          <w:p w14:paraId="2614D2E1" w14:textId="77777777" w:rsidR="00CC17AB" w:rsidRPr="00A71C2E" w:rsidRDefault="00085C9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707" w:author="Shewmaker, Michael@Energy" w:date="2022-01-13T08:10:00Z">
                <w:pPr>
                  <w:spacing w:after="0" w:line="240" w:lineRule="auto"/>
                  <w:jc w:val="center"/>
                </w:pPr>
              </w:pPrChange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923" w:type="dxa"/>
          </w:tcPr>
          <w:p w14:paraId="2614D2E3" w14:textId="22206B29" w:rsidR="00CC17AB" w:rsidRPr="00A71C2E" w:rsidRDefault="00085C9D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708" w:author="Shewmaker, Michael@Energy" w:date="2022-01-13T08:10:00Z">
                <w:pPr>
                  <w:spacing w:after="0" w:line="240" w:lineRule="auto"/>
                  <w:jc w:val="center"/>
                </w:pPr>
              </w:pPrChange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925" w:type="dxa"/>
          </w:tcPr>
          <w:p w14:paraId="2614D2E5" w14:textId="1A11A603" w:rsidR="00CC17AB" w:rsidRPr="00A71C2E" w:rsidRDefault="00CC17AB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09" w:author="Shewmaker, Michael@Energy" w:date="2022-01-13T08:10:00Z">
                <w:pPr>
                  <w:spacing w:after="0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05</w:t>
            </w:r>
          </w:p>
        </w:tc>
      </w:tr>
      <w:tr w:rsidR="00CC17AB" w:rsidRPr="00A71C2E" w14:paraId="2614D2ED" w14:textId="77777777" w:rsidTr="003F7E68">
        <w:trPr>
          <w:trHeight w:val="287"/>
        </w:trPr>
        <w:tc>
          <w:tcPr>
            <w:tcW w:w="2923" w:type="dxa"/>
            <w:gridSpan w:val="2"/>
            <w:vAlign w:val="bottom"/>
          </w:tcPr>
          <w:p w14:paraId="2614D2E7" w14:textId="77777777" w:rsidR="00CC17AB" w:rsidRPr="00A71C2E" w:rsidRDefault="00CC17AB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710" w:author="Shewmaker, Michael@Energy" w:date="2022-01-13T08:10:00Z">
                <w:pPr>
                  <w:spacing w:after="0" w:line="240" w:lineRule="auto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Name</w:t>
            </w:r>
          </w:p>
        </w:tc>
        <w:tc>
          <w:tcPr>
            <w:tcW w:w="2923" w:type="dxa"/>
            <w:gridSpan w:val="2"/>
            <w:vAlign w:val="bottom"/>
          </w:tcPr>
          <w:p w14:paraId="2614D2E9" w14:textId="65361E8A" w:rsidR="00CC17AB" w:rsidRPr="00A71C2E" w:rsidRDefault="003F5777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  <w:pPrChange w:id="711" w:author="Shewmaker, Michael@Energy" w:date="2022-01-13T08:10:00Z">
                <w:pPr>
                  <w:spacing w:after="0" w:line="240" w:lineRule="auto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Duct R-Value</w:t>
            </w:r>
          </w:p>
        </w:tc>
        <w:tc>
          <w:tcPr>
            <w:tcW w:w="2923" w:type="dxa"/>
            <w:vAlign w:val="bottom"/>
          </w:tcPr>
          <w:p w14:paraId="2614D2EA" w14:textId="683E863F" w:rsidR="00CC17AB" w:rsidRPr="00A71C2E" w:rsidRDefault="00085C9D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12" w:author="Shewmaker, Michael@Energy" w:date="2022-01-13T08:10:00Z">
                <w:pPr>
                  <w:spacing w:after="0"/>
                  <w:jc w:val="center"/>
                </w:pPr>
              </w:pPrChange>
            </w:pPr>
            <w:r>
              <w:rPr>
                <w:sz w:val="20"/>
                <w:szCs w:val="20"/>
              </w:rPr>
              <w:t>Supply Duct Location</w:t>
            </w:r>
          </w:p>
        </w:tc>
        <w:tc>
          <w:tcPr>
            <w:tcW w:w="2923" w:type="dxa"/>
            <w:vAlign w:val="bottom"/>
          </w:tcPr>
          <w:p w14:paraId="2614D2EB" w14:textId="77777777" w:rsidR="00CC17AB" w:rsidRPr="00A71C2E" w:rsidRDefault="003F5777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13" w:author="Shewmaker, Michael@Energy" w:date="2022-01-13T08:10:00Z">
                <w:pPr>
                  <w:spacing w:after="0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Return Duct Location</w:t>
            </w:r>
          </w:p>
        </w:tc>
        <w:tc>
          <w:tcPr>
            <w:tcW w:w="2925" w:type="dxa"/>
            <w:vAlign w:val="bottom"/>
          </w:tcPr>
          <w:p w14:paraId="2614D2EC" w14:textId="41B1113A" w:rsidR="00CC17AB" w:rsidRPr="00A71C2E" w:rsidRDefault="00CC17AB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14" w:author="Shewmaker, Michael@Energy" w:date="2022-01-13T08:10:00Z">
                <w:pPr>
                  <w:spacing w:after="0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Verification</w:t>
            </w:r>
          </w:p>
        </w:tc>
      </w:tr>
      <w:tr w:rsidR="00CC17AB" w:rsidRPr="00A71C2E" w14:paraId="2614D2F3" w14:textId="77777777" w:rsidTr="00CC17AB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EE" w14:textId="77777777" w:rsidR="00CC17AB" w:rsidRPr="00A71C2E" w:rsidRDefault="00CC17AB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15" w:author="Shewmaker, Michael@Energy" w:date="2022-01-13T08:10:00Z">
                <w:pPr>
                  <w:spacing w:after="0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EF" w14:textId="77777777" w:rsidR="00CC17AB" w:rsidRPr="00A71C2E" w:rsidRDefault="00CC17AB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16" w:author="Shewmaker, Michael@Energy" w:date="2022-01-13T08:10:00Z">
                <w:pPr>
                  <w:spacing w:after="0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2F0" w14:textId="77777777" w:rsidR="00CC17AB" w:rsidRPr="00A71C2E" w:rsidRDefault="00CC17AB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17" w:author="Shewmaker, Michael@Energy" w:date="2022-01-13T08:10:00Z">
                <w:pPr>
                  <w:spacing w:after="0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</w:tcPr>
          <w:p w14:paraId="2614D2F1" w14:textId="77777777" w:rsidR="00CC17AB" w:rsidRPr="00A71C2E" w:rsidRDefault="00CC17AB">
            <w:pPr>
              <w:keepNext/>
              <w:keepLines/>
              <w:jc w:val="center"/>
              <w:rPr>
                <w:sz w:val="20"/>
                <w:szCs w:val="20"/>
              </w:rPr>
              <w:pPrChange w:id="718" w:author="Shewmaker, Michael@Energy" w:date="2022-01-13T08:10:00Z">
                <w:pPr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5" w:type="dxa"/>
            <w:vAlign w:val="center"/>
          </w:tcPr>
          <w:p w14:paraId="2614D2F2" w14:textId="77777777" w:rsidR="00CC17AB" w:rsidRPr="00A71C2E" w:rsidRDefault="00CC17AB">
            <w:pPr>
              <w:keepNext/>
              <w:keepLines/>
              <w:jc w:val="center"/>
              <w:rPr>
                <w:sz w:val="20"/>
                <w:szCs w:val="20"/>
              </w:rPr>
              <w:pPrChange w:id="719" w:author="Shewmaker, Michael@Energy" w:date="2022-01-13T08:10:00Z">
                <w:pPr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User input: Pass or Fail</w:t>
            </w:r>
          </w:p>
        </w:tc>
      </w:tr>
      <w:tr w:rsidR="00CC17AB" w:rsidRPr="00A71C2E" w14:paraId="2614D2F9" w14:textId="77777777" w:rsidTr="00CC17AB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F4" w14:textId="77777777" w:rsidR="00CC17AB" w:rsidRPr="00A71C2E" w:rsidRDefault="00CC17AB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20" w:author="Shewmaker, Michael@Energy" w:date="2022-01-13T08:10:00Z">
                <w:pPr>
                  <w:spacing w:after="0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F5" w14:textId="77777777" w:rsidR="00CC17AB" w:rsidRPr="00A71C2E" w:rsidRDefault="00CC17AB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21" w:author="Shewmaker, Michael@Energy" w:date="2022-01-13T08:10:00Z">
                <w:pPr>
                  <w:spacing w:after="0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2F6" w14:textId="77777777" w:rsidR="00CC17AB" w:rsidRPr="00A71C2E" w:rsidRDefault="00CC17AB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22" w:author="Shewmaker, Michael@Energy" w:date="2022-01-13T08:10:00Z">
                <w:pPr>
                  <w:spacing w:after="0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2F7" w14:textId="77777777" w:rsidR="00CC17AB" w:rsidRPr="00A71C2E" w:rsidRDefault="00CC17AB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23" w:author="Shewmaker, Michael@Energy" w:date="2022-01-13T08:10:00Z">
                <w:pPr>
                  <w:spacing w:after="0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2614D2F8" w14:textId="77777777" w:rsidR="00CC17AB" w:rsidRPr="00A71C2E" w:rsidRDefault="00CC17AB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  <w:pPrChange w:id="724" w:author="Shewmaker, Michael@Energy" w:date="2022-01-13T08:10:00Z">
                <w:pPr>
                  <w:spacing w:after="0"/>
                  <w:jc w:val="center"/>
                </w:pPr>
              </w:pPrChange>
            </w:pPr>
            <w:r w:rsidRPr="00A71C2E">
              <w:rPr>
                <w:sz w:val="20"/>
                <w:szCs w:val="20"/>
              </w:rPr>
              <w:t>User input: Pass or Fail</w:t>
            </w:r>
          </w:p>
        </w:tc>
      </w:tr>
      <w:tr w:rsidR="00CC17AB" w:rsidRPr="00457568" w14:paraId="2614D2FE" w14:textId="77777777" w:rsidTr="003F7E68">
        <w:trPr>
          <w:trHeight w:val="498"/>
        </w:trPr>
        <w:tc>
          <w:tcPr>
            <w:tcW w:w="469" w:type="dxa"/>
            <w:vAlign w:val="center"/>
          </w:tcPr>
          <w:p w14:paraId="2614D2FA" w14:textId="65433085" w:rsidR="00CC17AB" w:rsidRPr="004D4BD9" w:rsidRDefault="00CC17AB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725" w:author="Shewmaker, Michael@Energy" w:date="2022-01-13T08:10:00Z">
                <w:pPr>
                  <w:spacing w:after="0" w:line="240" w:lineRule="auto"/>
                </w:pPr>
              </w:pPrChange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3329" w:type="dxa"/>
            <w:gridSpan w:val="2"/>
            <w:vAlign w:val="center"/>
          </w:tcPr>
          <w:p w14:paraId="2614D2FB" w14:textId="77777777" w:rsidR="00CC17AB" w:rsidRPr="004D4BD9" w:rsidRDefault="00CC17AB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726" w:author="Shewmaker, Michael@Energy" w:date="2022-01-13T08:10:00Z">
                <w:pPr>
                  <w:spacing w:after="0" w:line="240" w:lineRule="auto"/>
                </w:pPr>
              </w:pPrChange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9" w:type="dxa"/>
            <w:gridSpan w:val="4"/>
          </w:tcPr>
          <w:p w14:paraId="2614D2FC" w14:textId="77777777" w:rsidR="00CC17AB" w:rsidRDefault="00CC17AB">
            <w:pPr>
              <w:keepNext/>
              <w:keepLines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  <w:pPrChange w:id="727" w:author="Shewmaker, Michael@Energy" w:date="2022-01-13T08:10:00Z">
                <w:pPr>
                  <w:numPr>
                    <w:numId w:val="17"/>
                  </w:numPr>
                  <w:spacing w:after="0" w:line="240" w:lineRule="auto"/>
                  <w:ind w:left="720" w:hanging="360"/>
                </w:pPr>
              </w:pPrChange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2FD" w14:textId="77777777" w:rsidR="00CC17AB" w:rsidRPr="004D4BD9" w:rsidRDefault="00CC17AB">
            <w:pPr>
              <w:keepNext/>
              <w:keepLines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  <w:pPrChange w:id="728" w:author="Shewmaker, Michael@Energy" w:date="2022-01-13T08:10:00Z">
                <w:pPr>
                  <w:numPr>
                    <w:numId w:val="17"/>
                  </w:numPr>
                  <w:spacing w:after="0" w:line="240" w:lineRule="auto"/>
                  <w:ind w:left="720" w:hanging="360"/>
                </w:pPr>
              </w:pPrChange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3F7E68" w:rsidRPr="00457568" w14:paraId="2614D302" w14:textId="77777777" w:rsidTr="006614F8">
        <w:trPr>
          <w:trHeight w:val="107"/>
        </w:trPr>
        <w:tc>
          <w:tcPr>
            <w:tcW w:w="469" w:type="dxa"/>
          </w:tcPr>
          <w:p w14:paraId="2614D2FF" w14:textId="5DA94138" w:rsidR="003F7E68" w:rsidRPr="004D4BD9" w:rsidRDefault="003F7E68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729" w:author="Shewmaker, Michael@Energy" w:date="2022-01-13T08:10:00Z">
                <w:pPr>
                  <w:spacing w:after="0" w:line="240" w:lineRule="auto"/>
                </w:pPr>
              </w:pPrChange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4148" w:type="dxa"/>
            <w:gridSpan w:val="6"/>
          </w:tcPr>
          <w:p w14:paraId="2614D301" w14:textId="7E10CA84" w:rsidR="003F7E68" w:rsidRPr="004D4BD9" w:rsidRDefault="003F7E68">
            <w:pPr>
              <w:keepNext/>
              <w:keepLines/>
              <w:spacing w:after="0" w:line="240" w:lineRule="auto"/>
              <w:rPr>
                <w:sz w:val="20"/>
                <w:szCs w:val="20"/>
              </w:rPr>
              <w:pPrChange w:id="730" w:author="Shewmaker, Michael@Energy" w:date="2022-01-13T08:10:00Z">
                <w:pPr>
                  <w:spacing w:after="0" w:line="240" w:lineRule="auto"/>
                </w:pPr>
              </w:pPrChange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D303" w14:textId="2A01E3C8" w:rsidR="00D36B6E" w:rsidRDefault="00D36B6E" w:rsidP="006A5CCD">
      <w:pPr>
        <w:spacing w:after="0" w:line="240" w:lineRule="auto"/>
        <w:rPr>
          <w:ins w:id="731" w:author="Shewmaker, Michael@Energy" w:date="2022-01-13T07:46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2466"/>
        <w:gridCol w:w="684"/>
        <w:gridCol w:w="2227"/>
        <w:gridCol w:w="2958"/>
        <w:gridCol w:w="2997"/>
        <w:gridCol w:w="2816"/>
      </w:tblGrid>
      <w:tr w:rsidR="00CB0549" w14:paraId="3AF709F9" w14:textId="77777777" w:rsidTr="282242B2">
        <w:trPr>
          <w:ins w:id="732" w:author="Shewmaker, Michael@Energy" w:date="2022-01-13T07:46:00Z"/>
        </w:trPr>
        <w:tc>
          <w:tcPr>
            <w:tcW w:w="14616" w:type="dxa"/>
            <w:gridSpan w:val="7"/>
          </w:tcPr>
          <w:p w14:paraId="50CF9D88" w14:textId="6E0F35AF" w:rsidR="00CB0549" w:rsidRDefault="0F456563" w:rsidP="282242B2">
            <w:pPr>
              <w:spacing w:after="0" w:line="240" w:lineRule="auto"/>
              <w:rPr>
                <w:ins w:id="733" w:author="Shewmaker, Michael@Energy" w:date="2022-03-01T00:13:00Z"/>
                <w:b/>
                <w:bCs/>
              </w:rPr>
            </w:pPr>
            <w:ins w:id="734" w:author="Shewmaker, Michael@Energy" w:date="2022-01-13T07:46:00Z">
              <w:del w:id="735" w:author="Alhabibi, Haider@Energy" w:date="2022-03-18T12:48:00Z">
                <w:r w:rsidRPr="282242B2" w:rsidDel="004B2E13">
                  <w:rPr>
                    <w:b/>
                    <w:bCs/>
                  </w:rPr>
                  <w:delText>M</w:delText>
                </w:r>
              </w:del>
            </w:ins>
            <w:ins w:id="736" w:author="Alhabibi, Haider@Energy" w:date="2022-03-18T12:48:00Z">
              <w:r w:rsidR="004B2E13">
                <w:rPr>
                  <w:b/>
                  <w:bCs/>
                </w:rPr>
                <w:t>L</w:t>
              </w:r>
            </w:ins>
            <w:ins w:id="737" w:author="Shewmaker, Michael@Energy" w:date="2022-01-13T07:46:00Z">
              <w:r w:rsidRPr="282242B2">
                <w:rPr>
                  <w:b/>
                  <w:bCs/>
                </w:rPr>
                <w:t>. Indoor Air Quality (IAQ) Fans</w:t>
              </w:r>
            </w:ins>
          </w:p>
          <w:p w14:paraId="55230155" w14:textId="4C6FB96A" w:rsidR="00CB0549" w:rsidRDefault="282242B2" w:rsidP="282242B2">
            <w:pPr>
              <w:spacing w:after="0" w:line="240" w:lineRule="auto"/>
              <w:rPr>
                <w:ins w:id="738" w:author="Shewmaker, Michael@Energy" w:date="2022-01-13T07:46:00Z"/>
              </w:rPr>
            </w:pPr>
            <w:ins w:id="739" w:author="Shewmaker, Michael@Energy" w:date="2022-03-01T00:13:00Z">
              <w:r>
                <w:t>&lt;&lt;if existing data does not appear in CF1R, then display the “Section Does Not Apply” message&gt;&gt;</w:t>
              </w:r>
            </w:ins>
          </w:p>
        </w:tc>
      </w:tr>
      <w:tr w:rsidR="00CB0549" w14:paraId="1DA14317" w14:textId="77777777" w:rsidTr="282242B2">
        <w:trPr>
          <w:ins w:id="740" w:author="Shewmaker, Michael@Energy" w:date="2022-01-13T07:46:00Z"/>
        </w:trPr>
        <w:tc>
          <w:tcPr>
            <w:tcW w:w="2934" w:type="dxa"/>
            <w:gridSpan w:val="2"/>
          </w:tcPr>
          <w:p w14:paraId="3246651B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41" w:author="Shewmaker, Michael@Energy" w:date="2022-01-13T07:46:00Z"/>
                <w:bCs/>
              </w:rPr>
            </w:pPr>
            <w:ins w:id="742" w:author="Shewmaker, Michael@Energy" w:date="2022-01-13T07:46:00Z">
              <w:r>
                <w:rPr>
                  <w:bCs/>
                </w:rPr>
                <w:t>01</w:t>
              </w:r>
            </w:ins>
          </w:p>
        </w:tc>
        <w:tc>
          <w:tcPr>
            <w:tcW w:w="2911" w:type="dxa"/>
            <w:gridSpan w:val="2"/>
          </w:tcPr>
          <w:p w14:paraId="51A199DE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43" w:author="Shewmaker, Michael@Energy" w:date="2022-01-13T07:46:00Z"/>
                <w:bCs/>
              </w:rPr>
            </w:pPr>
            <w:ins w:id="744" w:author="Shewmaker, Michael@Energy" w:date="2022-01-13T07:46:00Z">
              <w:r>
                <w:rPr>
                  <w:bCs/>
                </w:rPr>
                <w:t>02</w:t>
              </w:r>
            </w:ins>
          </w:p>
        </w:tc>
        <w:tc>
          <w:tcPr>
            <w:tcW w:w="2958" w:type="dxa"/>
          </w:tcPr>
          <w:p w14:paraId="3F98CA6A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45" w:author="Shewmaker, Michael@Energy" w:date="2022-01-13T07:46:00Z"/>
                <w:bCs/>
              </w:rPr>
            </w:pPr>
            <w:ins w:id="746" w:author="Shewmaker, Michael@Energy" w:date="2022-01-13T07:46:00Z">
              <w:r>
                <w:rPr>
                  <w:bCs/>
                </w:rPr>
                <w:t>03</w:t>
              </w:r>
            </w:ins>
          </w:p>
        </w:tc>
        <w:tc>
          <w:tcPr>
            <w:tcW w:w="2997" w:type="dxa"/>
          </w:tcPr>
          <w:p w14:paraId="639A2C82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47" w:author="Shewmaker, Michael@Energy" w:date="2022-01-13T07:46:00Z"/>
                <w:bCs/>
              </w:rPr>
            </w:pPr>
            <w:ins w:id="748" w:author="Shewmaker, Michael@Energy" w:date="2022-01-13T07:46:00Z">
              <w:r>
                <w:rPr>
                  <w:bCs/>
                </w:rPr>
                <w:t>04</w:t>
              </w:r>
            </w:ins>
          </w:p>
        </w:tc>
        <w:tc>
          <w:tcPr>
            <w:tcW w:w="2816" w:type="dxa"/>
          </w:tcPr>
          <w:p w14:paraId="2CAA5590" w14:textId="77777777" w:rsidR="00CB0549" w:rsidRDefault="00CB0549" w:rsidP="00FD29DB">
            <w:pPr>
              <w:spacing w:after="0" w:line="240" w:lineRule="auto"/>
              <w:jc w:val="center"/>
              <w:rPr>
                <w:ins w:id="749" w:author="Shewmaker, Michael@Energy" w:date="2022-01-13T07:46:00Z"/>
                <w:bCs/>
              </w:rPr>
            </w:pPr>
            <w:ins w:id="750" w:author="Shewmaker, Michael@Energy" w:date="2022-01-13T07:46:00Z">
              <w:r>
                <w:rPr>
                  <w:bCs/>
                </w:rPr>
                <w:t>05</w:t>
              </w:r>
            </w:ins>
          </w:p>
        </w:tc>
      </w:tr>
      <w:tr w:rsidR="00CB0549" w14:paraId="6C1F59ED" w14:textId="77777777" w:rsidTr="282242B2">
        <w:trPr>
          <w:ins w:id="751" w:author="Shewmaker, Michael@Energy" w:date="2022-01-13T07:46:00Z"/>
        </w:trPr>
        <w:tc>
          <w:tcPr>
            <w:tcW w:w="2934" w:type="dxa"/>
            <w:gridSpan w:val="2"/>
          </w:tcPr>
          <w:p w14:paraId="4E9791A9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52" w:author="Shewmaker, Michael@Energy" w:date="2022-01-13T07:46:00Z"/>
                <w:bCs/>
              </w:rPr>
            </w:pPr>
            <w:ins w:id="753" w:author="Shewmaker, Michael@Energy" w:date="2022-01-13T07:46:00Z">
              <w:r>
                <w:rPr>
                  <w:bCs/>
                </w:rPr>
                <w:t>Name</w:t>
              </w:r>
            </w:ins>
          </w:p>
        </w:tc>
        <w:tc>
          <w:tcPr>
            <w:tcW w:w="2911" w:type="dxa"/>
            <w:gridSpan w:val="2"/>
          </w:tcPr>
          <w:p w14:paraId="27BBE51A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54" w:author="Shewmaker, Michael@Energy" w:date="2022-01-13T07:46:00Z"/>
                <w:bCs/>
              </w:rPr>
            </w:pPr>
            <w:ins w:id="755" w:author="Shewmaker, Michael@Energy" w:date="2022-01-13T07:46:00Z">
              <w:r>
                <w:rPr>
                  <w:bCs/>
                </w:rPr>
                <w:t>IAQ Fan Type</w:t>
              </w:r>
            </w:ins>
          </w:p>
        </w:tc>
        <w:tc>
          <w:tcPr>
            <w:tcW w:w="2958" w:type="dxa"/>
          </w:tcPr>
          <w:p w14:paraId="6E50CEB7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56" w:author="Shewmaker, Michael@Energy" w:date="2022-01-13T07:46:00Z"/>
                <w:bCs/>
              </w:rPr>
            </w:pPr>
            <w:ins w:id="757" w:author="Shewmaker, Michael@Energy" w:date="2022-01-13T07:46:00Z">
              <w:r>
                <w:rPr>
                  <w:bCs/>
                </w:rPr>
                <w:t>Airflow (CFM)</w:t>
              </w:r>
            </w:ins>
          </w:p>
        </w:tc>
        <w:tc>
          <w:tcPr>
            <w:tcW w:w="2997" w:type="dxa"/>
          </w:tcPr>
          <w:p w14:paraId="2D172C21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58" w:author="Shewmaker, Michael@Energy" w:date="2022-01-13T07:46:00Z"/>
                <w:bCs/>
              </w:rPr>
            </w:pPr>
            <w:ins w:id="759" w:author="Shewmaker, Michael@Energy" w:date="2022-01-13T07:46:00Z">
              <w:r>
                <w:rPr>
                  <w:bCs/>
                </w:rPr>
                <w:t>Fan Efficacy (W/CFM)</w:t>
              </w:r>
            </w:ins>
          </w:p>
        </w:tc>
        <w:tc>
          <w:tcPr>
            <w:tcW w:w="2816" w:type="dxa"/>
          </w:tcPr>
          <w:p w14:paraId="6D04CC52" w14:textId="77777777" w:rsidR="00CB0549" w:rsidRDefault="00CB0549" w:rsidP="00FD29DB">
            <w:pPr>
              <w:spacing w:after="0" w:line="240" w:lineRule="auto"/>
              <w:jc w:val="center"/>
              <w:rPr>
                <w:ins w:id="760" w:author="Shewmaker, Michael@Energy" w:date="2022-01-13T07:46:00Z"/>
                <w:bCs/>
              </w:rPr>
            </w:pPr>
            <w:ins w:id="761" w:author="Shewmaker, Michael@Energy" w:date="2022-01-13T07:46:00Z">
              <w:r>
                <w:rPr>
                  <w:bCs/>
                </w:rPr>
                <w:t>Verification</w:t>
              </w:r>
            </w:ins>
          </w:p>
        </w:tc>
      </w:tr>
      <w:tr w:rsidR="00CB0549" w:rsidRPr="00FD29DB" w14:paraId="5218E25D" w14:textId="77777777" w:rsidTr="282242B2">
        <w:trPr>
          <w:ins w:id="762" w:author="Shewmaker, Michael@Energy" w:date="2022-01-13T07:46:00Z"/>
        </w:trPr>
        <w:tc>
          <w:tcPr>
            <w:tcW w:w="2934" w:type="dxa"/>
            <w:gridSpan w:val="2"/>
          </w:tcPr>
          <w:p w14:paraId="09C9C7EC" w14:textId="5201E4B5" w:rsidR="00CB0549" w:rsidRPr="00FD29DB" w:rsidRDefault="00AF6F68" w:rsidP="00FD29DB">
            <w:pPr>
              <w:spacing w:after="0" w:line="240" w:lineRule="auto"/>
              <w:jc w:val="center"/>
              <w:rPr>
                <w:ins w:id="763" w:author="Shewmaker, Michael@Energy" w:date="2022-01-13T07:46:00Z"/>
                <w:bCs/>
              </w:rPr>
            </w:pPr>
            <w:ins w:id="764" w:author="Shewmaker, Michael@Energy" w:date="2022-01-13T07:48:00Z">
              <w:r>
                <w:rPr>
                  <w:bCs/>
                </w:rPr>
                <w:t>&lt;&lt;pull from CF1R&gt;&gt;</w:t>
              </w:r>
            </w:ins>
          </w:p>
        </w:tc>
        <w:tc>
          <w:tcPr>
            <w:tcW w:w="2911" w:type="dxa"/>
            <w:gridSpan w:val="2"/>
          </w:tcPr>
          <w:p w14:paraId="1D074EBA" w14:textId="16233601" w:rsidR="00CB0549" w:rsidRPr="00FD29DB" w:rsidRDefault="00AF6F68" w:rsidP="00FD29DB">
            <w:pPr>
              <w:spacing w:after="0" w:line="240" w:lineRule="auto"/>
              <w:jc w:val="center"/>
              <w:rPr>
                <w:ins w:id="765" w:author="Shewmaker, Michael@Energy" w:date="2022-01-13T07:46:00Z"/>
                <w:bCs/>
              </w:rPr>
            </w:pPr>
            <w:ins w:id="766" w:author="Shewmaker, Michael@Energy" w:date="2022-01-13T07:48:00Z">
              <w:r>
                <w:rPr>
                  <w:bCs/>
                </w:rPr>
                <w:t>&lt;&lt;pull from CF1R&gt;&gt;</w:t>
              </w:r>
            </w:ins>
          </w:p>
        </w:tc>
        <w:tc>
          <w:tcPr>
            <w:tcW w:w="2958" w:type="dxa"/>
          </w:tcPr>
          <w:p w14:paraId="3C63EC91" w14:textId="5CCE1065" w:rsidR="00CB0549" w:rsidRPr="00FD29DB" w:rsidRDefault="00AF6F68" w:rsidP="00FD29DB">
            <w:pPr>
              <w:spacing w:after="0" w:line="240" w:lineRule="auto"/>
              <w:jc w:val="center"/>
              <w:rPr>
                <w:ins w:id="767" w:author="Shewmaker, Michael@Energy" w:date="2022-01-13T07:46:00Z"/>
                <w:bCs/>
              </w:rPr>
            </w:pPr>
            <w:ins w:id="768" w:author="Shewmaker, Michael@Energy" w:date="2022-01-13T07:48:00Z">
              <w:r>
                <w:rPr>
                  <w:bCs/>
                </w:rPr>
                <w:t>&lt;&lt;pull from CF1R&gt;&gt;</w:t>
              </w:r>
            </w:ins>
          </w:p>
        </w:tc>
        <w:tc>
          <w:tcPr>
            <w:tcW w:w="2997" w:type="dxa"/>
          </w:tcPr>
          <w:p w14:paraId="60775CF4" w14:textId="439A8CAD" w:rsidR="00CB0549" w:rsidRPr="00FD29DB" w:rsidRDefault="00AF6F68" w:rsidP="00FD29DB">
            <w:pPr>
              <w:spacing w:after="0" w:line="240" w:lineRule="auto"/>
              <w:jc w:val="center"/>
              <w:rPr>
                <w:ins w:id="769" w:author="Shewmaker, Michael@Energy" w:date="2022-01-13T07:46:00Z"/>
                <w:bCs/>
              </w:rPr>
            </w:pPr>
            <w:ins w:id="770" w:author="Shewmaker, Michael@Energy" w:date="2022-01-13T07:48:00Z">
              <w:r>
                <w:rPr>
                  <w:bCs/>
                </w:rPr>
                <w:t>&lt;&lt;pull from CF1R&gt;&gt;</w:t>
              </w:r>
            </w:ins>
          </w:p>
        </w:tc>
        <w:tc>
          <w:tcPr>
            <w:tcW w:w="2816" w:type="dxa"/>
          </w:tcPr>
          <w:p w14:paraId="5E35D428" w14:textId="1287C19F" w:rsidR="00CB0549" w:rsidRPr="00FD29DB" w:rsidRDefault="00A955D8" w:rsidP="00FD29DB">
            <w:pPr>
              <w:spacing w:after="0" w:line="240" w:lineRule="auto"/>
              <w:jc w:val="center"/>
              <w:rPr>
                <w:ins w:id="771" w:author="Shewmaker, Michael@Energy" w:date="2022-01-13T07:46:00Z"/>
                <w:bCs/>
              </w:rPr>
            </w:pPr>
            <w:ins w:id="772" w:author="Shewmaker, Michael@Energy" w:date="2022-01-13T07:48:00Z">
              <w:r>
                <w:rPr>
                  <w:bCs/>
                </w:rPr>
                <w:t>&lt;&lt;user input: Pass or Fail&gt;&gt;</w:t>
              </w:r>
            </w:ins>
          </w:p>
        </w:tc>
      </w:tr>
      <w:tr w:rsidR="00CB0549" w:rsidRPr="00FD29DB" w14:paraId="0B27A9C1" w14:textId="77777777" w:rsidTr="282242B2">
        <w:trPr>
          <w:ins w:id="773" w:author="Shewmaker, Michael@Energy" w:date="2022-01-13T07:46:00Z"/>
        </w:trPr>
        <w:tc>
          <w:tcPr>
            <w:tcW w:w="2934" w:type="dxa"/>
            <w:gridSpan w:val="2"/>
          </w:tcPr>
          <w:p w14:paraId="1FB0EFD7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74" w:author="Shewmaker, Michael@Energy" w:date="2022-01-13T07:46:00Z"/>
                <w:bCs/>
              </w:rPr>
            </w:pPr>
          </w:p>
        </w:tc>
        <w:tc>
          <w:tcPr>
            <w:tcW w:w="2911" w:type="dxa"/>
            <w:gridSpan w:val="2"/>
          </w:tcPr>
          <w:p w14:paraId="61EDCDB7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75" w:author="Shewmaker, Michael@Energy" w:date="2022-01-13T07:46:00Z"/>
                <w:bCs/>
              </w:rPr>
            </w:pPr>
          </w:p>
        </w:tc>
        <w:tc>
          <w:tcPr>
            <w:tcW w:w="2958" w:type="dxa"/>
          </w:tcPr>
          <w:p w14:paraId="7AF9D1AC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76" w:author="Shewmaker, Michael@Energy" w:date="2022-01-13T07:46:00Z"/>
                <w:bCs/>
              </w:rPr>
            </w:pPr>
          </w:p>
        </w:tc>
        <w:tc>
          <w:tcPr>
            <w:tcW w:w="2997" w:type="dxa"/>
          </w:tcPr>
          <w:p w14:paraId="5CEDBEC6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77" w:author="Shewmaker, Michael@Energy" w:date="2022-01-13T07:46:00Z"/>
                <w:bCs/>
              </w:rPr>
            </w:pPr>
          </w:p>
        </w:tc>
        <w:tc>
          <w:tcPr>
            <w:tcW w:w="2816" w:type="dxa"/>
          </w:tcPr>
          <w:p w14:paraId="27BCA58C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78" w:author="Shewmaker, Michael@Energy" w:date="2022-01-13T07:46:00Z"/>
                <w:bCs/>
              </w:rPr>
            </w:pPr>
          </w:p>
        </w:tc>
      </w:tr>
      <w:tr w:rsidR="00CB0549" w:rsidRPr="00FD29DB" w14:paraId="3C07F39E" w14:textId="77777777" w:rsidTr="282242B2">
        <w:trPr>
          <w:ins w:id="779" w:author="Shewmaker, Michael@Energy" w:date="2022-01-13T07:46:00Z"/>
        </w:trPr>
        <w:tc>
          <w:tcPr>
            <w:tcW w:w="468" w:type="dxa"/>
            <w:vAlign w:val="center"/>
          </w:tcPr>
          <w:p w14:paraId="0BA805F1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80" w:author="Shewmaker, Michael@Energy" w:date="2022-01-13T07:46:00Z"/>
                <w:bCs/>
              </w:rPr>
            </w:pPr>
            <w:ins w:id="781" w:author="Shewmaker, Michael@Energy" w:date="2022-01-13T07:46:00Z">
              <w:r>
                <w:rPr>
                  <w:bCs/>
                </w:rPr>
                <w:t>06</w:t>
              </w:r>
            </w:ins>
          </w:p>
        </w:tc>
        <w:tc>
          <w:tcPr>
            <w:tcW w:w="3150" w:type="dxa"/>
            <w:gridSpan w:val="2"/>
            <w:vAlign w:val="center"/>
          </w:tcPr>
          <w:p w14:paraId="47F8A433" w14:textId="77777777" w:rsidR="00CB0549" w:rsidRPr="00FD29DB" w:rsidRDefault="00CB0549" w:rsidP="00FD29DB">
            <w:pPr>
              <w:spacing w:after="0" w:line="240" w:lineRule="auto"/>
              <w:rPr>
                <w:ins w:id="782" w:author="Shewmaker, Michael@Energy" w:date="2022-01-13T07:46:00Z"/>
                <w:bCs/>
              </w:rPr>
            </w:pPr>
            <w:ins w:id="783" w:author="Shewmaker, Michael@Energy" w:date="2022-01-13T07:46:00Z">
              <w:r>
                <w:rPr>
                  <w:bCs/>
                </w:rPr>
                <w:t>Verification Status</w:t>
              </w:r>
            </w:ins>
          </w:p>
        </w:tc>
        <w:tc>
          <w:tcPr>
            <w:tcW w:w="10998" w:type="dxa"/>
            <w:gridSpan w:val="4"/>
          </w:tcPr>
          <w:p w14:paraId="28C01477" w14:textId="77777777" w:rsidR="00CB0549" w:rsidRPr="00FD29DB" w:rsidRDefault="00CB0549" w:rsidP="00FD29DB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ins w:id="784" w:author="Shewmaker, Michael@Energy" w:date="2022-01-13T07:46:00Z"/>
                <w:bCs/>
              </w:rPr>
            </w:pPr>
            <w:ins w:id="785" w:author="Shewmaker, Michael@Energy" w:date="2022-01-13T07:46:00Z">
              <w:r>
                <w:rPr>
                  <w:sz w:val="18"/>
                  <w:szCs w:val="18"/>
                  <w:u w:val="single"/>
                </w:rPr>
                <w:t>Pass</w:t>
              </w:r>
              <w:r>
                <w:rPr>
                  <w:sz w:val="18"/>
                  <w:szCs w:val="18"/>
                </w:rPr>
                <w:t xml:space="preserve"> - all applicable requirements are met; or</w:t>
              </w:r>
            </w:ins>
          </w:p>
          <w:p w14:paraId="6BDDEE32" w14:textId="77777777" w:rsidR="00CB0549" w:rsidRPr="00FD29DB" w:rsidRDefault="00CB0549" w:rsidP="00FD29DB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ins w:id="786" w:author="Shewmaker, Michael@Energy" w:date="2022-01-13T07:46:00Z"/>
                <w:bCs/>
              </w:rPr>
            </w:pPr>
            <w:ins w:id="787" w:author="Shewmaker, Michael@Energy" w:date="2022-01-13T07:46:00Z">
              <w:r>
                <w:rPr>
                  <w:sz w:val="18"/>
                  <w:szCs w:val="18"/>
                  <w:u w:val="single"/>
                </w:rPr>
                <w:t>Fail</w:t>
              </w:r>
              <w:r>
                <w:rPr>
                  <w:sz w:val="18"/>
                  <w:szCs w:val="18"/>
                </w:rPr>
                <w:t xml:space="preserve"> - one or more applicable requirements are not met. Enter reason for failure in corrections notes field below</w:t>
              </w:r>
            </w:ins>
          </w:p>
        </w:tc>
      </w:tr>
      <w:tr w:rsidR="00CB0549" w:rsidRPr="00FD29DB" w14:paraId="5803B94C" w14:textId="77777777" w:rsidTr="282242B2">
        <w:trPr>
          <w:ins w:id="788" w:author="Shewmaker, Michael@Energy" w:date="2022-01-13T07:46:00Z"/>
        </w:trPr>
        <w:tc>
          <w:tcPr>
            <w:tcW w:w="468" w:type="dxa"/>
            <w:vAlign w:val="center"/>
          </w:tcPr>
          <w:p w14:paraId="1819CD31" w14:textId="77777777" w:rsidR="00CB0549" w:rsidRPr="00FD29DB" w:rsidRDefault="00CB0549" w:rsidP="00FD29DB">
            <w:pPr>
              <w:spacing w:after="0" w:line="240" w:lineRule="auto"/>
              <w:jc w:val="center"/>
              <w:rPr>
                <w:ins w:id="789" w:author="Shewmaker, Michael@Energy" w:date="2022-01-13T07:46:00Z"/>
                <w:bCs/>
              </w:rPr>
            </w:pPr>
            <w:ins w:id="790" w:author="Shewmaker, Michael@Energy" w:date="2022-01-13T07:46:00Z">
              <w:r>
                <w:rPr>
                  <w:bCs/>
                </w:rPr>
                <w:t>07</w:t>
              </w:r>
            </w:ins>
          </w:p>
        </w:tc>
        <w:tc>
          <w:tcPr>
            <w:tcW w:w="14148" w:type="dxa"/>
            <w:gridSpan w:val="6"/>
          </w:tcPr>
          <w:p w14:paraId="30E18DA5" w14:textId="77777777" w:rsidR="00CB0549" w:rsidRPr="00FD29DB" w:rsidRDefault="00CB0549" w:rsidP="00FD29DB">
            <w:pPr>
              <w:spacing w:after="0" w:line="240" w:lineRule="auto"/>
              <w:rPr>
                <w:ins w:id="791" w:author="Shewmaker, Michael@Energy" w:date="2022-01-13T07:46:00Z"/>
                <w:bCs/>
              </w:rPr>
            </w:pPr>
            <w:ins w:id="792" w:author="Shewmaker, Michael@Energy" w:date="2022-01-13T07:46:00Z">
              <w:r>
                <w:rPr>
                  <w:bCs/>
                </w:rPr>
                <w:t>Correction Notes:</w:t>
              </w:r>
            </w:ins>
          </w:p>
        </w:tc>
      </w:tr>
    </w:tbl>
    <w:p w14:paraId="2DD84C68" w14:textId="77777777" w:rsidR="00CB0549" w:rsidRDefault="00CB0549" w:rsidP="006A5CC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14148"/>
      </w:tblGrid>
      <w:tr w:rsidR="00F21159" w14:paraId="2614D327" w14:textId="77777777" w:rsidTr="00C4535B">
        <w:tc>
          <w:tcPr>
            <w:tcW w:w="14616" w:type="dxa"/>
            <w:gridSpan w:val="2"/>
            <w:shd w:val="clear" w:color="auto" w:fill="auto"/>
          </w:tcPr>
          <w:p w14:paraId="2614D326" w14:textId="5E328407" w:rsidR="00F21159" w:rsidRPr="00707E2F" w:rsidRDefault="001E2C74" w:rsidP="00EE1002">
            <w:pPr>
              <w:keepNext/>
              <w:spacing w:after="0" w:line="240" w:lineRule="auto"/>
              <w:rPr>
                <w:b/>
              </w:rPr>
            </w:pPr>
            <w:del w:id="793" w:author="Shewmaker, Michael@Energy" w:date="2022-01-13T08:03:00Z">
              <w:r w:rsidRPr="00707E2F" w:rsidDel="002A5F28">
                <w:rPr>
                  <w:b/>
                </w:rPr>
                <w:delText>L</w:delText>
              </w:r>
            </w:del>
            <w:ins w:id="794" w:author="Shewmaker, Michael@Energy" w:date="2022-01-13T08:03:00Z">
              <w:del w:id="795" w:author="Alhabibi, Haider@Energy" w:date="2022-03-18T12:48:00Z">
                <w:r w:rsidR="002A5F28" w:rsidDel="004B2E13">
                  <w:rPr>
                    <w:b/>
                  </w:rPr>
                  <w:delText>N</w:delText>
                </w:r>
              </w:del>
            </w:ins>
            <w:ins w:id="796" w:author="Alhabibi, Haider@Energy" w:date="2022-03-18T12:49:00Z">
              <w:r w:rsidR="004B2E13">
                <w:rPr>
                  <w:b/>
                </w:rPr>
                <w:t>M</w:t>
              </w:r>
            </w:ins>
            <w:r w:rsidR="00F21159" w:rsidRPr="00707E2F">
              <w:rPr>
                <w:b/>
              </w:rPr>
              <w:t xml:space="preserve">. Determination </w:t>
            </w:r>
            <w:r w:rsidR="00707E2F">
              <w:rPr>
                <w:b/>
              </w:rPr>
              <w:t>of</w:t>
            </w:r>
            <w:r w:rsidR="00F21159" w:rsidRPr="00707E2F">
              <w:rPr>
                <w:b/>
              </w:rPr>
              <w:t xml:space="preserve"> HERS Verification Compliance</w:t>
            </w:r>
          </w:p>
        </w:tc>
      </w:tr>
      <w:tr w:rsidR="00236C92" w14:paraId="2614D329" w14:textId="77777777" w:rsidTr="00F21159">
        <w:tc>
          <w:tcPr>
            <w:tcW w:w="14616" w:type="dxa"/>
            <w:gridSpan w:val="2"/>
          </w:tcPr>
          <w:p w14:paraId="2614D328" w14:textId="77777777" w:rsidR="00236C92" w:rsidRDefault="00236C92" w:rsidP="00EE1002">
            <w:pPr>
              <w:keepNext/>
              <w:spacing w:after="0" w:line="240" w:lineRule="auto"/>
            </w:pPr>
            <w:r w:rsidRPr="00236C92">
              <w:t xml:space="preserve">All applicable sections of this document shall indicate compliance with the specified verification protocol requirements </w:t>
            </w:r>
            <w:proofErr w:type="gramStart"/>
            <w:r w:rsidRPr="00236C92">
              <w:t>in order for</w:t>
            </w:r>
            <w:proofErr w:type="gramEnd"/>
            <w:r w:rsidRPr="00236C92">
              <w:t xml:space="preserve"> this Certificate of Verification as a whole to be determined to be in compliance.</w:t>
            </w:r>
          </w:p>
        </w:tc>
      </w:tr>
      <w:tr w:rsidR="00236C92" w14:paraId="2614D32C" w14:textId="77777777" w:rsidTr="00236C92">
        <w:tc>
          <w:tcPr>
            <w:tcW w:w="468" w:type="dxa"/>
            <w:vAlign w:val="center"/>
          </w:tcPr>
          <w:p w14:paraId="2614D32A" w14:textId="77777777" w:rsidR="00236C92" w:rsidRDefault="00236C92" w:rsidP="00EE1002">
            <w:pPr>
              <w:keepNext/>
              <w:spacing w:after="0" w:line="240" w:lineRule="auto"/>
              <w:jc w:val="center"/>
            </w:pPr>
            <w:r>
              <w:t>01</w:t>
            </w:r>
          </w:p>
        </w:tc>
        <w:tc>
          <w:tcPr>
            <w:tcW w:w="14148" w:type="dxa"/>
          </w:tcPr>
          <w:p w14:paraId="2614D32B" w14:textId="35E5657B" w:rsidR="00236C92" w:rsidRPr="002D5E49" w:rsidRDefault="00236C92" w:rsidP="00EE1002">
            <w:pPr>
              <w:keepNext/>
              <w:spacing w:after="0" w:line="240" w:lineRule="auto"/>
            </w:pPr>
            <w:r w:rsidRPr="00236C92">
              <w:t>&lt;&lt;If Verification Status in sections</w:t>
            </w:r>
            <w:ins w:id="797" w:author="Alhabibi, Haider@Energy" w:date="2022-02-23T15:30:00Z">
              <w:r w:rsidR="00CD57E6">
                <w:t xml:space="preserve"> B1,</w:t>
              </w:r>
            </w:ins>
            <w:r w:rsidRPr="00236C92">
              <w:t xml:space="preserve"> B, C, D, E, F, G, H, I, J</w:t>
            </w:r>
            <w:ins w:id="798" w:author="Shewmaker, Michael@Energy" w:date="2022-01-13T08:03:00Z">
              <w:r w:rsidR="002A5F28">
                <w:t>, K,</w:t>
              </w:r>
            </w:ins>
            <w:ins w:id="799" w:author="Alhabibi, Haider@Energy" w:date="2022-03-18T12:51:00Z">
              <w:r w:rsidR="0020616E">
                <w:t xml:space="preserve"> and</w:t>
              </w:r>
            </w:ins>
            <w:ins w:id="800" w:author="Shewmaker, Michael@Energy" w:date="2022-01-13T08:03:00Z">
              <w:r w:rsidR="002A5F28">
                <w:t xml:space="preserve"> L</w:t>
              </w:r>
            </w:ins>
            <w:r w:rsidR="00DD3DFE">
              <w:t xml:space="preserve"> </w:t>
            </w:r>
            <w:del w:id="801" w:author="Alhabibi, Haider@Energy" w:date="2022-03-18T12:51:00Z">
              <w:r w:rsidR="00DD3DFE" w:rsidDel="0020616E">
                <w:delText xml:space="preserve">and </w:delText>
              </w:r>
              <w:r w:rsidRPr="00236C92" w:rsidDel="0020616E">
                <w:delText>K</w:delText>
              </w:r>
            </w:del>
            <w:ins w:id="802" w:author="Shewmaker, Michael@Energy" w:date="2022-01-13T08:03:00Z">
              <w:del w:id="803" w:author="Alhabibi, Haider@Energy" w:date="2022-03-18T12:50:00Z">
                <w:r w:rsidR="002A5F28" w:rsidDel="00320B68">
                  <w:delText>M</w:delText>
                </w:r>
              </w:del>
            </w:ins>
            <w:r w:rsidRPr="00236C92">
              <w:t xml:space="preserve"> equal Pass then result is a pass. Else result is </w:t>
            </w:r>
            <w:proofErr w:type="gramStart"/>
            <w:r w:rsidRPr="00236C92">
              <w:t>fail</w:t>
            </w:r>
            <w:proofErr w:type="gramEnd"/>
            <w:r w:rsidRPr="00236C92">
              <w:t>. For pass result, display text: “Complies: All specified verification protocol requirements on this document are met”. For fail results, display text: “Does Not Comply: One or more specified verification protocol requirements on this document are not met”.</w:t>
            </w:r>
          </w:p>
        </w:tc>
      </w:tr>
    </w:tbl>
    <w:p w14:paraId="2614D32D" w14:textId="77777777" w:rsidR="00F21159" w:rsidRDefault="00F21159" w:rsidP="000E792F">
      <w:pPr>
        <w:spacing w:after="0" w:line="240" w:lineRule="auto"/>
      </w:pPr>
    </w:p>
    <w:p w14:paraId="2614D32E" w14:textId="77777777" w:rsidR="00F21159" w:rsidRDefault="00F21159" w:rsidP="000E792F">
      <w:pPr>
        <w:spacing w:after="0" w:line="240" w:lineRule="auto"/>
      </w:pPr>
      <w:r>
        <w:br w:type="page"/>
      </w:r>
    </w:p>
    <w:tbl>
      <w:tblPr>
        <w:tblW w:w="4980" w:type="pct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7255"/>
        <w:gridCol w:w="7259"/>
      </w:tblGrid>
      <w:tr w:rsidR="00417DE3" w:rsidRPr="009E2C1C" w14:paraId="2614D330" w14:textId="77777777" w:rsidTr="00CC17AB"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32F" w14:textId="77777777" w:rsidR="00417DE3" w:rsidRPr="009351D2" w:rsidRDefault="00417DE3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cs="Arial"/>
                <w:b/>
              </w:rPr>
            </w:pPr>
            <w:r>
              <w:rPr>
                <w:b/>
              </w:rPr>
              <w:lastRenderedPageBreak/>
              <w:br w:type="page"/>
            </w:r>
            <w:r w:rsidRPr="00E136A4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Documentation Author's Declaration Statement</w:t>
            </w:r>
          </w:p>
        </w:tc>
      </w:tr>
      <w:tr w:rsidR="00417DE3" w:rsidRPr="001B14D6" w14:paraId="2614D332" w14:textId="77777777" w:rsidTr="00707E2F">
        <w:trPr>
          <w:cantSplit/>
          <w:trHeight w:val="215"/>
        </w:trPr>
        <w:tc>
          <w:tcPr>
            <w:tcW w:w="14514" w:type="dxa"/>
            <w:gridSpan w:val="2"/>
            <w:vAlign w:val="center"/>
          </w:tcPr>
          <w:p w14:paraId="2614D331" w14:textId="77777777" w:rsidR="00417DE3" w:rsidRPr="00E136A4" w:rsidRDefault="00417DE3" w:rsidP="00417DE3">
            <w:pPr>
              <w:numPr>
                <w:ilvl w:val="0"/>
                <w:numId w:val="22"/>
              </w:numPr>
              <w:spacing w:after="0" w:line="240" w:lineRule="auto"/>
              <w:ind w:left="361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 xml:space="preserve">certify that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Verification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>documentation is accurate and complete.</w:t>
            </w:r>
          </w:p>
        </w:tc>
      </w:tr>
      <w:tr w:rsidR="00417DE3" w:rsidRPr="00FD7A7F" w14:paraId="2614D335" w14:textId="77777777" w:rsidTr="00CC17AB">
        <w:trPr>
          <w:cantSplit/>
          <w:trHeight w:val="360"/>
        </w:trPr>
        <w:tc>
          <w:tcPr>
            <w:tcW w:w="7255" w:type="dxa"/>
          </w:tcPr>
          <w:p w14:paraId="2614D333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Name:</w:t>
            </w:r>
          </w:p>
        </w:tc>
        <w:tc>
          <w:tcPr>
            <w:tcW w:w="7259" w:type="dxa"/>
          </w:tcPr>
          <w:p w14:paraId="2614D334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Signature:</w:t>
            </w:r>
          </w:p>
        </w:tc>
      </w:tr>
      <w:tr w:rsidR="00417DE3" w:rsidRPr="00FD7A7F" w14:paraId="2614D338" w14:textId="77777777" w:rsidTr="00CC17AB">
        <w:trPr>
          <w:cantSplit/>
          <w:trHeight w:val="360"/>
        </w:trPr>
        <w:tc>
          <w:tcPr>
            <w:tcW w:w="7255" w:type="dxa"/>
          </w:tcPr>
          <w:p w14:paraId="2614D336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Company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</w:tcPr>
          <w:p w14:paraId="2614D337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Date</w:t>
            </w:r>
            <w:r>
              <w:rPr>
                <w:rFonts w:asciiTheme="minorHAnsi" w:hAnsiTheme="minorHAnsi"/>
                <w:sz w:val="14"/>
                <w:szCs w:val="14"/>
              </w:rPr>
              <w:t xml:space="preserve"> Signed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17DE3" w:rsidRPr="00FD7A7F" w14:paraId="2614D33B" w14:textId="77777777" w:rsidTr="00CC17AB">
        <w:trPr>
          <w:cantSplit/>
          <w:trHeight w:val="360"/>
        </w:trPr>
        <w:tc>
          <w:tcPr>
            <w:tcW w:w="7255" w:type="dxa"/>
          </w:tcPr>
          <w:p w14:paraId="2614D339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Address:</w:t>
            </w:r>
          </w:p>
        </w:tc>
        <w:tc>
          <w:tcPr>
            <w:tcW w:w="7259" w:type="dxa"/>
          </w:tcPr>
          <w:p w14:paraId="2614D33A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CEA/HERS Certification Information (if a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pplicable</w:t>
            </w:r>
            <w:r>
              <w:rPr>
                <w:rFonts w:asciiTheme="minorHAnsi" w:hAnsiTheme="minorHAnsi"/>
                <w:sz w:val="14"/>
                <w:szCs w:val="14"/>
              </w:rPr>
              <w:t>)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17DE3" w:rsidRPr="00FD7A7F" w14:paraId="2614D33E" w14:textId="77777777" w:rsidTr="00CC17AB">
        <w:trPr>
          <w:cantSplit/>
          <w:trHeight w:val="360"/>
        </w:trPr>
        <w:tc>
          <w:tcPr>
            <w:tcW w:w="7255" w:type="dxa"/>
          </w:tcPr>
          <w:p w14:paraId="2614D33C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City/State/Zip:</w:t>
            </w:r>
          </w:p>
        </w:tc>
        <w:tc>
          <w:tcPr>
            <w:tcW w:w="7259" w:type="dxa"/>
          </w:tcPr>
          <w:p w14:paraId="2614D33D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Phone:</w:t>
            </w:r>
          </w:p>
        </w:tc>
      </w:tr>
      <w:tr w:rsidR="00417DE3" w:rsidRPr="008E6C57" w14:paraId="2614D340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296"/>
        </w:trPr>
        <w:tc>
          <w:tcPr>
            <w:tcW w:w="14514" w:type="dxa"/>
            <w:gridSpan w:val="2"/>
            <w:vAlign w:val="center"/>
          </w:tcPr>
          <w:p w14:paraId="2614D33F" w14:textId="77777777" w:rsidR="00417DE3" w:rsidRDefault="00417DE3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 </w:t>
            </w:r>
          </w:p>
        </w:tc>
      </w:tr>
      <w:tr w:rsidR="00417DE3" w:rsidRPr="008E6C57" w14:paraId="2614D346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504"/>
        </w:trPr>
        <w:tc>
          <w:tcPr>
            <w:tcW w:w="14514" w:type="dxa"/>
            <w:gridSpan w:val="2"/>
            <w:shd w:val="clear" w:color="auto" w:fill="auto"/>
          </w:tcPr>
          <w:p w14:paraId="2614D341" w14:textId="77777777" w:rsidR="00417DE3" w:rsidRPr="00B706BB" w:rsidRDefault="00417DE3" w:rsidP="00707E2F">
            <w:pPr>
              <w:pStyle w:val="p2"/>
              <w:keepNext/>
              <w:tabs>
                <w:tab w:val="clear" w:pos="357"/>
              </w:tabs>
              <w:spacing w:line="240" w:lineRule="auto"/>
              <w:ind w:left="0" w:right="90" w:firstLine="0"/>
              <w:rPr>
                <w:rFonts w:asciiTheme="minorHAnsi" w:hAnsiTheme="minorHAnsi"/>
                <w:sz w:val="18"/>
                <w:szCs w:val="18"/>
              </w:rPr>
            </w:pPr>
            <w:r w:rsidRPr="00B706BB">
              <w:rPr>
                <w:rFonts w:asciiTheme="minorHAnsi" w:hAnsiTheme="minorHAnsi"/>
                <w:sz w:val="18"/>
                <w:szCs w:val="18"/>
              </w:rPr>
              <w:t xml:space="preserve">I certify the following under penalty of perjury, under the laws of the State of California: </w:t>
            </w:r>
          </w:p>
          <w:p w14:paraId="2614D342" w14:textId="77777777" w:rsidR="00417DE3" w:rsidRPr="00B706BB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The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information provided on this </w:t>
            </w:r>
            <w:r>
              <w:rPr>
                <w:rFonts w:asciiTheme="minorHAnsi" w:hAnsiTheme="minorHAnsi"/>
                <w:sz w:val="18"/>
                <w:szCs w:val="18"/>
              </w:rPr>
              <w:t>Certificate of Verification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is true and correct.</w:t>
            </w:r>
          </w:p>
          <w:p w14:paraId="2614D343" w14:textId="77777777" w:rsidR="00417DE3" w:rsidRPr="00907289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am the certified HERS R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 xml:space="preserve">ater who performed the verification </w:t>
            </w:r>
            <w:r>
              <w:rPr>
                <w:rFonts w:asciiTheme="minorHAnsi" w:hAnsiTheme="minorHAnsi"/>
                <w:sz w:val="18"/>
                <w:szCs w:val="18"/>
              </w:rPr>
              <w:t>identified and reported on this C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ertificate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of Verification (responsible rater)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.</w:t>
            </w:r>
          </w:p>
          <w:p w14:paraId="2614D344" w14:textId="77777777" w:rsidR="00417DE3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field inspected the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proposed for compliance credit for energy efficiency improvement identified on this Certificate of Verification and determined these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 qualify for the proposed existing conditions compliance credit unless reported as not qualified in verification status and correction notes fields on this Certificate of Verification.</w:t>
            </w:r>
          </w:p>
          <w:p w14:paraId="2614D345" w14:textId="77777777" w:rsidR="00417DE3" w:rsidRPr="00BA699E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will ensure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shall be </w:t>
            </w:r>
            <w:proofErr w:type="gramStart"/>
            <w:r w:rsidRPr="00760262">
              <w:rPr>
                <w:rFonts w:asciiTheme="minorHAnsi" w:hAnsiTheme="minorHAnsi"/>
                <w:sz w:val="18"/>
                <w:szCs w:val="18"/>
              </w:rPr>
              <w:t>posted, or</w:t>
            </w:r>
            <w:proofErr w:type="gramEnd"/>
            <w:r w:rsidRPr="00760262">
              <w:rPr>
                <w:rFonts w:asciiTheme="minorHAnsi" w:hAnsiTheme="minorHAnsi"/>
                <w:sz w:val="18"/>
                <w:szCs w:val="18"/>
              </w:rPr>
              <w:t xml:space="preserve"> made available with the building permit(s) issued for the building, and made available to the enforcement agency f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or all applicable inspections. 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understand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is required to be included with the documentation the builder provides to the building owner at occupancy.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 </w:t>
            </w:r>
          </w:p>
        </w:tc>
      </w:tr>
      <w:tr w:rsidR="00417DE3" w:rsidRPr="008E6C57" w14:paraId="2614D348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347" w14:textId="77777777" w:rsidR="00417DE3" w:rsidRPr="001B6B55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proofErr w:type="gramStart"/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HERS</w:t>
            </w:r>
            <w:proofErr w:type="gramEnd"/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 RATER INFORMATION</w:t>
            </w:r>
          </w:p>
        </w:tc>
      </w:tr>
      <w:tr w:rsidR="00417DE3" w:rsidRPr="008E6C57" w14:paraId="2614D34B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14514" w:type="dxa"/>
            <w:gridSpan w:val="2"/>
          </w:tcPr>
          <w:p w14:paraId="2614D349" w14:textId="77777777" w:rsidR="00417DE3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HERS Rater Company Name:</w:t>
            </w:r>
          </w:p>
          <w:p w14:paraId="2614D34A" w14:textId="77777777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17DE3" w:rsidRPr="008E6C57" w14:paraId="2614D34F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4C" w14:textId="77777777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 xml:space="preserve">Responsible </w:t>
            </w:r>
            <w:r>
              <w:rPr>
                <w:rFonts w:asciiTheme="minorHAnsi" w:hAnsiTheme="minorHAnsi"/>
                <w:sz w:val="14"/>
                <w:szCs w:val="14"/>
              </w:rPr>
              <w:t>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Name: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4D" w14:textId="77777777" w:rsidR="00417DE3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Responsible Rater Signature:</w:t>
            </w:r>
          </w:p>
          <w:p w14:paraId="2614D34E" w14:textId="77777777" w:rsidR="00417DE3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17DE3" w:rsidRPr="008E6C57" w14:paraId="2614D352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50" w14:textId="2280FBC6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Responsible 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Certification Number w/ this HERS Provider</w:t>
            </w:r>
            <w:r w:rsidR="00707E2F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51" w14:textId="77777777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Date Signed:</w:t>
            </w:r>
          </w:p>
        </w:tc>
      </w:tr>
    </w:tbl>
    <w:p w14:paraId="2614D353" w14:textId="77777777" w:rsidR="004452E2" w:rsidRDefault="004452E2" w:rsidP="000E792F">
      <w:pPr>
        <w:spacing w:after="0" w:line="240" w:lineRule="auto"/>
      </w:pPr>
    </w:p>
    <w:p w14:paraId="2614D354" w14:textId="77777777" w:rsidR="004452E2" w:rsidRDefault="004452E2" w:rsidP="000E792F">
      <w:pPr>
        <w:spacing w:after="0" w:line="240" w:lineRule="auto"/>
      </w:pPr>
    </w:p>
    <w:p w14:paraId="2614D388" w14:textId="77777777" w:rsidR="001343FC" w:rsidRPr="000A0E4D" w:rsidRDefault="001343FC" w:rsidP="000E792F">
      <w:pPr>
        <w:spacing w:after="0" w:line="240" w:lineRule="auto"/>
        <w:rPr>
          <w:rFonts w:ascii="Times New Roman" w:hAnsi="Times New Roman"/>
          <w:b/>
          <w:caps/>
          <w:sz w:val="18"/>
          <w:szCs w:val="18"/>
        </w:rPr>
      </w:pPr>
    </w:p>
    <w:sectPr w:rsidR="001343FC" w:rsidRPr="000A0E4D" w:rsidSect="006614F8">
      <w:headerReference w:type="default" r:id="rId20"/>
      <w:footerReference w:type="default" r:id="rId21"/>
      <w:pgSz w:w="15840" w:h="12240" w:orient="landscape"/>
      <w:pgMar w:top="1008" w:right="720" w:bottom="1008" w:left="720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CC1E0" w14:textId="77777777" w:rsidR="00B10747" w:rsidRDefault="00B10747" w:rsidP="008064D1">
      <w:pPr>
        <w:spacing w:after="0" w:line="240" w:lineRule="auto"/>
      </w:pPr>
      <w:r>
        <w:separator/>
      </w:r>
    </w:p>
  </w:endnote>
  <w:endnote w:type="continuationSeparator" w:id="0">
    <w:p w14:paraId="23967FE0" w14:textId="77777777" w:rsidR="00B10747" w:rsidRDefault="00B10747" w:rsidP="008064D1">
      <w:pPr>
        <w:spacing w:after="0" w:line="240" w:lineRule="auto"/>
      </w:pPr>
      <w:r>
        <w:continuationSeparator/>
      </w:r>
    </w:p>
  </w:endnote>
  <w:endnote w:type="continuationNotice" w:id="1">
    <w:p w14:paraId="29486D9E" w14:textId="77777777" w:rsidR="00B10747" w:rsidRDefault="00B107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19CD0" w14:textId="77777777" w:rsidR="004E54C4" w:rsidRDefault="004E54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D394" w14:textId="77777777" w:rsidR="00601D14" w:rsidRPr="00D161B1" w:rsidRDefault="00601D14" w:rsidP="009A21BC">
    <w:pPr>
      <w:pStyle w:val="Footer"/>
      <w:pBdr>
        <w:top w:val="single" w:sz="4" w:space="1" w:color="auto"/>
      </w:pBdr>
    </w:pPr>
    <w:r w:rsidRPr="00D161B1">
      <w:t xml:space="preserve">Registration Number:                                                     </w:t>
    </w:r>
    <w:r>
      <w:t xml:space="preserve">                             </w:t>
    </w:r>
    <w:r w:rsidRPr="00D161B1">
      <w:t xml:space="preserve">      Registration Date/Time:                              </w:t>
    </w:r>
    <w:r>
      <w:t xml:space="preserve">               </w:t>
    </w:r>
    <w:r w:rsidRPr="00D161B1">
      <w:t xml:space="preserve">             HERS Provider:                       </w:t>
    </w:r>
  </w:p>
  <w:p w14:paraId="2614D395" w14:textId="2131BFA3" w:rsidR="00601D14" w:rsidRPr="00D161B1" w:rsidRDefault="00601D14" w:rsidP="009A21BC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</w:t>
    </w:r>
    <w:ins w:id="443" w:author="Alhabibi, Haider@Energy" w:date="2021-08-25T12:44:00Z">
      <w:r w:rsidR="003B73F8">
        <w:t>22</w:t>
      </w:r>
    </w:ins>
    <w:del w:id="444" w:author="Alhabibi, Haider@Energy" w:date="2021-08-25T12:44:00Z">
      <w:r w:rsidRPr="00D161B1" w:rsidDel="003B73F8">
        <w:delText>1</w:delText>
      </w:r>
      <w:r w:rsidDel="003B73F8">
        <w:delText>9</w:delText>
      </w:r>
    </w:del>
    <w:r w:rsidRPr="00D161B1">
      <w:t xml:space="preserve"> Residential Compliance</w:t>
    </w:r>
    <w:r w:rsidRPr="00D161B1">
      <w:tab/>
    </w:r>
    <w:del w:id="445" w:author="Shewmaker, Michael@Energy" w:date="2022-01-13T08:11:00Z">
      <w:r w:rsidR="00ED2FC3" w:rsidDel="00DE4A3B">
        <w:delText xml:space="preserve">March </w:delText>
      </w:r>
    </w:del>
    <w:ins w:id="446" w:author="Shewmaker, Michael@Energy" w:date="2022-01-13T08:11:00Z">
      <w:r w:rsidR="00DE4A3B">
        <w:t xml:space="preserve">January </w:t>
      </w:r>
    </w:ins>
    <w:r w:rsidR="00ED2FC3">
      <w:t>20</w:t>
    </w:r>
    <w:ins w:id="447" w:author="Alhabibi, Haider@Energy" w:date="2021-08-25T12:44:00Z">
      <w:r w:rsidR="003B73F8">
        <w:t>22</w:t>
      </w:r>
    </w:ins>
    <w:del w:id="448" w:author="Alhabibi, Haider@Energy" w:date="2021-08-25T12:44:00Z">
      <w:r w:rsidR="00ED2FC3" w:rsidDel="003B73F8">
        <w:delText>21</w:delText>
      </w:r>
    </w:del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D3A5" w14:textId="77777777" w:rsidR="00601D14" w:rsidRPr="00D161B1" w:rsidRDefault="00601D14" w:rsidP="00CD6B16">
    <w:pPr>
      <w:pStyle w:val="Footer"/>
      <w:pBdr>
        <w:top w:val="single" w:sz="4" w:space="1" w:color="auto"/>
      </w:pBdr>
    </w:pPr>
    <w:r>
      <w:ptab w:relativeTo="margin" w:alignment="left" w:leader="none"/>
    </w:r>
    <w:r w:rsidRPr="00CD6B16">
      <w:t xml:space="preserve"> </w:t>
    </w:r>
    <w:r w:rsidRPr="00D161B1">
      <w:t xml:space="preserve">Registration Number:                                                     </w:t>
    </w:r>
    <w:r>
      <w:t xml:space="preserve">                             </w:t>
    </w:r>
    <w:r w:rsidRPr="00D161B1">
      <w:t xml:space="preserve">      Registration Date/Time:                              </w:t>
    </w:r>
    <w:r>
      <w:t xml:space="preserve">               </w:t>
    </w:r>
    <w:r w:rsidRPr="00D161B1">
      <w:t xml:space="preserve">             HERS Provider:                       </w:t>
    </w:r>
  </w:p>
  <w:p w14:paraId="2614D3A6" w14:textId="4E49BE7C" w:rsidR="00601D14" w:rsidRDefault="00601D14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</w:t>
    </w:r>
    <w:ins w:id="456" w:author="Alhabibi, Haider@Energy" w:date="2021-08-25T12:44:00Z">
      <w:r w:rsidR="003B73F8">
        <w:t>22</w:t>
      </w:r>
    </w:ins>
    <w:del w:id="457" w:author="Alhabibi, Haider@Energy" w:date="2021-08-25T12:44:00Z">
      <w:r w:rsidRPr="00D161B1" w:rsidDel="003B73F8">
        <w:delText>1</w:delText>
      </w:r>
      <w:r w:rsidDel="003B73F8">
        <w:delText>9</w:delText>
      </w:r>
    </w:del>
    <w:r w:rsidRPr="00D161B1">
      <w:t xml:space="preserve"> Residential Compliance</w:t>
    </w:r>
    <w:r w:rsidRPr="00D161B1">
      <w:tab/>
    </w:r>
    <w:del w:id="458" w:author="Shewmaker, Michael@Energy" w:date="2022-01-13T08:11:00Z">
      <w:r w:rsidR="00BA7C3E" w:rsidDel="00DE4A3B">
        <w:delText xml:space="preserve">March </w:delText>
      </w:r>
    </w:del>
    <w:ins w:id="459" w:author="Shewmaker, Michael@Energy" w:date="2022-01-13T08:11:00Z">
      <w:r w:rsidR="00DE4A3B">
        <w:t xml:space="preserve">January </w:t>
      </w:r>
    </w:ins>
    <w:r w:rsidR="00BA7C3E">
      <w:t>20</w:t>
    </w:r>
    <w:ins w:id="460" w:author="Alhabibi, Haider@Energy" w:date="2021-08-25T12:44:00Z">
      <w:r w:rsidR="003B73F8">
        <w:t>22</w:t>
      </w:r>
    </w:ins>
    <w:del w:id="461" w:author="Alhabibi, Haider@Energy" w:date="2021-08-25T12:44:00Z">
      <w:r w:rsidR="00BA7C3E" w:rsidDel="003B73F8">
        <w:delText>21</w:delText>
      </w:r>
    </w:del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D3AE" w14:textId="21800B3A" w:rsidR="00601D14" w:rsidRPr="00D161B1" w:rsidRDefault="00601D14" w:rsidP="009A21BC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</w:t>
    </w:r>
    <w:ins w:id="490" w:author="Alhabibi, Haider@Energy" w:date="2021-08-25T12:44:00Z">
      <w:r w:rsidR="003B73F8">
        <w:t>22</w:t>
      </w:r>
    </w:ins>
    <w:del w:id="491" w:author="Alhabibi, Haider@Energy" w:date="2021-08-25T12:44:00Z">
      <w:r w:rsidRPr="00D161B1" w:rsidDel="003B73F8">
        <w:delText>1</w:delText>
      </w:r>
      <w:r w:rsidDel="003B73F8">
        <w:delText>9</w:delText>
      </w:r>
    </w:del>
    <w:r w:rsidRPr="00D161B1">
      <w:t xml:space="preserve"> Residential Compliance</w:t>
    </w:r>
    <w:r w:rsidRPr="00D161B1">
      <w:tab/>
    </w:r>
    <w:del w:id="492" w:author="Shewmaker, Michael@Energy" w:date="2022-01-13T08:11:00Z">
      <w:r w:rsidR="00ED2FC3" w:rsidDel="00DE4A3B">
        <w:delText xml:space="preserve">March </w:delText>
      </w:r>
    </w:del>
    <w:ins w:id="493" w:author="Shewmaker, Michael@Energy" w:date="2022-01-13T08:11:00Z">
      <w:r w:rsidR="00DE4A3B">
        <w:t xml:space="preserve">January </w:t>
      </w:r>
    </w:ins>
    <w:r w:rsidR="00ED2FC3">
      <w:t>20</w:t>
    </w:r>
    <w:ins w:id="494" w:author="Alhabibi, Haider@Energy" w:date="2021-08-25T12:44:00Z">
      <w:r w:rsidR="003B73F8">
        <w:t>22</w:t>
      </w:r>
    </w:ins>
    <w:del w:id="495" w:author="Alhabibi, Haider@Energy" w:date="2021-08-25T12:44:00Z">
      <w:r w:rsidR="00ED2FC3" w:rsidDel="003B73F8">
        <w:delText>21</w:delText>
      </w:r>
    </w:del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D3B7" w14:textId="19A0AAAF" w:rsidR="00601D14" w:rsidRPr="00D161B1" w:rsidRDefault="00601D14" w:rsidP="009A21BC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</w:t>
    </w:r>
    <w:ins w:id="804" w:author="Alhabibi, Haider@Energy" w:date="2021-08-25T12:44:00Z">
      <w:r w:rsidR="003B73F8">
        <w:t>22</w:t>
      </w:r>
    </w:ins>
    <w:del w:id="805" w:author="Alhabibi, Haider@Energy" w:date="2021-08-25T12:44:00Z">
      <w:r w:rsidRPr="00D161B1" w:rsidDel="003B73F8">
        <w:delText>1</w:delText>
      </w:r>
      <w:r w:rsidDel="003B73F8">
        <w:delText>9</w:delText>
      </w:r>
    </w:del>
    <w:r w:rsidRPr="00D161B1">
      <w:t xml:space="preserve"> Residential Compliance</w:t>
    </w:r>
    <w:r w:rsidRPr="00D161B1">
      <w:tab/>
    </w:r>
    <w:del w:id="806" w:author="Shewmaker, Michael@Energy" w:date="2022-01-13T08:11:00Z">
      <w:r w:rsidR="00ED2FC3" w:rsidDel="00DE4A3B">
        <w:delText xml:space="preserve">March </w:delText>
      </w:r>
    </w:del>
    <w:ins w:id="807" w:author="Shewmaker, Michael@Energy" w:date="2022-01-13T08:11:00Z">
      <w:r w:rsidR="00DE4A3B">
        <w:t xml:space="preserve">January </w:t>
      </w:r>
    </w:ins>
    <w:r w:rsidR="00ED2FC3">
      <w:t>20</w:t>
    </w:r>
    <w:ins w:id="808" w:author="Alhabibi, Haider@Energy" w:date="2021-08-25T12:44:00Z">
      <w:r w:rsidR="003B73F8">
        <w:t>22</w:t>
      </w:r>
    </w:ins>
    <w:del w:id="809" w:author="Alhabibi, Haider@Energy" w:date="2021-08-25T12:44:00Z">
      <w:r w:rsidR="00ED2FC3" w:rsidDel="003B73F8">
        <w:delText>21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FA515" w14:textId="77777777" w:rsidR="00B10747" w:rsidRDefault="00B10747" w:rsidP="008064D1">
      <w:pPr>
        <w:spacing w:after="0" w:line="240" w:lineRule="auto"/>
      </w:pPr>
      <w:r>
        <w:separator/>
      </w:r>
    </w:p>
  </w:footnote>
  <w:footnote w:type="continuationSeparator" w:id="0">
    <w:p w14:paraId="60C677A1" w14:textId="77777777" w:rsidR="00B10747" w:rsidRDefault="00B10747" w:rsidP="008064D1">
      <w:pPr>
        <w:spacing w:after="0" w:line="240" w:lineRule="auto"/>
      </w:pPr>
      <w:r>
        <w:continuationSeparator/>
      </w:r>
    </w:p>
  </w:footnote>
  <w:footnote w:type="continuationNotice" w:id="1">
    <w:p w14:paraId="4382D8F3" w14:textId="77777777" w:rsidR="00B10747" w:rsidRDefault="00B107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7C5BF" w14:textId="77777777" w:rsidR="004E54C4" w:rsidRDefault="004E54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321"/>
      <w:gridCol w:w="4439"/>
      <w:gridCol w:w="2882"/>
    </w:tblGrid>
    <w:tr w:rsidR="00601D14" w:rsidRPr="00F85124" w14:paraId="2614D38F" w14:textId="77777777" w:rsidTr="00CD6B16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8D" w14:textId="77777777" w:rsidR="00601D14" w:rsidRDefault="00601D14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CERTIFICATE OF VERIFICATION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8E" w14:textId="77777777" w:rsidR="00601D14" w:rsidRDefault="00601D14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CF3R-EXC-20-H</w:t>
          </w:r>
        </w:p>
      </w:tc>
    </w:tr>
    <w:tr w:rsidR="00601D14" w:rsidRPr="00F85124" w14:paraId="2614D392" w14:textId="77777777" w:rsidTr="00D03E09">
      <w:trPr>
        <w:cantSplit/>
        <w:trHeight w:val="288"/>
      </w:trPr>
      <w:tc>
        <w:tcPr>
          <w:tcW w:w="2500" w:type="pct"/>
          <w:tcBorders>
            <w:right w:val="nil"/>
          </w:tcBorders>
          <w:vAlign w:val="center"/>
        </w:tcPr>
        <w:p w14:paraId="2614D390" w14:textId="77777777" w:rsidR="00601D14" w:rsidRDefault="00601D14">
          <w:pPr>
            <w:tabs>
              <w:tab w:val="right" w:pos="10543"/>
            </w:tabs>
            <w:spacing w:after="0"/>
            <w:rPr>
              <w:rFonts w:asciiTheme="minorHAnsi" w:hAnsiTheme="minorHAnsi"/>
              <w:sz w:val="12"/>
              <w:szCs w:val="12"/>
            </w:rPr>
          </w:pPr>
          <w:r>
            <w:rPr>
              <w:rFonts w:asciiTheme="minorHAnsi" w:hAnsiTheme="minorHAnsi"/>
              <w:bCs/>
              <w:sz w:val="20"/>
            </w:rPr>
            <w:t>Existing Conditions for Residential Alterations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2614D391" w14:textId="29457F11" w:rsidR="00601D14" w:rsidRDefault="00601D14">
          <w:pPr>
            <w:tabs>
              <w:tab w:val="right" w:pos="10543"/>
            </w:tabs>
            <w:spacing w:after="0"/>
            <w:jc w:val="right"/>
            <w:rPr>
              <w:rFonts w:asciiTheme="minorHAnsi" w:hAnsiTheme="minorHAnsi"/>
              <w:sz w:val="12"/>
              <w:szCs w:val="12"/>
            </w:rPr>
          </w:pPr>
          <w:r w:rsidRPr="00F85124">
            <w:rPr>
              <w:rFonts w:asciiTheme="minorHAnsi" w:hAnsiTheme="minorHAnsi"/>
              <w:bCs/>
            </w:rPr>
            <w:t xml:space="preserve">(Page </w:t>
          </w:r>
          <w:r w:rsidRPr="00E32371">
            <w:rPr>
              <w:rFonts w:asciiTheme="minorHAnsi" w:hAnsiTheme="minorHAnsi"/>
              <w:bCs/>
            </w:rPr>
            <w:fldChar w:fldCharType="begin"/>
          </w:r>
          <w:r w:rsidRPr="00E32371">
            <w:rPr>
              <w:rFonts w:asciiTheme="minorHAnsi" w:hAnsiTheme="minorHAnsi"/>
              <w:bCs/>
            </w:rPr>
            <w:instrText xml:space="preserve"> PAGE   \* MERGEFORMAT </w:instrText>
          </w:r>
          <w:r w:rsidRPr="00E32371">
            <w:rPr>
              <w:rFonts w:asciiTheme="minorHAnsi" w:hAnsiTheme="minorHAnsi"/>
              <w:bCs/>
            </w:rPr>
            <w:fldChar w:fldCharType="separate"/>
          </w:r>
          <w:r w:rsidR="007201B8">
            <w:rPr>
              <w:rFonts w:asciiTheme="minorHAnsi" w:hAnsiTheme="minorHAnsi"/>
              <w:bCs/>
              <w:noProof/>
            </w:rPr>
            <w:t>4</w:t>
          </w:r>
          <w:r w:rsidRPr="00E32371">
            <w:rPr>
              <w:rFonts w:asciiTheme="minorHAnsi" w:hAnsiTheme="minorHAnsi"/>
              <w:bCs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 xml:space="preserve"> of </w:t>
          </w:r>
          <w:r>
            <w:rPr>
              <w:rFonts w:asciiTheme="minorHAnsi" w:hAnsiTheme="minorHAnsi"/>
              <w:bCs/>
              <w:noProof/>
            </w:rPr>
            <w:fldChar w:fldCharType="begin"/>
          </w:r>
          <w:r>
            <w:rPr>
              <w:rFonts w:asciiTheme="minorHAnsi" w:hAnsiTheme="minorHAnsi"/>
              <w:bCs/>
              <w:noProof/>
            </w:rPr>
            <w:instrText xml:space="preserve"> SECTIONPAGES   \* MERGEFORMAT </w:instrText>
          </w:r>
          <w:r>
            <w:rPr>
              <w:rFonts w:asciiTheme="minorHAnsi" w:hAnsiTheme="minorHAnsi"/>
              <w:bCs/>
              <w:noProof/>
            </w:rPr>
            <w:fldChar w:fldCharType="separate"/>
          </w:r>
          <w:r w:rsidR="004E54C4">
            <w:rPr>
              <w:rFonts w:asciiTheme="minorHAnsi" w:hAnsiTheme="minorHAnsi"/>
              <w:bCs/>
              <w:noProof/>
            </w:rPr>
            <w:t>5</w:t>
          </w:r>
          <w:r>
            <w:rPr>
              <w:rFonts w:asciiTheme="minorHAnsi" w:hAnsiTheme="minorHAnsi"/>
              <w:bCs/>
              <w:noProof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>)</w:t>
          </w:r>
        </w:p>
      </w:tc>
    </w:tr>
  </w:tbl>
  <w:p w14:paraId="2614D393" w14:textId="77777777" w:rsidR="00601D14" w:rsidRDefault="00601D14">
    <w:pPr>
      <w:pStyle w:val="Footer"/>
      <w:tabs>
        <w:tab w:val="clear" w:pos="4680"/>
        <w:tab w:val="clear" w:pos="9360"/>
        <w:tab w:val="left" w:pos="0"/>
        <w:tab w:val="right" w:pos="14400"/>
      </w:tabs>
      <w:spacing w:after="120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D396" w14:textId="5D0EF368" w:rsidR="00601D14" w:rsidRDefault="004E54C4">
    <w:pPr>
      <w:suppressAutoHyphens/>
      <w:spacing w:after="0"/>
      <w:ind w:left="-90"/>
      <w:rPr>
        <w:rFonts w:ascii="Arial" w:hAnsi="Arial" w:cs="Arial"/>
        <w:sz w:val="14"/>
        <w:szCs w:val="14"/>
      </w:rPr>
    </w:pPr>
    <w:customXmlInsRangeStart w:id="449" w:author="Geiser, Che@Energy" w:date="2022-04-11T13:48:00Z"/>
    <w:sdt>
      <w:sdtPr>
        <w:rPr>
          <w:rFonts w:ascii="Arial" w:hAnsi="Arial" w:cs="Arial"/>
          <w:sz w:val="14"/>
          <w:szCs w:val="14"/>
        </w:rPr>
        <w:id w:val="1127819263"/>
        <w:docPartObj>
          <w:docPartGallery w:val="Watermarks"/>
          <w:docPartUnique/>
        </w:docPartObj>
      </w:sdtPr>
      <w:sdtContent>
        <w:customXmlInsRangeEnd w:id="449"/>
        <w:ins w:id="450" w:author="Geiser, Che@Energy" w:date="2022-04-11T13:48:00Z">
          <w:r w:rsidRPr="004E54C4">
            <w:rPr>
              <w:rFonts w:ascii="Arial" w:hAnsi="Arial" w:cs="Arial"/>
              <w:noProof/>
              <w:sz w:val="14"/>
              <w:szCs w:val="14"/>
            </w:rPr>
            <w:pict w14:anchorId="12370727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57831064" o:spid="_x0000_s2050" type="#_x0000_t136" style="position:absolute;left:0;text-align:left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DRAFT"/>
                <w10:wrap anchorx="margin" anchory="margin"/>
              </v:shape>
            </w:pict>
          </w:r>
        </w:ins>
        <w:customXmlInsRangeStart w:id="451" w:author="Geiser, Che@Energy" w:date="2022-04-11T13:48:00Z"/>
      </w:sdtContent>
    </w:sdt>
    <w:customXmlInsRangeEnd w:id="451"/>
    <w:r w:rsidR="00601D14">
      <w:rPr>
        <w:noProof/>
      </w:rPr>
      <w:drawing>
        <wp:anchor distT="0" distB="0" distL="114300" distR="114300" simplePos="0" relativeHeight="251657216" behindDoc="0" locked="0" layoutInCell="1" allowOverlap="1" wp14:anchorId="7AF1DEAC" wp14:editId="0303E010">
          <wp:simplePos x="0" y="0"/>
          <wp:positionH relativeFrom="column">
            <wp:posOffset>8855710</wp:posOffset>
          </wp:positionH>
          <wp:positionV relativeFrom="paragraph">
            <wp:posOffset>90170</wp:posOffset>
          </wp:positionV>
          <wp:extent cx="355600" cy="313055"/>
          <wp:effectExtent l="0" t="0" r="6350" b="0"/>
          <wp:wrapSquare wrapText="bothSides"/>
          <wp:docPr id="3" name="Picture 3" descr="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600" cy="313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662821B" w:rsidRPr="007770C5">
      <w:rPr>
        <w:rFonts w:ascii="Arial" w:hAnsi="Arial" w:cs="Arial"/>
        <w:sz w:val="14"/>
        <w:szCs w:val="14"/>
      </w:rPr>
      <w:t>STATE OF CALIFORNIA</w:t>
    </w:r>
  </w:p>
  <w:p w14:paraId="2614D397" w14:textId="63C7F1B7" w:rsidR="00601D14" w:rsidRDefault="00601D14">
    <w:pPr>
      <w:suppressAutoHyphens/>
      <w:spacing w:after="0"/>
      <w:ind w:left="-90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EXISTING CONDITIONS FOR RESIDENTIAL ALTERATIONS</w:t>
    </w:r>
  </w:p>
  <w:p w14:paraId="2614D398" w14:textId="44417761" w:rsidR="00601D14" w:rsidRDefault="00601D14">
    <w:pPr>
      <w:suppressAutoHyphens/>
      <w:spacing w:after="0"/>
      <w:ind w:left="-90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CEC-CF3R-EXC-20-H</w:t>
    </w:r>
    <w:r w:rsidRPr="007770C5">
      <w:rPr>
        <w:rFonts w:ascii="Arial" w:hAnsi="Arial" w:cs="Arial"/>
        <w:sz w:val="14"/>
        <w:szCs w:val="14"/>
      </w:rPr>
      <w:t xml:space="preserve"> (Revised </w:t>
    </w:r>
    <w:r>
      <w:rPr>
        <w:rFonts w:ascii="Arial" w:hAnsi="Arial" w:cs="Arial"/>
        <w:sz w:val="14"/>
        <w:szCs w:val="14"/>
      </w:rPr>
      <w:t>0</w:t>
    </w:r>
    <w:ins w:id="452" w:author="Alhabibi, Haider@Energy" w:date="2021-08-25T12:44:00Z">
      <w:r w:rsidR="00B719AA">
        <w:rPr>
          <w:rFonts w:ascii="Arial" w:hAnsi="Arial" w:cs="Arial"/>
          <w:sz w:val="14"/>
          <w:szCs w:val="14"/>
        </w:rPr>
        <w:t>1</w:t>
      </w:r>
    </w:ins>
    <w:del w:id="453" w:author="Alhabibi, Haider@Energy" w:date="2021-08-25T12:44:00Z">
      <w:r w:rsidR="00BA7C3E" w:rsidDel="00B719AA">
        <w:rPr>
          <w:rFonts w:ascii="Arial" w:hAnsi="Arial" w:cs="Arial"/>
          <w:sz w:val="14"/>
          <w:szCs w:val="14"/>
        </w:rPr>
        <w:delText>3</w:delText>
      </w:r>
    </w:del>
    <w:r>
      <w:rPr>
        <w:rFonts w:ascii="Arial" w:hAnsi="Arial" w:cs="Arial"/>
        <w:sz w:val="14"/>
        <w:szCs w:val="14"/>
      </w:rPr>
      <w:t>/</w:t>
    </w:r>
    <w:ins w:id="454" w:author="Alhabibi, Haider@Energy" w:date="2021-08-25T12:44:00Z">
      <w:r w:rsidR="003B73F8">
        <w:rPr>
          <w:rFonts w:ascii="Arial" w:hAnsi="Arial" w:cs="Arial"/>
          <w:sz w:val="14"/>
          <w:szCs w:val="14"/>
        </w:rPr>
        <w:t>22</w:t>
      </w:r>
    </w:ins>
    <w:del w:id="455" w:author="Alhabibi, Haider@Energy" w:date="2021-08-25T12:44:00Z">
      <w:r w:rsidDel="003B73F8">
        <w:rPr>
          <w:rFonts w:ascii="Arial" w:hAnsi="Arial" w:cs="Arial"/>
          <w:sz w:val="14"/>
          <w:szCs w:val="14"/>
        </w:rPr>
        <w:delText>2</w:delText>
      </w:r>
      <w:r w:rsidR="00BA7C3E" w:rsidDel="003B73F8">
        <w:rPr>
          <w:rFonts w:ascii="Arial" w:hAnsi="Arial" w:cs="Arial"/>
          <w:sz w:val="14"/>
          <w:szCs w:val="14"/>
        </w:rPr>
        <w:delText>1</w:delText>
      </w:r>
    </w:del>
    <w:r w:rsidRPr="007770C5">
      <w:rPr>
        <w:rFonts w:ascii="Arial" w:hAnsi="Arial" w:cs="Arial"/>
        <w:sz w:val="14"/>
        <w:szCs w:val="14"/>
      </w:rPr>
      <w:t xml:space="preserve">)                                                                                                                                  </w:t>
    </w:r>
    <w:r>
      <w:rPr>
        <w:rFonts w:ascii="Arial" w:hAnsi="Arial" w:cs="Arial"/>
        <w:sz w:val="14"/>
        <w:szCs w:val="14"/>
      </w:rPr>
      <w:t xml:space="preserve">  </w:t>
    </w:r>
    <w:r w:rsidRPr="007770C5"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t xml:space="preserve">                                                                                                    </w:t>
    </w:r>
    <w:r w:rsidRPr="007770C5">
      <w:rPr>
        <w:rFonts w:ascii="Arial" w:hAnsi="Arial" w:cs="Arial"/>
        <w:sz w:val="14"/>
        <w:szCs w:val="14"/>
      </w:rPr>
      <w:t>CALIFORNIA ENERGY COMMISSION</w:t>
    </w:r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406"/>
      <w:gridCol w:w="3540"/>
      <w:gridCol w:w="3696"/>
    </w:tblGrid>
    <w:tr w:rsidR="00601D14" w:rsidRPr="00E2262D" w14:paraId="2614D39B" w14:textId="77777777" w:rsidTr="00A92674">
      <w:trPr>
        <w:cantSplit/>
        <w:trHeight w:val="288"/>
      </w:trPr>
      <w:tc>
        <w:tcPr>
          <w:tcW w:w="3738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99" w14:textId="544AF011" w:rsidR="00601D14" w:rsidRPr="00E2262D" w:rsidRDefault="00601D14" w:rsidP="00A92674">
          <w:pPr>
            <w:pStyle w:val="Style17"/>
            <w:rPr>
              <w:b/>
            </w:rPr>
          </w:pPr>
          <w:r w:rsidRPr="00E2262D">
            <w:t>CERTIFICATE OF VERIFICATION</w:t>
          </w:r>
        </w:p>
      </w:tc>
      <w:tc>
        <w:tcPr>
          <w:tcW w:w="1262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9A" w14:textId="77777777" w:rsidR="00601D14" w:rsidRPr="00E2262D" w:rsidRDefault="00601D14" w:rsidP="00A92674">
          <w:pPr>
            <w:pStyle w:val="Style18"/>
            <w:rPr>
              <w:b/>
            </w:rPr>
          </w:pPr>
          <w:r w:rsidRPr="00E2262D">
            <w:t>CF3R-EXC-20-H</w:t>
          </w:r>
        </w:p>
      </w:tc>
    </w:tr>
    <w:tr w:rsidR="00601D14" w:rsidRPr="00E2262D" w14:paraId="2614D39D" w14:textId="77777777" w:rsidTr="00A92674">
      <w:trPr>
        <w:cantSplit/>
        <w:trHeight w:val="288"/>
      </w:trPr>
      <w:tc>
        <w:tcPr>
          <w:tcW w:w="5000" w:type="pct"/>
          <w:gridSpan w:val="3"/>
        </w:tcPr>
        <w:p w14:paraId="2614D39C" w14:textId="531D9674" w:rsidR="00601D14" w:rsidRPr="00E2262D" w:rsidRDefault="00601D14">
          <w:pPr>
            <w:pStyle w:val="Style19"/>
            <w:tabs>
              <w:tab w:val="clear" w:pos="10543"/>
              <w:tab w:val="right" w:pos="10809"/>
            </w:tabs>
            <w:rPr>
              <w:sz w:val="12"/>
              <w:szCs w:val="12"/>
            </w:rPr>
          </w:pPr>
          <w:r w:rsidRPr="00E2262D">
            <w:t>Existing Conditions for Residential Alterations</w:t>
          </w:r>
          <w:r w:rsidRPr="00E2262D">
            <w:tab/>
          </w:r>
          <w:r w:rsidRPr="00E2262D">
            <w:ptab w:relativeTo="margin" w:alignment="right" w:leader="none"/>
          </w:r>
          <w:r w:rsidRPr="00E2262D">
            <w:t xml:space="preserve">(Page </w:t>
          </w:r>
          <w:r w:rsidRPr="00E2262D">
            <w:fldChar w:fldCharType="begin"/>
          </w:r>
          <w:r w:rsidRPr="00E2262D">
            <w:instrText xml:space="preserve"> PAGE   \* MERGEFORMAT </w:instrText>
          </w:r>
          <w:r w:rsidRPr="00E2262D">
            <w:fldChar w:fldCharType="separate"/>
          </w:r>
          <w:r w:rsidRPr="00601D14">
            <w:rPr>
              <w:bCs w:val="0"/>
              <w:noProof/>
            </w:rPr>
            <w:t>1</w:t>
          </w:r>
          <w:r w:rsidRPr="00E2262D">
            <w:rPr>
              <w:bCs w:val="0"/>
              <w:noProof/>
            </w:rPr>
            <w:fldChar w:fldCharType="end"/>
          </w:r>
          <w:r w:rsidRPr="00E2262D"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 \* MERGEFORMAT </w:instrText>
          </w:r>
          <w:r>
            <w:rPr>
              <w:noProof/>
            </w:rPr>
            <w:fldChar w:fldCharType="separate"/>
          </w:r>
          <w:r w:rsidR="004E54C4">
            <w:rPr>
              <w:noProof/>
            </w:rPr>
            <w:t>5</w:t>
          </w:r>
          <w:r>
            <w:rPr>
              <w:noProof/>
            </w:rPr>
            <w:fldChar w:fldCharType="end"/>
          </w:r>
          <w:r w:rsidRPr="00E2262D">
            <w:t>)</w:t>
          </w:r>
        </w:p>
      </w:tc>
    </w:tr>
    <w:tr w:rsidR="00601D14" w:rsidRPr="00E2262D" w14:paraId="2614D3A0" w14:textId="77777777" w:rsidTr="00A049CB">
      <w:trPr>
        <w:cantSplit/>
        <w:trHeight w:val="288"/>
      </w:trPr>
      <w:tc>
        <w:tcPr>
          <w:tcW w:w="2529" w:type="pct"/>
        </w:tcPr>
        <w:p w14:paraId="2614D39E" w14:textId="77777777" w:rsidR="00601D14" w:rsidRPr="00E2262D" w:rsidRDefault="00601D14" w:rsidP="00A049CB">
          <w:pPr>
            <w:pStyle w:val="Style20"/>
          </w:pPr>
          <w:r w:rsidRPr="00E2262D">
            <w:t>Project Name:</w:t>
          </w:r>
        </w:p>
      </w:tc>
      <w:tc>
        <w:tcPr>
          <w:tcW w:w="2471" w:type="pct"/>
          <w:gridSpan w:val="2"/>
        </w:tcPr>
        <w:p w14:paraId="2614D39F" w14:textId="77777777" w:rsidR="00601D14" w:rsidRPr="00E2262D" w:rsidRDefault="00601D14" w:rsidP="00A049CB">
          <w:pPr>
            <w:pStyle w:val="Style20"/>
          </w:pPr>
          <w:r>
            <w:t>CF1R-</w:t>
          </w:r>
          <w:proofErr w:type="gramStart"/>
          <w:r>
            <w:t>PRF  Calculation</w:t>
          </w:r>
          <w:proofErr w:type="gramEnd"/>
          <w:r>
            <w:t xml:space="preserve"> Date/Time:</w:t>
          </w:r>
        </w:p>
      </w:tc>
    </w:tr>
    <w:tr w:rsidR="00601D14" w:rsidRPr="00E2262D" w14:paraId="2614D3A3" w14:textId="77777777" w:rsidTr="00A049CB">
      <w:trPr>
        <w:cantSplit/>
        <w:trHeight w:val="288"/>
      </w:trPr>
      <w:tc>
        <w:tcPr>
          <w:tcW w:w="2529" w:type="pct"/>
        </w:tcPr>
        <w:p w14:paraId="2614D3A1" w14:textId="77777777" w:rsidR="00601D14" w:rsidRPr="00E2262D" w:rsidRDefault="00601D14" w:rsidP="00A049CB">
          <w:pPr>
            <w:pStyle w:val="Style20"/>
            <w:rPr>
              <w:vertAlign w:val="superscript"/>
            </w:rPr>
          </w:pPr>
          <w:r>
            <w:t>CF1R-</w:t>
          </w:r>
          <w:proofErr w:type="gramStart"/>
          <w:r>
            <w:t>PRF  Calculation</w:t>
          </w:r>
          <w:proofErr w:type="gramEnd"/>
          <w:r>
            <w:t xml:space="preserve"> Description:</w:t>
          </w:r>
        </w:p>
      </w:tc>
      <w:tc>
        <w:tcPr>
          <w:tcW w:w="2471" w:type="pct"/>
          <w:gridSpan w:val="2"/>
        </w:tcPr>
        <w:p w14:paraId="2614D3A2" w14:textId="77777777" w:rsidR="00601D14" w:rsidRPr="00E2262D" w:rsidRDefault="00601D14" w:rsidP="00A049CB">
          <w:pPr>
            <w:pStyle w:val="Style20"/>
            <w:rPr>
              <w:vertAlign w:val="superscript"/>
            </w:rPr>
          </w:pPr>
          <w:r>
            <w:t>CF1R-</w:t>
          </w:r>
          <w:proofErr w:type="gramStart"/>
          <w:r>
            <w:t>PRF  Input</w:t>
          </w:r>
          <w:proofErr w:type="gramEnd"/>
          <w:r>
            <w:t xml:space="preserve"> File Name:</w:t>
          </w:r>
        </w:p>
      </w:tc>
    </w:tr>
  </w:tbl>
  <w:p w14:paraId="2614D3A4" w14:textId="77777777" w:rsidR="00601D14" w:rsidRDefault="00601D14">
    <w:pPr>
      <w:pStyle w:val="Header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321"/>
      <w:gridCol w:w="4439"/>
      <w:gridCol w:w="2882"/>
    </w:tblGrid>
    <w:tr w:rsidR="00601D14" w:rsidRPr="00D622AF" w14:paraId="2614D3A9" w14:textId="77777777" w:rsidTr="00D622AF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A7" w14:textId="77777777" w:rsidR="00601D14" w:rsidRPr="00D622AF" w:rsidRDefault="00601D14" w:rsidP="00D622AF">
          <w:pPr>
            <w:keepNext/>
            <w:spacing w:after="0" w:line="240" w:lineRule="auto"/>
            <w:outlineLvl w:val="0"/>
            <w:rPr>
              <w:rFonts w:eastAsia="Times New Roman"/>
              <w:bCs/>
              <w:sz w:val="20"/>
              <w:szCs w:val="20"/>
            </w:rPr>
          </w:pPr>
          <w:r w:rsidRPr="00D622AF">
            <w:rPr>
              <w:rFonts w:eastAsia="Times New Roman"/>
              <w:bCs/>
              <w:sz w:val="20"/>
              <w:szCs w:val="20"/>
            </w:rPr>
            <w:t>CERTIFICATE OF VERIFICATION – USER INSTRUCTIONS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A8" w14:textId="77777777" w:rsidR="00601D14" w:rsidRPr="00D622AF" w:rsidRDefault="00601D14" w:rsidP="00D622AF">
          <w:pPr>
            <w:keepNext/>
            <w:spacing w:after="0" w:line="240" w:lineRule="auto"/>
            <w:jc w:val="right"/>
            <w:outlineLvl w:val="0"/>
            <w:rPr>
              <w:rFonts w:eastAsia="Times New Roman"/>
              <w:bCs/>
              <w:sz w:val="20"/>
              <w:szCs w:val="20"/>
            </w:rPr>
          </w:pPr>
          <w:r w:rsidRPr="00D622AF">
            <w:rPr>
              <w:rFonts w:eastAsia="Times New Roman"/>
              <w:bCs/>
              <w:sz w:val="20"/>
              <w:szCs w:val="20"/>
            </w:rPr>
            <w:t>CF3R-EXC-20-H</w:t>
          </w:r>
        </w:p>
      </w:tc>
    </w:tr>
    <w:tr w:rsidR="00601D14" w:rsidRPr="00D622AF" w14:paraId="2614D3AC" w14:textId="77777777" w:rsidTr="00D622AF">
      <w:trPr>
        <w:cantSplit/>
        <w:trHeight w:val="288"/>
      </w:trPr>
      <w:tc>
        <w:tcPr>
          <w:tcW w:w="2500" w:type="pct"/>
          <w:tcBorders>
            <w:right w:val="nil"/>
          </w:tcBorders>
        </w:tcPr>
        <w:p w14:paraId="2614D3AA" w14:textId="77777777" w:rsidR="00601D14" w:rsidRDefault="00601D14">
          <w:pPr>
            <w:tabs>
              <w:tab w:val="right" w:pos="10543"/>
            </w:tabs>
            <w:spacing w:after="0" w:line="240" w:lineRule="auto"/>
            <w:rPr>
              <w:rFonts w:eastAsia="Times New Roman"/>
              <w:sz w:val="12"/>
              <w:szCs w:val="12"/>
            </w:rPr>
          </w:pPr>
          <w:r w:rsidRPr="00AC7236">
            <w:rPr>
              <w:sz w:val="20"/>
              <w:szCs w:val="20"/>
            </w:rPr>
            <w:t>E</w:t>
          </w:r>
          <w:r>
            <w:rPr>
              <w:sz w:val="20"/>
              <w:szCs w:val="20"/>
            </w:rPr>
            <w:t>xisting Conditions for Residential Alterations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2614D3AB" w14:textId="54F89757" w:rsidR="00601D14" w:rsidRPr="00D622AF" w:rsidRDefault="00601D14" w:rsidP="00D622AF">
          <w:pPr>
            <w:tabs>
              <w:tab w:val="right" w:pos="10543"/>
            </w:tabs>
            <w:spacing w:after="0" w:line="240" w:lineRule="auto"/>
            <w:jc w:val="right"/>
            <w:rPr>
              <w:rFonts w:eastAsia="Times New Roman"/>
              <w:sz w:val="12"/>
              <w:szCs w:val="12"/>
            </w:rPr>
          </w:pPr>
          <w:r w:rsidRPr="00D622AF">
            <w:rPr>
              <w:rFonts w:eastAsia="Times New Roman"/>
              <w:bCs/>
              <w:sz w:val="20"/>
              <w:szCs w:val="20"/>
            </w:rPr>
            <w:t xml:space="preserve">(Page </w:t>
          </w:r>
          <w:r w:rsidRPr="00D622AF">
            <w:rPr>
              <w:rFonts w:eastAsia="Times New Roman"/>
              <w:bCs/>
              <w:sz w:val="20"/>
              <w:szCs w:val="20"/>
            </w:rPr>
            <w:fldChar w:fldCharType="begin"/>
          </w:r>
          <w:r w:rsidRPr="00D622AF">
            <w:rPr>
              <w:rFonts w:eastAsia="Times New Roman"/>
              <w:bCs/>
              <w:sz w:val="20"/>
              <w:szCs w:val="20"/>
            </w:rPr>
            <w:instrText xml:space="preserve"> PAGE   \* MERGEFORMAT </w:instrText>
          </w:r>
          <w:r w:rsidRPr="00D622AF">
            <w:rPr>
              <w:rFonts w:eastAsia="Times New Roman"/>
              <w:bCs/>
              <w:sz w:val="20"/>
              <w:szCs w:val="20"/>
            </w:rPr>
            <w:fldChar w:fldCharType="separate"/>
          </w:r>
          <w:r>
            <w:rPr>
              <w:rFonts w:eastAsia="Times New Roman"/>
              <w:bCs/>
              <w:noProof/>
              <w:sz w:val="20"/>
              <w:szCs w:val="20"/>
            </w:rPr>
            <w:t>1</w:t>
          </w:r>
          <w:r w:rsidRPr="00D622AF">
            <w:rPr>
              <w:rFonts w:eastAsia="Times New Roman"/>
              <w:bCs/>
              <w:sz w:val="20"/>
              <w:szCs w:val="20"/>
            </w:rPr>
            <w:fldChar w:fldCharType="end"/>
          </w:r>
          <w:r w:rsidRPr="00D622AF">
            <w:rPr>
              <w:rFonts w:eastAsia="Times New Roman"/>
              <w:bCs/>
              <w:sz w:val="20"/>
              <w:szCs w:val="20"/>
            </w:rPr>
            <w:t xml:space="preserve"> of </w:t>
          </w:r>
          <w:r>
            <w:rPr>
              <w:rFonts w:eastAsia="Times New Roman"/>
              <w:bCs/>
              <w:noProof/>
              <w:sz w:val="20"/>
              <w:szCs w:val="20"/>
            </w:rPr>
            <w:fldChar w:fldCharType="begin"/>
          </w:r>
          <w:r>
            <w:rPr>
              <w:rFonts w:eastAsia="Times New Roman"/>
              <w:bCs/>
              <w:noProof/>
              <w:sz w:val="20"/>
              <w:szCs w:val="20"/>
            </w:rPr>
            <w:instrText xml:space="preserve"> SECTIONPAGES   \* MERGEFORMAT </w:instrText>
          </w:r>
          <w:r>
            <w:rPr>
              <w:rFonts w:eastAsia="Times New Roman"/>
              <w:bCs/>
              <w:noProof/>
              <w:sz w:val="20"/>
              <w:szCs w:val="20"/>
            </w:rPr>
            <w:fldChar w:fldCharType="separate"/>
          </w:r>
          <w:r w:rsidR="004E54C4">
            <w:rPr>
              <w:rFonts w:eastAsia="Times New Roman"/>
              <w:bCs/>
              <w:noProof/>
              <w:sz w:val="20"/>
              <w:szCs w:val="20"/>
            </w:rPr>
            <w:t>2</w:t>
          </w:r>
          <w:r>
            <w:rPr>
              <w:rFonts w:eastAsia="Times New Roman"/>
              <w:bCs/>
              <w:noProof/>
              <w:sz w:val="20"/>
              <w:szCs w:val="20"/>
            </w:rPr>
            <w:fldChar w:fldCharType="end"/>
          </w:r>
          <w:r w:rsidRPr="00D622AF">
            <w:rPr>
              <w:rFonts w:eastAsia="Times New Roman"/>
              <w:bCs/>
              <w:sz w:val="20"/>
              <w:szCs w:val="20"/>
            </w:rPr>
            <w:t>)</w:t>
          </w:r>
        </w:p>
      </w:tc>
    </w:tr>
  </w:tbl>
  <w:p w14:paraId="2614D3AD" w14:textId="77777777" w:rsidR="00601D14" w:rsidRPr="0060020E" w:rsidRDefault="00601D14" w:rsidP="00C24C15">
    <w:pPr>
      <w:pStyle w:val="Footer"/>
      <w:tabs>
        <w:tab w:val="clear" w:pos="4680"/>
        <w:tab w:val="clear" w:pos="9360"/>
        <w:tab w:val="left" w:pos="0"/>
        <w:tab w:val="right" w:pos="14400"/>
      </w:tabs>
      <w:spacing w:after="120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321"/>
      <w:gridCol w:w="4439"/>
      <w:gridCol w:w="2882"/>
    </w:tblGrid>
    <w:tr w:rsidR="00601D14" w:rsidRPr="00F85124" w14:paraId="2614D3B1" w14:textId="77777777" w:rsidTr="00512936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AF" w14:textId="77777777" w:rsidR="00601D14" w:rsidRPr="00F85124" w:rsidRDefault="00601D14" w:rsidP="00512936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CERTIFICATE OF VERIFICATION</w:t>
          </w:r>
          <w:r>
            <w:rPr>
              <w:rFonts w:ascii="Calibri" w:hAnsi="Calibri"/>
              <w:b w:val="0"/>
              <w:bCs/>
              <w:sz w:val="20"/>
            </w:rPr>
            <w:t xml:space="preserve"> – </w:t>
          </w:r>
          <w:r w:rsidRPr="00B40F13">
            <w:rPr>
              <w:rFonts w:ascii="Calibri" w:hAnsi="Calibri"/>
              <w:b w:val="0"/>
              <w:bCs/>
              <w:sz w:val="20"/>
            </w:rPr>
            <w:t>DATA FIELD DEFINITIONS AND CALCULATIONS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B0" w14:textId="77777777" w:rsidR="00601D14" w:rsidRPr="00F85124" w:rsidRDefault="00601D14" w:rsidP="00512936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CF3R-EXC-20-H</w:t>
          </w:r>
        </w:p>
      </w:tc>
    </w:tr>
    <w:tr w:rsidR="00601D14" w:rsidRPr="00F85124" w14:paraId="2614D3B4" w14:textId="77777777" w:rsidTr="00B76C19">
      <w:trPr>
        <w:cantSplit/>
        <w:trHeight w:val="288"/>
      </w:trPr>
      <w:tc>
        <w:tcPr>
          <w:tcW w:w="2500" w:type="pct"/>
          <w:tcBorders>
            <w:right w:val="nil"/>
          </w:tcBorders>
          <w:vAlign w:val="center"/>
        </w:tcPr>
        <w:p w14:paraId="2614D3B2" w14:textId="77777777" w:rsidR="00601D14" w:rsidRDefault="00601D14">
          <w:pPr>
            <w:tabs>
              <w:tab w:val="right" w:pos="10543"/>
            </w:tabs>
            <w:spacing w:after="0"/>
            <w:rPr>
              <w:rFonts w:asciiTheme="minorHAnsi" w:hAnsiTheme="minorHAnsi"/>
              <w:sz w:val="12"/>
              <w:szCs w:val="12"/>
            </w:rPr>
          </w:pPr>
          <w:r w:rsidRPr="00F00BE1">
            <w:rPr>
              <w:rFonts w:asciiTheme="minorHAnsi" w:hAnsiTheme="minorHAnsi"/>
              <w:bCs/>
              <w:sz w:val="20"/>
            </w:rPr>
            <w:t>E</w:t>
          </w:r>
          <w:r>
            <w:rPr>
              <w:rFonts w:asciiTheme="minorHAnsi" w:hAnsiTheme="minorHAnsi"/>
              <w:bCs/>
              <w:sz w:val="20"/>
            </w:rPr>
            <w:t>xisting Conditions for Residential Alterations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2614D3B3" w14:textId="5A8899CD" w:rsidR="00601D14" w:rsidRDefault="00601D14" w:rsidP="00126477">
          <w:pPr>
            <w:tabs>
              <w:tab w:val="right" w:pos="10543"/>
            </w:tabs>
            <w:spacing w:after="0"/>
            <w:jc w:val="right"/>
            <w:rPr>
              <w:rFonts w:asciiTheme="minorHAnsi" w:hAnsiTheme="minorHAnsi"/>
              <w:sz w:val="12"/>
              <w:szCs w:val="12"/>
            </w:rPr>
          </w:pPr>
          <w:r w:rsidRPr="00F85124">
            <w:rPr>
              <w:rFonts w:asciiTheme="minorHAnsi" w:hAnsiTheme="minorHAnsi"/>
              <w:bCs/>
            </w:rPr>
            <w:t xml:space="preserve">(Page </w:t>
          </w:r>
          <w:r w:rsidRPr="00E32371">
            <w:rPr>
              <w:rFonts w:asciiTheme="minorHAnsi" w:hAnsiTheme="minorHAnsi"/>
              <w:bCs/>
            </w:rPr>
            <w:fldChar w:fldCharType="begin"/>
          </w:r>
          <w:r w:rsidRPr="00E32371">
            <w:rPr>
              <w:rFonts w:asciiTheme="minorHAnsi" w:hAnsiTheme="minorHAnsi"/>
              <w:bCs/>
            </w:rPr>
            <w:instrText xml:space="preserve"> PAGE   \* MERGEFORMAT </w:instrText>
          </w:r>
          <w:r w:rsidRPr="00E32371">
            <w:rPr>
              <w:rFonts w:asciiTheme="minorHAnsi" w:hAnsiTheme="minorHAnsi"/>
              <w:bCs/>
            </w:rPr>
            <w:fldChar w:fldCharType="separate"/>
          </w:r>
          <w:r w:rsidR="007201B8">
            <w:rPr>
              <w:rFonts w:asciiTheme="minorHAnsi" w:hAnsiTheme="minorHAnsi"/>
              <w:bCs/>
              <w:noProof/>
            </w:rPr>
            <w:t>4</w:t>
          </w:r>
          <w:r w:rsidRPr="00E32371">
            <w:rPr>
              <w:rFonts w:asciiTheme="minorHAnsi" w:hAnsiTheme="minorHAnsi"/>
              <w:bCs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 xml:space="preserve"> of </w:t>
          </w:r>
          <w:r>
            <w:t>6</w:t>
          </w:r>
          <w:r w:rsidRPr="00F85124">
            <w:rPr>
              <w:rFonts w:asciiTheme="minorHAnsi" w:hAnsiTheme="minorHAnsi"/>
              <w:bCs/>
            </w:rPr>
            <w:t>)</w:t>
          </w:r>
        </w:p>
      </w:tc>
    </w:tr>
  </w:tbl>
  <w:p w14:paraId="2614D3B5" w14:textId="77777777" w:rsidR="00601D14" w:rsidRDefault="00601D14">
    <w:pPr>
      <w:pStyle w:val="Footer"/>
      <w:tabs>
        <w:tab w:val="clear" w:pos="4680"/>
        <w:tab w:val="clear" w:pos="9360"/>
        <w:tab w:val="left" w:pos="0"/>
        <w:tab w:val="right" w:pos="14400"/>
      </w:tabs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8F3"/>
    <w:multiLevelType w:val="hybridMultilevel"/>
    <w:tmpl w:val="59B4D44C"/>
    <w:lvl w:ilvl="0" w:tplc="1E586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85ADF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03A7C"/>
    <w:multiLevelType w:val="hybridMultilevel"/>
    <w:tmpl w:val="8578C47A"/>
    <w:lvl w:ilvl="0" w:tplc="159451B6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54144B"/>
    <w:multiLevelType w:val="hybridMultilevel"/>
    <w:tmpl w:val="30045922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2B37DFD"/>
    <w:multiLevelType w:val="hybridMultilevel"/>
    <w:tmpl w:val="972C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C20DA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B0044"/>
    <w:multiLevelType w:val="hybridMultilevel"/>
    <w:tmpl w:val="9F0E4768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A7B6049"/>
    <w:multiLevelType w:val="hybridMultilevel"/>
    <w:tmpl w:val="83640A1A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B8B35AE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F3C78"/>
    <w:multiLevelType w:val="hybridMultilevel"/>
    <w:tmpl w:val="2710E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7396F"/>
    <w:multiLevelType w:val="hybridMultilevel"/>
    <w:tmpl w:val="446EB1AE"/>
    <w:lvl w:ilvl="0" w:tplc="17AA2A4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838E6"/>
    <w:multiLevelType w:val="hybridMultilevel"/>
    <w:tmpl w:val="AD04EF4E"/>
    <w:lvl w:ilvl="0" w:tplc="4CC0B94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AA1BAF"/>
    <w:multiLevelType w:val="hybridMultilevel"/>
    <w:tmpl w:val="1728B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566492"/>
    <w:multiLevelType w:val="hybridMultilevel"/>
    <w:tmpl w:val="0A58440E"/>
    <w:lvl w:ilvl="0" w:tplc="BC827D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2D202D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3090A"/>
    <w:multiLevelType w:val="hybridMultilevel"/>
    <w:tmpl w:val="FBEEA2DA"/>
    <w:lvl w:ilvl="0" w:tplc="2F9AA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3527B1"/>
    <w:multiLevelType w:val="hybridMultilevel"/>
    <w:tmpl w:val="F70AE6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BF2CBD"/>
    <w:multiLevelType w:val="hybridMultilevel"/>
    <w:tmpl w:val="C722FF42"/>
    <w:lvl w:ilvl="0" w:tplc="04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8" w15:restartNumberingAfterBreak="0">
    <w:nsid w:val="616A7B50"/>
    <w:multiLevelType w:val="hybridMultilevel"/>
    <w:tmpl w:val="29CE3FD6"/>
    <w:lvl w:ilvl="0" w:tplc="A192D9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84867"/>
    <w:multiLevelType w:val="hybridMultilevel"/>
    <w:tmpl w:val="3AB48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E94961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00205F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4A2310"/>
    <w:multiLevelType w:val="hybridMultilevel"/>
    <w:tmpl w:val="9F0E4768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9F23C30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1D568F"/>
    <w:multiLevelType w:val="hybridMultilevel"/>
    <w:tmpl w:val="83640A1A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77D165BA"/>
    <w:multiLevelType w:val="hybridMultilevel"/>
    <w:tmpl w:val="5F1C3A0E"/>
    <w:lvl w:ilvl="0" w:tplc="50FE81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04759E"/>
    <w:multiLevelType w:val="hybridMultilevel"/>
    <w:tmpl w:val="0C30EDFC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B736A8"/>
    <w:multiLevelType w:val="hybridMultilevel"/>
    <w:tmpl w:val="8FB20A1C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2"/>
  </w:num>
  <w:num w:numId="5">
    <w:abstractNumId w:val="7"/>
  </w:num>
  <w:num w:numId="6">
    <w:abstractNumId w:val="24"/>
  </w:num>
  <w:num w:numId="7">
    <w:abstractNumId w:val="15"/>
  </w:num>
  <w:num w:numId="8">
    <w:abstractNumId w:val="0"/>
  </w:num>
  <w:num w:numId="9">
    <w:abstractNumId w:val="9"/>
  </w:num>
  <w:num w:numId="10">
    <w:abstractNumId w:val="17"/>
  </w:num>
  <w:num w:numId="11">
    <w:abstractNumId w:val="12"/>
  </w:num>
  <w:num w:numId="12">
    <w:abstractNumId w:val="8"/>
  </w:num>
  <w:num w:numId="13">
    <w:abstractNumId w:val="16"/>
  </w:num>
  <w:num w:numId="14">
    <w:abstractNumId w:val="23"/>
  </w:num>
  <w:num w:numId="15">
    <w:abstractNumId w:val="13"/>
  </w:num>
  <w:num w:numId="16">
    <w:abstractNumId w:val="18"/>
  </w:num>
  <w:num w:numId="17">
    <w:abstractNumId w:val="26"/>
  </w:num>
  <w:num w:numId="18">
    <w:abstractNumId w:val="25"/>
  </w:num>
  <w:num w:numId="19">
    <w:abstractNumId w:val="10"/>
  </w:num>
  <w:num w:numId="20">
    <w:abstractNumId w:val="14"/>
  </w:num>
  <w:num w:numId="21">
    <w:abstractNumId w:val="5"/>
  </w:num>
  <w:num w:numId="22">
    <w:abstractNumId w:val="11"/>
  </w:num>
  <w:num w:numId="23">
    <w:abstractNumId w:val="1"/>
  </w:num>
  <w:num w:numId="24">
    <w:abstractNumId w:val="19"/>
  </w:num>
  <w:num w:numId="25">
    <w:abstractNumId w:val="21"/>
  </w:num>
  <w:num w:numId="26">
    <w:abstractNumId w:val="2"/>
  </w:num>
  <w:num w:numId="27">
    <w:abstractNumId w:val="20"/>
  </w:num>
  <w:num w:numId="28">
    <w:abstractNumId w:val="27"/>
  </w:num>
  <w:num w:numId="29">
    <w:abstractNumId w:val="27"/>
  </w:num>
  <w:num w:numId="30">
    <w:abstractNumId w:val="27"/>
  </w:num>
  <w:num w:numId="31">
    <w:abstractNumId w:val="27"/>
  </w:num>
  <w:num w:numId="32">
    <w:abstractNumId w:val="27"/>
  </w:num>
  <w:num w:numId="33">
    <w:abstractNumId w:val="27"/>
  </w:num>
  <w:num w:numId="34">
    <w:abstractNumId w:val="27"/>
  </w:num>
  <w:num w:numId="35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ewmaker, Michael@Energy">
    <w15:presenceInfo w15:providerId="AD" w15:userId="S::michael.shewmaker@energy.ca.gov::cb82df3a-38ca-44c6-b621-0d2fa4353328"/>
  </w15:person>
  <w15:person w15:author="Alhabibi, Haider@Energy">
    <w15:presenceInfo w15:providerId="AD" w15:userId="S::Haider.Alhabibi@energy.ca.gov::9decb8d2-95ad-4b7d-9bf6-d4373f69254c"/>
  </w15:person>
  <w15:person w15:author="Geiser, Che@Energy">
    <w15:presenceInfo w15:providerId="AD" w15:userId="S::Che.Geiser@energy.ca.gov::f4cf4352-3862-420c-aa54-a6394c0570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PhlvyM//+JfGDb+yy9uxOdMeFZOKFqsHFb1RP9Jil4hRk2Zs+re0iP6nVKSuyoopGF70iKoHR93QKPeZg1Pk3w==" w:salt="xg24kFuLvqO7LQcOYtJrog==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4D1"/>
    <w:rsid w:val="0000141C"/>
    <w:rsid w:val="00006033"/>
    <w:rsid w:val="0000631F"/>
    <w:rsid w:val="00007F3A"/>
    <w:rsid w:val="00011CC2"/>
    <w:rsid w:val="0001279D"/>
    <w:rsid w:val="00013A21"/>
    <w:rsid w:val="00016A07"/>
    <w:rsid w:val="00020246"/>
    <w:rsid w:val="0002048F"/>
    <w:rsid w:val="00021B89"/>
    <w:rsid w:val="00023CA0"/>
    <w:rsid w:val="00023CDA"/>
    <w:rsid w:val="0002460D"/>
    <w:rsid w:val="00024D65"/>
    <w:rsid w:val="00026C7B"/>
    <w:rsid w:val="00030E99"/>
    <w:rsid w:val="00034925"/>
    <w:rsid w:val="00040D3F"/>
    <w:rsid w:val="00042333"/>
    <w:rsid w:val="00042F52"/>
    <w:rsid w:val="00043D2F"/>
    <w:rsid w:val="00047330"/>
    <w:rsid w:val="00047A80"/>
    <w:rsid w:val="0005618D"/>
    <w:rsid w:val="000561E8"/>
    <w:rsid w:val="00057A11"/>
    <w:rsid w:val="00061851"/>
    <w:rsid w:val="00074348"/>
    <w:rsid w:val="0007745F"/>
    <w:rsid w:val="0007783A"/>
    <w:rsid w:val="00083851"/>
    <w:rsid w:val="00085C9D"/>
    <w:rsid w:val="000864B9"/>
    <w:rsid w:val="0009086A"/>
    <w:rsid w:val="000930AA"/>
    <w:rsid w:val="00094FB6"/>
    <w:rsid w:val="000950FA"/>
    <w:rsid w:val="00096DE2"/>
    <w:rsid w:val="00097310"/>
    <w:rsid w:val="000A06B1"/>
    <w:rsid w:val="000A0E4D"/>
    <w:rsid w:val="000A725B"/>
    <w:rsid w:val="000A7690"/>
    <w:rsid w:val="000B43ED"/>
    <w:rsid w:val="000B44DB"/>
    <w:rsid w:val="000B5DBF"/>
    <w:rsid w:val="000C0796"/>
    <w:rsid w:val="000C14D1"/>
    <w:rsid w:val="000C24C4"/>
    <w:rsid w:val="000C4077"/>
    <w:rsid w:val="000C739C"/>
    <w:rsid w:val="000D1A7F"/>
    <w:rsid w:val="000D2433"/>
    <w:rsid w:val="000D2F87"/>
    <w:rsid w:val="000D5596"/>
    <w:rsid w:val="000D5B6D"/>
    <w:rsid w:val="000D5CEA"/>
    <w:rsid w:val="000D62EC"/>
    <w:rsid w:val="000E04EA"/>
    <w:rsid w:val="000E0D10"/>
    <w:rsid w:val="000E1F81"/>
    <w:rsid w:val="000E559D"/>
    <w:rsid w:val="000E6817"/>
    <w:rsid w:val="000E715F"/>
    <w:rsid w:val="000E792F"/>
    <w:rsid w:val="000F0008"/>
    <w:rsid w:val="000F052F"/>
    <w:rsid w:val="000F5372"/>
    <w:rsid w:val="000F5399"/>
    <w:rsid w:val="000F682E"/>
    <w:rsid w:val="000F7DEC"/>
    <w:rsid w:val="00102E8A"/>
    <w:rsid w:val="00105750"/>
    <w:rsid w:val="00106593"/>
    <w:rsid w:val="00107412"/>
    <w:rsid w:val="001102D4"/>
    <w:rsid w:val="00111E63"/>
    <w:rsid w:val="001125A5"/>
    <w:rsid w:val="0011457F"/>
    <w:rsid w:val="0011635C"/>
    <w:rsid w:val="001206B6"/>
    <w:rsid w:val="00120A32"/>
    <w:rsid w:val="00124818"/>
    <w:rsid w:val="00124BE2"/>
    <w:rsid w:val="00125BA4"/>
    <w:rsid w:val="00126477"/>
    <w:rsid w:val="0013106B"/>
    <w:rsid w:val="00132238"/>
    <w:rsid w:val="001324CB"/>
    <w:rsid w:val="00132ADE"/>
    <w:rsid w:val="00132E9B"/>
    <w:rsid w:val="001339A1"/>
    <w:rsid w:val="00133D35"/>
    <w:rsid w:val="001341B1"/>
    <w:rsid w:val="00134355"/>
    <w:rsid w:val="001343FC"/>
    <w:rsid w:val="00135F92"/>
    <w:rsid w:val="00142809"/>
    <w:rsid w:val="001437DF"/>
    <w:rsid w:val="0014554F"/>
    <w:rsid w:val="001469C0"/>
    <w:rsid w:val="001535ED"/>
    <w:rsid w:val="00153EDA"/>
    <w:rsid w:val="001573FC"/>
    <w:rsid w:val="001649D3"/>
    <w:rsid w:val="00171027"/>
    <w:rsid w:val="00171925"/>
    <w:rsid w:val="00173B72"/>
    <w:rsid w:val="001753CA"/>
    <w:rsid w:val="001753ED"/>
    <w:rsid w:val="00175840"/>
    <w:rsid w:val="00176A66"/>
    <w:rsid w:val="00180C7A"/>
    <w:rsid w:val="00184E77"/>
    <w:rsid w:val="00185894"/>
    <w:rsid w:val="0018675C"/>
    <w:rsid w:val="00191AE6"/>
    <w:rsid w:val="00194F43"/>
    <w:rsid w:val="0019600C"/>
    <w:rsid w:val="001964D9"/>
    <w:rsid w:val="00196E82"/>
    <w:rsid w:val="001A0ED0"/>
    <w:rsid w:val="001A2A13"/>
    <w:rsid w:val="001A47C7"/>
    <w:rsid w:val="001A4E34"/>
    <w:rsid w:val="001A6547"/>
    <w:rsid w:val="001A7358"/>
    <w:rsid w:val="001B1226"/>
    <w:rsid w:val="001B14D6"/>
    <w:rsid w:val="001B6B55"/>
    <w:rsid w:val="001C0EE4"/>
    <w:rsid w:val="001C1EAB"/>
    <w:rsid w:val="001C276F"/>
    <w:rsid w:val="001C36A9"/>
    <w:rsid w:val="001C3C19"/>
    <w:rsid w:val="001C4AE5"/>
    <w:rsid w:val="001C5D18"/>
    <w:rsid w:val="001C5D2E"/>
    <w:rsid w:val="001C73D0"/>
    <w:rsid w:val="001D27AE"/>
    <w:rsid w:val="001D3AB9"/>
    <w:rsid w:val="001D5313"/>
    <w:rsid w:val="001D538A"/>
    <w:rsid w:val="001D5C56"/>
    <w:rsid w:val="001D636A"/>
    <w:rsid w:val="001D64CE"/>
    <w:rsid w:val="001D731A"/>
    <w:rsid w:val="001E0BD0"/>
    <w:rsid w:val="001E1C12"/>
    <w:rsid w:val="001E2C74"/>
    <w:rsid w:val="001E4236"/>
    <w:rsid w:val="001E4BB0"/>
    <w:rsid w:val="001E5CFF"/>
    <w:rsid w:val="001E5DA6"/>
    <w:rsid w:val="001E76FE"/>
    <w:rsid w:val="001F1649"/>
    <w:rsid w:val="001F7755"/>
    <w:rsid w:val="00203CEE"/>
    <w:rsid w:val="00205193"/>
    <w:rsid w:val="0020616E"/>
    <w:rsid w:val="00206953"/>
    <w:rsid w:val="00206EFD"/>
    <w:rsid w:val="00211C0B"/>
    <w:rsid w:val="0021288B"/>
    <w:rsid w:val="002134C9"/>
    <w:rsid w:val="002140A0"/>
    <w:rsid w:val="00215F53"/>
    <w:rsid w:val="00216FCB"/>
    <w:rsid w:val="0022126D"/>
    <w:rsid w:val="00221347"/>
    <w:rsid w:val="00222BAA"/>
    <w:rsid w:val="00234D36"/>
    <w:rsid w:val="00236C92"/>
    <w:rsid w:val="00242C13"/>
    <w:rsid w:val="00242D16"/>
    <w:rsid w:val="00244222"/>
    <w:rsid w:val="00247211"/>
    <w:rsid w:val="002501E4"/>
    <w:rsid w:val="00251C63"/>
    <w:rsid w:val="00260C7D"/>
    <w:rsid w:val="00261390"/>
    <w:rsid w:val="00261B1B"/>
    <w:rsid w:val="00264166"/>
    <w:rsid w:val="00266E7A"/>
    <w:rsid w:val="00270FFA"/>
    <w:rsid w:val="00272F24"/>
    <w:rsid w:val="0027326A"/>
    <w:rsid w:val="00277572"/>
    <w:rsid w:val="0028038E"/>
    <w:rsid w:val="00280DFC"/>
    <w:rsid w:val="00282B64"/>
    <w:rsid w:val="0028382B"/>
    <w:rsid w:val="00283A0C"/>
    <w:rsid w:val="00285181"/>
    <w:rsid w:val="00287BD5"/>
    <w:rsid w:val="00290274"/>
    <w:rsid w:val="002907CE"/>
    <w:rsid w:val="00291701"/>
    <w:rsid w:val="00291706"/>
    <w:rsid w:val="0029275C"/>
    <w:rsid w:val="00292E15"/>
    <w:rsid w:val="002936FF"/>
    <w:rsid w:val="00295540"/>
    <w:rsid w:val="00297B05"/>
    <w:rsid w:val="002A0EC7"/>
    <w:rsid w:val="002A30BC"/>
    <w:rsid w:val="002A5F28"/>
    <w:rsid w:val="002A764A"/>
    <w:rsid w:val="002A7B7D"/>
    <w:rsid w:val="002B3D38"/>
    <w:rsid w:val="002B44D9"/>
    <w:rsid w:val="002B48A8"/>
    <w:rsid w:val="002B6DA7"/>
    <w:rsid w:val="002C146C"/>
    <w:rsid w:val="002C3175"/>
    <w:rsid w:val="002C7900"/>
    <w:rsid w:val="002D0637"/>
    <w:rsid w:val="002D0CD5"/>
    <w:rsid w:val="002D3790"/>
    <w:rsid w:val="002D3E80"/>
    <w:rsid w:val="002D414C"/>
    <w:rsid w:val="002D5140"/>
    <w:rsid w:val="002D5E49"/>
    <w:rsid w:val="002D693D"/>
    <w:rsid w:val="002D74FE"/>
    <w:rsid w:val="002E0AED"/>
    <w:rsid w:val="002E1224"/>
    <w:rsid w:val="002E20FC"/>
    <w:rsid w:val="002E3013"/>
    <w:rsid w:val="002E4333"/>
    <w:rsid w:val="002E4803"/>
    <w:rsid w:val="002E52E9"/>
    <w:rsid w:val="002F1AA1"/>
    <w:rsid w:val="002F2944"/>
    <w:rsid w:val="002F2C24"/>
    <w:rsid w:val="002F403B"/>
    <w:rsid w:val="002F55F5"/>
    <w:rsid w:val="00300A0D"/>
    <w:rsid w:val="003024C5"/>
    <w:rsid w:val="003041DA"/>
    <w:rsid w:val="00306942"/>
    <w:rsid w:val="003072D0"/>
    <w:rsid w:val="003106EA"/>
    <w:rsid w:val="00310D8B"/>
    <w:rsid w:val="00312D3E"/>
    <w:rsid w:val="0031326D"/>
    <w:rsid w:val="003159A8"/>
    <w:rsid w:val="00315EF3"/>
    <w:rsid w:val="0031789A"/>
    <w:rsid w:val="00320B68"/>
    <w:rsid w:val="003213A5"/>
    <w:rsid w:val="0032394B"/>
    <w:rsid w:val="0032410F"/>
    <w:rsid w:val="0033009D"/>
    <w:rsid w:val="0033117D"/>
    <w:rsid w:val="00331D52"/>
    <w:rsid w:val="003373BC"/>
    <w:rsid w:val="00337DA6"/>
    <w:rsid w:val="00344E0E"/>
    <w:rsid w:val="00345A79"/>
    <w:rsid w:val="0035206C"/>
    <w:rsid w:val="00352958"/>
    <w:rsid w:val="00352C36"/>
    <w:rsid w:val="0035304A"/>
    <w:rsid w:val="003531B8"/>
    <w:rsid w:val="003562F7"/>
    <w:rsid w:val="00362B00"/>
    <w:rsid w:val="00363F6E"/>
    <w:rsid w:val="00367203"/>
    <w:rsid w:val="003709EB"/>
    <w:rsid w:val="00376A18"/>
    <w:rsid w:val="00377FCB"/>
    <w:rsid w:val="00383D57"/>
    <w:rsid w:val="0038446A"/>
    <w:rsid w:val="00385753"/>
    <w:rsid w:val="0038778E"/>
    <w:rsid w:val="00387F83"/>
    <w:rsid w:val="00390116"/>
    <w:rsid w:val="00391DD6"/>
    <w:rsid w:val="0039362B"/>
    <w:rsid w:val="003938B5"/>
    <w:rsid w:val="00396012"/>
    <w:rsid w:val="003A3B00"/>
    <w:rsid w:val="003A3F07"/>
    <w:rsid w:val="003A4CFF"/>
    <w:rsid w:val="003A7569"/>
    <w:rsid w:val="003A7C32"/>
    <w:rsid w:val="003A7CBD"/>
    <w:rsid w:val="003B23AA"/>
    <w:rsid w:val="003B4217"/>
    <w:rsid w:val="003B4566"/>
    <w:rsid w:val="003B5D7B"/>
    <w:rsid w:val="003B728D"/>
    <w:rsid w:val="003B73F8"/>
    <w:rsid w:val="003C1B61"/>
    <w:rsid w:val="003C1D02"/>
    <w:rsid w:val="003C4B45"/>
    <w:rsid w:val="003C4D8C"/>
    <w:rsid w:val="003C7EA4"/>
    <w:rsid w:val="003D1110"/>
    <w:rsid w:val="003D2831"/>
    <w:rsid w:val="003D4AF1"/>
    <w:rsid w:val="003D5377"/>
    <w:rsid w:val="003D566F"/>
    <w:rsid w:val="003D6B77"/>
    <w:rsid w:val="003D70EC"/>
    <w:rsid w:val="003E2A23"/>
    <w:rsid w:val="003E64BC"/>
    <w:rsid w:val="003E67AB"/>
    <w:rsid w:val="003F133C"/>
    <w:rsid w:val="003F54FF"/>
    <w:rsid w:val="003F5777"/>
    <w:rsid w:val="003F59E5"/>
    <w:rsid w:val="003F6629"/>
    <w:rsid w:val="003F6D23"/>
    <w:rsid w:val="003F76FC"/>
    <w:rsid w:val="003F7E68"/>
    <w:rsid w:val="004006D1"/>
    <w:rsid w:val="0040082E"/>
    <w:rsid w:val="00402CBD"/>
    <w:rsid w:val="00403F06"/>
    <w:rsid w:val="004041F7"/>
    <w:rsid w:val="004074D3"/>
    <w:rsid w:val="0040760C"/>
    <w:rsid w:val="00407FF5"/>
    <w:rsid w:val="00410FDD"/>
    <w:rsid w:val="00413308"/>
    <w:rsid w:val="00413EFC"/>
    <w:rsid w:val="00414865"/>
    <w:rsid w:val="00414AD4"/>
    <w:rsid w:val="00414E42"/>
    <w:rsid w:val="004155E3"/>
    <w:rsid w:val="00417DE3"/>
    <w:rsid w:val="00422ED6"/>
    <w:rsid w:val="00425FB7"/>
    <w:rsid w:val="004261DD"/>
    <w:rsid w:val="0043174C"/>
    <w:rsid w:val="00431B0E"/>
    <w:rsid w:val="00431C27"/>
    <w:rsid w:val="004341B0"/>
    <w:rsid w:val="004350A4"/>
    <w:rsid w:val="00435D4A"/>
    <w:rsid w:val="00442313"/>
    <w:rsid w:val="00443E61"/>
    <w:rsid w:val="004452E2"/>
    <w:rsid w:val="00447A9A"/>
    <w:rsid w:val="00447BBB"/>
    <w:rsid w:val="0045039A"/>
    <w:rsid w:val="00451DDB"/>
    <w:rsid w:val="00451F5B"/>
    <w:rsid w:val="004551DD"/>
    <w:rsid w:val="00455F6D"/>
    <w:rsid w:val="00456BDA"/>
    <w:rsid w:val="0045764C"/>
    <w:rsid w:val="004611F6"/>
    <w:rsid w:val="00461C32"/>
    <w:rsid w:val="00463528"/>
    <w:rsid w:val="004635C7"/>
    <w:rsid w:val="00463D8C"/>
    <w:rsid w:val="00463FF6"/>
    <w:rsid w:val="004648F9"/>
    <w:rsid w:val="0046584E"/>
    <w:rsid w:val="004717F1"/>
    <w:rsid w:val="00471D05"/>
    <w:rsid w:val="004721A0"/>
    <w:rsid w:val="00472EE7"/>
    <w:rsid w:val="00474125"/>
    <w:rsid w:val="00475BD6"/>
    <w:rsid w:val="0047600B"/>
    <w:rsid w:val="00477EF6"/>
    <w:rsid w:val="00482756"/>
    <w:rsid w:val="004901F3"/>
    <w:rsid w:val="00491C0C"/>
    <w:rsid w:val="00491CD2"/>
    <w:rsid w:val="0049243B"/>
    <w:rsid w:val="004949E9"/>
    <w:rsid w:val="00495F48"/>
    <w:rsid w:val="00497139"/>
    <w:rsid w:val="0049720C"/>
    <w:rsid w:val="004A0111"/>
    <w:rsid w:val="004A3DDA"/>
    <w:rsid w:val="004A49FE"/>
    <w:rsid w:val="004A4B17"/>
    <w:rsid w:val="004A4D2B"/>
    <w:rsid w:val="004A5C77"/>
    <w:rsid w:val="004A6656"/>
    <w:rsid w:val="004A6689"/>
    <w:rsid w:val="004A744C"/>
    <w:rsid w:val="004A7A3E"/>
    <w:rsid w:val="004B2C6B"/>
    <w:rsid w:val="004B2E13"/>
    <w:rsid w:val="004B5949"/>
    <w:rsid w:val="004B5A47"/>
    <w:rsid w:val="004B7E4B"/>
    <w:rsid w:val="004C2CBC"/>
    <w:rsid w:val="004C3F14"/>
    <w:rsid w:val="004C40AF"/>
    <w:rsid w:val="004C416A"/>
    <w:rsid w:val="004C41CF"/>
    <w:rsid w:val="004C74AE"/>
    <w:rsid w:val="004C7E42"/>
    <w:rsid w:val="004D074D"/>
    <w:rsid w:val="004D0DE0"/>
    <w:rsid w:val="004D2E10"/>
    <w:rsid w:val="004D3EA5"/>
    <w:rsid w:val="004D4BD9"/>
    <w:rsid w:val="004D64BA"/>
    <w:rsid w:val="004D7BBC"/>
    <w:rsid w:val="004E203C"/>
    <w:rsid w:val="004E2165"/>
    <w:rsid w:val="004E54C4"/>
    <w:rsid w:val="004F3326"/>
    <w:rsid w:val="004F381D"/>
    <w:rsid w:val="005014A8"/>
    <w:rsid w:val="00501F7E"/>
    <w:rsid w:val="0050310C"/>
    <w:rsid w:val="00503645"/>
    <w:rsid w:val="0050692D"/>
    <w:rsid w:val="00506E35"/>
    <w:rsid w:val="00512445"/>
    <w:rsid w:val="00512936"/>
    <w:rsid w:val="00512B3C"/>
    <w:rsid w:val="005137B4"/>
    <w:rsid w:val="00513E4B"/>
    <w:rsid w:val="005151A0"/>
    <w:rsid w:val="00523E84"/>
    <w:rsid w:val="005312E8"/>
    <w:rsid w:val="00531684"/>
    <w:rsid w:val="005333F4"/>
    <w:rsid w:val="005348D7"/>
    <w:rsid w:val="00542350"/>
    <w:rsid w:val="005452FA"/>
    <w:rsid w:val="0054622E"/>
    <w:rsid w:val="00546E10"/>
    <w:rsid w:val="00547C43"/>
    <w:rsid w:val="00547F68"/>
    <w:rsid w:val="00550C3C"/>
    <w:rsid w:val="0055130C"/>
    <w:rsid w:val="00551465"/>
    <w:rsid w:val="005525C1"/>
    <w:rsid w:val="00552D0D"/>
    <w:rsid w:val="00556EC5"/>
    <w:rsid w:val="00562FBD"/>
    <w:rsid w:val="0056481D"/>
    <w:rsid w:val="005648A5"/>
    <w:rsid w:val="005650BB"/>
    <w:rsid w:val="005736F7"/>
    <w:rsid w:val="0057792B"/>
    <w:rsid w:val="0058061B"/>
    <w:rsid w:val="005821E1"/>
    <w:rsid w:val="00582243"/>
    <w:rsid w:val="00582CFD"/>
    <w:rsid w:val="005838F3"/>
    <w:rsid w:val="00584E5C"/>
    <w:rsid w:val="005853E2"/>
    <w:rsid w:val="00590573"/>
    <w:rsid w:val="00591A01"/>
    <w:rsid w:val="00591E19"/>
    <w:rsid w:val="0059313B"/>
    <w:rsid w:val="0059360A"/>
    <w:rsid w:val="0059543D"/>
    <w:rsid w:val="005A08F7"/>
    <w:rsid w:val="005B1630"/>
    <w:rsid w:val="005B2A42"/>
    <w:rsid w:val="005B5157"/>
    <w:rsid w:val="005B5BFD"/>
    <w:rsid w:val="005B6BFB"/>
    <w:rsid w:val="005C197F"/>
    <w:rsid w:val="005C392C"/>
    <w:rsid w:val="005C3997"/>
    <w:rsid w:val="005C3A37"/>
    <w:rsid w:val="005C3A3E"/>
    <w:rsid w:val="005C5EC6"/>
    <w:rsid w:val="005D1C4E"/>
    <w:rsid w:val="005D1D8B"/>
    <w:rsid w:val="005D4693"/>
    <w:rsid w:val="005D7F70"/>
    <w:rsid w:val="005D7FDC"/>
    <w:rsid w:val="005E1085"/>
    <w:rsid w:val="005E11CF"/>
    <w:rsid w:val="005E2306"/>
    <w:rsid w:val="005E2ED6"/>
    <w:rsid w:val="005F3E36"/>
    <w:rsid w:val="005F40C6"/>
    <w:rsid w:val="005F43A6"/>
    <w:rsid w:val="005F6182"/>
    <w:rsid w:val="005F6F83"/>
    <w:rsid w:val="005F7926"/>
    <w:rsid w:val="0060020E"/>
    <w:rsid w:val="00601068"/>
    <w:rsid w:val="006013E0"/>
    <w:rsid w:val="00601D14"/>
    <w:rsid w:val="00606F8F"/>
    <w:rsid w:val="00610B4C"/>
    <w:rsid w:val="00611294"/>
    <w:rsid w:val="0061413B"/>
    <w:rsid w:val="006144AC"/>
    <w:rsid w:val="006169C3"/>
    <w:rsid w:val="00617195"/>
    <w:rsid w:val="006215BA"/>
    <w:rsid w:val="00623F50"/>
    <w:rsid w:val="006244B1"/>
    <w:rsid w:val="00624C21"/>
    <w:rsid w:val="00627CB2"/>
    <w:rsid w:val="00630DFC"/>
    <w:rsid w:val="00635BF6"/>
    <w:rsid w:val="00643D55"/>
    <w:rsid w:val="00644EC2"/>
    <w:rsid w:val="00650CE7"/>
    <w:rsid w:val="006513A3"/>
    <w:rsid w:val="006513E7"/>
    <w:rsid w:val="00653EC0"/>
    <w:rsid w:val="00655B77"/>
    <w:rsid w:val="00656572"/>
    <w:rsid w:val="0065659B"/>
    <w:rsid w:val="00656ED7"/>
    <w:rsid w:val="0065735D"/>
    <w:rsid w:val="006614F8"/>
    <w:rsid w:val="00670C6A"/>
    <w:rsid w:val="00676CAE"/>
    <w:rsid w:val="006770F0"/>
    <w:rsid w:val="006814B3"/>
    <w:rsid w:val="0068191A"/>
    <w:rsid w:val="0068350E"/>
    <w:rsid w:val="00683CF1"/>
    <w:rsid w:val="00692184"/>
    <w:rsid w:val="00692438"/>
    <w:rsid w:val="0069268B"/>
    <w:rsid w:val="00693914"/>
    <w:rsid w:val="00693C4F"/>
    <w:rsid w:val="00696844"/>
    <w:rsid w:val="00697A34"/>
    <w:rsid w:val="006A0EE0"/>
    <w:rsid w:val="006A372B"/>
    <w:rsid w:val="006A5096"/>
    <w:rsid w:val="006A5CCD"/>
    <w:rsid w:val="006A7311"/>
    <w:rsid w:val="006B76A3"/>
    <w:rsid w:val="006C0B13"/>
    <w:rsid w:val="006C13D7"/>
    <w:rsid w:val="006C4541"/>
    <w:rsid w:val="006C6168"/>
    <w:rsid w:val="006D0B6A"/>
    <w:rsid w:val="006D1F19"/>
    <w:rsid w:val="006D3DA0"/>
    <w:rsid w:val="006D7E3F"/>
    <w:rsid w:val="006E1F03"/>
    <w:rsid w:val="006E2801"/>
    <w:rsid w:val="006E3814"/>
    <w:rsid w:val="006E4FF5"/>
    <w:rsid w:val="006E5222"/>
    <w:rsid w:val="006F1ABE"/>
    <w:rsid w:val="006F1C08"/>
    <w:rsid w:val="006F2B9E"/>
    <w:rsid w:val="006F3DD1"/>
    <w:rsid w:val="006F6DC0"/>
    <w:rsid w:val="006F7366"/>
    <w:rsid w:val="006F7610"/>
    <w:rsid w:val="007014C1"/>
    <w:rsid w:val="007021EB"/>
    <w:rsid w:val="00702D41"/>
    <w:rsid w:val="00703760"/>
    <w:rsid w:val="00703F0E"/>
    <w:rsid w:val="007042DB"/>
    <w:rsid w:val="0070698B"/>
    <w:rsid w:val="00707CED"/>
    <w:rsid w:val="00707E2F"/>
    <w:rsid w:val="007101B1"/>
    <w:rsid w:val="00713C93"/>
    <w:rsid w:val="00717A5C"/>
    <w:rsid w:val="007201B8"/>
    <w:rsid w:val="00724556"/>
    <w:rsid w:val="00726D2E"/>
    <w:rsid w:val="00726E41"/>
    <w:rsid w:val="007304CF"/>
    <w:rsid w:val="00732003"/>
    <w:rsid w:val="00733ED4"/>
    <w:rsid w:val="00736FE4"/>
    <w:rsid w:val="00737B6F"/>
    <w:rsid w:val="00740B7F"/>
    <w:rsid w:val="007411E4"/>
    <w:rsid w:val="00742E58"/>
    <w:rsid w:val="00743422"/>
    <w:rsid w:val="00743EFA"/>
    <w:rsid w:val="0074574C"/>
    <w:rsid w:val="00747C51"/>
    <w:rsid w:val="00755131"/>
    <w:rsid w:val="00755C3F"/>
    <w:rsid w:val="00760262"/>
    <w:rsid w:val="00760DA2"/>
    <w:rsid w:val="0076271A"/>
    <w:rsid w:val="00762968"/>
    <w:rsid w:val="00763614"/>
    <w:rsid w:val="00766423"/>
    <w:rsid w:val="00767695"/>
    <w:rsid w:val="0077103C"/>
    <w:rsid w:val="007723D5"/>
    <w:rsid w:val="00772B97"/>
    <w:rsid w:val="00776946"/>
    <w:rsid w:val="00781BBA"/>
    <w:rsid w:val="00783A04"/>
    <w:rsid w:val="00784139"/>
    <w:rsid w:val="00787D86"/>
    <w:rsid w:val="007914D5"/>
    <w:rsid w:val="00792EED"/>
    <w:rsid w:val="00792F2A"/>
    <w:rsid w:val="00794FE1"/>
    <w:rsid w:val="007954D8"/>
    <w:rsid w:val="00796E85"/>
    <w:rsid w:val="007A14A7"/>
    <w:rsid w:val="007A14BA"/>
    <w:rsid w:val="007A1C6C"/>
    <w:rsid w:val="007A23E7"/>
    <w:rsid w:val="007A47CB"/>
    <w:rsid w:val="007A65D6"/>
    <w:rsid w:val="007A7CBC"/>
    <w:rsid w:val="007B6BE3"/>
    <w:rsid w:val="007B7746"/>
    <w:rsid w:val="007B7AC9"/>
    <w:rsid w:val="007C0978"/>
    <w:rsid w:val="007C2AFC"/>
    <w:rsid w:val="007C2CB6"/>
    <w:rsid w:val="007C2CCA"/>
    <w:rsid w:val="007C2E6C"/>
    <w:rsid w:val="007C42E1"/>
    <w:rsid w:val="007C497C"/>
    <w:rsid w:val="007C4C4D"/>
    <w:rsid w:val="007C563A"/>
    <w:rsid w:val="007C5A6F"/>
    <w:rsid w:val="007C73EE"/>
    <w:rsid w:val="007D5B50"/>
    <w:rsid w:val="007D68F7"/>
    <w:rsid w:val="007E014E"/>
    <w:rsid w:val="007E071E"/>
    <w:rsid w:val="007E1504"/>
    <w:rsid w:val="007E2232"/>
    <w:rsid w:val="007E3B75"/>
    <w:rsid w:val="007E51A2"/>
    <w:rsid w:val="007E5E51"/>
    <w:rsid w:val="007F404F"/>
    <w:rsid w:val="007F47CE"/>
    <w:rsid w:val="007F49C5"/>
    <w:rsid w:val="00801317"/>
    <w:rsid w:val="00801391"/>
    <w:rsid w:val="008064D1"/>
    <w:rsid w:val="00812376"/>
    <w:rsid w:val="0081509B"/>
    <w:rsid w:val="00815875"/>
    <w:rsid w:val="00820E79"/>
    <w:rsid w:val="00821073"/>
    <w:rsid w:val="008223A4"/>
    <w:rsid w:val="00826AEC"/>
    <w:rsid w:val="008311BA"/>
    <w:rsid w:val="008317A4"/>
    <w:rsid w:val="0083425C"/>
    <w:rsid w:val="008405DC"/>
    <w:rsid w:val="008413D4"/>
    <w:rsid w:val="008414BA"/>
    <w:rsid w:val="00844311"/>
    <w:rsid w:val="00844974"/>
    <w:rsid w:val="008462ED"/>
    <w:rsid w:val="008478DA"/>
    <w:rsid w:val="00847B9A"/>
    <w:rsid w:val="008514B1"/>
    <w:rsid w:val="00851A24"/>
    <w:rsid w:val="00851DCF"/>
    <w:rsid w:val="00857B8C"/>
    <w:rsid w:val="00857EAE"/>
    <w:rsid w:val="008608FB"/>
    <w:rsid w:val="00862181"/>
    <w:rsid w:val="00863C7C"/>
    <w:rsid w:val="008640BA"/>
    <w:rsid w:val="008650C5"/>
    <w:rsid w:val="00865D13"/>
    <w:rsid w:val="008664B6"/>
    <w:rsid w:val="00866C63"/>
    <w:rsid w:val="00867AEC"/>
    <w:rsid w:val="00871841"/>
    <w:rsid w:val="00871DE6"/>
    <w:rsid w:val="00873057"/>
    <w:rsid w:val="0087330E"/>
    <w:rsid w:val="00886344"/>
    <w:rsid w:val="00887133"/>
    <w:rsid w:val="0089393D"/>
    <w:rsid w:val="00894B94"/>
    <w:rsid w:val="00896ECC"/>
    <w:rsid w:val="00897696"/>
    <w:rsid w:val="008A3B6C"/>
    <w:rsid w:val="008A4684"/>
    <w:rsid w:val="008B1A3B"/>
    <w:rsid w:val="008B2CA7"/>
    <w:rsid w:val="008B37C6"/>
    <w:rsid w:val="008B550D"/>
    <w:rsid w:val="008B6198"/>
    <w:rsid w:val="008B7010"/>
    <w:rsid w:val="008B762A"/>
    <w:rsid w:val="008B7E4D"/>
    <w:rsid w:val="008C13F8"/>
    <w:rsid w:val="008C2EA3"/>
    <w:rsid w:val="008C3102"/>
    <w:rsid w:val="008C36D8"/>
    <w:rsid w:val="008C3B32"/>
    <w:rsid w:val="008C3EC5"/>
    <w:rsid w:val="008D5836"/>
    <w:rsid w:val="008D5FD4"/>
    <w:rsid w:val="008D67B3"/>
    <w:rsid w:val="008D7C4D"/>
    <w:rsid w:val="008E0886"/>
    <w:rsid w:val="008E0BA0"/>
    <w:rsid w:val="008E3B1B"/>
    <w:rsid w:val="008E6315"/>
    <w:rsid w:val="008E6C57"/>
    <w:rsid w:val="008E70EC"/>
    <w:rsid w:val="008E711D"/>
    <w:rsid w:val="008F007C"/>
    <w:rsid w:val="008F1195"/>
    <w:rsid w:val="008F46CB"/>
    <w:rsid w:val="008F5BD8"/>
    <w:rsid w:val="008F61DD"/>
    <w:rsid w:val="008F6857"/>
    <w:rsid w:val="00900628"/>
    <w:rsid w:val="00900D57"/>
    <w:rsid w:val="00903DBA"/>
    <w:rsid w:val="009041CA"/>
    <w:rsid w:val="009053D2"/>
    <w:rsid w:val="00907289"/>
    <w:rsid w:val="00911FA2"/>
    <w:rsid w:val="00912A7E"/>
    <w:rsid w:val="00912CD9"/>
    <w:rsid w:val="00913A0A"/>
    <w:rsid w:val="00916CFF"/>
    <w:rsid w:val="00923341"/>
    <w:rsid w:val="009246F9"/>
    <w:rsid w:val="00924963"/>
    <w:rsid w:val="00925150"/>
    <w:rsid w:val="009263F1"/>
    <w:rsid w:val="00932C07"/>
    <w:rsid w:val="009351D2"/>
    <w:rsid w:val="00936A33"/>
    <w:rsid w:val="00941C11"/>
    <w:rsid w:val="00942F75"/>
    <w:rsid w:val="00950847"/>
    <w:rsid w:val="00951114"/>
    <w:rsid w:val="0095243E"/>
    <w:rsid w:val="00953279"/>
    <w:rsid w:val="009535A4"/>
    <w:rsid w:val="009572BC"/>
    <w:rsid w:val="00957412"/>
    <w:rsid w:val="00960B01"/>
    <w:rsid w:val="00963C38"/>
    <w:rsid w:val="00967A5B"/>
    <w:rsid w:val="00970B70"/>
    <w:rsid w:val="0097659C"/>
    <w:rsid w:val="009777B1"/>
    <w:rsid w:val="009821FD"/>
    <w:rsid w:val="0098228E"/>
    <w:rsid w:val="0098261E"/>
    <w:rsid w:val="00987839"/>
    <w:rsid w:val="00993852"/>
    <w:rsid w:val="00993AE3"/>
    <w:rsid w:val="00994700"/>
    <w:rsid w:val="009A21BC"/>
    <w:rsid w:val="009A2266"/>
    <w:rsid w:val="009A38B1"/>
    <w:rsid w:val="009A4377"/>
    <w:rsid w:val="009A5B15"/>
    <w:rsid w:val="009A5B7B"/>
    <w:rsid w:val="009B134D"/>
    <w:rsid w:val="009B1B6D"/>
    <w:rsid w:val="009C08E2"/>
    <w:rsid w:val="009C0C08"/>
    <w:rsid w:val="009C4A69"/>
    <w:rsid w:val="009D4B84"/>
    <w:rsid w:val="009D510E"/>
    <w:rsid w:val="009E2C1C"/>
    <w:rsid w:val="009F05EF"/>
    <w:rsid w:val="009F1E18"/>
    <w:rsid w:val="009F41E9"/>
    <w:rsid w:val="009F606D"/>
    <w:rsid w:val="009F64C2"/>
    <w:rsid w:val="009F64CB"/>
    <w:rsid w:val="009F69F2"/>
    <w:rsid w:val="00A03169"/>
    <w:rsid w:val="00A03259"/>
    <w:rsid w:val="00A049CB"/>
    <w:rsid w:val="00A04D5D"/>
    <w:rsid w:val="00A07233"/>
    <w:rsid w:val="00A07882"/>
    <w:rsid w:val="00A10DAC"/>
    <w:rsid w:val="00A12843"/>
    <w:rsid w:val="00A14755"/>
    <w:rsid w:val="00A149AB"/>
    <w:rsid w:val="00A14AD6"/>
    <w:rsid w:val="00A14E48"/>
    <w:rsid w:val="00A15E8D"/>
    <w:rsid w:val="00A23A38"/>
    <w:rsid w:val="00A26446"/>
    <w:rsid w:val="00A30645"/>
    <w:rsid w:val="00A32349"/>
    <w:rsid w:val="00A32B16"/>
    <w:rsid w:val="00A342F6"/>
    <w:rsid w:val="00A35BCB"/>
    <w:rsid w:val="00A37918"/>
    <w:rsid w:val="00A40746"/>
    <w:rsid w:val="00A40F87"/>
    <w:rsid w:val="00A41084"/>
    <w:rsid w:val="00A43566"/>
    <w:rsid w:val="00A44112"/>
    <w:rsid w:val="00A44EA7"/>
    <w:rsid w:val="00A50B9C"/>
    <w:rsid w:val="00A53163"/>
    <w:rsid w:val="00A53A92"/>
    <w:rsid w:val="00A54E8F"/>
    <w:rsid w:val="00A569B6"/>
    <w:rsid w:val="00A57A52"/>
    <w:rsid w:val="00A60AAC"/>
    <w:rsid w:val="00A6225B"/>
    <w:rsid w:val="00A638EF"/>
    <w:rsid w:val="00A6678B"/>
    <w:rsid w:val="00A67462"/>
    <w:rsid w:val="00A67FA3"/>
    <w:rsid w:val="00A71C2E"/>
    <w:rsid w:val="00A71F82"/>
    <w:rsid w:val="00A72640"/>
    <w:rsid w:val="00A72C89"/>
    <w:rsid w:val="00A747C6"/>
    <w:rsid w:val="00A74BA4"/>
    <w:rsid w:val="00A77116"/>
    <w:rsid w:val="00A809AF"/>
    <w:rsid w:val="00A828B3"/>
    <w:rsid w:val="00A91128"/>
    <w:rsid w:val="00A91F5E"/>
    <w:rsid w:val="00A92674"/>
    <w:rsid w:val="00A95520"/>
    <w:rsid w:val="00A955D8"/>
    <w:rsid w:val="00AA01FC"/>
    <w:rsid w:val="00AA1286"/>
    <w:rsid w:val="00AA268B"/>
    <w:rsid w:val="00AA31CE"/>
    <w:rsid w:val="00AA43CA"/>
    <w:rsid w:val="00AA5D19"/>
    <w:rsid w:val="00AA6C0D"/>
    <w:rsid w:val="00AA70F3"/>
    <w:rsid w:val="00AB0601"/>
    <w:rsid w:val="00AB1DDB"/>
    <w:rsid w:val="00AB2744"/>
    <w:rsid w:val="00AB27AF"/>
    <w:rsid w:val="00AB7966"/>
    <w:rsid w:val="00AC1ED5"/>
    <w:rsid w:val="00AC2831"/>
    <w:rsid w:val="00AC3476"/>
    <w:rsid w:val="00AC6920"/>
    <w:rsid w:val="00AC7236"/>
    <w:rsid w:val="00AC7A68"/>
    <w:rsid w:val="00AD0EFC"/>
    <w:rsid w:val="00AD2CAB"/>
    <w:rsid w:val="00AD37D2"/>
    <w:rsid w:val="00AD4107"/>
    <w:rsid w:val="00AD6F60"/>
    <w:rsid w:val="00AE0AA1"/>
    <w:rsid w:val="00AE5D7D"/>
    <w:rsid w:val="00AE695F"/>
    <w:rsid w:val="00AE73A6"/>
    <w:rsid w:val="00AF31B3"/>
    <w:rsid w:val="00AF3934"/>
    <w:rsid w:val="00AF40B6"/>
    <w:rsid w:val="00AF4BA9"/>
    <w:rsid w:val="00AF690A"/>
    <w:rsid w:val="00AF6F68"/>
    <w:rsid w:val="00B0053F"/>
    <w:rsid w:val="00B00D62"/>
    <w:rsid w:val="00B0303B"/>
    <w:rsid w:val="00B04323"/>
    <w:rsid w:val="00B04E16"/>
    <w:rsid w:val="00B10747"/>
    <w:rsid w:val="00B108E6"/>
    <w:rsid w:val="00B1390E"/>
    <w:rsid w:val="00B14070"/>
    <w:rsid w:val="00B14202"/>
    <w:rsid w:val="00B14A7E"/>
    <w:rsid w:val="00B15B25"/>
    <w:rsid w:val="00B20E8A"/>
    <w:rsid w:val="00B24538"/>
    <w:rsid w:val="00B26B6C"/>
    <w:rsid w:val="00B30367"/>
    <w:rsid w:val="00B31F71"/>
    <w:rsid w:val="00B34123"/>
    <w:rsid w:val="00B3431F"/>
    <w:rsid w:val="00B35282"/>
    <w:rsid w:val="00B362DF"/>
    <w:rsid w:val="00B377F1"/>
    <w:rsid w:val="00B4047F"/>
    <w:rsid w:val="00B43F1F"/>
    <w:rsid w:val="00B44BFE"/>
    <w:rsid w:val="00B468EE"/>
    <w:rsid w:val="00B5095A"/>
    <w:rsid w:val="00B50D7C"/>
    <w:rsid w:val="00B52531"/>
    <w:rsid w:val="00B531EF"/>
    <w:rsid w:val="00B53FA0"/>
    <w:rsid w:val="00B5495B"/>
    <w:rsid w:val="00B559EC"/>
    <w:rsid w:val="00B6143B"/>
    <w:rsid w:val="00B61F6D"/>
    <w:rsid w:val="00B62095"/>
    <w:rsid w:val="00B62C68"/>
    <w:rsid w:val="00B65FC3"/>
    <w:rsid w:val="00B6799C"/>
    <w:rsid w:val="00B706BB"/>
    <w:rsid w:val="00B719AA"/>
    <w:rsid w:val="00B72850"/>
    <w:rsid w:val="00B72CE1"/>
    <w:rsid w:val="00B76C19"/>
    <w:rsid w:val="00B772D7"/>
    <w:rsid w:val="00B80258"/>
    <w:rsid w:val="00B80A83"/>
    <w:rsid w:val="00B813D9"/>
    <w:rsid w:val="00B826B8"/>
    <w:rsid w:val="00B82FD7"/>
    <w:rsid w:val="00B83DBC"/>
    <w:rsid w:val="00B844DA"/>
    <w:rsid w:val="00B84A7A"/>
    <w:rsid w:val="00B86316"/>
    <w:rsid w:val="00B86533"/>
    <w:rsid w:val="00B8671C"/>
    <w:rsid w:val="00B90C06"/>
    <w:rsid w:val="00B914FD"/>
    <w:rsid w:val="00B91637"/>
    <w:rsid w:val="00B9196A"/>
    <w:rsid w:val="00B968C1"/>
    <w:rsid w:val="00B96930"/>
    <w:rsid w:val="00BA1516"/>
    <w:rsid w:val="00BA1D61"/>
    <w:rsid w:val="00BA3F67"/>
    <w:rsid w:val="00BA422B"/>
    <w:rsid w:val="00BA699E"/>
    <w:rsid w:val="00BA7C3E"/>
    <w:rsid w:val="00BB05DB"/>
    <w:rsid w:val="00BB1CE8"/>
    <w:rsid w:val="00BB1F83"/>
    <w:rsid w:val="00BB2F0A"/>
    <w:rsid w:val="00BB4925"/>
    <w:rsid w:val="00BB4939"/>
    <w:rsid w:val="00BB4E60"/>
    <w:rsid w:val="00BB7D2B"/>
    <w:rsid w:val="00BC3E40"/>
    <w:rsid w:val="00BC4A42"/>
    <w:rsid w:val="00BC4AA3"/>
    <w:rsid w:val="00BC770C"/>
    <w:rsid w:val="00BD06CB"/>
    <w:rsid w:val="00BD070D"/>
    <w:rsid w:val="00BD3052"/>
    <w:rsid w:val="00BD4DBD"/>
    <w:rsid w:val="00BD7D80"/>
    <w:rsid w:val="00BE6D3C"/>
    <w:rsid w:val="00BF1F15"/>
    <w:rsid w:val="00BF3567"/>
    <w:rsid w:val="00BF3C32"/>
    <w:rsid w:val="00BF41F4"/>
    <w:rsid w:val="00BF6E8E"/>
    <w:rsid w:val="00BF748E"/>
    <w:rsid w:val="00C03A63"/>
    <w:rsid w:val="00C06826"/>
    <w:rsid w:val="00C06A0D"/>
    <w:rsid w:val="00C140C1"/>
    <w:rsid w:val="00C151EB"/>
    <w:rsid w:val="00C160F3"/>
    <w:rsid w:val="00C16305"/>
    <w:rsid w:val="00C200D7"/>
    <w:rsid w:val="00C20861"/>
    <w:rsid w:val="00C20EA3"/>
    <w:rsid w:val="00C21F8A"/>
    <w:rsid w:val="00C24C15"/>
    <w:rsid w:val="00C25779"/>
    <w:rsid w:val="00C26EF6"/>
    <w:rsid w:val="00C273F3"/>
    <w:rsid w:val="00C30D86"/>
    <w:rsid w:val="00C3552C"/>
    <w:rsid w:val="00C35B41"/>
    <w:rsid w:val="00C36296"/>
    <w:rsid w:val="00C37365"/>
    <w:rsid w:val="00C40500"/>
    <w:rsid w:val="00C44A42"/>
    <w:rsid w:val="00C4535B"/>
    <w:rsid w:val="00C45444"/>
    <w:rsid w:val="00C45B3B"/>
    <w:rsid w:val="00C45CF0"/>
    <w:rsid w:val="00C46996"/>
    <w:rsid w:val="00C47CCD"/>
    <w:rsid w:val="00C47F82"/>
    <w:rsid w:val="00C52BD8"/>
    <w:rsid w:val="00C56018"/>
    <w:rsid w:val="00C562E1"/>
    <w:rsid w:val="00C56336"/>
    <w:rsid w:val="00C57B64"/>
    <w:rsid w:val="00C57BF4"/>
    <w:rsid w:val="00C637A7"/>
    <w:rsid w:val="00C64BBA"/>
    <w:rsid w:val="00C653B6"/>
    <w:rsid w:val="00C703DD"/>
    <w:rsid w:val="00C731BF"/>
    <w:rsid w:val="00C7374A"/>
    <w:rsid w:val="00C75009"/>
    <w:rsid w:val="00C754AE"/>
    <w:rsid w:val="00C802E7"/>
    <w:rsid w:val="00C80A1F"/>
    <w:rsid w:val="00C8101B"/>
    <w:rsid w:val="00C83951"/>
    <w:rsid w:val="00C83D07"/>
    <w:rsid w:val="00C843F0"/>
    <w:rsid w:val="00C868BB"/>
    <w:rsid w:val="00C86903"/>
    <w:rsid w:val="00C905F7"/>
    <w:rsid w:val="00C91194"/>
    <w:rsid w:val="00C9189F"/>
    <w:rsid w:val="00C94A87"/>
    <w:rsid w:val="00C94FB6"/>
    <w:rsid w:val="00C958CA"/>
    <w:rsid w:val="00C9604B"/>
    <w:rsid w:val="00CA1A70"/>
    <w:rsid w:val="00CA2E3A"/>
    <w:rsid w:val="00CA5186"/>
    <w:rsid w:val="00CB01EC"/>
    <w:rsid w:val="00CB0549"/>
    <w:rsid w:val="00CB1671"/>
    <w:rsid w:val="00CB3EC8"/>
    <w:rsid w:val="00CB75F2"/>
    <w:rsid w:val="00CC17AB"/>
    <w:rsid w:val="00CC2F19"/>
    <w:rsid w:val="00CC35EC"/>
    <w:rsid w:val="00CC363C"/>
    <w:rsid w:val="00CC3D5F"/>
    <w:rsid w:val="00CC5D9F"/>
    <w:rsid w:val="00CC6131"/>
    <w:rsid w:val="00CD06C5"/>
    <w:rsid w:val="00CD11FF"/>
    <w:rsid w:val="00CD2429"/>
    <w:rsid w:val="00CD2935"/>
    <w:rsid w:val="00CD57E6"/>
    <w:rsid w:val="00CD5F20"/>
    <w:rsid w:val="00CD6B16"/>
    <w:rsid w:val="00CE0F6D"/>
    <w:rsid w:val="00CE7800"/>
    <w:rsid w:val="00CF17D5"/>
    <w:rsid w:val="00CF31AA"/>
    <w:rsid w:val="00CF371E"/>
    <w:rsid w:val="00CF4B38"/>
    <w:rsid w:val="00D002A1"/>
    <w:rsid w:val="00D00F53"/>
    <w:rsid w:val="00D03024"/>
    <w:rsid w:val="00D034BA"/>
    <w:rsid w:val="00D03AFB"/>
    <w:rsid w:val="00D03E09"/>
    <w:rsid w:val="00D04416"/>
    <w:rsid w:val="00D054BD"/>
    <w:rsid w:val="00D0587C"/>
    <w:rsid w:val="00D06199"/>
    <w:rsid w:val="00D104D8"/>
    <w:rsid w:val="00D141FE"/>
    <w:rsid w:val="00D143A9"/>
    <w:rsid w:val="00D15189"/>
    <w:rsid w:val="00D161B1"/>
    <w:rsid w:val="00D22293"/>
    <w:rsid w:val="00D23397"/>
    <w:rsid w:val="00D23D4B"/>
    <w:rsid w:val="00D24BC5"/>
    <w:rsid w:val="00D25148"/>
    <w:rsid w:val="00D274D7"/>
    <w:rsid w:val="00D3016F"/>
    <w:rsid w:val="00D36B6E"/>
    <w:rsid w:val="00D37954"/>
    <w:rsid w:val="00D37E3F"/>
    <w:rsid w:val="00D40BD2"/>
    <w:rsid w:val="00D40EFC"/>
    <w:rsid w:val="00D41AB6"/>
    <w:rsid w:val="00D41D65"/>
    <w:rsid w:val="00D41FFE"/>
    <w:rsid w:val="00D42750"/>
    <w:rsid w:val="00D437B6"/>
    <w:rsid w:val="00D4402D"/>
    <w:rsid w:val="00D443E2"/>
    <w:rsid w:val="00D50A2A"/>
    <w:rsid w:val="00D51412"/>
    <w:rsid w:val="00D519C9"/>
    <w:rsid w:val="00D51F6C"/>
    <w:rsid w:val="00D56845"/>
    <w:rsid w:val="00D57191"/>
    <w:rsid w:val="00D57970"/>
    <w:rsid w:val="00D622AF"/>
    <w:rsid w:val="00D63BC9"/>
    <w:rsid w:val="00D66587"/>
    <w:rsid w:val="00D679FB"/>
    <w:rsid w:val="00D72E37"/>
    <w:rsid w:val="00D7529E"/>
    <w:rsid w:val="00D75CA0"/>
    <w:rsid w:val="00D768D3"/>
    <w:rsid w:val="00D76931"/>
    <w:rsid w:val="00D80FC9"/>
    <w:rsid w:val="00D8450F"/>
    <w:rsid w:val="00D86F02"/>
    <w:rsid w:val="00D8791D"/>
    <w:rsid w:val="00D912AB"/>
    <w:rsid w:val="00D914C0"/>
    <w:rsid w:val="00D928BC"/>
    <w:rsid w:val="00D93ED0"/>
    <w:rsid w:val="00D94789"/>
    <w:rsid w:val="00D97157"/>
    <w:rsid w:val="00DA207C"/>
    <w:rsid w:val="00DA54BC"/>
    <w:rsid w:val="00DA6B06"/>
    <w:rsid w:val="00DB0544"/>
    <w:rsid w:val="00DB1EE2"/>
    <w:rsid w:val="00DB1EFB"/>
    <w:rsid w:val="00DB2EC2"/>
    <w:rsid w:val="00DB5465"/>
    <w:rsid w:val="00DC0A12"/>
    <w:rsid w:val="00DC17D1"/>
    <w:rsid w:val="00DC1E16"/>
    <w:rsid w:val="00DC2FB1"/>
    <w:rsid w:val="00DC4291"/>
    <w:rsid w:val="00DC677B"/>
    <w:rsid w:val="00DC7406"/>
    <w:rsid w:val="00DC7856"/>
    <w:rsid w:val="00DC7F49"/>
    <w:rsid w:val="00DD15D1"/>
    <w:rsid w:val="00DD3DFE"/>
    <w:rsid w:val="00DD5209"/>
    <w:rsid w:val="00DD72CA"/>
    <w:rsid w:val="00DE2024"/>
    <w:rsid w:val="00DE2AE7"/>
    <w:rsid w:val="00DE4393"/>
    <w:rsid w:val="00DE4A3B"/>
    <w:rsid w:val="00DE5830"/>
    <w:rsid w:val="00DE75A8"/>
    <w:rsid w:val="00DF0EA8"/>
    <w:rsid w:val="00DF150E"/>
    <w:rsid w:val="00DF6074"/>
    <w:rsid w:val="00E10CA4"/>
    <w:rsid w:val="00E10FE9"/>
    <w:rsid w:val="00E1161E"/>
    <w:rsid w:val="00E12C8D"/>
    <w:rsid w:val="00E12E22"/>
    <w:rsid w:val="00E136A4"/>
    <w:rsid w:val="00E161D8"/>
    <w:rsid w:val="00E210C5"/>
    <w:rsid w:val="00E21583"/>
    <w:rsid w:val="00E2158A"/>
    <w:rsid w:val="00E2262D"/>
    <w:rsid w:val="00E25F4D"/>
    <w:rsid w:val="00E305C2"/>
    <w:rsid w:val="00E32271"/>
    <w:rsid w:val="00E3236B"/>
    <w:rsid w:val="00E3589E"/>
    <w:rsid w:val="00E373BD"/>
    <w:rsid w:val="00E37A8B"/>
    <w:rsid w:val="00E40281"/>
    <w:rsid w:val="00E40422"/>
    <w:rsid w:val="00E44D15"/>
    <w:rsid w:val="00E44EF9"/>
    <w:rsid w:val="00E45974"/>
    <w:rsid w:val="00E513C5"/>
    <w:rsid w:val="00E5366A"/>
    <w:rsid w:val="00E53E24"/>
    <w:rsid w:val="00E54049"/>
    <w:rsid w:val="00E55D2F"/>
    <w:rsid w:val="00E56670"/>
    <w:rsid w:val="00E5685D"/>
    <w:rsid w:val="00E6045D"/>
    <w:rsid w:val="00E61CAE"/>
    <w:rsid w:val="00E622EB"/>
    <w:rsid w:val="00E65DEC"/>
    <w:rsid w:val="00E66174"/>
    <w:rsid w:val="00E73C83"/>
    <w:rsid w:val="00E745E6"/>
    <w:rsid w:val="00E81D6C"/>
    <w:rsid w:val="00E81DDF"/>
    <w:rsid w:val="00E8316C"/>
    <w:rsid w:val="00E831CE"/>
    <w:rsid w:val="00E843E7"/>
    <w:rsid w:val="00E85465"/>
    <w:rsid w:val="00E85ABB"/>
    <w:rsid w:val="00E860C3"/>
    <w:rsid w:val="00E861A7"/>
    <w:rsid w:val="00E86DCF"/>
    <w:rsid w:val="00E904B9"/>
    <w:rsid w:val="00E91BF7"/>
    <w:rsid w:val="00E947FA"/>
    <w:rsid w:val="00E94873"/>
    <w:rsid w:val="00E96AF3"/>
    <w:rsid w:val="00EA2066"/>
    <w:rsid w:val="00EA26BA"/>
    <w:rsid w:val="00EA3612"/>
    <w:rsid w:val="00EA6911"/>
    <w:rsid w:val="00EA6AEF"/>
    <w:rsid w:val="00EA6D59"/>
    <w:rsid w:val="00EA6EED"/>
    <w:rsid w:val="00EB0F75"/>
    <w:rsid w:val="00EB2023"/>
    <w:rsid w:val="00EB7BC2"/>
    <w:rsid w:val="00EB7DA6"/>
    <w:rsid w:val="00EC4084"/>
    <w:rsid w:val="00ED2FC3"/>
    <w:rsid w:val="00ED353D"/>
    <w:rsid w:val="00ED39C9"/>
    <w:rsid w:val="00ED3A10"/>
    <w:rsid w:val="00ED7DCD"/>
    <w:rsid w:val="00EE05D1"/>
    <w:rsid w:val="00EE0F60"/>
    <w:rsid w:val="00EE1002"/>
    <w:rsid w:val="00EE2727"/>
    <w:rsid w:val="00EE2EB0"/>
    <w:rsid w:val="00EE5B04"/>
    <w:rsid w:val="00EF43B3"/>
    <w:rsid w:val="00EF5546"/>
    <w:rsid w:val="00F00AB3"/>
    <w:rsid w:val="00F00BE1"/>
    <w:rsid w:val="00F00D11"/>
    <w:rsid w:val="00F00FDF"/>
    <w:rsid w:val="00F10C5F"/>
    <w:rsid w:val="00F12CF5"/>
    <w:rsid w:val="00F13CB9"/>
    <w:rsid w:val="00F15A54"/>
    <w:rsid w:val="00F16862"/>
    <w:rsid w:val="00F20E41"/>
    <w:rsid w:val="00F21159"/>
    <w:rsid w:val="00F22B89"/>
    <w:rsid w:val="00F23815"/>
    <w:rsid w:val="00F25324"/>
    <w:rsid w:val="00F258D0"/>
    <w:rsid w:val="00F322A3"/>
    <w:rsid w:val="00F323FD"/>
    <w:rsid w:val="00F33F0F"/>
    <w:rsid w:val="00F346CF"/>
    <w:rsid w:val="00F34F04"/>
    <w:rsid w:val="00F36DC5"/>
    <w:rsid w:val="00F40509"/>
    <w:rsid w:val="00F44628"/>
    <w:rsid w:val="00F44734"/>
    <w:rsid w:val="00F4481C"/>
    <w:rsid w:val="00F45776"/>
    <w:rsid w:val="00F560A5"/>
    <w:rsid w:val="00F56651"/>
    <w:rsid w:val="00F6313A"/>
    <w:rsid w:val="00F639CC"/>
    <w:rsid w:val="00F70469"/>
    <w:rsid w:val="00F7417D"/>
    <w:rsid w:val="00F76667"/>
    <w:rsid w:val="00F80BCA"/>
    <w:rsid w:val="00F81FE3"/>
    <w:rsid w:val="00F830A5"/>
    <w:rsid w:val="00F83BFE"/>
    <w:rsid w:val="00F85101"/>
    <w:rsid w:val="00F85480"/>
    <w:rsid w:val="00F8744D"/>
    <w:rsid w:val="00F87FC0"/>
    <w:rsid w:val="00F91EFC"/>
    <w:rsid w:val="00F9284F"/>
    <w:rsid w:val="00F928AF"/>
    <w:rsid w:val="00F939A7"/>
    <w:rsid w:val="00F942B0"/>
    <w:rsid w:val="00F952AE"/>
    <w:rsid w:val="00F955CE"/>
    <w:rsid w:val="00F97E90"/>
    <w:rsid w:val="00FA095C"/>
    <w:rsid w:val="00FA12A7"/>
    <w:rsid w:val="00FA1B48"/>
    <w:rsid w:val="00FA31A0"/>
    <w:rsid w:val="00FA37EF"/>
    <w:rsid w:val="00FB268B"/>
    <w:rsid w:val="00FC0D64"/>
    <w:rsid w:val="00FC245C"/>
    <w:rsid w:val="00FC2FDF"/>
    <w:rsid w:val="00FC322F"/>
    <w:rsid w:val="00FC3D3E"/>
    <w:rsid w:val="00FC532C"/>
    <w:rsid w:val="00FC7109"/>
    <w:rsid w:val="00FD4070"/>
    <w:rsid w:val="00FD57A7"/>
    <w:rsid w:val="00FD5B42"/>
    <w:rsid w:val="00FD7A7F"/>
    <w:rsid w:val="00FE03FA"/>
    <w:rsid w:val="00FE0EC2"/>
    <w:rsid w:val="00FE1CC1"/>
    <w:rsid w:val="00FE34AE"/>
    <w:rsid w:val="00FE3FB6"/>
    <w:rsid w:val="00FE5921"/>
    <w:rsid w:val="00FF3649"/>
    <w:rsid w:val="00FF3F2B"/>
    <w:rsid w:val="00FF665F"/>
    <w:rsid w:val="02606E2C"/>
    <w:rsid w:val="03FD9EA3"/>
    <w:rsid w:val="08F73DE2"/>
    <w:rsid w:val="0F456563"/>
    <w:rsid w:val="2662821B"/>
    <w:rsid w:val="26B8DFF2"/>
    <w:rsid w:val="282242B2"/>
    <w:rsid w:val="34D105B1"/>
    <w:rsid w:val="351164D1"/>
    <w:rsid w:val="3A02B997"/>
    <w:rsid w:val="3B83BDD7"/>
    <w:rsid w:val="3C129493"/>
    <w:rsid w:val="4CFA28E6"/>
    <w:rsid w:val="5350420D"/>
    <w:rsid w:val="5D3AEC52"/>
    <w:rsid w:val="6E195C46"/>
    <w:rsid w:val="71C5B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2614CDFD"/>
  <w15:docId w15:val="{5DF7E9A0-FDFC-487D-817A-0752702E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19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locked/>
    <w:rsid w:val="00BB4E60"/>
    <w:pPr>
      <w:keepNext/>
      <w:spacing w:after="0" w:line="240" w:lineRule="auto"/>
      <w:outlineLvl w:val="0"/>
    </w:pPr>
    <w:rPr>
      <w:rFonts w:ascii="Times New Roman" w:eastAsia="Times New Roman" w:hAnsi="Times New Roman"/>
      <w:b/>
      <w:sz w:val="3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25150"/>
    <w:pPr>
      <w:pBdr>
        <w:bottom w:val="single" w:sz="4" w:space="1" w:color="auto"/>
      </w:pBdr>
      <w:tabs>
        <w:tab w:val="right" w:pos="9360"/>
      </w:tabs>
      <w:spacing w:after="0" w:line="240" w:lineRule="auto"/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locked/>
    <w:rsid w:val="00925150"/>
    <w:rPr>
      <w:rFonts w:cs="Times New Roman"/>
      <w:b/>
      <w:sz w:val="22"/>
      <w:szCs w:val="22"/>
    </w:rPr>
  </w:style>
  <w:style w:type="paragraph" w:styleId="Footer">
    <w:name w:val="footer"/>
    <w:basedOn w:val="Normal"/>
    <w:link w:val="FooterChar"/>
    <w:uiPriority w:val="99"/>
    <w:rsid w:val="00806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064D1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806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064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5F40C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rsid w:val="00643D5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3D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3D5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43D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43D55"/>
    <w:rPr>
      <w:rFonts w:cs="Times New Roman"/>
      <w:b/>
      <w:bCs/>
      <w:sz w:val="20"/>
      <w:szCs w:val="20"/>
    </w:rPr>
  </w:style>
  <w:style w:type="paragraph" w:styleId="Caption">
    <w:name w:val="caption"/>
    <w:basedOn w:val="Normal"/>
    <w:next w:val="Normal"/>
    <w:uiPriority w:val="99"/>
    <w:qFormat/>
    <w:rsid w:val="00987839"/>
    <w:pPr>
      <w:spacing w:line="240" w:lineRule="auto"/>
    </w:pPr>
    <w:rPr>
      <w:b/>
      <w:bCs/>
      <w:color w:val="4F81BD"/>
      <w:sz w:val="18"/>
      <w:szCs w:val="18"/>
    </w:rPr>
  </w:style>
  <w:style w:type="paragraph" w:styleId="ListParagraph">
    <w:name w:val="List Paragraph"/>
    <w:basedOn w:val="Normal"/>
    <w:uiPriority w:val="34"/>
    <w:qFormat/>
    <w:rsid w:val="00950847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B0053F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B0053F"/>
    <w:rPr>
      <w:rFonts w:cs="Times New Roman"/>
      <w:color w:val="800080"/>
      <w:u w:val="single"/>
    </w:rPr>
  </w:style>
  <w:style w:type="paragraph" w:styleId="Revision">
    <w:name w:val="Revision"/>
    <w:hidden/>
    <w:uiPriority w:val="99"/>
    <w:semiHidden/>
    <w:rsid w:val="008B7010"/>
  </w:style>
  <w:style w:type="paragraph" w:customStyle="1" w:styleId="p2">
    <w:name w:val="p2"/>
    <w:basedOn w:val="Normal"/>
    <w:rsid w:val="00D03024"/>
    <w:pPr>
      <w:widowControl w:val="0"/>
      <w:tabs>
        <w:tab w:val="left" w:pos="357"/>
      </w:tabs>
      <w:spacing w:after="0" w:line="255" w:lineRule="atLeast"/>
      <w:ind w:left="1083" w:hanging="357"/>
    </w:pPr>
    <w:rPr>
      <w:rFonts w:ascii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rsid w:val="00BB4E60"/>
    <w:rPr>
      <w:rFonts w:ascii="Times New Roman" w:eastAsia="Times New Roman" w:hAnsi="Times New Roman"/>
      <w:b/>
      <w:sz w:val="30"/>
      <w:szCs w:val="20"/>
    </w:rPr>
  </w:style>
  <w:style w:type="paragraph" w:customStyle="1" w:styleId="Style17">
    <w:name w:val="Style17"/>
    <w:basedOn w:val="Heading1"/>
    <w:link w:val="Style17Char"/>
    <w:qFormat/>
    <w:rsid w:val="00024D65"/>
    <w:rPr>
      <w:rFonts w:asciiTheme="minorHAnsi" w:hAnsiTheme="minorHAnsi"/>
      <w:b w:val="0"/>
      <w:bCs/>
      <w:sz w:val="20"/>
    </w:rPr>
  </w:style>
  <w:style w:type="paragraph" w:customStyle="1" w:styleId="Style18">
    <w:name w:val="Style18"/>
    <w:basedOn w:val="Heading1"/>
    <w:link w:val="Style18Char"/>
    <w:qFormat/>
    <w:rsid w:val="00024D65"/>
    <w:pPr>
      <w:jc w:val="right"/>
    </w:pPr>
    <w:rPr>
      <w:rFonts w:asciiTheme="minorHAnsi" w:hAnsiTheme="minorHAnsi"/>
      <w:b w:val="0"/>
      <w:bCs/>
      <w:sz w:val="20"/>
    </w:rPr>
  </w:style>
  <w:style w:type="character" w:customStyle="1" w:styleId="Style17Char">
    <w:name w:val="Style17 Char"/>
    <w:basedOn w:val="Heading1Char"/>
    <w:link w:val="Style17"/>
    <w:rsid w:val="00024D65"/>
    <w:rPr>
      <w:rFonts w:asciiTheme="minorHAnsi" w:eastAsia="Times New Roman" w:hAnsiTheme="minorHAnsi"/>
      <w:b/>
      <w:bCs/>
      <w:sz w:val="20"/>
      <w:szCs w:val="20"/>
    </w:rPr>
  </w:style>
  <w:style w:type="paragraph" w:customStyle="1" w:styleId="Style19">
    <w:name w:val="Style19"/>
    <w:basedOn w:val="Normal"/>
    <w:link w:val="Style19Char"/>
    <w:qFormat/>
    <w:rsid w:val="00024D65"/>
    <w:pPr>
      <w:tabs>
        <w:tab w:val="right" w:pos="10543"/>
      </w:tabs>
      <w:spacing w:after="0" w:line="240" w:lineRule="auto"/>
    </w:pPr>
    <w:rPr>
      <w:rFonts w:asciiTheme="minorHAnsi" w:eastAsia="Times New Roman" w:hAnsiTheme="minorHAnsi"/>
      <w:bCs/>
      <w:sz w:val="20"/>
      <w:szCs w:val="20"/>
    </w:rPr>
  </w:style>
  <w:style w:type="character" w:customStyle="1" w:styleId="Style18Char">
    <w:name w:val="Style18 Char"/>
    <w:basedOn w:val="Heading1Char"/>
    <w:link w:val="Style18"/>
    <w:rsid w:val="00024D65"/>
    <w:rPr>
      <w:rFonts w:asciiTheme="minorHAnsi" w:eastAsia="Times New Roman" w:hAnsiTheme="minorHAnsi"/>
      <w:b/>
      <w:bCs/>
      <w:sz w:val="20"/>
      <w:szCs w:val="20"/>
    </w:rPr>
  </w:style>
  <w:style w:type="paragraph" w:customStyle="1" w:styleId="Style20">
    <w:name w:val="Style20"/>
    <w:basedOn w:val="Normal"/>
    <w:link w:val="Style20Char"/>
    <w:qFormat/>
    <w:rsid w:val="00024D65"/>
    <w:pPr>
      <w:spacing w:after="0" w:line="240" w:lineRule="auto"/>
    </w:pPr>
    <w:rPr>
      <w:rFonts w:asciiTheme="minorHAnsi" w:eastAsia="Times New Roman" w:hAnsiTheme="minorHAnsi"/>
      <w:sz w:val="12"/>
      <w:szCs w:val="12"/>
    </w:rPr>
  </w:style>
  <w:style w:type="character" w:customStyle="1" w:styleId="Style19Char">
    <w:name w:val="Style19 Char"/>
    <w:basedOn w:val="DefaultParagraphFont"/>
    <w:link w:val="Style19"/>
    <w:rsid w:val="00024D65"/>
    <w:rPr>
      <w:rFonts w:asciiTheme="minorHAnsi" w:eastAsia="Times New Roman" w:hAnsiTheme="minorHAnsi"/>
      <w:bCs/>
      <w:sz w:val="20"/>
      <w:szCs w:val="20"/>
    </w:rPr>
  </w:style>
  <w:style w:type="character" w:customStyle="1" w:styleId="Style20Char">
    <w:name w:val="Style20 Char"/>
    <w:basedOn w:val="DefaultParagraphFont"/>
    <w:link w:val="Style20"/>
    <w:rsid w:val="00024D65"/>
    <w:rPr>
      <w:rFonts w:asciiTheme="minorHAnsi" w:eastAsia="Times New Roman" w:hAnsiTheme="minorHAnsi"/>
      <w:sz w:val="12"/>
      <w:szCs w:val="12"/>
    </w:rPr>
  </w:style>
  <w:style w:type="character" w:customStyle="1" w:styleId="normaltextrun">
    <w:name w:val="normaltextrun"/>
    <w:basedOn w:val="DefaultParagraphFont"/>
    <w:rsid w:val="00FC3D3E"/>
  </w:style>
  <w:style w:type="character" w:customStyle="1" w:styleId="eop">
    <w:name w:val="eop"/>
    <w:basedOn w:val="DefaultParagraphFont"/>
    <w:rsid w:val="00FC3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84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17" ma:contentTypeDescription="Create a new document." ma:contentTypeScope="" ma:versionID="fc2579ad1970445b0ba1f5954956792b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864106e033a537969187528b3c0914e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2561B9-20FC-4EC3-BB5C-03CC1DD8A9F5}">
  <ds:schemaRefs>
    <ds:schemaRef ds:uri="http://schemas.microsoft.com/office/2006/metadata/properties"/>
    <ds:schemaRef ds:uri="http://schemas.microsoft.com/office/infopath/2007/PartnerControls"/>
    <ds:schemaRef ds:uri="785685f2-c2e1-4352-89aa-3faca8eaba52"/>
  </ds:schemaRefs>
</ds:datastoreItem>
</file>

<file path=customXml/itemProps2.xml><?xml version="1.0" encoding="utf-8"?>
<ds:datastoreItem xmlns:ds="http://schemas.openxmlformats.org/officeDocument/2006/customXml" ds:itemID="{A2CC8F22-498D-4FAD-BCE0-8ABC6094E9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C473F4-698C-4821-A181-594D1ACD42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7EEC80-86AC-468D-9E64-D2AF2115272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BFFF50B-E994-4810-B032-C9DB98D918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3126</Words>
  <Characters>17824</Characters>
  <Application>Microsoft Office Word</Application>
  <DocSecurity>0</DocSecurity>
  <Lines>148</Lines>
  <Paragraphs>41</Paragraphs>
  <ScaleCrop>false</ScaleCrop>
  <Company>California Energy Commission</Company>
  <LinksUpToDate>false</LinksUpToDate>
  <CharactersWithSpaces>20909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Russ King</dc:creator>
  <cp:lastModifiedBy>Geiser, Che@Energy</cp:lastModifiedBy>
  <cp:revision>101</cp:revision>
  <cp:lastPrinted>2015-06-19T22:24:00Z</cp:lastPrinted>
  <dcterms:created xsi:type="dcterms:W3CDTF">2015-06-09T18:19:00Z</dcterms:created>
  <dcterms:modified xsi:type="dcterms:W3CDTF">2022-04-11T20:48:00Z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</Properties>
</file>