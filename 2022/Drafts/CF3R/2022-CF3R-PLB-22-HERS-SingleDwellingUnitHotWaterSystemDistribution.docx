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5"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Change w:id="0" w:author="Alhabibi, Haider@Energy" w:date="2022-01-25T18:01:00Z">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PrChange>
      </w:tblPr>
      <w:tblGrid>
        <w:gridCol w:w="731"/>
        <w:gridCol w:w="907"/>
        <w:gridCol w:w="877"/>
        <w:gridCol w:w="989"/>
        <w:gridCol w:w="1117"/>
        <w:gridCol w:w="648"/>
        <w:gridCol w:w="665"/>
        <w:gridCol w:w="719"/>
        <w:gridCol w:w="1084"/>
        <w:gridCol w:w="1167"/>
        <w:gridCol w:w="886"/>
        <w:gridCol w:w="1011"/>
        <w:tblGridChange w:id="1">
          <w:tblGrid>
            <w:gridCol w:w="906"/>
            <w:gridCol w:w="907"/>
            <w:gridCol w:w="878"/>
            <w:gridCol w:w="990"/>
            <w:gridCol w:w="1117"/>
            <w:gridCol w:w="648"/>
            <w:gridCol w:w="665"/>
            <w:gridCol w:w="720"/>
            <w:gridCol w:w="1084"/>
            <w:gridCol w:w="1166"/>
            <w:gridCol w:w="885"/>
            <w:gridCol w:w="1010"/>
          </w:tblGrid>
        </w:tblGridChange>
      </w:tblGrid>
      <w:tr w:rsidR="007568C3" w:rsidRPr="009E01FE" w14:paraId="230DD579" w14:textId="390F5C85" w:rsidTr="006A662E">
        <w:trPr>
          <w:cantSplit/>
          <w:trHeight w:val="402"/>
          <w:jc w:val="center"/>
          <w:trPrChange w:id="2" w:author="Alhabibi, Haider@Energy" w:date="2022-01-25T18:01:00Z">
            <w:trPr>
              <w:cantSplit/>
              <w:trHeight w:val="402"/>
              <w:jc w:val="center"/>
            </w:trPr>
          </w:trPrChange>
        </w:trPr>
        <w:tc>
          <w:tcPr>
            <w:tcW w:w="5000" w:type="pct"/>
            <w:gridSpan w:val="12"/>
            <w:tcBorders>
              <w:top w:val="single" w:sz="4" w:space="0" w:color="auto"/>
              <w:left w:val="single" w:sz="4" w:space="0" w:color="auto"/>
              <w:bottom w:val="single" w:sz="4" w:space="0" w:color="auto"/>
              <w:right w:val="single" w:sz="4" w:space="0" w:color="auto"/>
            </w:tcBorders>
            <w:tcPrChange w:id="3" w:author="Alhabibi, Haider@Energy" w:date="2022-01-25T18:01:00Z">
              <w:tcPr>
                <w:tcW w:w="5000" w:type="pct"/>
                <w:gridSpan w:val="12"/>
                <w:tcBorders>
                  <w:top w:val="single" w:sz="4" w:space="0" w:color="auto"/>
                  <w:left w:val="single" w:sz="4" w:space="0" w:color="auto"/>
                  <w:bottom w:val="single" w:sz="4" w:space="0" w:color="auto"/>
                  <w:right w:val="single" w:sz="4" w:space="0" w:color="auto"/>
                </w:tcBorders>
              </w:tcPr>
            </w:tcPrChange>
          </w:tcPr>
          <w:p w14:paraId="435556A6" w14:textId="0A4B5A5A" w:rsidR="007568C3" w:rsidRPr="008733ED"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ins w:id="4" w:author="Alhabibi, Haider@Energy" w:date="2022-01-25T17:52:00Z">
              <w:r w:rsidR="00CA7C26">
                <w:rPr>
                  <w:rFonts w:asciiTheme="minorHAnsi" w:hAnsiTheme="minorHAnsi" w:cstheme="minorHAnsi"/>
                  <w:b/>
                  <w:sz w:val="20"/>
                  <w:szCs w:val="20"/>
                </w:rPr>
                <w:t>(other than HPWH)</w:t>
              </w:r>
            </w:ins>
          </w:p>
          <w:p w14:paraId="1D5D2685" w14:textId="6907B5C1" w:rsidR="007568C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 xml:space="preserve">This table reports </w:t>
            </w:r>
            <w:ins w:id="5" w:author="Alhabibi, Haider@Energy" w:date="2022-01-25T17:52:00Z">
              <w:r w:rsidR="00B76E3D">
                <w:rPr>
                  <w:rFonts w:asciiTheme="minorHAnsi" w:eastAsia="Times New Roman" w:hAnsiTheme="minorHAnsi" w:cstheme="minorHAnsi"/>
                  <w:sz w:val="20"/>
                  <w:szCs w:val="20"/>
                </w:rPr>
                <w:t>features of</w:t>
              </w:r>
              <w:r w:rsidR="00B76E3D" w:rsidRPr="00A05A69">
                <w:rPr>
                  <w:rFonts w:asciiTheme="minorHAnsi" w:eastAsia="Times New Roman" w:hAnsiTheme="minorHAnsi" w:cstheme="minorHAnsi"/>
                  <w:sz w:val="18"/>
                  <w:szCs w:val="20"/>
                </w:rPr>
                <w:t xml:space="preserve"> </w:t>
              </w:r>
            </w:ins>
            <w:r w:rsidRPr="00A05A69">
              <w:rPr>
                <w:rFonts w:asciiTheme="minorHAnsi" w:eastAsia="Times New Roman" w:hAnsiTheme="minorHAnsi" w:cstheme="minorHAnsi"/>
                <w:sz w:val="18"/>
                <w:szCs w:val="20"/>
              </w:rPr>
              <w:t xml:space="preserve">the water heating system(s) </w:t>
            </w:r>
            <w:del w:id="6" w:author="Alhabibi, Haider@Energy" w:date="2022-01-25T17:52:00Z">
              <w:r w:rsidRPr="00A05A69" w:rsidDel="000C360A">
                <w:rPr>
                  <w:rFonts w:asciiTheme="minorHAnsi" w:eastAsia="Times New Roman" w:hAnsiTheme="minorHAnsi" w:cstheme="minorHAnsi"/>
                  <w:sz w:val="18"/>
                  <w:szCs w:val="20"/>
                </w:rPr>
                <w:delText>features</w:delText>
              </w:r>
            </w:del>
            <w:r w:rsidRPr="00A05A69">
              <w:rPr>
                <w:rFonts w:asciiTheme="minorHAnsi" w:eastAsia="Times New Roman" w:hAnsiTheme="minorHAnsi" w:cstheme="minorHAnsi"/>
                <w:sz w:val="18"/>
                <w:szCs w:val="20"/>
              </w:rPr>
              <w:t xml:space="preserve"> </w:t>
            </w:r>
            <w:ins w:id="7" w:author="Alhabibi, Haider@Energy" w:date="2022-01-25T17:52:00Z">
              <w:r w:rsidR="000C360A" w:rsidRPr="000C360A">
                <w:rPr>
                  <w:rFonts w:asciiTheme="minorHAnsi" w:eastAsia="Times New Roman" w:hAnsiTheme="minorHAnsi" w:cstheme="minorHAnsi"/>
                  <w:sz w:val="18"/>
                  <w:szCs w:val="20"/>
                </w:rPr>
                <w:t xml:space="preserve">other than HPWH system </w:t>
              </w:r>
            </w:ins>
            <w:r w:rsidRPr="00A05A69">
              <w:rPr>
                <w:rFonts w:asciiTheme="minorHAnsi" w:eastAsia="Times New Roman" w:hAnsiTheme="minorHAnsi" w:cstheme="minorHAnsi"/>
                <w:sz w:val="18"/>
                <w:szCs w:val="20"/>
              </w:rPr>
              <w:t>specified on the registered CF1R compliance document for this project.</w:t>
            </w:r>
          </w:p>
        </w:tc>
      </w:tr>
      <w:tr w:rsidR="00867AFA" w:rsidRPr="009E01FE" w14:paraId="73A56B1E" w14:textId="199B8BBE" w:rsidTr="006A662E">
        <w:trPr>
          <w:cantSplit/>
          <w:trHeight w:val="277"/>
          <w:jc w:val="center"/>
          <w:trPrChange w:id="8" w:author="Alhabibi, Haider@Energy" w:date="2022-01-25T18:01:00Z">
            <w:trPr>
              <w:cantSplit/>
              <w:trHeight w:val="277"/>
              <w:jc w:val="center"/>
            </w:trPr>
          </w:trPrChange>
        </w:trPr>
        <w:tc>
          <w:tcPr>
            <w:tcW w:w="338" w:type="pct"/>
            <w:tcBorders>
              <w:top w:val="single" w:sz="4" w:space="0" w:color="auto"/>
              <w:left w:val="single" w:sz="4" w:space="0" w:color="auto"/>
              <w:bottom w:val="single" w:sz="4" w:space="0" w:color="auto"/>
              <w:right w:val="single" w:sz="4" w:space="0" w:color="auto"/>
            </w:tcBorders>
            <w:tcPrChange w:id="9" w:author="Alhabibi, Haider@Energy" w:date="2022-01-25T18:01:00Z">
              <w:tcPr>
                <w:tcW w:w="413" w:type="pct"/>
                <w:tcBorders>
                  <w:top w:val="single" w:sz="4" w:space="0" w:color="auto"/>
                  <w:left w:val="single" w:sz="4" w:space="0" w:color="auto"/>
                  <w:bottom w:val="single" w:sz="4" w:space="0" w:color="auto"/>
                  <w:right w:val="single" w:sz="4" w:space="0" w:color="auto"/>
                </w:tcBorders>
              </w:tcPr>
            </w:tcPrChange>
          </w:tcPr>
          <w:p w14:paraId="2DDCAD7E" w14:textId="11031C8B"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20" w:type="pct"/>
            <w:tcBorders>
              <w:top w:val="single" w:sz="4" w:space="0" w:color="auto"/>
              <w:left w:val="single" w:sz="4" w:space="0" w:color="auto"/>
              <w:bottom w:val="single" w:sz="4" w:space="0" w:color="auto"/>
              <w:right w:val="single" w:sz="4" w:space="0" w:color="auto"/>
            </w:tcBorders>
            <w:vAlign w:val="center"/>
            <w:tcPrChange w:id="10" w:author="Alhabibi, Haider@Energy" w:date="2022-01-25T18:01:00Z">
              <w:tcPr>
                <w:tcW w:w="413" w:type="pct"/>
                <w:tcBorders>
                  <w:top w:val="single" w:sz="4" w:space="0" w:color="auto"/>
                  <w:left w:val="single" w:sz="4" w:space="0" w:color="auto"/>
                  <w:bottom w:val="single" w:sz="4" w:space="0" w:color="auto"/>
                  <w:right w:val="single" w:sz="4" w:space="0" w:color="auto"/>
                </w:tcBorders>
                <w:vAlign w:val="center"/>
              </w:tcPr>
            </w:tcPrChange>
          </w:tcPr>
          <w:p w14:paraId="64C34BDC" w14:textId="4E4E2784"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06" w:type="pct"/>
            <w:tcBorders>
              <w:top w:val="single" w:sz="4" w:space="0" w:color="auto"/>
              <w:left w:val="single" w:sz="4" w:space="0" w:color="auto"/>
              <w:bottom w:val="single" w:sz="4" w:space="0" w:color="auto"/>
              <w:right w:val="single" w:sz="4" w:space="0" w:color="auto"/>
            </w:tcBorders>
            <w:vAlign w:val="center"/>
            <w:tcPrChange w:id="11" w:author="Alhabibi, Haider@Energy" w:date="2022-01-25T18:01:00Z">
              <w:tcPr>
                <w:tcW w:w="400" w:type="pct"/>
                <w:tcBorders>
                  <w:top w:val="single" w:sz="4" w:space="0" w:color="auto"/>
                  <w:left w:val="single" w:sz="4" w:space="0" w:color="auto"/>
                  <w:bottom w:val="single" w:sz="4" w:space="0" w:color="auto"/>
                  <w:right w:val="single" w:sz="4" w:space="0" w:color="auto"/>
                </w:tcBorders>
                <w:vAlign w:val="center"/>
              </w:tcPr>
            </w:tcPrChange>
          </w:tcPr>
          <w:p w14:paraId="33422D03" w14:textId="274EE465"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58" w:type="pct"/>
            <w:tcBorders>
              <w:top w:val="single" w:sz="4" w:space="0" w:color="auto"/>
              <w:left w:val="single" w:sz="4" w:space="0" w:color="auto"/>
              <w:bottom w:val="single" w:sz="4" w:space="0" w:color="auto"/>
              <w:right w:val="single" w:sz="4" w:space="0" w:color="auto"/>
            </w:tcBorders>
            <w:vAlign w:val="center"/>
            <w:tcPrChange w:id="12" w:author="Alhabibi, Haider@Energy" w:date="2022-01-25T18:01:00Z">
              <w:tcPr>
                <w:tcW w:w="451" w:type="pct"/>
                <w:tcBorders>
                  <w:top w:val="single" w:sz="4" w:space="0" w:color="auto"/>
                  <w:left w:val="single" w:sz="4" w:space="0" w:color="auto"/>
                  <w:bottom w:val="single" w:sz="4" w:space="0" w:color="auto"/>
                  <w:right w:val="single" w:sz="4" w:space="0" w:color="auto"/>
                </w:tcBorders>
                <w:vAlign w:val="center"/>
              </w:tcPr>
            </w:tcPrChange>
          </w:tcPr>
          <w:p w14:paraId="0CC589C2" w14:textId="189CD0AF"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517" w:type="pct"/>
            <w:tcBorders>
              <w:top w:val="single" w:sz="4" w:space="0" w:color="auto"/>
              <w:left w:val="single" w:sz="4" w:space="0" w:color="auto"/>
              <w:bottom w:val="single" w:sz="4" w:space="0" w:color="auto"/>
              <w:right w:val="single" w:sz="4" w:space="0" w:color="auto"/>
            </w:tcBorders>
            <w:vAlign w:val="center"/>
            <w:tcPrChange w:id="13" w:author="Alhabibi, Haider@Energy" w:date="2022-01-25T18:01:00Z">
              <w:tcPr>
                <w:tcW w:w="509" w:type="pct"/>
                <w:tcBorders>
                  <w:top w:val="single" w:sz="4" w:space="0" w:color="auto"/>
                  <w:left w:val="single" w:sz="4" w:space="0" w:color="auto"/>
                  <w:bottom w:val="single" w:sz="4" w:space="0" w:color="auto"/>
                  <w:right w:val="single" w:sz="4" w:space="0" w:color="auto"/>
                </w:tcBorders>
                <w:vAlign w:val="center"/>
              </w:tcPr>
            </w:tcPrChange>
          </w:tcPr>
          <w:p w14:paraId="11429DC3" w14:textId="52FE82D2"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00" w:type="pct"/>
            <w:tcBorders>
              <w:top w:val="single" w:sz="4" w:space="0" w:color="auto"/>
              <w:left w:val="single" w:sz="4" w:space="0" w:color="auto"/>
              <w:bottom w:val="single" w:sz="4" w:space="0" w:color="auto"/>
              <w:right w:val="single" w:sz="4" w:space="0" w:color="auto"/>
            </w:tcBorders>
            <w:vAlign w:val="center"/>
            <w:tcPrChange w:id="14" w:author="Alhabibi, Haider@Energy" w:date="2022-01-25T18:01:00Z">
              <w:tcPr>
                <w:tcW w:w="295" w:type="pct"/>
                <w:tcBorders>
                  <w:top w:val="single" w:sz="4" w:space="0" w:color="auto"/>
                  <w:left w:val="single" w:sz="4" w:space="0" w:color="auto"/>
                  <w:bottom w:val="single" w:sz="4" w:space="0" w:color="auto"/>
                  <w:right w:val="single" w:sz="4" w:space="0" w:color="auto"/>
                </w:tcBorders>
                <w:vAlign w:val="center"/>
              </w:tcPr>
            </w:tcPrChange>
          </w:tcPr>
          <w:p w14:paraId="43AB03DA" w14:textId="08ED8371"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8" w:type="pct"/>
            <w:tcBorders>
              <w:top w:val="single" w:sz="4" w:space="0" w:color="auto"/>
              <w:left w:val="single" w:sz="4" w:space="0" w:color="auto"/>
              <w:bottom w:val="single" w:sz="4" w:space="0" w:color="auto"/>
              <w:right w:val="single" w:sz="4" w:space="0" w:color="auto"/>
            </w:tcBorders>
            <w:vAlign w:val="center"/>
            <w:tcPrChange w:id="15" w:author="Alhabibi, Haider@Energy" w:date="2022-01-25T18:01:00Z">
              <w:tcPr>
                <w:tcW w:w="303" w:type="pct"/>
                <w:tcBorders>
                  <w:top w:val="single" w:sz="4" w:space="0" w:color="auto"/>
                  <w:left w:val="single" w:sz="4" w:space="0" w:color="auto"/>
                  <w:bottom w:val="single" w:sz="4" w:space="0" w:color="auto"/>
                  <w:right w:val="single" w:sz="4" w:space="0" w:color="auto"/>
                </w:tcBorders>
                <w:vAlign w:val="center"/>
              </w:tcPr>
            </w:tcPrChange>
          </w:tcPr>
          <w:p w14:paraId="12BF9D03" w14:textId="1AD82EAA"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33" w:type="pct"/>
            <w:tcBorders>
              <w:top w:val="single" w:sz="4" w:space="0" w:color="auto"/>
              <w:left w:val="single" w:sz="4" w:space="0" w:color="auto"/>
              <w:bottom w:val="single" w:sz="4" w:space="0" w:color="auto"/>
              <w:right w:val="single" w:sz="4" w:space="0" w:color="auto"/>
            </w:tcBorders>
            <w:vAlign w:val="center"/>
            <w:tcPrChange w:id="16" w:author="Alhabibi, Haider@Energy" w:date="2022-01-25T18:01:00Z">
              <w:tcPr>
                <w:tcW w:w="328" w:type="pct"/>
                <w:tcBorders>
                  <w:top w:val="single" w:sz="4" w:space="0" w:color="auto"/>
                  <w:left w:val="single" w:sz="4" w:space="0" w:color="auto"/>
                  <w:bottom w:val="single" w:sz="4" w:space="0" w:color="auto"/>
                  <w:right w:val="single" w:sz="4" w:space="0" w:color="auto"/>
                </w:tcBorders>
                <w:vAlign w:val="center"/>
              </w:tcPr>
            </w:tcPrChange>
          </w:tcPr>
          <w:p w14:paraId="5BF73542" w14:textId="7282F4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02" w:type="pct"/>
            <w:tcBorders>
              <w:top w:val="single" w:sz="4" w:space="0" w:color="auto"/>
              <w:left w:val="single" w:sz="4" w:space="0" w:color="auto"/>
              <w:bottom w:val="single" w:sz="4" w:space="0" w:color="auto"/>
              <w:right w:val="single" w:sz="4" w:space="0" w:color="auto"/>
            </w:tcBorders>
            <w:tcPrChange w:id="17" w:author="Alhabibi, Haider@Energy" w:date="2022-01-25T18:01:00Z">
              <w:tcPr>
                <w:tcW w:w="494" w:type="pct"/>
                <w:tcBorders>
                  <w:top w:val="single" w:sz="4" w:space="0" w:color="auto"/>
                  <w:left w:val="single" w:sz="4" w:space="0" w:color="auto"/>
                  <w:bottom w:val="single" w:sz="4" w:space="0" w:color="auto"/>
                  <w:right w:val="single" w:sz="4" w:space="0" w:color="auto"/>
                </w:tcBorders>
              </w:tcPr>
            </w:tcPrChange>
          </w:tcPr>
          <w:p w14:paraId="35C31585" w14:textId="24E968BA"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40" w:type="pct"/>
            <w:tcBorders>
              <w:top w:val="single" w:sz="4" w:space="0" w:color="auto"/>
              <w:left w:val="single" w:sz="4" w:space="0" w:color="auto"/>
              <w:bottom w:val="single" w:sz="4" w:space="0" w:color="auto"/>
              <w:right w:val="single" w:sz="4" w:space="0" w:color="auto"/>
            </w:tcBorders>
            <w:tcPrChange w:id="18" w:author="Alhabibi, Haider@Energy" w:date="2022-01-25T18:01:00Z">
              <w:tcPr>
                <w:tcW w:w="531" w:type="pct"/>
                <w:tcBorders>
                  <w:top w:val="single" w:sz="4" w:space="0" w:color="auto"/>
                  <w:left w:val="single" w:sz="4" w:space="0" w:color="auto"/>
                  <w:bottom w:val="single" w:sz="4" w:space="0" w:color="auto"/>
                  <w:right w:val="single" w:sz="4" w:space="0" w:color="auto"/>
                </w:tcBorders>
              </w:tcPr>
            </w:tcPrChange>
          </w:tcPr>
          <w:p w14:paraId="181D626A" w14:textId="296365D6"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Change w:id="19" w:author="Alhabibi, Haider@Energy" w:date="2022-01-25T18:01:00Z">
              <w:tcPr>
                <w:tcW w:w="403" w:type="pct"/>
                <w:tcBorders>
                  <w:top w:val="single" w:sz="4" w:space="0" w:color="auto"/>
                  <w:left w:val="single" w:sz="4" w:space="0" w:color="auto"/>
                  <w:bottom w:val="single" w:sz="4" w:space="0" w:color="auto"/>
                  <w:right w:val="single" w:sz="4" w:space="0" w:color="auto"/>
                </w:tcBorders>
              </w:tcPr>
            </w:tcPrChange>
          </w:tcPr>
          <w:p w14:paraId="3A5540D8" w14:textId="65469A68"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68" w:type="pct"/>
            <w:tcBorders>
              <w:top w:val="single" w:sz="4" w:space="0" w:color="auto"/>
              <w:left w:val="single" w:sz="4" w:space="0" w:color="auto"/>
              <w:bottom w:val="single" w:sz="4" w:space="0" w:color="auto"/>
              <w:right w:val="single" w:sz="4" w:space="0" w:color="auto"/>
            </w:tcBorders>
            <w:tcPrChange w:id="20" w:author="Alhabibi, Haider@Energy" w:date="2022-01-25T18:01:00Z">
              <w:tcPr>
                <w:tcW w:w="460" w:type="pct"/>
                <w:tcBorders>
                  <w:top w:val="single" w:sz="4" w:space="0" w:color="auto"/>
                  <w:left w:val="single" w:sz="4" w:space="0" w:color="auto"/>
                  <w:bottom w:val="single" w:sz="4" w:space="0" w:color="auto"/>
                  <w:right w:val="single" w:sz="4" w:space="0" w:color="auto"/>
                </w:tcBorders>
              </w:tcPr>
            </w:tcPrChange>
          </w:tcPr>
          <w:p w14:paraId="7F4CC02D" w14:textId="609E758D" w:rsidR="007568C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867AFA" w:rsidRPr="009E01FE" w14:paraId="26464F8A" w14:textId="3E757B7A" w:rsidTr="006A662E">
        <w:trPr>
          <w:cantSplit/>
          <w:trHeight w:val="288"/>
          <w:jc w:val="center"/>
          <w:trPrChange w:id="21" w:author="Alhabibi, Haider@Energy" w:date="2022-01-25T18:01:00Z">
            <w:trPr>
              <w:cantSplit/>
              <w:trHeight w:val="288"/>
              <w:jc w:val="center"/>
            </w:trPr>
          </w:trPrChange>
        </w:trPr>
        <w:tc>
          <w:tcPr>
            <w:tcW w:w="338" w:type="pct"/>
            <w:tcBorders>
              <w:top w:val="single" w:sz="4" w:space="0" w:color="auto"/>
              <w:left w:val="single" w:sz="4" w:space="0" w:color="auto"/>
              <w:bottom w:val="single" w:sz="4" w:space="0" w:color="auto"/>
              <w:right w:val="single" w:sz="4" w:space="0" w:color="auto"/>
            </w:tcBorders>
            <w:vAlign w:val="bottom"/>
            <w:tcPrChange w:id="22" w:author="Alhabibi, Haider@Energy" w:date="2022-01-25T18:01:00Z">
              <w:tcPr>
                <w:tcW w:w="413" w:type="pct"/>
                <w:tcBorders>
                  <w:top w:val="single" w:sz="4" w:space="0" w:color="auto"/>
                  <w:left w:val="single" w:sz="4" w:space="0" w:color="auto"/>
                  <w:bottom w:val="single" w:sz="4" w:space="0" w:color="auto"/>
                  <w:right w:val="single" w:sz="4" w:space="0" w:color="auto"/>
                </w:tcBorders>
                <w:vAlign w:val="bottom"/>
              </w:tcPr>
            </w:tcPrChange>
          </w:tcPr>
          <w:p w14:paraId="295C3FE3" w14:textId="3F6AC38F"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20" w:type="pct"/>
            <w:tcBorders>
              <w:top w:val="single" w:sz="4" w:space="0" w:color="auto"/>
              <w:left w:val="single" w:sz="4" w:space="0" w:color="auto"/>
              <w:bottom w:val="single" w:sz="4" w:space="0" w:color="auto"/>
              <w:right w:val="single" w:sz="4" w:space="0" w:color="auto"/>
            </w:tcBorders>
            <w:vAlign w:val="bottom"/>
            <w:tcPrChange w:id="23" w:author="Alhabibi, Haider@Energy" w:date="2022-01-25T18:01:00Z">
              <w:tcPr>
                <w:tcW w:w="413" w:type="pct"/>
                <w:tcBorders>
                  <w:top w:val="single" w:sz="4" w:space="0" w:color="auto"/>
                  <w:left w:val="single" w:sz="4" w:space="0" w:color="auto"/>
                  <w:bottom w:val="single" w:sz="4" w:space="0" w:color="auto"/>
                  <w:right w:val="single" w:sz="4" w:space="0" w:color="auto"/>
                </w:tcBorders>
                <w:vAlign w:val="bottom"/>
              </w:tcPr>
            </w:tcPrChange>
          </w:tcPr>
          <w:p w14:paraId="2C0B5722" w14:textId="05F8803C"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406" w:type="pct"/>
            <w:tcBorders>
              <w:top w:val="single" w:sz="4" w:space="0" w:color="auto"/>
              <w:left w:val="single" w:sz="4" w:space="0" w:color="auto"/>
              <w:bottom w:val="single" w:sz="4" w:space="0" w:color="auto"/>
              <w:right w:val="single" w:sz="4" w:space="0" w:color="auto"/>
            </w:tcBorders>
            <w:vAlign w:val="bottom"/>
            <w:tcPrChange w:id="24" w:author="Alhabibi, Haider@Energy" w:date="2022-01-25T18:01:00Z">
              <w:tcPr>
                <w:tcW w:w="400" w:type="pct"/>
                <w:tcBorders>
                  <w:top w:val="single" w:sz="4" w:space="0" w:color="auto"/>
                  <w:left w:val="single" w:sz="4" w:space="0" w:color="auto"/>
                  <w:bottom w:val="single" w:sz="4" w:space="0" w:color="auto"/>
                  <w:right w:val="single" w:sz="4" w:space="0" w:color="auto"/>
                </w:tcBorders>
                <w:vAlign w:val="bottom"/>
              </w:tcPr>
            </w:tcPrChange>
          </w:tcPr>
          <w:p w14:paraId="4A1A894B"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Type</w:t>
            </w:r>
          </w:p>
        </w:tc>
        <w:tc>
          <w:tcPr>
            <w:tcW w:w="458" w:type="pct"/>
            <w:tcBorders>
              <w:top w:val="single" w:sz="4" w:space="0" w:color="auto"/>
              <w:left w:val="single" w:sz="4" w:space="0" w:color="auto"/>
              <w:bottom w:val="single" w:sz="4" w:space="0" w:color="auto"/>
              <w:right w:val="single" w:sz="4" w:space="0" w:color="auto"/>
            </w:tcBorders>
            <w:vAlign w:val="bottom"/>
            <w:tcPrChange w:id="25" w:author="Alhabibi, Haider@Energy" w:date="2022-01-25T18:01:00Z">
              <w:tcPr>
                <w:tcW w:w="451" w:type="pct"/>
                <w:tcBorders>
                  <w:top w:val="single" w:sz="4" w:space="0" w:color="auto"/>
                  <w:left w:val="single" w:sz="4" w:space="0" w:color="auto"/>
                  <w:bottom w:val="single" w:sz="4" w:space="0" w:color="auto"/>
                  <w:right w:val="single" w:sz="4" w:space="0" w:color="auto"/>
                </w:tcBorders>
                <w:vAlign w:val="bottom"/>
              </w:tcPr>
            </w:tcPrChange>
          </w:tcPr>
          <w:p w14:paraId="7711E932"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Type</w:t>
            </w:r>
          </w:p>
        </w:tc>
        <w:tc>
          <w:tcPr>
            <w:tcW w:w="517" w:type="pct"/>
            <w:tcBorders>
              <w:top w:val="single" w:sz="4" w:space="0" w:color="auto"/>
              <w:left w:val="single" w:sz="4" w:space="0" w:color="auto"/>
              <w:bottom w:val="single" w:sz="4" w:space="0" w:color="auto"/>
              <w:right w:val="single" w:sz="4" w:space="0" w:color="auto"/>
            </w:tcBorders>
            <w:vAlign w:val="bottom"/>
            <w:tcPrChange w:id="26" w:author="Alhabibi, Haider@Energy" w:date="2022-01-25T18:01:00Z">
              <w:tcPr>
                <w:tcW w:w="509" w:type="pct"/>
                <w:tcBorders>
                  <w:top w:val="single" w:sz="4" w:space="0" w:color="auto"/>
                  <w:left w:val="single" w:sz="4" w:space="0" w:color="auto"/>
                  <w:bottom w:val="single" w:sz="4" w:space="0" w:color="auto"/>
                  <w:right w:val="single" w:sz="4" w:space="0" w:color="auto"/>
                </w:tcBorders>
                <w:vAlign w:val="bottom"/>
              </w:tcPr>
            </w:tcPrChange>
          </w:tcPr>
          <w:p w14:paraId="052C1309" w14:textId="6C2FD459"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 </w:t>
            </w:r>
            <w:proofErr w:type="gramStart"/>
            <w:r w:rsidRPr="00A05A69">
              <w:rPr>
                <w:rFonts w:asciiTheme="minorHAnsi" w:eastAsia="Times New Roman" w:hAnsiTheme="minorHAnsi" w:cstheme="minorHAnsi"/>
                <w:sz w:val="18"/>
                <w:szCs w:val="20"/>
              </w:rPr>
              <w:t>of</w:t>
            </w:r>
            <w:proofErr w:type="gramEnd"/>
            <w:r w:rsidRPr="00A05A69">
              <w:rPr>
                <w:rFonts w:asciiTheme="minorHAnsi" w:eastAsia="Times New Roman" w:hAnsiTheme="minorHAnsi" w:cstheme="minorHAnsi"/>
                <w:sz w:val="18"/>
                <w:szCs w:val="20"/>
              </w:rPr>
              <w:t xml:space="preserve"> </w:t>
            </w:r>
            <w:r w:rsidR="00867AFA">
              <w:rPr>
                <w:rFonts w:asciiTheme="minorHAnsi" w:eastAsia="Times New Roman" w:hAnsiTheme="minorHAnsi" w:cstheme="minorHAnsi"/>
                <w:sz w:val="18"/>
                <w:szCs w:val="20"/>
              </w:rPr>
              <w:t xml:space="preserve">Like (or Identical) </w:t>
            </w:r>
            <w:r w:rsidRPr="00A05A69">
              <w:rPr>
                <w:rFonts w:asciiTheme="minorHAnsi" w:eastAsia="Times New Roman" w:hAnsiTheme="minorHAnsi" w:cstheme="minorHAnsi"/>
                <w:sz w:val="18"/>
                <w:szCs w:val="20"/>
              </w:rPr>
              <w:t>Water Heaters in System</w:t>
            </w:r>
          </w:p>
        </w:tc>
        <w:tc>
          <w:tcPr>
            <w:tcW w:w="300" w:type="pct"/>
            <w:tcBorders>
              <w:top w:val="single" w:sz="4" w:space="0" w:color="auto"/>
              <w:left w:val="single" w:sz="4" w:space="0" w:color="auto"/>
              <w:bottom w:val="single" w:sz="4" w:space="0" w:color="auto"/>
              <w:right w:val="single" w:sz="4" w:space="0" w:color="auto"/>
            </w:tcBorders>
            <w:vAlign w:val="bottom"/>
            <w:tcPrChange w:id="27" w:author="Alhabibi, Haider@Energy" w:date="2022-01-25T18:01:00Z">
              <w:tcPr>
                <w:tcW w:w="295" w:type="pct"/>
                <w:tcBorders>
                  <w:top w:val="single" w:sz="4" w:space="0" w:color="auto"/>
                  <w:left w:val="single" w:sz="4" w:space="0" w:color="auto"/>
                  <w:bottom w:val="single" w:sz="4" w:space="0" w:color="auto"/>
                  <w:right w:val="single" w:sz="4" w:space="0" w:color="auto"/>
                </w:tcBorders>
                <w:vAlign w:val="bottom"/>
              </w:tcPr>
            </w:tcPrChange>
          </w:tcPr>
          <w:p w14:paraId="06E2FB18"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Fuel Type</w:t>
            </w:r>
          </w:p>
        </w:tc>
        <w:tc>
          <w:tcPr>
            <w:tcW w:w="308" w:type="pct"/>
            <w:tcBorders>
              <w:top w:val="single" w:sz="4" w:space="0" w:color="auto"/>
              <w:left w:val="single" w:sz="4" w:space="0" w:color="auto"/>
              <w:bottom w:val="single" w:sz="4" w:space="0" w:color="auto"/>
              <w:right w:val="single" w:sz="4" w:space="0" w:color="auto"/>
            </w:tcBorders>
            <w:vAlign w:val="bottom"/>
            <w:tcPrChange w:id="28" w:author="Alhabibi, Haider@Energy" w:date="2022-01-25T18:01:00Z">
              <w:tcPr>
                <w:tcW w:w="303" w:type="pct"/>
                <w:tcBorders>
                  <w:top w:val="single" w:sz="4" w:space="0" w:color="auto"/>
                  <w:left w:val="single" w:sz="4" w:space="0" w:color="auto"/>
                  <w:bottom w:val="single" w:sz="4" w:space="0" w:color="auto"/>
                  <w:right w:val="single" w:sz="4" w:space="0" w:color="auto"/>
                </w:tcBorders>
                <w:vAlign w:val="bottom"/>
              </w:tcPr>
            </w:tcPrChange>
          </w:tcPr>
          <w:p w14:paraId="4CC76B62"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Change w:id="29" w:author="Alhabibi, Haider@Energy" w:date="2022-01-25T18:01:00Z">
              <w:tcPr>
                <w:tcW w:w="328" w:type="pct"/>
                <w:tcBorders>
                  <w:top w:val="single" w:sz="4" w:space="0" w:color="auto"/>
                  <w:left w:val="single" w:sz="4" w:space="0" w:color="auto"/>
                  <w:bottom w:val="single" w:sz="4" w:space="0" w:color="auto"/>
                  <w:right w:val="single" w:sz="4" w:space="0" w:color="auto"/>
                </w:tcBorders>
                <w:vAlign w:val="bottom"/>
              </w:tcPr>
            </w:tcPrChange>
          </w:tcPr>
          <w:p w14:paraId="196F7A20"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Value</w:t>
            </w:r>
          </w:p>
        </w:tc>
        <w:tc>
          <w:tcPr>
            <w:tcW w:w="502" w:type="pct"/>
            <w:tcBorders>
              <w:top w:val="single" w:sz="4" w:space="0" w:color="auto"/>
              <w:left w:val="single" w:sz="4" w:space="0" w:color="auto"/>
              <w:bottom w:val="single" w:sz="4" w:space="0" w:color="auto"/>
              <w:right w:val="single" w:sz="4" w:space="0" w:color="auto"/>
            </w:tcBorders>
            <w:vAlign w:val="bottom"/>
            <w:tcPrChange w:id="30" w:author="Alhabibi, Haider@Energy" w:date="2022-01-25T18:01:00Z">
              <w:tcPr>
                <w:tcW w:w="494" w:type="pct"/>
                <w:tcBorders>
                  <w:top w:val="single" w:sz="4" w:space="0" w:color="auto"/>
                  <w:left w:val="single" w:sz="4" w:space="0" w:color="auto"/>
                  <w:bottom w:val="single" w:sz="4" w:space="0" w:color="auto"/>
                  <w:right w:val="single" w:sz="4" w:space="0" w:color="auto"/>
                </w:tcBorders>
                <w:vAlign w:val="bottom"/>
              </w:tcPr>
            </w:tcPrChange>
          </w:tcPr>
          <w:p w14:paraId="64ACEA33"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Central DHW System Distribution</w:t>
            </w:r>
          </w:p>
        </w:tc>
        <w:tc>
          <w:tcPr>
            <w:tcW w:w="540" w:type="pct"/>
            <w:tcBorders>
              <w:top w:val="single" w:sz="4" w:space="0" w:color="auto"/>
              <w:left w:val="single" w:sz="4" w:space="0" w:color="auto"/>
              <w:bottom w:val="single" w:sz="4" w:space="0" w:color="auto"/>
              <w:right w:val="single" w:sz="4" w:space="0" w:color="auto"/>
            </w:tcBorders>
            <w:vAlign w:val="bottom"/>
            <w:tcPrChange w:id="31" w:author="Alhabibi, Haider@Energy" w:date="2022-01-25T18:01:00Z">
              <w:tcPr>
                <w:tcW w:w="531" w:type="pct"/>
                <w:tcBorders>
                  <w:top w:val="single" w:sz="4" w:space="0" w:color="auto"/>
                  <w:left w:val="single" w:sz="4" w:space="0" w:color="auto"/>
                  <w:bottom w:val="single" w:sz="4" w:space="0" w:color="auto"/>
                  <w:right w:val="single" w:sz="4" w:space="0" w:color="auto"/>
                </w:tcBorders>
                <w:vAlign w:val="bottom"/>
              </w:tcPr>
            </w:tcPrChange>
          </w:tcPr>
          <w:p w14:paraId="58A198CB"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Dwelling Unit DHW System</w:t>
            </w:r>
          </w:p>
          <w:p w14:paraId="4A6F7DA9"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Change w:id="32" w:author="Alhabibi, Haider@Energy" w:date="2022-01-25T18:01:00Z">
              <w:tcPr>
                <w:tcW w:w="403" w:type="pct"/>
                <w:tcBorders>
                  <w:top w:val="single" w:sz="4" w:space="0" w:color="auto"/>
                  <w:left w:val="single" w:sz="4" w:space="0" w:color="auto"/>
                  <w:bottom w:val="single" w:sz="4" w:space="0" w:color="auto"/>
                  <w:right w:val="single" w:sz="4" w:space="0" w:color="auto"/>
                </w:tcBorders>
                <w:vAlign w:val="bottom"/>
              </w:tcPr>
            </w:tcPrChange>
          </w:tcPr>
          <w:p w14:paraId="32349509" w14:textId="6B416834"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68" w:type="pct"/>
            <w:tcBorders>
              <w:top w:val="single" w:sz="4" w:space="0" w:color="auto"/>
              <w:left w:val="single" w:sz="4" w:space="0" w:color="auto"/>
              <w:bottom w:val="single" w:sz="4" w:space="0" w:color="auto"/>
              <w:right w:val="single" w:sz="4" w:space="0" w:color="auto"/>
            </w:tcBorders>
            <w:vAlign w:val="bottom"/>
            <w:tcPrChange w:id="33" w:author="Alhabibi, Haider@Energy" w:date="2022-01-25T18:01:00Z">
              <w:tcPr>
                <w:tcW w:w="460" w:type="pct"/>
                <w:tcBorders>
                  <w:top w:val="single" w:sz="4" w:space="0" w:color="auto"/>
                  <w:left w:val="single" w:sz="4" w:space="0" w:color="auto"/>
                  <w:bottom w:val="single" w:sz="4" w:space="0" w:color="auto"/>
                  <w:right w:val="single" w:sz="4" w:space="0" w:color="auto"/>
                </w:tcBorders>
                <w:vAlign w:val="bottom"/>
              </w:tcPr>
            </w:tcPrChange>
          </w:tcPr>
          <w:p w14:paraId="3C0EDE59" w14:textId="717B4841"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Drain Water Heat Recovery</w:t>
            </w:r>
          </w:p>
        </w:tc>
      </w:tr>
      <w:tr w:rsidR="00867AFA" w:rsidRPr="009E01FE" w14:paraId="5D4DAF0C" w14:textId="2174CCCF" w:rsidTr="006A662E">
        <w:trPr>
          <w:cantSplit/>
          <w:trHeight w:val="246"/>
          <w:jc w:val="center"/>
          <w:trPrChange w:id="34" w:author="Alhabibi, Haider@Energy" w:date="2022-01-25T18:01:00Z">
            <w:trPr>
              <w:cantSplit/>
              <w:trHeight w:val="246"/>
              <w:jc w:val="center"/>
            </w:trPr>
          </w:trPrChange>
        </w:trPr>
        <w:tc>
          <w:tcPr>
            <w:tcW w:w="338" w:type="pct"/>
            <w:tcBorders>
              <w:top w:val="single" w:sz="4" w:space="0" w:color="auto"/>
              <w:left w:val="single" w:sz="4" w:space="0" w:color="auto"/>
              <w:bottom w:val="single" w:sz="4" w:space="0" w:color="auto"/>
              <w:right w:val="single" w:sz="4" w:space="0" w:color="auto"/>
            </w:tcBorders>
            <w:tcPrChange w:id="35" w:author="Alhabibi, Haider@Energy" w:date="2022-01-25T18:01:00Z">
              <w:tcPr>
                <w:tcW w:w="413" w:type="pct"/>
                <w:tcBorders>
                  <w:top w:val="single" w:sz="4" w:space="0" w:color="auto"/>
                  <w:left w:val="single" w:sz="4" w:space="0" w:color="auto"/>
                  <w:bottom w:val="single" w:sz="4" w:space="0" w:color="auto"/>
                  <w:right w:val="single" w:sz="4" w:space="0" w:color="auto"/>
                </w:tcBorders>
              </w:tcPr>
            </w:tcPrChange>
          </w:tcPr>
          <w:p w14:paraId="00749385"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Change w:id="36" w:author="Alhabibi, Haider@Energy" w:date="2022-01-25T18:01:00Z">
              <w:tcPr>
                <w:tcW w:w="413" w:type="pct"/>
                <w:tcBorders>
                  <w:top w:val="single" w:sz="4" w:space="0" w:color="auto"/>
                  <w:left w:val="single" w:sz="4" w:space="0" w:color="auto"/>
                  <w:bottom w:val="single" w:sz="4" w:space="0" w:color="auto"/>
                  <w:right w:val="single" w:sz="4" w:space="0" w:color="auto"/>
                </w:tcBorders>
                <w:vAlign w:val="center"/>
              </w:tcPr>
            </w:tcPrChange>
          </w:tcPr>
          <w:p w14:paraId="72662FBB" w14:textId="530BA2E2"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Change w:id="37" w:author="Alhabibi, Haider@Energy" w:date="2022-01-25T18:01:00Z">
              <w:tcPr>
                <w:tcW w:w="400" w:type="pct"/>
                <w:tcBorders>
                  <w:top w:val="single" w:sz="4" w:space="0" w:color="auto"/>
                  <w:left w:val="single" w:sz="4" w:space="0" w:color="auto"/>
                  <w:bottom w:val="single" w:sz="4" w:space="0" w:color="auto"/>
                  <w:right w:val="single" w:sz="4" w:space="0" w:color="auto"/>
                </w:tcBorders>
                <w:vAlign w:val="center"/>
              </w:tcPr>
            </w:tcPrChange>
          </w:tcPr>
          <w:p w14:paraId="55420787"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Change w:id="38" w:author="Alhabibi, Haider@Energy" w:date="2022-01-25T18:01:00Z">
              <w:tcPr>
                <w:tcW w:w="451" w:type="pct"/>
                <w:tcBorders>
                  <w:top w:val="single" w:sz="4" w:space="0" w:color="auto"/>
                  <w:left w:val="single" w:sz="4" w:space="0" w:color="auto"/>
                  <w:bottom w:val="single" w:sz="4" w:space="0" w:color="auto"/>
                  <w:right w:val="single" w:sz="4" w:space="0" w:color="auto"/>
                </w:tcBorders>
                <w:vAlign w:val="center"/>
              </w:tcPr>
            </w:tcPrChange>
          </w:tcPr>
          <w:p w14:paraId="6127A3C7"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Change w:id="39" w:author="Alhabibi, Haider@Energy" w:date="2022-01-25T18:01:00Z">
              <w:tcPr>
                <w:tcW w:w="509" w:type="pct"/>
                <w:tcBorders>
                  <w:top w:val="single" w:sz="4" w:space="0" w:color="auto"/>
                  <w:left w:val="single" w:sz="4" w:space="0" w:color="auto"/>
                  <w:bottom w:val="single" w:sz="4" w:space="0" w:color="auto"/>
                  <w:right w:val="single" w:sz="4" w:space="0" w:color="auto"/>
                </w:tcBorders>
                <w:vAlign w:val="center"/>
              </w:tcPr>
            </w:tcPrChange>
          </w:tcPr>
          <w:p w14:paraId="48C2EC0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Change w:id="40" w:author="Alhabibi, Haider@Energy" w:date="2022-01-25T18:01:00Z">
              <w:tcPr>
                <w:tcW w:w="295" w:type="pct"/>
                <w:tcBorders>
                  <w:top w:val="single" w:sz="4" w:space="0" w:color="auto"/>
                  <w:left w:val="single" w:sz="4" w:space="0" w:color="auto"/>
                  <w:bottom w:val="single" w:sz="4" w:space="0" w:color="auto"/>
                  <w:right w:val="single" w:sz="4" w:space="0" w:color="auto"/>
                </w:tcBorders>
                <w:vAlign w:val="center"/>
              </w:tcPr>
            </w:tcPrChange>
          </w:tcPr>
          <w:p w14:paraId="78E671A1"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Change w:id="41" w:author="Alhabibi, Haider@Energy" w:date="2022-01-25T18:01:00Z">
              <w:tcPr>
                <w:tcW w:w="303" w:type="pct"/>
                <w:tcBorders>
                  <w:top w:val="single" w:sz="4" w:space="0" w:color="auto"/>
                  <w:left w:val="single" w:sz="4" w:space="0" w:color="auto"/>
                  <w:bottom w:val="single" w:sz="4" w:space="0" w:color="auto"/>
                  <w:right w:val="single" w:sz="4" w:space="0" w:color="auto"/>
                </w:tcBorders>
                <w:vAlign w:val="center"/>
              </w:tcPr>
            </w:tcPrChange>
          </w:tcPr>
          <w:p w14:paraId="3BA2358F"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Change w:id="42" w:author="Alhabibi, Haider@Energy" w:date="2022-01-25T18:01:00Z">
              <w:tcPr>
                <w:tcW w:w="328" w:type="pct"/>
                <w:tcBorders>
                  <w:top w:val="single" w:sz="4" w:space="0" w:color="auto"/>
                  <w:left w:val="single" w:sz="4" w:space="0" w:color="auto"/>
                  <w:bottom w:val="single" w:sz="4" w:space="0" w:color="auto"/>
                  <w:right w:val="single" w:sz="4" w:space="0" w:color="auto"/>
                </w:tcBorders>
                <w:vAlign w:val="center"/>
              </w:tcPr>
            </w:tcPrChange>
          </w:tcPr>
          <w:p w14:paraId="58ED8364"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Change w:id="43" w:author="Alhabibi, Haider@Energy" w:date="2022-01-25T18:01:00Z">
              <w:tcPr>
                <w:tcW w:w="494" w:type="pct"/>
                <w:tcBorders>
                  <w:top w:val="single" w:sz="4" w:space="0" w:color="auto"/>
                  <w:left w:val="single" w:sz="4" w:space="0" w:color="auto"/>
                  <w:bottom w:val="single" w:sz="4" w:space="0" w:color="auto"/>
                  <w:right w:val="single" w:sz="4" w:space="0" w:color="auto"/>
                </w:tcBorders>
              </w:tcPr>
            </w:tcPrChange>
          </w:tcPr>
          <w:p w14:paraId="2AD6885E"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Change w:id="44" w:author="Alhabibi, Haider@Energy" w:date="2022-01-25T18:01:00Z">
              <w:tcPr>
                <w:tcW w:w="531" w:type="pct"/>
                <w:tcBorders>
                  <w:top w:val="single" w:sz="4" w:space="0" w:color="auto"/>
                  <w:left w:val="single" w:sz="4" w:space="0" w:color="auto"/>
                  <w:bottom w:val="single" w:sz="4" w:space="0" w:color="auto"/>
                  <w:right w:val="single" w:sz="4" w:space="0" w:color="auto"/>
                </w:tcBorders>
              </w:tcPr>
            </w:tcPrChange>
          </w:tcPr>
          <w:p w14:paraId="033A4D5A"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Change w:id="45" w:author="Alhabibi, Haider@Energy" w:date="2022-01-25T18:01:00Z">
              <w:tcPr>
                <w:tcW w:w="403" w:type="pct"/>
                <w:tcBorders>
                  <w:top w:val="single" w:sz="4" w:space="0" w:color="auto"/>
                  <w:left w:val="single" w:sz="4" w:space="0" w:color="auto"/>
                  <w:bottom w:val="single" w:sz="4" w:space="0" w:color="auto"/>
                  <w:right w:val="single" w:sz="4" w:space="0" w:color="auto"/>
                </w:tcBorders>
              </w:tcPr>
            </w:tcPrChange>
          </w:tcPr>
          <w:p w14:paraId="6EB628F2"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Change w:id="46" w:author="Alhabibi, Haider@Energy" w:date="2022-01-25T18:01:00Z">
              <w:tcPr>
                <w:tcW w:w="460" w:type="pct"/>
                <w:tcBorders>
                  <w:top w:val="single" w:sz="4" w:space="0" w:color="auto"/>
                  <w:left w:val="single" w:sz="4" w:space="0" w:color="auto"/>
                  <w:bottom w:val="single" w:sz="4" w:space="0" w:color="auto"/>
                  <w:right w:val="single" w:sz="4" w:space="0" w:color="auto"/>
                </w:tcBorders>
              </w:tcPr>
            </w:tcPrChange>
          </w:tcPr>
          <w:p w14:paraId="18E1D7D3"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867AFA" w:rsidRPr="009E01FE" w14:paraId="08C00B59" w14:textId="2B217D17" w:rsidTr="006A662E">
        <w:trPr>
          <w:cantSplit/>
          <w:trHeight w:val="255"/>
          <w:jc w:val="center"/>
          <w:trPrChange w:id="47" w:author="Alhabibi, Haider@Energy" w:date="2022-01-25T18:01:00Z">
            <w:trPr>
              <w:cantSplit/>
              <w:trHeight w:val="255"/>
              <w:jc w:val="center"/>
            </w:trPr>
          </w:trPrChange>
        </w:trPr>
        <w:tc>
          <w:tcPr>
            <w:tcW w:w="338" w:type="pct"/>
            <w:tcBorders>
              <w:top w:val="single" w:sz="4" w:space="0" w:color="auto"/>
              <w:left w:val="single" w:sz="4" w:space="0" w:color="auto"/>
              <w:bottom w:val="single" w:sz="4" w:space="0" w:color="auto"/>
              <w:right w:val="single" w:sz="4" w:space="0" w:color="auto"/>
            </w:tcBorders>
            <w:tcPrChange w:id="48" w:author="Alhabibi, Haider@Energy" w:date="2022-01-25T18:01:00Z">
              <w:tcPr>
                <w:tcW w:w="413" w:type="pct"/>
                <w:tcBorders>
                  <w:top w:val="single" w:sz="4" w:space="0" w:color="auto"/>
                  <w:left w:val="single" w:sz="4" w:space="0" w:color="auto"/>
                  <w:bottom w:val="single" w:sz="4" w:space="0" w:color="auto"/>
                  <w:right w:val="single" w:sz="4" w:space="0" w:color="auto"/>
                </w:tcBorders>
              </w:tcPr>
            </w:tcPrChange>
          </w:tcPr>
          <w:p w14:paraId="64AFBFCD"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Change w:id="49" w:author="Alhabibi, Haider@Energy" w:date="2022-01-25T18:01:00Z">
              <w:tcPr>
                <w:tcW w:w="413" w:type="pct"/>
                <w:tcBorders>
                  <w:top w:val="single" w:sz="4" w:space="0" w:color="auto"/>
                  <w:left w:val="single" w:sz="4" w:space="0" w:color="auto"/>
                  <w:bottom w:val="single" w:sz="4" w:space="0" w:color="auto"/>
                  <w:right w:val="single" w:sz="4" w:space="0" w:color="auto"/>
                </w:tcBorders>
                <w:vAlign w:val="center"/>
              </w:tcPr>
            </w:tcPrChange>
          </w:tcPr>
          <w:p w14:paraId="084135C1" w14:textId="134BF983"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Change w:id="50" w:author="Alhabibi, Haider@Energy" w:date="2022-01-25T18:01:00Z">
              <w:tcPr>
                <w:tcW w:w="400" w:type="pct"/>
                <w:tcBorders>
                  <w:top w:val="single" w:sz="4" w:space="0" w:color="auto"/>
                  <w:left w:val="single" w:sz="4" w:space="0" w:color="auto"/>
                  <w:bottom w:val="single" w:sz="4" w:space="0" w:color="auto"/>
                  <w:right w:val="single" w:sz="4" w:space="0" w:color="auto"/>
                </w:tcBorders>
                <w:vAlign w:val="center"/>
              </w:tcPr>
            </w:tcPrChange>
          </w:tcPr>
          <w:p w14:paraId="48B7F12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Change w:id="51" w:author="Alhabibi, Haider@Energy" w:date="2022-01-25T18:01:00Z">
              <w:tcPr>
                <w:tcW w:w="451" w:type="pct"/>
                <w:tcBorders>
                  <w:top w:val="single" w:sz="4" w:space="0" w:color="auto"/>
                  <w:left w:val="single" w:sz="4" w:space="0" w:color="auto"/>
                  <w:bottom w:val="single" w:sz="4" w:space="0" w:color="auto"/>
                  <w:right w:val="single" w:sz="4" w:space="0" w:color="auto"/>
                </w:tcBorders>
                <w:vAlign w:val="center"/>
              </w:tcPr>
            </w:tcPrChange>
          </w:tcPr>
          <w:p w14:paraId="53AB15F2"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Change w:id="52" w:author="Alhabibi, Haider@Energy" w:date="2022-01-25T18:01:00Z">
              <w:tcPr>
                <w:tcW w:w="509" w:type="pct"/>
                <w:tcBorders>
                  <w:top w:val="single" w:sz="4" w:space="0" w:color="auto"/>
                  <w:left w:val="single" w:sz="4" w:space="0" w:color="auto"/>
                  <w:bottom w:val="single" w:sz="4" w:space="0" w:color="auto"/>
                  <w:right w:val="single" w:sz="4" w:space="0" w:color="auto"/>
                </w:tcBorders>
                <w:vAlign w:val="center"/>
              </w:tcPr>
            </w:tcPrChange>
          </w:tcPr>
          <w:p w14:paraId="6575C844"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Change w:id="53" w:author="Alhabibi, Haider@Energy" w:date="2022-01-25T18:01:00Z">
              <w:tcPr>
                <w:tcW w:w="295" w:type="pct"/>
                <w:tcBorders>
                  <w:top w:val="single" w:sz="4" w:space="0" w:color="auto"/>
                  <w:left w:val="single" w:sz="4" w:space="0" w:color="auto"/>
                  <w:bottom w:val="single" w:sz="4" w:space="0" w:color="auto"/>
                  <w:right w:val="single" w:sz="4" w:space="0" w:color="auto"/>
                </w:tcBorders>
                <w:vAlign w:val="center"/>
              </w:tcPr>
            </w:tcPrChange>
          </w:tcPr>
          <w:p w14:paraId="7290D35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Change w:id="54" w:author="Alhabibi, Haider@Energy" w:date="2022-01-25T18:01:00Z">
              <w:tcPr>
                <w:tcW w:w="303" w:type="pct"/>
                <w:tcBorders>
                  <w:top w:val="single" w:sz="4" w:space="0" w:color="auto"/>
                  <w:left w:val="single" w:sz="4" w:space="0" w:color="auto"/>
                  <w:bottom w:val="single" w:sz="4" w:space="0" w:color="auto"/>
                  <w:right w:val="single" w:sz="4" w:space="0" w:color="auto"/>
                </w:tcBorders>
                <w:vAlign w:val="center"/>
              </w:tcPr>
            </w:tcPrChange>
          </w:tcPr>
          <w:p w14:paraId="3909578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Change w:id="55" w:author="Alhabibi, Haider@Energy" w:date="2022-01-25T18:01:00Z">
              <w:tcPr>
                <w:tcW w:w="328" w:type="pct"/>
                <w:tcBorders>
                  <w:top w:val="single" w:sz="4" w:space="0" w:color="auto"/>
                  <w:left w:val="single" w:sz="4" w:space="0" w:color="auto"/>
                  <w:bottom w:val="single" w:sz="4" w:space="0" w:color="auto"/>
                  <w:right w:val="single" w:sz="4" w:space="0" w:color="auto"/>
                </w:tcBorders>
                <w:vAlign w:val="center"/>
              </w:tcPr>
            </w:tcPrChange>
          </w:tcPr>
          <w:p w14:paraId="366F871F"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Change w:id="56" w:author="Alhabibi, Haider@Energy" w:date="2022-01-25T18:01:00Z">
              <w:tcPr>
                <w:tcW w:w="494" w:type="pct"/>
                <w:tcBorders>
                  <w:top w:val="single" w:sz="4" w:space="0" w:color="auto"/>
                  <w:left w:val="single" w:sz="4" w:space="0" w:color="auto"/>
                  <w:bottom w:val="single" w:sz="4" w:space="0" w:color="auto"/>
                  <w:right w:val="single" w:sz="4" w:space="0" w:color="auto"/>
                </w:tcBorders>
              </w:tcPr>
            </w:tcPrChange>
          </w:tcPr>
          <w:p w14:paraId="6F9F8920"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Change w:id="57" w:author="Alhabibi, Haider@Energy" w:date="2022-01-25T18:01:00Z">
              <w:tcPr>
                <w:tcW w:w="531" w:type="pct"/>
                <w:tcBorders>
                  <w:top w:val="single" w:sz="4" w:space="0" w:color="auto"/>
                  <w:left w:val="single" w:sz="4" w:space="0" w:color="auto"/>
                  <w:bottom w:val="single" w:sz="4" w:space="0" w:color="auto"/>
                  <w:right w:val="single" w:sz="4" w:space="0" w:color="auto"/>
                </w:tcBorders>
              </w:tcPr>
            </w:tcPrChange>
          </w:tcPr>
          <w:p w14:paraId="565C7AC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Change w:id="58" w:author="Alhabibi, Haider@Energy" w:date="2022-01-25T18:01:00Z">
              <w:tcPr>
                <w:tcW w:w="403" w:type="pct"/>
                <w:tcBorders>
                  <w:top w:val="single" w:sz="4" w:space="0" w:color="auto"/>
                  <w:left w:val="single" w:sz="4" w:space="0" w:color="auto"/>
                  <w:bottom w:val="single" w:sz="4" w:space="0" w:color="auto"/>
                  <w:right w:val="single" w:sz="4" w:space="0" w:color="auto"/>
                </w:tcBorders>
              </w:tcPr>
            </w:tcPrChange>
          </w:tcPr>
          <w:p w14:paraId="34DFCCC9"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Change w:id="59" w:author="Alhabibi, Haider@Energy" w:date="2022-01-25T18:01:00Z">
              <w:tcPr>
                <w:tcW w:w="460" w:type="pct"/>
                <w:tcBorders>
                  <w:top w:val="single" w:sz="4" w:space="0" w:color="auto"/>
                  <w:left w:val="single" w:sz="4" w:space="0" w:color="auto"/>
                  <w:bottom w:val="single" w:sz="4" w:space="0" w:color="auto"/>
                  <w:right w:val="single" w:sz="4" w:space="0" w:color="auto"/>
                </w:tcBorders>
              </w:tcPr>
            </w:tcPrChange>
          </w:tcPr>
          <w:p w14:paraId="3EC8A11D"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3E8F63D" w14:textId="075BFF62" w:rsidR="00D879CA" w:rsidRDefault="00D879CA" w:rsidP="00D879CA">
      <w:pPr>
        <w:spacing w:after="0" w:line="240" w:lineRule="auto"/>
        <w:rPr>
          <w:ins w:id="60" w:author="Alhabibi, Haider@Energy" w:date="2022-01-25T18:01:00Z"/>
          <w:rFonts w:asciiTheme="minorHAnsi" w:hAnsiTheme="minorHAnsi" w:cstheme="minorHAnsi"/>
          <w:sz w:val="18"/>
          <w:szCs w:val="18"/>
        </w:rPr>
      </w:pPr>
    </w:p>
    <w:tbl>
      <w:tblPr>
        <w:tblStyle w:val="TableGrid4"/>
        <w:tblW w:w="10800" w:type="dxa"/>
        <w:tblInd w:w="-5" w:type="dxa"/>
        <w:tblLook w:val="04A0" w:firstRow="1" w:lastRow="0" w:firstColumn="1" w:lastColumn="0" w:noHBand="0" w:noVBand="1"/>
        <w:tblPrChange w:id="61" w:author="Alhabibi, Haider@Energy" w:date="2022-01-25T18:02:00Z">
          <w:tblPr>
            <w:tblStyle w:val="TableGrid4"/>
            <w:tblW w:w="10980" w:type="dxa"/>
            <w:tblInd w:w="-95" w:type="dxa"/>
            <w:tblLook w:val="04A0" w:firstRow="1" w:lastRow="0" w:firstColumn="1" w:lastColumn="0" w:noHBand="0" w:noVBand="1"/>
          </w:tblPr>
        </w:tblPrChange>
      </w:tblPr>
      <w:tblGrid>
        <w:gridCol w:w="1012"/>
        <w:gridCol w:w="1063"/>
        <w:gridCol w:w="1235"/>
        <w:gridCol w:w="1131"/>
        <w:gridCol w:w="1498"/>
        <w:gridCol w:w="1064"/>
        <w:gridCol w:w="1266"/>
        <w:gridCol w:w="1084"/>
        <w:gridCol w:w="1447"/>
        <w:tblGridChange w:id="62">
          <w:tblGrid>
            <w:gridCol w:w="1102"/>
            <w:gridCol w:w="1063"/>
            <w:gridCol w:w="1235"/>
            <w:gridCol w:w="1131"/>
            <w:gridCol w:w="1498"/>
            <w:gridCol w:w="1064"/>
            <w:gridCol w:w="1266"/>
            <w:gridCol w:w="1084"/>
            <w:gridCol w:w="1537"/>
          </w:tblGrid>
        </w:tblGridChange>
      </w:tblGrid>
      <w:tr w:rsidR="006A662E" w:rsidRPr="00F40856" w14:paraId="10C397E8" w14:textId="77777777" w:rsidTr="006A662E">
        <w:trPr>
          <w:ins w:id="63" w:author="Alhabibi, Haider@Energy" w:date="2022-01-25T18:01:00Z"/>
        </w:trPr>
        <w:tc>
          <w:tcPr>
            <w:tcW w:w="10800" w:type="dxa"/>
            <w:gridSpan w:val="9"/>
            <w:tcPrChange w:id="64" w:author="Alhabibi, Haider@Energy" w:date="2022-01-25T18:02:00Z">
              <w:tcPr>
                <w:tcW w:w="10980" w:type="dxa"/>
                <w:gridSpan w:val="9"/>
              </w:tcPr>
            </w:tcPrChange>
          </w:tcPr>
          <w:p w14:paraId="14312DC9" w14:textId="77777777" w:rsidR="006A662E" w:rsidRPr="00EB4154" w:rsidRDefault="006A662E" w:rsidP="007F0D0D">
            <w:pPr>
              <w:spacing w:after="0" w:line="240" w:lineRule="auto"/>
              <w:rPr>
                <w:ins w:id="65" w:author="Alhabibi, Haider@Energy" w:date="2022-01-25T18:01:00Z"/>
                <w:rFonts w:cstheme="minorHAnsi"/>
                <w:b/>
                <w:bCs/>
                <w:sz w:val="20"/>
                <w:szCs w:val="20"/>
              </w:rPr>
            </w:pPr>
            <w:ins w:id="66" w:author="Alhabibi, Haider@Energy" w:date="2022-01-25T18:01:00Z">
              <w:r>
                <w:rPr>
                  <w:rFonts w:cstheme="minorHAnsi"/>
                  <w:b/>
                  <w:bCs/>
                  <w:sz w:val="20"/>
                  <w:szCs w:val="20"/>
                </w:rPr>
                <w:t>A2</w:t>
              </w:r>
              <w:r w:rsidRPr="00EB4154">
                <w:rPr>
                  <w:rFonts w:cstheme="minorHAnsi"/>
                  <w:b/>
                  <w:bCs/>
                  <w:sz w:val="20"/>
                  <w:szCs w:val="20"/>
                </w:rPr>
                <w:t xml:space="preserve">. Design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HPWH</w:t>
              </w:r>
              <w:r w:rsidRPr="00EB4154">
                <w:rPr>
                  <w:rFonts w:cstheme="minorHAnsi"/>
                  <w:b/>
                  <w:bCs/>
                  <w:sz w:val="20"/>
                  <w:szCs w:val="20"/>
                </w:rPr>
                <w:t xml:space="preserve"> System Information</w:t>
              </w:r>
            </w:ins>
          </w:p>
          <w:p w14:paraId="3DB62C05" w14:textId="77777777" w:rsidR="006A662E" w:rsidRPr="00F40856" w:rsidRDefault="006A662E" w:rsidP="007F0D0D">
            <w:pPr>
              <w:spacing w:after="0" w:line="240" w:lineRule="auto"/>
              <w:rPr>
                <w:ins w:id="67" w:author="Alhabibi, Haider@Energy" w:date="2022-01-25T18:01:00Z"/>
                <w:rFonts w:cstheme="minorHAnsi"/>
                <w:sz w:val="20"/>
                <w:szCs w:val="20"/>
              </w:rPr>
            </w:pPr>
            <w:ins w:id="68" w:author="Alhabibi, Haider@Energy" w:date="2022-01-25T18:01:00Z">
              <w:r w:rsidRPr="00F40856">
                <w:rPr>
                  <w:rFonts w:cstheme="minorHAnsi"/>
                  <w:sz w:val="18"/>
                  <w:szCs w:val="20"/>
                </w:rPr>
                <w:t>This table reports the water heating system(s) that were specified on the registered CF1R compliance document for this project.</w:t>
              </w:r>
            </w:ins>
          </w:p>
        </w:tc>
      </w:tr>
      <w:tr w:rsidR="006A662E" w:rsidRPr="00F40856" w14:paraId="6FAE92ED" w14:textId="77777777" w:rsidTr="006A662E">
        <w:trPr>
          <w:ins w:id="69" w:author="Alhabibi, Haider@Energy" w:date="2022-01-25T18:01:00Z"/>
        </w:trPr>
        <w:tc>
          <w:tcPr>
            <w:tcW w:w="1012" w:type="dxa"/>
            <w:tcBorders>
              <w:top w:val="single" w:sz="4" w:space="0" w:color="auto"/>
              <w:left w:val="single" w:sz="4" w:space="0" w:color="auto"/>
              <w:bottom w:val="single" w:sz="4" w:space="0" w:color="auto"/>
              <w:right w:val="single" w:sz="4" w:space="0" w:color="auto"/>
            </w:tcBorders>
            <w:tcPrChange w:id="70" w:author="Alhabibi, Haider@Energy" w:date="2022-01-25T18:02:00Z">
              <w:tcPr>
                <w:tcW w:w="1102" w:type="dxa"/>
                <w:tcBorders>
                  <w:top w:val="single" w:sz="4" w:space="0" w:color="auto"/>
                  <w:left w:val="single" w:sz="4" w:space="0" w:color="auto"/>
                  <w:bottom w:val="single" w:sz="4" w:space="0" w:color="auto"/>
                  <w:right w:val="single" w:sz="4" w:space="0" w:color="auto"/>
                </w:tcBorders>
              </w:tcPr>
            </w:tcPrChange>
          </w:tcPr>
          <w:p w14:paraId="3AA75BD3" w14:textId="77777777" w:rsidR="006A662E" w:rsidRPr="00F40856" w:rsidRDefault="006A662E" w:rsidP="007F0D0D">
            <w:pPr>
              <w:spacing w:after="0" w:line="240" w:lineRule="auto"/>
              <w:jc w:val="center"/>
              <w:rPr>
                <w:ins w:id="71" w:author="Alhabibi, Haider@Energy" w:date="2022-01-25T18:01:00Z"/>
                <w:rFonts w:cstheme="minorHAnsi"/>
                <w:sz w:val="18"/>
                <w:szCs w:val="20"/>
              </w:rPr>
            </w:pPr>
            <w:ins w:id="72" w:author="Alhabibi, Haider@Energy" w:date="2022-01-25T18:01:00Z">
              <w:r w:rsidRPr="00F40856">
                <w:rPr>
                  <w:rFonts w:cstheme="minorHAnsi"/>
                  <w:sz w:val="18"/>
                  <w:szCs w:val="18"/>
                </w:rPr>
                <w:t>01</w:t>
              </w:r>
            </w:ins>
          </w:p>
        </w:tc>
        <w:tc>
          <w:tcPr>
            <w:tcW w:w="1063" w:type="dxa"/>
            <w:vAlign w:val="bottom"/>
            <w:tcPrChange w:id="73" w:author="Alhabibi, Haider@Energy" w:date="2022-01-25T18:02:00Z">
              <w:tcPr>
                <w:tcW w:w="1063" w:type="dxa"/>
                <w:vAlign w:val="bottom"/>
              </w:tcPr>
            </w:tcPrChange>
          </w:tcPr>
          <w:p w14:paraId="417A7E80" w14:textId="77777777" w:rsidR="006A662E" w:rsidRPr="00F40856" w:rsidRDefault="006A662E" w:rsidP="007F0D0D">
            <w:pPr>
              <w:spacing w:after="0" w:line="240" w:lineRule="auto"/>
              <w:jc w:val="center"/>
              <w:rPr>
                <w:ins w:id="74" w:author="Alhabibi, Haider@Energy" w:date="2022-01-25T18:01:00Z"/>
                <w:rFonts w:cstheme="minorHAnsi"/>
                <w:sz w:val="18"/>
                <w:szCs w:val="20"/>
              </w:rPr>
            </w:pPr>
            <w:ins w:id="75" w:author="Alhabibi, Haider@Energy" w:date="2022-01-25T18:01:00Z">
              <w:r w:rsidRPr="00F40856">
                <w:rPr>
                  <w:rFonts w:cstheme="minorHAnsi"/>
                  <w:sz w:val="18"/>
                  <w:szCs w:val="20"/>
                </w:rPr>
                <w:t>02</w:t>
              </w:r>
            </w:ins>
          </w:p>
        </w:tc>
        <w:tc>
          <w:tcPr>
            <w:tcW w:w="1235" w:type="dxa"/>
            <w:vAlign w:val="bottom"/>
            <w:tcPrChange w:id="76" w:author="Alhabibi, Haider@Energy" w:date="2022-01-25T18:02:00Z">
              <w:tcPr>
                <w:tcW w:w="1235" w:type="dxa"/>
                <w:vAlign w:val="bottom"/>
              </w:tcPr>
            </w:tcPrChange>
          </w:tcPr>
          <w:p w14:paraId="1353CDF8" w14:textId="77777777" w:rsidR="006A662E" w:rsidRPr="00F40856" w:rsidRDefault="006A662E" w:rsidP="007F0D0D">
            <w:pPr>
              <w:spacing w:after="0" w:line="240" w:lineRule="auto"/>
              <w:jc w:val="center"/>
              <w:rPr>
                <w:ins w:id="77" w:author="Alhabibi, Haider@Energy" w:date="2022-01-25T18:01:00Z"/>
                <w:rFonts w:cstheme="minorHAnsi"/>
                <w:sz w:val="18"/>
                <w:szCs w:val="20"/>
              </w:rPr>
            </w:pPr>
            <w:ins w:id="78" w:author="Alhabibi, Haider@Energy" w:date="2022-01-25T18:01:00Z">
              <w:r w:rsidRPr="00F40856">
                <w:rPr>
                  <w:rFonts w:cstheme="minorHAnsi"/>
                  <w:sz w:val="18"/>
                  <w:szCs w:val="20"/>
                </w:rPr>
                <w:t>03</w:t>
              </w:r>
            </w:ins>
          </w:p>
        </w:tc>
        <w:tc>
          <w:tcPr>
            <w:tcW w:w="1131" w:type="dxa"/>
            <w:tcPrChange w:id="79" w:author="Alhabibi, Haider@Energy" w:date="2022-01-25T18:02:00Z">
              <w:tcPr>
                <w:tcW w:w="1131" w:type="dxa"/>
              </w:tcPr>
            </w:tcPrChange>
          </w:tcPr>
          <w:p w14:paraId="111151ED" w14:textId="77777777" w:rsidR="006A662E" w:rsidRPr="00F40856" w:rsidRDefault="006A662E" w:rsidP="007F0D0D">
            <w:pPr>
              <w:spacing w:after="0" w:line="240" w:lineRule="auto"/>
              <w:jc w:val="center"/>
              <w:rPr>
                <w:ins w:id="80" w:author="Alhabibi, Haider@Energy" w:date="2022-01-25T18:01:00Z"/>
                <w:rFonts w:cstheme="minorHAnsi"/>
                <w:sz w:val="18"/>
                <w:szCs w:val="20"/>
              </w:rPr>
            </w:pPr>
            <w:ins w:id="81" w:author="Alhabibi, Haider@Energy" w:date="2022-01-25T18:01:00Z">
              <w:r w:rsidRPr="00F40856">
                <w:rPr>
                  <w:rFonts w:cstheme="minorHAnsi"/>
                  <w:sz w:val="18"/>
                  <w:szCs w:val="20"/>
                </w:rPr>
                <w:t>04</w:t>
              </w:r>
            </w:ins>
          </w:p>
        </w:tc>
        <w:tc>
          <w:tcPr>
            <w:tcW w:w="1498" w:type="dxa"/>
            <w:tcPrChange w:id="82" w:author="Alhabibi, Haider@Energy" w:date="2022-01-25T18:02:00Z">
              <w:tcPr>
                <w:tcW w:w="1498" w:type="dxa"/>
              </w:tcPr>
            </w:tcPrChange>
          </w:tcPr>
          <w:p w14:paraId="6080B8BA" w14:textId="77777777" w:rsidR="006A662E" w:rsidRPr="00F40856" w:rsidRDefault="006A662E" w:rsidP="007F0D0D">
            <w:pPr>
              <w:spacing w:after="0" w:line="240" w:lineRule="auto"/>
              <w:jc w:val="center"/>
              <w:rPr>
                <w:ins w:id="83" w:author="Alhabibi, Haider@Energy" w:date="2022-01-25T18:01:00Z"/>
                <w:rFonts w:cstheme="minorHAnsi"/>
                <w:sz w:val="18"/>
                <w:szCs w:val="20"/>
              </w:rPr>
            </w:pPr>
            <w:ins w:id="84" w:author="Alhabibi, Haider@Energy" w:date="2022-01-25T18:01:00Z">
              <w:r w:rsidRPr="00F40856">
                <w:rPr>
                  <w:rFonts w:cstheme="minorHAnsi"/>
                  <w:sz w:val="18"/>
                  <w:szCs w:val="20"/>
                </w:rPr>
                <w:t>05</w:t>
              </w:r>
            </w:ins>
          </w:p>
        </w:tc>
        <w:tc>
          <w:tcPr>
            <w:tcW w:w="1064" w:type="dxa"/>
            <w:tcPrChange w:id="85" w:author="Alhabibi, Haider@Energy" w:date="2022-01-25T18:02:00Z">
              <w:tcPr>
                <w:tcW w:w="1064" w:type="dxa"/>
              </w:tcPr>
            </w:tcPrChange>
          </w:tcPr>
          <w:p w14:paraId="453BAA49" w14:textId="77777777" w:rsidR="006A662E" w:rsidRPr="00F40856" w:rsidRDefault="006A662E" w:rsidP="007F0D0D">
            <w:pPr>
              <w:spacing w:after="0" w:line="240" w:lineRule="auto"/>
              <w:jc w:val="center"/>
              <w:rPr>
                <w:ins w:id="86" w:author="Alhabibi, Haider@Energy" w:date="2022-01-25T18:01:00Z"/>
                <w:rFonts w:cstheme="minorHAnsi"/>
                <w:sz w:val="18"/>
                <w:szCs w:val="20"/>
              </w:rPr>
            </w:pPr>
            <w:ins w:id="87" w:author="Alhabibi, Haider@Energy" w:date="2022-01-25T18:01:00Z">
              <w:r w:rsidRPr="00F40856">
                <w:rPr>
                  <w:rFonts w:cstheme="minorHAnsi"/>
                  <w:sz w:val="18"/>
                  <w:szCs w:val="20"/>
                </w:rPr>
                <w:t>06</w:t>
              </w:r>
            </w:ins>
          </w:p>
        </w:tc>
        <w:tc>
          <w:tcPr>
            <w:tcW w:w="1266" w:type="dxa"/>
            <w:tcPrChange w:id="88" w:author="Alhabibi, Haider@Energy" w:date="2022-01-25T18:02:00Z">
              <w:tcPr>
                <w:tcW w:w="1266" w:type="dxa"/>
              </w:tcPr>
            </w:tcPrChange>
          </w:tcPr>
          <w:p w14:paraId="1D008FE2" w14:textId="77777777" w:rsidR="006A662E" w:rsidRPr="00F40856" w:rsidRDefault="006A662E" w:rsidP="007F0D0D">
            <w:pPr>
              <w:spacing w:after="0" w:line="240" w:lineRule="auto"/>
              <w:jc w:val="center"/>
              <w:rPr>
                <w:ins w:id="89" w:author="Alhabibi, Haider@Energy" w:date="2022-01-25T18:01:00Z"/>
                <w:rFonts w:cstheme="minorHAnsi"/>
                <w:sz w:val="18"/>
                <w:szCs w:val="20"/>
              </w:rPr>
            </w:pPr>
            <w:ins w:id="90" w:author="Alhabibi, Haider@Energy" w:date="2022-01-25T18:01:00Z">
              <w:r w:rsidRPr="00F40856">
                <w:rPr>
                  <w:rFonts w:cstheme="minorHAnsi"/>
                  <w:sz w:val="18"/>
                  <w:szCs w:val="20"/>
                </w:rPr>
                <w:t>07</w:t>
              </w:r>
            </w:ins>
          </w:p>
        </w:tc>
        <w:tc>
          <w:tcPr>
            <w:tcW w:w="1084" w:type="dxa"/>
            <w:tcPrChange w:id="91" w:author="Alhabibi, Haider@Energy" w:date="2022-01-25T18:02:00Z">
              <w:tcPr>
                <w:tcW w:w="1084" w:type="dxa"/>
              </w:tcPr>
            </w:tcPrChange>
          </w:tcPr>
          <w:p w14:paraId="399C9104" w14:textId="77777777" w:rsidR="006A662E" w:rsidRPr="00F40856" w:rsidRDefault="006A662E" w:rsidP="007F0D0D">
            <w:pPr>
              <w:spacing w:after="0" w:line="240" w:lineRule="auto"/>
              <w:jc w:val="center"/>
              <w:rPr>
                <w:ins w:id="92" w:author="Alhabibi, Haider@Energy" w:date="2022-01-25T18:01:00Z"/>
                <w:rFonts w:cstheme="minorHAnsi"/>
                <w:sz w:val="18"/>
                <w:szCs w:val="20"/>
              </w:rPr>
            </w:pPr>
            <w:ins w:id="93" w:author="Alhabibi, Haider@Energy" w:date="2022-01-25T18:01:00Z">
              <w:r w:rsidRPr="00F40856">
                <w:rPr>
                  <w:rFonts w:cstheme="minorHAnsi"/>
                  <w:sz w:val="18"/>
                  <w:szCs w:val="20"/>
                </w:rPr>
                <w:t>08</w:t>
              </w:r>
            </w:ins>
          </w:p>
        </w:tc>
        <w:tc>
          <w:tcPr>
            <w:tcW w:w="1447" w:type="dxa"/>
            <w:tcPrChange w:id="94" w:author="Alhabibi, Haider@Energy" w:date="2022-01-25T18:02:00Z">
              <w:tcPr>
                <w:tcW w:w="1537" w:type="dxa"/>
              </w:tcPr>
            </w:tcPrChange>
          </w:tcPr>
          <w:p w14:paraId="46741DF8" w14:textId="77777777" w:rsidR="006A662E" w:rsidRPr="00F40856" w:rsidRDefault="006A662E" w:rsidP="007F0D0D">
            <w:pPr>
              <w:spacing w:after="0" w:line="240" w:lineRule="auto"/>
              <w:jc w:val="center"/>
              <w:rPr>
                <w:ins w:id="95" w:author="Alhabibi, Haider@Energy" w:date="2022-01-25T18:01:00Z"/>
                <w:rFonts w:cstheme="minorHAnsi"/>
                <w:sz w:val="18"/>
                <w:szCs w:val="20"/>
              </w:rPr>
            </w:pPr>
            <w:ins w:id="96" w:author="Alhabibi, Haider@Energy" w:date="2022-01-25T18:01:00Z">
              <w:r w:rsidRPr="00F40856">
                <w:rPr>
                  <w:rFonts w:cstheme="minorHAnsi"/>
                  <w:sz w:val="18"/>
                  <w:szCs w:val="20"/>
                </w:rPr>
                <w:t>09</w:t>
              </w:r>
            </w:ins>
          </w:p>
        </w:tc>
      </w:tr>
      <w:tr w:rsidR="006A662E" w:rsidRPr="00F40856" w14:paraId="075EE1C5" w14:textId="77777777" w:rsidTr="006A662E">
        <w:trPr>
          <w:ins w:id="97" w:author="Alhabibi, Haider@Energy" w:date="2022-01-25T18:01:00Z"/>
        </w:trPr>
        <w:tc>
          <w:tcPr>
            <w:tcW w:w="1012" w:type="dxa"/>
            <w:tcBorders>
              <w:top w:val="single" w:sz="4" w:space="0" w:color="auto"/>
              <w:left w:val="single" w:sz="4" w:space="0" w:color="auto"/>
              <w:bottom w:val="single" w:sz="4" w:space="0" w:color="auto"/>
              <w:right w:val="single" w:sz="4" w:space="0" w:color="auto"/>
            </w:tcBorders>
            <w:vAlign w:val="bottom"/>
            <w:tcPrChange w:id="98" w:author="Alhabibi, Haider@Energy" w:date="2022-01-25T18:02:00Z">
              <w:tcPr>
                <w:tcW w:w="1102" w:type="dxa"/>
                <w:tcBorders>
                  <w:top w:val="single" w:sz="4" w:space="0" w:color="auto"/>
                  <w:left w:val="single" w:sz="4" w:space="0" w:color="auto"/>
                  <w:bottom w:val="single" w:sz="4" w:space="0" w:color="auto"/>
                  <w:right w:val="single" w:sz="4" w:space="0" w:color="auto"/>
                </w:tcBorders>
                <w:vAlign w:val="bottom"/>
              </w:tcPr>
            </w:tcPrChange>
          </w:tcPr>
          <w:p w14:paraId="17477427" w14:textId="77777777" w:rsidR="006A662E" w:rsidRPr="00F40856" w:rsidRDefault="006A662E" w:rsidP="007F0D0D">
            <w:pPr>
              <w:tabs>
                <w:tab w:val="left" w:pos="2160"/>
                <w:tab w:val="left" w:pos="2700"/>
                <w:tab w:val="left" w:pos="3420"/>
                <w:tab w:val="left" w:pos="3780"/>
                <w:tab w:val="left" w:pos="5760"/>
                <w:tab w:val="left" w:pos="7212"/>
              </w:tabs>
              <w:spacing w:after="0" w:line="240" w:lineRule="auto"/>
              <w:jc w:val="center"/>
              <w:rPr>
                <w:ins w:id="99" w:author="Alhabibi, Haider@Energy" w:date="2022-01-25T18:01:00Z"/>
                <w:rFonts w:cstheme="minorHAnsi"/>
                <w:sz w:val="18"/>
                <w:szCs w:val="20"/>
              </w:rPr>
            </w:pPr>
            <w:ins w:id="100" w:author="Alhabibi, Haider@Energy" w:date="2022-01-25T18:01:00Z">
              <w:r w:rsidRPr="00F40856">
                <w:rPr>
                  <w:rFonts w:cstheme="minorHAnsi"/>
                  <w:sz w:val="18"/>
                  <w:szCs w:val="18"/>
                </w:rPr>
                <w:t>Dwelling Unit Name</w:t>
              </w:r>
            </w:ins>
          </w:p>
        </w:tc>
        <w:tc>
          <w:tcPr>
            <w:tcW w:w="1063" w:type="dxa"/>
            <w:vAlign w:val="bottom"/>
            <w:tcPrChange w:id="101" w:author="Alhabibi, Haider@Energy" w:date="2022-01-25T18:02:00Z">
              <w:tcPr>
                <w:tcW w:w="1063" w:type="dxa"/>
                <w:vAlign w:val="bottom"/>
              </w:tcPr>
            </w:tcPrChange>
          </w:tcPr>
          <w:p w14:paraId="2B3FBEEE" w14:textId="77777777" w:rsidR="006A662E" w:rsidRPr="00F40856" w:rsidRDefault="006A662E" w:rsidP="007F0D0D">
            <w:pPr>
              <w:tabs>
                <w:tab w:val="left" w:pos="2160"/>
                <w:tab w:val="left" w:pos="2700"/>
                <w:tab w:val="left" w:pos="3420"/>
                <w:tab w:val="left" w:pos="3780"/>
                <w:tab w:val="left" w:pos="5760"/>
                <w:tab w:val="left" w:pos="7212"/>
              </w:tabs>
              <w:spacing w:after="0" w:line="240" w:lineRule="auto"/>
              <w:jc w:val="center"/>
              <w:rPr>
                <w:ins w:id="102" w:author="Alhabibi, Haider@Energy" w:date="2022-01-25T18:01:00Z"/>
                <w:rFonts w:cstheme="minorHAnsi"/>
                <w:sz w:val="18"/>
                <w:szCs w:val="20"/>
              </w:rPr>
            </w:pPr>
            <w:ins w:id="103" w:author="Alhabibi, Haider@Energy" w:date="2022-01-25T18:01:00Z">
              <w:r w:rsidRPr="00F40856">
                <w:rPr>
                  <w:rFonts w:cstheme="minorHAnsi"/>
                  <w:sz w:val="18"/>
                  <w:szCs w:val="20"/>
                </w:rPr>
                <w:t>Water Heating System ID</w:t>
              </w:r>
            </w:ins>
          </w:p>
          <w:p w14:paraId="478C843B" w14:textId="77777777" w:rsidR="006A662E" w:rsidRPr="00F40856" w:rsidRDefault="006A662E" w:rsidP="007F0D0D">
            <w:pPr>
              <w:spacing w:after="0" w:line="240" w:lineRule="auto"/>
              <w:jc w:val="center"/>
              <w:rPr>
                <w:ins w:id="104" w:author="Alhabibi, Haider@Energy" w:date="2022-01-25T18:01:00Z"/>
                <w:rFonts w:cstheme="minorHAnsi"/>
                <w:sz w:val="18"/>
                <w:szCs w:val="20"/>
              </w:rPr>
            </w:pPr>
            <w:ins w:id="105" w:author="Alhabibi, Haider@Energy" w:date="2022-01-25T18:01:00Z">
              <w:r w:rsidRPr="00F40856">
                <w:rPr>
                  <w:rFonts w:cstheme="minorHAnsi"/>
                  <w:sz w:val="18"/>
                  <w:szCs w:val="20"/>
                </w:rPr>
                <w:t>or Name</w:t>
              </w:r>
            </w:ins>
          </w:p>
        </w:tc>
        <w:tc>
          <w:tcPr>
            <w:tcW w:w="1235" w:type="dxa"/>
            <w:vAlign w:val="bottom"/>
            <w:tcPrChange w:id="106" w:author="Alhabibi, Haider@Energy" w:date="2022-01-25T18:02:00Z">
              <w:tcPr>
                <w:tcW w:w="1235" w:type="dxa"/>
                <w:vAlign w:val="bottom"/>
              </w:tcPr>
            </w:tcPrChange>
          </w:tcPr>
          <w:p w14:paraId="74B9A81E" w14:textId="77777777" w:rsidR="006A662E" w:rsidRPr="00F40856" w:rsidRDefault="006A662E" w:rsidP="007F0D0D">
            <w:pPr>
              <w:tabs>
                <w:tab w:val="left" w:pos="2160"/>
                <w:tab w:val="left" w:pos="2700"/>
                <w:tab w:val="left" w:pos="3420"/>
                <w:tab w:val="left" w:pos="3780"/>
                <w:tab w:val="left" w:pos="5760"/>
                <w:tab w:val="left" w:pos="7212"/>
              </w:tabs>
              <w:spacing w:after="0" w:line="240" w:lineRule="auto"/>
              <w:jc w:val="center"/>
              <w:rPr>
                <w:ins w:id="107" w:author="Alhabibi, Haider@Energy" w:date="2022-01-25T18:01:00Z"/>
                <w:rFonts w:cstheme="minorHAnsi"/>
                <w:sz w:val="18"/>
                <w:szCs w:val="20"/>
              </w:rPr>
            </w:pPr>
            <w:ins w:id="108" w:author="Alhabibi, Haider@Energy" w:date="2022-01-25T18:01:00Z">
              <w:r w:rsidRPr="00F40856">
                <w:rPr>
                  <w:rFonts w:cstheme="minorHAnsi"/>
                  <w:sz w:val="18"/>
                  <w:szCs w:val="20"/>
                </w:rPr>
                <w:t>Modeled Equipment</w:t>
              </w:r>
            </w:ins>
          </w:p>
          <w:p w14:paraId="11737B31" w14:textId="77777777" w:rsidR="006A662E" w:rsidRPr="00F40856" w:rsidRDefault="006A662E" w:rsidP="007F0D0D">
            <w:pPr>
              <w:spacing w:after="0" w:line="240" w:lineRule="auto"/>
              <w:jc w:val="center"/>
              <w:rPr>
                <w:ins w:id="109" w:author="Alhabibi, Haider@Energy" w:date="2022-01-25T18:01:00Z"/>
                <w:rFonts w:cstheme="minorHAnsi"/>
                <w:sz w:val="18"/>
                <w:szCs w:val="20"/>
              </w:rPr>
            </w:pPr>
            <w:ins w:id="110" w:author="Alhabibi, Haider@Energy" w:date="2022-01-25T18:01:00Z">
              <w:r w:rsidRPr="00F40856">
                <w:rPr>
                  <w:rFonts w:cstheme="minorHAnsi"/>
                  <w:sz w:val="18"/>
                  <w:szCs w:val="20"/>
                </w:rPr>
                <w:t>Make and Model</w:t>
              </w:r>
            </w:ins>
          </w:p>
        </w:tc>
        <w:tc>
          <w:tcPr>
            <w:tcW w:w="1131" w:type="dxa"/>
            <w:vAlign w:val="bottom"/>
            <w:tcPrChange w:id="111" w:author="Alhabibi, Haider@Energy" w:date="2022-01-25T18:02:00Z">
              <w:tcPr>
                <w:tcW w:w="1131" w:type="dxa"/>
                <w:vAlign w:val="bottom"/>
              </w:tcPr>
            </w:tcPrChange>
          </w:tcPr>
          <w:p w14:paraId="1649B6AF" w14:textId="77777777" w:rsidR="006A662E" w:rsidRPr="00F40856" w:rsidRDefault="006A662E" w:rsidP="007F0D0D">
            <w:pPr>
              <w:tabs>
                <w:tab w:val="left" w:pos="2160"/>
                <w:tab w:val="left" w:pos="2700"/>
                <w:tab w:val="left" w:pos="3420"/>
                <w:tab w:val="left" w:pos="3780"/>
                <w:tab w:val="left" w:pos="5760"/>
                <w:tab w:val="left" w:pos="7212"/>
              </w:tabs>
              <w:spacing w:after="0" w:line="240" w:lineRule="auto"/>
              <w:jc w:val="center"/>
              <w:rPr>
                <w:ins w:id="112" w:author="Alhabibi, Haider@Energy" w:date="2022-01-25T18:01:00Z"/>
                <w:rFonts w:cstheme="minorHAnsi"/>
                <w:sz w:val="18"/>
                <w:szCs w:val="20"/>
              </w:rPr>
            </w:pPr>
            <w:ins w:id="113" w:author="Alhabibi, Haider@Energy" w:date="2022-01-25T18:01:00Z">
              <w:r w:rsidRPr="00F40856">
                <w:rPr>
                  <w:rFonts w:cstheme="minorHAnsi"/>
                  <w:sz w:val="18"/>
                  <w:szCs w:val="20"/>
                </w:rPr>
                <w:t xml:space="preserve"># </w:t>
              </w:r>
              <w:proofErr w:type="gramStart"/>
              <w:r w:rsidRPr="00F40856">
                <w:rPr>
                  <w:rFonts w:cstheme="minorHAnsi"/>
                  <w:sz w:val="18"/>
                  <w:szCs w:val="20"/>
                </w:rPr>
                <w:t>of</w:t>
              </w:r>
              <w:proofErr w:type="gramEnd"/>
              <w:r w:rsidRPr="00F40856">
                <w:rPr>
                  <w:rFonts w:cstheme="minorHAnsi"/>
                  <w:sz w:val="18"/>
                  <w:szCs w:val="20"/>
                </w:rPr>
                <w:t xml:space="preserve"> Like (or Identical) Water Heaters in System</w:t>
              </w:r>
            </w:ins>
          </w:p>
        </w:tc>
        <w:tc>
          <w:tcPr>
            <w:tcW w:w="1498" w:type="dxa"/>
            <w:vAlign w:val="bottom"/>
            <w:tcPrChange w:id="114" w:author="Alhabibi, Haider@Energy" w:date="2022-01-25T18:02:00Z">
              <w:tcPr>
                <w:tcW w:w="1498" w:type="dxa"/>
                <w:vAlign w:val="bottom"/>
              </w:tcPr>
            </w:tcPrChange>
          </w:tcPr>
          <w:p w14:paraId="24F20DAD" w14:textId="77777777" w:rsidR="006A662E" w:rsidRPr="00F40856" w:rsidRDefault="006A662E" w:rsidP="007F0D0D">
            <w:pPr>
              <w:tabs>
                <w:tab w:val="left" w:pos="2160"/>
                <w:tab w:val="left" w:pos="2700"/>
                <w:tab w:val="left" w:pos="3420"/>
                <w:tab w:val="left" w:pos="3780"/>
                <w:tab w:val="left" w:pos="5760"/>
                <w:tab w:val="left" w:pos="7212"/>
              </w:tabs>
              <w:spacing w:after="0" w:line="240" w:lineRule="auto"/>
              <w:jc w:val="center"/>
              <w:rPr>
                <w:ins w:id="115" w:author="Alhabibi, Haider@Energy" w:date="2022-01-25T18:01:00Z"/>
                <w:rFonts w:cstheme="minorHAnsi"/>
                <w:sz w:val="18"/>
                <w:szCs w:val="20"/>
              </w:rPr>
            </w:pPr>
            <w:ins w:id="116" w:author="Alhabibi, Haider@Energy" w:date="2022-01-25T18:01:00Z">
              <w:r w:rsidRPr="00F40856">
                <w:rPr>
                  <w:rFonts w:cstheme="minorHAnsi"/>
                  <w:sz w:val="18"/>
                  <w:szCs w:val="20"/>
                </w:rPr>
                <w:t>Tank Location</w:t>
              </w:r>
            </w:ins>
          </w:p>
        </w:tc>
        <w:tc>
          <w:tcPr>
            <w:tcW w:w="1064" w:type="dxa"/>
            <w:vAlign w:val="bottom"/>
            <w:tcPrChange w:id="117" w:author="Alhabibi, Haider@Energy" w:date="2022-01-25T18:02:00Z">
              <w:tcPr>
                <w:tcW w:w="1064" w:type="dxa"/>
                <w:vAlign w:val="bottom"/>
              </w:tcPr>
            </w:tcPrChange>
          </w:tcPr>
          <w:p w14:paraId="75035EDD" w14:textId="77777777" w:rsidR="006A662E" w:rsidRPr="00F40856" w:rsidRDefault="006A662E" w:rsidP="007F0D0D">
            <w:pPr>
              <w:tabs>
                <w:tab w:val="left" w:pos="2160"/>
                <w:tab w:val="left" w:pos="2700"/>
                <w:tab w:val="left" w:pos="3420"/>
                <w:tab w:val="left" w:pos="3780"/>
                <w:tab w:val="left" w:pos="5760"/>
                <w:tab w:val="left" w:pos="7212"/>
              </w:tabs>
              <w:spacing w:after="0" w:line="240" w:lineRule="auto"/>
              <w:jc w:val="center"/>
              <w:rPr>
                <w:ins w:id="118" w:author="Alhabibi, Haider@Energy" w:date="2022-01-25T18:01:00Z"/>
                <w:rFonts w:cstheme="minorHAnsi"/>
                <w:sz w:val="18"/>
                <w:szCs w:val="20"/>
              </w:rPr>
            </w:pPr>
            <w:ins w:id="119" w:author="Alhabibi, Haider@Energy" w:date="2022-01-25T18:01:00Z">
              <w:r w:rsidRPr="00F40856">
                <w:rPr>
                  <w:rFonts w:cstheme="minorHAnsi"/>
                  <w:sz w:val="18"/>
                  <w:szCs w:val="20"/>
                </w:rPr>
                <w:t>Exterior Tank Insulation R-value</w:t>
              </w:r>
            </w:ins>
          </w:p>
        </w:tc>
        <w:tc>
          <w:tcPr>
            <w:tcW w:w="1266" w:type="dxa"/>
            <w:vAlign w:val="bottom"/>
            <w:tcPrChange w:id="120" w:author="Alhabibi, Haider@Energy" w:date="2022-01-25T18:02:00Z">
              <w:tcPr>
                <w:tcW w:w="1266" w:type="dxa"/>
                <w:vAlign w:val="bottom"/>
              </w:tcPr>
            </w:tcPrChange>
          </w:tcPr>
          <w:p w14:paraId="1D5B4D42" w14:textId="77777777" w:rsidR="006A662E" w:rsidRPr="00F40856" w:rsidRDefault="006A662E" w:rsidP="007F0D0D">
            <w:pPr>
              <w:tabs>
                <w:tab w:val="left" w:pos="2160"/>
                <w:tab w:val="left" w:pos="2700"/>
                <w:tab w:val="left" w:pos="3420"/>
                <w:tab w:val="left" w:pos="3780"/>
                <w:tab w:val="left" w:pos="5760"/>
                <w:tab w:val="left" w:pos="7212"/>
              </w:tabs>
              <w:spacing w:after="0" w:line="240" w:lineRule="auto"/>
              <w:jc w:val="center"/>
              <w:rPr>
                <w:ins w:id="121" w:author="Alhabibi, Haider@Energy" w:date="2022-01-25T18:01:00Z"/>
                <w:rFonts w:cstheme="minorHAnsi"/>
                <w:sz w:val="18"/>
                <w:szCs w:val="20"/>
              </w:rPr>
            </w:pPr>
            <w:ins w:id="122" w:author="Alhabibi, Haider@Energy" w:date="2022-01-25T18:01:00Z">
              <w:r w:rsidRPr="00F40856">
                <w:rPr>
                  <w:rFonts w:cstheme="minorHAnsi"/>
                  <w:sz w:val="18"/>
                  <w:szCs w:val="20"/>
                </w:rPr>
                <w:t>Dwelling Unit DHW System Distribution Type</w:t>
              </w:r>
            </w:ins>
          </w:p>
        </w:tc>
        <w:tc>
          <w:tcPr>
            <w:tcW w:w="1084" w:type="dxa"/>
            <w:vAlign w:val="bottom"/>
            <w:tcPrChange w:id="123" w:author="Alhabibi, Haider@Energy" w:date="2022-01-25T18:02:00Z">
              <w:tcPr>
                <w:tcW w:w="1084" w:type="dxa"/>
                <w:vAlign w:val="bottom"/>
              </w:tcPr>
            </w:tcPrChange>
          </w:tcPr>
          <w:p w14:paraId="52AF91F3" w14:textId="77777777" w:rsidR="006A662E" w:rsidRPr="00F40856" w:rsidRDefault="006A662E" w:rsidP="007F0D0D">
            <w:pPr>
              <w:tabs>
                <w:tab w:val="left" w:pos="2160"/>
                <w:tab w:val="left" w:pos="2700"/>
                <w:tab w:val="left" w:pos="3420"/>
                <w:tab w:val="left" w:pos="3780"/>
                <w:tab w:val="left" w:pos="5760"/>
                <w:tab w:val="left" w:pos="7212"/>
              </w:tabs>
              <w:spacing w:after="0" w:line="240" w:lineRule="auto"/>
              <w:jc w:val="center"/>
              <w:rPr>
                <w:ins w:id="124" w:author="Alhabibi, Haider@Energy" w:date="2022-01-25T18:01:00Z"/>
                <w:rFonts w:cstheme="minorHAnsi"/>
                <w:sz w:val="18"/>
                <w:szCs w:val="20"/>
              </w:rPr>
            </w:pPr>
            <w:ins w:id="125" w:author="Alhabibi, Haider@Energy" w:date="2022-01-25T18:01:00Z">
              <w:r w:rsidRPr="00F40856">
                <w:rPr>
                  <w:rFonts w:cstheme="minorHAnsi"/>
                  <w:sz w:val="18"/>
                  <w:szCs w:val="20"/>
                </w:rPr>
                <w:t>Compact Distribution</w:t>
              </w:r>
            </w:ins>
          </w:p>
        </w:tc>
        <w:tc>
          <w:tcPr>
            <w:tcW w:w="1447" w:type="dxa"/>
            <w:vAlign w:val="bottom"/>
            <w:tcPrChange w:id="126" w:author="Alhabibi, Haider@Energy" w:date="2022-01-25T18:02:00Z">
              <w:tcPr>
                <w:tcW w:w="1537" w:type="dxa"/>
                <w:vAlign w:val="bottom"/>
              </w:tcPr>
            </w:tcPrChange>
          </w:tcPr>
          <w:p w14:paraId="347F013A" w14:textId="77777777" w:rsidR="006A662E" w:rsidRPr="00F40856" w:rsidRDefault="006A662E" w:rsidP="007F0D0D">
            <w:pPr>
              <w:tabs>
                <w:tab w:val="left" w:pos="2160"/>
                <w:tab w:val="left" w:pos="2700"/>
                <w:tab w:val="left" w:pos="3420"/>
                <w:tab w:val="left" w:pos="3780"/>
                <w:tab w:val="left" w:pos="5760"/>
                <w:tab w:val="left" w:pos="7212"/>
              </w:tabs>
              <w:spacing w:after="0" w:line="240" w:lineRule="auto"/>
              <w:jc w:val="center"/>
              <w:rPr>
                <w:ins w:id="127" w:author="Alhabibi, Haider@Energy" w:date="2022-01-25T18:01:00Z"/>
                <w:rFonts w:cstheme="minorHAnsi"/>
                <w:sz w:val="18"/>
                <w:szCs w:val="20"/>
              </w:rPr>
            </w:pPr>
            <w:ins w:id="128" w:author="Alhabibi, Haider@Energy" w:date="2022-01-25T18:01:00Z">
              <w:r w:rsidRPr="00F40856">
                <w:rPr>
                  <w:rFonts w:cstheme="minorHAnsi"/>
                  <w:sz w:val="18"/>
                  <w:szCs w:val="20"/>
                </w:rPr>
                <w:t>Simulated Equipment Make and Model</w:t>
              </w:r>
            </w:ins>
          </w:p>
        </w:tc>
      </w:tr>
      <w:tr w:rsidR="006A662E" w:rsidRPr="00F40856" w14:paraId="325550E4" w14:textId="77777777" w:rsidTr="006A662E">
        <w:trPr>
          <w:ins w:id="129" w:author="Alhabibi, Haider@Energy" w:date="2022-01-25T18:01:00Z"/>
        </w:trPr>
        <w:tc>
          <w:tcPr>
            <w:tcW w:w="1012" w:type="dxa"/>
            <w:tcPrChange w:id="130" w:author="Alhabibi, Haider@Energy" w:date="2022-01-25T18:02:00Z">
              <w:tcPr>
                <w:tcW w:w="1102" w:type="dxa"/>
              </w:tcPr>
            </w:tcPrChange>
          </w:tcPr>
          <w:p w14:paraId="5E07F1EB" w14:textId="77777777" w:rsidR="006A662E" w:rsidRPr="00F40856" w:rsidRDefault="006A662E" w:rsidP="007F0D0D">
            <w:pPr>
              <w:spacing w:after="0" w:line="240" w:lineRule="auto"/>
              <w:rPr>
                <w:ins w:id="131" w:author="Alhabibi, Haider@Energy" w:date="2022-01-25T18:01:00Z"/>
                <w:rFonts w:cstheme="minorHAnsi"/>
                <w:sz w:val="20"/>
                <w:szCs w:val="20"/>
              </w:rPr>
            </w:pPr>
          </w:p>
        </w:tc>
        <w:tc>
          <w:tcPr>
            <w:tcW w:w="1063" w:type="dxa"/>
            <w:tcPrChange w:id="132" w:author="Alhabibi, Haider@Energy" w:date="2022-01-25T18:02:00Z">
              <w:tcPr>
                <w:tcW w:w="1063" w:type="dxa"/>
              </w:tcPr>
            </w:tcPrChange>
          </w:tcPr>
          <w:p w14:paraId="71D8BCC7" w14:textId="77777777" w:rsidR="006A662E" w:rsidRPr="00F40856" w:rsidRDefault="006A662E" w:rsidP="007F0D0D">
            <w:pPr>
              <w:spacing w:after="0" w:line="240" w:lineRule="auto"/>
              <w:rPr>
                <w:ins w:id="133" w:author="Alhabibi, Haider@Energy" w:date="2022-01-25T18:01:00Z"/>
                <w:rFonts w:cstheme="minorHAnsi"/>
                <w:sz w:val="20"/>
                <w:szCs w:val="20"/>
              </w:rPr>
            </w:pPr>
          </w:p>
        </w:tc>
        <w:tc>
          <w:tcPr>
            <w:tcW w:w="1235" w:type="dxa"/>
            <w:tcPrChange w:id="134" w:author="Alhabibi, Haider@Energy" w:date="2022-01-25T18:02:00Z">
              <w:tcPr>
                <w:tcW w:w="1235" w:type="dxa"/>
              </w:tcPr>
            </w:tcPrChange>
          </w:tcPr>
          <w:p w14:paraId="22CF1A87" w14:textId="77777777" w:rsidR="006A662E" w:rsidRPr="00F40856" w:rsidRDefault="006A662E" w:rsidP="007F0D0D">
            <w:pPr>
              <w:spacing w:after="0" w:line="240" w:lineRule="auto"/>
              <w:rPr>
                <w:ins w:id="135" w:author="Alhabibi, Haider@Energy" w:date="2022-01-25T18:01:00Z"/>
                <w:rFonts w:cstheme="minorHAnsi"/>
                <w:sz w:val="20"/>
                <w:szCs w:val="20"/>
              </w:rPr>
            </w:pPr>
          </w:p>
        </w:tc>
        <w:tc>
          <w:tcPr>
            <w:tcW w:w="1131" w:type="dxa"/>
            <w:tcPrChange w:id="136" w:author="Alhabibi, Haider@Energy" w:date="2022-01-25T18:02:00Z">
              <w:tcPr>
                <w:tcW w:w="1131" w:type="dxa"/>
              </w:tcPr>
            </w:tcPrChange>
          </w:tcPr>
          <w:p w14:paraId="7E3966CF" w14:textId="77777777" w:rsidR="006A662E" w:rsidRPr="00F40856" w:rsidRDefault="006A662E" w:rsidP="007F0D0D">
            <w:pPr>
              <w:spacing w:after="0" w:line="240" w:lineRule="auto"/>
              <w:rPr>
                <w:ins w:id="137" w:author="Alhabibi, Haider@Energy" w:date="2022-01-25T18:01:00Z"/>
                <w:rFonts w:cstheme="minorHAnsi"/>
                <w:sz w:val="20"/>
                <w:szCs w:val="20"/>
              </w:rPr>
            </w:pPr>
          </w:p>
        </w:tc>
        <w:tc>
          <w:tcPr>
            <w:tcW w:w="1498" w:type="dxa"/>
            <w:tcPrChange w:id="138" w:author="Alhabibi, Haider@Energy" w:date="2022-01-25T18:02:00Z">
              <w:tcPr>
                <w:tcW w:w="1498" w:type="dxa"/>
              </w:tcPr>
            </w:tcPrChange>
          </w:tcPr>
          <w:p w14:paraId="7B2A151F" w14:textId="77777777" w:rsidR="006A662E" w:rsidRPr="00F40856" w:rsidRDefault="006A662E" w:rsidP="007F0D0D">
            <w:pPr>
              <w:spacing w:after="0" w:line="240" w:lineRule="auto"/>
              <w:rPr>
                <w:ins w:id="139" w:author="Alhabibi, Haider@Energy" w:date="2022-01-25T18:01:00Z"/>
                <w:rFonts w:cstheme="minorHAnsi"/>
                <w:sz w:val="20"/>
                <w:szCs w:val="20"/>
              </w:rPr>
            </w:pPr>
          </w:p>
        </w:tc>
        <w:tc>
          <w:tcPr>
            <w:tcW w:w="1064" w:type="dxa"/>
            <w:tcPrChange w:id="140" w:author="Alhabibi, Haider@Energy" w:date="2022-01-25T18:02:00Z">
              <w:tcPr>
                <w:tcW w:w="1064" w:type="dxa"/>
              </w:tcPr>
            </w:tcPrChange>
          </w:tcPr>
          <w:p w14:paraId="18794545" w14:textId="77777777" w:rsidR="006A662E" w:rsidRPr="00F40856" w:rsidRDefault="006A662E" w:rsidP="007F0D0D">
            <w:pPr>
              <w:spacing w:after="0" w:line="240" w:lineRule="auto"/>
              <w:rPr>
                <w:ins w:id="141" w:author="Alhabibi, Haider@Energy" w:date="2022-01-25T18:01:00Z"/>
                <w:rFonts w:cstheme="minorHAnsi"/>
                <w:sz w:val="20"/>
                <w:szCs w:val="20"/>
              </w:rPr>
            </w:pPr>
          </w:p>
        </w:tc>
        <w:tc>
          <w:tcPr>
            <w:tcW w:w="1266" w:type="dxa"/>
            <w:tcPrChange w:id="142" w:author="Alhabibi, Haider@Energy" w:date="2022-01-25T18:02:00Z">
              <w:tcPr>
                <w:tcW w:w="1266" w:type="dxa"/>
              </w:tcPr>
            </w:tcPrChange>
          </w:tcPr>
          <w:p w14:paraId="7F63170B" w14:textId="77777777" w:rsidR="006A662E" w:rsidRPr="00F40856" w:rsidRDefault="006A662E" w:rsidP="007F0D0D">
            <w:pPr>
              <w:spacing w:after="0" w:line="240" w:lineRule="auto"/>
              <w:rPr>
                <w:ins w:id="143" w:author="Alhabibi, Haider@Energy" w:date="2022-01-25T18:01:00Z"/>
                <w:rFonts w:cstheme="minorHAnsi"/>
                <w:sz w:val="20"/>
                <w:szCs w:val="20"/>
              </w:rPr>
            </w:pPr>
          </w:p>
        </w:tc>
        <w:tc>
          <w:tcPr>
            <w:tcW w:w="1084" w:type="dxa"/>
            <w:tcPrChange w:id="144" w:author="Alhabibi, Haider@Energy" w:date="2022-01-25T18:02:00Z">
              <w:tcPr>
                <w:tcW w:w="1084" w:type="dxa"/>
              </w:tcPr>
            </w:tcPrChange>
          </w:tcPr>
          <w:p w14:paraId="1777FCEE" w14:textId="77777777" w:rsidR="006A662E" w:rsidRPr="00F40856" w:rsidRDefault="006A662E" w:rsidP="007F0D0D">
            <w:pPr>
              <w:spacing w:after="0" w:line="240" w:lineRule="auto"/>
              <w:rPr>
                <w:ins w:id="145" w:author="Alhabibi, Haider@Energy" w:date="2022-01-25T18:01:00Z"/>
                <w:rFonts w:cstheme="minorHAnsi"/>
                <w:sz w:val="20"/>
                <w:szCs w:val="20"/>
              </w:rPr>
            </w:pPr>
          </w:p>
        </w:tc>
        <w:tc>
          <w:tcPr>
            <w:tcW w:w="1447" w:type="dxa"/>
            <w:tcPrChange w:id="146" w:author="Alhabibi, Haider@Energy" w:date="2022-01-25T18:02:00Z">
              <w:tcPr>
                <w:tcW w:w="1537" w:type="dxa"/>
              </w:tcPr>
            </w:tcPrChange>
          </w:tcPr>
          <w:p w14:paraId="712EFAB8" w14:textId="77777777" w:rsidR="006A662E" w:rsidRPr="00F40856" w:rsidRDefault="006A662E" w:rsidP="007F0D0D">
            <w:pPr>
              <w:spacing w:after="0" w:line="240" w:lineRule="auto"/>
              <w:rPr>
                <w:ins w:id="147" w:author="Alhabibi, Haider@Energy" w:date="2022-01-25T18:01:00Z"/>
                <w:rFonts w:cstheme="minorHAnsi"/>
                <w:sz w:val="20"/>
                <w:szCs w:val="20"/>
              </w:rPr>
            </w:pPr>
          </w:p>
        </w:tc>
      </w:tr>
      <w:tr w:rsidR="006A662E" w:rsidRPr="00F40856" w14:paraId="41180A6D" w14:textId="77777777" w:rsidTr="006A662E">
        <w:trPr>
          <w:ins w:id="148" w:author="Alhabibi, Haider@Energy" w:date="2022-01-25T18:01:00Z"/>
        </w:trPr>
        <w:tc>
          <w:tcPr>
            <w:tcW w:w="1012" w:type="dxa"/>
            <w:tcPrChange w:id="149" w:author="Alhabibi, Haider@Energy" w:date="2022-01-25T18:02:00Z">
              <w:tcPr>
                <w:tcW w:w="1102" w:type="dxa"/>
              </w:tcPr>
            </w:tcPrChange>
          </w:tcPr>
          <w:p w14:paraId="0E0D11F9" w14:textId="77777777" w:rsidR="006A662E" w:rsidRPr="00F40856" w:rsidRDefault="006A662E" w:rsidP="007F0D0D">
            <w:pPr>
              <w:spacing w:after="0" w:line="240" w:lineRule="auto"/>
              <w:rPr>
                <w:ins w:id="150" w:author="Alhabibi, Haider@Energy" w:date="2022-01-25T18:01:00Z"/>
                <w:rFonts w:cstheme="minorHAnsi"/>
                <w:sz w:val="20"/>
                <w:szCs w:val="20"/>
              </w:rPr>
            </w:pPr>
          </w:p>
        </w:tc>
        <w:tc>
          <w:tcPr>
            <w:tcW w:w="1063" w:type="dxa"/>
            <w:tcPrChange w:id="151" w:author="Alhabibi, Haider@Energy" w:date="2022-01-25T18:02:00Z">
              <w:tcPr>
                <w:tcW w:w="1063" w:type="dxa"/>
              </w:tcPr>
            </w:tcPrChange>
          </w:tcPr>
          <w:p w14:paraId="26773A73" w14:textId="77777777" w:rsidR="006A662E" w:rsidRPr="00F40856" w:rsidRDefault="006A662E" w:rsidP="007F0D0D">
            <w:pPr>
              <w:spacing w:after="0" w:line="240" w:lineRule="auto"/>
              <w:rPr>
                <w:ins w:id="152" w:author="Alhabibi, Haider@Energy" w:date="2022-01-25T18:01:00Z"/>
                <w:rFonts w:cstheme="minorHAnsi"/>
                <w:sz w:val="20"/>
                <w:szCs w:val="20"/>
              </w:rPr>
            </w:pPr>
          </w:p>
        </w:tc>
        <w:tc>
          <w:tcPr>
            <w:tcW w:w="1235" w:type="dxa"/>
            <w:tcPrChange w:id="153" w:author="Alhabibi, Haider@Energy" w:date="2022-01-25T18:02:00Z">
              <w:tcPr>
                <w:tcW w:w="1235" w:type="dxa"/>
              </w:tcPr>
            </w:tcPrChange>
          </w:tcPr>
          <w:p w14:paraId="470A2212" w14:textId="77777777" w:rsidR="006A662E" w:rsidRPr="00F40856" w:rsidRDefault="006A662E" w:rsidP="007F0D0D">
            <w:pPr>
              <w:spacing w:after="0" w:line="240" w:lineRule="auto"/>
              <w:rPr>
                <w:ins w:id="154" w:author="Alhabibi, Haider@Energy" w:date="2022-01-25T18:01:00Z"/>
                <w:rFonts w:cstheme="minorHAnsi"/>
                <w:sz w:val="20"/>
                <w:szCs w:val="20"/>
              </w:rPr>
            </w:pPr>
          </w:p>
        </w:tc>
        <w:tc>
          <w:tcPr>
            <w:tcW w:w="1131" w:type="dxa"/>
            <w:tcPrChange w:id="155" w:author="Alhabibi, Haider@Energy" w:date="2022-01-25T18:02:00Z">
              <w:tcPr>
                <w:tcW w:w="1131" w:type="dxa"/>
              </w:tcPr>
            </w:tcPrChange>
          </w:tcPr>
          <w:p w14:paraId="6AC9F3A3" w14:textId="77777777" w:rsidR="006A662E" w:rsidRPr="00F40856" w:rsidRDefault="006A662E" w:rsidP="007F0D0D">
            <w:pPr>
              <w:spacing w:after="0" w:line="240" w:lineRule="auto"/>
              <w:rPr>
                <w:ins w:id="156" w:author="Alhabibi, Haider@Energy" w:date="2022-01-25T18:01:00Z"/>
                <w:rFonts w:cstheme="minorHAnsi"/>
                <w:sz w:val="20"/>
                <w:szCs w:val="20"/>
              </w:rPr>
            </w:pPr>
          </w:p>
        </w:tc>
        <w:tc>
          <w:tcPr>
            <w:tcW w:w="1498" w:type="dxa"/>
            <w:tcPrChange w:id="157" w:author="Alhabibi, Haider@Energy" w:date="2022-01-25T18:02:00Z">
              <w:tcPr>
                <w:tcW w:w="1498" w:type="dxa"/>
              </w:tcPr>
            </w:tcPrChange>
          </w:tcPr>
          <w:p w14:paraId="6094B205" w14:textId="77777777" w:rsidR="006A662E" w:rsidRPr="00F40856" w:rsidRDefault="006A662E" w:rsidP="007F0D0D">
            <w:pPr>
              <w:spacing w:after="0" w:line="240" w:lineRule="auto"/>
              <w:rPr>
                <w:ins w:id="158" w:author="Alhabibi, Haider@Energy" w:date="2022-01-25T18:01:00Z"/>
                <w:rFonts w:cstheme="minorHAnsi"/>
                <w:sz w:val="20"/>
                <w:szCs w:val="20"/>
              </w:rPr>
            </w:pPr>
          </w:p>
        </w:tc>
        <w:tc>
          <w:tcPr>
            <w:tcW w:w="1064" w:type="dxa"/>
            <w:tcPrChange w:id="159" w:author="Alhabibi, Haider@Energy" w:date="2022-01-25T18:02:00Z">
              <w:tcPr>
                <w:tcW w:w="1064" w:type="dxa"/>
              </w:tcPr>
            </w:tcPrChange>
          </w:tcPr>
          <w:p w14:paraId="437E42C2" w14:textId="77777777" w:rsidR="006A662E" w:rsidRPr="00F40856" w:rsidRDefault="006A662E" w:rsidP="007F0D0D">
            <w:pPr>
              <w:spacing w:after="0" w:line="240" w:lineRule="auto"/>
              <w:rPr>
                <w:ins w:id="160" w:author="Alhabibi, Haider@Energy" w:date="2022-01-25T18:01:00Z"/>
                <w:rFonts w:cstheme="minorHAnsi"/>
                <w:sz w:val="20"/>
                <w:szCs w:val="20"/>
              </w:rPr>
            </w:pPr>
          </w:p>
        </w:tc>
        <w:tc>
          <w:tcPr>
            <w:tcW w:w="1266" w:type="dxa"/>
            <w:tcPrChange w:id="161" w:author="Alhabibi, Haider@Energy" w:date="2022-01-25T18:02:00Z">
              <w:tcPr>
                <w:tcW w:w="1266" w:type="dxa"/>
              </w:tcPr>
            </w:tcPrChange>
          </w:tcPr>
          <w:p w14:paraId="5DD3D741" w14:textId="77777777" w:rsidR="006A662E" w:rsidRPr="00F40856" w:rsidRDefault="006A662E" w:rsidP="007F0D0D">
            <w:pPr>
              <w:spacing w:after="0" w:line="240" w:lineRule="auto"/>
              <w:rPr>
                <w:ins w:id="162" w:author="Alhabibi, Haider@Energy" w:date="2022-01-25T18:01:00Z"/>
                <w:rFonts w:cstheme="minorHAnsi"/>
                <w:sz w:val="20"/>
                <w:szCs w:val="20"/>
              </w:rPr>
            </w:pPr>
          </w:p>
        </w:tc>
        <w:tc>
          <w:tcPr>
            <w:tcW w:w="1084" w:type="dxa"/>
            <w:tcPrChange w:id="163" w:author="Alhabibi, Haider@Energy" w:date="2022-01-25T18:02:00Z">
              <w:tcPr>
                <w:tcW w:w="1084" w:type="dxa"/>
              </w:tcPr>
            </w:tcPrChange>
          </w:tcPr>
          <w:p w14:paraId="22F5BD18" w14:textId="77777777" w:rsidR="006A662E" w:rsidRPr="00F40856" w:rsidRDefault="006A662E" w:rsidP="007F0D0D">
            <w:pPr>
              <w:spacing w:after="0" w:line="240" w:lineRule="auto"/>
              <w:rPr>
                <w:ins w:id="164" w:author="Alhabibi, Haider@Energy" w:date="2022-01-25T18:01:00Z"/>
                <w:rFonts w:cstheme="minorHAnsi"/>
                <w:sz w:val="20"/>
                <w:szCs w:val="20"/>
              </w:rPr>
            </w:pPr>
          </w:p>
        </w:tc>
        <w:tc>
          <w:tcPr>
            <w:tcW w:w="1447" w:type="dxa"/>
            <w:tcPrChange w:id="165" w:author="Alhabibi, Haider@Energy" w:date="2022-01-25T18:02:00Z">
              <w:tcPr>
                <w:tcW w:w="1537" w:type="dxa"/>
              </w:tcPr>
            </w:tcPrChange>
          </w:tcPr>
          <w:p w14:paraId="48640B73" w14:textId="77777777" w:rsidR="006A662E" w:rsidRPr="00F40856" w:rsidRDefault="006A662E" w:rsidP="007F0D0D">
            <w:pPr>
              <w:spacing w:after="0" w:line="240" w:lineRule="auto"/>
              <w:rPr>
                <w:ins w:id="166" w:author="Alhabibi, Haider@Energy" w:date="2022-01-25T18:01:00Z"/>
                <w:rFonts w:cstheme="minorHAnsi"/>
                <w:sz w:val="20"/>
                <w:szCs w:val="20"/>
              </w:rPr>
            </w:pPr>
          </w:p>
        </w:tc>
      </w:tr>
    </w:tbl>
    <w:p w14:paraId="0E56EB8A" w14:textId="77777777" w:rsidR="006A662E" w:rsidRDefault="006A662E" w:rsidP="00D879CA">
      <w:pPr>
        <w:spacing w:after="0" w:line="240" w:lineRule="auto"/>
        <w:rPr>
          <w:rFonts w:asciiTheme="minorHAnsi" w:hAnsiTheme="minorHAnsi" w:cstheme="minorHAnsi"/>
          <w:sz w:val="18"/>
          <w:szCs w:val="18"/>
        </w:rPr>
      </w:pPr>
    </w:p>
    <w:tbl>
      <w:tblPr>
        <w:tblW w:w="5002"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92"/>
        <w:gridCol w:w="801"/>
        <w:gridCol w:w="810"/>
        <w:gridCol w:w="900"/>
        <w:gridCol w:w="989"/>
        <w:gridCol w:w="633"/>
        <w:gridCol w:w="721"/>
        <w:gridCol w:w="719"/>
        <w:gridCol w:w="1172"/>
        <w:gridCol w:w="1168"/>
        <w:gridCol w:w="900"/>
        <w:gridCol w:w="989"/>
      </w:tblGrid>
      <w:tr w:rsidR="007568C3" w:rsidRPr="009E01FE" w14:paraId="47428C92" w14:textId="13539CC9" w:rsidTr="007568C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4C47DFB0" w:rsidR="007568C3" w:rsidRPr="00B33DFF"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3FBF4716" w:rsidR="007568C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This table reports the water heating system features installed in this project.</w:t>
            </w:r>
          </w:p>
        </w:tc>
      </w:tr>
      <w:tr w:rsidR="007568C3" w:rsidRPr="009E01FE" w14:paraId="5E10FB82" w14:textId="1F2D2580" w:rsidTr="00867AFA">
        <w:trPr>
          <w:cantSplit/>
          <w:trHeight w:val="277"/>
          <w:jc w:val="center"/>
        </w:trPr>
        <w:tc>
          <w:tcPr>
            <w:tcW w:w="460" w:type="pct"/>
            <w:tcBorders>
              <w:top w:val="single" w:sz="4" w:space="0" w:color="auto"/>
              <w:left w:val="single" w:sz="4" w:space="0" w:color="auto"/>
              <w:bottom w:val="single" w:sz="4" w:space="0" w:color="auto"/>
              <w:right w:val="single" w:sz="4" w:space="0" w:color="auto"/>
            </w:tcBorders>
          </w:tcPr>
          <w:p w14:paraId="78A198D6" w14:textId="53665994"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371" w:type="pct"/>
            <w:tcBorders>
              <w:top w:val="single" w:sz="4" w:space="0" w:color="auto"/>
              <w:left w:val="single" w:sz="4" w:space="0" w:color="auto"/>
              <w:bottom w:val="single" w:sz="4" w:space="0" w:color="auto"/>
              <w:right w:val="single" w:sz="4" w:space="0" w:color="auto"/>
            </w:tcBorders>
            <w:vAlign w:val="center"/>
          </w:tcPr>
          <w:p w14:paraId="5F178F62" w14:textId="2047AC16"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01</w:t>
            </w:r>
          </w:p>
        </w:tc>
        <w:tc>
          <w:tcPr>
            <w:tcW w:w="375" w:type="pct"/>
            <w:tcBorders>
              <w:top w:val="single" w:sz="4" w:space="0" w:color="auto"/>
              <w:left w:val="single" w:sz="4" w:space="0" w:color="auto"/>
              <w:bottom w:val="single" w:sz="4" w:space="0" w:color="auto"/>
              <w:right w:val="single" w:sz="4" w:space="0" w:color="auto"/>
            </w:tcBorders>
            <w:vAlign w:val="center"/>
          </w:tcPr>
          <w:p w14:paraId="25E49458"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02</w:t>
            </w:r>
          </w:p>
        </w:tc>
        <w:tc>
          <w:tcPr>
            <w:tcW w:w="417" w:type="pct"/>
            <w:tcBorders>
              <w:top w:val="single" w:sz="4" w:space="0" w:color="auto"/>
              <w:left w:val="single" w:sz="4" w:space="0" w:color="auto"/>
              <w:bottom w:val="single" w:sz="4" w:space="0" w:color="auto"/>
              <w:right w:val="single" w:sz="4" w:space="0" w:color="auto"/>
            </w:tcBorders>
            <w:vAlign w:val="center"/>
          </w:tcPr>
          <w:p w14:paraId="4D1BC378"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03</w:t>
            </w:r>
          </w:p>
        </w:tc>
        <w:tc>
          <w:tcPr>
            <w:tcW w:w="458" w:type="pct"/>
            <w:tcBorders>
              <w:top w:val="single" w:sz="4" w:space="0" w:color="auto"/>
              <w:left w:val="single" w:sz="4" w:space="0" w:color="auto"/>
              <w:bottom w:val="single" w:sz="4" w:space="0" w:color="auto"/>
              <w:right w:val="single" w:sz="4" w:space="0" w:color="auto"/>
            </w:tcBorders>
            <w:vAlign w:val="center"/>
          </w:tcPr>
          <w:p w14:paraId="3D26A1B8"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04</w:t>
            </w:r>
          </w:p>
        </w:tc>
        <w:tc>
          <w:tcPr>
            <w:tcW w:w="293" w:type="pct"/>
            <w:tcBorders>
              <w:top w:val="single" w:sz="4" w:space="0" w:color="auto"/>
              <w:left w:val="single" w:sz="4" w:space="0" w:color="auto"/>
              <w:bottom w:val="single" w:sz="4" w:space="0" w:color="auto"/>
              <w:right w:val="single" w:sz="4" w:space="0" w:color="auto"/>
            </w:tcBorders>
            <w:vAlign w:val="center"/>
          </w:tcPr>
          <w:p w14:paraId="0E16E27E"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34" w:type="pct"/>
            <w:tcBorders>
              <w:top w:val="single" w:sz="4" w:space="0" w:color="auto"/>
              <w:left w:val="single" w:sz="4" w:space="0" w:color="auto"/>
              <w:bottom w:val="single" w:sz="4" w:space="0" w:color="auto"/>
              <w:right w:val="single" w:sz="4" w:space="0" w:color="auto"/>
            </w:tcBorders>
            <w:vAlign w:val="center"/>
          </w:tcPr>
          <w:p w14:paraId="1EFBBCAA"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33" w:type="pct"/>
            <w:tcBorders>
              <w:top w:val="single" w:sz="4" w:space="0" w:color="auto"/>
              <w:left w:val="single" w:sz="4" w:space="0" w:color="auto"/>
              <w:bottom w:val="single" w:sz="4" w:space="0" w:color="auto"/>
              <w:right w:val="single" w:sz="4" w:space="0" w:color="auto"/>
            </w:tcBorders>
            <w:vAlign w:val="center"/>
          </w:tcPr>
          <w:p w14:paraId="3A8184C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543" w:type="pct"/>
            <w:tcBorders>
              <w:top w:val="single" w:sz="4" w:space="0" w:color="auto"/>
              <w:left w:val="single" w:sz="4" w:space="0" w:color="auto"/>
              <w:bottom w:val="single" w:sz="4" w:space="0" w:color="auto"/>
              <w:right w:val="single" w:sz="4" w:space="0" w:color="auto"/>
            </w:tcBorders>
          </w:tcPr>
          <w:p w14:paraId="15CF708E"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08</w:t>
            </w:r>
          </w:p>
        </w:tc>
        <w:tc>
          <w:tcPr>
            <w:tcW w:w="541" w:type="pct"/>
            <w:tcBorders>
              <w:top w:val="single" w:sz="4" w:space="0" w:color="auto"/>
              <w:left w:val="single" w:sz="4" w:space="0" w:color="auto"/>
              <w:bottom w:val="single" w:sz="4" w:space="0" w:color="auto"/>
              <w:right w:val="single" w:sz="4" w:space="0" w:color="auto"/>
            </w:tcBorders>
          </w:tcPr>
          <w:p w14:paraId="521DBC25"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09</w:t>
            </w:r>
          </w:p>
        </w:tc>
        <w:tc>
          <w:tcPr>
            <w:tcW w:w="417" w:type="pct"/>
            <w:tcBorders>
              <w:top w:val="single" w:sz="4" w:space="0" w:color="auto"/>
              <w:left w:val="single" w:sz="4" w:space="0" w:color="auto"/>
              <w:bottom w:val="single" w:sz="4" w:space="0" w:color="auto"/>
              <w:right w:val="single" w:sz="4" w:space="0" w:color="auto"/>
            </w:tcBorders>
          </w:tcPr>
          <w:p w14:paraId="59C7B8FF"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58" w:type="pct"/>
            <w:tcBorders>
              <w:top w:val="single" w:sz="4" w:space="0" w:color="auto"/>
              <w:left w:val="single" w:sz="4" w:space="0" w:color="auto"/>
              <w:bottom w:val="single" w:sz="4" w:space="0" w:color="auto"/>
              <w:right w:val="single" w:sz="4" w:space="0" w:color="auto"/>
            </w:tcBorders>
          </w:tcPr>
          <w:p w14:paraId="22046E67" w14:textId="1B320B2E" w:rsidR="007568C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r>
      <w:tr w:rsidR="007568C3" w:rsidRPr="009E01FE" w14:paraId="285571F4" w14:textId="1F0C2329" w:rsidTr="00867AFA">
        <w:trPr>
          <w:cantSplit/>
          <w:trHeight w:val="288"/>
          <w:jc w:val="center"/>
        </w:trPr>
        <w:tc>
          <w:tcPr>
            <w:tcW w:w="460" w:type="pct"/>
            <w:tcBorders>
              <w:top w:val="single" w:sz="4" w:space="0" w:color="auto"/>
              <w:left w:val="single" w:sz="4" w:space="0" w:color="auto"/>
              <w:bottom w:val="single" w:sz="4" w:space="0" w:color="auto"/>
              <w:right w:val="single" w:sz="4" w:space="0" w:color="auto"/>
            </w:tcBorders>
            <w:vAlign w:val="bottom"/>
          </w:tcPr>
          <w:p w14:paraId="17203B63" w14:textId="18875F9B"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371" w:type="pct"/>
            <w:tcBorders>
              <w:top w:val="single" w:sz="4" w:space="0" w:color="auto"/>
              <w:left w:val="single" w:sz="4" w:space="0" w:color="auto"/>
              <w:bottom w:val="single" w:sz="4" w:space="0" w:color="auto"/>
              <w:right w:val="single" w:sz="4" w:space="0" w:color="auto"/>
            </w:tcBorders>
            <w:vAlign w:val="bottom"/>
          </w:tcPr>
          <w:p w14:paraId="4C8D8125" w14:textId="6A714991"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375" w:type="pct"/>
            <w:tcBorders>
              <w:top w:val="single" w:sz="4" w:space="0" w:color="auto"/>
              <w:left w:val="single" w:sz="4" w:space="0" w:color="auto"/>
              <w:bottom w:val="single" w:sz="4" w:space="0" w:color="auto"/>
              <w:right w:val="single" w:sz="4" w:space="0" w:color="auto"/>
            </w:tcBorders>
            <w:vAlign w:val="bottom"/>
          </w:tcPr>
          <w:p w14:paraId="6BA036E4"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C66A97B"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Type</w:t>
            </w:r>
          </w:p>
        </w:tc>
        <w:tc>
          <w:tcPr>
            <w:tcW w:w="458" w:type="pct"/>
            <w:tcBorders>
              <w:top w:val="single" w:sz="4" w:space="0" w:color="auto"/>
              <w:left w:val="single" w:sz="4" w:space="0" w:color="auto"/>
              <w:bottom w:val="single" w:sz="4" w:space="0" w:color="auto"/>
              <w:right w:val="single" w:sz="4" w:space="0" w:color="auto"/>
            </w:tcBorders>
            <w:vAlign w:val="bottom"/>
          </w:tcPr>
          <w:p w14:paraId="0980E02E" w14:textId="6B4611AB"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 </w:t>
            </w:r>
            <w:proofErr w:type="gramStart"/>
            <w:r w:rsidRPr="00A05A69">
              <w:rPr>
                <w:rFonts w:asciiTheme="minorHAnsi" w:eastAsia="Times New Roman" w:hAnsiTheme="minorHAnsi" w:cstheme="minorHAnsi"/>
                <w:sz w:val="18"/>
                <w:szCs w:val="20"/>
              </w:rPr>
              <w:t>of</w:t>
            </w:r>
            <w:proofErr w:type="gramEnd"/>
            <w:r w:rsidRPr="00A05A69">
              <w:rPr>
                <w:rFonts w:asciiTheme="minorHAnsi" w:eastAsia="Times New Roman" w:hAnsiTheme="minorHAnsi" w:cstheme="minorHAnsi"/>
                <w:sz w:val="18"/>
                <w:szCs w:val="20"/>
              </w:rPr>
              <w:t xml:space="preserve"> </w:t>
            </w:r>
            <w:r w:rsidR="00867AFA">
              <w:rPr>
                <w:rFonts w:asciiTheme="minorHAnsi" w:eastAsia="Times New Roman" w:hAnsiTheme="minorHAnsi" w:cstheme="minorHAnsi"/>
                <w:sz w:val="18"/>
                <w:szCs w:val="20"/>
              </w:rPr>
              <w:t xml:space="preserve">Like (or Identical) </w:t>
            </w:r>
            <w:r w:rsidRPr="00A05A69">
              <w:rPr>
                <w:rFonts w:asciiTheme="minorHAnsi" w:eastAsia="Times New Roman" w:hAnsiTheme="minorHAnsi" w:cstheme="minorHAnsi"/>
                <w:sz w:val="18"/>
                <w:szCs w:val="20"/>
              </w:rPr>
              <w:t>Water Heaters in System</w:t>
            </w:r>
          </w:p>
        </w:tc>
        <w:tc>
          <w:tcPr>
            <w:tcW w:w="293" w:type="pct"/>
            <w:tcBorders>
              <w:top w:val="single" w:sz="4" w:space="0" w:color="auto"/>
              <w:left w:val="single" w:sz="4" w:space="0" w:color="auto"/>
              <w:bottom w:val="single" w:sz="4" w:space="0" w:color="auto"/>
              <w:right w:val="single" w:sz="4" w:space="0" w:color="auto"/>
            </w:tcBorders>
            <w:vAlign w:val="bottom"/>
          </w:tcPr>
          <w:p w14:paraId="3024E801"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12E5370C"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7E7D822D"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Value</w:t>
            </w:r>
          </w:p>
        </w:tc>
        <w:tc>
          <w:tcPr>
            <w:tcW w:w="543" w:type="pct"/>
            <w:tcBorders>
              <w:top w:val="single" w:sz="4" w:space="0" w:color="auto"/>
              <w:left w:val="single" w:sz="4" w:space="0" w:color="auto"/>
              <w:bottom w:val="single" w:sz="4" w:space="0" w:color="auto"/>
              <w:right w:val="single" w:sz="4" w:space="0" w:color="auto"/>
            </w:tcBorders>
            <w:vAlign w:val="bottom"/>
          </w:tcPr>
          <w:p w14:paraId="2FF7E8BE"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Central DHW System Distribution</w:t>
            </w:r>
          </w:p>
        </w:tc>
        <w:tc>
          <w:tcPr>
            <w:tcW w:w="541" w:type="pct"/>
            <w:tcBorders>
              <w:top w:val="single" w:sz="4" w:space="0" w:color="auto"/>
              <w:left w:val="single" w:sz="4" w:space="0" w:color="auto"/>
              <w:bottom w:val="single" w:sz="4" w:space="0" w:color="auto"/>
              <w:right w:val="single" w:sz="4" w:space="0" w:color="auto"/>
            </w:tcBorders>
            <w:vAlign w:val="bottom"/>
          </w:tcPr>
          <w:p w14:paraId="54A8862E"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Dwelling Unit DHW System</w:t>
            </w:r>
          </w:p>
          <w:p w14:paraId="603085A6"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40842392" w14:textId="143E47FD"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58" w:type="pct"/>
            <w:tcBorders>
              <w:top w:val="single" w:sz="4" w:space="0" w:color="auto"/>
              <w:left w:val="single" w:sz="4" w:space="0" w:color="auto"/>
              <w:bottom w:val="single" w:sz="4" w:space="0" w:color="auto"/>
              <w:right w:val="single" w:sz="4" w:space="0" w:color="auto"/>
            </w:tcBorders>
            <w:vAlign w:val="bottom"/>
          </w:tcPr>
          <w:p w14:paraId="2FADA926" w14:textId="05845C62"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Drain Water Heat Recovery</w:t>
            </w:r>
          </w:p>
        </w:tc>
      </w:tr>
      <w:tr w:rsidR="007568C3" w:rsidRPr="009E01FE" w14:paraId="6B02B3CA" w14:textId="343ED4B2" w:rsidTr="00867AFA">
        <w:trPr>
          <w:cantSplit/>
          <w:trHeight w:val="246"/>
          <w:jc w:val="center"/>
        </w:trPr>
        <w:tc>
          <w:tcPr>
            <w:tcW w:w="460" w:type="pct"/>
            <w:tcBorders>
              <w:top w:val="single" w:sz="4" w:space="0" w:color="auto"/>
              <w:left w:val="single" w:sz="4" w:space="0" w:color="auto"/>
              <w:bottom w:val="single" w:sz="4" w:space="0" w:color="auto"/>
              <w:right w:val="single" w:sz="4" w:space="0" w:color="auto"/>
            </w:tcBorders>
          </w:tcPr>
          <w:p w14:paraId="02AE0019"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71017647" w14:textId="4A92F42B"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60237D6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4C8F8D59"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3A2E6580"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20F8B4FF"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004457C8"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84F8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633FA68A"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1BE4E2B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36DA2D25"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69728BD9"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568C3" w:rsidRPr="009E01FE" w14:paraId="066E83F2" w14:textId="6A6C0634" w:rsidTr="00867AFA">
        <w:trPr>
          <w:cantSplit/>
          <w:trHeight w:val="255"/>
          <w:jc w:val="center"/>
        </w:trPr>
        <w:tc>
          <w:tcPr>
            <w:tcW w:w="460" w:type="pct"/>
            <w:tcBorders>
              <w:top w:val="single" w:sz="4" w:space="0" w:color="auto"/>
              <w:left w:val="single" w:sz="4" w:space="0" w:color="auto"/>
              <w:bottom w:val="single" w:sz="4" w:space="0" w:color="auto"/>
              <w:right w:val="single" w:sz="4" w:space="0" w:color="auto"/>
            </w:tcBorders>
          </w:tcPr>
          <w:p w14:paraId="72498240"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61B833EF" w14:textId="684676D4"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72AD32D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7985165B"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01B7ABC1"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7E44C6FA"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2F926A0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1EFB1744"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21B85B6E"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389848A1"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45270EC5"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4D36FB31"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70D7BB91" w:rsidR="007A73AF" w:rsidRDefault="007A73AF" w:rsidP="00D879CA">
      <w:pPr>
        <w:spacing w:after="0" w:line="240" w:lineRule="auto"/>
        <w:rPr>
          <w:ins w:id="167" w:author="Alhabibi, Haider@Energy" w:date="2021-12-12T22:47:00Z"/>
          <w:rFonts w:asciiTheme="minorHAnsi" w:hAnsiTheme="minorHAnsi" w:cstheme="minorHAnsi"/>
          <w:sz w:val="18"/>
          <w:szCs w:val="18"/>
        </w:rPr>
      </w:pPr>
    </w:p>
    <w:p w14:paraId="1F439D4B" w14:textId="0C8F15E4" w:rsidR="00CB41C8" w:rsidRDefault="00CB41C8" w:rsidP="00D879CA">
      <w:pPr>
        <w:spacing w:after="0" w:line="240" w:lineRule="auto"/>
        <w:rPr>
          <w:ins w:id="168" w:author="Alhabibi, Haider@Energy" w:date="2021-12-12T22:48:00Z"/>
          <w:rFonts w:asciiTheme="minorHAnsi" w:hAnsiTheme="minorHAnsi" w:cstheme="minorHAnsi"/>
          <w:sz w:val="18"/>
          <w:szCs w:val="18"/>
        </w:rPr>
      </w:pPr>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596A16" w:rsidRPr="007B2CC9" w14:paraId="411892FB" w14:textId="77777777" w:rsidTr="00B022F9">
        <w:trPr>
          <w:trHeight w:val="467"/>
          <w:ins w:id="169" w:author="Alhabibi, Haider@Energy" w:date="2021-12-12T22:48:00Z"/>
        </w:trPr>
        <w:tc>
          <w:tcPr>
            <w:tcW w:w="10795" w:type="dxa"/>
            <w:gridSpan w:val="8"/>
          </w:tcPr>
          <w:p w14:paraId="0D92E40A" w14:textId="27D4DF65" w:rsidR="00596A16" w:rsidRPr="00EB4154" w:rsidRDefault="00144AB7" w:rsidP="00B022F9">
            <w:pPr>
              <w:spacing w:after="0" w:line="240" w:lineRule="auto"/>
              <w:rPr>
                <w:ins w:id="170" w:author="Alhabibi, Haider@Energy" w:date="2021-12-12T22:48:00Z"/>
                <w:rFonts w:cstheme="minorHAnsi"/>
                <w:b/>
                <w:bCs/>
                <w:sz w:val="20"/>
                <w:szCs w:val="20"/>
              </w:rPr>
            </w:pPr>
            <w:ins w:id="171" w:author="Alhabibi, Haider@Energy" w:date="2022-01-25T18:03:00Z">
              <w:r>
                <w:rPr>
                  <w:rFonts w:cstheme="minorHAnsi"/>
                  <w:b/>
                  <w:bCs/>
                  <w:sz w:val="20"/>
                  <w:szCs w:val="20"/>
                </w:rPr>
                <w:t>B2</w:t>
              </w:r>
            </w:ins>
            <w:ins w:id="172" w:author="Alhabibi, Haider@Energy" w:date="2021-12-12T22:48:00Z">
              <w:r w:rsidR="00596A16" w:rsidRPr="00EB4154">
                <w:rPr>
                  <w:rFonts w:cstheme="minorHAnsi"/>
                  <w:b/>
                  <w:bCs/>
                  <w:sz w:val="20"/>
                  <w:szCs w:val="20"/>
                </w:rPr>
                <w:t xml:space="preserve">. Installed </w:t>
              </w:r>
              <w:r w:rsidR="00596A16" w:rsidRPr="00C1150F">
                <w:rPr>
                  <w:rFonts w:cstheme="minorHAnsi"/>
                  <w:b/>
                  <w:sz w:val="20"/>
                  <w:szCs w:val="20"/>
                </w:rPr>
                <w:t xml:space="preserve">HERS Verified </w:t>
              </w:r>
              <w:r w:rsidR="00596A16" w:rsidRPr="00EB4154">
                <w:rPr>
                  <w:rFonts w:cstheme="minorHAnsi"/>
                  <w:b/>
                  <w:bCs/>
                  <w:sz w:val="20"/>
                  <w:szCs w:val="20"/>
                </w:rPr>
                <w:t xml:space="preserve">Dwelling Unit </w:t>
              </w:r>
              <w:r w:rsidR="00596A16">
                <w:rPr>
                  <w:rFonts w:cstheme="minorHAnsi"/>
                  <w:b/>
                  <w:bCs/>
                  <w:sz w:val="20"/>
                  <w:szCs w:val="20"/>
                </w:rPr>
                <w:t xml:space="preserve">HPWH </w:t>
              </w:r>
              <w:r w:rsidR="00596A16" w:rsidRPr="00EB4154">
                <w:rPr>
                  <w:rFonts w:cstheme="minorHAnsi"/>
                  <w:b/>
                  <w:bCs/>
                  <w:sz w:val="20"/>
                  <w:szCs w:val="20"/>
                </w:rPr>
                <w:t>System Information</w:t>
              </w:r>
            </w:ins>
          </w:p>
          <w:p w14:paraId="574304B6" w14:textId="77777777" w:rsidR="00596A16" w:rsidRPr="007B2CC9" w:rsidDel="00D74A66" w:rsidRDefault="00596A16" w:rsidP="00B022F9">
            <w:pPr>
              <w:spacing w:after="0" w:line="240" w:lineRule="auto"/>
              <w:rPr>
                <w:ins w:id="173" w:author="Alhabibi, Haider@Energy" w:date="2021-12-12T22:48:00Z"/>
                <w:rFonts w:cstheme="minorHAnsi"/>
                <w:sz w:val="20"/>
                <w:szCs w:val="20"/>
              </w:rPr>
            </w:pPr>
            <w:ins w:id="174" w:author="Alhabibi, Haider@Energy" w:date="2021-12-12T22:48:00Z">
              <w:r w:rsidRPr="007B2CC9">
                <w:rPr>
                  <w:rFonts w:cstheme="minorHAnsi"/>
                  <w:sz w:val="18"/>
                  <w:szCs w:val="20"/>
                </w:rPr>
                <w:t>This table reports the water heating system(s) installed in this project.</w:t>
              </w:r>
            </w:ins>
          </w:p>
        </w:tc>
      </w:tr>
      <w:tr w:rsidR="00596A16" w:rsidRPr="007B2CC9" w14:paraId="1D15A920" w14:textId="77777777" w:rsidTr="00B022F9">
        <w:trPr>
          <w:trHeight w:val="211"/>
          <w:ins w:id="175" w:author="Alhabibi, Haider@Energy" w:date="2021-12-12T22:48:00Z"/>
        </w:trPr>
        <w:tc>
          <w:tcPr>
            <w:tcW w:w="1165" w:type="dxa"/>
            <w:tcBorders>
              <w:top w:val="single" w:sz="4" w:space="0" w:color="auto"/>
              <w:left w:val="single" w:sz="4" w:space="0" w:color="auto"/>
              <w:bottom w:val="single" w:sz="4" w:space="0" w:color="auto"/>
              <w:right w:val="single" w:sz="4" w:space="0" w:color="auto"/>
            </w:tcBorders>
          </w:tcPr>
          <w:p w14:paraId="66CB915B" w14:textId="77777777" w:rsidR="00596A16" w:rsidRPr="007B2CC9" w:rsidRDefault="00596A16" w:rsidP="00B022F9">
            <w:pPr>
              <w:spacing w:after="0" w:line="240" w:lineRule="auto"/>
              <w:jc w:val="center"/>
              <w:rPr>
                <w:ins w:id="176" w:author="Alhabibi, Haider@Energy" w:date="2021-12-12T22:48:00Z"/>
                <w:rFonts w:cstheme="minorHAnsi"/>
                <w:sz w:val="18"/>
                <w:szCs w:val="20"/>
              </w:rPr>
            </w:pPr>
            <w:ins w:id="177" w:author="Alhabibi, Haider@Energy" w:date="2021-12-12T22:48:00Z">
              <w:r w:rsidRPr="007B2CC9">
                <w:rPr>
                  <w:rFonts w:cstheme="minorHAnsi"/>
                  <w:sz w:val="18"/>
                  <w:szCs w:val="20"/>
                </w:rPr>
                <w:t>01</w:t>
              </w:r>
            </w:ins>
          </w:p>
        </w:tc>
        <w:tc>
          <w:tcPr>
            <w:tcW w:w="990" w:type="dxa"/>
            <w:vAlign w:val="bottom"/>
          </w:tcPr>
          <w:p w14:paraId="2A9438A9" w14:textId="77777777" w:rsidR="00596A16" w:rsidRPr="007B2CC9" w:rsidRDefault="00596A16" w:rsidP="00B022F9">
            <w:pPr>
              <w:spacing w:after="0" w:line="240" w:lineRule="auto"/>
              <w:jc w:val="center"/>
              <w:rPr>
                <w:ins w:id="178" w:author="Alhabibi, Haider@Energy" w:date="2021-12-12T22:48:00Z"/>
                <w:rFonts w:cstheme="minorHAnsi"/>
                <w:sz w:val="18"/>
                <w:szCs w:val="20"/>
              </w:rPr>
            </w:pPr>
            <w:ins w:id="179" w:author="Alhabibi, Haider@Energy" w:date="2021-12-12T22:48:00Z">
              <w:r w:rsidRPr="007B2CC9">
                <w:rPr>
                  <w:rFonts w:cstheme="minorHAnsi"/>
                  <w:sz w:val="18"/>
                  <w:szCs w:val="20"/>
                </w:rPr>
                <w:t>02</w:t>
              </w:r>
            </w:ins>
          </w:p>
        </w:tc>
        <w:tc>
          <w:tcPr>
            <w:tcW w:w="1380" w:type="dxa"/>
            <w:vAlign w:val="bottom"/>
          </w:tcPr>
          <w:p w14:paraId="134E74C1" w14:textId="77777777" w:rsidR="00596A16" w:rsidRPr="007B2CC9" w:rsidRDefault="00596A16" w:rsidP="00B022F9">
            <w:pPr>
              <w:spacing w:after="0" w:line="240" w:lineRule="auto"/>
              <w:jc w:val="center"/>
              <w:rPr>
                <w:ins w:id="180" w:author="Alhabibi, Haider@Energy" w:date="2021-12-12T22:48:00Z"/>
                <w:rFonts w:cstheme="minorHAnsi"/>
                <w:sz w:val="18"/>
                <w:szCs w:val="20"/>
              </w:rPr>
            </w:pPr>
            <w:ins w:id="181" w:author="Alhabibi, Haider@Energy" w:date="2021-12-12T22:48:00Z">
              <w:r w:rsidRPr="007B2CC9">
                <w:rPr>
                  <w:rFonts w:cstheme="minorHAnsi"/>
                  <w:sz w:val="18"/>
                  <w:szCs w:val="20"/>
                </w:rPr>
                <w:t>03</w:t>
              </w:r>
            </w:ins>
          </w:p>
        </w:tc>
        <w:tc>
          <w:tcPr>
            <w:tcW w:w="1230" w:type="dxa"/>
          </w:tcPr>
          <w:p w14:paraId="43E1BCEC" w14:textId="77777777" w:rsidR="00596A16" w:rsidRPr="007B2CC9" w:rsidRDefault="00596A16" w:rsidP="00B022F9">
            <w:pPr>
              <w:spacing w:after="0" w:line="240" w:lineRule="auto"/>
              <w:jc w:val="center"/>
              <w:rPr>
                <w:ins w:id="182" w:author="Alhabibi, Haider@Energy" w:date="2021-12-12T22:48:00Z"/>
                <w:rFonts w:cstheme="minorHAnsi"/>
                <w:sz w:val="18"/>
                <w:szCs w:val="20"/>
              </w:rPr>
            </w:pPr>
            <w:ins w:id="183" w:author="Alhabibi, Haider@Energy" w:date="2021-12-12T22:48:00Z">
              <w:r w:rsidRPr="007B2CC9">
                <w:rPr>
                  <w:rFonts w:cstheme="minorHAnsi"/>
                  <w:sz w:val="18"/>
                  <w:szCs w:val="20"/>
                </w:rPr>
                <w:t>04</w:t>
              </w:r>
            </w:ins>
          </w:p>
        </w:tc>
        <w:tc>
          <w:tcPr>
            <w:tcW w:w="1260" w:type="dxa"/>
          </w:tcPr>
          <w:p w14:paraId="4619750A" w14:textId="77777777" w:rsidR="00596A16" w:rsidRPr="007B2CC9" w:rsidRDefault="00596A16" w:rsidP="00B022F9">
            <w:pPr>
              <w:spacing w:after="0" w:line="240" w:lineRule="auto"/>
              <w:jc w:val="center"/>
              <w:rPr>
                <w:ins w:id="184" w:author="Alhabibi, Haider@Energy" w:date="2021-12-12T22:48:00Z"/>
                <w:rFonts w:cstheme="minorHAnsi"/>
                <w:sz w:val="18"/>
                <w:szCs w:val="20"/>
              </w:rPr>
            </w:pPr>
            <w:ins w:id="185" w:author="Alhabibi, Haider@Energy" w:date="2021-12-12T22:48:00Z">
              <w:r w:rsidRPr="007B2CC9">
                <w:rPr>
                  <w:rFonts w:cstheme="minorHAnsi"/>
                  <w:sz w:val="18"/>
                  <w:szCs w:val="20"/>
                </w:rPr>
                <w:t>05</w:t>
              </w:r>
            </w:ins>
          </w:p>
        </w:tc>
        <w:tc>
          <w:tcPr>
            <w:tcW w:w="1350" w:type="dxa"/>
          </w:tcPr>
          <w:p w14:paraId="59ABC92A" w14:textId="77777777" w:rsidR="00596A16" w:rsidRPr="007B2CC9" w:rsidRDefault="00596A16" w:rsidP="00B022F9">
            <w:pPr>
              <w:spacing w:after="0" w:line="240" w:lineRule="auto"/>
              <w:jc w:val="center"/>
              <w:rPr>
                <w:ins w:id="186" w:author="Alhabibi, Haider@Energy" w:date="2021-12-12T22:48:00Z"/>
                <w:rFonts w:cstheme="minorHAnsi"/>
                <w:sz w:val="18"/>
                <w:szCs w:val="20"/>
              </w:rPr>
            </w:pPr>
            <w:ins w:id="187" w:author="Alhabibi, Haider@Energy" w:date="2021-12-12T22:48:00Z">
              <w:r w:rsidRPr="007B2CC9">
                <w:rPr>
                  <w:rFonts w:cstheme="minorHAnsi"/>
                  <w:sz w:val="18"/>
                  <w:szCs w:val="20"/>
                </w:rPr>
                <w:t>06</w:t>
              </w:r>
            </w:ins>
          </w:p>
        </w:tc>
        <w:tc>
          <w:tcPr>
            <w:tcW w:w="1584" w:type="dxa"/>
          </w:tcPr>
          <w:p w14:paraId="2E512381" w14:textId="77777777" w:rsidR="00596A16" w:rsidRPr="007B2CC9" w:rsidRDefault="00596A16" w:rsidP="00B022F9">
            <w:pPr>
              <w:spacing w:after="0" w:line="240" w:lineRule="auto"/>
              <w:jc w:val="center"/>
              <w:rPr>
                <w:ins w:id="188" w:author="Alhabibi, Haider@Energy" w:date="2021-12-12T22:48:00Z"/>
                <w:rFonts w:cstheme="minorHAnsi"/>
                <w:sz w:val="18"/>
                <w:szCs w:val="20"/>
              </w:rPr>
            </w:pPr>
            <w:ins w:id="189" w:author="Alhabibi, Haider@Energy" w:date="2021-12-12T22:48:00Z">
              <w:r w:rsidRPr="007B2CC9">
                <w:rPr>
                  <w:rFonts w:cstheme="minorHAnsi"/>
                  <w:sz w:val="18"/>
                  <w:szCs w:val="20"/>
                </w:rPr>
                <w:t>07</w:t>
              </w:r>
            </w:ins>
          </w:p>
        </w:tc>
        <w:tc>
          <w:tcPr>
            <w:tcW w:w="1836" w:type="dxa"/>
          </w:tcPr>
          <w:p w14:paraId="79CBDE22" w14:textId="77777777" w:rsidR="00596A16" w:rsidRPr="007B2CC9" w:rsidRDefault="00596A16" w:rsidP="00B022F9">
            <w:pPr>
              <w:spacing w:after="0" w:line="240" w:lineRule="auto"/>
              <w:jc w:val="center"/>
              <w:rPr>
                <w:ins w:id="190" w:author="Alhabibi, Haider@Energy" w:date="2021-12-12T22:48:00Z"/>
                <w:rFonts w:cstheme="minorHAnsi"/>
                <w:sz w:val="18"/>
                <w:szCs w:val="20"/>
              </w:rPr>
            </w:pPr>
            <w:ins w:id="191" w:author="Alhabibi, Haider@Energy" w:date="2021-12-12T22:48:00Z">
              <w:r w:rsidRPr="007B2CC9">
                <w:rPr>
                  <w:rFonts w:cstheme="minorHAnsi"/>
                  <w:sz w:val="18"/>
                  <w:szCs w:val="20"/>
                </w:rPr>
                <w:t>08</w:t>
              </w:r>
            </w:ins>
          </w:p>
        </w:tc>
      </w:tr>
      <w:tr w:rsidR="00596A16" w:rsidRPr="007B2CC9" w14:paraId="40F28C6F" w14:textId="77777777" w:rsidTr="00B022F9">
        <w:trPr>
          <w:trHeight w:val="1538"/>
          <w:ins w:id="192" w:author="Alhabibi, Haider@Energy" w:date="2021-12-12T22:48:00Z"/>
        </w:trPr>
        <w:tc>
          <w:tcPr>
            <w:tcW w:w="1165" w:type="dxa"/>
            <w:tcBorders>
              <w:top w:val="single" w:sz="4" w:space="0" w:color="auto"/>
              <w:left w:val="single" w:sz="4" w:space="0" w:color="auto"/>
              <w:bottom w:val="single" w:sz="4" w:space="0" w:color="auto"/>
              <w:right w:val="single" w:sz="4" w:space="0" w:color="auto"/>
            </w:tcBorders>
            <w:vAlign w:val="bottom"/>
          </w:tcPr>
          <w:p w14:paraId="63060451" w14:textId="77777777" w:rsidR="00596A16" w:rsidRPr="007B2CC9" w:rsidRDefault="00596A16" w:rsidP="00B022F9">
            <w:pPr>
              <w:tabs>
                <w:tab w:val="left" w:pos="2160"/>
                <w:tab w:val="left" w:pos="2700"/>
                <w:tab w:val="left" w:pos="3420"/>
                <w:tab w:val="left" w:pos="3780"/>
                <w:tab w:val="left" w:pos="5760"/>
                <w:tab w:val="left" w:pos="7212"/>
              </w:tabs>
              <w:spacing w:after="0" w:line="240" w:lineRule="auto"/>
              <w:jc w:val="center"/>
              <w:rPr>
                <w:ins w:id="193" w:author="Alhabibi, Haider@Energy" w:date="2021-12-12T22:48:00Z"/>
                <w:rFonts w:cstheme="minorHAnsi"/>
                <w:sz w:val="18"/>
                <w:szCs w:val="20"/>
              </w:rPr>
            </w:pPr>
            <w:ins w:id="194" w:author="Alhabibi, Haider@Energy" w:date="2021-12-12T22:48:00Z">
              <w:r w:rsidRPr="007B2CC9">
                <w:rPr>
                  <w:rFonts w:cstheme="minorHAnsi"/>
                  <w:sz w:val="18"/>
                  <w:szCs w:val="20"/>
                </w:rPr>
                <w:t>Dwelling Unit Name</w:t>
              </w:r>
            </w:ins>
          </w:p>
        </w:tc>
        <w:tc>
          <w:tcPr>
            <w:tcW w:w="990" w:type="dxa"/>
            <w:vAlign w:val="bottom"/>
          </w:tcPr>
          <w:p w14:paraId="78E09381" w14:textId="77777777" w:rsidR="00596A16" w:rsidRPr="007B2CC9" w:rsidRDefault="00596A16" w:rsidP="00B022F9">
            <w:pPr>
              <w:tabs>
                <w:tab w:val="left" w:pos="2160"/>
                <w:tab w:val="left" w:pos="2700"/>
                <w:tab w:val="left" w:pos="3420"/>
                <w:tab w:val="left" w:pos="3780"/>
                <w:tab w:val="left" w:pos="5760"/>
                <w:tab w:val="left" w:pos="7212"/>
              </w:tabs>
              <w:spacing w:after="0" w:line="240" w:lineRule="auto"/>
              <w:jc w:val="center"/>
              <w:rPr>
                <w:ins w:id="195" w:author="Alhabibi, Haider@Energy" w:date="2021-12-12T22:48:00Z"/>
                <w:rFonts w:cstheme="minorHAnsi"/>
                <w:sz w:val="18"/>
                <w:szCs w:val="20"/>
              </w:rPr>
            </w:pPr>
            <w:ins w:id="196" w:author="Alhabibi, Haider@Energy" w:date="2021-12-12T22:48:00Z">
              <w:r w:rsidRPr="007B2CC9">
                <w:rPr>
                  <w:rFonts w:cstheme="minorHAnsi"/>
                  <w:sz w:val="18"/>
                  <w:szCs w:val="20"/>
                </w:rPr>
                <w:t>Water Heating System ID</w:t>
              </w:r>
            </w:ins>
          </w:p>
          <w:p w14:paraId="5A87B446" w14:textId="77777777" w:rsidR="00596A16" w:rsidRPr="007B2CC9" w:rsidRDefault="00596A16" w:rsidP="00B022F9">
            <w:pPr>
              <w:spacing w:after="0" w:line="240" w:lineRule="auto"/>
              <w:jc w:val="center"/>
              <w:rPr>
                <w:ins w:id="197" w:author="Alhabibi, Haider@Energy" w:date="2021-12-12T22:48:00Z"/>
                <w:rFonts w:cstheme="minorHAnsi"/>
                <w:sz w:val="18"/>
                <w:szCs w:val="20"/>
              </w:rPr>
            </w:pPr>
            <w:ins w:id="198" w:author="Alhabibi, Haider@Energy" w:date="2021-12-12T22:48:00Z">
              <w:r w:rsidRPr="007B2CC9">
                <w:rPr>
                  <w:rFonts w:cstheme="minorHAnsi"/>
                  <w:sz w:val="18"/>
                  <w:szCs w:val="20"/>
                </w:rPr>
                <w:t>or Name</w:t>
              </w:r>
            </w:ins>
          </w:p>
        </w:tc>
        <w:tc>
          <w:tcPr>
            <w:tcW w:w="1380" w:type="dxa"/>
            <w:vAlign w:val="bottom"/>
          </w:tcPr>
          <w:p w14:paraId="231BB760" w14:textId="77777777" w:rsidR="00596A16" w:rsidRPr="007B2CC9" w:rsidRDefault="00596A16" w:rsidP="00B022F9">
            <w:pPr>
              <w:tabs>
                <w:tab w:val="left" w:pos="2160"/>
                <w:tab w:val="left" w:pos="2700"/>
                <w:tab w:val="left" w:pos="3420"/>
                <w:tab w:val="left" w:pos="3780"/>
                <w:tab w:val="left" w:pos="5760"/>
                <w:tab w:val="left" w:pos="7212"/>
              </w:tabs>
              <w:spacing w:after="0" w:line="240" w:lineRule="auto"/>
              <w:jc w:val="center"/>
              <w:rPr>
                <w:ins w:id="199" w:author="Alhabibi, Haider@Energy" w:date="2021-12-12T22:48:00Z"/>
                <w:rFonts w:cstheme="minorHAnsi"/>
                <w:sz w:val="18"/>
                <w:szCs w:val="20"/>
              </w:rPr>
            </w:pPr>
            <w:ins w:id="200" w:author="Alhabibi, Haider@Energy" w:date="2021-12-12T22:48:00Z">
              <w:r w:rsidRPr="007B2CC9">
                <w:rPr>
                  <w:rFonts w:cstheme="minorHAnsi"/>
                  <w:sz w:val="18"/>
                  <w:szCs w:val="20"/>
                </w:rPr>
                <w:t>Modeled Equipment</w:t>
              </w:r>
            </w:ins>
          </w:p>
          <w:p w14:paraId="79569E76" w14:textId="77777777" w:rsidR="00596A16" w:rsidRPr="007B2CC9" w:rsidRDefault="00596A16" w:rsidP="00B022F9">
            <w:pPr>
              <w:spacing w:after="0" w:line="240" w:lineRule="auto"/>
              <w:jc w:val="center"/>
              <w:rPr>
                <w:ins w:id="201" w:author="Alhabibi, Haider@Energy" w:date="2021-12-12T22:48:00Z"/>
                <w:rFonts w:cstheme="minorHAnsi"/>
                <w:sz w:val="18"/>
                <w:szCs w:val="20"/>
              </w:rPr>
            </w:pPr>
            <w:ins w:id="202" w:author="Alhabibi, Haider@Energy" w:date="2021-12-12T22:48:00Z">
              <w:r w:rsidRPr="007B2CC9">
                <w:rPr>
                  <w:rFonts w:cstheme="minorHAnsi"/>
                  <w:sz w:val="18"/>
                  <w:szCs w:val="20"/>
                </w:rPr>
                <w:t>Make and Model</w:t>
              </w:r>
            </w:ins>
          </w:p>
        </w:tc>
        <w:tc>
          <w:tcPr>
            <w:tcW w:w="1230" w:type="dxa"/>
            <w:vAlign w:val="bottom"/>
          </w:tcPr>
          <w:p w14:paraId="0B0A04BD" w14:textId="77777777" w:rsidR="00596A16" w:rsidRPr="007B2CC9" w:rsidRDefault="00596A16" w:rsidP="00B022F9">
            <w:pPr>
              <w:tabs>
                <w:tab w:val="left" w:pos="2160"/>
                <w:tab w:val="left" w:pos="2700"/>
                <w:tab w:val="left" w:pos="3420"/>
                <w:tab w:val="left" w:pos="3780"/>
                <w:tab w:val="left" w:pos="5760"/>
                <w:tab w:val="left" w:pos="7212"/>
              </w:tabs>
              <w:spacing w:after="0" w:line="240" w:lineRule="auto"/>
              <w:jc w:val="center"/>
              <w:rPr>
                <w:ins w:id="203" w:author="Alhabibi, Haider@Energy" w:date="2021-12-12T22:48:00Z"/>
                <w:rFonts w:cstheme="minorHAnsi"/>
                <w:sz w:val="18"/>
                <w:szCs w:val="20"/>
              </w:rPr>
            </w:pPr>
            <w:ins w:id="204" w:author="Alhabibi, Haider@Energy" w:date="2021-12-12T22:48:00Z">
              <w:r w:rsidRPr="007B2CC9">
                <w:rPr>
                  <w:rFonts w:cstheme="minorHAnsi"/>
                  <w:sz w:val="18"/>
                  <w:szCs w:val="20"/>
                </w:rPr>
                <w:t xml:space="preserve"># </w:t>
              </w:r>
              <w:proofErr w:type="gramStart"/>
              <w:r w:rsidRPr="007B2CC9">
                <w:rPr>
                  <w:rFonts w:cstheme="minorHAnsi"/>
                  <w:sz w:val="18"/>
                  <w:szCs w:val="20"/>
                </w:rPr>
                <w:t>of</w:t>
              </w:r>
              <w:proofErr w:type="gramEnd"/>
              <w:r w:rsidRPr="007B2CC9">
                <w:rPr>
                  <w:rFonts w:cstheme="minorHAnsi"/>
                  <w:sz w:val="18"/>
                  <w:szCs w:val="20"/>
                </w:rPr>
                <w:t xml:space="preserve"> Like (or Identical) Water Heaters in System</w:t>
              </w:r>
            </w:ins>
          </w:p>
        </w:tc>
        <w:tc>
          <w:tcPr>
            <w:tcW w:w="1260" w:type="dxa"/>
            <w:vAlign w:val="bottom"/>
          </w:tcPr>
          <w:p w14:paraId="1A64817B" w14:textId="77777777" w:rsidR="00596A16" w:rsidRPr="007B2CC9" w:rsidRDefault="00596A16" w:rsidP="00B022F9">
            <w:pPr>
              <w:tabs>
                <w:tab w:val="left" w:pos="2160"/>
                <w:tab w:val="left" w:pos="2700"/>
                <w:tab w:val="left" w:pos="3420"/>
                <w:tab w:val="left" w:pos="3780"/>
                <w:tab w:val="left" w:pos="5760"/>
                <w:tab w:val="left" w:pos="7212"/>
              </w:tabs>
              <w:spacing w:after="0" w:line="240" w:lineRule="auto"/>
              <w:jc w:val="center"/>
              <w:rPr>
                <w:ins w:id="205" w:author="Alhabibi, Haider@Energy" w:date="2021-12-12T22:48:00Z"/>
                <w:rFonts w:cstheme="minorHAnsi"/>
                <w:sz w:val="18"/>
                <w:szCs w:val="20"/>
              </w:rPr>
            </w:pPr>
            <w:ins w:id="206" w:author="Alhabibi, Haider@Energy" w:date="2021-12-12T22:48:00Z">
              <w:r w:rsidRPr="007B2CC9">
                <w:rPr>
                  <w:rFonts w:cstheme="minorHAnsi"/>
                  <w:sz w:val="18"/>
                  <w:szCs w:val="20"/>
                </w:rPr>
                <w:t>Tank Location</w:t>
              </w:r>
            </w:ins>
          </w:p>
        </w:tc>
        <w:tc>
          <w:tcPr>
            <w:tcW w:w="1350" w:type="dxa"/>
            <w:vAlign w:val="bottom"/>
          </w:tcPr>
          <w:p w14:paraId="1CC815B7" w14:textId="77777777" w:rsidR="00596A16" w:rsidRPr="007B2CC9" w:rsidRDefault="00596A16" w:rsidP="00B022F9">
            <w:pPr>
              <w:tabs>
                <w:tab w:val="left" w:pos="2160"/>
                <w:tab w:val="left" w:pos="2700"/>
                <w:tab w:val="left" w:pos="3420"/>
                <w:tab w:val="left" w:pos="3780"/>
                <w:tab w:val="left" w:pos="5760"/>
                <w:tab w:val="left" w:pos="7212"/>
              </w:tabs>
              <w:spacing w:after="0" w:line="240" w:lineRule="auto"/>
              <w:jc w:val="center"/>
              <w:rPr>
                <w:ins w:id="207" w:author="Alhabibi, Haider@Energy" w:date="2021-12-12T22:48:00Z"/>
                <w:rFonts w:cstheme="minorHAnsi"/>
                <w:sz w:val="18"/>
                <w:szCs w:val="20"/>
              </w:rPr>
            </w:pPr>
            <w:ins w:id="208" w:author="Alhabibi, Haider@Energy" w:date="2021-12-12T22:48:00Z">
              <w:r w:rsidRPr="007B2CC9">
                <w:rPr>
                  <w:rFonts w:cstheme="minorHAnsi"/>
                  <w:sz w:val="18"/>
                  <w:szCs w:val="20"/>
                </w:rPr>
                <w:t>Exterior Tank Insulation R-value</w:t>
              </w:r>
            </w:ins>
          </w:p>
        </w:tc>
        <w:tc>
          <w:tcPr>
            <w:tcW w:w="1584" w:type="dxa"/>
            <w:vAlign w:val="bottom"/>
          </w:tcPr>
          <w:p w14:paraId="42F5D2A4" w14:textId="77777777" w:rsidR="00596A16" w:rsidRPr="007B2CC9" w:rsidRDefault="00596A16" w:rsidP="00B022F9">
            <w:pPr>
              <w:tabs>
                <w:tab w:val="left" w:pos="2160"/>
                <w:tab w:val="left" w:pos="2700"/>
                <w:tab w:val="left" w:pos="3420"/>
                <w:tab w:val="left" w:pos="3780"/>
                <w:tab w:val="left" w:pos="5760"/>
                <w:tab w:val="left" w:pos="7212"/>
              </w:tabs>
              <w:spacing w:after="0" w:line="240" w:lineRule="auto"/>
              <w:jc w:val="center"/>
              <w:rPr>
                <w:ins w:id="209" w:author="Alhabibi, Haider@Energy" w:date="2021-12-12T22:48:00Z"/>
                <w:rFonts w:cstheme="minorHAnsi"/>
                <w:sz w:val="18"/>
                <w:szCs w:val="20"/>
              </w:rPr>
            </w:pPr>
            <w:ins w:id="210" w:author="Alhabibi, Haider@Energy" w:date="2021-12-12T22:48:00Z">
              <w:r w:rsidRPr="007B2CC9">
                <w:rPr>
                  <w:rFonts w:cstheme="minorHAnsi"/>
                  <w:sz w:val="18"/>
                  <w:szCs w:val="20"/>
                </w:rPr>
                <w:t>Dwelling Unit DHW System Distribution Type</w:t>
              </w:r>
            </w:ins>
          </w:p>
        </w:tc>
        <w:tc>
          <w:tcPr>
            <w:tcW w:w="1836" w:type="dxa"/>
            <w:vAlign w:val="bottom"/>
          </w:tcPr>
          <w:p w14:paraId="6B9EAA27" w14:textId="77777777" w:rsidR="00596A16" w:rsidRPr="007B2CC9" w:rsidRDefault="00596A16" w:rsidP="00B022F9">
            <w:pPr>
              <w:tabs>
                <w:tab w:val="left" w:pos="2160"/>
                <w:tab w:val="left" w:pos="2700"/>
                <w:tab w:val="left" w:pos="3420"/>
                <w:tab w:val="left" w:pos="3780"/>
                <w:tab w:val="left" w:pos="5760"/>
                <w:tab w:val="left" w:pos="7212"/>
              </w:tabs>
              <w:spacing w:after="0" w:line="240" w:lineRule="auto"/>
              <w:jc w:val="center"/>
              <w:rPr>
                <w:ins w:id="211" w:author="Alhabibi, Haider@Energy" w:date="2021-12-12T22:48:00Z"/>
                <w:rFonts w:cstheme="minorHAnsi"/>
                <w:sz w:val="18"/>
                <w:szCs w:val="20"/>
              </w:rPr>
            </w:pPr>
            <w:ins w:id="212" w:author="Alhabibi, Haider@Energy" w:date="2021-12-12T22:48:00Z">
              <w:r w:rsidRPr="007B2CC9">
                <w:rPr>
                  <w:rFonts w:cstheme="minorHAnsi"/>
                  <w:sz w:val="18"/>
                  <w:szCs w:val="20"/>
                </w:rPr>
                <w:t>Compact Distribution</w:t>
              </w:r>
            </w:ins>
          </w:p>
        </w:tc>
      </w:tr>
      <w:tr w:rsidR="00596A16" w:rsidRPr="007B2CC9" w14:paraId="0B3B7270" w14:textId="77777777" w:rsidTr="00B022F9">
        <w:trPr>
          <w:trHeight w:val="226"/>
          <w:ins w:id="213" w:author="Alhabibi, Haider@Energy" w:date="2021-12-12T22:48:00Z"/>
        </w:trPr>
        <w:tc>
          <w:tcPr>
            <w:tcW w:w="1165" w:type="dxa"/>
          </w:tcPr>
          <w:p w14:paraId="34025850" w14:textId="77777777" w:rsidR="00596A16" w:rsidRPr="007B2CC9" w:rsidRDefault="00596A16" w:rsidP="00B022F9">
            <w:pPr>
              <w:spacing w:after="0" w:line="240" w:lineRule="auto"/>
              <w:rPr>
                <w:ins w:id="214" w:author="Alhabibi, Haider@Energy" w:date="2021-12-12T22:48:00Z"/>
                <w:rFonts w:cstheme="minorHAnsi"/>
                <w:sz w:val="20"/>
                <w:szCs w:val="20"/>
              </w:rPr>
            </w:pPr>
          </w:p>
        </w:tc>
        <w:tc>
          <w:tcPr>
            <w:tcW w:w="990" w:type="dxa"/>
          </w:tcPr>
          <w:p w14:paraId="5902D4AB" w14:textId="77777777" w:rsidR="00596A16" w:rsidRPr="007B2CC9" w:rsidRDefault="00596A16" w:rsidP="00B022F9">
            <w:pPr>
              <w:spacing w:after="0" w:line="240" w:lineRule="auto"/>
              <w:rPr>
                <w:ins w:id="215" w:author="Alhabibi, Haider@Energy" w:date="2021-12-12T22:48:00Z"/>
                <w:rFonts w:cstheme="minorHAnsi"/>
                <w:sz w:val="20"/>
                <w:szCs w:val="20"/>
              </w:rPr>
            </w:pPr>
          </w:p>
        </w:tc>
        <w:tc>
          <w:tcPr>
            <w:tcW w:w="1380" w:type="dxa"/>
          </w:tcPr>
          <w:p w14:paraId="5CA59BA1" w14:textId="77777777" w:rsidR="00596A16" w:rsidRPr="007B2CC9" w:rsidRDefault="00596A16" w:rsidP="00B022F9">
            <w:pPr>
              <w:spacing w:after="0" w:line="240" w:lineRule="auto"/>
              <w:rPr>
                <w:ins w:id="216" w:author="Alhabibi, Haider@Energy" w:date="2021-12-12T22:48:00Z"/>
                <w:rFonts w:cstheme="minorHAnsi"/>
                <w:sz w:val="20"/>
                <w:szCs w:val="20"/>
              </w:rPr>
            </w:pPr>
          </w:p>
        </w:tc>
        <w:tc>
          <w:tcPr>
            <w:tcW w:w="1230" w:type="dxa"/>
          </w:tcPr>
          <w:p w14:paraId="585064D3" w14:textId="77777777" w:rsidR="00596A16" w:rsidRPr="007B2CC9" w:rsidRDefault="00596A16" w:rsidP="00B022F9">
            <w:pPr>
              <w:spacing w:after="0" w:line="240" w:lineRule="auto"/>
              <w:rPr>
                <w:ins w:id="217" w:author="Alhabibi, Haider@Energy" w:date="2021-12-12T22:48:00Z"/>
                <w:rFonts w:cstheme="minorHAnsi"/>
                <w:sz w:val="20"/>
                <w:szCs w:val="20"/>
              </w:rPr>
            </w:pPr>
          </w:p>
        </w:tc>
        <w:tc>
          <w:tcPr>
            <w:tcW w:w="1260" w:type="dxa"/>
          </w:tcPr>
          <w:p w14:paraId="1F38DDBA" w14:textId="77777777" w:rsidR="00596A16" w:rsidRPr="007B2CC9" w:rsidRDefault="00596A16" w:rsidP="00B022F9">
            <w:pPr>
              <w:spacing w:after="0" w:line="240" w:lineRule="auto"/>
              <w:rPr>
                <w:ins w:id="218" w:author="Alhabibi, Haider@Energy" w:date="2021-12-12T22:48:00Z"/>
                <w:rFonts w:cstheme="minorHAnsi"/>
                <w:sz w:val="20"/>
                <w:szCs w:val="20"/>
              </w:rPr>
            </w:pPr>
          </w:p>
        </w:tc>
        <w:tc>
          <w:tcPr>
            <w:tcW w:w="1350" w:type="dxa"/>
          </w:tcPr>
          <w:p w14:paraId="639EF1B3" w14:textId="77777777" w:rsidR="00596A16" w:rsidRPr="007B2CC9" w:rsidRDefault="00596A16" w:rsidP="00B022F9">
            <w:pPr>
              <w:spacing w:after="0" w:line="240" w:lineRule="auto"/>
              <w:rPr>
                <w:ins w:id="219" w:author="Alhabibi, Haider@Energy" w:date="2021-12-12T22:48:00Z"/>
                <w:rFonts w:cstheme="minorHAnsi"/>
                <w:sz w:val="20"/>
                <w:szCs w:val="20"/>
              </w:rPr>
            </w:pPr>
          </w:p>
        </w:tc>
        <w:tc>
          <w:tcPr>
            <w:tcW w:w="1584" w:type="dxa"/>
          </w:tcPr>
          <w:p w14:paraId="63AB44A7" w14:textId="77777777" w:rsidR="00596A16" w:rsidRPr="007B2CC9" w:rsidRDefault="00596A16" w:rsidP="00B022F9">
            <w:pPr>
              <w:spacing w:after="0" w:line="240" w:lineRule="auto"/>
              <w:rPr>
                <w:ins w:id="220" w:author="Alhabibi, Haider@Energy" w:date="2021-12-12T22:48:00Z"/>
                <w:rFonts w:cstheme="minorHAnsi"/>
                <w:sz w:val="20"/>
                <w:szCs w:val="20"/>
              </w:rPr>
            </w:pPr>
          </w:p>
        </w:tc>
        <w:tc>
          <w:tcPr>
            <w:tcW w:w="1836" w:type="dxa"/>
          </w:tcPr>
          <w:p w14:paraId="3C75B8B3" w14:textId="77777777" w:rsidR="00596A16" w:rsidRPr="007B2CC9" w:rsidRDefault="00596A16" w:rsidP="00B022F9">
            <w:pPr>
              <w:spacing w:after="0" w:line="240" w:lineRule="auto"/>
              <w:rPr>
                <w:ins w:id="221" w:author="Alhabibi, Haider@Energy" w:date="2021-12-12T22:48:00Z"/>
                <w:rFonts w:cstheme="minorHAnsi"/>
                <w:sz w:val="20"/>
                <w:szCs w:val="20"/>
              </w:rPr>
            </w:pPr>
          </w:p>
        </w:tc>
      </w:tr>
      <w:tr w:rsidR="00596A16" w:rsidRPr="007B2CC9" w14:paraId="2887C467" w14:textId="77777777" w:rsidTr="00B022F9">
        <w:trPr>
          <w:trHeight w:val="226"/>
          <w:ins w:id="222" w:author="Alhabibi, Haider@Energy" w:date="2021-12-12T22:48:00Z"/>
        </w:trPr>
        <w:tc>
          <w:tcPr>
            <w:tcW w:w="1165" w:type="dxa"/>
          </w:tcPr>
          <w:p w14:paraId="02A1EA23" w14:textId="77777777" w:rsidR="00596A16" w:rsidRPr="007B2CC9" w:rsidRDefault="00596A16" w:rsidP="00B022F9">
            <w:pPr>
              <w:spacing w:after="0" w:line="240" w:lineRule="auto"/>
              <w:rPr>
                <w:ins w:id="223" w:author="Alhabibi, Haider@Energy" w:date="2021-12-12T22:48:00Z"/>
                <w:rFonts w:cstheme="minorHAnsi"/>
                <w:sz w:val="20"/>
                <w:szCs w:val="20"/>
              </w:rPr>
            </w:pPr>
          </w:p>
        </w:tc>
        <w:tc>
          <w:tcPr>
            <w:tcW w:w="990" w:type="dxa"/>
          </w:tcPr>
          <w:p w14:paraId="18A00414" w14:textId="77777777" w:rsidR="00596A16" w:rsidRPr="007B2CC9" w:rsidRDefault="00596A16" w:rsidP="00B022F9">
            <w:pPr>
              <w:spacing w:after="0" w:line="240" w:lineRule="auto"/>
              <w:rPr>
                <w:ins w:id="224" w:author="Alhabibi, Haider@Energy" w:date="2021-12-12T22:48:00Z"/>
                <w:rFonts w:cstheme="minorHAnsi"/>
                <w:sz w:val="20"/>
                <w:szCs w:val="20"/>
              </w:rPr>
            </w:pPr>
          </w:p>
        </w:tc>
        <w:tc>
          <w:tcPr>
            <w:tcW w:w="1380" w:type="dxa"/>
          </w:tcPr>
          <w:p w14:paraId="4DC9320F" w14:textId="77777777" w:rsidR="00596A16" w:rsidRPr="007B2CC9" w:rsidRDefault="00596A16" w:rsidP="00B022F9">
            <w:pPr>
              <w:spacing w:after="0" w:line="240" w:lineRule="auto"/>
              <w:rPr>
                <w:ins w:id="225" w:author="Alhabibi, Haider@Energy" w:date="2021-12-12T22:48:00Z"/>
                <w:rFonts w:cstheme="minorHAnsi"/>
                <w:sz w:val="20"/>
                <w:szCs w:val="20"/>
              </w:rPr>
            </w:pPr>
          </w:p>
        </w:tc>
        <w:tc>
          <w:tcPr>
            <w:tcW w:w="1230" w:type="dxa"/>
          </w:tcPr>
          <w:p w14:paraId="3A923C2C" w14:textId="77777777" w:rsidR="00596A16" w:rsidRPr="007B2CC9" w:rsidRDefault="00596A16" w:rsidP="00B022F9">
            <w:pPr>
              <w:spacing w:after="0" w:line="240" w:lineRule="auto"/>
              <w:rPr>
                <w:ins w:id="226" w:author="Alhabibi, Haider@Energy" w:date="2021-12-12T22:48:00Z"/>
                <w:rFonts w:cstheme="minorHAnsi"/>
                <w:sz w:val="20"/>
                <w:szCs w:val="20"/>
              </w:rPr>
            </w:pPr>
          </w:p>
        </w:tc>
        <w:tc>
          <w:tcPr>
            <w:tcW w:w="1260" w:type="dxa"/>
          </w:tcPr>
          <w:p w14:paraId="171B2BD8" w14:textId="77777777" w:rsidR="00596A16" w:rsidRPr="007B2CC9" w:rsidRDefault="00596A16" w:rsidP="00B022F9">
            <w:pPr>
              <w:spacing w:after="0" w:line="240" w:lineRule="auto"/>
              <w:rPr>
                <w:ins w:id="227" w:author="Alhabibi, Haider@Energy" w:date="2021-12-12T22:48:00Z"/>
                <w:rFonts w:cstheme="minorHAnsi"/>
                <w:sz w:val="20"/>
                <w:szCs w:val="20"/>
              </w:rPr>
            </w:pPr>
          </w:p>
        </w:tc>
        <w:tc>
          <w:tcPr>
            <w:tcW w:w="1350" w:type="dxa"/>
          </w:tcPr>
          <w:p w14:paraId="086DB85E" w14:textId="77777777" w:rsidR="00596A16" w:rsidRPr="007B2CC9" w:rsidRDefault="00596A16" w:rsidP="00B022F9">
            <w:pPr>
              <w:spacing w:after="0" w:line="240" w:lineRule="auto"/>
              <w:rPr>
                <w:ins w:id="228" w:author="Alhabibi, Haider@Energy" w:date="2021-12-12T22:48:00Z"/>
                <w:rFonts w:cstheme="minorHAnsi"/>
                <w:sz w:val="20"/>
                <w:szCs w:val="20"/>
              </w:rPr>
            </w:pPr>
          </w:p>
        </w:tc>
        <w:tc>
          <w:tcPr>
            <w:tcW w:w="1584" w:type="dxa"/>
          </w:tcPr>
          <w:p w14:paraId="744698C8" w14:textId="77777777" w:rsidR="00596A16" w:rsidRPr="007B2CC9" w:rsidRDefault="00596A16" w:rsidP="00B022F9">
            <w:pPr>
              <w:spacing w:after="0" w:line="240" w:lineRule="auto"/>
              <w:rPr>
                <w:ins w:id="229" w:author="Alhabibi, Haider@Energy" w:date="2021-12-12T22:48:00Z"/>
                <w:rFonts w:cstheme="minorHAnsi"/>
                <w:sz w:val="20"/>
                <w:szCs w:val="20"/>
              </w:rPr>
            </w:pPr>
          </w:p>
        </w:tc>
        <w:tc>
          <w:tcPr>
            <w:tcW w:w="1836" w:type="dxa"/>
          </w:tcPr>
          <w:p w14:paraId="5360180E" w14:textId="77777777" w:rsidR="00596A16" w:rsidRPr="007B2CC9" w:rsidRDefault="00596A16" w:rsidP="00B022F9">
            <w:pPr>
              <w:spacing w:after="0" w:line="240" w:lineRule="auto"/>
              <w:rPr>
                <w:ins w:id="230" w:author="Alhabibi, Haider@Energy" w:date="2021-12-12T22:48:00Z"/>
                <w:rFonts w:cstheme="minorHAnsi"/>
                <w:sz w:val="20"/>
                <w:szCs w:val="20"/>
              </w:rPr>
            </w:pPr>
          </w:p>
        </w:tc>
      </w:tr>
    </w:tbl>
    <w:p w14:paraId="68478CF0" w14:textId="1CA171D6" w:rsidR="00CB41C8" w:rsidRDefault="00CB41C8" w:rsidP="00D879CA">
      <w:pPr>
        <w:spacing w:after="0" w:line="240" w:lineRule="auto"/>
        <w:rPr>
          <w:ins w:id="231" w:author="Alhabibi, Haider@Energy" w:date="2021-12-12T22:48:00Z"/>
          <w:rFonts w:asciiTheme="minorHAnsi" w:hAnsiTheme="minorHAnsi" w:cstheme="minorHAnsi"/>
          <w:sz w:val="18"/>
          <w:szCs w:val="18"/>
        </w:rPr>
      </w:pPr>
    </w:p>
    <w:p w14:paraId="7898D596" w14:textId="77777777" w:rsidR="00596A16" w:rsidRDefault="00596A16"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77777777" w:rsidTr="00A05A6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3EF2F888"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77777777"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This table reports the water heater(s) efficiency features specified on the registered CF1R compliance document for this project. (Not needed for central systems)</w:t>
            </w:r>
          </w:p>
        </w:tc>
      </w:tr>
      <w:tr w:rsidR="007A73AF" w:rsidRPr="009E01FE" w14:paraId="6B676368"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07</w:t>
            </w:r>
          </w:p>
        </w:tc>
      </w:tr>
      <w:tr w:rsidR="007A73AF" w:rsidRPr="009E01FE" w14:paraId="290A51D1"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Standby Loss </w:t>
            </w:r>
          </w:p>
          <w:p w14:paraId="5A9EA95E"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Exterior Insulation </w:t>
            </w:r>
          </w:p>
          <w:p w14:paraId="552BEFCE"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169DC54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Tank location</w:t>
            </w:r>
          </w:p>
        </w:tc>
      </w:tr>
      <w:tr w:rsidR="007A73AF" w:rsidRPr="009E01FE" w14:paraId="25F4FB53"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77777777"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77777777"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96C95BE" w14:textId="17699395" w:rsidR="00D7513B" w:rsidRPr="00A05A69"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14"/>
        <w:gridCol w:w="32"/>
        <w:gridCol w:w="1146"/>
        <w:gridCol w:w="1232"/>
        <w:gridCol w:w="1411"/>
        <w:gridCol w:w="3103"/>
      </w:tblGrid>
      <w:tr w:rsidR="007A73AF" w:rsidRPr="008733ED" w14:paraId="7B74D56E" w14:textId="77777777" w:rsidTr="007A73AF">
        <w:trPr>
          <w:cantSplit/>
          <w:trHeight w:val="144"/>
        </w:trPr>
        <w:tc>
          <w:tcPr>
            <w:tcW w:w="5000" w:type="pct"/>
            <w:gridSpan w:val="8"/>
            <w:tcBorders>
              <w:top w:val="single" w:sz="4" w:space="0" w:color="auto"/>
              <w:left w:val="single" w:sz="4" w:space="0" w:color="auto"/>
              <w:bottom w:val="single" w:sz="4" w:space="0" w:color="auto"/>
              <w:right w:val="single" w:sz="4" w:space="0" w:color="auto"/>
            </w:tcBorders>
          </w:tcPr>
          <w:p w14:paraId="5DAB9D91" w14:textId="4BC36A20"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19CAD32" w:rsidR="007A73AF" w:rsidRPr="008733ED" w:rsidRDefault="007A73AF" w:rsidP="00EB768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 xml:space="preserve">This table reports the water heater(s) efficiency features </w:t>
            </w:r>
            <w:r w:rsidR="00EB7683">
              <w:rPr>
                <w:rFonts w:asciiTheme="minorHAnsi" w:eastAsia="Times New Roman" w:hAnsiTheme="minorHAnsi" w:cstheme="minorHAnsi"/>
                <w:sz w:val="18"/>
                <w:szCs w:val="20"/>
              </w:rPr>
              <w:t>installed in</w:t>
            </w:r>
            <w:r w:rsidRPr="00A05A69">
              <w:rPr>
                <w:rFonts w:asciiTheme="minorHAnsi" w:eastAsia="Times New Roman" w:hAnsiTheme="minorHAnsi" w:cstheme="minorHAnsi"/>
                <w:sz w:val="18"/>
                <w:szCs w:val="20"/>
              </w:rPr>
              <w:t xml:space="preserve"> this project.</w:t>
            </w:r>
            <w:r w:rsidRPr="00A05A69">
              <w:rPr>
                <w:sz w:val="20"/>
              </w:rPr>
              <w:t xml:space="preserve"> </w:t>
            </w:r>
            <w:r w:rsidRPr="00A05A69">
              <w:rPr>
                <w:rFonts w:asciiTheme="minorHAnsi" w:eastAsia="Times New Roman" w:hAnsiTheme="minorHAnsi" w:cstheme="minorHAnsi"/>
                <w:sz w:val="18"/>
                <w:szCs w:val="20"/>
              </w:rPr>
              <w:t>(Not needed for central systems)</w:t>
            </w:r>
          </w:p>
        </w:tc>
      </w:tr>
      <w:tr w:rsidR="007A73AF" w:rsidRPr="00095904" w14:paraId="7D819574"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02</w:t>
            </w: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D15B2F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07</w:t>
            </w:r>
          </w:p>
        </w:tc>
      </w:tr>
      <w:tr w:rsidR="007A73AF" w:rsidRPr="00095904" w14:paraId="58AAB9AA"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Type</w:t>
            </w:r>
          </w:p>
        </w:tc>
        <w:tc>
          <w:tcPr>
            <w:tcW w:w="531" w:type="pct"/>
            <w:gridSpan w:val="2"/>
            <w:tcBorders>
              <w:top w:val="single" w:sz="4" w:space="0" w:color="auto"/>
              <w:left w:val="single" w:sz="4" w:space="0" w:color="auto"/>
              <w:bottom w:val="single" w:sz="4" w:space="0" w:color="auto"/>
              <w:right w:val="single" w:sz="4" w:space="0" w:color="auto"/>
            </w:tcBorders>
            <w:vAlign w:val="bottom"/>
          </w:tcPr>
          <w:p w14:paraId="3D72E45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Standby Loss </w:t>
            </w:r>
          </w:p>
          <w:p w14:paraId="5D0D012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Exterior Insulation </w:t>
            </w:r>
          </w:p>
          <w:p w14:paraId="0277DC7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20250F9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Tank location</w:t>
            </w:r>
          </w:p>
        </w:tc>
      </w:tr>
      <w:tr w:rsidR="007A73AF" w:rsidRPr="00095904" w14:paraId="1F458609"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208A308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00DAEA3"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D85E3F" w:rsidRPr="00095904" w14:paraId="210CD562" w14:textId="77777777" w:rsidTr="00D85E3F">
        <w:trPr>
          <w:cantSplit/>
          <w:trHeight w:val="144"/>
        </w:trPr>
        <w:tc>
          <w:tcPr>
            <w:tcW w:w="703" w:type="pct"/>
            <w:tcBorders>
              <w:top w:val="single" w:sz="4" w:space="0" w:color="auto"/>
              <w:left w:val="single" w:sz="4" w:space="0" w:color="auto"/>
              <w:bottom w:val="single" w:sz="4" w:space="0" w:color="auto"/>
              <w:right w:val="single" w:sz="4" w:space="0" w:color="auto"/>
            </w:tcBorders>
          </w:tcPr>
          <w:p w14:paraId="5D8D2089" w14:textId="34FB6BED" w:rsidR="00D85E3F" w:rsidRPr="00095904"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hAnsiTheme="minorHAnsi" w:cstheme="minorHAnsi"/>
                <w:sz w:val="18"/>
                <w:szCs w:val="18"/>
              </w:rPr>
              <w:t>08</w:t>
            </w:r>
          </w:p>
        </w:tc>
        <w:tc>
          <w:tcPr>
            <w:tcW w:w="1088" w:type="pct"/>
            <w:gridSpan w:val="2"/>
            <w:tcBorders>
              <w:top w:val="single" w:sz="4" w:space="0" w:color="auto"/>
              <w:left w:val="single" w:sz="4" w:space="0" w:color="auto"/>
              <w:bottom w:val="single" w:sz="4" w:space="0" w:color="auto"/>
              <w:right w:val="single" w:sz="4" w:space="0" w:color="auto"/>
            </w:tcBorders>
            <w:vAlign w:val="center"/>
          </w:tcPr>
          <w:p w14:paraId="56CFAD1D" w14:textId="2C68428F" w:rsidR="00D85E3F" w:rsidRPr="00095904"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eastAsia="Times New Roman"/>
                <w:sz w:val="18"/>
                <w:szCs w:val="18"/>
              </w:rPr>
              <w:t>Compliance Statement</w:t>
            </w:r>
          </w:p>
        </w:tc>
        <w:tc>
          <w:tcPr>
            <w:tcW w:w="3209" w:type="pct"/>
            <w:gridSpan w:val="5"/>
            <w:tcBorders>
              <w:top w:val="single" w:sz="4" w:space="0" w:color="auto"/>
              <w:left w:val="single" w:sz="4" w:space="0" w:color="auto"/>
              <w:bottom w:val="single" w:sz="4" w:space="0" w:color="auto"/>
              <w:right w:val="single" w:sz="4" w:space="0" w:color="auto"/>
            </w:tcBorders>
          </w:tcPr>
          <w:p w14:paraId="338F71C8" w14:textId="4D0DF202" w:rsidR="00D85E3F" w:rsidRPr="00095904"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A05A69"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A05A69">
        <w:trPr>
          <w:trHeight w:val="144"/>
        </w:trPr>
        <w:tc>
          <w:tcPr>
            <w:tcW w:w="10998" w:type="dxa"/>
            <w:gridSpan w:val="3"/>
            <w:tcBorders>
              <w:top w:val="single" w:sz="4" w:space="0" w:color="auto"/>
              <w:bottom w:val="single" w:sz="4" w:space="0" w:color="auto"/>
            </w:tcBorders>
            <w:vAlign w:val="center"/>
          </w:tcPr>
          <w:p w14:paraId="0F7F442A" w14:textId="726C9131" w:rsidR="0094138E" w:rsidRPr="00A05A69"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A05A69">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03</w:t>
            </w:r>
          </w:p>
        </w:tc>
      </w:tr>
      <w:tr w:rsidR="0094138E" w:rsidRPr="002F18C2" w14:paraId="0F7F4433"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Model Number</w:t>
            </w:r>
          </w:p>
        </w:tc>
      </w:tr>
      <w:tr w:rsidR="0094138E" w:rsidRPr="002F18C2" w14:paraId="0F7F4437"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2265"/>
        <w:gridCol w:w="7915"/>
      </w:tblGrid>
      <w:tr w:rsidR="006C36EE" w:rsidRPr="002F18C2" w14:paraId="06394A1D" w14:textId="77777777" w:rsidTr="003C0EF4">
        <w:trPr>
          <w:trHeight w:val="144"/>
        </w:trPr>
        <w:tc>
          <w:tcPr>
            <w:tcW w:w="10790" w:type="dxa"/>
            <w:gridSpan w:val="3"/>
            <w:tcBorders>
              <w:top w:val="single" w:sz="4" w:space="0" w:color="auto"/>
              <w:left w:val="single" w:sz="4" w:space="0" w:color="auto"/>
              <w:bottom w:val="single" w:sz="4" w:space="0" w:color="auto"/>
              <w:right w:val="single" w:sz="4" w:space="0" w:color="auto"/>
            </w:tcBorders>
          </w:tcPr>
          <w:p w14:paraId="6EF9F502" w14:textId="29E72C70"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3C0EF4">
        <w:trPr>
          <w:trHeight w:val="144"/>
          <w:tblHeader/>
        </w:trPr>
        <w:tc>
          <w:tcPr>
            <w:tcW w:w="610"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180" w:type="dxa"/>
            <w:gridSpan w:val="2"/>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3C0EF4">
        <w:trPr>
          <w:trHeight w:val="144"/>
          <w:tblHeader/>
        </w:trPr>
        <w:tc>
          <w:tcPr>
            <w:tcW w:w="610"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180" w:type="dxa"/>
            <w:gridSpan w:val="2"/>
            <w:vAlign w:val="center"/>
          </w:tcPr>
          <w:p w14:paraId="2F088E1D" w14:textId="3B98E76E"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Unfired Storage Tanks are insulated with an external R-</w:t>
            </w:r>
            <w:ins w:id="232" w:author="Tam, Danny@Energy" w:date="2021-11-08T14:21:00Z">
              <w:r w:rsidR="00F642F7">
                <w:rPr>
                  <w:rFonts w:asciiTheme="minorHAnsi" w:eastAsiaTheme="minorEastAsia" w:hAnsiTheme="minorHAnsi" w:cstheme="minorHAnsi"/>
                  <w:sz w:val="18"/>
                  <w:szCs w:val="18"/>
                </w:rPr>
                <w:t>3.5</w:t>
              </w:r>
            </w:ins>
            <w:del w:id="233" w:author="Tam, Danny@Energy" w:date="2021-11-08T14:21:00Z">
              <w:r w:rsidRPr="00542719" w:rsidDel="00F642F7">
                <w:rPr>
                  <w:rFonts w:asciiTheme="minorHAnsi" w:eastAsiaTheme="minorEastAsia" w:hAnsiTheme="minorHAnsi" w:cstheme="minorHAnsi"/>
                  <w:sz w:val="18"/>
                  <w:szCs w:val="18"/>
                </w:rPr>
                <w:delText>12</w:delText>
              </w:r>
            </w:del>
            <w:r w:rsidRPr="00542719">
              <w:rPr>
                <w:rFonts w:asciiTheme="minorHAnsi" w:eastAsiaTheme="minorEastAsia" w:hAnsiTheme="minorHAnsi" w:cstheme="minorHAnsi"/>
                <w:sz w:val="18"/>
                <w:szCs w:val="18"/>
              </w:rPr>
              <w:t xml:space="preserve"> or combination of R-16 internal and external Insulation. (Section 110.3(c)4).</w:t>
            </w:r>
          </w:p>
        </w:tc>
      </w:tr>
      <w:tr w:rsidR="006C36EE" w:rsidRPr="002F18C2" w14:paraId="60043560" w14:textId="77777777" w:rsidTr="003C0EF4">
        <w:trPr>
          <w:trHeight w:val="144"/>
        </w:trPr>
        <w:tc>
          <w:tcPr>
            <w:tcW w:w="610"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180" w:type="dxa"/>
            <w:gridSpan w:val="2"/>
            <w:vAlign w:val="center"/>
          </w:tcPr>
          <w:p w14:paraId="2F583975" w14:textId="11ECCB20" w:rsidR="006C36EE" w:rsidRPr="00542719" w:rsidDel="00216FB1" w:rsidRDefault="006C36EE" w:rsidP="00216FB1">
            <w:pPr>
              <w:keepNext/>
              <w:autoSpaceDE w:val="0"/>
              <w:autoSpaceDN w:val="0"/>
              <w:adjustRightInd w:val="0"/>
              <w:spacing w:after="0" w:line="240" w:lineRule="auto"/>
              <w:rPr>
                <w:del w:id="234" w:author="Tam, Danny@Energy" w:date="2021-11-08T14:21:00Z"/>
                <w:rFonts w:asciiTheme="minorHAnsi" w:eastAsiaTheme="minorEastAsia" w:hAnsiTheme="minorHAnsi" w:cstheme="minorHAnsi"/>
                <w:b/>
                <w:bCs/>
                <w:sz w:val="18"/>
                <w:szCs w:val="18"/>
              </w:rPr>
            </w:pPr>
            <w:r w:rsidRPr="00542719">
              <w:rPr>
                <w:rFonts w:asciiTheme="minorHAnsi" w:eastAsiaTheme="minorEastAsia" w:hAnsiTheme="minorHAnsi" w:cstheme="minorHAnsi"/>
                <w:bCs/>
                <w:sz w:val="18"/>
                <w:szCs w:val="18"/>
              </w:rPr>
              <w:t xml:space="preserve">The following pipes are insulated, to the thicknesses required by Table 120.3A, except for those sections of pipe that are subject to one of the exceptions below: All domestic hot water piping shall be insulated as specified in Section 609.11 of the California Plumbing Code. </w:t>
            </w:r>
            <w:del w:id="235" w:author="Tam, Danny@Energy" w:date="2021-11-08T14:21:00Z">
              <w:r w:rsidRPr="00542719" w:rsidDel="00216FB1">
                <w:rPr>
                  <w:rFonts w:asciiTheme="minorHAnsi" w:eastAsiaTheme="minorEastAsia" w:hAnsiTheme="minorHAnsi" w:cstheme="minorHAnsi"/>
                  <w:bCs/>
                  <w:sz w:val="18"/>
                  <w:szCs w:val="18"/>
                </w:rPr>
                <w:delText>In addition, the following piping conditions shall have a minimum insulation wall thickness of 1 inch or a min</w:delText>
              </w:r>
              <w:r w:rsidR="00A956FB" w:rsidDel="00216FB1">
                <w:rPr>
                  <w:rFonts w:asciiTheme="minorHAnsi" w:eastAsiaTheme="minorEastAsia" w:hAnsiTheme="minorHAnsi" w:cstheme="minorHAnsi"/>
                  <w:bCs/>
                  <w:sz w:val="18"/>
                  <w:szCs w:val="18"/>
                </w:rPr>
                <w:delText xml:space="preserve">imum insulation R-value of 7.7 </w:delText>
              </w:r>
              <w:r w:rsidRPr="00542719" w:rsidDel="00216FB1">
                <w:rPr>
                  <w:rFonts w:asciiTheme="minorHAnsi" w:eastAsiaTheme="minorEastAsia" w:hAnsiTheme="minorHAnsi" w:cstheme="minorHAnsi"/>
                  <w:bCs/>
                  <w:sz w:val="18"/>
                  <w:szCs w:val="18"/>
                </w:rPr>
                <w:delText>(RA4.4.1)</w:delText>
              </w:r>
            </w:del>
          </w:p>
          <w:p w14:paraId="66A10595" w14:textId="62A5E1E7" w:rsidR="006C36EE" w:rsidRPr="00542719" w:rsidDel="00216FB1" w:rsidRDefault="006C36EE">
            <w:pPr>
              <w:keepNext/>
              <w:autoSpaceDE w:val="0"/>
              <w:autoSpaceDN w:val="0"/>
              <w:adjustRightInd w:val="0"/>
              <w:spacing w:after="0" w:line="240" w:lineRule="auto"/>
              <w:rPr>
                <w:del w:id="236" w:author="Tam, Danny@Energy" w:date="2021-11-08T14:21:00Z"/>
                <w:rFonts w:asciiTheme="minorHAnsi" w:eastAsia="Times New Roman" w:hAnsiTheme="minorHAnsi" w:cstheme="minorHAnsi"/>
                <w:b/>
                <w:bCs/>
                <w:sz w:val="18"/>
                <w:szCs w:val="18"/>
              </w:rPr>
              <w:pPrChange w:id="237" w:author="Tam, Danny@Energy" w:date="2021-11-08T14:21:00Z">
                <w:pPr>
                  <w:keepNext/>
                  <w:numPr>
                    <w:ilvl w:val="1"/>
                    <w:numId w:val="52"/>
                  </w:numPr>
                  <w:autoSpaceDE w:val="0"/>
                  <w:autoSpaceDN w:val="0"/>
                  <w:adjustRightInd w:val="0"/>
                  <w:spacing w:after="0" w:line="240" w:lineRule="auto"/>
                  <w:ind w:left="1440" w:hanging="360"/>
                  <w:contextualSpacing/>
                </w:pPr>
              </w:pPrChange>
            </w:pPr>
            <w:del w:id="238" w:author="Tam, Danny@Energy" w:date="2021-11-08T14:21:00Z">
              <w:r w:rsidRPr="00542719" w:rsidDel="00216FB1">
                <w:rPr>
                  <w:rFonts w:asciiTheme="minorHAnsi" w:eastAsia="Times New Roman" w:hAnsiTheme="minorHAnsi" w:cstheme="minorHAnsi"/>
                  <w:bCs/>
                  <w:sz w:val="18"/>
                  <w:szCs w:val="18"/>
                </w:rPr>
                <w:delText>The first 5 feet (1.5 meters) of cold water pipes from the storage tank.</w:delText>
              </w:r>
            </w:del>
          </w:p>
          <w:p w14:paraId="4A601B4A" w14:textId="51362A9B" w:rsidR="006C36EE" w:rsidRPr="00542719" w:rsidDel="00216FB1" w:rsidRDefault="006C36EE">
            <w:pPr>
              <w:keepNext/>
              <w:autoSpaceDE w:val="0"/>
              <w:autoSpaceDN w:val="0"/>
              <w:adjustRightInd w:val="0"/>
              <w:spacing w:after="0" w:line="240" w:lineRule="auto"/>
              <w:rPr>
                <w:del w:id="239" w:author="Tam, Danny@Energy" w:date="2021-11-08T14:21:00Z"/>
                <w:rFonts w:asciiTheme="minorHAnsi" w:eastAsia="Times New Roman" w:hAnsiTheme="minorHAnsi" w:cstheme="minorHAnsi"/>
                <w:b/>
                <w:bCs/>
                <w:sz w:val="18"/>
                <w:szCs w:val="18"/>
              </w:rPr>
              <w:pPrChange w:id="240" w:author="Tam, Danny@Energy" w:date="2021-11-08T14:21:00Z">
                <w:pPr>
                  <w:keepNext/>
                  <w:numPr>
                    <w:ilvl w:val="1"/>
                    <w:numId w:val="52"/>
                  </w:numPr>
                  <w:autoSpaceDE w:val="0"/>
                  <w:autoSpaceDN w:val="0"/>
                  <w:adjustRightInd w:val="0"/>
                  <w:spacing w:after="0" w:line="240" w:lineRule="auto"/>
                  <w:ind w:left="1440" w:hanging="360"/>
                  <w:contextualSpacing/>
                </w:pPr>
              </w:pPrChange>
            </w:pPr>
            <w:del w:id="241" w:author="Tam, Danny@Energy" w:date="2021-11-08T14:21:00Z">
              <w:r w:rsidRPr="00542719" w:rsidDel="00216FB1">
                <w:rPr>
                  <w:rFonts w:asciiTheme="minorHAnsi" w:eastAsia="Times New Roman" w:hAnsiTheme="minorHAnsi" w:cstheme="minorHAnsi"/>
                  <w:bCs/>
                  <w:sz w:val="18"/>
                  <w:szCs w:val="18"/>
                </w:rPr>
                <w:delText>All piping with a nominal diameter of 3/4 inch (19 millimeter) and less than 1 inch.</w:delText>
              </w:r>
            </w:del>
          </w:p>
          <w:p w14:paraId="6403D0E1" w14:textId="68D9DF89" w:rsidR="006C36EE" w:rsidRPr="00450E94" w:rsidDel="00216FB1" w:rsidRDefault="006C36EE">
            <w:pPr>
              <w:keepNext/>
              <w:autoSpaceDE w:val="0"/>
              <w:autoSpaceDN w:val="0"/>
              <w:adjustRightInd w:val="0"/>
              <w:spacing w:after="0" w:line="240" w:lineRule="auto"/>
              <w:rPr>
                <w:del w:id="242" w:author="Tam, Danny@Energy" w:date="2021-11-08T14:21:00Z"/>
                <w:rFonts w:asciiTheme="minorHAnsi" w:eastAsia="Times New Roman" w:hAnsiTheme="minorHAnsi" w:cstheme="minorHAnsi"/>
                <w:b/>
                <w:bCs/>
                <w:sz w:val="18"/>
                <w:szCs w:val="18"/>
              </w:rPr>
              <w:pPrChange w:id="243" w:author="Tam, Danny@Energy" w:date="2021-11-08T14:21:00Z">
                <w:pPr>
                  <w:keepNext/>
                  <w:numPr>
                    <w:ilvl w:val="1"/>
                    <w:numId w:val="52"/>
                  </w:numPr>
                  <w:autoSpaceDE w:val="0"/>
                  <w:autoSpaceDN w:val="0"/>
                  <w:adjustRightInd w:val="0"/>
                  <w:spacing w:after="0" w:line="240" w:lineRule="auto"/>
                  <w:ind w:left="1440" w:hanging="360"/>
                  <w:contextualSpacing/>
                </w:pPr>
              </w:pPrChange>
            </w:pPr>
            <w:del w:id="244" w:author="Tam, Danny@Energy" w:date="2021-11-08T14:21:00Z">
              <w:r w:rsidRPr="00542719" w:rsidDel="00216FB1">
                <w:rPr>
                  <w:rFonts w:asciiTheme="minorHAnsi" w:eastAsia="Times New Roman" w:hAnsiTheme="minorHAnsi" w:cstheme="minorHAnsi"/>
                  <w:bCs/>
                  <w:sz w:val="18"/>
                  <w:szCs w:val="18"/>
                </w:rPr>
                <w:delText>All hot water piping from the heating source to the kitchen fixtures.</w:delText>
              </w:r>
            </w:del>
          </w:p>
          <w:p w14:paraId="5A0DF7BD" w14:textId="5A0D8C41" w:rsidR="00845B3C" w:rsidRPr="00542719" w:rsidDel="00216FB1" w:rsidRDefault="00845B3C">
            <w:pPr>
              <w:keepNext/>
              <w:autoSpaceDE w:val="0"/>
              <w:autoSpaceDN w:val="0"/>
              <w:adjustRightInd w:val="0"/>
              <w:spacing w:after="0" w:line="240" w:lineRule="auto"/>
              <w:rPr>
                <w:del w:id="245" w:author="Tam, Danny@Energy" w:date="2021-11-08T14:21:00Z"/>
                <w:rFonts w:asciiTheme="minorHAnsi" w:eastAsia="Times New Roman" w:hAnsiTheme="minorHAnsi" w:cstheme="minorHAnsi"/>
                <w:b/>
                <w:bCs/>
                <w:sz w:val="18"/>
                <w:szCs w:val="18"/>
              </w:rPr>
              <w:pPrChange w:id="246" w:author="Tam, Danny@Energy" w:date="2021-11-08T14:21:00Z">
                <w:pPr>
                  <w:keepNext/>
                  <w:numPr>
                    <w:ilvl w:val="1"/>
                    <w:numId w:val="52"/>
                  </w:numPr>
                  <w:autoSpaceDE w:val="0"/>
                  <w:autoSpaceDN w:val="0"/>
                  <w:adjustRightInd w:val="0"/>
                  <w:spacing w:after="0" w:line="240" w:lineRule="auto"/>
                  <w:ind w:left="1440" w:hanging="360"/>
                  <w:contextualSpacing/>
                </w:pPr>
              </w:pPrChange>
            </w:pPr>
            <w:del w:id="247" w:author="Tam, Danny@Energy" w:date="2021-11-08T14:21:00Z">
              <w:r w:rsidRPr="00542719" w:rsidDel="00216FB1">
                <w:rPr>
                  <w:rFonts w:asciiTheme="minorHAnsi" w:eastAsia="Times New Roman" w:hAnsiTheme="minorHAnsi" w:cstheme="minorHAnsi"/>
                  <w:bCs/>
                  <w:sz w:val="18"/>
                  <w:szCs w:val="18"/>
                </w:rPr>
                <w:delText>Piping from the heating source to storage tank or between tanks</w:delText>
              </w:r>
            </w:del>
          </w:p>
          <w:p w14:paraId="66454EDC" w14:textId="791A5403" w:rsidR="00845B3C" w:rsidRPr="00542719" w:rsidDel="00216FB1" w:rsidRDefault="00845B3C">
            <w:pPr>
              <w:keepNext/>
              <w:autoSpaceDE w:val="0"/>
              <w:autoSpaceDN w:val="0"/>
              <w:adjustRightInd w:val="0"/>
              <w:spacing w:after="0" w:line="240" w:lineRule="auto"/>
              <w:rPr>
                <w:del w:id="248" w:author="Tam, Danny@Energy" w:date="2021-11-08T14:21:00Z"/>
                <w:rFonts w:asciiTheme="minorHAnsi" w:eastAsia="Times New Roman" w:hAnsiTheme="minorHAnsi" w:cstheme="minorHAnsi"/>
                <w:b/>
                <w:bCs/>
                <w:sz w:val="18"/>
                <w:szCs w:val="18"/>
              </w:rPr>
              <w:pPrChange w:id="249" w:author="Tam, Danny@Energy" w:date="2021-11-08T14:21:00Z">
                <w:pPr>
                  <w:keepNext/>
                  <w:numPr>
                    <w:ilvl w:val="1"/>
                    <w:numId w:val="52"/>
                  </w:numPr>
                  <w:autoSpaceDE w:val="0"/>
                  <w:autoSpaceDN w:val="0"/>
                  <w:adjustRightInd w:val="0"/>
                  <w:spacing w:after="0" w:line="240" w:lineRule="auto"/>
                  <w:ind w:left="1440" w:hanging="360"/>
                  <w:contextualSpacing/>
                </w:pPr>
              </w:pPrChange>
            </w:pPr>
            <w:del w:id="250" w:author="Tam, Danny@Energy" w:date="2021-11-08T14:21:00Z">
              <w:r w:rsidDel="00216FB1">
                <w:rPr>
                  <w:rFonts w:asciiTheme="minorHAnsi" w:eastAsia="Times New Roman" w:hAnsiTheme="minorHAnsi" w:cstheme="minorHAnsi"/>
                  <w:bCs/>
                  <w:sz w:val="18"/>
                  <w:szCs w:val="18"/>
                </w:rPr>
                <w:delText>All piping associated with a recirculation system.</w:delText>
              </w:r>
            </w:del>
          </w:p>
          <w:p w14:paraId="01713044" w14:textId="1B0F7EFA" w:rsidR="006C36EE" w:rsidRPr="00542719" w:rsidDel="00216FB1" w:rsidRDefault="006C36EE">
            <w:pPr>
              <w:keepNext/>
              <w:autoSpaceDE w:val="0"/>
              <w:autoSpaceDN w:val="0"/>
              <w:adjustRightInd w:val="0"/>
              <w:spacing w:after="0" w:line="240" w:lineRule="auto"/>
              <w:rPr>
                <w:del w:id="251" w:author="Tam, Danny@Energy" w:date="2021-11-08T14:21:00Z"/>
                <w:rFonts w:asciiTheme="minorHAnsi" w:eastAsia="Times New Roman" w:hAnsiTheme="minorHAnsi" w:cstheme="minorHAnsi"/>
                <w:b/>
                <w:bCs/>
                <w:sz w:val="18"/>
                <w:szCs w:val="18"/>
              </w:rPr>
              <w:pPrChange w:id="252" w:author="Tam, Danny@Energy" w:date="2021-11-08T14:21:00Z">
                <w:pPr>
                  <w:keepNext/>
                  <w:numPr>
                    <w:ilvl w:val="1"/>
                    <w:numId w:val="52"/>
                  </w:numPr>
                  <w:autoSpaceDE w:val="0"/>
                  <w:autoSpaceDN w:val="0"/>
                  <w:adjustRightInd w:val="0"/>
                  <w:spacing w:after="0" w:line="240" w:lineRule="auto"/>
                  <w:ind w:left="1440" w:hanging="360"/>
                  <w:contextualSpacing/>
                </w:pPr>
              </w:pPrChange>
            </w:pPr>
            <w:del w:id="253" w:author="Tam, Danny@Energy" w:date="2021-11-08T14:21:00Z">
              <w:r w:rsidRPr="00542719" w:rsidDel="00216FB1">
                <w:rPr>
                  <w:rFonts w:asciiTheme="minorHAnsi" w:eastAsia="Times New Roman" w:hAnsiTheme="minorHAnsi" w:cstheme="minorHAnsi"/>
                  <w:bCs/>
                  <w:sz w:val="18"/>
                  <w:szCs w:val="18"/>
                </w:rPr>
                <w:delText>All underground piping</w:delText>
              </w:r>
              <w:r w:rsidRPr="004B5988" w:rsidDel="00216FB1">
                <w:rPr>
                  <w:rFonts w:asciiTheme="minorHAnsi" w:eastAsia="Times New Roman" w:hAnsiTheme="minorHAnsi" w:cstheme="minorHAnsi"/>
                  <w:bCs/>
                  <w:sz w:val="18"/>
                  <w:szCs w:val="18"/>
                </w:rPr>
                <w:delText>.</w:delText>
              </w:r>
            </w:del>
          </w:p>
          <w:p w14:paraId="6E556316" w14:textId="77777777" w:rsidR="006C36EE" w:rsidRPr="00542719" w:rsidRDefault="006C36EE" w:rsidP="00845B3C">
            <w:pPr>
              <w:keepNext/>
              <w:numPr>
                <w:ilvl w:val="1"/>
                <w:numId w:val="44"/>
              </w:numPr>
              <w:autoSpaceDE w:val="0"/>
              <w:autoSpaceDN w:val="0"/>
              <w:adjustRightInd w:val="0"/>
              <w:spacing w:after="0" w:line="240" w:lineRule="auto"/>
              <w:ind w:left="451"/>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 xml:space="preserve">Insulation buried below grade must be installed in a </w:t>
            </w:r>
            <w:proofErr w:type="gramStart"/>
            <w:r w:rsidRPr="004B5988">
              <w:rPr>
                <w:rFonts w:asciiTheme="minorHAnsi" w:eastAsia="Times New Roman" w:hAnsiTheme="minorHAnsi" w:cstheme="minorHAnsi"/>
                <w:bCs/>
                <w:sz w:val="18"/>
                <w:szCs w:val="18"/>
              </w:rPr>
              <w:t>water proof</w:t>
            </w:r>
            <w:proofErr w:type="gramEnd"/>
            <w:r w:rsidRPr="004B5988">
              <w:rPr>
                <w:rFonts w:asciiTheme="minorHAnsi" w:eastAsia="Times New Roman" w:hAnsiTheme="minorHAnsi" w:cstheme="minorHAnsi"/>
                <w:bCs/>
                <w:sz w:val="18"/>
                <w:szCs w:val="18"/>
              </w:rPr>
              <w:t xml:space="preserve"> and non-crushable casing or sleeve.</w:t>
            </w:r>
          </w:p>
          <w:p w14:paraId="6307F6D8" w14:textId="77777777" w:rsidR="006C36EE" w:rsidRPr="00542719"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4395B4CE" w14:textId="790E40DC" w:rsidR="006C36EE" w:rsidRPr="00542719"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interior or exterior walls that is </w:t>
            </w:r>
            <w:proofErr w:type="gramStart"/>
            <w:r w:rsidRPr="00542719">
              <w:rPr>
                <w:rFonts w:asciiTheme="minorHAnsi" w:eastAsia="Times New Roman" w:hAnsiTheme="minorHAnsi" w:cstheme="minorHAnsi"/>
                <w:bCs/>
                <w:sz w:val="18"/>
                <w:szCs w:val="18"/>
              </w:rPr>
              <w:t>surrounded on all sides</w:t>
            </w:r>
            <w:proofErr w:type="gramEnd"/>
            <w:r w:rsidRPr="00542719">
              <w:rPr>
                <w:rFonts w:asciiTheme="minorHAnsi" w:eastAsia="Times New Roman" w:hAnsiTheme="minorHAnsi" w:cstheme="minorHAnsi"/>
                <w:bCs/>
                <w:sz w:val="18"/>
                <w:szCs w:val="18"/>
              </w:rPr>
              <w:t xml:space="preserve"> by at least 1 inch (</w:t>
            </w:r>
            <w:r w:rsidR="007771B8">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2C9716C" w:rsidR="006C36EE" w:rsidRPr="00542719"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crawlspace with a minimum of 1 </w:t>
            </w:r>
            <w:proofErr w:type="gramStart"/>
            <w:r w:rsidRPr="00542719">
              <w:rPr>
                <w:rFonts w:asciiTheme="minorHAnsi" w:eastAsia="Times New Roman" w:hAnsiTheme="minorHAnsi" w:cstheme="minorHAnsi"/>
                <w:bCs/>
                <w:sz w:val="18"/>
                <w:szCs w:val="18"/>
              </w:rPr>
              <w:t>inches</w:t>
            </w:r>
            <w:proofErr w:type="gramEnd"/>
            <w:r w:rsidRPr="00542719">
              <w:rPr>
                <w:rFonts w:asciiTheme="minorHAnsi" w:eastAsia="Times New Roman" w:hAnsiTheme="minorHAnsi" w:cstheme="minorHAnsi"/>
                <w:bCs/>
                <w:sz w:val="18"/>
                <w:szCs w:val="18"/>
              </w:rPr>
              <w:t xml:space="preserve"> (</w:t>
            </w:r>
            <w:r w:rsidR="007771B8">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77777777" w:rsidR="006C36EE" w:rsidRPr="00542719"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p>
          <w:p w14:paraId="5AF765AB" w14:textId="77777777" w:rsidR="006C36EE" w:rsidRPr="00542719"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Pipe insulation shall fit </w:t>
            </w:r>
            <w:proofErr w:type="gramStart"/>
            <w:r w:rsidRPr="00542719">
              <w:rPr>
                <w:rFonts w:asciiTheme="minorHAnsi" w:eastAsia="Times New Roman" w:hAnsiTheme="minorHAnsi" w:cstheme="minorHAnsi"/>
                <w:bCs/>
                <w:sz w:val="18"/>
                <w:szCs w:val="18"/>
              </w:rPr>
              <w:t>tightly</w:t>
            </w:r>
            <w:proofErr w:type="gramEnd"/>
            <w:r w:rsidRPr="00542719">
              <w:rPr>
                <w:rFonts w:asciiTheme="minorHAnsi" w:eastAsia="Times New Roman" w:hAnsiTheme="minorHAnsi" w:cstheme="minorHAnsi"/>
                <w:bCs/>
                <w:sz w:val="18"/>
                <w:szCs w:val="18"/>
              </w:rPr>
              <w:t xml:space="preserve"> and all elbows and tees shall be fully insulated.</w:t>
            </w:r>
          </w:p>
        </w:tc>
      </w:tr>
      <w:tr w:rsidR="006C36EE" w:rsidRPr="002F18C2" w14:paraId="591364E0" w14:textId="77777777" w:rsidTr="003C0EF4">
        <w:trPr>
          <w:trHeight w:val="144"/>
          <w:tblHeader/>
        </w:trPr>
        <w:tc>
          <w:tcPr>
            <w:tcW w:w="610"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180" w:type="dxa"/>
            <w:gridSpan w:val="2"/>
            <w:vAlign w:val="center"/>
          </w:tcPr>
          <w:p w14:paraId="089764D4" w14:textId="61074F2E" w:rsidR="006C36EE" w:rsidRDefault="006C36EE" w:rsidP="00F14A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254" w:author="Tam, Danny@Energy" w:date="2021-11-08T15:06:00Z"/>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For Gas or Propane Water Heaters:  Ensure</w:t>
            </w:r>
            <w:ins w:id="255" w:author="Tam, Danny@Energy" w:date="2021-11-08T15:05:00Z">
              <w:r w:rsidR="008E5B69">
                <w:rPr>
                  <w:rFonts w:asciiTheme="minorHAnsi" w:eastAsia="Times New Roman" w:hAnsiTheme="minorHAnsi" w:cstheme="minorHAnsi"/>
                  <w:sz w:val="18"/>
                  <w:szCs w:val="18"/>
                </w:rPr>
                <w:t xml:space="preserve"> either a or b</w:t>
              </w:r>
            </w:ins>
            <w:r w:rsidRPr="00542719">
              <w:rPr>
                <w:rFonts w:asciiTheme="minorHAnsi" w:eastAsia="Times New Roman" w:hAnsiTheme="minorHAnsi" w:cstheme="minorHAnsi"/>
                <w:sz w:val="18"/>
                <w:szCs w:val="18"/>
              </w:rPr>
              <w:t xml:space="preserve"> </w:t>
            </w:r>
            <w:del w:id="256" w:author="Tam, Danny@Energy" w:date="2021-11-08T15:05:00Z">
              <w:r w:rsidRPr="00542719" w:rsidDel="008E5B69">
                <w:rPr>
                  <w:rFonts w:asciiTheme="minorHAnsi" w:eastAsia="Times New Roman" w:hAnsiTheme="minorHAnsi" w:cstheme="minorHAnsi"/>
                  <w:sz w:val="18"/>
                  <w:szCs w:val="18"/>
                </w:rPr>
                <w:delText xml:space="preserve">the following </w:delText>
              </w:r>
            </w:del>
            <w:r w:rsidRPr="00542719">
              <w:rPr>
                <w:rFonts w:asciiTheme="minorHAnsi" w:eastAsia="Times New Roman" w:hAnsiTheme="minorHAnsi" w:cstheme="minorHAnsi"/>
                <w:sz w:val="18"/>
                <w:szCs w:val="18"/>
              </w:rPr>
              <w:t>are installed (Section 150.0(n))</w:t>
            </w:r>
          </w:p>
          <w:p w14:paraId="707573DF" w14:textId="0E47D4A6" w:rsidR="00604BC8" w:rsidRPr="00604BC8" w:rsidRDefault="00604BC8">
            <w:pPr>
              <w:pStyle w:val="ListParagraph"/>
              <w:keepNext/>
              <w:numPr>
                <w:ilvl w:val="0"/>
                <w:numId w:val="5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Change w:id="257" w:author="Tam, Danny@Energy" w:date="2021-11-08T15:06:00Z">
                  <w:rPr/>
                </w:rPrChange>
              </w:rPr>
              <w:pPrChange w:id="258" w:author="Tam, Danny@Energy" w:date="2021-11-08T15:07:00Z">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pPr>
              </w:pPrChange>
            </w:pPr>
            <w:ins w:id="259" w:author="Tam, Danny@Energy" w:date="2021-11-08T15:06:00Z">
              <w:r w:rsidRPr="00604BC8">
                <w:rPr>
                  <w:rFonts w:asciiTheme="minorHAnsi" w:eastAsia="Times New Roman" w:hAnsiTheme="minorHAnsi" w:cstheme="minorHAnsi"/>
                  <w:sz w:val="18"/>
                  <w:szCs w:val="18"/>
                  <w:rPrChange w:id="260" w:author="Tam, Danny@Energy" w:date="2021-11-08T15:06:00Z">
                    <w:rPr/>
                  </w:rPrChange>
                </w:rPr>
                <w:t>A designated space at least 2.5 feet by 2.5 feet and 7 feet tall within 3 feet from the water heater</w:t>
              </w:r>
            </w:ins>
          </w:p>
          <w:p w14:paraId="3303CE97" w14:textId="4282DA30" w:rsidR="006C36EE" w:rsidRPr="00542719" w:rsidRDefault="006C36EE">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Change w:id="261" w:author="Tam, Danny@Energy" w:date="2021-11-08T15:07:00Z">
                <w:pPr>
                  <w:keepNext/>
                  <w:numPr>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contextualSpacing/>
                </w:pPr>
              </w:pPrChange>
            </w:pPr>
            <w:r w:rsidRPr="00542719">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1416A8">
              <w:rPr>
                <w:rFonts w:asciiTheme="minorHAnsi" w:eastAsia="Times New Roman" w:hAnsiTheme="minorHAnsi" w:cstheme="minorHAnsi"/>
                <w:sz w:val="18"/>
                <w:szCs w:val="18"/>
              </w:rPr>
              <w:t xml:space="preserve">is </w:t>
            </w:r>
            <w:r w:rsidRPr="00542719">
              <w:rPr>
                <w:rFonts w:asciiTheme="minorHAnsi" w:eastAsia="Times New Roman" w:hAnsiTheme="minorHAnsi" w:cstheme="minorHAnsi"/>
                <w:sz w:val="18"/>
                <w:szCs w:val="18"/>
              </w:rPr>
              <w:t xml:space="preserve">accessible with no </w:t>
            </w:r>
            <w:proofErr w:type="gramStart"/>
            <w:r w:rsidRPr="00542719">
              <w:rPr>
                <w:rFonts w:asciiTheme="minorHAnsi" w:eastAsia="Times New Roman" w:hAnsiTheme="minorHAnsi" w:cstheme="minorHAnsi"/>
                <w:sz w:val="18"/>
                <w:szCs w:val="18"/>
              </w:rPr>
              <w:t>obstructions;</w:t>
            </w:r>
            <w:proofErr w:type="gramEnd"/>
          </w:p>
          <w:p w14:paraId="34194BD3" w14:textId="70DD6583" w:rsidR="006C36EE" w:rsidRPr="00542719" w:rsidRDefault="006C36EE">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Change w:id="262" w:author="Tam, Danny@Energy" w:date="2021-11-08T15:07:00Z">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contextualSpacing/>
                </w:pPr>
              </w:pPrChange>
            </w:pPr>
            <w:r w:rsidRPr="00542719">
              <w:rPr>
                <w:rFonts w:asciiTheme="minorHAnsi" w:eastAsia="Times New Roman" w:hAnsiTheme="minorHAnsi" w:cstheme="minorHAnsi"/>
                <w:sz w:val="18"/>
                <w:szCs w:val="18"/>
              </w:rPr>
              <w:t>The conductor shall be labeled with the wor</w:t>
            </w:r>
            <w:r w:rsidR="001416A8">
              <w:rPr>
                <w:rFonts w:asciiTheme="minorHAnsi" w:eastAsia="Times New Roman" w:hAnsiTheme="minorHAnsi" w:cstheme="minorHAnsi"/>
                <w:sz w:val="18"/>
                <w:szCs w:val="18"/>
              </w:rPr>
              <w:t>d</w:t>
            </w:r>
            <w:r w:rsidRPr="00542719">
              <w:rPr>
                <w:rFonts w:asciiTheme="minorHAnsi" w:eastAsia="Times New Roman" w:hAnsiTheme="minorHAnsi" w:cstheme="minorHAnsi"/>
                <w:sz w:val="18"/>
                <w:szCs w:val="18"/>
              </w:rPr>
              <w:t xml:space="preserve"> “Spare” on both ends; and</w:t>
            </w:r>
          </w:p>
          <w:p w14:paraId="497EB6BE" w14:textId="788C3CC3" w:rsidR="006C36EE" w:rsidRPr="00542719" w:rsidRDefault="006C36EE">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Change w:id="263" w:author="Tam, Danny@Energy" w:date="2021-11-08T15:07:00Z">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contextualSpacing/>
                </w:pPr>
              </w:pPrChange>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4A6C83C9" w:rsidR="006C36EE" w:rsidRPr="00542719" w:rsidRDefault="006C36EE">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Change w:id="264" w:author="Tam, Danny@Energy" w:date="2021-11-08T15:07:00Z">
                <w:pPr>
                  <w:keepNext/>
                  <w:numPr>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contextualSpacing/>
                </w:pPr>
              </w:pPrChange>
            </w:pPr>
            <w:del w:id="265" w:author="Tam, Danny@Energy" w:date="2021-11-08T15:06:00Z">
              <w:r w:rsidRPr="00542719" w:rsidDel="008E5B69">
                <w:rPr>
                  <w:rFonts w:asciiTheme="minorHAnsi" w:eastAsia="Times New Roman" w:hAnsiTheme="minorHAnsi" w:cstheme="minorHAnsi"/>
                  <w:sz w:val="18"/>
                  <w:szCs w:val="18"/>
                </w:rPr>
                <w:delText>A Category III or IV vent, or a Type B vent with straight pipe between outside and water heater</w:delText>
              </w:r>
            </w:del>
          </w:p>
          <w:p w14:paraId="260C81E6" w14:textId="77777777" w:rsidR="006C36EE" w:rsidRPr="00542719" w:rsidRDefault="006C36EE">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Change w:id="266" w:author="Tam, Danny@Energy" w:date="2021-11-08T15:07:00Z">
                <w:pPr>
                  <w:keepNext/>
                  <w:numPr>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contextualSpacing/>
                </w:pPr>
              </w:pPrChange>
            </w:pPr>
            <w:r w:rsidRPr="00542719">
              <w:rPr>
                <w:rFonts w:asciiTheme="minorHAnsi" w:eastAsia="Times New Roman" w:hAnsiTheme="minorHAnsi" w:cstheme="minorHAnsi"/>
                <w:sz w:val="18"/>
                <w:szCs w:val="18"/>
              </w:rPr>
              <w:t xml:space="preserve">A condensate </w:t>
            </w:r>
            <w:proofErr w:type="gramStart"/>
            <w:r w:rsidRPr="00542719">
              <w:rPr>
                <w:rFonts w:asciiTheme="minorHAnsi" w:eastAsia="Times New Roman" w:hAnsiTheme="minorHAnsi" w:cstheme="minorHAnsi"/>
                <w:sz w:val="18"/>
                <w:szCs w:val="18"/>
              </w:rPr>
              <w:t>drain</w:t>
            </w:r>
            <w:proofErr w:type="gramEnd"/>
            <w:r w:rsidRPr="00542719">
              <w:rPr>
                <w:rFonts w:asciiTheme="minorHAnsi" w:eastAsia="Times New Roman" w:hAnsiTheme="minorHAnsi" w:cstheme="minorHAnsi"/>
                <w:sz w:val="18"/>
                <w:szCs w:val="18"/>
              </w:rPr>
              <w:t xml:space="preserve"> no more than 2 inches higher than the base on water heater for natural draining</w:t>
            </w:r>
          </w:p>
          <w:p w14:paraId="0C7DB70B" w14:textId="77777777" w:rsidR="006C36EE" w:rsidRDefault="006C36EE">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ins w:id="267" w:author="Tam, Danny@Energy" w:date="2021-11-08T15:06:00Z"/>
                <w:rFonts w:asciiTheme="minorHAnsi" w:eastAsia="Times New Roman" w:hAnsiTheme="minorHAnsi" w:cstheme="minorHAnsi"/>
                <w:sz w:val="18"/>
                <w:szCs w:val="18"/>
              </w:rPr>
              <w:pPrChange w:id="268" w:author="Tam, Danny@Energy" w:date="2021-11-08T15:07:00Z">
                <w:pPr>
                  <w:keepNext/>
                  <w:numPr>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contextualSpacing/>
                </w:pPr>
              </w:pPrChange>
            </w:pPr>
            <w:del w:id="269" w:author="Tam, Danny@Energy" w:date="2021-11-08T15:06:00Z">
              <w:r w:rsidRPr="00542719" w:rsidDel="008E5B69">
                <w:rPr>
                  <w:rFonts w:asciiTheme="minorHAnsi" w:eastAsia="Times New Roman" w:hAnsiTheme="minorHAnsi" w:cstheme="minorHAnsi"/>
                  <w:sz w:val="18"/>
                  <w:szCs w:val="18"/>
                </w:rPr>
                <w:delText>A gas supply line with capacity of at least 200,000 Btu/hr</w:delText>
              </w:r>
            </w:del>
          </w:p>
          <w:p w14:paraId="5F4C9B68" w14:textId="77777777" w:rsidR="00F14AC1" w:rsidRPr="004736BD" w:rsidRDefault="00F14AC1">
            <w:pPr>
              <w:pStyle w:val="ListParagraph"/>
              <w:keepNext/>
              <w:numPr>
                <w:ilvl w:val="0"/>
                <w:numId w:val="5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ins w:id="270" w:author="Tam, Danny@Energy" w:date="2021-11-08T15:06:00Z"/>
                <w:rFonts w:asciiTheme="minorHAnsi" w:eastAsia="Times New Roman" w:hAnsiTheme="minorHAnsi" w:cstheme="minorHAnsi"/>
                <w:sz w:val="18"/>
                <w:szCs w:val="18"/>
              </w:rPr>
              <w:pPrChange w:id="271" w:author="Tam, Danny@Energy" w:date="2021-11-08T15:07:00Z">
                <w:pPr>
                  <w:pStyle w:val="ListParagraph"/>
                  <w:keepNext/>
                  <w:numPr>
                    <w:numId w:val="5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hanging="360"/>
                </w:pPr>
              </w:pPrChange>
            </w:pPr>
            <w:ins w:id="272" w:author="Tam, Danny@Energy" w:date="2021-11-08T15:06:00Z">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from the water heater </w:t>
              </w:r>
            </w:ins>
          </w:p>
          <w:p w14:paraId="18F2C01F" w14:textId="77777777" w:rsidR="00F14AC1" w:rsidRPr="004B6B6C" w:rsidRDefault="00F14AC1" w:rsidP="00F14AC1">
            <w:pPr>
              <w:numPr>
                <w:ilvl w:val="0"/>
                <w:numId w:val="54"/>
              </w:numPr>
              <w:tabs>
                <w:tab w:val="left" w:pos="916"/>
              </w:tabs>
              <w:kinsoku w:val="0"/>
              <w:overflowPunct w:val="0"/>
              <w:autoSpaceDE w:val="0"/>
              <w:autoSpaceDN w:val="0"/>
              <w:adjustRightInd w:val="0"/>
              <w:spacing w:after="0" w:line="203" w:lineRule="exact"/>
              <w:ind w:left="1231" w:hanging="270"/>
              <w:rPr>
                <w:ins w:id="273" w:author="Tam, Danny@Energy" w:date="2021-11-08T15:06:00Z"/>
                <w:rFonts w:cs="Calibri"/>
                <w:sz w:val="20"/>
                <w:szCs w:val="20"/>
              </w:rPr>
            </w:pPr>
            <w:ins w:id="274" w:author="Tam, Danny@Energy" w:date="2021-11-08T15:06:00Z">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33C128D9" w14:textId="77777777" w:rsidR="00F14AC1" w:rsidRPr="004736BD" w:rsidRDefault="00F14AC1">
            <w:pPr>
              <w:pStyle w:val="ListParagraph"/>
              <w:numPr>
                <w:ilvl w:val="0"/>
                <w:numId w:val="54"/>
              </w:numPr>
              <w:kinsoku w:val="0"/>
              <w:overflowPunct w:val="0"/>
              <w:autoSpaceDE w:val="0"/>
              <w:autoSpaceDN w:val="0"/>
              <w:adjustRightInd w:val="0"/>
              <w:spacing w:after="0" w:line="240" w:lineRule="auto"/>
              <w:ind w:left="1231" w:right="293" w:hanging="270"/>
              <w:contextualSpacing w:val="0"/>
              <w:rPr>
                <w:ins w:id="275" w:author="Tam, Danny@Energy" w:date="2021-11-08T15:06:00Z"/>
                <w:rFonts w:cs="Calibri"/>
                <w:sz w:val="20"/>
                <w:szCs w:val="20"/>
              </w:rPr>
              <w:pPrChange w:id="276" w:author="Tam, Danny@Energy" w:date="2021-11-08T15:07:00Z">
                <w:pPr>
                  <w:pStyle w:val="ListParagraph"/>
                  <w:numPr>
                    <w:numId w:val="54"/>
                  </w:numPr>
                  <w:kinsoku w:val="0"/>
                  <w:overflowPunct w:val="0"/>
                  <w:autoSpaceDE w:val="0"/>
                  <w:autoSpaceDN w:val="0"/>
                  <w:adjustRightInd w:val="0"/>
                  <w:spacing w:after="0" w:line="240" w:lineRule="auto"/>
                  <w:ind w:left="1231" w:right="293" w:hanging="270"/>
                </w:pPr>
              </w:pPrChange>
            </w:pPr>
            <w:ins w:id="277" w:author="Tam, Danny@Energy" w:date="2021-11-08T15:06: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1448E088" w14:textId="77777777" w:rsidR="00F14AC1" w:rsidRPr="004B6B6C" w:rsidRDefault="00F14AC1" w:rsidP="00F14AC1">
            <w:pPr>
              <w:numPr>
                <w:ilvl w:val="0"/>
                <w:numId w:val="54"/>
              </w:numPr>
              <w:tabs>
                <w:tab w:val="left" w:pos="827"/>
              </w:tabs>
              <w:kinsoku w:val="0"/>
              <w:overflowPunct w:val="0"/>
              <w:autoSpaceDE w:val="0"/>
              <w:autoSpaceDN w:val="0"/>
              <w:adjustRightInd w:val="0"/>
              <w:spacing w:before="119" w:after="0" w:line="240" w:lineRule="auto"/>
              <w:ind w:left="1231" w:right="606" w:hanging="270"/>
              <w:rPr>
                <w:ins w:id="278" w:author="Tam, Danny@Energy" w:date="2021-11-08T15:06:00Z"/>
                <w:rFonts w:cs="Calibri"/>
                <w:sz w:val="20"/>
                <w:szCs w:val="20"/>
              </w:rPr>
            </w:pPr>
            <w:ins w:id="279" w:author="Tam, Danny@Energy" w:date="2021-11-08T15:06: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4ADA70C3" w14:textId="77777777" w:rsidR="00F14AC1" w:rsidRPr="004B6B6C" w:rsidRDefault="00F14AC1">
            <w:pPr>
              <w:numPr>
                <w:ilvl w:val="0"/>
                <w:numId w:val="54"/>
              </w:numPr>
              <w:tabs>
                <w:tab w:val="left" w:pos="827"/>
              </w:tabs>
              <w:kinsoku w:val="0"/>
              <w:overflowPunct w:val="0"/>
              <w:autoSpaceDE w:val="0"/>
              <w:autoSpaceDN w:val="0"/>
              <w:adjustRightInd w:val="0"/>
              <w:spacing w:before="120" w:after="0" w:line="240" w:lineRule="auto"/>
              <w:ind w:left="1231" w:right="311" w:hanging="270"/>
              <w:rPr>
                <w:ins w:id="280" w:author="Tam, Danny@Energy" w:date="2021-11-08T15:06:00Z"/>
                <w:rFonts w:cs="Calibri"/>
                <w:sz w:val="20"/>
                <w:szCs w:val="20"/>
              </w:rPr>
            </w:pPr>
            <w:ins w:id="281" w:author="Tam, Danny@Energy" w:date="2021-11-08T15:06:00Z">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3924BAE3" w14:textId="77777777" w:rsidR="00F14AC1" w:rsidRPr="004B6B6C" w:rsidRDefault="00F14AC1">
            <w:pPr>
              <w:numPr>
                <w:ilvl w:val="0"/>
                <w:numId w:val="54"/>
              </w:numPr>
              <w:tabs>
                <w:tab w:val="left" w:pos="827"/>
              </w:tabs>
              <w:kinsoku w:val="0"/>
              <w:overflowPunct w:val="0"/>
              <w:autoSpaceDE w:val="0"/>
              <w:autoSpaceDN w:val="0"/>
              <w:adjustRightInd w:val="0"/>
              <w:spacing w:before="121" w:after="0" w:line="240" w:lineRule="auto"/>
              <w:ind w:left="1231" w:right="503" w:hanging="270"/>
              <w:rPr>
                <w:ins w:id="282" w:author="Tam, Danny@Energy" w:date="2021-11-08T15:06:00Z"/>
                <w:rFonts w:cs="Calibri"/>
                <w:sz w:val="20"/>
                <w:szCs w:val="20"/>
              </w:rPr>
            </w:pPr>
            <w:ins w:id="283" w:author="Tam, Danny@Energy" w:date="2021-11-08T15:06: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51226C55" w14:textId="77777777" w:rsidR="00F14AC1" w:rsidRPr="004B6B6C" w:rsidRDefault="00F14AC1">
            <w:pPr>
              <w:numPr>
                <w:ilvl w:val="0"/>
                <w:numId w:val="54"/>
              </w:numPr>
              <w:tabs>
                <w:tab w:val="left" w:pos="827"/>
              </w:tabs>
              <w:kinsoku w:val="0"/>
              <w:overflowPunct w:val="0"/>
              <w:autoSpaceDE w:val="0"/>
              <w:autoSpaceDN w:val="0"/>
              <w:adjustRightInd w:val="0"/>
              <w:spacing w:before="119" w:after="0" w:line="240" w:lineRule="auto"/>
              <w:ind w:left="1231" w:right="602" w:hanging="270"/>
              <w:rPr>
                <w:ins w:id="284" w:author="Tam, Danny@Energy" w:date="2021-11-08T15:06:00Z"/>
                <w:rFonts w:cs="Calibri"/>
                <w:sz w:val="20"/>
                <w:szCs w:val="20"/>
              </w:rPr>
            </w:pPr>
            <w:ins w:id="285" w:author="Tam, Danny@Energy" w:date="2021-11-08T15:06: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p>
          <w:p w14:paraId="30A2D8DD" w14:textId="77777777" w:rsidR="00F14AC1" w:rsidRPr="004736BD" w:rsidRDefault="00F14AC1">
            <w:pPr>
              <w:numPr>
                <w:ilvl w:val="0"/>
                <w:numId w:val="54"/>
              </w:numPr>
              <w:tabs>
                <w:tab w:val="left" w:pos="827"/>
              </w:tabs>
              <w:kinsoku w:val="0"/>
              <w:overflowPunct w:val="0"/>
              <w:autoSpaceDE w:val="0"/>
              <w:autoSpaceDN w:val="0"/>
              <w:adjustRightInd w:val="0"/>
              <w:spacing w:before="121" w:after="0" w:line="240" w:lineRule="auto"/>
              <w:ind w:left="1231" w:hanging="270"/>
              <w:rPr>
                <w:ins w:id="286" w:author="Tam, Danny@Energy" w:date="2021-11-08T15:06:00Z"/>
                <w:rFonts w:cs="Calibri"/>
                <w:sz w:val="20"/>
                <w:szCs w:val="20"/>
              </w:rPr>
            </w:pPr>
            <w:ins w:id="287" w:author="Tam, Danny@Energy" w:date="2021-11-08T15:06:00Z">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ins>
          </w:p>
          <w:p w14:paraId="48E01F08" w14:textId="07C4304D" w:rsidR="00F14AC1" w:rsidRPr="00542719" w:rsidRDefault="00F14AC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rPr>
                <w:rFonts w:asciiTheme="minorHAnsi" w:eastAsia="Times New Roman" w:hAnsiTheme="minorHAnsi" w:cstheme="minorHAnsi"/>
                <w:sz w:val="18"/>
                <w:szCs w:val="18"/>
              </w:rPr>
              <w:pPrChange w:id="288" w:author="Alhabibi, Haider@Energy" w:date="2021-12-31T13:21:00Z">
                <w:pPr>
                  <w:keepNext/>
                  <w:numPr>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contextualSpacing/>
                </w:pPr>
              </w:pPrChange>
            </w:pPr>
          </w:p>
        </w:tc>
      </w:tr>
      <w:tr w:rsidR="00FF2686" w:rsidRPr="002F18C2" w14:paraId="56C6574F" w14:textId="77777777" w:rsidTr="00FF2686">
        <w:trPr>
          <w:trHeight w:val="144"/>
          <w:tblHeader/>
        </w:trPr>
        <w:tc>
          <w:tcPr>
            <w:tcW w:w="610" w:type="dxa"/>
            <w:vAlign w:val="center"/>
          </w:tcPr>
          <w:p w14:paraId="0D57666C" w14:textId="1113D868" w:rsidR="00FF2686" w:rsidRPr="00583B52"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lastRenderedPageBreak/>
              <w:t>05</w:t>
            </w:r>
          </w:p>
        </w:tc>
        <w:tc>
          <w:tcPr>
            <w:tcW w:w="2265" w:type="dxa"/>
            <w:vAlign w:val="center"/>
          </w:tcPr>
          <w:p w14:paraId="497F94A9" w14:textId="4161BA97" w:rsidR="00FF2686" w:rsidRPr="00542719"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Verification Status:</w:t>
            </w:r>
          </w:p>
        </w:tc>
        <w:tc>
          <w:tcPr>
            <w:tcW w:w="7915" w:type="dxa"/>
            <w:vAlign w:val="center"/>
          </w:tcPr>
          <w:p w14:paraId="5D3FFE28" w14:textId="77777777" w:rsidR="00FF2686" w:rsidRPr="00B71192" w:rsidRDefault="00FF2686" w:rsidP="00FF2686">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B06336C" w14:textId="77777777" w:rsidR="00FF2686" w:rsidRPr="00B71192" w:rsidRDefault="00FF2686" w:rsidP="00FF2686">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D00E7B7" w14:textId="37EFAFD8" w:rsidR="00FF2686" w:rsidRPr="007C41E1" w:rsidRDefault="00FF2686" w:rsidP="007C41E1">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7C41E1">
              <w:rPr>
                <w:sz w:val="18"/>
                <w:szCs w:val="18"/>
                <w:u w:val="single"/>
              </w:rPr>
              <w:t>All N/A</w:t>
            </w:r>
            <w:r w:rsidRPr="007C41E1">
              <w:rPr>
                <w:sz w:val="18"/>
                <w:szCs w:val="18"/>
              </w:rPr>
              <w:t xml:space="preserve"> - This entire table is not applicable</w:t>
            </w:r>
          </w:p>
        </w:tc>
      </w:tr>
      <w:tr w:rsidR="00FF2686" w:rsidRPr="002F18C2" w14:paraId="2DDFBD6D" w14:textId="77777777" w:rsidTr="00FF2686">
        <w:trPr>
          <w:trHeight w:val="144"/>
          <w:tblHeader/>
        </w:trPr>
        <w:tc>
          <w:tcPr>
            <w:tcW w:w="610" w:type="dxa"/>
          </w:tcPr>
          <w:p w14:paraId="08B39F39" w14:textId="0139C3D2" w:rsidR="00FF2686" w:rsidRPr="00583B52"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06</w:t>
            </w:r>
          </w:p>
        </w:tc>
        <w:tc>
          <w:tcPr>
            <w:tcW w:w="10180" w:type="dxa"/>
            <w:gridSpan w:val="2"/>
            <w:vAlign w:val="center"/>
          </w:tcPr>
          <w:p w14:paraId="6DF01197" w14:textId="4A911E0A" w:rsidR="00FF2686" w:rsidRPr="00542719" w:rsidRDefault="00FF2686" w:rsidP="007C41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 xml:space="preserve">Correction Notes: </w:t>
            </w:r>
          </w:p>
        </w:tc>
      </w:tr>
      <w:tr w:rsidR="00FF2686" w:rsidRPr="002F18C2" w14:paraId="3BEFD202" w14:textId="77777777" w:rsidTr="00FF2686">
        <w:trPr>
          <w:trHeight w:val="144"/>
          <w:tblHeader/>
        </w:trPr>
        <w:tc>
          <w:tcPr>
            <w:tcW w:w="10790" w:type="dxa"/>
            <w:gridSpan w:val="3"/>
          </w:tcPr>
          <w:p w14:paraId="5811BF96" w14:textId="029DAED6" w:rsidR="00FF2686" w:rsidRPr="00935470"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C1E4D6C" w14:textId="6C759E29" w:rsidR="005D11BC" w:rsidRDefault="005D11BC" w:rsidP="00A05A69">
      <w:pPr>
        <w:spacing w:after="0" w:line="240" w:lineRule="auto"/>
      </w:pPr>
    </w:p>
    <w:tbl>
      <w:tblPr>
        <w:tblStyle w:val="TableGrid"/>
        <w:tblW w:w="10975" w:type="dxa"/>
        <w:tblLayout w:type="fixed"/>
        <w:tblLook w:val="04A0" w:firstRow="1" w:lastRow="0" w:firstColumn="1" w:lastColumn="0" w:noHBand="0" w:noVBand="1"/>
      </w:tblPr>
      <w:tblGrid>
        <w:gridCol w:w="445"/>
        <w:gridCol w:w="535"/>
        <w:gridCol w:w="1175"/>
        <w:gridCol w:w="90"/>
        <w:gridCol w:w="1170"/>
        <w:gridCol w:w="1170"/>
        <w:gridCol w:w="1260"/>
        <w:gridCol w:w="1080"/>
        <w:gridCol w:w="1260"/>
        <w:gridCol w:w="1440"/>
        <w:gridCol w:w="1350"/>
      </w:tblGrid>
      <w:tr w:rsidR="006A451F" w:rsidRPr="008D6F63" w14:paraId="65B6E4B0" w14:textId="4D4858BD" w:rsidTr="00B022F9">
        <w:tc>
          <w:tcPr>
            <w:tcW w:w="10975" w:type="dxa"/>
            <w:gridSpan w:val="11"/>
          </w:tcPr>
          <w:p w14:paraId="5FA33641" w14:textId="51A6498C" w:rsidR="006A451F" w:rsidRPr="008D6F63" w:rsidRDefault="006A451F" w:rsidP="00DF413D">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6B81270B" w14:textId="0BAF51A9" w:rsidR="006A451F" w:rsidRPr="008D6F63" w:rsidRDefault="006A451F" w:rsidP="00DF413D">
            <w:pPr>
              <w:spacing w:after="0" w:line="240" w:lineRule="auto"/>
              <w:rPr>
                <w:rFonts w:cstheme="minorHAnsi"/>
                <w:b/>
                <w:sz w:val="18"/>
                <w:szCs w:val="18"/>
              </w:rPr>
            </w:pPr>
            <w:r w:rsidRPr="00D372D8">
              <w:rPr>
                <w:rFonts w:cstheme="minorHAnsi"/>
                <w:sz w:val="18"/>
                <w:szCs w:val="20"/>
              </w:rPr>
              <w:t>For dwelling units with multiple systems, enter the master bath distance and kitchen distance to the closest water heater, and enter the average of the furthest fixture to each water heater.</w:t>
            </w:r>
          </w:p>
        </w:tc>
      </w:tr>
      <w:tr w:rsidR="006A451F" w:rsidRPr="00AC2387" w14:paraId="72C7C193" w14:textId="59D998FE" w:rsidTr="00CD6823">
        <w:tc>
          <w:tcPr>
            <w:tcW w:w="980" w:type="dxa"/>
            <w:gridSpan w:val="2"/>
          </w:tcPr>
          <w:p w14:paraId="347013C6" w14:textId="77777777" w:rsidR="006A451F" w:rsidRDefault="006A451F" w:rsidP="006A451F">
            <w:pPr>
              <w:spacing w:after="0"/>
              <w:jc w:val="center"/>
              <w:rPr>
                <w:rFonts w:cstheme="minorHAnsi"/>
                <w:sz w:val="20"/>
                <w:szCs w:val="20"/>
              </w:rPr>
            </w:pPr>
            <w:r>
              <w:rPr>
                <w:rFonts w:cstheme="minorHAnsi"/>
                <w:sz w:val="20"/>
                <w:szCs w:val="20"/>
              </w:rPr>
              <w:t>01</w:t>
            </w:r>
          </w:p>
        </w:tc>
        <w:tc>
          <w:tcPr>
            <w:tcW w:w="1175" w:type="dxa"/>
          </w:tcPr>
          <w:p w14:paraId="4AB3529E" w14:textId="77777777" w:rsidR="006A451F" w:rsidRDefault="006A451F" w:rsidP="006A451F">
            <w:pPr>
              <w:spacing w:after="0"/>
              <w:jc w:val="center"/>
              <w:rPr>
                <w:rFonts w:cstheme="minorHAnsi"/>
                <w:sz w:val="20"/>
                <w:szCs w:val="20"/>
              </w:rPr>
            </w:pPr>
            <w:r>
              <w:rPr>
                <w:rFonts w:cstheme="minorHAnsi"/>
                <w:sz w:val="20"/>
                <w:szCs w:val="20"/>
              </w:rPr>
              <w:t>02</w:t>
            </w:r>
          </w:p>
        </w:tc>
        <w:tc>
          <w:tcPr>
            <w:tcW w:w="1260" w:type="dxa"/>
            <w:gridSpan w:val="2"/>
            <w:vAlign w:val="bottom"/>
          </w:tcPr>
          <w:p w14:paraId="5C75605F" w14:textId="77777777" w:rsidR="006A451F" w:rsidRDefault="006A451F" w:rsidP="006A451F">
            <w:pPr>
              <w:spacing w:after="0"/>
              <w:jc w:val="center"/>
              <w:rPr>
                <w:rFonts w:cstheme="minorHAnsi"/>
                <w:sz w:val="20"/>
                <w:szCs w:val="20"/>
              </w:rPr>
            </w:pPr>
            <w:r>
              <w:rPr>
                <w:rFonts w:cstheme="minorHAnsi"/>
                <w:sz w:val="20"/>
                <w:szCs w:val="20"/>
              </w:rPr>
              <w:t>03</w:t>
            </w:r>
          </w:p>
        </w:tc>
        <w:tc>
          <w:tcPr>
            <w:tcW w:w="1170" w:type="dxa"/>
          </w:tcPr>
          <w:p w14:paraId="1DFF08B6" w14:textId="77777777" w:rsidR="006A451F" w:rsidRDefault="006A451F" w:rsidP="006A451F">
            <w:pPr>
              <w:spacing w:after="0"/>
              <w:jc w:val="center"/>
              <w:rPr>
                <w:rFonts w:cstheme="minorHAnsi"/>
                <w:sz w:val="20"/>
                <w:szCs w:val="20"/>
              </w:rPr>
            </w:pPr>
            <w:r>
              <w:rPr>
                <w:rFonts w:cstheme="minorHAnsi"/>
                <w:sz w:val="20"/>
                <w:szCs w:val="20"/>
              </w:rPr>
              <w:t>04</w:t>
            </w:r>
          </w:p>
        </w:tc>
        <w:tc>
          <w:tcPr>
            <w:tcW w:w="1260" w:type="dxa"/>
          </w:tcPr>
          <w:p w14:paraId="5BFDECAE" w14:textId="77777777" w:rsidR="006A451F" w:rsidRDefault="006A451F" w:rsidP="006A451F">
            <w:pPr>
              <w:spacing w:after="0"/>
              <w:jc w:val="center"/>
              <w:rPr>
                <w:rFonts w:cstheme="minorHAnsi"/>
                <w:sz w:val="20"/>
                <w:szCs w:val="20"/>
              </w:rPr>
            </w:pPr>
            <w:r>
              <w:rPr>
                <w:rFonts w:cstheme="minorHAnsi"/>
                <w:sz w:val="20"/>
                <w:szCs w:val="20"/>
              </w:rPr>
              <w:t>05</w:t>
            </w:r>
          </w:p>
        </w:tc>
        <w:tc>
          <w:tcPr>
            <w:tcW w:w="1080" w:type="dxa"/>
          </w:tcPr>
          <w:p w14:paraId="376DC2C0" w14:textId="77777777" w:rsidR="006A451F" w:rsidRDefault="006A451F" w:rsidP="006A451F">
            <w:pPr>
              <w:spacing w:after="0"/>
              <w:jc w:val="center"/>
              <w:rPr>
                <w:rFonts w:cstheme="minorHAnsi"/>
                <w:sz w:val="20"/>
                <w:szCs w:val="20"/>
              </w:rPr>
            </w:pPr>
            <w:r>
              <w:rPr>
                <w:rFonts w:cstheme="minorHAnsi"/>
                <w:sz w:val="20"/>
                <w:szCs w:val="20"/>
              </w:rPr>
              <w:t>06</w:t>
            </w:r>
          </w:p>
        </w:tc>
        <w:tc>
          <w:tcPr>
            <w:tcW w:w="1260" w:type="dxa"/>
          </w:tcPr>
          <w:p w14:paraId="08D51D0A" w14:textId="77777777" w:rsidR="006A451F" w:rsidRDefault="006A451F" w:rsidP="006A451F">
            <w:pPr>
              <w:spacing w:after="0"/>
              <w:jc w:val="center"/>
              <w:rPr>
                <w:rFonts w:cstheme="minorHAnsi"/>
                <w:sz w:val="20"/>
                <w:szCs w:val="20"/>
              </w:rPr>
            </w:pPr>
            <w:r>
              <w:rPr>
                <w:rFonts w:cstheme="minorHAnsi"/>
                <w:sz w:val="20"/>
                <w:szCs w:val="20"/>
              </w:rPr>
              <w:t>07</w:t>
            </w:r>
          </w:p>
        </w:tc>
        <w:tc>
          <w:tcPr>
            <w:tcW w:w="1440" w:type="dxa"/>
          </w:tcPr>
          <w:p w14:paraId="73D6EA00" w14:textId="26952EA9" w:rsidR="006A451F" w:rsidRDefault="006A451F" w:rsidP="006A451F">
            <w:pPr>
              <w:spacing w:after="0"/>
              <w:jc w:val="center"/>
              <w:rPr>
                <w:rFonts w:cstheme="minorHAnsi"/>
                <w:sz w:val="20"/>
                <w:szCs w:val="20"/>
              </w:rPr>
            </w:pPr>
            <w:r>
              <w:rPr>
                <w:rFonts w:cstheme="minorHAnsi"/>
                <w:sz w:val="20"/>
                <w:szCs w:val="20"/>
              </w:rPr>
              <w:t>08</w:t>
            </w:r>
          </w:p>
        </w:tc>
        <w:tc>
          <w:tcPr>
            <w:tcW w:w="1350" w:type="dxa"/>
          </w:tcPr>
          <w:p w14:paraId="0BCF35E6" w14:textId="442BCE41" w:rsidR="006A451F" w:rsidRDefault="006A451F" w:rsidP="006A451F">
            <w:pPr>
              <w:spacing w:after="0"/>
              <w:jc w:val="center"/>
              <w:rPr>
                <w:rFonts w:cstheme="minorHAnsi"/>
                <w:sz w:val="20"/>
                <w:szCs w:val="20"/>
              </w:rPr>
            </w:pPr>
            <w:r>
              <w:rPr>
                <w:rFonts w:cstheme="minorHAnsi"/>
                <w:sz w:val="20"/>
                <w:szCs w:val="20"/>
              </w:rPr>
              <w:t>09</w:t>
            </w:r>
          </w:p>
        </w:tc>
      </w:tr>
      <w:tr w:rsidR="006A451F" w:rsidRPr="00AB4500" w14:paraId="2AACDCBE" w14:textId="447943B2" w:rsidTr="00CD6823">
        <w:tc>
          <w:tcPr>
            <w:tcW w:w="980" w:type="dxa"/>
            <w:gridSpan w:val="2"/>
            <w:vAlign w:val="bottom"/>
          </w:tcPr>
          <w:p w14:paraId="745A2666" w14:textId="0968C2AA" w:rsidR="006A451F" w:rsidRPr="00AB4500" w:rsidRDefault="006A451F" w:rsidP="006A451F">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175" w:type="dxa"/>
            <w:vAlign w:val="bottom"/>
          </w:tcPr>
          <w:p w14:paraId="41801CF4" w14:textId="77777777" w:rsidR="006A451F" w:rsidRPr="00AB4500" w:rsidRDefault="006A451F" w:rsidP="006A451F">
            <w:pPr>
              <w:spacing w:after="0" w:line="240" w:lineRule="auto"/>
              <w:jc w:val="center"/>
              <w:rPr>
                <w:rFonts w:cstheme="minorHAnsi"/>
                <w:sz w:val="18"/>
                <w:szCs w:val="20"/>
              </w:rPr>
            </w:pPr>
            <w:r w:rsidRPr="00AB4500">
              <w:rPr>
                <w:rFonts w:cstheme="minorHAnsi"/>
                <w:sz w:val="18"/>
                <w:szCs w:val="20"/>
              </w:rPr>
              <w:t>Number of Stories</w:t>
            </w:r>
          </w:p>
        </w:tc>
        <w:tc>
          <w:tcPr>
            <w:tcW w:w="1260" w:type="dxa"/>
            <w:gridSpan w:val="2"/>
            <w:vAlign w:val="bottom"/>
          </w:tcPr>
          <w:p w14:paraId="6AE386E4" w14:textId="77777777" w:rsidR="006A451F" w:rsidRPr="00AB4500" w:rsidRDefault="006A451F" w:rsidP="006A451F">
            <w:pPr>
              <w:spacing w:after="0" w:line="240" w:lineRule="auto"/>
              <w:jc w:val="center"/>
              <w:rPr>
                <w:sz w:val="18"/>
              </w:rPr>
            </w:pPr>
            <w:r w:rsidRPr="00AB4500">
              <w:rPr>
                <w:rFonts w:cstheme="minorHAnsi"/>
                <w:sz w:val="18"/>
                <w:szCs w:val="20"/>
              </w:rPr>
              <w:t>Master Bath distance of furthest fixture to Water Heater in feet</w:t>
            </w:r>
          </w:p>
        </w:tc>
        <w:tc>
          <w:tcPr>
            <w:tcW w:w="1170" w:type="dxa"/>
            <w:vAlign w:val="bottom"/>
          </w:tcPr>
          <w:p w14:paraId="35BAD942" w14:textId="77777777" w:rsidR="006A451F" w:rsidRPr="00AB4500" w:rsidRDefault="006A451F" w:rsidP="006A451F">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C2D7957" w14:textId="58B63223" w:rsidR="006A451F" w:rsidRPr="00AB4500" w:rsidRDefault="006A451F" w:rsidP="006A451F">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080" w:type="dxa"/>
            <w:vAlign w:val="bottom"/>
          </w:tcPr>
          <w:p w14:paraId="5794D991" w14:textId="77777777" w:rsidR="006A451F" w:rsidRPr="00AB4500" w:rsidRDefault="006A451F" w:rsidP="006A451F">
            <w:pPr>
              <w:spacing w:after="0" w:line="240" w:lineRule="auto"/>
              <w:jc w:val="center"/>
              <w:rPr>
                <w:sz w:val="18"/>
              </w:rPr>
            </w:pPr>
            <w:r w:rsidRPr="00AB4500">
              <w:rPr>
                <w:rFonts w:cstheme="minorHAnsi"/>
                <w:sz w:val="18"/>
                <w:szCs w:val="20"/>
              </w:rPr>
              <w:t>Weighted Distance</w:t>
            </w:r>
          </w:p>
        </w:tc>
        <w:tc>
          <w:tcPr>
            <w:tcW w:w="1260" w:type="dxa"/>
            <w:vAlign w:val="bottom"/>
          </w:tcPr>
          <w:p w14:paraId="046B7D26" w14:textId="77777777" w:rsidR="006A451F" w:rsidRPr="00AB4500" w:rsidRDefault="006A451F" w:rsidP="006A451F">
            <w:pPr>
              <w:spacing w:after="0" w:line="240" w:lineRule="auto"/>
              <w:jc w:val="center"/>
              <w:rPr>
                <w:sz w:val="18"/>
              </w:rPr>
            </w:pPr>
            <w:r w:rsidRPr="00AB4500">
              <w:rPr>
                <w:rFonts w:cstheme="minorHAnsi"/>
                <w:sz w:val="18"/>
                <w:szCs w:val="20"/>
              </w:rPr>
              <w:t>Qualification Distance</w:t>
            </w:r>
          </w:p>
        </w:tc>
        <w:tc>
          <w:tcPr>
            <w:tcW w:w="1440" w:type="dxa"/>
            <w:vAlign w:val="bottom"/>
          </w:tcPr>
          <w:p w14:paraId="3B09B17F" w14:textId="5F946AAE" w:rsidR="006A451F" w:rsidRPr="00AB4500" w:rsidRDefault="006A451F" w:rsidP="006A451F">
            <w:pPr>
              <w:spacing w:after="0" w:line="240" w:lineRule="auto"/>
              <w:jc w:val="center"/>
              <w:rPr>
                <w:rFonts w:cstheme="minorHAnsi"/>
                <w:sz w:val="18"/>
                <w:szCs w:val="20"/>
              </w:rPr>
            </w:pPr>
            <w:r>
              <w:rPr>
                <w:rFonts w:cstheme="minorHAnsi"/>
                <w:sz w:val="18"/>
              </w:rPr>
              <w:t>Design Compactness Factor</w:t>
            </w:r>
          </w:p>
        </w:tc>
        <w:tc>
          <w:tcPr>
            <w:tcW w:w="1350" w:type="dxa"/>
            <w:vAlign w:val="bottom"/>
          </w:tcPr>
          <w:p w14:paraId="7B26ECC9" w14:textId="5BCD7199" w:rsidR="006A451F" w:rsidRPr="00AB4500" w:rsidRDefault="006A451F" w:rsidP="006A451F">
            <w:pPr>
              <w:spacing w:after="0" w:line="240" w:lineRule="auto"/>
              <w:jc w:val="center"/>
              <w:rPr>
                <w:rFonts w:cstheme="minorHAnsi"/>
                <w:sz w:val="18"/>
                <w:szCs w:val="20"/>
              </w:rPr>
            </w:pPr>
            <w:r>
              <w:rPr>
                <w:rFonts w:cstheme="minorHAnsi"/>
                <w:sz w:val="18"/>
              </w:rPr>
              <w:t>Calculated Compactness Factor</w:t>
            </w:r>
          </w:p>
        </w:tc>
      </w:tr>
      <w:tr w:rsidR="006A451F" w:rsidRPr="00AB4500" w14:paraId="2A538DCE" w14:textId="59250039" w:rsidTr="00CD6823">
        <w:trPr>
          <w:trHeight w:val="305"/>
        </w:trPr>
        <w:tc>
          <w:tcPr>
            <w:tcW w:w="980" w:type="dxa"/>
            <w:gridSpan w:val="2"/>
          </w:tcPr>
          <w:p w14:paraId="449D38DE" w14:textId="4ECF15F4" w:rsidR="006A451F" w:rsidRPr="00AB4500" w:rsidRDefault="006A451F" w:rsidP="006A451F">
            <w:pPr>
              <w:spacing w:after="0" w:line="240" w:lineRule="auto"/>
              <w:rPr>
                <w:sz w:val="18"/>
                <w:szCs w:val="18"/>
              </w:rPr>
            </w:pPr>
          </w:p>
        </w:tc>
        <w:tc>
          <w:tcPr>
            <w:tcW w:w="1175" w:type="dxa"/>
          </w:tcPr>
          <w:p w14:paraId="0E95FA25" w14:textId="26CBF855" w:rsidR="006A451F" w:rsidRPr="00AB4500" w:rsidRDefault="006A451F" w:rsidP="006A451F">
            <w:pPr>
              <w:spacing w:after="0" w:line="240" w:lineRule="auto"/>
              <w:rPr>
                <w:sz w:val="18"/>
                <w:szCs w:val="18"/>
              </w:rPr>
            </w:pPr>
          </w:p>
        </w:tc>
        <w:tc>
          <w:tcPr>
            <w:tcW w:w="1260" w:type="dxa"/>
            <w:gridSpan w:val="2"/>
          </w:tcPr>
          <w:p w14:paraId="58DC3E9A" w14:textId="75CCA142" w:rsidR="006A451F" w:rsidRPr="00AB4500" w:rsidRDefault="006A451F" w:rsidP="006A451F">
            <w:pPr>
              <w:spacing w:after="0" w:line="240" w:lineRule="auto"/>
              <w:rPr>
                <w:sz w:val="18"/>
                <w:szCs w:val="18"/>
              </w:rPr>
            </w:pPr>
          </w:p>
        </w:tc>
        <w:tc>
          <w:tcPr>
            <w:tcW w:w="1170" w:type="dxa"/>
          </w:tcPr>
          <w:p w14:paraId="7096AF78" w14:textId="3C6DA900" w:rsidR="006A451F" w:rsidRPr="00AB4500" w:rsidRDefault="006A451F" w:rsidP="006A451F">
            <w:pPr>
              <w:spacing w:after="0" w:line="240" w:lineRule="auto"/>
              <w:rPr>
                <w:sz w:val="18"/>
                <w:szCs w:val="18"/>
              </w:rPr>
            </w:pPr>
          </w:p>
        </w:tc>
        <w:tc>
          <w:tcPr>
            <w:tcW w:w="1260" w:type="dxa"/>
          </w:tcPr>
          <w:p w14:paraId="42C6F596" w14:textId="4FC5B11F" w:rsidR="006A451F" w:rsidRPr="00AB4500" w:rsidRDefault="006A451F" w:rsidP="006A451F">
            <w:pPr>
              <w:spacing w:after="0" w:line="240" w:lineRule="auto"/>
              <w:rPr>
                <w:sz w:val="18"/>
                <w:szCs w:val="18"/>
              </w:rPr>
            </w:pPr>
          </w:p>
        </w:tc>
        <w:tc>
          <w:tcPr>
            <w:tcW w:w="1080" w:type="dxa"/>
          </w:tcPr>
          <w:p w14:paraId="005E16EA" w14:textId="4E59AA85" w:rsidR="006A451F" w:rsidRPr="00AB4500" w:rsidRDefault="006A451F" w:rsidP="006A451F">
            <w:pPr>
              <w:spacing w:after="0" w:line="240" w:lineRule="auto"/>
              <w:rPr>
                <w:sz w:val="18"/>
                <w:szCs w:val="18"/>
              </w:rPr>
            </w:pPr>
          </w:p>
        </w:tc>
        <w:tc>
          <w:tcPr>
            <w:tcW w:w="1260" w:type="dxa"/>
          </w:tcPr>
          <w:p w14:paraId="14981B14" w14:textId="0ACD75AC" w:rsidR="006A451F" w:rsidRPr="00AB4500" w:rsidRDefault="006A451F" w:rsidP="006A451F">
            <w:pPr>
              <w:spacing w:after="0" w:line="240" w:lineRule="auto"/>
              <w:rPr>
                <w:sz w:val="18"/>
                <w:szCs w:val="18"/>
              </w:rPr>
            </w:pPr>
          </w:p>
        </w:tc>
        <w:tc>
          <w:tcPr>
            <w:tcW w:w="1440" w:type="dxa"/>
          </w:tcPr>
          <w:p w14:paraId="4944DC7E" w14:textId="77777777" w:rsidR="006A451F" w:rsidRPr="00AB4500" w:rsidRDefault="006A451F" w:rsidP="006A451F">
            <w:pPr>
              <w:spacing w:after="0" w:line="240" w:lineRule="auto"/>
              <w:rPr>
                <w:sz w:val="18"/>
                <w:szCs w:val="18"/>
              </w:rPr>
            </w:pPr>
          </w:p>
        </w:tc>
        <w:tc>
          <w:tcPr>
            <w:tcW w:w="1350" w:type="dxa"/>
          </w:tcPr>
          <w:p w14:paraId="7B867F11" w14:textId="77777777" w:rsidR="006A451F" w:rsidRPr="00AB4500" w:rsidRDefault="006A451F" w:rsidP="006A451F">
            <w:pPr>
              <w:spacing w:after="0" w:line="240" w:lineRule="auto"/>
              <w:rPr>
                <w:sz w:val="18"/>
                <w:szCs w:val="18"/>
              </w:rPr>
            </w:pPr>
          </w:p>
        </w:tc>
      </w:tr>
      <w:tr w:rsidR="006A451F" w:rsidRPr="00D37C06" w14:paraId="7182325D" w14:textId="3D457A30" w:rsidTr="00CD6823">
        <w:tc>
          <w:tcPr>
            <w:tcW w:w="980" w:type="dxa"/>
            <w:gridSpan w:val="2"/>
            <w:tcBorders>
              <w:bottom w:val="single" w:sz="4" w:space="0" w:color="000000"/>
            </w:tcBorders>
          </w:tcPr>
          <w:p w14:paraId="6273F2DF" w14:textId="77777777" w:rsidR="006A451F" w:rsidRPr="00D37C06" w:rsidRDefault="006A451F" w:rsidP="006A451F">
            <w:pPr>
              <w:spacing w:after="0"/>
              <w:rPr>
                <w:sz w:val="20"/>
                <w:szCs w:val="20"/>
              </w:rPr>
            </w:pPr>
          </w:p>
        </w:tc>
        <w:tc>
          <w:tcPr>
            <w:tcW w:w="1175" w:type="dxa"/>
            <w:tcBorders>
              <w:bottom w:val="single" w:sz="4" w:space="0" w:color="000000"/>
            </w:tcBorders>
          </w:tcPr>
          <w:p w14:paraId="15394974" w14:textId="77777777" w:rsidR="006A451F" w:rsidRPr="00D37C06" w:rsidRDefault="006A451F" w:rsidP="006A451F">
            <w:pPr>
              <w:spacing w:after="0"/>
              <w:rPr>
                <w:sz w:val="20"/>
                <w:szCs w:val="20"/>
              </w:rPr>
            </w:pPr>
          </w:p>
        </w:tc>
        <w:tc>
          <w:tcPr>
            <w:tcW w:w="1260" w:type="dxa"/>
            <w:gridSpan w:val="2"/>
            <w:tcBorders>
              <w:bottom w:val="single" w:sz="4" w:space="0" w:color="000000"/>
            </w:tcBorders>
          </w:tcPr>
          <w:p w14:paraId="51C3A4F5" w14:textId="77777777" w:rsidR="006A451F" w:rsidRPr="00D37C06" w:rsidRDefault="006A451F" w:rsidP="006A451F">
            <w:pPr>
              <w:spacing w:after="0"/>
              <w:rPr>
                <w:sz w:val="20"/>
                <w:szCs w:val="20"/>
              </w:rPr>
            </w:pPr>
          </w:p>
        </w:tc>
        <w:tc>
          <w:tcPr>
            <w:tcW w:w="1170" w:type="dxa"/>
            <w:tcBorders>
              <w:bottom w:val="single" w:sz="4" w:space="0" w:color="000000"/>
            </w:tcBorders>
          </w:tcPr>
          <w:p w14:paraId="599C1F39" w14:textId="77777777" w:rsidR="006A451F" w:rsidRPr="00D37C06" w:rsidRDefault="006A451F" w:rsidP="006A451F">
            <w:pPr>
              <w:spacing w:after="0"/>
              <w:rPr>
                <w:sz w:val="20"/>
                <w:szCs w:val="20"/>
              </w:rPr>
            </w:pPr>
          </w:p>
        </w:tc>
        <w:tc>
          <w:tcPr>
            <w:tcW w:w="1260" w:type="dxa"/>
            <w:tcBorders>
              <w:bottom w:val="single" w:sz="4" w:space="0" w:color="000000"/>
            </w:tcBorders>
          </w:tcPr>
          <w:p w14:paraId="5566ADD7" w14:textId="77777777" w:rsidR="006A451F" w:rsidRPr="00D37C06" w:rsidRDefault="006A451F" w:rsidP="006A451F">
            <w:pPr>
              <w:spacing w:after="0"/>
              <w:rPr>
                <w:sz w:val="20"/>
                <w:szCs w:val="20"/>
              </w:rPr>
            </w:pPr>
          </w:p>
        </w:tc>
        <w:tc>
          <w:tcPr>
            <w:tcW w:w="1080" w:type="dxa"/>
            <w:tcBorders>
              <w:bottom w:val="single" w:sz="4" w:space="0" w:color="000000"/>
            </w:tcBorders>
          </w:tcPr>
          <w:p w14:paraId="5F27ECAB" w14:textId="77777777" w:rsidR="006A451F" w:rsidRPr="00D37C06" w:rsidRDefault="006A451F" w:rsidP="006A451F">
            <w:pPr>
              <w:spacing w:after="0"/>
              <w:rPr>
                <w:sz w:val="20"/>
                <w:szCs w:val="20"/>
              </w:rPr>
            </w:pPr>
          </w:p>
        </w:tc>
        <w:tc>
          <w:tcPr>
            <w:tcW w:w="1260" w:type="dxa"/>
            <w:tcBorders>
              <w:bottom w:val="single" w:sz="4" w:space="0" w:color="000000"/>
            </w:tcBorders>
          </w:tcPr>
          <w:p w14:paraId="19AF349D" w14:textId="77777777" w:rsidR="006A451F" w:rsidRPr="00D37C06" w:rsidRDefault="006A451F" w:rsidP="006A451F">
            <w:pPr>
              <w:spacing w:after="0"/>
              <w:rPr>
                <w:sz w:val="20"/>
                <w:szCs w:val="20"/>
              </w:rPr>
            </w:pPr>
          </w:p>
        </w:tc>
        <w:tc>
          <w:tcPr>
            <w:tcW w:w="1440" w:type="dxa"/>
            <w:tcBorders>
              <w:bottom w:val="single" w:sz="4" w:space="0" w:color="000000"/>
            </w:tcBorders>
          </w:tcPr>
          <w:p w14:paraId="6D36FDE7" w14:textId="77777777" w:rsidR="006A451F" w:rsidRPr="00D37C06" w:rsidRDefault="006A451F" w:rsidP="006A451F">
            <w:pPr>
              <w:spacing w:after="0"/>
              <w:rPr>
                <w:sz w:val="20"/>
                <w:szCs w:val="20"/>
              </w:rPr>
            </w:pPr>
          </w:p>
        </w:tc>
        <w:tc>
          <w:tcPr>
            <w:tcW w:w="1350" w:type="dxa"/>
            <w:tcBorders>
              <w:bottom w:val="single" w:sz="4" w:space="0" w:color="000000"/>
            </w:tcBorders>
          </w:tcPr>
          <w:p w14:paraId="2D6D697E" w14:textId="77777777" w:rsidR="006A451F" w:rsidRPr="00D37C06" w:rsidRDefault="006A451F" w:rsidP="006A451F">
            <w:pPr>
              <w:spacing w:after="0"/>
              <w:rPr>
                <w:sz w:val="20"/>
                <w:szCs w:val="20"/>
              </w:rPr>
            </w:pPr>
          </w:p>
        </w:tc>
      </w:tr>
      <w:tr w:rsidR="006A451F" w14:paraId="698911C3" w14:textId="794B9709" w:rsidTr="00B022F9">
        <w:trPr>
          <w:trHeight w:val="291"/>
        </w:trPr>
        <w:tc>
          <w:tcPr>
            <w:tcW w:w="445" w:type="dxa"/>
            <w:tcBorders>
              <w:top w:val="single" w:sz="4" w:space="0" w:color="auto"/>
            </w:tcBorders>
          </w:tcPr>
          <w:p w14:paraId="2AD316FE" w14:textId="77777777" w:rsidR="006A451F" w:rsidRPr="00AC2387" w:rsidRDefault="006A451F" w:rsidP="006A451F">
            <w:pPr>
              <w:spacing w:after="0"/>
              <w:rPr>
                <w:rFonts w:cstheme="minorHAnsi"/>
                <w:b/>
                <w:sz w:val="20"/>
                <w:szCs w:val="20"/>
              </w:rPr>
            </w:pPr>
            <w:r>
              <w:rPr>
                <w:rFonts w:cstheme="minorHAnsi"/>
                <w:sz w:val="20"/>
                <w:szCs w:val="18"/>
              </w:rPr>
              <w:t>08</w:t>
            </w:r>
          </w:p>
        </w:tc>
        <w:tc>
          <w:tcPr>
            <w:tcW w:w="10530" w:type="dxa"/>
            <w:gridSpan w:val="10"/>
            <w:tcBorders>
              <w:top w:val="single" w:sz="4" w:space="0" w:color="auto"/>
            </w:tcBorders>
          </w:tcPr>
          <w:p w14:paraId="63EE27E2" w14:textId="424F57E4" w:rsidR="006A451F" w:rsidRPr="004B5988" w:rsidRDefault="006A451F" w:rsidP="006A451F">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6A451F" w14:paraId="040A0720" w14:textId="34A1FA1B" w:rsidTr="00B022F9">
        <w:trPr>
          <w:trHeight w:val="288"/>
        </w:trPr>
        <w:tc>
          <w:tcPr>
            <w:tcW w:w="445" w:type="dxa"/>
          </w:tcPr>
          <w:p w14:paraId="4A7B4779" w14:textId="77777777" w:rsidR="006A451F" w:rsidRPr="00AC2387" w:rsidRDefault="006A451F" w:rsidP="006A451F">
            <w:pPr>
              <w:spacing w:after="0"/>
              <w:rPr>
                <w:rFonts w:cstheme="minorHAnsi"/>
                <w:b/>
                <w:sz w:val="20"/>
                <w:szCs w:val="20"/>
              </w:rPr>
            </w:pPr>
            <w:r>
              <w:rPr>
                <w:rFonts w:cstheme="minorHAnsi"/>
                <w:sz w:val="20"/>
                <w:szCs w:val="18"/>
              </w:rPr>
              <w:t>09</w:t>
            </w:r>
          </w:p>
        </w:tc>
        <w:tc>
          <w:tcPr>
            <w:tcW w:w="10530" w:type="dxa"/>
            <w:gridSpan w:val="10"/>
          </w:tcPr>
          <w:p w14:paraId="4504BDCB" w14:textId="42EBCD9A" w:rsidR="006A451F" w:rsidRPr="004B5988" w:rsidRDefault="006A451F" w:rsidP="006A451F">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6A451F" w14:paraId="224F4941" w14:textId="13023279" w:rsidTr="00B022F9">
        <w:trPr>
          <w:trHeight w:val="288"/>
        </w:trPr>
        <w:tc>
          <w:tcPr>
            <w:tcW w:w="445" w:type="dxa"/>
          </w:tcPr>
          <w:p w14:paraId="0FBFFF2A" w14:textId="77777777" w:rsidR="006A451F" w:rsidRPr="00AC2387" w:rsidRDefault="006A451F" w:rsidP="006A451F">
            <w:pPr>
              <w:spacing w:after="0"/>
              <w:rPr>
                <w:rFonts w:cstheme="minorHAnsi"/>
                <w:b/>
                <w:sz w:val="20"/>
                <w:szCs w:val="20"/>
              </w:rPr>
            </w:pPr>
            <w:r>
              <w:rPr>
                <w:rFonts w:cstheme="minorHAnsi"/>
                <w:sz w:val="20"/>
                <w:szCs w:val="18"/>
              </w:rPr>
              <w:t>10</w:t>
            </w:r>
          </w:p>
        </w:tc>
        <w:tc>
          <w:tcPr>
            <w:tcW w:w="10530" w:type="dxa"/>
            <w:gridSpan w:val="10"/>
          </w:tcPr>
          <w:p w14:paraId="5657037A" w14:textId="0E22F0B7" w:rsidR="006A451F" w:rsidRPr="004B5988" w:rsidRDefault="006A451F" w:rsidP="006A451F">
            <w:pPr>
              <w:spacing w:after="0"/>
              <w:rPr>
                <w:rFonts w:cstheme="minorHAnsi"/>
                <w:sz w:val="18"/>
                <w:szCs w:val="18"/>
              </w:rPr>
            </w:pPr>
            <w:proofErr w:type="gramStart"/>
            <w:r w:rsidRPr="004B5988">
              <w:rPr>
                <w:rFonts w:cstheme="minorHAnsi"/>
                <w:sz w:val="18"/>
                <w:szCs w:val="18"/>
              </w:rPr>
              <w:t>Two and three story</w:t>
            </w:r>
            <w:proofErr w:type="gramEnd"/>
            <w:r w:rsidRPr="004B5988">
              <w:rPr>
                <w:rFonts w:cstheme="minorHAnsi"/>
                <w:sz w:val="18"/>
                <w:szCs w:val="18"/>
              </w:rPr>
              <w:t xml:space="preserve"> buildings cannot have hot water distribution piping in the attic, unless the water heater is also located in the attic.</w:t>
            </w:r>
          </w:p>
        </w:tc>
      </w:tr>
      <w:tr w:rsidR="006A451F" w14:paraId="26EA3EBD" w14:textId="6C04DBB7" w:rsidTr="00B022F9">
        <w:trPr>
          <w:trHeight w:val="288"/>
        </w:trPr>
        <w:tc>
          <w:tcPr>
            <w:tcW w:w="445" w:type="dxa"/>
          </w:tcPr>
          <w:p w14:paraId="56BA0081" w14:textId="77777777" w:rsidR="006A451F" w:rsidRPr="00AC2387" w:rsidRDefault="006A451F" w:rsidP="006A451F">
            <w:pPr>
              <w:spacing w:after="0"/>
              <w:rPr>
                <w:rFonts w:cstheme="minorHAnsi"/>
                <w:b/>
                <w:sz w:val="20"/>
                <w:szCs w:val="20"/>
              </w:rPr>
            </w:pPr>
            <w:r>
              <w:rPr>
                <w:rFonts w:cstheme="minorHAnsi"/>
                <w:sz w:val="20"/>
                <w:szCs w:val="18"/>
              </w:rPr>
              <w:t>11</w:t>
            </w:r>
          </w:p>
        </w:tc>
        <w:tc>
          <w:tcPr>
            <w:tcW w:w="10530" w:type="dxa"/>
            <w:gridSpan w:val="10"/>
          </w:tcPr>
          <w:p w14:paraId="116DEF3F" w14:textId="5F499696" w:rsidR="006A451F" w:rsidRPr="004B5988" w:rsidRDefault="006A451F" w:rsidP="006A451F">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CD6823" w14:paraId="7211B6C9" w14:textId="09FB4641" w:rsidTr="00B022F9">
        <w:tc>
          <w:tcPr>
            <w:tcW w:w="445" w:type="dxa"/>
            <w:vAlign w:val="center"/>
          </w:tcPr>
          <w:p w14:paraId="03758E3D" w14:textId="0F0C97DE" w:rsidR="00CD6823" w:rsidRPr="00236F4B" w:rsidRDefault="00CD6823" w:rsidP="006A451F">
            <w:pPr>
              <w:spacing w:after="0"/>
              <w:rPr>
                <w:rFonts w:cstheme="minorHAnsi"/>
                <w:b/>
                <w:sz w:val="18"/>
                <w:szCs w:val="20"/>
              </w:rPr>
            </w:pPr>
            <w:r>
              <w:rPr>
                <w:rFonts w:cstheme="minorHAnsi"/>
                <w:sz w:val="18"/>
                <w:szCs w:val="18"/>
              </w:rPr>
              <w:t>12</w:t>
            </w:r>
          </w:p>
        </w:tc>
        <w:tc>
          <w:tcPr>
            <w:tcW w:w="1800" w:type="dxa"/>
            <w:gridSpan w:val="3"/>
            <w:vAlign w:val="center"/>
          </w:tcPr>
          <w:p w14:paraId="4FDE68C4" w14:textId="77777777" w:rsidR="00CD6823" w:rsidRPr="00236F4B" w:rsidRDefault="00CD6823" w:rsidP="006A451F">
            <w:pPr>
              <w:spacing w:after="0"/>
              <w:rPr>
                <w:rFonts w:cstheme="minorHAnsi"/>
                <w:b/>
                <w:sz w:val="18"/>
                <w:szCs w:val="20"/>
              </w:rPr>
            </w:pPr>
            <w:r w:rsidRPr="00450E94">
              <w:rPr>
                <w:sz w:val="18"/>
                <w:szCs w:val="18"/>
              </w:rPr>
              <w:t>Verification Status:</w:t>
            </w:r>
          </w:p>
        </w:tc>
        <w:tc>
          <w:tcPr>
            <w:tcW w:w="8730" w:type="dxa"/>
            <w:gridSpan w:val="7"/>
            <w:vAlign w:val="center"/>
          </w:tcPr>
          <w:p w14:paraId="43218A63" w14:textId="77777777" w:rsidR="00CD6823" w:rsidRPr="00B71192" w:rsidRDefault="00CD6823" w:rsidP="006A451F">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8C6C49D" w14:textId="77777777" w:rsidR="00CD6823" w:rsidRPr="00B71192" w:rsidRDefault="00CD6823" w:rsidP="006A451F">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07C2DA86" w14:textId="5650E0C0" w:rsidR="00CD6823" w:rsidRPr="00B71192" w:rsidRDefault="00CD6823" w:rsidP="006A451F">
            <w:pPr>
              <w:pStyle w:val="ListParagraph"/>
              <w:keepNext/>
              <w:numPr>
                <w:ilvl w:val="0"/>
                <w:numId w:val="48"/>
              </w:numPr>
              <w:tabs>
                <w:tab w:val="left" w:pos="356"/>
              </w:tabs>
              <w:spacing w:after="0" w:line="240" w:lineRule="auto"/>
              <w:rPr>
                <w:sz w:val="18"/>
                <w:szCs w:val="18"/>
                <w:u w:val="single"/>
              </w:rPr>
            </w:pPr>
            <w:r w:rsidRPr="00132963">
              <w:rPr>
                <w:sz w:val="18"/>
                <w:szCs w:val="18"/>
                <w:u w:val="single"/>
              </w:rPr>
              <w:t>All N/A</w:t>
            </w:r>
            <w:r w:rsidRPr="00132963">
              <w:rPr>
                <w:sz w:val="18"/>
                <w:szCs w:val="18"/>
              </w:rPr>
              <w:t xml:space="preserve"> - This entire table is not applicable</w:t>
            </w:r>
          </w:p>
        </w:tc>
      </w:tr>
      <w:tr w:rsidR="00CD6823" w14:paraId="688C70A5" w14:textId="660B72AE" w:rsidTr="00B022F9">
        <w:tc>
          <w:tcPr>
            <w:tcW w:w="445" w:type="dxa"/>
          </w:tcPr>
          <w:p w14:paraId="2C9E2BFD" w14:textId="4BAE8EBF" w:rsidR="00CD6823" w:rsidRPr="00236F4B" w:rsidRDefault="00CD6823" w:rsidP="006A451F">
            <w:pPr>
              <w:spacing w:after="0"/>
              <w:rPr>
                <w:rFonts w:cstheme="minorHAnsi"/>
                <w:b/>
                <w:sz w:val="18"/>
                <w:szCs w:val="20"/>
              </w:rPr>
            </w:pPr>
            <w:r>
              <w:rPr>
                <w:rFonts w:cstheme="minorHAnsi"/>
                <w:sz w:val="18"/>
                <w:szCs w:val="18"/>
              </w:rPr>
              <w:t>13</w:t>
            </w:r>
          </w:p>
        </w:tc>
        <w:tc>
          <w:tcPr>
            <w:tcW w:w="10530" w:type="dxa"/>
            <w:gridSpan w:val="10"/>
            <w:vAlign w:val="center"/>
          </w:tcPr>
          <w:p w14:paraId="603B600A" w14:textId="51420811" w:rsidR="00CD6823" w:rsidRPr="00450E94" w:rsidRDefault="00CD6823" w:rsidP="006A451F">
            <w:pPr>
              <w:spacing w:after="0"/>
              <w:rPr>
                <w:sz w:val="18"/>
                <w:szCs w:val="18"/>
              </w:rPr>
            </w:pPr>
            <w:r w:rsidRPr="00450E94">
              <w:rPr>
                <w:sz w:val="18"/>
                <w:szCs w:val="18"/>
              </w:rPr>
              <w:t xml:space="preserve">Correction Notes: </w:t>
            </w:r>
          </w:p>
        </w:tc>
      </w:tr>
      <w:tr w:rsidR="00CD6823" w14:paraId="62910A91" w14:textId="7AD4AF2F" w:rsidTr="00B022F9">
        <w:tc>
          <w:tcPr>
            <w:tcW w:w="10975" w:type="dxa"/>
            <w:gridSpan w:val="11"/>
          </w:tcPr>
          <w:p w14:paraId="4C518F97" w14:textId="7028B45F" w:rsidR="00CD6823" w:rsidRPr="00F90331" w:rsidRDefault="00CD6823" w:rsidP="006A451F">
            <w:pPr>
              <w:spacing w:after="0"/>
              <w:rPr>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5746EEAD" w14:textId="16DF7C6F" w:rsidR="00D7513B" w:rsidRDefault="00D7513B" w:rsidP="00DC522B">
      <w:pPr>
        <w:spacing w:after="0" w:line="240" w:lineRule="auto"/>
        <w:rPr>
          <w:rFonts w:asciiTheme="minorHAnsi" w:hAnsiTheme="minorHAnsi" w:cstheme="minorHAnsi"/>
          <w:sz w:val="18"/>
          <w:szCs w:val="18"/>
        </w:rPr>
      </w:pPr>
    </w:p>
    <w:tbl>
      <w:tblPr>
        <w:tblStyle w:val="TableGrid"/>
        <w:tblW w:w="10975" w:type="dxa"/>
        <w:tblLook w:val="04A0" w:firstRow="1" w:lastRow="0" w:firstColumn="1" w:lastColumn="0" w:noHBand="0" w:noVBand="1"/>
      </w:tblPr>
      <w:tblGrid>
        <w:gridCol w:w="980"/>
        <w:gridCol w:w="995"/>
        <w:gridCol w:w="1259"/>
        <w:gridCol w:w="1259"/>
        <w:gridCol w:w="1349"/>
        <w:gridCol w:w="1170"/>
        <w:gridCol w:w="1260"/>
        <w:gridCol w:w="1259"/>
        <w:gridCol w:w="1444"/>
      </w:tblGrid>
      <w:tr w:rsidR="00CD6823" w:rsidRPr="00352318" w14:paraId="7178944C" w14:textId="0BEC41F0" w:rsidTr="00CD6823">
        <w:trPr>
          <w:trHeight w:val="530"/>
        </w:trPr>
        <w:tc>
          <w:tcPr>
            <w:tcW w:w="10975" w:type="dxa"/>
            <w:gridSpan w:val="9"/>
          </w:tcPr>
          <w:p w14:paraId="0346B228" w14:textId="70696C69" w:rsidR="00CD6823" w:rsidRPr="00352318" w:rsidRDefault="00CD6823" w:rsidP="00DF413D">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1AA4CB0" w14:textId="2E42E272" w:rsidR="00CD6823" w:rsidRDefault="00CD6823" w:rsidP="00DF413D">
            <w:pPr>
              <w:spacing w:after="0" w:line="240" w:lineRule="auto"/>
              <w:rPr>
                <w:rFonts w:asciiTheme="minorHAnsi" w:hAnsiTheme="minorHAnsi" w:cstheme="minorHAnsi"/>
                <w:b/>
                <w:sz w:val="18"/>
                <w:szCs w:val="18"/>
              </w:rPr>
            </w:pPr>
            <w:r w:rsidRPr="00D372D8">
              <w:rPr>
                <w:rFonts w:cstheme="minorHAnsi"/>
                <w:sz w:val="18"/>
                <w:szCs w:val="20"/>
              </w:rPr>
              <w:t xml:space="preserve">For dwelling units with multiple systems, enter the master bath distance and kitchen distance to the closest water heater, and enter the average of the furthest fixture to each water heater. </w:t>
            </w:r>
          </w:p>
        </w:tc>
      </w:tr>
      <w:tr w:rsidR="00CD6823" w:rsidRPr="00352318" w14:paraId="373E048B" w14:textId="4C947B0B" w:rsidTr="00CD6823">
        <w:tc>
          <w:tcPr>
            <w:tcW w:w="980" w:type="dxa"/>
            <w:vAlign w:val="center"/>
          </w:tcPr>
          <w:p w14:paraId="39DE1A1A"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995" w:type="dxa"/>
            <w:vAlign w:val="center"/>
          </w:tcPr>
          <w:p w14:paraId="189C1FE7"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59" w:type="dxa"/>
            <w:vAlign w:val="center"/>
          </w:tcPr>
          <w:p w14:paraId="3880AD32"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59" w:type="dxa"/>
            <w:vAlign w:val="center"/>
          </w:tcPr>
          <w:p w14:paraId="3B812D8F"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349" w:type="dxa"/>
            <w:vAlign w:val="center"/>
          </w:tcPr>
          <w:p w14:paraId="65BD8AFB"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170" w:type="dxa"/>
            <w:vAlign w:val="center"/>
          </w:tcPr>
          <w:p w14:paraId="3389BCB1"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260" w:type="dxa"/>
            <w:vAlign w:val="center"/>
          </w:tcPr>
          <w:p w14:paraId="46188F4B"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59" w:type="dxa"/>
          </w:tcPr>
          <w:p w14:paraId="400317BA" w14:textId="4655EC78" w:rsidR="00CD6823" w:rsidRPr="00352318" w:rsidRDefault="00CD6823" w:rsidP="00CD6823">
            <w:pPr>
              <w:spacing w:after="0" w:line="240" w:lineRule="auto"/>
              <w:jc w:val="center"/>
              <w:rPr>
                <w:rFonts w:asciiTheme="minorHAnsi" w:hAnsiTheme="minorHAnsi" w:cstheme="minorHAnsi"/>
                <w:sz w:val="18"/>
                <w:szCs w:val="18"/>
              </w:rPr>
            </w:pPr>
            <w:r>
              <w:rPr>
                <w:rFonts w:cstheme="minorHAnsi"/>
                <w:sz w:val="20"/>
                <w:szCs w:val="20"/>
              </w:rPr>
              <w:t>08</w:t>
            </w:r>
          </w:p>
        </w:tc>
        <w:tc>
          <w:tcPr>
            <w:tcW w:w="1444" w:type="dxa"/>
          </w:tcPr>
          <w:p w14:paraId="7741404B" w14:textId="695D82F8" w:rsidR="00CD6823" w:rsidRPr="00352318" w:rsidRDefault="00CD6823" w:rsidP="00CD6823">
            <w:pPr>
              <w:spacing w:after="0" w:line="240" w:lineRule="auto"/>
              <w:jc w:val="center"/>
              <w:rPr>
                <w:rFonts w:asciiTheme="minorHAnsi" w:hAnsiTheme="minorHAnsi" w:cstheme="minorHAnsi"/>
                <w:sz w:val="18"/>
                <w:szCs w:val="18"/>
              </w:rPr>
            </w:pPr>
            <w:r>
              <w:rPr>
                <w:rFonts w:cstheme="minorHAnsi"/>
                <w:sz w:val="20"/>
                <w:szCs w:val="20"/>
              </w:rPr>
              <w:t>09</w:t>
            </w:r>
          </w:p>
        </w:tc>
      </w:tr>
      <w:tr w:rsidR="00CD6823" w:rsidRPr="00352318" w14:paraId="255D3F39" w14:textId="78581132" w:rsidTr="00CD6823">
        <w:tc>
          <w:tcPr>
            <w:tcW w:w="980" w:type="dxa"/>
            <w:vAlign w:val="bottom"/>
          </w:tcPr>
          <w:p w14:paraId="1A0E53C9" w14:textId="77777777" w:rsidR="00CD6823" w:rsidRDefault="00CD6823" w:rsidP="00CD6823">
            <w:pPr>
              <w:spacing w:after="0" w:line="240" w:lineRule="auto"/>
              <w:rPr>
                <w:rFonts w:asciiTheme="minorHAnsi" w:hAnsiTheme="minorHAnsi" w:cstheme="minorHAnsi"/>
                <w:sz w:val="18"/>
                <w:szCs w:val="18"/>
              </w:rPr>
            </w:pPr>
            <w:r>
              <w:rPr>
                <w:rFonts w:asciiTheme="minorHAnsi" w:hAnsiTheme="minorHAnsi" w:cstheme="minorHAnsi"/>
                <w:sz w:val="18"/>
                <w:szCs w:val="18"/>
              </w:rPr>
              <w:t>Dwelling</w:t>
            </w:r>
          </w:p>
          <w:p w14:paraId="6141093C" w14:textId="6BD7EDFE"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Name</w:t>
            </w:r>
          </w:p>
        </w:tc>
        <w:tc>
          <w:tcPr>
            <w:tcW w:w="995" w:type="dxa"/>
            <w:vAlign w:val="bottom"/>
          </w:tcPr>
          <w:p w14:paraId="170C1A3E"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59" w:type="dxa"/>
            <w:vAlign w:val="bottom"/>
          </w:tcPr>
          <w:p w14:paraId="46576F06"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59" w:type="dxa"/>
            <w:vAlign w:val="bottom"/>
          </w:tcPr>
          <w:p w14:paraId="234B235B"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349" w:type="dxa"/>
            <w:vAlign w:val="bottom"/>
          </w:tcPr>
          <w:p w14:paraId="14981C4C" w14:textId="054447FD"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170" w:type="dxa"/>
            <w:vAlign w:val="bottom"/>
          </w:tcPr>
          <w:p w14:paraId="2A8258F7"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260" w:type="dxa"/>
            <w:vAlign w:val="bottom"/>
          </w:tcPr>
          <w:p w14:paraId="659BCEE6"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59" w:type="dxa"/>
            <w:vAlign w:val="bottom"/>
          </w:tcPr>
          <w:p w14:paraId="0B2E6599" w14:textId="437659F5" w:rsidR="00CD6823" w:rsidRPr="00352318" w:rsidRDefault="00CD6823" w:rsidP="00CD6823">
            <w:pPr>
              <w:spacing w:after="0" w:line="240" w:lineRule="auto"/>
              <w:rPr>
                <w:rFonts w:asciiTheme="minorHAnsi" w:hAnsiTheme="minorHAnsi" w:cstheme="minorHAnsi"/>
                <w:sz w:val="18"/>
                <w:szCs w:val="18"/>
              </w:rPr>
            </w:pPr>
            <w:r>
              <w:rPr>
                <w:rFonts w:cstheme="minorHAnsi"/>
                <w:sz w:val="18"/>
              </w:rPr>
              <w:t>Design Compactness Factor</w:t>
            </w:r>
          </w:p>
        </w:tc>
        <w:tc>
          <w:tcPr>
            <w:tcW w:w="1444" w:type="dxa"/>
            <w:vAlign w:val="bottom"/>
          </w:tcPr>
          <w:p w14:paraId="6598AC6A" w14:textId="2E65DB21" w:rsidR="00CD6823" w:rsidRPr="00352318" w:rsidRDefault="00CD6823" w:rsidP="00CD6823">
            <w:pPr>
              <w:spacing w:after="0" w:line="240" w:lineRule="auto"/>
              <w:rPr>
                <w:rFonts w:asciiTheme="minorHAnsi" w:hAnsiTheme="minorHAnsi" w:cstheme="minorHAnsi"/>
                <w:sz w:val="18"/>
                <w:szCs w:val="18"/>
              </w:rPr>
            </w:pPr>
            <w:r>
              <w:rPr>
                <w:rFonts w:cstheme="minorHAnsi"/>
                <w:sz w:val="18"/>
              </w:rPr>
              <w:t>Calculated Compactness Factor</w:t>
            </w:r>
          </w:p>
        </w:tc>
      </w:tr>
      <w:tr w:rsidR="00CD6823" w:rsidRPr="00352318" w14:paraId="2CBEDBF6" w14:textId="5AF6D12A" w:rsidTr="00CD6823">
        <w:trPr>
          <w:trHeight w:val="305"/>
        </w:trPr>
        <w:tc>
          <w:tcPr>
            <w:tcW w:w="980" w:type="dxa"/>
          </w:tcPr>
          <w:p w14:paraId="054F363E" w14:textId="30944026" w:rsidR="00CD6823" w:rsidRPr="00352318" w:rsidRDefault="00CD6823" w:rsidP="00CD6823">
            <w:pPr>
              <w:spacing w:after="0" w:line="240" w:lineRule="auto"/>
              <w:rPr>
                <w:rFonts w:asciiTheme="minorHAnsi" w:hAnsiTheme="minorHAnsi" w:cstheme="minorHAnsi"/>
                <w:sz w:val="18"/>
                <w:szCs w:val="18"/>
              </w:rPr>
            </w:pPr>
          </w:p>
        </w:tc>
        <w:tc>
          <w:tcPr>
            <w:tcW w:w="995" w:type="dxa"/>
          </w:tcPr>
          <w:p w14:paraId="24D0890E" w14:textId="70F8AB2E"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834B5C2" w14:textId="5157AF0C"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46B5613D" w14:textId="1DAF02CC" w:rsidR="00CD6823" w:rsidRPr="00352318" w:rsidRDefault="00CD6823" w:rsidP="00CD6823">
            <w:pPr>
              <w:spacing w:after="0" w:line="240" w:lineRule="auto"/>
              <w:rPr>
                <w:rFonts w:asciiTheme="minorHAnsi" w:hAnsiTheme="minorHAnsi" w:cstheme="minorHAnsi"/>
                <w:sz w:val="18"/>
                <w:szCs w:val="18"/>
              </w:rPr>
            </w:pPr>
          </w:p>
        </w:tc>
        <w:tc>
          <w:tcPr>
            <w:tcW w:w="1349" w:type="dxa"/>
          </w:tcPr>
          <w:p w14:paraId="011D882D" w14:textId="18D07817" w:rsidR="00CD6823" w:rsidRPr="00352318" w:rsidRDefault="00CD6823" w:rsidP="00CD6823">
            <w:pPr>
              <w:spacing w:after="0" w:line="240" w:lineRule="auto"/>
              <w:rPr>
                <w:rFonts w:asciiTheme="minorHAnsi" w:hAnsiTheme="minorHAnsi" w:cstheme="minorHAnsi"/>
                <w:sz w:val="18"/>
                <w:szCs w:val="18"/>
              </w:rPr>
            </w:pPr>
          </w:p>
        </w:tc>
        <w:tc>
          <w:tcPr>
            <w:tcW w:w="1170" w:type="dxa"/>
          </w:tcPr>
          <w:p w14:paraId="6D30B9C2" w14:textId="7357CCE3" w:rsidR="00CD6823" w:rsidRPr="00352318" w:rsidRDefault="00CD6823" w:rsidP="00CD6823">
            <w:pPr>
              <w:spacing w:after="0" w:line="240" w:lineRule="auto"/>
              <w:rPr>
                <w:rFonts w:asciiTheme="minorHAnsi" w:hAnsiTheme="minorHAnsi" w:cstheme="minorHAnsi"/>
                <w:sz w:val="18"/>
                <w:szCs w:val="18"/>
              </w:rPr>
            </w:pPr>
          </w:p>
        </w:tc>
        <w:tc>
          <w:tcPr>
            <w:tcW w:w="1260" w:type="dxa"/>
          </w:tcPr>
          <w:p w14:paraId="33B7C9A0" w14:textId="7404988E"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59" w:type="dxa"/>
          </w:tcPr>
          <w:p w14:paraId="2A1EBE8F" w14:textId="77777777" w:rsidR="00CD6823" w:rsidRPr="00352318" w:rsidRDefault="00CD6823" w:rsidP="00CD6823">
            <w:pPr>
              <w:spacing w:after="0" w:line="240" w:lineRule="auto"/>
              <w:rPr>
                <w:rFonts w:asciiTheme="minorHAnsi" w:hAnsiTheme="minorHAnsi" w:cstheme="minorHAnsi"/>
                <w:sz w:val="18"/>
                <w:szCs w:val="18"/>
              </w:rPr>
            </w:pPr>
          </w:p>
        </w:tc>
        <w:tc>
          <w:tcPr>
            <w:tcW w:w="1444" w:type="dxa"/>
          </w:tcPr>
          <w:p w14:paraId="49C31FCF" w14:textId="77777777" w:rsidR="00CD6823" w:rsidRPr="00352318" w:rsidRDefault="00CD6823" w:rsidP="00CD6823">
            <w:pPr>
              <w:spacing w:after="0" w:line="240" w:lineRule="auto"/>
              <w:rPr>
                <w:rFonts w:asciiTheme="minorHAnsi" w:hAnsiTheme="minorHAnsi" w:cstheme="minorHAnsi"/>
                <w:sz w:val="18"/>
                <w:szCs w:val="18"/>
              </w:rPr>
            </w:pPr>
          </w:p>
        </w:tc>
      </w:tr>
      <w:tr w:rsidR="00CD6823" w:rsidRPr="00352318" w14:paraId="3E87678C" w14:textId="1F487332" w:rsidTr="00CD6823">
        <w:tc>
          <w:tcPr>
            <w:tcW w:w="980" w:type="dxa"/>
          </w:tcPr>
          <w:p w14:paraId="3109483B" w14:textId="77777777" w:rsidR="00CD6823" w:rsidRPr="00352318" w:rsidRDefault="00CD6823" w:rsidP="00CD6823">
            <w:pPr>
              <w:spacing w:after="0" w:line="240" w:lineRule="auto"/>
              <w:rPr>
                <w:rFonts w:asciiTheme="minorHAnsi" w:hAnsiTheme="minorHAnsi" w:cstheme="minorHAnsi"/>
                <w:sz w:val="18"/>
                <w:szCs w:val="18"/>
              </w:rPr>
            </w:pPr>
          </w:p>
        </w:tc>
        <w:tc>
          <w:tcPr>
            <w:tcW w:w="995" w:type="dxa"/>
          </w:tcPr>
          <w:p w14:paraId="4C24CD6F"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AE9F889"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CF0781C" w14:textId="77777777" w:rsidR="00CD6823" w:rsidRPr="00352318" w:rsidRDefault="00CD6823" w:rsidP="00CD6823">
            <w:pPr>
              <w:spacing w:after="0" w:line="240" w:lineRule="auto"/>
              <w:rPr>
                <w:rFonts w:asciiTheme="minorHAnsi" w:hAnsiTheme="minorHAnsi" w:cstheme="minorHAnsi"/>
                <w:sz w:val="18"/>
                <w:szCs w:val="18"/>
              </w:rPr>
            </w:pPr>
          </w:p>
        </w:tc>
        <w:tc>
          <w:tcPr>
            <w:tcW w:w="1349" w:type="dxa"/>
          </w:tcPr>
          <w:p w14:paraId="703CA9ED" w14:textId="77777777" w:rsidR="00CD6823" w:rsidRPr="00352318" w:rsidRDefault="00CD6823" w:rsidP="00CD6823">
            <w:pPr>
              <w:spacing w:after="0" w:line="240" w:lineRule="auto"/>
              <w:rPr>
                <w:rFonts w:asciiTheme="minorHAnsi" w:hAnsiTheme="minorHAnsi" w:cstheme="minorHAnsi"/>
                <w:sz w:val="18"/>
                <w:szCs w:val="18"/>
              </w:rPr>
            </w:pPr>
          </w:p>
        </w:tc>
        <w:tc>
          <w:tcPr>
            <w:tcW w:w="1170" w:type="dxa"/>
          </w:tcPr>
          <w:p w14:paraId="624FEE8B" w14:textId="77777777" w:rsidR="00CD6823" w:rsidRPr="00352318" w:rsidRDefault="00CD6823" w:rsidP="00CD6823">
            <w:pPr>
              <w:spacing w:after="0" w:line="240" w:lineRule="auto"/>
              <w:rPr>
                <w:rFonts w:asciiTheme="minorHAnsi" w:hAnsiTheme="minorHAnsi" w:cstheme="minorHAnsi"/>
                <w:sz w:val="18"/>
                <w:szCs w:val="18"/>
              </w:rPr>
            </w:pPr>
          </w:p>
        </w:tc>
        <w:tc>
          <w:tcPr>
            <w:tcW w:w="1260" w:type="dxa"/>
          </w:tcPr>
          <w:p w14:paraId="2F7F37AB"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2A2D66ED" w14:textId="77777777" w:rsidR="00CD6823" w:rsidRPr="00352318" w:rsidRDefault="00CD6823" w:rsidP="00CD6823">
            <w:pPr>
              <w:spacing w:after="0" w:line="240" w:lineRule="auto"/>
              <w:rPr>
                <w:rFonts w:asciiTheme="minorHAnsi" w:hAnsiTheme="minorHAnsi" w:cstheme="minorHAnsi"/>
                <w:sz w:val="18"/>
                <w:szCs w:val="18"/>
              </w:rPr>
            </w:pPr>
          </w:p>
        </w:tc>
        <w:tc>
          <w:tcPr>
            <w:tcW w:w="1444" w:type="dxa"/>
          </w:tcPr>
          <w:p w14:paraId="397818A3" w14:textId="77777777" w:rsidR="00CD6823" w:rsidRPr="00352318" w:rsidRDefault="00CD6823" w:rsidP="00CD6823">
            <w:pPr>
              <w:spacing w:after="0" w:line="240" w:lineRule="auto"/>
              <w:rPr>
                <w:rFonts w:asciiTheme="minorHAnsi" w:hAnsiTheme="minorHAnsi" w:cstheme="minorHAnsi"/>
                <w:sz w:val="18"/>
                <w:szCs w:val="18"/>
              </w:rPr>
            </w:pPr>
          </w:p>
        </w:tc>
      </w:tr>
      <w:tr w:rsidR="00CD6823" w:rsidRPr="00352318" w14:paraId="65D6F597" w14:textId="4F3AFD62" w:rsidTr="00CD6823">
        <w:trPr>
          <w:trHeight w:val="242"/>
        </w:trPr>
        <w:tc>
          <w:tcPr>
            <w:tcW w:w="10975" w:type="dxa"/>
            <w:gridSpan w:val="9"/>
          </w:tcPr>
          <w:p w14:paraId="25178327" w14:textId="0934B627" w:rsidR="00CD6823" w:rsidRPr="00352318" w:rsidRDefault="00CD6823" w:rsidP="00CD6823">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6D1138D8" w14:textId="77777777" w:rsidR="000807DE" w:rsidRDefault="000807DE" w:rsidP="00DC522B">
      <w:pPr>
        <w:spacing w:after="0" w:line="240" w:lineRule="auto"/>
        <w:rPr>
          <w:rFonts w:asciiTheme="minorHAnsi" w:hAnsiTheme="minorHAnsi" w:cstheme="minorHAnsi"/>
          <w:sz w:val="18"/>
          <w:szCs w:val="18"/>
        </w:rPr>
      </w:pPr>
    </w:p>
    <w:tbl>
      <w:tblPr>
        <w:tblStyle w:val="TableGrid3"/>
        <w:tblpPr w:leftFromText="180" w:rightFromText="180" w:vertAnchor="text" w:tblpX="18" w:tblpY="1"/>
        <w:tblOverlap w:val="never"/>
        <w:tblW w:w="10957" w:type="dxa"/>
        <w:tblLook w:val="04A0" w:firstRow="1" w:lastRow="0" w:firstColumn="1" w:lastColumn="0" w:noHBand="0" w:noVBand="1"/>
      </w:tblPr>
      <w:tblGrid>
        <w:gridCol w:w="1380"/>
        <w:gridCol w:w="757"/>
        <w:gridCol w:w="912"/>
        <w:gridCol w:w="1250"/>
        <w:gridCol w:w="268"/>
        <w:gridCol w:w="699"/>
        <w:gridCol w:w="582"/>
        <w:gridCol w:w="1149"/>
        <w:gridCol w:w="180"/>
        <w:gridCol w:w="1761"/>
        <w:gridCol w:w="2019"/>
      </w:tblGrid>
      <w:tr w:rsidR="00D72ABF" w:rsidRPr="002F18C2" w14:paraId="28C933DD" w14:textId="77777777" w:rsidTr="00CD6823">
        <w:trPr>
          <w:cantSplit/>
          <w:trHeight w:val="242"/>
        </w:trPr>
        <w:tc>
          <w:tcPr>
            <w:tcW w:w="10957" w:type="dxa"/>
            <w:gridSpan w:val="11"/>
          </w:tcPr>
          <w:p w14:paraId="3B718E9B" w14:textId="3E19F281" w:rsidR="00D72ABF" w:rsidRPr="00A05A69" w:rsidRDefault="00D72ABF" w:rsidP="00CD6823">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A05A69">
              <w:rPr>
                <w:rFonts w:asciiTheme="minorHAnsi" w:hAnsiTheme="minorHAnsi" w:cstheme="minorHAnsi"/>
                <w:b/>
                <w:sz w:val="20"/>
                <w:szCs w:val="18"/>
              </w:rPr>
              <w:t>. HERS-Verified Drain Water Heat Recovery System (DWHR-H)</w:t>
            </w:r>
          </w:p>
          <w:p w14:paraId="1ABB917D" w14:textId="3C9DF80B" w:rsidR="00D72ABF" w:rsidRPr="00A05A69" w:rsidRDefault="00D72ABF" w:rsidP="00CD6823">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lastRenderedPageBreak/>
              <w:t>DWHR devices shall comply with these requirements.</w:t>
            </w:r>
          </w:p>
        </w:tc>
      </w:tr>
      <w:tr w:rsidR="00B6144B" w:rsidRPr="002F18C2" w14:paraId="38CB57EA" w14:textId="77777777" w:rsidTr="00CD6823">
        <w:trPr>
          <w:cantSplit/>
          <w:trHeight w:val="144"/>
        </w:trPr>
        <w:tc>
          <w:tcPr>
            <w:tcW w:w="10957" w:type="dxa"/>
            <w:gridSpan w:val="11"/>
          </w:tcPr>
          <w:p w14:paraId="4FC44D03" w14:textId="32C72C88" w:rsidR="00B6144B" w:rsidRPr="00450E94"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5157FC">
              <w:rPr>
                <w:rFonts w:asciiTheme="minorHAnsi" w:hAnsiTheme="minorHAnsi" w:cstheme="minorHAnsi"/>
                <w:b/>
                <w:sz w:val="18"/>
                <w:szCs w:val="18"/>
              </w:rPr>
              <w:lastRenderedPageBreak/>
              <w:t>Design DWHR System Information</w:t>
            </w:r>
          </w:p>
        </w:tc>
      </w:tr>
      <w:tr w:rsidR="00B6144B" w:rsidRPr="002F18C2" w14:paraId="43C97608" w14:textId="77777777" w:rsidTr="00CD6823">
        <w:trPr>
          <w:cantSplit/>
          <w:trHeight w:val="144"/>
        </w:trPr>
        <w:tc>
          <w:tcPr>
            <w:tcW w:w="2137" w:type="dxa"/>
            <w:gridSpan w:val="2"/>
          </w:tcPr>
          <w:p w14:paraId="5DA1CC2D" w14:textId="2D232E40"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30" w:type="dxa"/>
            <w:gridSpan w:val="3"/>
          </w:tcPr>
          <w:p w14:paraId="2322BC22" w14:textId="39B22B36"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430" w:type="dxa"/>
            <w:gridSpan w:val="3"/>
          </w:tcPr>
          <w:p w14:paraId="06981968" w14:textId="033087E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960" w:type="dxa"/>
            <w:gridSpan w:val="3"/>
          </w:tcPr>
          <w:p w14:paraId="14134EFA" w14:textId="77DAF8EA"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B6144B" w:rsidRPr="002F18C2" w14:paraId="5A0DBD2E" w14:textId="77777777" w:rsidTr="00CD6823">
        <w:trPr>
          <w:cantSplit/>
          <w:trHeight w:val="144"/>
        </w:trPr>
        <w:tc>
          <w:tcPr>
            <w:tcW w:w="2137" w:type="dxa"/>
            <w:gridSpan w:val="2"/>
          </w:tcPr>
          <w:p w14:paraId="22C1E700" w14:textId="268C3235"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30" w:type="dxa"/>
            <w:gridSpan w:val="3"/>
          </w:tcPr>
          <w:p w14:paraId="03C7B987" w14:textId="6B6ED5C5"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430" w:type="dxa"/>
            <w:gridSpan w:val="3"/>
          </w:tcPr>
          <w:p w14:paraId="2025314F" w14:textId="160BE17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960" w:type="dxa"/>
            <w:gridSpan w:val="3"/>
          </w:tcPr>
          <w:p w14:paraId="4DE15F31" w14:textId="60D4CE6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B6144B" w:rsidRPr="002F18C2" w14:paraId="6D9399A8" w14:textId="77777777" w:rsidTr="00CD6823">
        <w:trPr>
          <w:cantSplit/>
          <w:trHeight w:val="144"/>
        </w:trPr>
        <w:tc>
          <w:tcPr>
            <w:tcW w:w="2137" w:type="dxa"/>
            <w:gridSpan w:val="2"/>
          </w:tcPr>
          <w:p w14:paraId="6BF86E18"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34A47080"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37CB9FD"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960" w:type="dxa"/>
            <w:gridSpan w:val="3"/>
          </w:tcPr>
          <w:p w14:paraId="378467EC"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6310F916" w14:textId="77777777" w:rsidTr="00CD6823">
        <w:trPr>
          <w:cantSplit/>
          <w:trHeight w:val="144"/>
        </w:trPr>
        <w:tc>
          <w:tcPr>
            <w:tcW w:w="2137" w:type="dxa"/>
            <w:gridSpan w:val="2"/>
          </w:tcPr>
          <w:p w14:paraId="527AA277"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45B78061"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BC4D837"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960" w:type="dxa"/>
            <w:gridSpan w:val="3"/>
          </w:tcPr>
          <w:p w14:paraId="1ED4C186"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5DB5178A" w14:textId="77777777" w:rsidTr="00CD6823">
        <w:trPr>
          <w:cantSplit/>
          <w:trHeight w:val="144"/>
        </w:trPr>
        <w:tc>
          <w:tcPr>
            <w:tcW w:w="10957" w:type="dxa"/>
            <w:gridSpan w:val="11"/>
            <w:vAlign w:val="bottom"/>
          </w:tcPr>
          <w:p w14:paraId="31EC9FA4" w14:textId="14380203" w:rsidR="00B6144B" w:rsidRPr="00450E94"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5157FC">
              <w:rPr>
                <w:rFonts w:asciiTheme="minorHAnsi" w:hAnsiTheme="minorHAnsi" w:cstheme="minorHAnsi"/>
                <w:b/>
                <w:sz w:val="18"/>
                <w:szCs w:val="18"/>
              </w:rPr>
              <w:t>Installed DWHR System Information</w:t>
            </w:r>
          </w:p>
        </w:tc>
      </w:tr>
      <w:tr w:rsidR="00B6144B" w:rsidRPr="002F18C2" w14:paraId="29B704B5" w14:textId="77777777" w:rsidTr="00CD6823">
        <w:trPr>
          <w:cantSplit/>
          <w:trHeight w:val="144"/>
        </w:trPr>
        <w:tc>
          <w:tcPr>
            <w:tcW w:w="1380" w:type="dxa"/>
          </w:tcPr>
          <w:p w14:paraId="575EF238" w14:textId="55D217A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69" w:type="dxa"/>
            <w:gridSpan w:val="2"/>
          </w:tcPr>
          <w:p w14:paraId="5069154F" w14:textId="7891349D"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250" w:type="dxa"/>
          </w:tcPr>
          <w:p w14:paraId="6A6365B1" w14:textId="6E8F931E"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549" w:type="dxa"/>
            <w:gridSpan w:val="3"/>
          </w:tcPr>
          <w:p w14:paraId="02412A05" w14:textId="3EB3909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329" w:type="dxa"/>
            <w:gridSpan w:val="2"/>
          </w:tcPr>
          <w:p w14:paraId="25BFE9D8" w14:textId="52DA2D4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761" w:type="dxa"/>
          </w:tcPr>
          <w:p w14:paraId="4E7ACBA0" w14:textId="0D3EBAB3"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2019" w:type="dxa"/>
          </w:tcPr>
          <w:p w14:paraId="57E28FE4" w14:textId="3D7092D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B6144B" w:rsidRPr="002F18C2" w14:paraId="38AAE31B" w14:textId="77777777" w:rsidTr="00CD6823">
        <w:trPr>
          <w:cantSplit/>
          <w:trHeight w:val="144"/>
        </w:trPr>
        <w:tc>
          <w:tcPr>
            <w:tcW w:w="1380" w:type="dxa"/>
            <w:vAlign w:val="bottom"/>
          </w:tcPr>
          <w:p w14:paraId="587D6D06" w14:textId="4D7D7A4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Name/ID</w:t>
            </w:r>
          </w:p>
        </w:tc>
        <w:tc>
          <w:tcPr>
            <w:tcW w:w="1669" w:type="dxa"/>
            <w:gridSpan w:val="2"/>
            <w:vAlign w:val="bottom"/>
          </w:tcPr>
          <w:p w14:paraId="6D3C564A" w14:textId="707F236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Manufacturer</w:t>
            </w:r>
          </w:p>
        </w:tc>
        <w:tc>
          <w:tcPr>
            <w:tcW w:w="1250" w:type="dxa"/>
            <w:vAlign w:val="bottom"/>
          </w:tcPr>
          <w:p w14:paraId="3EC73A1D"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Model #</w:t>
            </w:r>
          </w:p>
        </w:tc>
        <w:tc>
          <w:tcPr>
            <w:tcW w:w="1549" w:type="dxa"/>
            <w:gridSpan w:val="3"/>
            <w:vAlign w:val="bottom"/>
          </w:tcPr>
          <w:p w14:paraId="7C0D2D4B"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Rated effectiveness</w:t>
            </w:r>
          </w:p>
        </w:tc>
        <w:tc>
          <w:tcPr>
            <w:tcW w:w="1329" w:type="dxa"/>
            <w:gridSpan w:val="2"/>
            <w:vAlign w:val="bottom"/>
          </w:tcPr>
          <w:p w14:paraId="3EA2B613" w14:textId="05E5370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Installation Configuration</w:t>
            </w:r>
          </w:p>
        </w:tc>
        <w:tc>
          <w:tcPr>
            <w:tcW w:w="1761" w:type="dxa"/>
          </w:tcPr>
          <w:p w14:paraId="032FD2C5"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Percent of shower served by the DWHR device</w:t>
            </w:r>
          </w:p>
        </w:tc>
        <w:tc>
          <w:tcPr>
            <w:tcW w:w="2019" w:type="dxa"/>
            <w:vAlign w:val="bottom"/>
          </w:tcPr>
          <w:p w14:paraId="4A7FF546"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DWHR System Certified by CEC</w:t>
            </w:r>
          </w:p>
          <w:p w14:paraId="5CB57734" w14:textId="0F39557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B6144B" w:rsidRPr="002F18C2" w14:paraId="7AB75586" w14:textId="77777777" w:rsidTr="00CD6823">
        <w:trPr>
          <w:cantSplit/>
          <w:trHeight w:val="188"/>
        </w:trPr>
        <w:tc>
          <w:tcPr>
            <w:tcW w:w="1380" w:type="dxa"/>
          </w:tcPr>
          <w:p w14:paraId="5FBC6F48"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69" w:type="dxa"/>
            <w:gridSpan w:val="2"/>
          </w:tcPr>
          <w:p w14:paraId="0ED74BCB" w14:textId="5ECC53EC"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250" w:type="dxa"/>
          </w:tcPr>
          <w:p w14:paraId="74835B12"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49" w:type="dxa"/>
            <w:gridSpan w:val="3"/>
          </w:tcPr>
          <w:p w14:paraId="6E49C7CF"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29" w:type="dxa"/>
            <w:gridSpan w:val="2"/>
          </w:tcPr>
          <w:p w14:paraId="08D07247"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61" w:type="dxa"/>
          </w:tcPr>
          <w:p w14:paraId="3FBCB49B"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19" w:type="dxa"/>
          </w:tcPr>
          <w:p w14:paraId="45697B98" w14:textId="1BEEF70A"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66C992EA" w14:textId="77777777" w:rsidTr="00CD6823">
        <w:trPr>
          <w:cantSplit/>
          <w:trHeight w:val="188"/>
        </w:trPr>
        <w:tc>
          <w:tcPr>
            <w:tcW w:w="1380" w:type="dxa"/>
          </w:tcPr>
          <w:p w14:paraId="109092EA"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69" w:type="dxa"/>
            <w:gridSpan w:val="2"/>
          </w:tcPr>
          <w:p w14:paraId="76100B0B" w14:textId="5B06023C"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250" w:type="dxa"/>
          </w:tcPr>
          <w:p w14:paraId="60849CE1"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49" w:type="dxa"/>
            <w:gridSpan w:val="3"/>
          </w:tcPr>
          <w:p w14:paraId="5A83558E"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29" w:type="dxa"/>
            <w:gridSpan w:val="2"/>
          </w:tcPr>
          <w:p w14:paraId="78C68716"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61" w:type="dxa"/>
          </w:tcPr>
          <w:p w14:paraId="73395073"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2019" w:type="dxa"/>
          </w:tcPr>
          <w:p w14:paraId="78D0368C"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B6144B" w:rsidRPr="002F18C2" w14:paraId="71BF0842" w14:textId="77777777" w:rsidTr="00CD6823">
        <w:trPr>
          <w:cantSplit/>
          <w:trHeight w:val="188"/>
        </w:trPr>
        <w:tc>
          <w:tcPr>
            <w:tcW w:w="1380" w:type="dxa"/>
          </w:tcPr>
          <w:p w14:paraId="3D2644FF" w14:textId="71E9C898"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577" w:type="dxa"/>
            <w:gridSpan w:val="10"/>
          </w:tcPr>
          <w:p w14:paraId="0AE441DA" w14:textId="7692868F"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B6144B" w:rsidRPr="002F18C2" w14:paraId="72702A3F" w14:textId="77777777" w:rsidTr="00CD6823">
        <w:trPr>
          <w:cantSplit/>
          <w:trHeight w:val="188"/>
        </w:trPr>
        <w:tc>
          <w:tcPr>
            <w:tcW w:w="1380" w:type="dxa"/>
          </w:tcPr>
          <w:p w14:paraId="0F82170C" w14:textId="03F1213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577" w:type="dxa"/>
            <w:gridSpan w:val="10"/>
          </w:tcPr>
          <w:p w14:paraId="713AA8F1" w14:textId="30BEE767"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B6144B" w:rsidRPr="002F18C2" w14:paraId="06284682" w14:textId="77777777" w:rsidTr="00CD6823">
        <w:trPr>
          <w:cantSplit/>
          <w:trHeight w:val="188"/>
        </w:trPr>
        <w:tc>
          <w:tcPr>
            <w:tcW w:w="1380" w:type="dxa"/>
          </w:tcPr>
          <w:p w14:paraId="7A558227" w14:textId="54932892"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577" w:type="dxa"/>
            <w:gridSpan w:val="10"/>
          </w:tcPr>
          <w:p w14:paraId="705BA079" w14:textId="059BE7F7"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B6144B" w:rsidRPr="002F18C2" w14:paraId="69226F64" w14:textId="77777777" w:rsidTr="00CD6823">
        <w:trPr>
          <w:cantSplit/>
          <w:trHeight w:val="188"/>
        </w:trPr>
        <w:tc>
          <w:tcPr>
            <w:tcW w:w="1380" w:type="dxa"/>
            <w:vAlign w:val="center"/>
          </w:tcPr>
          <w:p w14:paraId="69EBF720" w14:textId="02E7BE80"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15</w:t>
            </w:r>
          </w:p>
        </w:tc>
        <w:tc>
          <w:tcPr>
            <w:tcW w:w="3886" w:type="dxa"/>
            <w:gridSpan w:val="5"/>
            <w:vAlign w:val="center"/>
          </w:tcPr>
          <w:p w14:paraId="0603ABBB" w14:textId="2EABC3B9" w:rsidR="00B6144B" w:rsidRPr="00B71192"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Verification Status:</w:t>
            </w:r>
          </w:p>
        </w:tc>
        <w:tc>
          <w:tcPr>
            <w:tcW w:w="5691" w:type="dxa"/>
            <w:gridSpan w:val="5"/>
            <w:vAlign w:val="center"/>
          </w:tcPr>
          <w:p w14:paraId="0E806986" w14:textId="77777777" w:rsidR="00B6144B" w:rsidRPr="00B71192" w:rsidRDefault="00B6144B" w:rsidP="00CD6823">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6F5D00EF" w14:textId="77777777" w:rsidR="00B6144B" w:rsidRPr="00B71192" w:rsidRDefault="00B6144B" w:rsidP="00CD6823">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46954FC7" w14:textId="5DF9C70F" w:rsidR="00B6144B" w:rsidRPr="00450E94" w:rsidRDefault="00B6144B" w:rsidP="00CD6823">
            <w:pPr>
              <w:pStyle w:val="ListParagraph"/>
              <w:keepNext/>
              <w:numPr>
                <w:ilvl w:val="0"/>
                <w:numId w:val="4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B6144B" w:rsidRPr="002F18C2" w14:paraId="35E32473" w14:textId="77777777" w:rsidTr="00CD6823">
        <w:trPr>
          <w:cantSplit/>
          <w:trHeight w:val="188"/>
        </w:trPr>
        <w:tc>
          <w:tcPr>
            <w:tcW w:w="1380" w:type="dxa"/>
          </w:tcPr>
          <w:p w14:paraId="3B2EFE2A" w14:textId="51DD39B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16</w:t>
            </w:r>
          </w:p>
        </w:tc>
        <w:tc>
          <w:tcPr>
            <w:tcW w:w="9577" w:type="dxa"/>
            <w:gridSpan w:val="10"/>
            <w:vAlign w:val="center"/>
          </w:tcPr>
          <w:p w14:paraId="0A1DD78E" w14:textId="52567C90" w:rsidR="00B6144B" w:rsidRPr="00B71192"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 xml:space="preserve">Correction Notes: </w:t>
            </w:r>
          </w:p>
        </w:tc>
      </w:tr>
      <w:tr w:rsidR="00B6144B" w:rsidRPr="002F18C2" w14:paraId="7E22ADBE" w14:textId="77777777" w:rsidTr="00CD6823">
        <w:trPr>
          <w:cantSplit/>
          <w:trHeight w:val="260"/>
        </w:trPr>
        <w:tc>
          <w:tcPr>
            <w:tcW w:w="10957" w:type="dxa"/>
            <w:gridSpan w:val="11"/>
          </w:tcPr>
          <w:p w14:paraId="6658F7AE" w14:textId="14D970DF" w:rsidR="00B6144B" w:rsidRPr="00A05A69"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32A2500B" w14:textId="6E169F4E" w:rsidR="00D7513B" w:rsidRPr="00A05A69"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3456"/>
        <w:gridCol w:w="6745"/>
      </w:tblGrid>
      <w:tr w:rsidR="002600BD" w:rsidRPr="002F18C2" w14:paraId="0F7F4467" w14:textId="77777777" w:rsidTr="007325A8">
        <w:trPr>
          <w:trHeight w:val="144"/>
          <w:tblHeader/>
        </w:trPr>
        <w:tc>
          <w:tcPr>
            <w:tcW w:w="10790" w:type="dxa"/>
            <w:gridSpan w:val="3"/>
            <w:tcBorders>
              <w:bottom w:val="single" w:sz="4" w:space="0" w:color="000000"/>
            </w:tcBorders>
            <w:vAlign w:val="center"/>
          </w:tcPr>
          <w:p w14:paraId="0F7F4465" w14:textId="6BFA1B24" w:rsidR="00A82A43" w:rsidRPr="00583B52" w:rsidRDefault="006C36EE" w:rsidP="0023694B">
            <w:pPr>
              <w:keepNext/>
              <w:spacing w:after="0" w:line="240" w:lineRule="auto"/>
              <w:rPr>
                <w:rFonts w:asciiTheme="minorHAnsi" w:hAnsiTheme="minorHAnsi" w:cstheme="minorHAnsi"/>
                <w:b/>
                <w:sz w:val="20"/>
                <w:szCs w:val="18"/>
              </w:rPr>
            </w:pPr>
            <w:bookmarkStart w:id="289"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Pr>
                <w:rFonts w:asciiTheme="minorHAnsi" w:hAnsiTheme="minorHAnsi" w:cstheme="minorHAnsi"/>
                <w:b/>
                <w:sz w:val="20"/>
                <w:szCs w:val="18"/>
              </w:rPr>
              <w:t>(</w:t>
            </w:r>
            <w:r w:rsidR="00C309E7" w:rsidRPr="00583B52">
              <w:rPr>
                <w:rFonts w:asciiTheme="minorHAnsi" w:hAnsiTheme="minorHAnsi" w:cstheme="minorHAnsi"/>
                <w:b/>
                <w:sz w:val="20"/>
                <w:szCs w:val="18"/>
              </w:rPr>
              <w:t>RA</w:t>
            </w:r>
            <w:r w:rsidR="00DF4BB0" w:rsidRPr="00935470">
              <w:rPr>
                <w:rFonts w:asciiTheme="minorHAnsi" w:hAnsiTheme="minorHAnsi" w:cstheme="minorHAnsi"/>
                <w:b/>
                <w:sz w:val="20"/>
                <w:szCs w:val="18"/>
              </w:rPr>
              <w:t>3</w:t>
            </w:r>
            <w:r w:rsidR="00C309E7" w:rsidRPr="005C69A2">
              <w:rPr>
                <w:rFonts w:asciiTheme="minorHAnsi" w:hAnsiTheme="minorHAnsi" w:cstheme="minorHAnsi"/>
                <w:b/>
                <w:sz w:val="20"/>
                <w:szCs w:val="18"/>
              </w:rPr>
              <w:t>.</w:t>
            </w:r>
            <w:r w:rsidR="00DF4BB0" w:rsidRPr="005C69A2">
              <w:rPr>
                <w:rFonts w:asciiTheme="minorHAnsi" w:hAnsiTheme="minorHAnsi" w:cstheme="minorHAnsi"/>
                <w:b/>
                <w:sz w:val="20"/>
                <w:szCs w:val="18"/>
              </w:rPr>
              <w:t>6.</w:t>
            </w:r>
            <w:r w:rsidR="00DF4BB0" w:rsidRPr="00C80016">
              <w:rPr>
                <w:rFonts w:asciiTheme="minorHAnsi" w:hAnsiTheme="minorHAnsi" w:cstheme="minorHAnsi"/>
                <w:b/>
                <w:sz w:val="20"/>
                <w:szCs w:val="18"/>
              </w:rPr>
              <w:t>3</w:t>
            </w:r>
            <w:r w:rsidR="00304DD4">
              <w:rPr>
                <w:rFonts w:asciiTheme="minorHAnsi" w:hAnsiTheme="minorHAnsi" w:cstheme="minorHAnsi"/>
                <w:b/>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A05A69">
              <w:rPr>
                <w:rFonts w:asciiTheme="minorHAnsi" w:hAnsiTheme="minorHAnsi" w:cstheme="minorHAnsi"/>
                <w:sz w:val="18"/>
                <w:szCs w:val="18"/>
              </w:rPr>
              <w:t>Systems that utilize this distribution type shall comply with these requirements</w:t>
            </w:r>
            <w:r w:rsidR="00410ECB" w:rsidRPr="00A05A69">
              <w:rPr>
                <w:rFonts w:asciiTheme="minorHAnsi" w:hAnsiTheme="minorHAnsi" w:cstheme="minorHAnsi"/>
                <w:sz w:val="18"/>
                <w:szCs w:val="18"/>
              </w:rPr>
              <w:t>.</w:t>
            </w:r>
          </w:p>
        </w:tc>
      </w:tr>
      <w:tr w:rsidR="007E190B" w:rsidRPr="002F18C2" w14:paraId="0F7F446A" w14:textId="77777777" w:rsidTr="007325A8">
        <w:trPr>
          <w:trHeight w:val="144"/>
          <w:tblHeader/>
        </w:trPr>
        <w:tc>
          <w:tcPr>
            <w:tcW w:w="589" w:type="dxa"/>
            <w:vAlign w:val="center"/>
          </w:tcPr>
          <w:p w14:paraId="0F7F4468" w14:textId="77777777" w:rsidR="009269B2" w:rsidRPr="00450E94"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w:t>
            </w:r>
            <w:r w:rsidR="005D2389" w:rsidRPr="00450E94">
              <w:rPr>
                <w:rFonts w:asciiTheme="minorHAnsi" w:hAnsiTheme="minorHAnsi" w:cstheme="minorHAnsi"/>
                <w:sz w:val="18"/>
                <w:szCs w:val="18"/>
              </w:rPr>
              <w:t>1</w:t>
            </w:r>
          </w:p>
        </w:tc>
        <w:tc>
          <w:tcPr>
            <w:tcW w:w="10201" w:type="dxa"/>
            <w:gridSpan w:val="2"/>
            <w:vAlign w:val="center"/>
          </w:tcPr>
          <w:p w14:paraId="0F7F4469" w14:textId="75E7AF25" w:rsidR="00B614D3" w:rsidRPr="00450E94"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71192">
              <w:rPr>
                <w:rFonts w:asciiTheme="minorHAnsi" w:hAnsiTheme="minorHAnsi" w:cstheme="minorHAnsi"/>
                <w:sz w:val="18"/>
                <w:szCs w:val="18"/>
              </w:rPr>
              <w:t>HERS rater shall perform a</w:t>
            </w:r>
            <w:r w:rsidR="005D11BC" w:rsidRPr="00B71192">
              <w:rPr>
                <w:rFonts w:asciiTheme="minorHAnsi" w:hAnsiTheme="minorHAnsi" w:cstheme="minorHAnsi"/>
                <w:sz w:val="18"/>
                <w:szCs w:val="18"/>
              </w:rPr>
              <w:t xml:space="preserve"> visual inspection that a</w:t>
            </w:r>
            <w:r w:rsidR="00383435" w:rsidRPr="00B71192">
              <w:rPr>
                <w:rFonts w:asciiTheme="minorHAnsi" w:hAnsiTheme="minorHAnsi" w:cstheme="minorHAnsi"/>
                <w:sz w:val="18"/>
                <w:szCs w:val="18"/>
              </w:rPr>
              <w:t xml:space="preserve">ll hot water piping </w:t>
            </w:r>
            <w:proofErr w:type="gramStart"/>
            <w:r w:rsidR="00383435" w:rsidRPr="00B71192">
              <w:rPr>
                <w:rFonts w:asciiTheme="minorHAnsi" w:hAnsiTheme="minorHAnsi" w:cstheme="minorHAnsi"/>
                <w:sz w:val="18"/>
                <w:szCs w:val="18"/>
              </w:rPr>
              <w:t>comply</w:t>
            </w:r>
            <w:proofErr w:type="gramEnd"/>
            <w:r w:rsidR="00383435" w:rsidRPr="00B71192">
              <w:rPr>
                <w:rFonts w:asciiTheme="minorHAnsi" w:hAnsiTheme="minorHAnsi" w:cstheme="minorHAnsi"/>
                <w:sz w:val="18"/>
                <w:szCs w:val="18"/>
              </w:rPr>
              <w:t xml:space="preserve"> with the insulation requirements in </w:t>
            </w:r>
            <w:r w:rsidR="005D11BC" w:rsidRPr="00B71192">
              <w:rPr>
                <w:rFonts w:asciiTheme="minorHAnsi" w:hAnsiTheme="minorHAnsi" w:cstheme="minorHAnsi"/>
                <w:sz w:val="18"/>
                <w:szCs w:val="18"/>
              </w:rPr>
              <w:t>150.0(J)</w:t>
            </w:r>
            <w:r w:rsidR="00A956FB" w:rsidRPr="00B71192">
              <w:rPr>
                <w:rFonts w:asciiTheme="minorHAnsi" w:hAnsiTheme="minorHAnsi" w:cstheme="minorHAnsi"/>
                <w:sz w:val="18"/>
                <w:szCs w:val="18"/>
              </w:rPr>
              <w:t>.</w:t>
            </w:r>
          </w:p>
        </w:tc>
      </w:tr>
      <w:tr w:rsidR="007325A8" w:rsidRPr="002F18C2" w14:paraId="22654601" w14:textId="77777777" w:rsidTr="00450E94">
        <w:trPr>
          <w:trHeight w:val="144"/>
          <w:tblHeader/>
        </w:trPr>
        <w:tc>
          <w:tcPr>
            <w:tcW w:w="589" w:type="dxa"/>
            <w:vAlign w:val="center"/>
          </w:tcPr>
          <w:p w14:paraId="1040F218" w14:textId="7E5F7F1F" w:rsidR="007325A8" w:rsidRPr="00450E94"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3456" w:type="dxa"/>
            <w:vAlign w:val="center"/>
          </w:tcPr>
          <w:p w14:paraId="3BB9643E" w14:textId="463FC66C"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745" w:type="dxa"/>
            <w:vAlign w:val="center"/>
          </w:tcPr>
          <w:p w14:paraId="17ABED7C" w14:textId="77777777" w:rsidR="007325A8" w:rsidRPr="00B71192" w:rsidRDefault="007325A8" w:rsidP="007325A8">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9C27621" w14:textId="77777777" w:rsidR="007325A8" w:rsidRPr="00B71192" w:rsidRDefault="007325A8" w:rsidP="007325A8">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26944D46" w14:textId="743A9FC9" w:rsidR="007325A8" w:rsidRPr="00450E94" w:rsidRDefault="007325A8"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7325A8" w:rsidRPr="002F18C2" w14:paraId="6175AC55" w14:textId="77777777" w:rsidTr="00450E94">
        <w:trPr>
          <w:trHeight w:val="144"/>
          <w:tblHeader/>
        </w:trPr>
        <w:tc>
          <w:tcPr>
            <w:tcW w:w="589" w:type="dxa"/>
          </w:tcPr>
          <w:p w14:paraId="3CCF7F10" w14:textId="48557B1D" w:rsidR="007325A8" w:rsidRPr="00450E94"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201" w:type="dxa"/>
            <w:gridSpan w:val="2"/>
            <w:vAlign w:val="center"/>
          </w:tcPr>
          <w:p w14:paraId="7F4A5396" w14:textId="0795FAFB"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p>
        </w:tc>
      </w:tr>
      <w:tr w:rsidR="007325A8" w:rsidRPr="002F18C2" w14:paraId="0F7F446C" w14:textId="77777777" w:rsidTr="007325A8">
        <w:trPr>
          <w:trHeight w:val="144"/>
          <w:tblHeader/>
        </w:trPr>
        <w:tc>
          <w:tcPr>
            <w:tcW w:w="10790" w:type="dxa"/>
            <w:gridSpan w:val="3"/>
            <w:vAlign w:val="center"/>
          </w:tcPr>
          <w:p w14:paraId="0F7F446B" w14:textId="4FE72D45" w:rsidR="007325A8" w:rsidRPr="00A05A69"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3763"/>
        <w:gridCol w:w="6385"/>
      </w:tblGrid>
      <w:tr w:rsidR="00D56448" w:rsidRPr="002F18C2" w14:paraId="0F7F4470" w14:textId="77777777" w:rsidTr="007325A8">
        <w:trPr>
          <w:trHeight w:val="144"/>
          <w:tblHeader/>
        </w:trPr>
        <w:tc>
          <w:tcPr>
            <w:tcW w:w="10790" w:type="dxa"/>
            <w:gridSpan w:val="3"/>
            <w:tcBorders>
              <w:bottom w:val="single" w:sz="4" w:space="0" w:color="auto"/>
            </w:tcBorders>
          </w:tcPr>
          <w:p w14:paraId="0F7F446E" w14:textId="2EA9B3AF"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lastRenderedPageBreak/>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(PP-H) </w:t>
            </w:r>
            <w:r w:rsidR="00DF4BB0" w:rsidRPr="005C69A2">
              <w:rPr>
                <w:rFonts w:asciiTheme="minorHAnsi" w:hAnsiTheme="minorHAnsi" w:cstheme="minorHAnsi"/>
                <w:b/>
                <w:sz w:val="20"/>
                <w:szCs w:val="18"/>
              </w:rPr>
              <w:t>(RA</w:t>
            </w:r>
            <w:r w:rsidR="00DF4BB0" w:rsidRPr="0053169A">
              <w:rPr>
                <w:rFonts w:asciiTheme="minorHAnsi" w:hAnsiTheme="minorHAnsi" w:cstheme="minorHAnsi"/>
                <w:b/>
                <w:sz w:val="20"/>
                <w:szCs w:val="18"/>
              </w:rPr>
              <w:t>3</w:t>
            </w:r>
            <w:r w:rsidR="00DF4BB0" w:rsidRPr="00D75806">
              <w:rPr>
                <w:rFonts w:asciiTheme="minorHAnsi" w:hAnsiTheme="minorHAnsi" w:cstheme="minorHAnsi"/>
                <w:b/>
                <w:sz w:val="20"/>
                <w:szCs w:val="18"/>
              </w:rPr>
              <w:t>.6.4)</w:t>
            </w:r>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A05A69">
              <w:rPr>
                <w:rFonts w:asciiTheme="minorHAnsi" w:hAnsiTheme="minorHAnsi" w:cstheme="minorHAnsi"/>
                <w:sz w:val="18"/>
                <w:szCs w:val="18"/>
              </w:rPr>
              <w:t>Systems that utilize this distribution type shall comply with these requirements</w:t>
            </w:r>
            <w:r w:rsidR="00410ECB" w:rsidRPr="00A05A69">
              <w:rPr>
                <w:rFonts w:asciiTheme="minorHAnsi" w:hAnsiTheme="minorHAnsi" w:cstheme="minorHAnsi"/>
                <w:sz w:val="18"/>
                <w:szCs w:val="18"/>
              </w:rPr>
              <w:t>.</w:t>
            </w:r>
          </w:p>
        </w:tc>
      </w:tr>
      <w:tr w:rsidR="00383435" w:rsidRPr="002F18C2" w14:paraId="0F7F4473" w14:textId="77777777" w:rsidTr="007325A8">
        <w:trPr>
          <w:trHeight w:val="144"/>
          <w:tblHeader/>
        </w:trPr>
        <w:tc>
          <w:tcPr>
            <w:tcW w:w="642" w:type="dxa"/>
            <w:vAlign w:val="center"/>
          </w:tcPr>
          <w:p w14:paraId="0F7F4471"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1</w:t>
            </w:r>
          </w:p>
        </w:tc>
        <w:tc>
          <w:tcPr>
            <w:tcW w:w="10148" w:type="dxa"/>
            <w:gridSpan w:val="2"/>
            <w:vAlign w:val="center"/>
          </w:tcPr>
          <w:p w14:paraId="0F7F4472" w14:textId="5F911A00" w:rsidR="009269B2" w:rsidRPr="00A05A69"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Each c</w:t>
            </w:r>
            <w:r w:rsidR="00383435" w:rsidRPr="00A05A69">
              <w:rPr>
                <w:rFonts w:asciiTheme="minorHAnsi" w:hAnsiTheme="minorHAnsi" w:cstheme="minorHAnsi"/>
                <w:sz w:val="18"/>
                <w:szCs w:val="18"/>
              </w:rPr>
              <w:t xml:space="preserve">entral manifold </w:t>
            </w:r>
            <w:r w:rsidRPr="00A05A69">
              <w:rPr>
                <w:rFonts w:asciiTheme="minorHAnsi" w:hAnsiTheme="minorHAnsi" w:cstheme="minorHAnsi"/>
                <w:sz w:val="18"/>
                <w:szCs w:val="18"/>
              </w:rPr>
              <w:t xml:space="preserve">has 5 </w:t>
            </w:r>
            <w:r w:rsidR="00383435" w:rsidRPr="00A05A69">
              <w:rPr>
                <w:rFonts w:asciiTheme="minorHAnsi" w:hAnsiTheme="minorHAnsi" w:cstheme="minorHAnsi"/>
                <w:sz w:val="18"/>
                <w:szCs w:val="18"/>
              </w:rPr>
              <w:t>feet or less of pipe between manifold and water heater</w:t>
            </w:r>
            <w:r w:rsidRPr="00A05A69">
              <w:rPr>
                <w:rFonts w:asciiTheme="minorHAnsi" w:hAnsiTheme="minorHAnsi" w:cstheme="minorHAnsi"/>
                <w:sz w:val="18"/>
                <w:szCs w:val="18"/>
              </w:rPr>
              <w:t>.</w:t>
            </w:r>
          </w:p>
        </w:tc>
      </w:tr>
      <w:tr w:rsidR="00383435" w:rsidRPr="002F18C2" w14:paraId="0F7F4476" w14:textId="77777777" w:rsidTr="007325A8">
        <w:trPr>
          <w:trHeight w:val="144"/>
          <w:tblHeader/>
        </w:trPr>
        <w:tc>
          <w:tcPr>
            <w:tcW w:w="642" w:type="dxa"/>
            <w:vAlign w:val="center"/>
          </w:tcPr>
          <w:p w14:paraId="0F7F4474"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2</w:t>
            </w:r>
          </w:p>
        </w:tc>
        <w:tc>
          <w:tcPr>
            <w:tcW w:w="10148" w:type="dxa"/>
            <w:gridSpan w:val="2"/>
            <w:vAlign w:val="center"/>
          </w:tcPr>
          <w:p w14:paraId="0F7F4475" w14:textId="5C9F6563" w:rsidR="009269B2" w:rsidRPr="00A05A69"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For m</w:t>
            </w:r>
            <w:r w:rsidR="00383435" w:rsidRPr="00A05A69">
              <w:rPr>
                <w:rFonts w:asciiTheme="minorHAnsi" w:hAnsiTheme="minorHAnsi" w:cstheme="minorHAnsi"/>
                <w:sz w:val="18"/>
                <w:szCs w:val="18"/>
              </w:rPr>
              <w:t>anifolds that include valves</w:t>
            </w:r>
            <w:r w:rsidRPr="00A05A69">
              <w:rPr>
                <w:rFonts w:asciiTheme="minorHAnsi" w:hAnsiTheme="minorHAnsi" w:cstheme="minorHAnsi"/>
                <w:sz w:val="18"/>
                <w:szCs w:val="18"/>
              </w:rPr>
              <w:t>,</w:t>
            </w:r>
            <w:r w:rsidR="00383435" w:rsidRPr="00A05A69">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7325A8">
        <w:trPr>
          <w:trHeight w:val="144"/>
          <w:tblHeader/>
        </w:trPr>
        <w:tc>
          <w:tcPr>
            <w:tcW w:w="642" w:type="dxa"/>
            <w:vAlign w:val="center"/>
          </w:tcPr>
          <w:p w14:paraId="0F7F4477"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3</w:t>
            </w:r>
          </w:p>
        </w:tc>
        <w:tc>
          <w:tcPr>
            <w:tcW w:w="10148" w:type="dxa"/>
            <w:gridSpan w:val="2"/>
            <w:vAlign w:val="center"/>
          </w:tcPr>
          <w:p w14:paraId="0F7F4478" w14:textId="6A017CAD" w:rsidR="009269B2" w:rsidRPr="00A05A69"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Hot water distribution system piping from the manifold to the fixtures and appliances must take the most direct path.  </w:t>
            </w:r>
            <w:r w:rsidR="00CC3747" w:rsidRPr="00A05A69">
              <w:rPr>
                <w:rFonts w:asciiTheme="minorHAnsi" w:hAnsiTheme="minorHAnsi" w:cstheme="minorHAnsi"/>
                <w:sz w:val="18"/>
                <w:szCs w:val="18"/>
              </w:rPr>
              <w:t>For example, p</w:t>
            </w:r>
            <w:r w:rsidRPr="00A05A69">
              <w:rPr>
                <w:rFonts w:asciiTheme="minorHAnsi" w:hAnsiTheme="minorHAnsi" w:cstheme="minorHAnsi"/>
                <w:sz w:val="18"/>
                <w:szCs w:val="18"/>
              </w:rPr>
              <w:t>iping from a second story manifold cannot supply the first floor</w:t>
            </w:r>
            <w:r w:rsidR="00DF4BB0" w:rsidRPr="00A05A69">
              <w:rPr>
                <w:rFonts w:asciiTheme="minorHAnsi" w:hAnsiTheme="minorHAnsi" w:cstheme="minorHAnsi"/>
                <w:sz w:val="18"/>
                <w:szCs w:val="18"/>
              </w:rPr>
              <w:t>.</w:t>
            </w:r>
          </w:p>
        </w:tc>
      </w:tr>
      <w:tr w:rsidR="00383435" w:rsidRPr="002F18C2" w14:paraId="0F7F447C" w14:textId="77777777" w:rsidTr="007325A8">
        <w:trPr>
          <w:trHeight w:val="144"/>
          <w:tblHeader/>
        </w:trPr>
        <w:tc>
          <w:tcPr>
            <w:tcW w:w="642" w:type="dxa"/>
            <w:vAlign w:val="center"/>
          </w:tcPr>
          <w:p w14:paraId="0F7F447A"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4</w:t>
            </w:r>
          </w:p>
        </w:tc>
        <w:tc>
          <w:tcPr>
            <w:tcW w:w="10148" w:type="dxa"/>
            <w:gridSpan w:val="2"/>
            <w:vAlign w:val="center"/>
          </w:tcPr>
          <w:p w14:paraId="0F7F447B" w14:textId="5618E066" w:rsidR="00A82A43" w:rsidRPr="00A05A69" w:rsidRDefault="00383435" w:rsidP="00E879AA">
            <w:pPr>
              <w:keepNext/>
              <w:autoSpaceDE w:val="0"/>
              <w:autoSpaceDN w:val="0"/>
              <w:adjustRightInd w:val="0"/>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The hot water distribution piping must be separated by at least </w:t>
            </w:r>
            <w:r w:rsidR="00410ECB" w:rsidRPr="00A05A69">
              <w:rPr>
                <w:rFonts w:asciiTheme="minorHAnsi" w:hAnsiTheme="minorHAnsi" w:cstheme="minorHAnsi"/>
                <w:sz w:val="18"/>
                <w:szCs w:val="18"/>
              </w:rPr>
              <w:t>2</w:t>
            </w:r>
            <w:r w:rsidRPr="00A05A69">
              <w:rPr>
                <w:rFonts w:asciiTheme="minorHAnsi" w:hAnsiTheme="minorHAnsi" w:cstheme="minorHAnsi"/>
                <w:sz w:val="18"/>
                <w:szCs w:val="18"/>
              </w:rPr>
              <w:t xml:space="preserve"> inches from any other hot water supply piping</w:t>
            </w:r>
            <w:r w:rsidR="00CC3747" w:rsidRPr="00A05A69">
              <w:rPr>
                <w:rFonts w:asciiTheme="minorHAnsi" w:hAnsiTheme="minorHAnsi" w:cstheme="minorHAnsi"/>
                <w:sz w:val="18"/>
                <w:szCs w:val="18"/>
              </w:rPr>
              <w:t xml:space="preserve">, and at least </w:t>
            </w:r>
            <w:r w:rsidR="00410ECB" w:rsidRPr="00A05A69">
              <w:rPr>
                <w:rFonts w:asciiTheme="minorHAnsi" w:hAnsiTheme="minorHAnsi" w:cstheme="minorHAnsi"/>
                <w:sz w:val="18"/>
                <w:szCs w:val="18"/>
              </w:rPr>
              <w:t>6</w:t>
            </w:r>
            <w:r w:rsidR="00CC3747" w:rsidRPr="00A05A69">
              <w:rPr>
                <w:rFonts w:asciiTheme="minorHAnsi" w:hAnsiTheme="minorHAnsi" w:cstheme="minorHAnsi"/>
                <w:sz w:val="18"/>
                <w:szCs w:val="18"/>
              </w:rPr>
              <w:t xml:space="preserve"> inches from any </w:t>
            </w:r>
            <w:proofErr w:type="gramStart"/>
            <w:r w:rsidR="00CC3747" w:rsidRPr="00A05A69">
              <w:rPr>
                <w:rFonts w:asciiTheme="minorHAnsi" w:hAnsiTheme="minorHAnsi" w:cstheme="minorHAnsi"/>
                <w:sz w:val="18"/>
                <w:szCs w:val="18"/>
              </w:rPr>
              <w:t>cold water</w:t>
            </w:r>
            <w:proofErr w:type="gramEnd"/>
            <w:r w:rsidR="00CC3747" w:rsidRPr="00A05A69">
              <w:rPr>
                <w:rFonts w:asciiTheme="minorHAnsi" w:hAnsiTheme="minorHAnsi" w:cstheme="minorHAnsi"/>
                <w:sz w:val="18"/>
                <w:szCs w:val="18"/>
              </w:rPr>
              <w:t xml:space="preserve"> supply piping.  Alternatively, the hot water supply piping must be insulated to the thicknesses shown in TABLE 120.3-A.</w:t>
            </w:r>
          </w:p>
        </w:tc>
      </w:tr>
      <w:tr w:rsidR="007325A8" w:rsidRPr="002F18C2" w14:paraId="489DD4BF" w14:textId="77777777" w:rsidTr="00450E94">
        <w:trPr>
          <w:trHeight w:val="144"/>
          <w:tblHeader/>
        </w:trPr>
        <w:tc>
          <w:tcPr>
            <w:tcW w:w="642" w:type="dxa"/>
            <w:vAlign w:val="center"/>
          </w:tcPr>
          <w:p w14:paraId="25D1A754" w14:textId="555E0F78"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05</w:t>
            </w:r>
          </w:p>
        </w:tc>
        <w:tc>
          <w:tcPr>
            <w:tcW w:w="3763" w:type="dxa"/>
            <w:vAlign w:val="center"/>
          </w:tcPr>
          <w:p w14:paraId="4AD988E8" w14:textId="33759AC0" w:rsidR="007325A8" w:rsidRPr="00B71192" w:rsidRDefault="007325A8" w:rsidP="007325A8">
            <w:pPr>
              <w:keepNext/>
              <w:autoSpaceDE w:val="0"/>
              <w:autoSpaceDN w:val="0"/>
              <w:adjustRightInd w:val="0"/>
              <w:spacing w:after="0" w:line="240" w:lineRule="auto"/>
              <w:rPr>
                <w:rFonts w:asciiTheme="minorHAnsi" w:hAnsiTheme="minorHAnsi" w:cstheme="minorHAnsi"/>
                <w:sz w:val="18"/>
                <w:szCs w:val="18"/>
              </w:rPr>
            </w:pPr>
            <w:r w:rsidRPr="00450E94">
              <w:rPr>
                <w:sz w:val="18"/>
                <w:szCs w:val="18"/>
              </w:rPr>
              <w:t>Verification Status:</w:t>
            </w:r>
          </w:p>
        </w:tc>
        <w:tc>
          <w:tcPr>
            <w:tcW w:w="6385" w:type="dxa"/>
            <w:vAlign w:val="center"/>
          </w:tcPr>
          <w:p w14:paraId="41BE9290" w14:textId="77777777" w:rsidR="007325A8" w:rsidRPr="00B71192" w:rsidRDefault="007325A8" w:rsidP="007325A8">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47097DD9" w14:textId="77777777" w:rsidR="007325A8" w:rsidRPr="00B71192" w:rsidRDefault="007325A8" w:rsidP="007325A8">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770CFEF4" w14:textId="522DB803" w:rsidR="007325A8" w:rsidRPr="00450E94" w:rsidRDefault="007325A8" w:rsidP="00450E94">
            <w:pPr>
              <w:pStyle w:val="ListParagraph"/>
              <w:keepNext/>
              <w:numPr>
                <w:ilvl w:val="0"/>
                <w:numId w:val="48"/>
              </w:numPr>
              <w:autoSpaceDE w:val="0"/>
              <w:autoSpaceDN w:val="0"/>
              <w:adjustRightInd w:val="0"/>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7325A8" w:rsidRPr="002F18C2" w14:paraId="4E922D06" w14:textId="77777777" w:rsidTr="00450E94">
        <w:trPr>
          <w:trHeight w:val="144"/>
          <w:tblHeader/>
        </w:trPr>
        <w:tc>
          <w:tcPr>
            <w:tcW w:w="642" w:type="dxa"/>
          </w:tcPr>
          <w:p w14:paraId="4E115436" w14:textId="22AD02EE"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06</w:t>
            </w:r>
          </w:p>
        </w:tc>
        <w:tc>
          <w:tcPr>
            <w:tcW w:w="10148" w:type="dxa"/>
            <w:gridSpan w:val="2"/>
            <w:vAlign w:val="center"/>
          </w:tcPr>
          <w:p w14:paraId="09D86B1F" w14:textId="7607DBC5" w:rsidR="007325A8" w:rsidRPr="00B71192" w:rsidRDefault="007325A8" w:rsidP="007325A8">
            <w:pPr>
              <w:keepNext/>
              <w:autoSpaceDE w:val="0"/>
              <w:autoSpaceDN w:val="0"/>
              <w:adjustRightInd w:val="0"/>
              <w:spacing w:after="0" w:line="240" w:lineRule="auto"/>
              <w:rPr>
                <w:rFonts w:asciiTheme="minorHAnsi" w:hAnsiTheme="minorHAnsi" w:cstheme="minorHAnsi"/>
                <w:sz w:val="18"/>
                <w:szCs w:val="18"/>
              </w:rPr>
            </w:pPr>
            <w:r w:rsidRPr="00450E94">
              <w:rPr>
                <w:sz w:val="18"/>
                <w:szCs w:val="18"/>
              </w:rPr>
              <w:t xml:space="preserve">Correction Notes: </w:t>
            </w:r>
          </w:p>
        </w:tc>
      </w:tr>
      <w:tr w:rsidR="007325A8" w:rsidRPr="002F18C2" w14:paraId="212A67C0" w14:textId="77777777" w:rsidTr="007325A8">
        <w:trPr>
          <w:trHeight w:val="144"/>
          <w:tblHeader/>
        </w:trPr>
        <w:tc>
          <w:tcPr>
            <w:tcW w:w="10790" w:type="dxa"/>
            <w:gridSpan w:val="3"/>
            <w:vAlign w:val="center"/>
          </w:tcPr>
          <w:p w14:paraId="25BEBB76" w14:textId="5F9B0E3D" w:rsidR="007325A8" w:rsidRPr="00D75806"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F7F447F" w14:textId="67B82892" w:rsidR="00467528" w:rsidRDefault="00467528"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2456C7" w:rsidRPr="009E01FE" w14:paraId="7D4A8B33" w14:textId="77777777" w:rsidTr="00A05A6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20216E06" w:rsidR="002456C7" w:rsidRPr="00396DD3" w:rsidRDefault="006C36EE" w:rsidP="00A05A69">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(PP) (RA4.4.4)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A05A69">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05A69">
        <w:trPr>
          <w:cantSplit/>
          <w:trHeight w:val="288"/>
          <w:tblHeader/>
        </w:trPr>
        <w:tc>
          <w:tcPr>
            <w:tcW w:w="648" w:type="dxa"/>
            <w:vAlign w:val="center"/>
          </w:tcPr>
          <w:p w14:paraId="2FCB133F"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368" w:type="dxa"/>
            <w:vAlign w:val="center"/>
          </w:tcPr>
          <w:p w14:paraId="1CAE2B22"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Each central manifold has 15 feet or less of pipe between manifold and water heater </w:t>
            </w:r>
          </w:p>
        </w:tc>
      </w:tr>
      <w:tr w:rsidR="002456C7" w:rsidRPr="009E01FE" w14:paraId="5D82B514" w14:textId="77777777" w:rsidTr="00A05A69">
        <w:trPr>
          <w:cantSplit/>
          <w:trHeight w:val="288"/>
          <w:tblHeader/>
        </w:trPr>
        <w:tc>
          <w:tcPr>
            <w:tcW w:w="648" w:type="dxa"/>
            <w:vAlign w:val="center"/>
          </w:tcPr>
          <w:p w14:paraId="48E18389"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02</w:t>
            </w:r>
          </w:p>
        </w:tc>
        <w:tc>
          <w:tcPr>
            <w:tcW w:w="10368" w:type="dxa"/>
            <w:vAlign w:val="center"/>
          </w:tcPr>
          <w:p w14:paraId="0E7FF265"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05A69">
        <w:trPr>
          <w:cantSplit/>
          <w:trHeight w:val="288"/>
          <w:tblHeader/>
        </w:trPr>
        <w:tc>
          <w:tcPr>
            <w:tcW w:w="648" w:type="dxa"/>
            <w:vAlign w:val="center"/>
          </w:tcPr>
          <w:p w14:paraId="7A69966E"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03</w:t>
            </w:r>
          </w:p>
        </w:tc>
        <w:tc>
          <w:tcPr>
            <w:tcW w:w="10368" w:type="dxa"/>
            <w:vAlign w:val="center"/>
          </w:tcPr>
          <w:p w14:paraId="3FBCF5D1"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2456C7" w:rsidRPr="009E01FE" w14:paraId="7F5EF5C9" w14:textId="77777777" w:rsidTr="00A05A69">
        <w:trPr>
          <w:cantSplit/>
          <w:trHeight w:val="288"/>
          <w:tblHeader/>
        </w:trPr>
        <w:tc>
          <w:tcPr>
            <w:tcW w:w="648" w:type="dxa"/>
            <w:vAlign w:val="center"/>
          </w:tcPr>
          <w:p w14:paraId="614ADC10"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04</w:t>
            </w:r>
          </w:p>
        </w:tc>
        <w:tc>
          <w:tcPr>
            <w:tcW w:w="10368" w:type="dxa"/>
            <w:vAlign w:val="center"/>
          </w:tcPr>
          <w:p w14:paraId="0FE92C8E"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The hot water distribution piping must be separated by at least 2 inches from any other hot water supply piping, and at least 6 inches from any </w:t>
            </w:r>
            <w:proofErr w:type="gramStart"/>
            <w:r w:rsidRPr="00A05A69">
              <w:rPr>
                <w:rFonts w:asciiTheme="minorHAnsi" w:hAnsiTheme="minorHAnsi" w:cstheme="minorHAnsi"/>
                <w:sz w:val="18"/>
                <w:szCs w:val="20"/>
              </w:rPr>
              <w:t>cold water</w:t>
            </w:r>
            <w:proofErr w:type="gramEnd"/>
            <w:r w:rsidRPr="00A05A69">
              <w:rPr>
                <w:rFonts w:asciiTheme="minorHAnsi" w:hAnsiTheme="minorHAnsi" w:cstheme="minorHAnsi"/>
                <w:sz w:val="18"/>
                <w:szCs w:val="20"/>
              </w:rPr>
              <w:t xml:space="preserve"> supply piping. Alternatively, the hot water supply piping must be insulated to the thicknesses shown in TABLE 120.3-A. </w:t>
            </w:r>
          </w:p>
        </w:tc>
      </w:tr>
      <w:tr w:rsidR="002456C7" w:rsidRPr="00E20AD9" w14:paraId="460E505F" w14:textId="77777777" w:rsidTr="00A05A6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A05A69" w:rsidRDefault="002456C7" w:rsidP="00A05A69">
            <w:pPr>
              <w:keepNext/>
              <w:spacing w:after="0" w:line="240" w:lineRule="auto"/>
              <w:rPr>
                <w:rFonts w:asciiTheme="minorHAnsi" w:hAnsiTheme="minorHAnsi" w:cstheme="minorHAnsi"/>
                <w:b/>
                <w:sz w:val="18"/>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w:t>
            </w:r>
            <w:r w:rsidRPr="00A05A69">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A05A69" w:rsidRDefault="002456C7" w:rsidP="00A05A69">
            <w:pPr>
              <w:keepNext/>
              <w:spacing w:after="0" w:line="240" w:lineRule="auto"/>
              <w:rPr>
                <w:rFonts w:asciiTheme="minorHAnsi" w:hAnsiTheme="minorHAnsi" w:cstheme="minorHAnsi"/>
                <w:b/>
                <w:sz w:val="18"/>
                <w:szCs w:val="20"/>
              </w:rPr>
            </w:pPr>
            <w:r w:rsidRPr="00A05A69">
              <w:rPr>
                <w:rFonts w:asciiTheme="minorHAnsi" w:hAnsiTheme="minorHAnsi" w:cstheme="minorHAnsi"/>
                <w:b/>
                <w:sz w:val="18"/>
                <w:szCs w:val="20"/>
              </w:rPr>
              <w:t xml:space="preserve">et.  </w:t>
            </w:r>
          </w:p>
        </w:tc>
      </w:tr>
    </w:tbl>
    <w:p w14:paraId="5FC36772" w14:textId="77777777" w:rsidR="002456C7" w:rsidRDefault="002456C7" w:rsidP="00A05A69">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0127"/>
      </w:tblGrid>
      <w:tr w:rsidR="002456C7" w:rsidRPr="009E01FE" w14:paraId="3196FB2A" w14:textId="77777777" w:rsidTr="00A05A69">
        <w:trPr>
          <w:trHeight w:val="144"/>
          <w:tblHeader/>
        </w:trPr>
        <w:tc>
          <w:tcPr>
            <w:tcW w:w="10976" w:type="dxa"/>
            <w:gridSpan w:val="2"/>
            <w:tcBorders>
              <w:bottom w:val="single" w:sz="4" w:space="0" w:color="auto"/>
            </w:tcBorders>
          </w:tcPr>
          <w:p w14:paraId="6697040E" w14:textId="122258D5" w:rsidR="002456C7" w:rsidRPr="00396DD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(POU) (RA4.4.5</w:t>
            </w:r>
            <w:r w:rsidR="002456C7" w:rsidRPr="00396DD3">
              <w:rPr>
                <w:rFonts w:asciiTheme="minorHAnsi" w:hAnsiTheme="minorHAnsi" w:cstheme="minorHAnsi"/>
                <w:b/>
                <w:sz w:val="20"/>
                <w:szCs w:val="20"/>
              </w:rPr>
              <w:t>)</w:t>
            </w:r>
          </w:p>
          <w:p w14:paraId="4A837E74" w14:textId="2C8F1109" w:rsidR="002456C7" w:rsidRPr="00484154"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A05A69">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05A69">
        <w:trPr>
          <w:trHeight w:val="1808"/>
          <w:tblHeader/>
        </w:trPr>
        <w:tc>
          <w:tcPr>
            <w:tcW w:w="630" w:type="dxa"/>
            <w:vAlign w:val="center"/>
          </w:tcPr>
          <w:p w14:paraId="082E37A1" w14:textId="77777777" w:rsidR="002456C7" w:rsidRPr="008733ED"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A05A69">
              <w:rPr>
                <w:rFonts w:asciiTheme="minorHAnsi" w:hAnsiTheme="minorHAnsi" w:cstheme="minorHAnsi"/>
                <w:sz w:val="18"/>
                <w:szCs w:val="20"/>
              </w:rPr>
              <w:t>01</w:t>
            </w:r>
          </w:p>
        </w:tc>
        <w:tc>
          <w:tcPr>
            <w:tcW w:w="10346" w:type="dxa"/>
          </w:tcPr>
          <w:p w14:paraId="7018C5E5"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A05A69">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A05A69" w:rsidRDefault="002456C7" w:rsidP="00A05A69">
            <w:pPr>
              <w:pStyle w:val="TableTitle"/>
              <w:keepLines w:val="0"/>
              <w:suppressAutoHyphens w:val="0"/>
              <w:spacing w:before="0"/>
              <w:rPr>
                <w:rFonts w:asciiTheme="minorHAnsi" w:eastAsia="Calibri" w:hAnsiTheme="minorHAnsi" w:cstheme="minorHAnsi"/>
                <w:i w:val="0"/>
                <w:sz w:val="18"/>
              </w:rPr>
            </w:pPr>
            <w:r w:rsidRPr="00A05A69">
              <w:rPr>
                <w:rFonts w:asciiTheme="minorHAnsi" w:eastAsia="Calibri" w:hAnsiTheme="minorHAnsi" w:cstheme="minorHAnsi"/>
                <w:i w:val="0"/>
                <w:sz w:val="18"/>
              </w:rPr>
              <w:t>The maximum allowed length of piping for the longest run terminating in:</w:t>
            </w:r>
          </w:p>
          <w:p w14:paraId="481C5B1D" w14:textId="77777777" w:rsidR="002456C7" w:rsidRPr="00A05A69" w:rsidRDefault="002456C7" w:rsidP="00A05A69">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A05A69"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A05A69">
              <w:rPr>
                <w:rFonts w:asciiTheme="minorHAnsi" w:eastAsia="Calibri" w:hAnsiTheme="minorHAnsi" w:cstheme="minorHAnsi"/>
                <w:i w:val="0"/>
                <w:sz w:val="18"/>
              </w:rPr>
              <w:t>3/8 inch - For only one pipe size - max length allowed is 15 feet</w:t>
            </w:r>
          </w:p>
          <w:p w14:paraId="6E7B510E" w14:textId="77777777" w:rsidR="002456C7" w:rsidRPr="00A05A69" w:rsidRDefault="002456C7" w:rsidP="00A05A69">
            <w:pPr>
              <w:pStyle w:val="TableTitle"/>
              <w:keepLines w:val="0"/>
              <w:suppressAutoHyphens w:val="0"/>
              <w:spacing w:before="0"/>
              <w:ind w:left="972"/>
              <w:rPr>
                <w:rFonts w:asciiTheme="minorHAnsi" w:eastAsia="Calibri" w:hAnsiTheme="minorHAnsi" w:cstheme="minorHAnsi"/>
                <w:i w:val="0"/>
                <w:sz w:val="18"/>
              </w:rPr>
            </w:pPr>
            <w:r w:rsidRPr="00A05A69">
              <w:rPr>
                <w:rFonts w:asciiTheme="minorHAnsi" w:eastAsia="Calibri" w:hAnsiTheme="minorHAnsi" w:cstheme="minorHAnsi"/>
                <w:i w:val="0"/>
                <w:sz w:val="18"/>
              </w:rPr>
              <w:t xml:space="preserve">      For combination pipe sizes the max allowed length of 3/8-inch piping is </w:t>
            </w:r>
            <w:proofErr w:type="gramStart"/>
            <w:r w:rsidRPr="00A05A69">
              <w:rPr>
                <w:rFonts w:asciiTheme="minorHAnsi" w:eastAsia="Calibri" w:hAnsiTheme="minorHAnsi" w:cstheme="minorHAnsi"/>
                <w:i w:val="0"/>
                <w:sz w:val="18"/>
              </w:rPr>
              <w:t>7.5 feet,</w:t>
            </w:r>
            <w:proofErr w:type="gramEnd"/>
            <w:r w:rsidRPr="00A05A69">
              <w:rPr>
                <w:rFonts w:asciiTheme="minorHAnsi" w:eastAsia="Calibri" w:hAnsiTheme="minorHAnsi" w:cstheme="minorHAnsi"/>
                <w:i w:val="0"/>
                <w:sz w:val="18"/>
              </w:rPr>
              <w:t xml:space="preserve"> of ½ inch piping is 5 feet, and ¾ inch piping is 2.5 feet.</w:t>
            </w:r>
          </w:p>
          <w:p w14:paraId="0BE1706A" w14:textId="77777777" w:rsidR="002456C7" w:rsidRPr="00A05A69" w:rsidRDefault="002456C7" w:rsidP="00A05A69">
            <w:pPr>
              <w:pStyle w:val="TableTitle"/>
              <w:keepLines w:val="0"/>
              <w:suppressAutoHyphens w:val="0"/>
              <w:spacing w:before="0"/>
              <w:ind w:left="972"/>
              <w:rPr>
                <w:rFonts w:asciiTheme="minorHAnsi" w:eastAsia="Calibri" w:hAnsiTheme="minorHAnsi" w:cstheme="minorHAnsi"/>
                <w:i w:val="0"/>
                <w:sz w:val="12"/>
              </w:rPr>
            </w:pPr>
          </w:p>
          <w:p w14:paraId="62A25352" w14:textId="77777777" w:rsidR="002456C7" w:rsidRPr="00A05A69"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A05A69">
              <w:rPr>
                <w:rFonts w:asciiTheme="minorHAnsi" w:eastAsia="Calibri" w:hAnsiTheme="minorHAnsi" w:cstheme="minorHAnsi"/>
                <w:i w:val="0"/>
                <w:sz w:val="18"/>
              </w:rPr>
              <w:t>½ inch - For only one pipe size – max length allowed is 10 feet</w:t>
            </w:r>
          </w:p>
          <w:p w14:paraId="08634F34" w14:textId="77777777" w:rsidR="002456C7" w:rsidRPr="00A05A69"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A05A69">
              <w:rPr>
                <w:rFonts w:asciiTheme="minorHAnsi" w:eastAsia="Calibri" w:hAnsiTheme="minorHAnsi" w:cstheme="minorHAnsi"/>
                <w:i w:val="0"/>
                <w:sz w:val="18"/>
              </w:rPr>
              <w:t xml:space="preserve">   For combination pipe sizes the allowed length of ½-inch piping is 5 feet, and ¾ inch piping is 2.5 feet.</w:t>
            </w:r>
          </w:p>
          <w:p w14:paraId="64E22C45" w14:textId="77777777" w:rsidR="002456C7" w:rsidRPr="00A05A69"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77777777" w:rsidR="002456C7" w:rsidRPr="00F50C2D" w:rsidRDefault="002456C7" w:rsidP="00A05A69">
            <w:pPr>
              <w:pStyle w:val="TableTitle"/>
              <w:keepLines w:val="0"/>
              <w:suppressAutoHyphens w:val="0"/>
              <w:spacing w:before="0"/>
              <w:ind w:firstLine="432"/>
              <w:rPr>
                <w:rFonts w:asciiTheme="minorHAnsi" w:hAnsiTheme="minorHAnsi" w:cstheme="minorHAnsi"/>
              </w:rPr>
            </w:pPr>
            <w:r w:rsidRPr="00A05A69">
              <w:rPr>
                <w:rFonts w:asciiTheme="minorHAnsi" w:hAnsiTheme="minorHAnsi" w:cstheme="minorHAnsi"/>
                <w:i w:val="0"/>
                <w:sz w:val="18"/>
              </w:rPr>
              <w:t>¾ inch - For only one pipe size = 5 feet</w:t>
            </w:r>
          </w:p>
        </w:tc>
      </w:tr>
      <w:tr w:rsidR="002456C7" w:rsidRPr="009E01FE" w14:paraId="66E23959" w14:textId="77777777" w:rsidTr="00A05A69">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A05A69">
              <w:rPr>
                <w:rFonts w:asciiTheme="minorHAnsi" w:hAnsiTheme="minorHAnsi" w:cstheme="minorHAnsi"/>
                <w:b/>
                <w:sz w:val="18"/>
                <w:szCs w:val="20"/>
              </w:rPr>
              <w:t xml:space="preserve">. </w:t>
            </w:r>
          </w:p>
        </w:tc>
      </w:tr>
    </w:tbl>
    <w:p w14:paraId="1EF948BA" w14:textId="136BA04F"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2456C7" w:rsidRPr="009E01FE" w14:paraId="196E8F5B" w14:textId="77777777" w:rsidTr="00A05A69">
        <w:trPr>
          <w:trHeight w:val="144"/>
          <w:tblHeader/>
        </w:trPr>
        <w:tc>
          <w:tcPr>
            <w:tcW w:w="10790" w:type="dxa"/>
            <w:gridSpan w:val="2"/>
            <w:tcBorders>
              <w:bottom w:val="single" w:sz="4" w:space="0" w:color="auto"/>
            </w:tcBorders>
          </w:tcPr>
          <w:p w14:paraId="0621AEA8" w14:textId="33F5450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(RA4.4.7)</w:t>
            </w:r>
          </w:p>
          <w:p w14:paraId="55362677"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Systems that utilize this distribution type shall comply with these requirements.</w:t>
            </w:r>
          </w:p>
        </w:tc>
      </w:tr>
      <w:tr w:rsidR="002456C7" w:rsidRPr="009E01FE" w14:paraId="399E2E6D" w14:textId="77777777" w:rsidTr="00A05A69">
        <w:trPr>
          <w:trHeight w:val="144"/>
          <w:tblHeader/>
        </w:trPr>
        <w:tc>
          <w:tcPr>
            <w:tcW w:w="631" w:type="dxa"/>
            <w:vAlign w:val="center"/>
          </w:tcPr>
          <w:p w14:paraId="417E4DA8"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159" w:type="dxa"/>
            <w:vAlign w:val="center"/>
          </w:tcPr>
          <w:p w14:paraId="2575F755"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05A69">
        <w:trPr>
          <w:trHeight w:val="144"/>
          <w:tblHeader/>
        </w:trPr>
        <w:tc>
          <w:tcPr>
            <w:tcW w:w="631" w:type="dxa"/>
            <w:vAlign w:val="center"/>
          </w:tcPr>
          <w:p w14:paraId="0467EE6F"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02</w:t>
            </w:r>
          </w:p>
        </w:tc>
        <w:tc>
          <w:tcPr>
            <w:tcW w:w="10159" w:type="dxa"/>
            <w:vAlign w:val="center"/>
          </w:tcPr>
          <w:p w14:paraId="2232BBD8"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asciiTheme="minorHAnsi" w:hAnsiTheme="minorHAnsi" w:cstheme="minorHAnsi"/>
                <w:sz w:val="18"/>
                <w:szCs w:val="20"/>
              </w:rPr>
              <w:t>Piping must take most direct path between water heater and fixtures.</w:t>
            </w:r>
          </w:p>
        </w:tc>
      </w:tr>
      <w:tr w:rsidR="002456C7" w:rsidRPr="009E01FE" w14:paraId="1018FA8B" w14:textId="77777777" w:rsidTr="00A05A69">
        <w:trPr>
          <w:trHeight w:val="144"/>
          <w:tblHeader/>
        </w:trPr>
        <w:tc>
          <w:tcPr>
            <w:tcW w:w="631" w:type="dxa"/>
            <w:vAlign w:val="center"/>
          </w:tcPr>
          <w:p w14:paraId="7E89CF1E"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03</w:t>
            </w:r>
          </w:p>
        </w:tc>
        <w:tc>
          <w:tcPr>
            <w:tcW w:w="10159" w:type="dxa"/>
            <w:vAlign w:val="center"/>
          </w:tcPr>
          <w:p w14:paraId="07DBA36B"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cstheme="minorHAnsi"/>
                <w:sz w:val="18"/>
                <w:szCs w:val="20"/>
              </w:rPr>
              <w:t xml:space="preserve">Insulation is not required on the </w:t>
            </w:r>
            <w:proofErr w:type="gramStart"/>
            <w:r w:rsidRPr="00A05A69">
              <w:rPr>
                <w:rFonts w:cstheme="minorHAnsi"/>
                <w:sz w:val="18"/>
                <w:szCs w:val="20"/>
              </w:rPr>
              <w:t>cold water</w:t>
            </w:r>
            <w:proofErr w:type="gramEnd"/>
            <w:r w:rsidRPr="00A05A69">
              <w:rPr>
                <w:rFonts w:cstheme="minorHAnsi"/>
                <w:sz w:val="18"/>
                <w:szCs w:val="20"/>
              </w:rPr>
              <w:t xml:space="preserve"> line when it is used as the return.</w:t>
            </w:r>
          </w:p>
        </w:tc>
      </w:tr>
      <w:tr w:rsidR="002456C7" w:rsidRPr="009E01FE" w14:paraId="1FC097CE" w14:textId="77777777" w:rsidTr="00A05A69">
        <w:trPr>
          <w:trHeight w:val="144"/>
          <w:tblHeader/>
        </w:trPr>
        <w:tc>
          <w:tcPr>
            <w:tcW w:w="631" w:type="dxa"/>
            <w:vAlign w:val="center"/>
          </w:tcPr>
          <w:p w14:paraId="29506297"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04</w:t>
            </w:r>
          </w:p>
        </w:tc>
        <w:tc>
          <w:tcPr>
            <w:tcW w:w="10159" w:type="dxa"/>
            <w:vAlign w:val="center"/>
          </w:tcPr>
          <w:p w14:paraId="0BE30843"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asciiTheme="minorHAnsi" w:hAnsiTheme="minorHAnsi" w:cstheme="minorHAnsi"/>
                <w:sz w:val="18"/>
                <w:szCs w:val="20"/>
              </w:rPr>
              <w:t>If more than one loop installed each loop shall have its own pump and controls.</w:t>
            </w:r>
          </w:p>
        </w:tc>
      </w:tr>
      <w:tr w:rsidR="002456C7" w:rsidRPr="009E01FE" w14:paraId="3D01B16B" w14:textId="77777777" w:rsidTr="00A05A69">
        <w:trPr>
          <w:trHeight w:val="144"/>
          <w:tblHeader/>
        </w:trPr>
        <w:tc>
          <w:tcPr>
            <w:tcW w:w="10790"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2456C7" w:rsidRPr="009E01FE" w14:paraId="36C38DC0" w14:textId="77777777" w:rsidTr="00A05A6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8940308" w14:textId="3511FF7A" w:rsidR="002456C7" w:rsidRPr="000E192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D0319">
              <w:rPr>
                <w:rFonts w:asciiTheme="minorHAnsi" w:hAnsiTheme="minorHAnsi" w:cstheme="minorHAnsi"/>
                <w:b/>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05A69">
        <w:trPr>
          <w:trHeight w:val="288"/>
          <w:tblHeader/>
        </w:trPr>
        <w:tc>
          <w:tcPr>
            <w:tcW w:w="625" w:type="dxa"/>
            <w:vAlign w:val="center"/>
          </w:tcPr>
          <w:p w14:paraId="0721E269"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165" w:type="dxa"/>
            <w:vAlign w:val="center"/>
          </w:tcPr>
          <w:p w14:paraId="39F77996"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05A69">
        <w:trPr>
          <w:trHeight w:val="288"/>
          <w:tblHeader/>
        </w:trPr>
        <w:tc>
          <w:tcPr>
            <w:tcW w:w="10790"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876910" w:rsidRPr="006A4AED" w14:paraId="1A929385" w14:textId="77777777" w:rsidTr="00876910">
        <w:trPr>
          <w:trHeight w:val="144"/>
          <w:tblHeader/>
        </w:trPr>
        <w:tc>
          <w:tcPr>
            <w:tcW w:w="10790" w:type="dxa"/>
            <w:gridSpan w:val="2"/>
            <w:tcBorders>
              <w:bottom w:val="single" w:sz="4" w:space="0" w:color="auto"/>
            </w:tcBorders>
          </w:tcPr>
          <w:p w14:paraId="69C1EA2B" w14:textId="2430F3CC"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(R-DRmc)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 xml:space="preserve">(RDRsc) </w:t>
            </w:r>
            <w:r w:rsidR="00876910" w:rsidRPr="00155D52">
              <w:rPr>
                <w:rFonts w:asciiTheme="minorHAnsi" w:hAnsiTheme="minorHAnsi" w:cstheme="minorHAnsi"/>
                <w:b/>
                <w:sz w:val="20"/>
                <w:szCs w:val="20"/>
              </w:rPr>
              <w:t>(RA4.4.10</w:t>
            </w:r>
            <w:r w:rsidR="00876910" w:rsidRPr="00AD0319">
              <w:rPr>
                <w:rFonts w:asciiTheme="minorHAnsi" w:hAnsiTheme="minorHAnsi" w:cstheme="minorHAnsi"/>
                <w:b/>
                <w:sz w:val="20"/>
                <w:szCs w:val="20"/>
              </w:rPr>
              <w:t>)</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77777777"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Systems that utilize this distribution type shall comply with these requirements.</w:t>
            </w:r>
          </w:p>
        </w:tc>
      </w:tr>
      <w:tr w:rsidR="00876910" w:rsidRPr="006A4AED" w14:paraId="31465C85" w14:textId="77777777" w:rsidTr="00876910">
        <w:trPr>
          <w:trHeight w:val="144"/>
          <w:tblHeader/>
        </w:trPr>
        <w:tc>
          <w:tcPr>
            <w:tcW w:w="627"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10DE0A8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876910">
        <w:trPr>
          <w:trHeight w:val="144"/>
          <w:tblHeader/>
        </w:trPr>
        <w:tc>
          <w:tcPr>
            <w:tcW w:w="627"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63"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w:t>
            </w:r>
            <w:proofErr w:type="gramStart"/>
            <w:r w:rsidRPr="00542719">
              <w:rPr>
                <w:rFonts w:asciiTheme="minorHAnsi" w:eastAsiaTheme="minorEastAsia" w:hAnsiTheme="minorHAnsi" w:cstheme="minorHAnsi"/>
                <w:sz w:val="18"/>
                <w:szCs w:val="20"/>
              </w:rPr>
              <w:t>be located in</w:t>
            </w:r>
            <w:proofErr w:type="gramEnd"/>
            <w:r w:rsidRPr="00542719">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876910" w:rsidRPr="006A4AED" w14:paraId="3B479A3E" w14:textId="77777777" w:rsidTr="00876910">
        <w:trPr>
          <w:trHeight w:val="144"/>
          <w:tblHeader/>
        </w:trPr>
        <w:tc>
          <w:tcPr>
            <w:tcW w:w="627"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63"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876910">
        <w:trPr>
          <w:trHeight w:val="144"/>
          <w:tblHeader/>
        </w:trPr>
        <w:tc>
          <w:tcPr>
            <w:tcW w:w="627"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163" w:type="dxa"/>
            <w:vAlign w:val="center"/>
          </w:tcPr>
          <w:p w14:paraId="0B282B49"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876910" w:rsidRPr="006A4AED" w14:paraId="7C49A593" w14:textId="77777777" w:rsidTr="00876910">
        <w:trPr>
          <w:trHeight w:val="144"/>
          <w:tblHeader/>
        </w:trPr>
        <w:tc>
          <w:tcPr>
            <w:tcW w:w="627"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163"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When the </w:t>
            </w:r>
            <w:proofErr w:type="gramStart"/>
            <w:r w:rsidRPr="00542719">
              <w:rPr>
                <w:rFonts w:asciiTheme="minorHAnsi" w:eastAsia="Times New Roman" w:hAnsiTheme="minorHAnsi" w:cstheme="minorHAnsi"/>
                <w:sz w:val="18"/>
                <w:szCs w:val="20"/>
              </w:rPr>
              <w:t>cold water</w:t>
            </w:r>
            <w:proofErr w:type="gramEnd"/>
            <w:r w:rsidRPr="00542719">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876910">
        <w:trPr>
          <w:trHeight w:val="144"/>
          <w:tblHeader/>
        </w:trPr>
        <w:tc>
          <w:tcPr>
            <w:tcW w:w="627"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163"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77777777" w:rsidR="00876910" w:rsidRPr="00542719" w:rsidRDefault="00876910">
            <w:pPr>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p>
          <w:p w14:paraId="58B8EFF7" w14:textId="77777777" w:rsidR="00876910" w:rsidRPr="00542719" w:rsidRDefault="00876910">
            <w:pPr>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876910">
        <w:trPr>
          <w:trHeight w:val="144"/>
          <w:tblHeader/>
        </w:trPr>
        <w:tc>
          <w:tcPr>
            <w:tcW w:w="627"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163"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876910">
        <w:trPr>
          <w:trHeight w:val="144"/>
          <w:tblHeader/>
        </w:trPr>
        <w:tc>
          <w:tcPr>
            <w:tcW w:w="10790" w:type="dxa"/>
            <w:gridSpan w:val="2"/>
            <w:vAlign w:val="center"/>
          </w:tcPr>
          <w:p w14:paraId="6F4E3982" w14:textId="77777777" w:rsidR="00876910" w:rsidRPr="006A4AED" w:rsidRDefault="00876910"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483"/>
        <w:gridCol w:w="5665"/>
      </w:tblGrid>
      <w:tr w:rsidR="00AC4B2D" w:rsidRPr="00323F2C" w14:paraId="0F7F44A5" w14:textId="77777777" w:rsidTr="00CF186E">
        <w:trPr>
          <w:trHeight w:val="144"/>
          <w:tblHeader/>
        </w:trPr>
        <w:tc>
          <w:tcPr>
            <w:tcW w:w="10790" w:type="dxa"/>
            <w:gridSpan w:val="3"/>
            <w:tcBorders>
              <w:bottom w:val="single" w:sz="4" w:space="0" w:color="auto"/>
            </w:tcBorders>
          </w:tcPr>
          <w:p w14:paraId="0F7F44A3" w14:textId="6971E4E5"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(RDRmc-H)</w:t>
            </w:r>
            <w:r w:rsidR="00E879AA" w:rsidRPr="0053169A">
              <w:rPr>
                <w:rFonts w:asciiTheme="minorHAnsi" w:hAnsiTheme="minorHAnsi" w:cstheme="minorHAnsi"/>
                <w:b/>
                <w:sz w:val="20"/>
                <w:szCs w:val="18"/>
              </w:rPr>
              <w:t xml:space="preserve"> (RA3.6.6)</w:t>
            </w:r>
            <w:r w:rsidR="00E879AA">
              <w:rPr>
                <w:rFonts w:asciiTheme="minorHAnsi" w:hAnsiTheme="minorHAnsi" w:cstheme="minorHAnsi"/>
                <w:b/>
                <w:sz w:val="20"/>
                <w:szCs w:val="18"/>
              </w:rPr>
              <w:t xml:space="preserve">/Sensor Control </w:t>
            </w:r>
            <w:r w:rsidR="00E879AA" w:rsidRPr="001602AA">
              <w:rPr>
                <w:rFonts w:asciiTheme="minorHAnsi" w:hAnsiTheme="minorHAnsi" w:cstheme="minorHAnsi"/>
                <w:b/>
                <w:sz w:val="18"/>
                <w:szCs w:val="18"/>
              </w:rPr>
              <w:t>(RDRsc-H)</w:t>
            </w:r>
            <w:r w:rsidR="00E879AA">
              <w:rPr>
                <w:rFonts w:asciiTheme="minorHAnsi" w:hAnsiTheme="minorHAnsi" w:cstheme="minorHAnsi"/>
                <w:b/>
                <w:sz w:val="18"/>
                <w:szCs w:val="18"/>
              </w:rPr>
              <w:t xml:space="preserve"> </w:t>
            </w:r>
            <w:r w:rsidR="00E879AA" w:rsidRPr="001602AA">
              <w:rPr>
                <w:rFonts w:asciiTheme="minorHAnsi" w:hAnsiTheme="minorHAnsi" w:cstheme="minorHAnsi"/>
                <w:b/>
                <w:sz w:val="18"/>
                <w:szCs w:val="18"/>
              </w:rPr>
              <w:t>(RA3.6.7)</w:t>
            </w:r>
            <w:r w:rsidR="001938BC" w:rsidRPr="00D75806">
              <w:rPr>
                <w:rFonts w:asciiTheme="minorHAnsi" w:hAnsiTheme="minorHAnsi" w:cstheme="minorHAnsi"/>
                <w:b/>
                <w:sz w:val="20"/>
                <w:szCs w:val="18"/>
              </w:rPr>
              <w:t xml:space="preserve"> 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CF186E">
        <w:trPr>
          <w:trHeight w:val="144"/>
          <w:tblHeader/>
        </w:trPr>
        <w:tc>
          <w:tcPr>
            <w:tcW w:w="642" w:type="dxa"/>
            <w:tcBorders>
              <w:bottom w:val="single" w:sz="4" w:space="0" w:color="auto"/>
            </w:tcBorders>
          </w:tcPr>
          <w:p w14:paraId="0D06823D" w14:textId="3AAD1F9E" w:rsidR="00E879AA" w:rsidRPr="00A05A69" w:rsidDel="006E1E98" w:rsidRDefault="00E879AA"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A05A69">
              <w:rPr>
                <w:rFonts w:asciiTheme="minorHAnsi" w:hAnsiTheme="minorHAnsi" w:cstheme="minorHAnsi"/>
                <w:sz w:val="20"/>
                <w:szCs w:val="18"/>
              </w:rPr>
              <w:t>01</w:t>
            </w:r>
          </w:p>
        </w:tc>
        <w:tc>
          <w:tcPr>
            <w:tcW w:w="10148" w:type="dxa"/>
            <w:gridSpan w:val="2"/>
            <w:tcBorders>
              <w:bottom w:val="single" w:sz="4" w:space="0" w:color="auto"/>
            </w:tcBorders>
          </w:tcPr>
          <w:p w14:paraId="50E4B708" w14:textId="32C0AAF0" w:rsidR="00E879AA" w:rsidRPr="00583B52" w:rsidDel="006E1E98"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w:t>
            </w:r>
            <w:r w:rsidR="00CE2B87">
              <w:rPr>
                <w:rFonts w:asciiTheme="minorHAnsi" w:hAnsiTheme="minorHAnsi" w:cstheme="minorHAnsi"/>
                <w:sz w:val="18"/>
                <w:szCs w:val="18"/>
              </w:rPr>
              <w:t xml:space="preserve">consistent </w:t>
            </w:r>
            <w:r w:rsidR="004C395F">
              <w:rPr>
                <w:rFonts w:asciiTheme="minorHAnsi" w:hAnsiTheme="minorHAnsi" w:cstheme="minorHAnsi"/>
                <w:sz w:val="18"/>
                <w:szCs w:val="18"/>
              </w:rPr>
              <w:t>with the applicable requirements of RA4.4.9 and RA4.4.10</w:t>
            </w:r>
          </w:p>
        </w:tc>
      </w:tr>
      <w:tr w:rsidR="00CF186E" w:rsidRPr="00323F2C" w14:paraId="36BCE13A" w14:textId="77777777" w:rsidTr="00450E94">
        <w:trPr>
          <w:trHeight w:val="144"/>
          <w:tblHeader/>
        </w:trPr>
        <w:tc>
          <w:tcPr>
            <w:tcW w:w="642" w:type="dxa"/>
            <w:tcBorders>
              <w:bottom w:val="single" w:sz="4" w:space="0" w:color="auto"/>
            </w:tcBorders>
            <w:vAlign w:val="center"/>
          </w:tcPr>
          <w:p w14:paraId="5E0C34FF" w14:textId="61A49284" w:rsidR="00CF186E" w:rsidRPr="00450E94"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4483" w:type="dxa"/>
            <w:tcBorders>
              <w:bottom w:val="single" w:sz="4" w:space="0" w:color="auto"/>
            </w:tcBorders>
            <w:vAlign w:val="center"/>
          </w:tcPr>
          <w:p w14:paraId="4CE40F0D" w14:textId="03755750" w:rsidR="00CF186E" w:rsidRPr="00B71192"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5665" w:type="dxa"/>
            <w:tcBorders>
              <w:bottom w:val="single" w:sz="4" w:space="0" w:color="auto"/>
            </w:tcBorders>
            <w:vAlign w:val="center"/>
          </w:tcPr>
          <w:p w14:paraId="47A35907" w14:textId="77777777" w:rsidR="00CF186E" w:rsidRPr="00B71192" w:rsidRDefault="00CF186E" w:rsidP="00CF186E">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609B3305" w14:textId="77777777" w:rsidR="00CF186E" w:rsidRPr="00B71192" w:rsidRDefault="00CF186E" w:rsidP="00CF186E">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1559F29B" w14:textId="3D0140BA" w:rsidR="00CF186E" w:rsidRPr="00450E94" w:rsidRDefault="00CF186E"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CF186E" w:rsidRPr="00323F2C" w14:paraId="77ED4D6F" w14:textId="77777777" w:rsidTr="00450E94">
        <w:trPr>
          <w:trHeight w:val="144"/>
          <w:tblHeader/>
        </w:trPr>
        <w:tc>
          <w:tcPr>
            <w:tcW w:w="642" w:type="dxa"/>
            <w:tcBorders>
              <w:bottom w:val="single" w:sz="4" w:space="0" w:color="auto"/>
            </w:tcBorders>
          </w:tcPr>
          <w:p w14:paraId="183B6CE6" w14:textId="78A691E9" w:rsidR="00CF186E" w:rsidRPr="00450E94"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148" w:type="dxa"/>
            <w:gridSpan w:val="2"/>
            <w:tcBorders>
              <w:bottom w:val="single" w:sz="4" w:space="0" w:color="auto"/>
            </w:tcBorders>
            <w:vAlign w:val="center"/>
          </w:tcPr>
          <w:p w14:paraId="3ACD7AD0" w14:textId="13E441FD" w:rsidR="00CF186E" w:rsidRPr="00B71192"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p>
        </w:tc>
      </w:tr>
      <w:tr w:rsidR="00CF186E" w:rsidRPr="00323F2C" w14:paraId="0F7F44D3" w14:textId="77777777" w:rsidTr="00CF186E">
        <w:trPr>
          <w:trHeight w:val="144"/>
          <w:tblHeader/>
        </w:trPr>
        <w:tc>
          <w:tcPr>
            <w:tcW w:w="10790" w:type="dxa"/>
            <w:gridSpan w:val="3"/>
            <w:vAlign w:val="center"/>
          </w:tcPr>
          <w:p w14:paraId="0F7F44D2" w14:textId="61747653" w:rsidR="00CF186E" w:rsidRPr="00D75806" w:rsidRDefault="00212109"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F7F4506" w14:textId="77777777" w:rsidR="00AC4B2D" w:rsidRPr="00A05A69" w:rsidRDefault="00AC4B2D" w:rsidP="00DC522B">
      <w:pPr>
        <w:spacing w:after="0" w:line="240" w:lineRule="auto"/>
        <w:rPr>
          <w:rFonts w:asciiTheme="minorHAnsi" w:hAnsiTheme="minorHAnsi" w:cstheme="minorHAnsi"/>
          <w:b/>
          <w:sz w:val="18"/>
          <w:szCs w:val="18"/>
        </w:rPr>
      </w:pPr>
    </w:p>
    <w:tbl>
      <w:tblPr>
        <w:tblW w:w="10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54"/>
      </w:tblGrid>
      <w:tr w:rsidR="00526D3D" w:rsidRPr="00323F2C" w14:paraId="5FB1C8E2" w14:textId="77777777" w:rsidTr="00450E94">
        <w:trPr>
          <w:trHeight w:val="182"/>
        </w:trPr>
        <w:tc>
          <w:tcPr>
            <w:tcW w:w="10854" w:type="dxa"/>
            <w:tcBorders>
              <w:top w:val="single" w:sz="4" w:space="0" w:color="000000"/>
              <w:left w:val="single" w:sz="4" w:space="0" w:color="000000"/>
              <w:bottom w:val="single" w:sz="4" w:space="0" w:color="000000"/>
              <w:right w:val="single" w:sz="4" w:space="0" w:color="000000"/>
            </w:tcBorders>
            <w:vAlign w:val="center"/>
          </w:tcPr>
          <w:p w14:paraId="79CD9A9F" w14:textId="4BEC2A3D" w:rsidR="00526D3D" w:rsidRPr="00A05A69" w:rsidRDefault="005D11BC">
            <w:pPr>
              <w:spacing w:after="0"/>
              <w:rPr>
                <w:rFonts w:asciiTheme="minorHAnsi" w:hAnsiTheme="minorHAnsi" w:cstheme="minorHAnsi"/>
                <w:b/>
                <w:sz w:val="18"/>
                <w:szCs w:val="18"/>
              </w:rPr>
            </w:pPr>
            <w:r>
              <w:rPr>
                <w:rFonts w:asciiTheme="minorHAnsi" w:hAnsiTheme="minorHAnsi" w:cstheme="minorHAnsi"/>
                <w:b/>
                <w:sz w:val="18"/>
                <w:szCs w:val="18"/>
              </w:rPr>
              <w:t>R</w:t>
            </w:r>
            <w:r w:rsidR="00526D3D" w:rsidRPr="00A05A69">
              <w:rPr>
                <w:rFonts w:asciiTheme="minorHAnsi" w:hAnsiTheme="minorHAnsi" w:cstheme="minorHAnsi"/>
                <w:b/>
                <w:sz w:val="18"/>
                <w:szCs w:val="18"/>
              </w:rPr>
              <w:t xml:space="preserve">. </w:t>
            </w:r>
            <w:r w:rsidR="005C2F04">
              <w:rPr>
                <w:rFonts w:asciiTheme="minorHAnsi" w:hAnsiTheme="minorHAnsi" w:cstheme="minorHAnsi"/>
                <w:b/>
                <w:sz w:val="18"/>
                <w:szCs w:val="18"/>
              </w:rPr>
              <w:t>Determination of HERS Verification Compliance</w:t>
            </w:r>
          </w:p>
        </w:tc>
      </w:tr>
      <w:tr w:rsidR="00526D3D" w:rsidRPr="00323F2C" w14:paraId="0A99384A" w14:textId="77777777" w:rsidTr="00450E94">
        <w:trPr>
          <w:trHeight w:val="422"/>
        </w:trPr>
        <w:tc>
          <w:tcPr>
            <w:tcW w:w="10854" w:type="dxa"/>
            <w:tcBorders>
              <w:top w:val="single" w:sz="4" w:space="0" w:color="000000"/>
              <w:left w:val="single" w:sz="4" w:space="0" w:color="000000"/>
              <w:bottom w:val="single" w:sz="4" w:space="0" w:color="000000"/>
              <w:right w:val="single" w:sz="4" w:space="0" w:color="000000"/>
            </w:tcBorders>
            <w:vAlign w:val="center"/>
          </w:tcPr>
          <w:p w14:paraId="42748182" w14:textId="77777777" w:rsidR="00526D3D" w:rsidRPr="00DF3388" w:rsidRDefault="00526D3D" w:rsidP="00C309E7">
            <w:pPr>
              <w:spacing w:after="0" w:line="240" w:lineRule="auto"/>
              <w:rPr>
                <w:rFonts w:asciiTheme="minorHAnsi" w:hAnsiTheme="minorHAnsi" w:cstheme="minorHAnsi"/>
                <w:b/>
                <w:sz w:val="18"/>
                <w:szCs w:val="18"/>
              </w:rPr>
            </w:pPr>
          </w:p>
        </w:tc>
      </w:tr>
    </w:tbl>
    <w:p w14:paraId="0F7F4507" w14:textId="77777777" w:rsidR="00AC4B2D" w:rsidRPr="00A05A69" w:rsidRDefault="00AC4B2D" w:rsidP="00DC522B">
      <w:pPr>
        <w:spacing w:after="0" w:line="240" w:lineRule="auto"/>
        <w:rPr>
          <w:rFonts w:asciiTheme="minorHAnsi" w:hAnsiTheme="minorHAnsi" w:cstheme="minorHAnsi"/>
          <w:b/>
          <w:sz w:val="18"/>
          <w:szCs w:val="18"/>
        </w:rPr>
      </w:pPr>
    </w:p>
    <w:p w14:paraId="3BBB4A2A" w14:textId="77777777" w:rsidR="00707B29" w:rsidRPr="00A05A69" w:rsidRDefault="00707B29" w:rsidP="00DC522B">
      <w:pPr>
        <w:spacing w:after="0" w:line="240" w:lineRule="auto"/>
        <w:rPr>
          <w:rFonts w:asciiTheme="minorHAnsi" w:hAnsiTheme="minorHAnsi" w:cstheme="minorHAnsi"/>
          <w:sz w:val="18"/>
          <w:szCs w:val="18"/>
        </w:rPr>
      </w:pPr>
    </w:p>
    <w:p w14:paraId="0F7F4534" w14:textId="77777777" w:rsidR="006D2E42" w:rsidRPr="00A05A69" w:rsidRDefault="006D2E42" w:rsidP="00DC522B">
      <w:pPr>
        <w:spacing w:after="0" w:line="240" w:lineRule="auto"/>
        <w:rPr>
          <w:rFonts w:asciiTheme="minorHAnsi" w:hAnsiTheme="minorHAnsi" w:cstheme="minorHAnsi"/>
          <w:b/>
          <w:sz w:val="18"/>
          <w:szCs w:val="18"/>
        </w:rPr>
      </w:pPr>
    </w:p>
    <w:p w14:paraId="0F7F4535" w14:textId="77777777" w:rsidR="006D2E42" w:rsidRPr="00A05A69" w:rsidRDefault="006D2E42" w:rsidP="00DC522B">
      <w:pPr>
        <w:spacing w:after="0" w:line="240" w:lineRule="auto"/>
        <w:rPr>
          <w:rFonts w:asciiTheme="minorHAnsi" w:hAnsiTheme="minorHAnsi" w:cs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635"/>
        <w:gridCol w:w="6155"/>
      </w:tblGrid>
      <w:tr w:rsidR="00212109" w:rsidRPr="00212109" w14:paraId="5692E0D2" w14:textId="77777777" w:rsidTr="003317CB">
        <w:trPr>
          <w:trHeight w:val="288"/>
        </w:trPr>
        <w:tc>
          <w:tcPr>
            <w:tcW w:w="10795" w:type="dxa"/>
            <w:gridSpan w:val="2"/>
            <w:vAlign w:val="center"/>
          </w:tcPr>
          <w:p w14:paraId="45688A6A"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12109">
              <w:rPr>
                <w:rFonts w:eastAsia="Times New Roman" w:cs="Arial"/>
                <w:b/>
                <w:caps/>
                <w:sz w:val="18"/>
                <w:szCs w:val="18"/>
              </w:rPr>
              <w:lastRenderedPageBreak/>
              <w:t>Documentation Author's Declaration Statement</w:t>
            </w:r>
          </w:p>
        </w:tc>
      </w:tr>
      <w:tr w:rsidR="00212109" w:rsidRPr="00212109" w14:paraId="15C77C26" w14:textId="77777777" w:rsidTr="003317CB">
        <w:trPr>
          <w:trHeight w:val="360"/>
        </w:trPr>
        <w:tc>
          <w:tcPr>
            <w:tcW w:w="10795" w:type="dxa"/>
            <w:gridSpan w:val="2"/>
            <w:vAlign w:val="center"/>
          </w:tcPr>
          <w:p w14:paraId="5BC7A9BC" w14:textId="77777777" w:rsidR="00212109" w:rsidRPr="00212109" w:rsidRDefault="00212109" w:rsidP="003317CB">
            <w:pPr>
              <w:keepNext/>
              <w:numPr>
                <w:ilvl w:val="0"/>
                <w:numId w:val="49"/>
              </w:numPr>
              <w:spacing w:after="0" w:line="240" w:lineRule="auto"/>
              <w:ind w:left="360" w:hanging="270"/>
              <w:rPr>
                <w:rFonts w:eastAsia="Times New Roman"/>
                <w:sz w:val="18"/>
                <w:szCs w:val="18"/>
              </w:rPr>
            </w:pPr>
            <w:r w:rsidRPr="00212109">
              <w:rPr>
                <w:rFonts w:eastAsia="Times New Roman"/>
                <w:sz w:val="18"/>
                <w:szCs w:val="18"/>
              </w:rPr>
              <w:t>I certify that this Certificate of Verification documentation is accurate and complete.</w:t>
            </w:r>
          </w:p>
        </w:tc>
      </w:tr>
      <w:tr w:rsidR="00212109" w:rsidRPr="00212109" w14:paraId="6D49C94F" w14:textId="77777777" w:rsidTr="003317CB">
        <w:trPr>
          <w:trHeight w:val="360"/>
        </w:trPr>
        <w:tc>
          <w:tcPr>
            <w:tcW w:w="4637" w:type="dxa"/>
          </w:tcPr>
          <w:p w14:paraId="20F27208"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Documentation Author Name:</w:t>
            </w:r>
          </w:p>
        </w:tc>
        <w:tc>
          <w:tcPr>
            <w:tcW w:w="6158" w:type="dxa"/>
          </w:tcPr>
          <w:p w14:paraId="100D678A"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Documentation Author Signature:</w:t>
            </w:r>
          </w:p>
        </w:tc>
      </w:tr>
      <w:tr w:rsidR="00212109" w:rsidRPr="00212109" w14:paraId="03F41178" w14:textId="77777777" w:rsidTr="003317CB">
        <w:trPr>
          <w:trHeight w:val="360"/>
        </w:trPr>
        <w:tc>
          <w:tcPr>
            <w:tcW w:w="4637" w:type="dxa"/>
          </w:tcPr>
          <w:p w14:paraId="42BCD409"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Company:</w:t>
            </w:r>
          </w:p>
        </w:tc>
        <w:tc>
          <w:tcPr>
            <w:tcW w:w="6158" w:type="dxa"/>
          </w:tcPr>
          <w:p w14:paraId="611F2C51"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Date Signed:</w:t>
            </w:r>
          </w:p>
        </w:tc>
      </w:tr>
      <w:tr w:rsidR="00212109" w:rsidRPr="00212109" w14:paraId="51036B6C" w14:textId="77777777" w:rsidTr="003317CB">
        <w:trPr>
          <w:trHeight w:val="360"/>
        </w:trPr>
        <w:tc>
          <w:tcPr>
            <w:tcW w:w="4637" w:type="dxa"/>
          </w:tcPr>
          <w:p w14:paraId="454EED9A"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Address:</w:t>
            </w:r>
          </w:p>
        </w:tc>
        <w:tc>
          <w:tcPr>
            <w:tcW w:w="6158" w:type="dxa"/>
          </w:tcPr>
          <w:p w14:paraId="7FFE11F2"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CEA/HERS Certification Information (if applicable):</w:t>
            </w:r>
          </w:p>
        </w:tc>
      </w:tr>
      <w:tr w:rsidR="00212109" w:rsidRPr="00212109" w14:paraId="32F67BAB" w14:textId="77777777" w:rsidTr="003317CB">
        <w:trPr>
          <w:trHeight w:val="360"/>
        </w:trPr>
        <w:tc>
          <w:tcPr>
            <w:tcW w:w="4637" w:type="dxa"/>
          </w:tcPr>
          <w:p w14:paraId="0B3CE77A"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City/State/Zip:</w:t>
            </w:r>
          </w:p>
        </w:tc>
        <w:tc>
          <w:tcPr>
            <w:tcW w:w="6158" w:type="dxa"/>
          </w:tcPr>
          <w:p w14:paraId="3A88F39C"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Phone:</w:t>
            </w:r>
          </w:p>
        </w:tc>
      </w:tr>
      <w:tr w:rsidR="00212109" w:rsidRPr="00212109" w14:paraId="6D46B041" w14:textId="77777777" w:rsidTr="003317CB">
        <w:tblPrEx>
          <w:tblCellMar>
            <w:left w:w="115" w:type="dxa"/>
            <w:right w:w="115" w:type="dxa"/>
          </w:tblCellMar>
        </w:tblPrEx>
        <w:trPr>
          <w:trHeight w:val="296"/>
        </w:trPr>
        <w:tc>
          <w:tcPr>
            <w:tcW w:w="10795" w:type="dxa"/>
            <w:gridSpan w:val="2"/>
            <w:vAlign w:val="center"/>
          </w:tcPr>
          <w:p w14:paraId="34F31A5A"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212109">
              <w:rPr>
                <w:rFonts w:eastAsia="Times New Roman" w:cs="Arial"/>
                <w:b/>
                <w:caps/>
                <w:sz w:val="18"/>
                <w:szCs w:val="18"/>
              </w:rPr>
              <w:t xml:space="preserve">Responsible Person's Declaration statement </w:t>
            </w:r>
          </w:p>
        </w:tc>
      </w:tr>
      <w:tr w:rsidR="00212109" w:rsidRPr="00212109" w14:paraId="6F169272" w14:textId="77777777" w:rsidTr="003317CB">
        <w:tblPrEx>
          <w:tblCellMar>
            <w:left w:w="115" w:type="dxa"/>
            <w:right w:w="115" w:type="dxa"/>
          </w:tblCellMar>
        </w:tblPrEx>
        <w:trPr>
          <w:trHeight w:val="504"/>
        </w:trPr>
        <w:tc>
          <w:tcPr>
            <w:tcW w:w="10795" w:type="dxa"/>
            <w:gridSpan w:val="2"/>
            <w:shd w:val="clear" w:color="auto" w:fill="auto"/>
          </w:tcPr>
          <w:p w14:paraId="4BE4AB58" w14:textId="77777777" w:rsidR="00212109" w:rsidRPr="00212109" w:rsidRDefault="00212109" w:rsidP="003317CB">
            <w:pPr>
              <w:keepNext/>
              <w:widowControl w:val="0"/>
              <w:spacing w:after="60" w:line="240" w:lineRule="auto"/>
              <w:ind w:right="90"/>
              <w:rPr>
                <w:rFonts w:eastAsia="Times New Roman"/>
                <w:snapToGrid w:val="0"/>
                <w:sz w:val="18"/>
                <w:szCs w:val="18"/>
              </w:rPr>
            </w:pPr>
            <w:r w:rsidRPr="00212109">
              <w:rPr>
                <w:rFonts w:eastAsia="Times New Roman"/>
                <w:snapToGrid w:val="0"/>
                <w:sz w:val="18"/>
                <w:szCs w:val="18"/>
              </w:rPr>
              <w:t xml:space="preserve">I certify the following under penalty of perjury, under the laws of the State of California: </w:t>
            </w:r>
          </w:p>
          <w:p w14:paraId="1E8E2105" w14:textId="77777777" w:rsidR="00212109" w:rsidRPr="00212109" w:rsidRDefault="00212109" w:rsidP="003317CB">
            <w:pPr>
              <w:keepNext/>
              <w:widowControl w:val="0"/>
              <w:numPr>
                <w:ilvl w:val="0"/>
                <w:numId w:val="50"/>
              </w:numPr>
              <w:spacing w:after="60" w:line="240" w:lineRule="auto"/>
              <w:ind w:right="90"/>
              <w:rPr>
                <w:rFonts w:eastAsia="Times New Roman"/>
                <w:snapToGrid w:val="0"/>
                <w:sz w:val="18"/>
                <w:szCs w:val="18"/>
              </w:rPr>
            </w:pPr>
            <w:r w:rsidRPr="00212109">
              <w:rPr>
                <w:rFonts w:eastAsia="Times New Roman"/>
                <w:snapToGrid w:val="0"/>
                <w:sz w:val="18"/>
                <w:szCs w:val="18"/>
              </w:rPr>
              <w:t>The information provided on this Certificate of Verification is true and correct.</w:t>
            </w:r>
          </w:p>
          <w:p w14:paraId="4D956C52" w14:textId="77777777" w:rsidR="00212109" w:rsidRPr="00212109" w:rsidRDefault="00212109" w:rsidP="003317CB">
            <w:pPr>
              <w:keepNext/>
              <w:widowControl w:val="0"/>
              <w:numPr>
                <w:ilvl w:val="0"/>
                <w:numId w:val="50"/>
              </w:numPr>
              <w:spacing w:after="60" w:line="240" w:lineRule="auto"/>
              <w:ind w:right="90"/>
              <w:rPr>
                <w:rFonts w:eastAsia="Times New Roman"/>
                <w:snapToGrid w:val="0"/>
                <w:sz w:val="18"/>
                <w:szCs w:val="18"/>
              </w:rPr>
            </w:pPr>
            <w:r w:rsidRPr="00212109">
              <w:rPr>
                <w:rFonts w:eastAsia="Times New Roman"/>
                <w:snapToGrid w:val="0"/>
                <w:sz w:val="18"/>
                <w:szCs w:val="18"/>
              </w:rPr>
              <w:t>I am the certified HERS Rater who performed the verification identified and reported on this Certificate of Verification (responsible rater).</w:t>
            </w:r>
          </w:p>
          <w:p w14:paraId="786965C5" w14:textId="77777777" w:rsidR="00212109" w:rsidRPr="00212109" w:rsidRDefault="00212109" w:rsidP="003317CB">
            <w:pPr>
              <w:keepNext/>
              <w:widowControl w:val="0"/>
              <w:numPr>
                <w:ilvl w:val="0"/>
                <w:numId w:val="50"/>
              </w:numPr>
              <w:spacing w:after="60" w:line="240" w:lineRule="auto"/>
              <w:ind w:right="90"/>
              <w:rPr>
                <w:rFonts w:eastAsia="Times New Roman"/>
                <w:snapToGrid w:val="0"/>
                <w:sz w:val="18"/>
                <w:szCs w:val="18"/>
              </w:rPr>
            </w:pPr>
            <w:r w:rsidRPr="00212109">
              <w:rPr>
                <w:rFonts w:eastAsia="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722A8D" w14:textId="77777777" w:rsidR="00212109" w:rsidRPr="00212109" w:rsidRDefault="00212109" w:rsidP="003317CB">
            <w:pPr>
              <w:keepNext/>
              <w:widowControl w:val="0"/>
              <w:numPr>
                <w:ilvl w:val="0"/>
                <w:numId w:val="50"/>
              </w:numPr>
              <w:spacing w:after="60" w:line="240" w:lineRule="auto"/>
              <w:ind w:right="90"/>
              <w:rPr>
                <w:rFonts w:eastAsia="Times New Roman"/>
                <w:snapToGrid w:val="0"/>
                <w:sz w:val="18"/>
                <w:szCs w:val="18"/>
              </w:rPr>
            </w:pPr>
            <w:r w:rsidRPr="00212109">
              <w:rPr>
                <w:rFonts w:eastAsia="Times New Roman"/>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CD76A51" w14:textId="77777777" w:rsidR="00212109" w:rsidRPr="00212109" w:rsidRDefault="00212109" w:rsidP="003317CB">
            <w:pPr>
              <w:keepNext/>
              <w:widowControl w:val="0"/>
              <w:numPr>
                <w:ilvl w:val="0"/>
                <w:numId w:val="50"/>
              </w:numPr>
              <w:spacing w:after="60" w:line="240" w:lineRule="auto"/>
              <w:ind w:right="90"/>
              <w:rPr>
                <w:rFonts w:eastAsia="Times New Roman"/>
                <w:snapToGrid w:val="0"/>
                <w:sz w:val="18"/>
                <w:szCs w:val="18"/>
              </w:rPr>
            </w:pPr>
            <w:r w:rsidRPr="00212109">
              <w:rPr>
                <w:rFonts w:eastAsia="Times New Roman"/>
                <w:snapToGrid w:val="0"/>
                <w:sz w:val="18"/>
                <w:szCs w:val="18"/>
              </w:rPr>
              <w:t xml:space="preserve">I will ensure that a registered copy of this Certificate of Verification shall be </w:t>
            </w:r>
            <w:proofErr w:type="gramStart"/>
            <w:r w:rsidRPr="00212109">
              <w:rPr>
                <w:rFonts w:eastAsia="Times New Roman"/>
                <w:snapToGrid w:val="0"/>
                <w:sz w:val="18"/>
                <w:szCs w:val="18"/>
              </w:rPr>
              <w:t>posted, or</w:t>
            </w:r>
            <w:proofErr w:type="gramEnd"/>
            <w:r w:rsidRPr="00212109">
              <w:rPr>
                <w:rFonts w:eastAsia="Times New Roman"/>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12109" w:rsidRPr="00212109" w14:paraId="389C7138" w14:textId="77777777" w:rsidTr="003317CB">
        <w:tblPrEx>
          <w:tblCellMar>
            <w:left w:w="115" w:type="dxa"/>
            <w:right w:w="115" w:type="dxa"/>
          </w:tblCellMar>
        </w:tblPrEx>
        <w:trPr>
          <w:trHeight w:val="278"/>
        </w:trPr>
        <w:tc>
          <w:tcPr>
            <w:tcW w:w="10795" w:type="dxa"/>
            <w:gridSpan w:val="2"/>
            <w:vAlign w:val="center"/>
          </w:tcPr>
          <w:p w14:paraId="4FFD0458"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Arial"/>
                <w:b/>
                <w:caps/>
                <w:sz w:val="18"/>
                <w:szCs w:val="18"/>
              </w:rPr>
            </w:pPr>
            <w:r w:rsidRPr="00212109">
              <w:rPr>
                <w:rFonts w:eastAsia="Times New Roman" w:cs="Arial"/>
                <w:b/>
                <w:caps/>
                <w:sz w:val="18"/>
                <w:szCs w:val="18"/>
              </w:rPr>
              <w:t>BUILDER OR INSTALLER INFORMATION AS SHOWN ON THE CERTIFICATE OF INSTALLATION</w:t>
            </w:r>
          </w:p>
        </w:tc>
      </w:tr>
      <w:tr w:rsidR="00212109" w:rsidRPr="00212109" w14:paraId="5BD0A9C5" w14:textId="77777777" w:rsidTr="003317CB">
        <w:tblPrEx>
          <w:tblCellMar>
            <w:left w:w="115" w:type="dxa"/>
            <w:right w:w="115" w:type="dxa"/>
          </w:tblCellMar>
        </w:tblPrEx>
        <w:trPr>
          <w:trHeight w:hRule="exact" w:val="360"/>
        </w:trPr>
        <w:tc>
          <w:tcPr>
            <w:tcW w:w="10795" w:type="dxa"/>
            <w:gridSpan w:val="2"/>
            <w:vAlign w:val="center"/>
          </w:tcPr>
          <w:p w14:paraId="64B05599"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sz w:val="14"/>
                <w:szCs w:val="14"/>
              </w:rPr>
            </w:pPr>
            <w:r w:rsidRPr="00212109">
              <w:rPr>
                <w:rFonts w:eastAsia="Times New Roman"/>
                <w:sz w:val="14"/>
                <w:szCs w:val="14"/>
              </w:rPr>
              <w:t>Company Name (Installing Subcontractor, General Contractor, or Builder/Owner):</w:t>
            </w:r>
          </w:p>
        </w:tc>
      </w:tr>
      <w:tr w:rsidR="00212109" w:rsidRPr="00212109" w14:paraId="4136896F" w14:textId="77777777" w:rsidTr="003317CB">
        <w:tblPrEx>
          <w:tblCellMar>
            <w:left w:w="115" w:type="dxa"/>
            <w:right w:w="115" w:type="dxa"/>
          </w:tblCellMar>
        </w:tblPrEx>
        <w:trPr>
          <w:trHeight w:hRule="exact" w:val="360"/>
        </w:trPr>
        <w:tc>
          <w:tcPr>
            <w:tcW w:w="4637" w:type="dxa"/>
          </w:tcPr>
          <w:p w14:paraId="6F0DC693" w14:textId="77777777" w:rsidR="00212109" w:rsidRPr="00212109" w:rsidRDefault="00212109" w:rsidP="003317CB">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sz w:val="14"/>
                <w:szCs w:val="14"/>
              </w:rPr>
            </w:pPr>
            <w:r w:rsidRPr="00212109">
              <w:rPr>
                <w:rFonts w:eastAsia="Times New Roman"/>
                <w:sz w:val="14"/>
                <w:szCs w:val="14"/>
              </w:rPr>
              <w:t>Responsible Builder or Installer Name:</w:t>
            </w:r>
          </w:p>
        </w:tc>
        <w:tc>
          <w:tcPr>
            <w:tcW w:w="6158" w:type="dxa"/>
          </w:tcPr>
          <w:p w14:paraId="7E87F7B3" w14:textId="77777777" w:rsidR="00212109" w:rsidRPr="00212109" w:rsidRDefault="00212109" w:rsidP="003317CB">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212109">
              <w:rPr>
                <w:rFonts w:eastAsia="Times New Roman"/>
                <w:sz w:val="14"/>
                <w:szCs w:val="14"/>
              </w:rPr>
              <w:t>CSLB License:</w:t>
            </w:r>
          </w:p>
        </w:tc>
      </w:tr>
      <w:tr w:rsidR="00212109" w:rsidRPr="00212109" w14:paraId="04192F12" w14:textId="77777777" w:rsidTr="003317CB">
        <w:tblPrEx>
          <w:tblCellMar>
            <w:left w:w="108" w:type="dxa"/>
            <w:right w:w="108" w:type="dxa"/>
          </w:tblCellMar>
        </w:tblPrEx>
        <w:trPr>
          <w:trHeight w:hRule="exact" w:val="288"/>
        </w:trPr>
        <w:tc>
          <w:tcPr>
            <w:tcW w:w="10795" w:type="dxa"/>
            <w:gridSpan w:val="2"/>
            <w:vAlign w:val="center"/>
          </w:tcPr>
          <w:p w14:paraId="64434775" w14:textId="77777777" w:rsidR="00212109" w:rsidRPr="00212109" w:rsidRDefault="00212109" w:rsidP="003317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proofErr w:type="gramStart"/>
            <w:r w:rsidRPr="00212109">
              <w:rPr>
                <w:rFonts w:eastAsia="Times New Roman" w:cs="Arial"/>
                <w:b/>
                <w:caps/>
                <w:sz w:val="18"/>
                <w:szCs w:val="18"/>
              </w:rPr>
              <w:t>HERS</w:t>
            </w:r>
            <w:proofErr w:type="gramEnd"/>
            <w:r w:rsidRPr="00212109">
              <w:rPr>
                <w:rFonts w:eastAsia="Times New Roman" w:cs="Arial"/>
                <w:b/>
                <w:caps/>
                <w:sz w:val="18"/>
                <w:szCs w:val="18"/>
              </w:rPr>
              <w:t xml:space="preserve"> PROVIDER DATA REGISTRY INFORMATION</w:t>
            </w:r>
          </w:p>
        </w:tc>
      </w:tr>
      <w:tr w:rsidR="00212109" w:rsidRPr="00212109" w14:paraId="617B12FB" w14:textId="77777777" w:rsidTr="003317CB">
        <w:tblPrEx>
          <w:tblCellMar>
            <w:left w:w="108" w:type="dxa"/>
            <w:right w:w="108" w:type="dxa"/>
          </w:tblCellMar>
        </w:tblPrEx>
        <w:trPr>
          <w:trHeight w:hRule="exact" w:val="360"/>
        </w:trPr>
        <w:tc>
          <w:tcPr>
            <w:tcW w:w="4637" w:type="dxa"/>
          </w:tcPr>
          <w:p w14:paraId="552F77AA"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212109">
              <w:rPr>
                <w:rFonts w:eastAsia="Times New Roman"/>
                <w:sz w:val="14"/>
                <w:szCs w:val="14"/>
              </w:rPr>
              <w:t>Sample Group Number (if applicable):</w:t>
            </w:r>
          </w:p>
        </w:tc>
        <w:tc>
          <w:tcPr>
            <w:tcW w:w="6158" w:type="dxa"/>
          </w:tcPr>
          <w:p w14:paraId="190EA275"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212109">
              <w:rPr>
                <w:rFonts w:eastAsia="Times New Roman"/>
                <w:sz w:val="14"/>
                <w:szCs w:val="14"/>
              </w:rPr>
              <w:t>Dwelling Test Status in Sample Group (if applicable)</w:t>
            </w:r>
          </w:p>
        </w:tc>
      </w:tr>
      <w:tr w:rsidR="00212109" w:rsidRPr="00212109" w14:paraId="50F79252" w14:textId="77777777" w:rsidTr="003317CB">
        <w:tblPrEx>
          <w:tblCellMar>
            <w:left w:w="108" w:type="dxa"/>
            <w:right w:w="108" w:type="dxa"/>
          </w:tblCellMar>
        </w:tblPrEx>
        <w:trPr>
          <w:trHeight w:val="288"/>
        </w:trPr>
        <w:tc>
          <w:tcPr>
            <w:tcW w:w="10795" w:type="dxa"/>
            <w:gridSpan w:val="2"/>
            <w:vAlign w:val="center"/>
          </w:tcPr>
          <w:p w14:paraId="49941507" w14:textId="77777777" w:rsidR="00212109" w:rsidRPr="00212109" w:rsidRDefault="00212109" w:rsidP="003317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proofErr w:type="gramStart"/>
            <w:r w:rsidRPr="00212109">
              <w:rPr>
                <w:rFonts w:eastAsia="Times New Roman" w:cs="Arial"/>
                <w:b/>
                <w:caps/>
                <w:sz w:val="18"/>
                <w:szCs w:val="18"/>
              </w:rPr>
              <w:t>HERS</w:t>
            </w:r>
            <w:proofErr w:type="gramEnd"/>
            <w:r w:rsidRPr="00212109">
              <w:rPr>
                <w:rFonts w:eastAsia="Times New Roman" w:cs="Arial"/>
                <w:b/>
                <w:caps/>
                <w:sz w:val="18"/>
                <w:szCs w:val="18"/>
              </w:rPr>
              <w:t xml:space="preserve"> RATER INFORMATION</w:t>
            </w:r>
          </w:p>
        </w:tc>
      </w:tr>
      <w:tr w:rsidR="00212109" w:rsidRPr="00212109" w14:paraId="776796DA" w14:textId="77777777" w:rsidTr="003317CB">
        <w:tblPrEx>
          <w:tblCellMar>
            <w:left w:w="108" w:type="dxa"/>
            <w:right w:w="108" w:type="dxa"/>
          </w:tblCellMar>
        </w:tblPrEx>
        <w:trPr>
          <w:trHeight w:hRule="exact" w:val="360"/>
        </w:trPr>
        <w:tc>
          <w:tcPr>
            <w:tcW w:w="10795" w:type="dxa"/>
            <w:gridSpan w:val="2"/>
          </w:tcPr>
          <w:p w14:paraId="44B53964" w14:textId="77777777" w:rsidR="00212109" w:rsidRPr="00212109" w:rsidRDefault="00212109" w:rsidP="003317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12109">
              <w:rPr>
                <w:rFonts w:eastAsia="Times New Roman"/>
                <w:sz w:val="14"/>
                <w:szCs w:val="14"/>
              </w:rPr>
              <w:t>HERS Rater Company Name:</w:t>
            </w:r>
          </w:p>
        </w:tc>
      </w:tr>
      <w:tr w:rsidR="00212109" w:rsidRPr="00212109" w14:paraId="4AE42AD0" w14:textId="77777777" w:rsidTr="003317CB">
        <w:tblPrEx>
          <w:tblCellMar>
            <w:left w:w="108" w:type="dxa"/>
            <w:right w:w="108" w:type="dxa"/>
          </w:tblCellMar>
        </w:tblPrEx>
        <w:trPr>
          <w:trHeight w:hRule="exact" w:val="360"/>
        </w:trPr>
        <w:tc>
          <w:tcPr>
            <w:tcW w:w="4637" w:type="dxa"/>
            <w:tcBorders>
              <w:top w:val="single" w:sz="4" w:space="0" w:color="auto"/>
              <w:left w:val="single" w:sz="4" w:space="0" w:color="auto"/>
              <w:bottom w:val="single" w:sz="4" w:space="0" w:color="auto"/>
              <w:right w:val="single" w:sz="4" w:space="0" w:color="auto"/>
            </w:tcBorders>
          </w:tcPr>
          <w:p w14:paraId="5C132E1E" w14:textId="77777777" w:rsidR="00212109" w:rsidRPr="00212109"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12109">
              <w:rPr>
                <w:rFonts w:eastAsia="Times New Roman"/>
                <w:sz w:val="14"/>
                <w:szCs w:val="14"/>
              </w:rPr>
              <w:t>Responsible Rater Name:</w:t>
            </w:r>
          </w:p>
        </w:tc>
        <w:tc>
          <w:tcPr>
            <w:tcW w:w="6158" w:type="dxa"/>
            <w:tcBorders>
              <w:top w:val="single" w:sz="4" w:space="0" w:color="auto"/>
              <w:left w:val="single" w:sz="4" w:space="0" w:color="auto"/>
              <w:bottom w:val="single" w:sz="4" w:space="0" w:color="auto"/>
              <w:right w:val="single" w:sz="4" w:space="0" w:color="auto"/>
            </w:tcBorders>
          </w:tcPr>
          <w:p w14:paraId="66DD17BA" w14:textId="77777777" w:rsidR="00212109" w:rsidRPr="00212109"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12109">
              <w:rPr>
                <w:rFonts w:eastAsia="Times New Roman"/>
                <w:sz w:val="14"/>
                <w:szCs w:val="14"/>
              </w:rPr>
              <w:t>Responsible Rater Signature:</w:t>
            </w:r>
          </w:p>
        </w:tc>
      </w:tr>
      <w:tr w:rsidR="00212109" w:rsidRPr="00212109" w14:paraId="15405648" w14:textId="77777777" w:rsidTr="003317CB">
        <w:tblPrEx>
          <w:tblCellMar>
            <w:left w:w="108" w:type="dxa"/>
            <w:right w:w="108" w:type="dxa"/>
          </w:tblCellMar>
        </w:tblPrEx>
        <w:trPr>
          <w:trHeight w:hRule="exact" w:val="360"/>
        </w:trPr>
        <w:tc>
          <w:tcPr>
            <w:tcW w:w="4637" w:type="dxa"/>
            <w:tcBorders>
              <w:top w:val="single" w:sz="4" w:space="0" w:color="auto"/>
              <w:left w:val="single" w:sz="4" w:space="0" w:color="auto"/>
              <w:bottom w:val="single" w:sz="4" w:space="0" w:color="auto"/>
              <w:right w:val="single" w:sz="4" w:space="0" w:color="auto"/>
            </w:tcBorders>
          </w:tcPr>
          <w:p w14:paraId="2E4B4B26" w14:textId="77777777" w:rsidR="00212109" w:rsidRPr="00212109"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12109">
              <w:rPr>
                <w:rFonts w:eastAsia="Times New Roman"/>
                <w:sz w:val="14"/>
                <w:szCs w:val="14"/>
              </w:rPr>
              <w:t>Responsible Rater Certification Number w/ this HERS Provider</w:t>
            </w:r>
          </w:p>
        </w:tc>
        <w:tc>
          <w:tcPr>
            <w:tcW w:w="6158" w:type="dxa"/>
            <w:tcBorders>
              <w:top w:val="single" w:sz="4" w:space="0" w:color="auto"/>
              <w:left w:val="single" w:sz="4" w:space="0" w:color="auto"/>
              <w:bottom w:val="single" w:sz="4" w:space="0" w:color="auto"/>
              <w:right w:val="single" w:sz="4" w:space="0" w:color="auto"/>
            </w:tcBorders>
          </w:tcPr>
          <w:p w14:paraId="198EC5A0" w14:textId="77777777" w:rsidR="00212109" w:rsidRPr="00212109"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12109">
              <w:rPr>
                <w:rFonts w:eastAsia="Times New Roman"/>
                <w:sz w:val="14"/>
                <w:szCs w:val="14"/>
              </w:rPr>
              <w:t>Date Signed:</w:t>
            </w:r>
          </w:p>
        </w:tc>
      </w:tr>
    </w:tbl>
    <w:p w14:paraId="45213D9A" w14:textId="3E1D4911" w:rsidR="00585D1F" w:rsidRPr="00450E94" w:rsidRDefault="000849F0" w:rsidP="00585D1F">
      <w:pPr>
        <w:spacing w:after="0" w:line="240" w:lineRule="auto"/>
        <w:jc w:val="center"/>
        <w:rPr>
          <w:b/>
          <w:sz w:val="18"/>
          <w:szCs w:val="18"/>
        </w:rPr>
      </w:pPr>
      <w:r>
        <w:rPr>
          <w:rFonts w:asciiTheme="minorHAnsi" w:hAnsiTheme="minorHAnsi" w:cstheme="minorHAnsi"/>
          <w:b/>
          <w:sz w:val="18"/>
          <w:szCs w:val="18"/>
        </w:rPr>
        <w:br w:type="page"/>
      </w:r>
      <w:r w:rsidR="00B71192" w:rsidRPr="00450E94">
        <w:rPr>
          <w:b/>
          <w:sz w:val="18"/>
          <w:szCs w:val="18"/>
        </w:rPr>
        <w:lastRenderedPageBreak/>
        <w:t>CF3R</w:t>
      </w:r>
      <w:r w:rsidR="00585D1F" w:rsidRPr="00450E94">
        <w:rPr>
          <w:b/>
          <w:sz w:val="18"/>
          <w:szCs w:val="18"/>
        </w:rPr>
        <w:t>-PLB-22-H User Instructions</w:t>
      </w:r>
    </w:p>
    <w:p w14:paraId="147A221A"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71E8FD3F" w:rsidR="00585D1F" w:rsidRPr="00450E94"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450E94">
        <w:rPr>
          <w:rFonts w:asciiTheme="minorHAnsi" w:hAnsiTheme="minorHAnsi" w:cs="Arial"/>
          <w:b/>
          <w:sz w:val="18"/>
          <w:szCs w:val="18"/>
        </w:rPr>
        <w:t>A</w:t>
      </w:r>
      <w:r w:rsidR="00585D1F" w:rsidRPr="00450E94">
        <w:rPr>
          <w:rFonts w:asciiTheme="minorHAnsi" w:hAnsiTheme="minorHAnsi" w:cs="Arial"/>
          <w:b/>
          <w:sz w:val="18"/>
          <w:szCs w:val="18"/>
        </w:rPr>
        <w:t xml:space="preserve">. Design </w:t>
      </w:r>
      <w:ins w:id="290" w:author="Alhabibi, Haider@Energy" w:date="2021-12-12T22:52:00Z">
        <w:r w:rsidR="00A566AA">
          <w:rPr>
            <w:rFonts w:asciiTheme="minorHAnsi" w:hAnsiTheme="minorHAnsi" w:cstheme="minorHAnsi"/>
            <w:b/>
            <w:sz w:val="20"/>
            <w:szCs w:val="20"/>
          </w:rPr>
          <w:t xml:space="preserve">HERS Verified </w:t>
        </w:r>
      </w:ins>
      <w:r w:rsidR="00585D1F" w:rsidRPr="00450E94">
        <w:rPr>
          <w:rFonts w:asciiTheme="minorHAnsi" w:hAnsiTheme="minorHAnsi" w:cs="Arial"/>
          <w:b/>
          <w:sz w:val="18"/>
          <w:szCs w:val="18"/>
        </w:rPr>
        <w:t>Central Water Heating Systems Information</w:t>
      </w:r>
    </w:p>
    <w:p w14:paraId="036FDD4A" w14:textId="78FC977B" w:rsidR="00585D1F"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ins w:id="291" w:author="Alhabibi, Haider@Energy" w:date="2022-01-25T19:54:00Z"/>
          <w:rFonts w:asciiTheme="minorHAnsi" w:hAnsiTheme="minorHAnsi"/>
          <w:sz w:val="18"/>
          <w:szCs w:val="18"/>
        </w:rPr>
      </w:pPr>
      <w:r w:rsidRPr="00450E94">
        <w:rPr>
          <w:rFonts w:asciiTheme="minorHAnsi" w:hAnsiTheme="minorHAnsi"/>
          <w:sz w:val="18"/>
          <w:szCs w:val="18"/>
        </w:rPr>
        <w:t>This table reports the water heating system features that were specified on the registered CF1R compliance document for this project. For information only and requires no user input.</w:t>
      </w:r>
    </w:p>
    <w:p w14:paraId="0D4C37E8" w14:textId="0D0926AA" w:rsidR="00D9665A" w:rsidRDefault="00D9665A"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ins w:id="292" w:author="Alhabibi, Haider@Energy" w:date="2022-01-25T19:54:00Z"/>
          <w:rFonts w:asciiTheme="minorHAnsi" w:hAnsiTheme="minorHAnsi"/>
          <w:sz w:val="18"/>
          <w:szCs w:val="18"/>
        </w:rPr>
      </w:pPr>
    </w:p>
    <w:p w14:paraId="43ECDAD1" w14:textId="4A536DAE" w:rsidR="00D9665A" w:rsidRPr="005828AE" w:rsidRDefault="00D9665A" w:rsidP="00D9665A">
      <w:pPr>
        <w:keepNext/>
        <w:spacing w:after="0" w:line="240" w:lineRule="auto"/>
        <w:rPr>
          <w:ins w:id="293" w:author="Alhabibi, Haider@Energy" w:date="2022-01-25T19:54:00Z"/>
          <w:rFonts w:asciiTheme="minorHAnsi" w:hAnsiTheme="minorHAnsi" w:cstheme="minorHAnsi"/>
          <w:b/>
          <w:sz w:val="18"/>
          <w:szCs w:val="18"/>
        </w:rPr>
      </w:pPr>
      <w:ins w:id="294" w:author="Alhabibi, Haider@Energy" w:date="2022-01-25T19:54:00Z">
        <w:r>
          <w:rPr>
            <w:rFonts w:asciiTheme="minorHAnsi" w:hAnsiTheme="minorHAnsi" w:cstheme="minorHAnsi"/>
            <w:b/>
            <w:sz w:val="18"/>
            <w:szCs w:val="18"/>
          </w:rPr>
          <w:t>A</w:t>
        </w:r>
      </w:ins>
      <w:ins w:id="295" w:author="Alhabibi, Haider@Energy" w:date="2022-03-07T12:55:00Z">
        <w:r w:rsidR="00D525FE">
          <w:rPr>
            <w:rFonts w:asciiTheme="minorHAnsi" w:hAnsiTheme="minorHAnsi" w:cstheme="minorHAnsi"/>
            <w:b/>
            <w:sz w:val="18"/>
            <w:szCs w:val="18"/>
          </w:rPr>
          <w:t>2</w:t>
        </w:r>
      </w:ins>
      <w:ins w:id="296" w:author="Alhabibi, Haider@Energy" w:date="2022-01-25T19:54:00Z">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ins>
    </w:p>
    <w:p w14:paraId="331CF949" w14:textId="70935F09" w:rsidR="00D9665A" w:rsidRPr="00450E94" w:rsidRDefault="00D9665A" w:rsidP="00D9665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ins w:id="297" w:author="Alhabibi, Haider@Energy" w:date="2022-01-25T19:54:00Z">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ins>
    </w:p>
    <w:p w14:paraId="75891B73"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7C2891E7" w14:textId="27E89B7F" w:rsidR="00720D79" w:rsidRPr="00450E94" w:rsidRDefault="006E1E98" w:rsidP="00720D79">
      <w:pPr>
        <w:keepNext/>
        <w:spacing w:after="0" w:line="240" w:lineRule="auto"/>
        <w:rPr>
          <w:rFonts w:asciiTheme="minorHAnsi" w:hAnsiTheme="minorHAnsi" w:cstheme="minorHAnsi"/>
          <w:sz w:val="18"/>
          <w:szCs w:val="18"/>
        </w:rPr>
      </w:pPr>
      <w:r w:rsidRPr="00450E94">
        <w:rPr>
          <w:rFonts w:asciiTheme="minorHAnsi" w:hAnsiTheme="minorHAnsi" w:cstheme="minorHAnsi"/>
          <w:b/>
          <w:sz w:val="18"/>
          <w:szCs w:val="18"/>
        </w:rPr>
        <w:t>B</w:t>
      </w:r>
      <w:r w:rsidR="00720D79" w:rsidRPr="00450E94">
        <w:rPr>
          <w:rFonts w:asciiTheme="minorHAnsi" w:hAnsiTheme="minorHAnsi" w:cstheme="minorHAnsi"/>
          <w:b/>
          <w:sz w:val="18"/>
          <w:szCs w:val="18"/>
        </w:rPr>
        <w:t xml:space="preserve">. Installed </w:t>
      </w:r>
      <w:ins w:id="298" w:author="Alhabibi, Haider@Energy" w:date="2021-12-12T22:52:00Z">
        <w:r w:rsidR="00B802F5">
          <w:rPr>
            <w:rFonts w:asciiTheme="minorHAnsi" w:hAnsiTheme="minorHAnsi" w:cstheme="minorHAnsi"/>
            <w:b/>
            <w:sz w:val="20"/>
            <w:szCs w:val="20"/>
          </w:rPr>
          <w:t xml:space="preserve">HERS Verified </w:t>
        </w:r>
      </w:ins>
      <w:r w:rsidR="00720D79" w:rsidRPr="00450E94">
        <w:rPr>
          <w:rFonts w:asciiTheme="minorHAnsi" w:hAnsiTheme="minorHAnsi" w:cstheme="minorHAnsi"/>
          <w:b/>
          <w:sz w:val="18"/>
          <w:szCs w:val="18"/>
        </w:rPr>
        <w:t>Dwelling Unit Water Heating Systems Information</w:t>
      </w:r>
    </w:p>
    <w:p w14:paraId="3B724820" w14:textId="77777777" w:rsidR="00720D79" w:rsidRPr="00450E94" w:rsidRDefault="00720D79" w:rsidP="00720D79">
      <w:pPr>
        <w:keepNext/>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information that is being installed. Require one line for each system.</w:t>
      </w:r>
    </w:p>
    <w:p w14:paraId="75DB6FA4" w14:textId="767AE71D" w:rsidR="00EB333A"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 xml:space="preserve">01 </w:t>
      </w:r>
      <w:r w:rsidR="00EB333A">
        <w:rPr>
          <w:rFonts w:asciiTheme="minorHAnsi" w:hAnsiTheme="minorHAnsi" w:cstheme="minorHAnsi"/>
          <w:sz w:val="18"/>
          <w:szCs w:val="18"/>
        </w:rPr>
        <w:t xml:space="preserve">Dwelling Unit Name - </w:t>
      </w:r>
      <w:r w:rsidR="00EB333A" w:rsidRPr="00450E94">
        <w:rPr>
          <w:rFonts w:asciiTheme="minorHAnsi" w:hAnsiTheme="minorHAnsi" w:cstheme="minorHAnsi"/>
          <w:sz w:val="18"/>
          <w:szCs w:val="18"/>
        </w:rPr>
        <w:t>Reference information from CF1R.</w:t>
      </w:r>
      <w:r w:rsidR="00EB333A">
        <w:rPr>
          <w:rFonts w:asciiTheme="minorHAnsi" w:hAnsiTheme="minorHAnsi" w:cstheme="minorHAnsi"/>
          <w:sz w:val="18"/>
          <w:szCs w:val="18"/>
        </w:rPr>
        <w:t xml:space="preserve"> </w:t>
      </w:r>
    </w:p>
    <w:p w14:paraId="2A45BB2F" w14:textId="17A8C2F1" w:rsidR="00720D79" w:rsidRPr="00450E94" w:rsidRDefault="00EB333A"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 xml:space="preserve">02 </w:t>
      </w:r>
      <w:r w:rsidR="00720D79" w:rsidRPr="00450E94">
        <w:rPr>
          <w:rFonts w:asciiTheme="minorHAnsi" w:hAnsiTheme="minorHAnsi" w:cstheme="minorHAnsi"/>
          <w:sz w:val="18"/>
          <w:szCs w:val="18"/>
        </w:rPr>
        <w:t>Water Heating System ID or Name – Reference information from CF1R.</w:t>
      </w:r>
    </w:p>
    <w:p w14:paraId="502ABF75" w14:textId="58E64B1F"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3</w:t>
      </w:r>
      <w:r w:rsidRPr="00450E94">
        <w:rPr>
          <w:rFonts w:asciiTheme="minorHAnsi" w:hAnsiTheme="minorHAnsi" w:cstheme="minorHAnsi"/>
          <w:sz w:val="18"/>
          <w:szCs w:val="18"/>
        </w:rPr>
        <w:t xml:space="preserve"> Water Heating System Type – Reference information from CF1R. The different kinds of water heating system type are </w:t>
      </w:r>
      <w:proofErr w:type="gramStart"/>
      <w:r w:rsidRPr="00450E94">
        <w:rPr>
          <w:rFonts w:asciiTheme="minorHAnsi" w:hAnsiTheme="minorHAnsi" w:cstheme="minorHAnsi"/>
          <w:sz w:val="18"/>
          <w:szCs w:val="18"/>
        </w:rPr>
        <w:t>DHW, or</w:t>
      </w:r>
      <w:proofErr w:type="gramEnd"/>
      <w:r w:rsidRPr="00450E94">
        <w:rPr>
          <w:rFonts w:asciiTheme="minorHAnsi" w:hAnsiTheme="minorHAnsi" w:cstheme="minorHAnsi"/>
          <w:sz w:val="18"/>
          <w:szCs w:val="18"/>
        </w:rPr>
        <w:t xml:space="preserve"> Combined Hydronic.</w:t>
      </w:r>
    </w:p>
    <w:p w14:paraId="12FFCCFD" w14:textId="15DCC466" w:rsidR="00720D79" w:rsidRPr="00450E94" w:rsidRDefault="00720D79" w:rsidP="00720D79">
      <w:pPr>
        <w:keepNext/>
        <w:spacing w:after="0" w:line="240" w:lineRule="auto"/>
        <w:ind w:left="540" w:hanging="27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4</w:t>
      </w:r>
      <w:r w:rsidRPr="00450E94">
        <w:rPr>
          <w:rFonts w:asciiTheme="minorHAnsi" w:hAnsiTheme="minorHAnsi" w:cstheme="minorHAnsi"/>
          <w:sz w:val="18"/>
          <w:szCs w:val="18"/>
        </w:rPr>
        <w:t xml:space="preserve"> Water Heater Type – Information from CF1R. The different kinds of water heaters are Large/Commercial Storage, Small/Consumer Storage, Residential-Duty Commercial Storage, Heat Pump, Boiler, Large/Commercial Instantaneous, Small/Consumer Instantaneous, Residential-Duty Commercial </w:t>
      </w:r>
      <w:proofErr w:type="gramStart"/>
      <w:r w:rsidRPr="00450E94">
        <w:rPr>
          <w:rFonts w:asciiTheme="minorHAnsi" w:hAnsiTheme="minorHAnsi" w:cstheme="minorHAnsi"/>
          <w:sz w:val="18"/>
          <w:szCs w:val="18"/>
        </w:rPr>
        <w:t>Instantaneous</w:t>
      </w:r>
      <w:proofErr w:type="gramEnd"/>
      <w:r w:rsidRPr="00450E94">
        <w:rPr>
          <w:rFonts w:asciiTheme="minorHAnsi" w:hAnsiTheme="minorHAnsi" w:cstheme="minorHAnsi"/>
          <w:sz w:val="18"/>
          <w:szCs w:val="18"/>
        </w:rPr>
        <w:t xml:space="preserve"> or Indirect.</w:t>
      </w:r>
    </w:p>
    <w:p w14:paraId="7A67C572" w14:textId="51673241"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5</w:t>
      </w:r>
      <w:r w:rsidRPr="00450E94">
        <w:rPr>
          <w:rFonts w:asciiTheme="minorHAnsi" w:hAnsiTheme="minorHAnsi" w:cstheme="minorHAnsi"/>
          <w:sz w:val="18"/>
          <w:szCs w:val="18"/>
        </w:rPr>
        <w:t xml:space="preserve"> # of </w:t>
      </w:r>
      <w:r w:rsidR="00EB333A">
        <w:rPr>
          <w:rFonts w:asciiTheme="minorHAnsi" w:hAnsiTheme="minorHAnsi" w:cstheme="minorHAnsi"/>
          <w:sz w:val="18"/>
          <w:szCs w:val="18"/>
        </w:rPr>
        <w:t xml:space="preserve">Like (or Identical) </w:t>
      </w:r>
      <w:r w:rsidRPr="00450E94">
        <w:rPr>
          <w:rFonts w:asciiTheme="minorHAnsi" w:hAnsiTheme="minorHAnsi" w:cstheme="minorHAnsi"/>
          <w:sz w:val="18"/>
          <w:szCs w:val="18"/>
        </w:rPr>
        <w:t>Water Heaters in system – Reference information from CF1R.</w:t>
      </w:r>
    </w:p>
    <w:p w14:paraId="1F48CB14" w14:textId="7EFFC01A"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6</w:t>
      </w:r>
      <w:r w:rsidRPr="00450E94">
        <w:rPr>
          <w:rFonts w:asciiTheme="minorHAnsi" w:hAnsiTheme="minorHAnsi" w:cstheme="minorHAnsi"/>
          <w:sz w:val="18"/>
          <w:szCs w:val="18"/>
        </w:rPr>
        <w:t xml:space="preserve"> Fuel Type – Reference information from CF1R. The different kinds of fuel types are natural gas, propane, oil, or electricity.</w:t>
      </w:r>
    </w:p>
    <w:p w14:paraId="46A38320" w14:textId="34799324"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7</w:t>
      </w:r>
      <w:r w:rsidRPr="00450E94">
        <w:rPr>
          <w:rFonts w:asciiTheme="minorHAnsi" w:hAnsiTheme="minorHAnsi" w:cstheme="minorHAnsi"/>
          <w:sz w:val="18"/>
          <w:szCs w:val="18"/>
        </w:rPr>
        <w:t xml:space="preserve"> Rated Input Type – Reference information from CF1R. For natural gas, propane and oil fuel type the input type is Btu/hr. For electric the input type is kW.</w:t>
      </w:r>
    </w:p>
    <w:p w14:paraId="09EA39B2" w14:textId="370EA2EC"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8</w:t>
      </w:r>
      <w:r w:rsidRPr="00450E94">
        <w:rPr>
          <w:rFonts w:asciiTheme="minorHAnsi" w:hAnsiTheme="minorHAnsi" w:cstheme="minorHAnsi"/>
          <w:sz w:val="18"/>
          <w:szCs w:val="18"/>
        </w:rPr>
        <w:t xml:space="preserve"> Rated Input Value – User input. Numerical value of the rated input. Must be equal to or less than value indicated on the CF1R.</w:t>
      </w:r>
    </w:p>
    <w:p w14:paraId="27595D51" w14:textId="478CFF37" w:rsidR="006E1E98" w:rsidRPr="00450E94" w:rsidRDefault="006E1E98"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9</w:t>
      </w:r>
      <w:r w:rsidRPr="00450E94">
        <w:rPr>
          <w:rFonts w:asciiTheme="minorHAnsi" w:hAnsiTheme="minorHAnsi" w:cstheme="minorHAnsi"/>
          <w:sz w:val="18"/>
          <w:szCs w:val="18"/>
        </w:rPr>
        <w:t xml:space="preserve"> Central DHW System Distribution - Reference information from CF1R.</w:t>
      </w:r>
    </w:p>
    <w:p w14:paraId="79B417AF" w14:textId="0727C5C3" w:rsidR="00720D79" w:rsidRPr="00450E94" w:rsidRDefault="00EB333A"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10</w:t>
      </w:r>
      <w:r w:rsidR="00720D79" w:rsidRPr="00450E94">
        <w:rPr>
          <w:rFonts w:asciiTheme="minorHAnsi" w:hAnsiTheme="minorHAnsi" w:cstheme="minorHAnsi"/>
          <w:sz w:val="18"/>
          <w:szCs w:val="18"/>
        </w:rPr>
        <w:t xml:space="preserve"> Dwelling Unit DHW System Distribution Type - Reference information from CF1R.</w:t>
      </w:r>
    </w:p>
    <w:p w14:paraId="38E7CB77" w14:textId="1BDA8915" w:rsidR="00770BE1" w:rsidRPr="00450E94" w:rsidRDefault="00770BE1"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1</w:t>
      </w:r>
      <w:r w:rsidR="00EB333A">
        <w:rPr>
          <w:rFonts w:asciiTheme="minorHAnsi" w:hAnsiTheme="minorHAnsi" w:cstheme="minorHAnsi"/>
          <w:sz w:val="18"/>
          <w:szCs w:val="18"/>
        </w:rPr>
        <w:t>1</w:t>
      </w:r>
      <w:r w:rsidRPr="00450E94">
        <w:rPr>
          <w:rFonts w:asciiTheme="minorHAnsi" w:hAnsiTheme="minorHAnsi" w:cstheme="minorHAnsi"/>
          <w:sz w:val="18"/>
          <w:szCs w:val="18"/>
        </w:rPr>
        <w:t xml:space="preserve"> Compact Distribution - Reference information from CF1R.</w:t>
      </w:r>
    </w:p>
    <w:p w14:paraId="0CFD935B" w14:textId="2A2E9A6F" w:rsidR="00720D79" w:rsidRDefault="007B0D5E" w:rsidP="007B0D5E">
      <w:pPr>
        <w:keepNext/>
        <w:spacing w:after="0" w:line="240" w:lineRule="auto"/>
        <w:ind w:firstLine="270"/>
        <w:rPr>
          <w:ins w:id="299" w:author="Alhabibi, Haider@Energy" w:date="2021-12-12T22:53:00Z"/>
          <w:rFonts w:asciiTheme="minorHAnsi" w:hAnsiTheme="minorHAnsi" w:cstheme="minorHAnsi"/>
          <w:sz w:val="18"/>
          <w:szCs w:val="18"/>
        </w:rPr>
      </w:pPr>
      <w:r w:rsidRPr="00450E94">
        <w:rPr>
          <w:rFonts w:asciiTheme="minorHAnsi" w:hAnsiTheme="minorHAnsi" w:cstheme="minorHAnsi"/>
          <w:sz w:val="18"/>
          <w:szCs w:val="18"/>
        </w:rPr>
        <w:t>1</w:t>
      </w:r>
      <w:r w:rsidR="00EB333A">
        <w:rPr>
          <w:rFonts w:asciiTheme="minorHAnsi" w:hAnsiTheme="minorHAnsi" w:cstheme="minorHAnsi"/>
          <w:sz w:val="18"/>
          <w:szCs w:val="18"/>
        </w:rPr>
        <w:t>2</w:t>
      </w:r>
      <w:r w:rsidRPr="00450E94">
        <w:rPr>
          <w:rFonts w:asciiTheme="minorHAnsi" w:hAnsiTheme="minorHAnsi" w:cstheme="minorHAnsi"/>
          <w:sz w:val="18"/>
          <w:szCs w:val="18"/>
        </w:rPr>
        <w:t xml:space="preserve"> Drain Water Heat Recovery - Reference information from CF1R.</w:t>
      </w:r>
    </w:p>
    <w:p w14:paraId="58E7652C" w14:textId="6B102446" w:rsidR="0032295A" w:rsidRDefault="0032295A" w:rsidP="007B0D5E">
      <w:pPr>
        <w:keepNext/>
        <w:spacing w:after="0" w:line="240" w:lineRule="auto"/>
        <w:ind w:firstLine="270"/>
        <w:rPr>
          <w:ins w:id="300" w:author="Alhabibi, Haider@Energy" w:date="2021-12-12T22:53:00Z"/>
          <w:rFonts w:asciiTheme="minorHAnsi" w:hAnsiTheme="minorHAnsi" w:cstheme="minorHAnsi"/>
          <w:sz w:val="18"/>
          <w:szCs w:val="18"/>
        </w:rPr>
      </w:pPr>
    </w:p>
    <w:p w14:paraId="7AD9B503" w14:textId="23745A92" w:rsidR="0032295A" w:rsidRPr="005828AE" w:rsidRDefault="00C27BCE" w:rsidP="0032295A">
      <w:pPr>
        <w:keepNext/>
        <w:spacing w:after="0" w:line="240" w:lineRule="auto"/>
        <w:rPr>
          <w:ins w:id="301" w:author="Alhabibi, Haider@Energy" w:date="2021-12-12T22:53:00Z"/>
          <w:rFonts w:asciiTheme="minorHAnsi" w:hAnsiTheme="minorHAnsi" w:cstheme="minorHAnsi"/>
          <w:sz w:val="18"/>
          <w:szCs w:val="18"/>
        </w:rPr>
      </w:pPr>
      <w:ins w:id="302" w:author="Alhabibi, Haider@Energy" w:date="2022-01-25T19:55:00Z">
        <w:r>
          <w:rPr>
            <w:rFonts w:asciiTheme="minorHAnsi" w:hAnsiTheme="minorHAnsi" w:cstheme="minorHAnsi"/>
            <w:b/>
            <w:sz w:val="18"/>
            <w:szCs w:val="18"/>
          </w:rPr>
          <w:t>B2</w:t>
        </w:r>
      </w:ins>
      <w:ins w:id="303" w:author="Alhabibi, Haider@Energy" w:date="2021-12-12T22:53:00Z">
        <w:r w:rsidR="0032295A" w:rsidRPr="005828AE">
          <w:rPr>
            <w:rFonts w:asciiTheme="minorHAnsi" w:hAnsiTheme="minorHAnsi" w:cstheme="minorHAnsi"/>
            <w:b/>
            <w:sz w:val="18"/>
            <w:szCs w:val="18"/>
          </w:rPr>
          <w:t xml:space="preserve">. Installed </w:t>
        </w:r>
        <w:r w:rsidR="0032295A" w:rsidRPr="00C1150F">
          <w:rPr>
            <w:rFonts w:cstheme="minorHAnsi"/>
            <w:b/>
            <w:sz w:val="20"/>
            <w:szCs w:val="20"/>
          </w:rPr>
          <w:t xml:space="preserve">HERS Verified </w:t>
        </w:r>
        <w:r w:rsidR="0032295A" w:rsidRPr="005828AE">
          <w:rPr>
            <w:rFonts w:asciiTheme="minorHAnsi" w:hAnsiTheme="minorHAnsi" w:cstheme="minorHAnsi"/>
            <w:b/>
            <w:sz w:val="18"/>
            <w:szCs w:val="18"/>
          </w:rPr>
          <w:t xml:space="preserve">Dwelling Unit </w:t>
        </w:r>
        <w:r w:rsidR="0032295A" w:rsidRPr="006B6989">
          <w:rPr>
            <w:rFonts w:asciiTheme="minorHAnsi" w:hAnsiTheme="minorHAnsi" w:cstheme="minorHAnsi"/>
            <w:b/>
            <w:sz w:val="18"/>
            <w:szCs w:val="18"/>
          </w:rPr>
          <w:t xml:space="preserve">HPWH System </w:t>
        </w:r>
        <w:r w:rsidR="0032295A" w:rsidRPr="005828AE">
          <w:rPr>
            <w:rFonts w:asciiTheme="minorHAnsi" w:hAnsiTheme="minorHAnsi" w:cstheme="minorHAnsi"/>
            <w:b/>
            <w:sz w:val="18"/>
            <w:szCs w:val="18"/>
          </w:rPr>
          <w:t>Information</w:t>
        </w:r>
      </w:ins>
    </w:p>
    <w:p w14:paraId="0D0221F0" w14:textId="77777777" w:rsidR="0032295A" w:rsidRPr="005828AE" w:rsidRDefault="0032295A" w:rsidP="0032295A">
      <w:pPr>
        <w:keepNext/>
        <w:spacing w:after="0" w:line="240" w:lineRule="auto"/>
        <w:rPr>
          <w:ins w:id="304" w:author="Alhabibi, Haider@Energy" w:date="2021-12-12T22:53:00Z"/>
          <w:rFonts w:asciiTheme="minorHAnsi" w:hAnsiTheme="minorHAnsi" w:cstheme="minorHAnsi"/>
          <w:sz w:val="18"/>
          <w:szCs w:val="18"/>
        </w:rPr>
      </w:pPr>
      <w:ins w:id="305" w:author="Alhabibi, Haider@Energy" w:date="2021-12-12T22:53:00Z">
        <w:r w:rsidRPr="005828AE">
          <w:rPr>
            <w:rFonts w:asciiTheme="minorHAnsi" w:hAnsiTheme="minorHAnsi" w:cstheme="minorHAnsi"/>
            <w:sz w:val="18"/>
            <w:szCs w:val="18"/>
          </w:rPr>
          <w:t xml:space="preserve">This table reports the water heating system information that is being installed. Require one line for each </w:t>
        </w:r>
        <w:r>
          <w:rPr>
            <w:rFonts w:asciiTheme="minorHAnsi" w:hAnsiTheme="minorHAnsi" w:cstheme="minorHAnsi"/>
            <w:sz w:val="18"/>
            <w:szCs w:val="18"/>
          </w:rPr>
          <w:t>installed water heater</w:t>
        </w:r>
        <w:r w:rsidRPr="005828AE">
          <w:rPr>
            <w:rFonts w:asciiTheme="minorHAnsi" w:hAnsiTheme="minorHAnsi" w:cstheme="minorHAnsi"/>
            <w:sz w:val="18"/>
            <w:szCs w:val="18"/>
          </w:rPr>
          <w:t>.  Not applicable for central systems.</w:t>
        </w:r>
      </w:ins>
    </w:p>
    <w:p w14:paraId="25DCB2C1" w14:textId="77777777" w:rsidR="0032295A" w:rsidRPr="005828AE" w:rsidRDefault="0032295A" w:rsidP="0032295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06" w:author="Alhabibi, Haider@Energy" w:date="2021-12-12T22:53:00Z"/>
          <w:rFonts w:asciiTheme="minorHAnsi" w:hAnsiTheme="minorHAnsi" w:cstheme="minorHAnsi"/>
          <w:b/>
          <w:sz w:val="18"/>
          <w:szCs w:val="18"/>
        </w:rPr>
      </w:pPr>
      <w:ins w:id="307" w:author="Alhabibi, Haider@Energy" w:date="2021-12-12T22:53:00Z">
        <w:r w:rsidRPr="005828AE">
          <w:rPr>
            <w:rFonts w:asciiTheme="minorHAnsi" w:hAnsiTheme="minorHAnsi" w:cstheme="minorHAnsi"/>
            <w:sz w:val="18"/>
            <w:szCs w:val="18"/>
          </w:rPr>
          <w:tab/>
          <w:t xml:space="preserve">01 </w:t>
        </w:r>
        <w:r w:rsidRPr="00D501FF">
          <w:rPr>
            <w:rFonts w:asciiTheme="minorHAnsi" w:hAnsiTheme="minorHAnsi" w:cstheme="minorHAnsi"/>
            <w:sz w:val="18"/>
            <w:szCs w:val="18"/>
          </w:rPr>
          <w:t>Dwelling Unit Name</w:t>
        </w:r>
        <w:r w:rsidRPr="00D501FF" w:rsidDel="00D501FF">
          <w:rPr>
            <w:rFonts w:asciiTheme="minorHAnsi" w:hAnsiTheme="minorHAnsi" w:cstheme="minorHAnsi"/>
            <w:sz w:val="18"/>
            <w:szCs w:val="18"/>
          </w:rPr>
          <w:t xml:space="preserve"> </w:t>
        </w:r>
        <w:r w:rsidRPr="005828AE">
          <w:rPr>
            <w:rFonts w:asciiTheme="minorHAnsi" w:hAnsiTheme="minorHAnsi" w:cstheme="minorHAnsi"/>
            <w:sz w:val="18"/>
            <w:szCs w:val="18"/>
          </w:rPr>
          <w:t xml:space="preserve">– Reference information from </w:t>
        </w:r>
        <w:r>
          <w:rPr>
            <w:rFonts w:asciiTheme="minorHAnsi" w:hAnsiTheme="minorHAnsi" w:cstheme="minorHAnsi"/>
            <w:sz w:val="18"/>
            <w:szCs w:val="18"/>
          </w:rPr>
          <w:t>Table C.</w:t>
        </w:r>
      </w:ins>
    </w:p>
    <w:p w14:paraId="1EC2634B" w14:textId="77777777" w:rsidR="0032295A" w:rsidRPr="005828AE" w:rsidRDefault="0032295A" w:rsidP="0032295A">
      <w:pPr>
        <w:keepNext/>
        <w:spacing w:after="0" w:line="240" w:lineRule="auto"/>
        <w:ind w:left="720" w:hanging="450"/>
        <w:rPr>
          <w:ins w:id="308" w:author="Alhabibi, Haider@Energy" w:date="2021-12-12T22:53:00Z"/>
          <w:rFonts w:asciiTheme="minorHAnsi" w:hAnsiTheme="minorHAnsi" w:cstheme="minorHAnsi"/>
          <w:sz w:val="18"/>
          <w:szCs w:val="18"/>
        </w:rPr>
      </w:pPr>
      <w:ins w:id="309" w:author="Alhabibi, Haider@Energy" w:date="2021-12-12T22:53:00Z">
        <w:r w:rsidRPr="005828AE">
          <w:rPr>
            <w:rFonts w:asciiTheme="minorHAnsi" w:hAnsiTheme="minorHAnsi" w:cstheme="minorHAnsi"/>
            <w:sz w:val="18"/>
            <w:szCs w:val="18"/>
          </w:rPr>
          <w:t xml:space="preserve">02 </w:t>
        </w:r>
        <w:r w:rsidRPr="0098510F">
          <w:rPr>
            <w:rFonts w:asciiTheme="minorHAnsi" w:hAnsiTheme="minorHAnsi" w:cstheme="minorHAnsi"/>
            <w:sz w:val="18"/>
            <w:szCs w:val="18"/>
          </w:rPr>
          <w:t>Water Heating System ID</w:t>
        </w:r>
        <w:r>
          <w:rPr>
            <w:rFonts w:asciiTheme="minorHAnsi" w:hAnsiTheme="minorHAnsi" w:cstheme="minorHAnsi"/>
            <w:sz w:val="18"/>
            <w:szCs w:val="18"/>
          </w:rPr>
          <w:t xml:space="preserve"> </w:t>
        </w:r>
        <w:r w:rsidRPr="0098510F">
          <w:rPr>
            <w:rFonts w:asciiTheme="minorHAnsi" w:hAnsiTheme="minorHAnsi" w:cstheme="minorHAnsi"/>
            <w:sz w:val="18"/>
            <w:szCs w:val="18"/>
          </w:rPr>
          <w:t>or Name</w:t>
        </w:r>
        <w:r w:rsidRPr="005828AE">
          <w:rPr>
            <w:rFonts w:asciiTheme="minorHAnsi" w:hAnsiTheme="minorHAnsi" w:cstheme="minorHAnsi"/>
            <w:sz w:val="18"/>
            <w:szCs w:val="18"/>
          </w:rPr>
          <w:t xml:space="preserve"> – Reference information from </w:t>
        </w:r>
        <w:r>
          <w:rPr>
            <w:rFonts w:asciiTheme="minorHAnsi" w:hAnsiTheme="minorHAnsi" w:cstheme="minorHAnsi"/>
            <w:sz w:val="18"/>
            <w:szCs w:val="18"/>
          </w:rPr>
          <w:t>Table C</w:t>
        </w:r>
        <w:r w:rsidRPr="005828AE">
          <w:rPr>
            <w:rFonts w:asciiTheme="minorHAnsi" w:hAnsiTheme="minorHAnsi" w:cstheme="minorHAnsi"/>
            <w:sz w:val="18"/>
            <w:szCs w:val="18"/>
          </w:rPr>
          <w:t>.</w:t>
        </w:r>
        <w:r>
          <w:rPr>
            <w:rFonts w:asciiTheme="minorHAnsi" w:hAnsiTheme="minorHAnsi" w:cstheme="minorHAnsi"/>
            <w:sz w:val="18"/>
            <w:szCs w:val="18"/>
          </w:rPr>
          <w:t xml:space="preserve"> </w:t>
        </w:r>
        <w:r w:rsidRPr="005828AE">
          <w:rPr>
            <w:rFonts w:asciiTheme="minorHAnsi" w:hAnsiTheme="minorHAnsi" w:cstheme="minorHAnsi"/>
            <w:sz w:val="18"/>
            <w:szCs w:val="18"/>
          </w:rPr>
          <w:t>AFUE, UEF and Thermal Efficiency.</w:t>
        </w:r>
      </w:ins>
    </w:p>
    <w:p w14:paraId="2267EB2C" w14:textId="77777777" w:rsidR="0032295A" w:rsidRDefault="0032295A" w:rsidP="0032295A">
      <w:pPr>
        <w:keepNext/>
        <w:spacing w:after="0" w:line="240" w:lineRule="auto"/>
        <w:ind w:left="720" w:hanging="450"/>
        <w:rPr>
          <w:ins w:id="310" w:author="Alhabibi, Haider@Energy" w:date="2021-12-12T22:53:00Z"/>
          <w:rFonts w:asciiTheme="minorHAnsi" w:hAnsiTheme="minorHAnsi" w:cstheme="minorHAnsi"/>
          <w:sz w:val="18"/>
          <w:szCs w:val="18"/>
        </w:rPr>
      </w:pPr>
      <w:ins w:id="311" w:author="Alhabibi, Haider@Energy" w:date="2021-12-12T22:53:00Z">
        <w:r w:rsidRPr="005828AE">
          <w:rPr>
            <w:rFonts w:asciiTheme="minorHAnsi" w:hAnsiTheme="minorHAnsi" w:cstheme="minorHAnsi"/>
            <w:sz w:val="18"/>
            <w:szCs w:val="18"/>
          </w:rPr>
          <w:t>03</w:t>
        </w:r>
        <w:r w:rsidRPr="00C13027">
          <w:rPr>
            <w:rFonts w:asciiTheme="minorHAnsi" w:hAnsiTheme="minorHAnsi" w:cstheme="minorHAnsi"/>
            <w:sz w:val="18"/>
            <w:szCs w:val="18"/>
          </w:rPr>
          <w:t>Modeled Equipment</w:t>
        </w:r>
        <w:r>
          <w:rPr>
            <w:rFonts w:asciiTheme="minorHAnsi" w:hAnsiTheme="minorHAnsi" w:cstheme="minorHAnsi"/>
            <w:sz w:val="18"/>
            <w:szCs w:val="18"/>
          </w:rPr>
          <w:t xml:space="preserve"> </w:t>
        </w:r>
        <w:r w:rsidRPr="00C13027">
          <w:rPr>
            <w:rFonts w:asciiTheme="minorHAnsi" w:hAnsiTheme="minorHAnsi" w:cstheme="minorHAnsi"/>
            <w:sz w:val="18"/>
            <w:szCs w:val="18"/>
          </w:rPr>
          <w:t>Make and Model</w:t>
        </w:r>
        <w:r w:rsidRPr="00C13027" w:rsidDel="00C13027">
          <w:rPr>
            <w:rFonts w:asciiTheme="minorHAnsi" w:hAnsiTheme="minorHAnsi" w:cstheme="minorHAnsi"/>
            <w:sz w:val="18"/>
            <w:szCs w:val="18"/>
          </w:rPr>
          <w:t xml:space="preserve"> </w:t>
        </w:r>
        <w:r w:rsidRPr="005828AE">
          <w:rPr>
            <w:rFonts w:asciiTheme="minorHAnsi" w:hAnsiTheme="minorHAnsi" w:cstheme="minorHAnsi"/>
            <w:sz w:val="18"/>
            <w:szCs w:val="18"/>
          </w:rPr>
          <w:t xml:space="preserve">– User input </w:t>
        </w:r>
        <w:r>
          <w:rPr>
            <w:rFonts w:asciiTheme="minorHAnsi" w:hAnsiTheme="minorHAnsi" w:cstheme="minorHAnsi"/>
            <w:sz w:val="18"/>
            <w:szCs w:val="18"/>
          </w:rPr>
          <w:t>m</w:t>
        </w:r>
        <w:r w:rsidRPr="005828AE">
          <w:rPr>
            <w:rFonts w:asciiTheme="minorHAnsi" w:hAnsiTheme="minorHAnsi" w:cstheme="minorHAnsi"/>
            <w:sz w:val="18"/>
            <w:szCs w:val="18"/>
          </w:rPr>
          <w:t xml:space="preserve">ust be equal to </w:t>
        </w:r>
        <w:r>
          <w:rPr>
            <w:rFonts w:asciiTheme="minorHAnsi" w:hAnsiTheme="minorHAnsi" w:cstheme="minorHAnsi"/>
            <w:sz w:val="18"/>
            <w:szCs w:val="18"/>
          </w:rPr>
          <w:t>the</w:t>
        </w:r>
        <w:r w:rsidRPr="005828AE">
          <w:rPr>
            <w:rFonts w:asciiTheme="minorHAnsi" w:hAnsiTheme="minorHAnsi" w:cstheme="minorHAnsi"/>
            <w:sz w:val="18"/>
            <w:szCs w:val="18"/>
          </w:rPr>
          <w:t xml:space="preserve"> value indicated on </w:t>
        </w:r>
        <w:r>
          <w:rPr>
            <w:rFonts w:asciiTheme="minorHAnsi" w:hAnsiTheme="minorHAnsi" w:cstheme="minorHAnsi"/>
            <w:sz w:val="18"/>
            <w:szCs w:val="18"/>
          </w:rPr>
          <w:t xml:space="preserve">Table C as default </w:t>
        </w:r>
        <w:r w:rsidRPr="00C75F6D">
          <w:rPr>
            <w:rFonts w:asciiTheme="minorHAnsi" w:hAnsiTheme="minorHAnsi" w:cstheme="minorHAnsi"/>
            <w:sz w:val="18"/>
            <w:szCs w:val="18"/>
          </w:rPr>
          <w:t xml:space="preserve">and allow user to override with an equivalent system based on the simulated equipment in </w:t>
        </w:r>
        <w:r>
          <w:rPr>
            <w:rFonts w:asciiTheme="minorHAnsi" w:hAnsiTheme="minorHAnsi" w:cstheme="minorHAnsi"/>
            <w:sz w:val="18"/>
            <w:szCs w:val="18"/>
          </w:rPr>
          <w:t>Table C.</w:t>
        </w:r>
      </w:ins>
    </w:p>
    <w:p w14:paraId="07B5AFEF" w14:textId="77777777" w:rsidR="0032295A" w:rsidRPr="005828AE" w:rsidRDefault="0032295A" w:rsidP="0032295A">
      <w:pPr>
        <w:keepNext/>
        <w:spacing w:after="0" w:line="240" w:lineRule="auto"/>
        <w:ind w:left="720" w:hanging="450"/>
        <w:rPr>
          <w:ins w:id="312" w:author="Alhabibi, Haider@Energy" w:date="2021-12-12T22:53:00Z"/>
          <w:rFonts w:asciiTheme="minorHAnsi" w:hAnsiTheme="minorHAnsi" w:cstheme="minorHAnsi"/>
          <w:sz w:val="18"/>
          <w:szCs w:val="18"/>
        </w:rPr>
      </w:pPr>
      <w:ins w:id="313" w:author="Alhabibi, Haider@Energy" w:date="2021-12-12T22:53:00Z">
        <w:r w:rsidRPr="005828AE">
          <w:rPr>
            <w:rFonts w:asciiTheme="minorHAnsi" w:hAnsiTheme="minorHAnsi" w:cstheme="minorHAnsi"/>
            <w:sz w:val="18"/>
            <w:szCs w:val="18"/>
          </w:rPr>
          <w:t xml:space="preserve">04 </w:t>
        </w:r>
        <w:r w:rsidRPr="00A60072">
          <w:rPr>
            <w:rFonts w:asciiTheme="minorHAnsi" w:hAnsiTheme="minorHAnsi" w:cstheme="minorHAnsi"/>
            <w:sz w:val="18"/>
            <w:szCs w:val="18"/>
          </w:rPr>
          <w:t># of Like (or Identical) Water Heaters in System</w:t>
        </w:r>
        <w:r w:rsidRPr="00A60072" w:rsidDel="00A60072">
          <w:rPr>
            <w:rFonts w:asciiTheme="minorHAnsi" w:hAnsiTheme="minorHAnsi" w:cstheme="minorHAnsi"/>
            <w:sz w:val="18"/>
            <w:szCs w:val="18"/>
          </w:rPr>
          <w:t xml:space="preserve"> </w:t>
        </w:r>
        <w:r w:rsidRPr="005828AE">
          <w:rPr>
            <w:rFonts w:asciiTheme="minorHAnsi" w:hAnsiTheme="minorHAnsi" w:cstheme="minorHAnsi"/>
            <w:sz w:val="18"/>
            <w:szCs w:val="18"/>
          </w:rPr>
          <w:t xml:space="preserve">– </w:t>
        </w:r>
        <w:bookmarkStart w:id="314" w:name="_Hlk89011300"/>
        <w:r w:rsidRPr="00986453">
          <w:rPr>
            <w:rFonts w:asciiTheme="minorHAnsi" w:hAnsiTheme="minorHAnsi" w:cstheme="minorHAnsi"/>
            <w:sz w:val="18"/>
            <w:szCs w:val="18"/>
          </w:rPr>
          <w:t>Reference information from Table C</w:t>
        </w:r>
        <w:bookmarkEnd w:id="314"/>
        <w:r w:rsidRPr="005828AE">
          <w:rPr>
            <w:rFonts w:asciiTheme="minorHAnsi" w:hAnsiTheme="minorHAnsi" w:cstheme="minorHAnsi"/>
            <w:sz w:val="18"/>
            <w:szCs w:val="18"/>
          </w:rPr>
          <w:t xml:space="preserve">.  </w:t>
        </w:r>
      </w:ins>
    </w:p>
    <w:p w14:paraId="602B1919" w14:textId="77777777" w:rsidR="0032295A" w:rsidRPr="005828AE" w:rsidRDefault="0032295A" w:rsidP="0032295A">
      <w:pPr>
        <w:keepNext/>
        <w:spacing w:after="0" w:line="240" w:lineRule="auto"/>
        <w:ind w:left="720" w:hanging="450"/>
        <w:rPr>
          <w:ins w:id="315" w:author="Alhabibi, Haider@Energy" w:date="2021-12-12T22:53:00Z"/>
          <w:rFonts w:asciiTheme="minorHAnsi" w:hAnsiTheme="minorHAnsi" w:cstheme="minorHAnsi"/>
          <w:sz w:val="18"/>
          <w:szCs w:val="18"/>
        </w:rPr>
      </w:pPr>
      <w:ins w:id="316" w:author="Alhabibi, Haider@Energy" w:date="2021-12-12T22:53:00Z">
        <w:r w:rsidRPr="005828AE">
          <w:rPr>
            <w:rFonts w:asciiTheme="minorHAnsi" w:hAnsiTheme="minorHAnsi" w:cstheme="minorHAnsi"/>
            <w:sz w:val="18"/>
            <w:szCs w:val="18"/>
          </w:rPr>
          <w:t xml:space="preserve">05 </w:t>
        </w:r>
        <w:r w:rsidRPr="00A60072">
          <w:rPr>
            <w:rFonts w:asciiTheme="minorHAnsi" w:hAnsiTheme="minorHAnsi" w:cstheme="minorHAnsi"/>
            <w:sz w:val="18"/>
            <w:szCs w:val="18"/>
          </w:rPr>
          <w:t xml:space="preserve">Tank Location </w:t>
        </w:r>
        <w:r w:rsidRPr="005828AE">
          <w:rPr>
            <w:rFonts w:asciiTheme="minorHAnsi" w:hAnsiTheme="minorHAnsi" w:cstheme="minorHAnsi"/>
            <w:sz w:val="18"/>
            <w:szCs w:val="18"/>
          </w:rPr>
          <w:t xml:space="preserve">– </w:t>
        </w:r>
        <w:r w:rsidRPr="005C0374">
          <w:rPr>
            <w:rFonts w:asciiTheme="minorHAnsi" w:hAnsiTheme="minorHAnsi" w:cstheme="minorHAnsi"/>
            <w:sz w:val="18"/>
            <w:szCs w:val="18"/>
          </w:rPr>
          <w:t>User input. Must be equal to value indicated in Table C.</w:t>
        </w:r>
        <w:r w:rsidRPr="005828AE">
          <w:rPr>
            <w:rFonts w:asciiTheme="minorHAnsi" w:hAnsiTheme="minorHAnsi" w:cstheme="minorHAnsi"/>
            <w:sz w:val="18"/>
            <w:szCs w:val="18"/>
          </w:rPr>
          <w:t xml:space="preserve"> </w:t>
        </w:r>
      </w:ins>
    </w:p>
    <w:p w14:paraId="706EB38A" w14:textId="77777777" w:rsidR="0032295A" w:rsidRPr="005828AE" w:rsidRDefault="0032295A" w:rsidP="0032295A">
      <w:pPr>
        <w:keepNext/>
        <w:spacing w:after="0" w:line="240" w:lineRule="auto"/>
        <w:ind w:left="720" w:hanging="450"/>
        <w:rPr>
          <w:ins w:id="317" w:author="Alhabibi, Haider@Energy" w:date="2021-12-12T22:53:00Z"/>
          <w:rFonts w:asciiTheme="minorHAnsi" w:hAnsiTheme="minorHAnsi" w:cstheme="minorHAnsi"/>
          <w:sz w:val="18"/>
          <w:szCs w:val="18"/>
        </w:rPr>
      </w:pPr>
      <w:ins w:id="318" w:author="Alhabibi, Haider@Energy" w:date="2021-12-12T22:53:00Z">
        <w:r w:rsidRPr="005828AE">
          <w:rPr>
            <w:rFonts w:asciiTheme="minorHAnsi" w:hAnsiTheme="minorHAnsi" w:cstheme="minorHAnsi"/>
            <w:sz w:val="18"/>
            <w:szCs w:val="18"/>
          </w:rPr>
          <w:t>0</w:t>
        </w:r>
        <w:r>
          <w:rPr>
            <w:rFonts w:asciiTheme="minorHAnsi" w:hAnsiTheme="minorHAnsi" w:cstheme="minorHAnsi"/>
            <w:sz w:val="18"/>
            <w:szCs w:val="18"/>
          </w:rPr>
          <w:t>6</w:t>
        </w:r>
        <w:r w:rsidRPr="005828AE">
          <w:rPr>
            <w:rFonts w:asciiTheme="minorHAnsi" w:hAnsiTheme="minorHAnsi" w:cstheme="minorHAnsi"/>
            <w:sz w:val="18"/>
            <w:szCs w:val="18"/>
          </w:rPr>
          <w:t xml:space="preserve"> </w:t>
        </w:r>
        <w:r w:rsidRPr="00165E97">
          <w:rPr>
            <w:rFonts w:asciiTheme="minorHAnsi" w:hAnsiTheme="minorHAnsi" w:cstheme="minorHAnsi"/>
            <w:sz w:val="18"/>
            <w:szCs w:val="18"/>
          </w:rPr>
          <w:t>Exterior Tank Insulation R-value</w:t>
        </w:r>
        <w:r w:rsidRPr="005828AE">
          <w:rPr>
            <w:rFonts w:asciiTheme="minorHAnsi" w:hAnsiTheme="minorHAnsi" w:cstheme="minorHAnsi"/>
            <w:sz w:val="18"/>
            <w:szCs w:val="18"/>
          </w:rPr>
          <w:t xml:space="preserve"> – User input. Must be equal </w:t>
        </w:r>
        <w:r>
          <w:rPr>
            <w:rFonts w:asciiTheme="minorHAnsi" w:hAnsiTheme="minorHAnsi" w:cstheme="minorHAnsi"/>
            <w:sz w:val="18"/>
            <w:szCs w:val="18"/>
          </w:rPr>
          <w:t xml:space="preserve">to or higher than </w:t>
        </w:r>
        <w:r w:rsidRPr="005828AE">
          <w:rPr>
            <w:rFonts w:asciiTheme="minorHAnsi" w:hAnsiTheme="minorHAnsi" w:cstheme="minorHAnsi"/>
            <w:sz w:val="18"/>
            <w:szCs w:val="18"/>
          </w:rPr>
          <w:t>value indicated</w:t>
        </w:r>
        <w:r>
          <w:rPr>
            <w:rFonts w:asciiTheme="minorHAnsi" w:hAnsiTheme="minorHAnsi" w:cstheme="minorHAnsi"/>
            <w:sz w:val="18"/>
            <w:szCs w:val="18"/>
          </w:rPr>
          <w:t xml:space="preserve"> in Table C</w:t>
        </w:r>
        <w:r w:rsidRPr="005828AE">
          <w:rPr>
            <w:rFonts w:asciiTheme="minorHAnsi" w:hAnsiTheme="minorHAnsi" w:cstheme="minorHAnsi"/>
            <w:sz w:val="18"/>
            <w:szCs w:val="18"/>
          </w:rPr>
          <w:t>.</w:t>
        </w:r>
        <w:r>
          <w:rPr>
            <w:rFonts w:asciiTheme="minorHAnsi" w:hAnsiTheme="minorHAnsi" w:cstheme="minorHAnsi"/>
            <w:sz w:val="18"/>
            <w:szCs w:val="18"/>
          </w:rPr>
          <w:t xml:space="preserve"> </w:t>
        </w:r>
      </w:ins>
    </w:p>
    <w:p w14:paraId="61EA9EB4" w14:textId="77777777" w:rsidR="0032295A" w:rsidRDefault="0032295A" w:rsidP="0032295A">
      <w:pPr>
        <w:keepNext/>
        <w:spacing w:after="0" w:line="240" w:lineRule="auto"/>
        <w:ind w:left="720" w:hanging="450"/>
        <w:rPr>
          <w:ins w:id="319" w:author="Alhabibi, Haider@Energy" w:date="2021-12-12T22:53:00Z"/>
          <w:rFonts w:asciiTheme="minorHAnsi" w:hAnsiTheme="minorHAnsi" w:cstheme="minorHAnsi"/>
          <w:sz w:val="18"/>
          <w:szCs w:val="18"/>
        </w:rPr>
      </w:pPr>
      <w:ins w:id="320" w:author="Alhabibi, Haider@Energy" w:date="2021-12-12T22:53:00Z">
        <w:r>
          <w:rPr>
            <w:rFonts w:asciiTheme="minorHAnsi" w:hAnsiTheme="minorHAnsi" w:cstheme="minorHAnsi"/>
            <w:sz w:val="18"/>
            <w:szCs w:val="18"/>
          </w:rPr>
          <w:t>07</w:t>
        </w:r>
        <w:r w:rsidRPr="005828AE">
          <w:rPr>
            <w:rFonts w:asciiTheme="minorHAnsi" w:hAnsiTheme="minorHAnsi" w:cstheme="minorHAnsi"/>
            <w:sz w:val="18"/>
            <w:szCs w:val="18"/>
          </w:rPr>
          <w:t xml:space="preserve"> </w:t>
        </w:r>
        <w:r w:rsidRPr="00C71BA9">
          <w:rPr>
            <w:rFonts w:asciiTheme="minorHAnsi" w:hAnsiTheme="minorHAnsi" w:cstheme="minorHAnsi"/>
            <w:sz w:val="18"/>
            <w:szCs w:val="18"/>
          </w:rPr>
          <w:t>Dwelling Unit DHW System Distribution Type</w:t>
        </w:r>
        <w:r w:rsidRPr="00C71BA9" w:rsidDel="00C71BA9">
          <w:rPr>
            <w:rFonts w:asciiTheme="minorHAnsi" w:hAnsiTheme="minorHAnsi" w:cstheme="minorHAnsi"/>
            <w:sz w:val="18"/>
            <w:szCs w:val="18"/>
          </w:rPr>
          <w:t xml:space="preserve"> </w:t>
        </w:r>
        <w:r w:rsidRPr="005828AE">
          <w:rPr>
            <w:rFonts w:asciiTheme="minorHAnsi" w:hAnsiTheme="minorHAnsi" w:cstheme="minorHAnsi"/>
            <w:sz w:val="18"/>
            <w:szCs w:val="18"/>
          </w:rPr>
          <w:t xml:space="preserve">– </w:t>
        </w:r>
        <w:r w:rsidRPr="004C27DF">
          <w:rPr>
            <w:rFonts w:asciiTheme="minorHAnsi" w:hAnsiTheme="minorHAnsi" w:cstheme="minorHAnsi"/>
            <w:sz w:val="18"/>
            <w:szCs w:val="18"/>
          </w:rPr>
          <w:t>Reference information from Table C</w:t>
        </w:r>
        <w:r w:rsidRPr="005828AE">
          <w:rPr>
            <w:rFonts w:asciiTheme="minorHAnsi" w:hAnsiTheme="minorHAnsi" w:cstheme="minorHAnsi"/>
            <w:sz w:val="18"/>
            <w:szCs w:val="18"/>
          </w:rPr>
          <w:t>.</w:t>
        </w:r>
      </w:ins>
    </w:p>
    <w:p w14:paraId="00D75D0D" w14:textId="77777777" w:rsidR="0032295A" w:rsidRDefault="0032295A" w:rsidP="0032295A">
      <w:pPr>
        <w:keepNext/>
        <w:spacing w:after="0" w:line="240" w:lineRule="auto"/>
        <w:ind w:left="720" w:hanging="450"/>
        <w:rPr>
          <w:ins w:id="321" w:author="Alhabibi, Haider@Energy" w:date="2021-12-12T22:53:00Z"/>
          <w:rFonts w:asciiTheme="minorHAnsi" w:hAnsiTheme="minorHAnsi" w:cstheme="minorHAnsi"/>
          <w:sz w:val="18"/>
          <w:szCs w:val="18"/>
        </w:rPr>
      </w:pPr>
      <w:ins w:id="322" w:author="Alhabibi, Haider@Energy" w:date="2021-12-12T22:53:00Z">
        <w:r>
          <w:rPr>
            <w:rFonts w:asciiTheme="minorHAnsi" w:hAnsiTheme="minorHAnsi" w:cstheme="minorHAnsi"/>
            <w:sz w:val="18"/>
            <w:szCs w:val="18"/>
          </w:rPr>
          <w:t xml:space="preserve">08 </w:t>
        </w:r>
        <w:r w:rsidRPr="00F40856">
          <w:rPr>
            <w:rFonts w:cstheme="minorHAnsi"/>
            <w:sz w:val="18"/>
            <w:szCs w:val="20"/>
          </w:rPr>
          <w:t>Compact Distribution</w:t>
        </w:r>
        <w:r>
          <w:rPr>
            <w:rFonts w:cstheme="minorHAnsi"/>
            <w:sz w:val="18"/>
            <w:szCs w:val="20"/>
          </w:rPr>
          <w:t xml:space="preserve"> — </w:t>
        </w:r>
        <w:r w:rsidRPr="00C70BE1">
          <w:rPr>
            <w:rFonts w:cstheme="minorHAnsi"/>
            <w:sz w:val="18"/>
            <w:szCs w:val="20"/>
          </w:rPr>
          <w:t>Reference information from Table C</w:t>
        </w:r>
        <w:r>
          <w:rPr>
            <w:rFonts w:cstheme="minorHAnsi"/>
            <w:sz w:val="18"/>
            <w:szCs w:val="20"/>
          </w:rPr>
          <w:t>.</w:t>
        </w:r>
      </w:ins>
    </w:p>
    <w:p w14:paraId="654C90BB" w14:textId="77777777" w:rsidR="0032295A" w:rsidRPr="00450E94" w:rsidRDefault="0032295A" w:rsidP="007B0D5E">
      <w:pPr>
        <w:keepNext/>
        <w:spacing w:after="0" w:line="240" w:lineRule="auto"/>
        <w:ind w:firstLine="270"/>
        <w:rPr>
          <w:rFonts w:asciiTheme="minorHAnsi" w:hAnsiTheme="minorHAnsi" w:cstheme="minorHAnsi"/>
          <w:sz w:val="18"/>
          <w:szCs w:val="18"/>
        </w:rPr>
      </w:pPr>
    </w:p>
    <w:p w14:paraId="735B7CAB" w14:textId="77777777" w:rsidR="007B0D5E" w:rsidRPr="00450E94" w:rsidRDefault="007B0D5E" w:rsidP="00720D79">
      <w:pPr>
        <w:keepNext/>
        <w:spacing w:after="0" w:line="240" w:lineRule="auto"/>
        <w:rPr>
          <w:rFonts w:asciiTheme="minorHAnsi" w:hAnsiTheme="minorHAnsi" w:cstheme="minorHAnsi"/>
          <w:sz w:val="18"/>
          <w:szCs w:val="18"/>
        </w:rPr>
      </w:pPr>
    </w:p>
    <w:p w14:paraId="770ACA6B" w14:textId="6DF57E9C" w:rsidR="00720D79" w:rsidRPr="00450E94" w:rsidRDefault="006E1E98" w:rsidP="00720D79">
      <w:pPr>
        <w:keepNext/>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C</w:t>
      </w:r>
      <w:r w:rsidR="00720D79" w:rsidRPr="00450E94">
        <w:rPr>
          <w:rFonts w:asciiTheme="minorHAnsi" w:hAnsiTheme="minorHAnsi" w:cstheme="minorHAnsi"/>
          <w:b/>
          <w:sz w:val="18"/>
          <w:szCs w:val="18"/>
        </w:rPr>
        <w:t xml:space="preserve">. Design </w:t>
      </w:r>
      <w:ins w:id="323" w:author="Alhabibi, Haider@Energy" w:date="2021-12-12T22:53:00Z">
        <w:r w:rsidR="00AF3886">
          <w:rPr>
            <w:rFonts w:asciiTheme="minorHAnsi" w:hAnsiTheme="minorHAnsi" w:cstheme="minorHAnsi"/>
            <w:b/>
            <w:sz w:val="20"/>
            <w:szCs w:val="20"/>
          </w:rPr>
          <w:t xml:space="preserve">HERS Verified </w:t>
        </w:r>
      </w:ins>
      <w:r w:rsidR="00720D79" w:rsidRPr="00450E94">
        <w:rPr>
          <w:rFonts w:asciiTheme="minorHAnsi" w:hAnsiTheme="minorHAnsi" w:cstheme="minorHAnsi"/>
          <w:b/>
          <w:sz w:val="18"/>
          <w:szCs w:val="18"/>
        </w:rPr>
        <w:t>Dwelling Unit Water Heating Efficiency Information</w:t>
      </w:r>
    </w:p>
    <w:p w14:paraId="74046C32" w14:textId="77777777" w:rsidR="00720D79" w:rsidRPr="00450E94"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features that were specified on the registered CF1R compliance document for this project. For information only and requires no user input.</w:t>
      </w:r>
    </w:p>
    <w:p w14:paraId="68B7A7C8" w14:textId="77777777" w:rsidR="00720D79" w:rsidRPr="00450E94" w:rsidRDefault="00720D79" w:rsidP="00720D79">
      <w:pPr>
        <w:keepNext/>
        <w:spacing w:after="0" w:line="240" w:lineRule="auto"/>
        <w:rPr>
          <w:rFonts w:asciiTheme="minorHAnsi" w:hAnsiTheme="minorHAnsi" w:cstheme="minorHAnsi"/>
          <w:b/>
          <w:sz w:val="18"/>
          <w:szCs w:val="18"/>
        </w:rPr>
      </w:pPr>
    </w:p>
    <w:p w14:paraId="68AC99F7" w14:textId="693CFEFA" w:rsidR="00720D79" w:rsidRPr="00450E94" w:rsidRDefault="006E1E98" w:rsidP="00720D79">
      <w:pPr>
        <w:keepNext/>
        <w:spacing w:after="0" w:line="240" w:lineRule="auto"/>
        <w:rPr>
          <w:rFonts w:asciiTheme="minorHAnsi" w:hAnsiTheme="minorHAnsi" w:cstheme="minorHAnsi"/>
          <w:sz w:val="18"/>
          <w:szCs w:val="18"/>
        </w:rPr>
      </w:pPr>
      <w:r w:rsidRPr="00450E94">
        <w:rPr>
          <w:rFonts w:asciiTheme="minorHAnsi" w:hAnsiTheme="minorHAnsi" w:cstheme="minorHAnsi"/>
          <w:b/>
          <w:sz w:val="18"/>
          <w:szCs w:val="18"/>
        </w:rPr>
        <w:t>D</w:t>
      </w:r>
      <w:r w:rsidR="00720D79" w:rsidRPr="00450E94">
        <w:rPr>
          <w:rFonts w:asciiTheme="minorHAnsi" w:hAnsiTheme="minorHAnsi" w:cstheme="minorHAnsi"/>
          <w:b/>
          <w:sz w:val="18"/>
          <w:szCs w:val="18"/>
        </w:rPr>
        <w:t xml:space="preserve">. Installed </w:t>
      </w:r>
      <w:ins w:id="324" w:author="Alhabibi, Haider@Energy" w:date="2021-12-12T22:53:00Z">
        <w:r w:rsidR="00AF3886">
          <w:rPr>
            <w:rFonts w:asciiTheme="minorHAnsi" w:hAnsiTheme="minorHAnsi" w:cstheme="minorHAnsi"/>
            <w:b/>
            <w:sz w:val="20"/>
            <w:szCs w:val="20"/>
          </w:rPr>
          <w:t xml:space="preserve">HERS Verified </w:t>
        </w:r>
      </w:ins>
      <w:r w:rsidR="00720D79" w:rsidRPr="00450E94">
        <w:rPr>
          <w:rFonts w:asciiTheme="minorHAnsi" w:hAnsiTheme="minorHAnsi" w:cstheme="minorHAnsi"/>
          <w:b/>
          <w:sz w:val="18"/>
          <w:szCs w:val="18"/>
        </w:rPr>
        <w:t>Dwelling Unit Water Heating Efficiency Information</w:t>
      </w:r>
    </w:p>
    <w:p w14:paraId="409B91AA" w14:textId="77777777" w:rsidR="00720D79" w:rsidRPr="00450E94" w:rsidRDefault="00720D79" w:rsidP="00720D79">
      <w:pPr>
        <w:keepNext/>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information that is being installed. Require one line for each central system.</w:t>
      </w:r>
    </w:p>
    <w:p w14:paraId="2B30070B"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sz w:val="18"/>
          <w:szCs w:val="18"/>
        </w:rPr>
        <w:tab/>
        <w:t>01 Water Heating System ID or Name – Reference information from CF1R</w:t>
      </w:r>
    </w:p>
    <w:p w14:paraId="6C8AF421" w14:textId="77777777"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lastRenderedPageBreak/>
        <w:t>02 Heating Efficiency Type – Reference information from CF1R. Different efficiency types are Energy Factor, AFUE, UEF and Thermal Efficiency.</w:t>
      </w:r>
    </w:p>
    <w:p w14:paraId="29C48C9A" w14:textId="77777777" w:rsidR="00720D79" w:rsidRPr="00450E94" w:rsidRDefault="00720D79" w:rsidP="00720D79">
      <w:pPr>
        <w:keepNext/>
        <w:spacing w:after="0" w:line="240" w:lineRule="auto"/>
        <w:ind w:left="720" w:hanging="450"/>
        <w:rPr>
          <w:rFonts w:asciiTheme="minorHAnsi" w:hAnsiTheme="minorHAnsi" w:cstheme="minorHAnsi"/>
          <w:b/>
          <w:sz w:val="18"/>
          <w:szCs w:val="18"/>
        </w:rPr>
      </w:pPr>
      <w:r w:rsidRPr="00450E94">
        <w:rPr>
          <w:rFonts w:asciiTheme="minorHAnsi" w:hAnsiTheme="minorHAnsi" w:cstheme="minorHAnsi"/>
          <w:sz w:val="18"/>
          <w:szCs w:val="18"/>
        </w:rPr>
        <w:t>03 Heating Efficiency Value – User input. Numerical value of the Heating Efficiency. Must be equal to or higher efficiency than value indicated on the CF1R.</w:t>
      </w:r>
    </w:p>
    <w:p w14:paraId="7452B819" w14:textId="77777777"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 xml:space="preserve">04 Standby Loss – User input. Must be equal to or less than value indicated on the CF1R. Value may be N/A if CF1R value is N/A.  </w:t>
      </w:r>
    </w:p>
    <w:p w14:paraId="246D9437" w14:textId="6114D6C0"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 xml:space="preserve">05 Exterior Insulation R-Value – User input. Must be equal to or higher than value indicated on the CF1R. Value may be N/A if CF1R value is N/A.  </w:t>
      </w:r>
    </w:p>
    <w:p w14:paraId="0DC54883" w14:textId="3E94F1DB" w:rsidR="006E1E98" w:rsidRPr="00450E94" w:rsidRDefault="006E1E98" w:rsidP="006E1E98">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06 Water Heater Storage Volume (gal) – User input. Value may be N/A if water heater type is instantaneous with zero storage.</w:t>
      </w:r>
    </w:p>
    <w:p w14:paraId="1ADBC2A5" w14:textId="730F2F29"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6E1E98" w:rsidRPr="00450E94">
        <w:rPr>
          <w:rFonts w:asciiTheme="minorHAnsi" w:hAnsiTheme="minorHAnsi" w:cstheme="minorHAnsi"/>
          <w:sz w:val="18"/>
          <w:szCs w:val="18"/>
        </w:rPr>
        <w:t>7</w:t>
      </w:r>
      <w:r w:rsidRPr="00450E94">
        <w:rPr>
          <w:rFonts w:asciiTheme="minorHAnsi" w:hAnsiTheme="minorHAnsi" w:cstheme="minorHAnsi"/>
          <w:sz w:val="18"/>
          <w:szCs w:val="18"/>
        </w:rPr>
        <w:t xml:space="preserve"> Tank location – User input. Must be equal to system type indicated on the CF1R.</w:t>
      </w:r>
    </w:p>
    <w:p w14:paraId="7DD59A20"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4019D94F" w:rsidR="00720D79" w:rsidRPr="00450E94"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E</w:t>
      </w:r>
      <w:r w:rsidR="00720D79" w:rsidRPr="00450E94">
        <w:rPr>
          <w:rFonts w:asciiTheme="minorHAnsi" w:hAnsiTheme="minorHAnsi" w:cstheme="minorHAnsi"/>
          <w:b/>
          <w:sz w:val="18"/>
          <w:szCs w:val="18"/>
        </w:rPr>
        <w:t>. Installed Water Heater Manufacturer Information</w:t>
      </w:r>
    </w:p>
    <w:p w14:paraId="522152A5"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manufacturer information of the installed water heater(s). Require one line for each installed water heater</w:t>
      </w:r>
    </w:p>
    <w:p w14:paraId="636C7708"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450E94">
        <w:rPr>
          <w:rFonts w:asciiTheme="minorHAnsi" w:hAnsiTheme="minorHAnsi" w:cstheme="minorHAnsi"/>
          <w:sz w:val="18"/>
          <w:szCs w:val="18"/>
        </w:rPr>
        <w:t>01 Water Heating System ID or Name – Reference information from CF1R.</w:t>
      </w:r>
    </w:p>
    <w:p w14:paraId="531F47BF"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450E94">
        <w:rPr>
          <w:rFonts w:asciiTheme="minorHAnsi" w:hAnsiTheme="minorHAnsi" w:cstheme="minorHAnsi"/>
          <w:sz w:val="18"/>
          <w:szCs w:val="18"/>
        </w:rPr>
        <w:t>02 Manufacturer – User input. Enter the name of the water heater manufacturer.</w:t>
      </w:r>
    </w:p>
    <w:p w14:paraId="72103C0E"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450E94">
        <w:rPr>
          <w:rFonts w:asciiTheme="minorHAnsi" w:hAnsiTheme="minorHAnsi" w:cstheme="minorHAnsi"/>
          <w:sz w:val="18"/>
          <w:szCs w:val="18"/>
        </w:rPr>
        <w:t>03 Model Number – User input. Enter the model number of the water heater.</w:t>
      </w:r>
    </w:p>
    <w:p w14:paraId="16AA7EF8" w14:textId="77777777" w:rsidR="006E4B25"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534CCE2" w:rsidR="006E4B25" w:rsidRPr="00450E94" w:rsidRDefault="006E4B25" w:rsidP="006E4B25">
      <w:pPr>
        <w:spacing w:after="0" w:line="240" w:lineRule="auto"/>
        <w:rPr>
          <w:rFonts w:asciiTheme="minorHAnsi" w:hAnsiTheme="minorHAnsi" w:cs="Arial"/>
          <w:b/>
          <w:sz w:val="18"/>
          <w:szCs w:val="18"/>
        </w:rPr>
      </w:pPr>
      <w:r w:rsidRPr="00450E94">
        <w:rPr>
          <w:rFonts w:asciiTheme="minorHAnsi" w:hAnsiTheme="minorHAnsi" w:cs="Arial"/>
          <w:b/>
          <w:sz w:val="18"/>
          <w:szCs w:val="18"/>
        </w:rPr>
        <w:t>F. Mandatory Measures for all Domestic Hot Water Distribution Systems</w:t>
      </w:r>
    </w:p>
    <w:p w14:paraId="1B6C4505" w14:textId="77777777"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37BDB00" w14:textId="1FC79960" w:rsidR="00720D79" w:rsidRPr="00450E94" w:rsidRDefault="006E4B25" w:rsidP="00935470">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G</w:t>
      </w:r>
      <w:r w:rsidR="00720D79" w:rsidRPr="00450E94">
        <w:rPr>
          <w:rFonts w:asciiTheme="minorHAnsi" w:hAnsiTheme="minorHAnsi" w:cstheme="minorHAnsi"/>
          <w:b/>
          <w:sz w:val="18"/>
          <w:szCs w:val="18"/>
        </w:rPr>
        <w:t xml:space="preserve">. </w:t>
      </w:r>
      <w:r w:rsidR="00935470" w:rsidRPr="00450E94">
        <w:rPr>
          <w:rFonts w:asciiTheme="minorHAnsi" w:hAnsiTheme="minorHAnsi" w:cstheme="minorHAnsi"/>
          <w:b/>
          <w:sz w:val="18"/>
          <w:szCs w:val="18"/>
        </w:rPr>
        <w:t>HERS-Verified Compact Hot Water Distribution Expanded Credit</w:t>
      </w:r>
      <w:r w:rsidRPr="00450E94">
        <w:rPr>
          <w:rFonts w:asciiTheme="minorHAnsi" w:hAnsiTheme="minorHAnsi" w:cstheme="minorHAnsi"/>
          <w:b/>
          <w:sz w:val="18"/>
          <w:szCs w:val="18"/>
        </w:rPr>
        <w:t xml:space="preserve"> and</w:t>
      </w:r>
    </w:p>
    <w:p w14:paraId="3CB7BE7A" w14:textId="641112FE"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 xml:space="preserve">H. </w:t>
      </w:r>
      <w:r w:rsidRPr="00450E94">
        <w:rPr>
          <w:rFonts w:cstheme="minorHAnsi"/>
          <w:b/>
          <w:sz w:val="18"/>
          <w:szCs w:val="18"/>
        </w:rPr>
        <w:t>Compact Hot Water Distribution Basic</w:t>
      </w:r>
    </w:p>
    <w:p w14:paraId="1EFA6C4E" w14:textId="77777777" w:rsidR="00F41465" w:rsidRPr="00450E94"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If performance compliance is used, this table lists the values used in the performance calculation and require no user input.</w:t>
      </w:r>
    </w:p>
    <w:p w14:paraId="0819B492" w14:textId="5D030152"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If prescriptive compliance is used, fill out this table</w:t>
      </w:r>
    </w:p>
    <w:p w14:paraId="575698D4" w14:textId="0C33FC04" w:rsidR="00383FC8" w:rsidRPr="00450E94" w:rsidRDefault="00383FC8"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ab/>
        <w:t xml:space="preserve">01 </w:t>
      </w:r>
      <w:r w:rsidRPr="00236F4B">
        <w:rPr>
          <w:rFonts w:asciiTheme="minorHAnsi" w:hAnsiTheme="minorHAnsi" w:cstheme="minorHAnsi"/>
          <w:sz w:val="18"/>
          <w:szCs w:val="18"/>
        </w:rPr>
        <w:t>Reference information from CF1R</w:t>
      </w:r>
    </w:p>
    <w:p w14:paraId="5D30FC69" w14:textId="012D820D" w:rsidR="00F41465" w:rsidRPr="00450E94" w:rsidRDefault="00F41465" w:rsidP="00EE005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40" w:hanging="540"/>
        <w:rPr>
          <w:rFonts w:asciiTheme="minorHAnsi" w:hAnsiTheme="minorHAnsi" w:cstheme="minorHAnsi"/>
          <w:sz w:val="18"/>
          <w:szCs w:val="18"/>
        </w:rPr>
      </w:pPr>
      <w:r w:rsidRPr="00450E94">
        <w:rPr>
          <w:rFonts w:asciiTheme="minorHAnsi" w:hAnsiTheme="minorHAnsi" w:cstheme="minorHAnsi"/>
          <w:b/>
          <w:sz w:val="18"/>
          <w:szCs w:val="18"/>
        </w:rPr>
        <w:tab/>
      </w:r>
      <w:r w:rsidRPr="00450E94">
        <w:rPr>
          <w:rFonts w:asciiTheme="minorHAnsi" w:hAnsiTheme="minorHAnsi" w:cstheme="minorHAnsi"/>
          <w:sz w:val="18"/>
          <w:szCs w:val="18"/>
        </w:rPr>
        <w:t>0</w:t>
      </w:r>
      <w:r w:rsidR="00383FC8">
        <w:rPr>
          <w:rFonts w:asciiTheme="minorHAnsi" w:hAnsiTheme="minorHAnsi" w:cstheme="minorHAnsi"/>
          <w:sz w:val="18"/>
          <w:szCs w:val="18"/>
        </w:rPr>
        <w:t>2</w:t>
      </w:r>
      <w:r w:rsidRPr="00450E94">
        <w:rPr>
          <w:rFonts w:asciiTheme="minorHAnsi" w:hAnsiTheme="minorHAnsi" w:cstheme="minorHAnsi"/>
          <w:sz w:val="18"/>
          <w:szCs w:val="18"/>
        </w:rPr>
        <w:t xml:space="preserve"> Enter the Master Bath distance of furthest fixture to Water Heater in feet.</w:t>
      </w:r>
      <w:r w:rsidR="00EE0059" w:rsidRPr="00EE0059">
        <w:rPr>
          <w:rFonts w:asciiTheme="minorHAnsi" w:hAnsiTheme="minorHAnsi" w:cstheme="minorHAnsi"/>
          <w:sz w:val="18"/>
          <w:szCs w:val="18"/>
        </w:rPr>
        <w:t xml:space="preserve"> </w:t>
      </w:r>
      <w:r w:rsidR="00EE0059">
        <w:rPr>
          <w:rFonts w:asciiTheme="minorHAnsi" w:hAnsiTheme="minorHAnsi" w:cstheme="minorHAnsi"/>
          <w:sz w:val="18"/>
          <w:szCs w:val="18"/>
        </w:rPr>
        <w:t>For multiple water heaters, enter the distance to the closest water heater.</w:t>
      </w:r>
    </w:p>
    <w:p w14:paraId="3B502AE7" w14:textId="49E2E285" w:rsidR="00F41465" w:rsidRPr="00450E94" w:rsidRDefault="00F41465" w:rsidP="00EE0059">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40" w:hanging="288"/>
        <w:rPr>
          <w:rFonts w:asciiTheme="minorHAnsi" w:hAnsiTheme="minorHAnsi" w:cstheme="minorHAnsi"/>
          <w:sz w:val="18"/>
          <w:szCs w:val="18"/>
        </w:rPr>
      </w:pPr>
      <w:r w:rsidRPr="00450E94">
        <w:rPr>
          <w:rFonts w:asciiTheme="minorHAnsi" w:hAnsiTheme="minorHAnsi" w:cstheme="minorHAnsi"/>
          <w:sz w:val="18"/>
          <w:szCs w:val="18"/>
        </w:rPr>
        <w:t>0</w:t>
      </w:r>
      <w:r w:rsidR="00383FC8">
        <w:rPr>
          <w:rFonts w:asciiTheme="minorHAnsi" w:hAnsiTheme="minorHAnsi" w:cstheme="minorHAnsi"/>
          <w:sz w:val="18"/>
          <w:szCs w:val="18"/>
        </w:rPr>
        <w:t>3</w:t>
      </w:r>
      <w:r w:rsidRPr="00450E94">
        <w:rPr>
          <w:rFonts w:asciiTheme="minorHAnsi" w:hAnsiTheme="minorHAnsi" w:cstheme="minorHAnsi"/>
          <w:sz w:val="18"/>
          <w:szCs w:val="18"/>
        </w:rPr>
        <w:t xml:space="preserve"> Enter the Kitchen distance from furthest fixture to Water Heater in feet</w:t>
      </w:r>
      <w:r w:rsidR="00EE0059">
        <w:rPr>
          <w:rFonts w:asciiTheme="minorHAnsi" w:hAnsiTheme="minorHAnsi" w:cstheme="minorHAnsi"/>
          <w:sz w:val="18"/>
          <w:szCs w:val="18"/>
        </w:rPr>
        <w:t>.</w:t>
      </w:r>
      <w:r w:rsidR="00EE0059" w:rsidRPr="00EE0059">
        <w:rPr>
          <w:rFonts w:asciiTheme="minorHAnsi" w:hAnsiTheme="minorHAnsi" w:cstheme="minorHAnsi"/>
          <w:sz w:val="18"/>
          <w:szCs w:val="18"/>
        </w:rPr>
        <w:t xml:space="preserve"> </w:t>
      </w:r>
      <w:r w:rsidR="00EE0059">
        <w:rPr>
          <w:rFonts w:asciiTheme="minorHAnsi" w:hAnsiTheme="minorHAnsi" w:cstheme="minorHAnsi"/>
          <w:sz w:val="18"/>
          <w:szCs w:val="18"/>
        </w:rPr>
        <w:t>For multiple water heaters, enter the distance to the closest water heater.</w:t>
      </w:r>
    </w:p>
    <w:p w14:paraId="0D8AA2D5" w14:textId="2018F232" w:rsidR="00F41465" w:rsidRPr="00450E94" w:rsidRDefault="00F41465" w:rsidP="00EE0059">
      <w:p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40" w:hanging="288"/>
        <w:rPr>
          <w:rFonts w:asciiTheme="minorHAnsi" w:hAnsiTheme="minorHAnsi" w:cstheme="minorHAnsi"/>
          <w:sz w:val="18"/>
          <w:szCs w:val="18"/>
        </w:rPr>
      </w:pPr>
      <w:r w:rsidRPr="00450E94">
        <w:rPr>
          <w:rFonts w:asciiTheme="minorHAnsi" w:hAnsiTheme="minorHAnsi" w:cstheme="minorHAnsi"/>
          <w:sz w:val="18"/>
          <w:szCs w:val="18"/>
        </w:rPr>
        <w:t>0</w:t>
      </w:r>
      <w:r w:rsidR="00383FC8">
        <w:rPr>
          <w:rFonts w:asciiTheme="minorHAnsi" w:hAnsiTheme="minorHAnsi" w:cstheme="minorHAnsi"/>
          <w:sz w:val="18"/>
          <w:szCs w:val="18"/>
        </w:rPr>
        <w:t>4</w:t>
      </w:r>
      <w:r w:rsidRPr="00450E94">
        <w:rPr>
          <w:rFonts w:asciiTheme="minorHAnsi" w:hAnsiTheme="minorHAnsi" w:cstheme="minorHAnsi"/>
          <w:sz w:val="18"/>
          <w:szCs w:val="18"/>
        </w:rPr>
        <w:t xml:space="preserve"> Enter Furthest Third fixtures from fixture to Water Heater in feet</w:t>
      </w:r>
      <w:r w:rsidR="00EE0059">
        <w:rPr>
          <w:rFonts w:asciiTheme="minorHAnsi" w:hAnsiTheme="minorHAnsi" w:cstheme="minorHAnsi"/>
          <w:sz w:val="18"/>
          <w:szCs w:val="18"/>
        </w:rPr>
        <w:t>.</w:t>
      </w:r>
      <w:r w:rsidR="00EE0059" w:rsidRPr="00EE0059">
        <w:rPr>
          <w:rFonts w:asciiTheme="minorHAnsi" w:hAnsiTheme="minorHAnsi" w:cstheme="minorHAnsi"/>
          <w:sz w:val="18"/>
          <w:szCs w:val="18"/>
        </w:rPr>
        <w:t xml:space="preserve"> </w:t>
      </w:r>
      <w:r w:rsidR="00EE0059">
        <w:rPr>
          <w:rFonts w:asciiTheme="minorHAnsi" w:hAnsiTheme="minorHAnsi" w:cstheme="minorHAnsi"/>
          <w:sz w:val="18"/>
          <w:szCs w:val="18"/>
        </w:rPr>
        <w:t>For multiple water heaters, enter the average of the furthest distance of each water heater.</w:t>
      </w:r>
    </w:p>
    <w:p w14:paraId="1A9580BA" w14:textId="781019FD" w:rsidR="00F41465" w:rsidRPr="00450E94"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450E94">
        <w:rPr>
          <w:rFonts w:asciiTheme="minorHAnsi" w:hAnsiTheme="minorHAnsi" w:cstheme="minorHAnsi"/>
          <w:sz w:val="18"/>
          <w:szCs w:val="18"/>
        </w:rPr>
        <w:t>0</w:t>
      </w:r>
      <w:r w:rsidR="00383FC8">
        <w:rPr>
          <w:rFonts w:asciiTheme="minorHAnsi" w:hAnsiTheme="minorHAnsi" w:cstheme="minorHAnsi"/>
          <w:sz w:val="18"/>
          <w:szCs w:val="18"/>
        </w:rPr>
        <w:t>5</w:t>
      </w:r>
      <w:r w:rsidRPr="00450E94">
        <w:rPr>
          <w:rFonts w:asciiTheme="minorHAnsi" w:hAnsiTheme="minorHAnsi" w:cstheme="minorHAnsi"/>
          <w:sz w:val="18"/>
          <w:szCs w:val="18"/>
        </w:rPr>
        <w:t xml:space="preserve"> Calculated value – no user input required</w:t>
      </w:r>
    </w:p>
    <w:p w14:paraId="74780DA6" w14:textId="1CC1F719" w:rsidR="00F41465" w:rsidRPr="00450E94"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450E94">
        <w:rPr>
          <w:rFonts w:asciiTheme="minorHAnsi" w:hAnsiTheme="minorHAnsi" w:cstheme="minorHAnsi"/>
          <w:sz w:val="18"/>
          <w:szCs w:val="18"/>
        </w:rPr>
        <w:t>0</w:t>
      </w:r>
      <w:r w:rsidR="00383FC8">
        <w:rPr>
          <w:rFonts w:asciiTheme="minorHAnsi" w:hAnsiTheme="minorHAnsi" w:cstheme="minorHAnsi"/>
          <w:sz w:val="18"/>
          <w:szCs w:val="18"/>
        </w:rPr>
        <w:t>6</w:t>
      </w:r>
      <w:r w:rsidRPr="00450E94">
        <w:rPr>
          <w:rFonts w:asciiTheme="minorHAnsi" w:hAnsiTheme="minorHAnsi" w:cstheme="minorHAnsi"/>
          <w:sz w:val="18"/>
          <w:szCs w:val="18"/>
        </w:rPr>
        <w:t xml:space="preserve"> Calculated value – no user input required</w:t>
      </w:r>
    </w:p>
    <w:p w14:paraId="386F3517" w14:textId="77777777" w:rsidR="00720D79" w:rsidRPr="00450E94"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183E3B7E" w:rsidR="001B692C" w:rsidRPr="00B71192" w:rsidRDefault="006E4B25" w:rsidP="001B692C">
      <w:pPr>
        <w:spacing w:after="0" w:line="240" w:lineRule="auto"/>
        <w:rPr>
          <w:rFonts w:asciiTheme="minorHAnsi" w:eastAsiaTheme="minorEastAsia" w:hAnsiTheme="minorHAnsi" w:cstheme="minorHAnsi"/>
          <w:b/>
          <w:sz w:val="18"/>
          <w:szCs w:val="18"/>
        </w:rPr>
      </w:pPr>
      <w:r w:rsidRPr="00450E94">
        <w:rPr>
          <w:rFonts w:asciiTheme="minorHAnsi" w:hAnsiTheme="minorHAnsi" w:cs="Arial"/>
          <w:b/>
          <w:sz w:val="18"/>
          <w:szCs w:val="18"/>
        </w:rPr>
        <w:t>I</w:t>
      </w:r>
      <w:r w:rsidR="001B692C" w:rsidRPr="00450E94">
        <w:rPr>
          <w:rFonts w:asciiTheme="minorHAnsi" w:hAnsiTheme="minorHAnsi" w:cs="Arial"/>
          <w:b/>
          <w:sz w:val="18"/>
          <w:szCs w:val="18"/>
        </w:rPr>
        <w:t xml:space="preserve">.  </w:t>
      </w:r>
      <w:r w:rsidR="001B692C" w:rsidRPr="00B71192">
        <w:rPr>
          <w:rFonts w:asciiTheme="minorHAnsi" w:eastAsiaTheme="minorEastAsia" w:hAnsiTheme="minorHAnsi" w:cstheme="minorHAnsi"/>
          <w:b/>
          <w:sz w:val="18"/>
          <w:szCs w:val="18"/>
        </w:rPr>
        <w:t xml:space="preserve">HERS-Verified Drain Water Heat Recovery System  </w:t>
      </w:r>
    </w:p>
    <w:p w14:paraId="6ECC25FD" w14:textId="77777777" w:rsidR="00B16B2C" w:rsidRPr="00450E94"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lists the requirements for all central recirculation systems. HERS rater must ensure all the requirements in this table are met. </w:t>
      </w:r>
    </w:p>
    <w:p w14:paraId="08B2164E" w14:textId="34AAC942" w:rsidR="00B16B2C" w:rsidRDefault="00383FC8" w:rsidP="00383FC8">
      <w:pPr>
        <w:tabs>
          <w:tab w:val="left" w:pos="180"/>
        </w:tabs>
        <w:spacing w:after="0" w:line="240" w:lineRule="auto"/>
        <w:rPr>
          <w:rFonts w:asciiTheme="minorHAnsi" w:hAnsiTheme="minorHAnsi" w:cstheme="minorHAnsi"/>
          <w:sz w:val="18"/>
          <w:szCs w:val="18"/>
        </w:rPr>
      </w:pPr>
      <w:r>
        <w:rPr>
          <w:rFonts w:asciiTheme="minorHAnsi" w:eastAsiaTheme="minorEastAsia" w:hAnsiTheme="minorHAnsi" w:cstheme="minorHAnsi"/>
          <w:b/>
          <w:sz w:val="18"/>
          <w:szCs w:val="18"/>
        </w:rPr>
        <w:tab/>
      </w:r>
      <w:r w:rsidRPr="00383FC8">
        <w:rPr>
          <w:rFonts w:asciiTheme="minorHAnsi" w:eastAsiaTheme="minorEastAsia" w:hAnsiTheme="minorHAnsi" w:cstheme="minorHAnsi"/>
          <w:sz w:val="18"/>
          <w:szCs w:val="18"/>
        </w:rPr>
        <w:t xml:space="preserve">01 </w:t>
      </w:r>
      <w:r w:rsidRPr="00383FC8">
        <w:rPr>
          <w:rFonts w:asciiTheme="minorHAnsi" w:hAnsiTheme="minorHAnsi" w:cstheme="minorHAnsi"/>
          <w:sz w:val="18"/>
          <w:szCs w:val="18"/>
        </w:rPr>
        <w:t>Reference information from CF1R.</w:t>
      </w:r>
    </w:p>
    <w:p w14:paraId="52D2CBC3" w14:textId="77777777" w:rsidR="00147F7C" w:rsidRDefault="00147F7C" w:rsidP="00147F7C">
      <w:pPr>
        <w:spacing w:after="0" w:line="240" w:lineRule="auto"/>
        <w:ind w:left="180"/>
        <w:rPr>
          <w:rFonts w:asciiTheme="minorHAnsi" w:hAnsiTheme="minorHAnsi" w:cstheme="minorHAnsi"/>
          <w:sz w:val="18"/>
          <w:szCs w:val="18"/>
        </w:rPr>
      </w:pPr>
      <w:r w:rsidRPr="00832716">
        <w:rPr>
          <w:rFonts w:asciiTheme="minorHAnsi" w:eastAsiaTheme="minorEastAsia" w:hAnsiTheme="minorHAnsi" w:cstheme="minorHAnsi"/>
          <w:sz w:val="18"/>
          <w:szCs w:val="18"/>
        </w:rPr>
        <w:t>02</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0D2814B0" w14:textId="286C0399" w:rsidR="00147F7C" w:rsidRDefault="00147F7C" w:rsidP="00147F7C">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03</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55AE5F34" w14:textId="77777777" w:rsidR="00147F7C" w:rsidRDefault="00147F7C" w:rsidP="00147F7C">
      <w:pPr>
        <w:spacing w:after="0" w:line="240" w:lineRule="auto"/>
        <w:ind w:left="180"/>
        <w:rPr>
          <w:rFonts w:asciiTheme="minorHAnsi" w:hAnsiTheme="minorHAnsi" w:cstheme="minorHAnsi"/>
          <w:sz w:val="18"/>
          <w:szCs w:val="18"/>
        </w:rPr>
      </w:pPr>
      <w:r>
        <w:rPr>
          <w:rFonts w:asciiTheme="minorHAnsi" w:eastAsiaTheme="minorEastAsia" w:hAnsiTheme="minorHAnsi" w:cstheme="minorHAnsi"/>
          <w:sz w:val="18"/>
          <w:szCs w:val="18"/>
        </w:rPr>
        <w:t>04</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1D8741BB" w14:textId="77777777" w:rsidR="00147F7C" w:rsidRPr="00832716" w:rsidRDefault="00147F7C" w:rsidP="00147F7C">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05</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0AB5ECD4" w14:textId="35475979" w:rsidR="00B16B2C" w:rsidRPr="00450E94" w:rsidRDefault="00147F7C"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06</w:t>
      </w:r>
      <w:r w:rsidR="00B16B2C" w:rsidRPr="00450E94">
        <w:rPr>
          <w:rFonts w:asciiTheme="minorHAnsi" w:eastAsiaTheme="minorEastAsia" w:hAnsiTheme="minorHAnsi" w:cstheme="minorHAnsi"/>
          <w:sz w:val="18"/>
          <w:szCs w:val="18"/>
        </w:rPr>
        <w:t xml:space="preserve"> Drain Water Heat Recovery Manufacturer’s name- Enter the name of the Manufacturer</w:t>
      </w:r>
      <w:r w:rsidR="00E04921" w:rsidRPr="00450E94">
        <w:rPr>
          <w:rFonts w:asciiTheme="minorHAnsi" w:eastAsiaTheme="minorEastAsia" w:hAnsiTheme="minorHAnsi" w:cstheme="minorHAnsi"/>
          <w:sz w:val="18"/>
          <w:szCs w:val="18"/>
        </w:rPr>
        <w:t>.</w:t>
      </w:r>
    </w:p>
    <w:p w14:paraId="69C420E7" w14:textId="3CB79B71" w:rsidR="00B16B2C" w:rsidRPr="00450E94" w:rsidRDefault="00147F7C"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07</w:t>
      </w:r>
      <w:r w:rsidR="00B16B2C" w:rsidRPr="00450E94">
        <w:rPr>
          <w:rFonts w:asciiTheme="minorHAnsi" w:eastAsiaTheme="minorEastAsia" w:hAnsiTheme="minorHAnsi" w:cstheme="minorHAnsi"/>
          <w:sz w:val="18"/>
          <w:szCs w:val="18"/>
        </w:rPr>
        <w:t xml:space="preserve"> Drain Water Heat Recovery Manufacturer’s model number – Enter the Model number</w:t>
      </w:r>
      <w:r w:rsidR="00E04921" w:rsidRPr="00450E94">
        <w:rPr>
          <w:rFonts w:asciiTheme="minorHAnsi" w:eastAsiaTheme="minorEastAsia" w:hAnsiTheme="minorHAnsi" w:cstheme="minorHAnsi"/>
          <w:sz w:val="18"/>
          <w:szCs w:val="18"/>
        </w:rPr>
        <w:t>.</w:t>
      </w:r>
    </w:p>
    <w:p w14:paraId="54A596F5" w14:textId="631E53EA" w:rsidR="00B16B2C" w:rsidRPr="00450E94" w:rsidRDefault="00147F7C"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08</w:t>
      </w:r>
      <w:r w:rsidR="00B16B2C" w:rsidRPr="00450E94">
        <w:rPr>
          <w:rFonts w:asciiTheme="minorHAnsi" w:eastAsiaTheme="minorEastAsia" w:hAnsiTheme="minorHAnsi" w:cstheme="minorHAnsi"/>
          <w:sz w:val="18"/>
          <w:szCs w:val="18"/>
        </w:rPr>
        <w:t xml:space="preserve"> Rated Effectiveness’ – Enter the rated effectiveness of the </w:t>
      </w:r>
      <w:r w:rsidR="00E04921" w:rsidRPr="00450E94">
        <w:rPr>
          <w:rFonts w:asciiTheme="minorHAnsi" w:eastAsiaTheme="minorEastAsia" w:hAnsiTheme="minorHAnsi" w:cstheme="minorHAnsi"/>
          <w:sz w:val="18"/>
          <w:szCs w:val="18"/>
        </w:rPr>
        <w:t>DWHR device</w:t>
      </w:r>
      <w:r w:rsidR="00B16B2C" w:rsidRPr="00450E94">
        <w:rPr>
          <w:rFonts w:asciiTheme="minorHAnsi" w:eastAsiaTheme="minorEastAsia" w:hAnsiTheme="minorHAnsi" w:cstheme="minorHAnsi"/>
          <w:sz w:val="18"/>
          <w:szCs w:val="18"/>
        </w:rPr>
        <w:t>.</w:t>
      </w:r>
    </w:p>
    <w:p w14:paraId="19DD8B37" w14:textId="567B7CE4" w:rsidR="00B16B2C" w:rsidRPr="00450E94" w:rsidRDefault="00147F7C" w:rsidP="00E04921">
      <w:pPr>
        <w:spacing w:after="0" w:line="240" w:lineRule="auto"/>
        <w:ind w:left="450" w:hanging="270"/>
        <w:rPr>
          <w:rFonts w:asciiTheme="minorHAnsi" w:hAnsiTheme="minorHAnsi" w:cstheme="minorHAnsi"/>
          <w:sz w:val="18"/>
          <w:szCs w:val="18"/>
        </w:rPr>
      </w:pPr>
      <w:r>
        <w:rPr>
          <w:rFonts w:asciiTheme="minorHAnsi" w:eastAsiaTheme="minorEastAsia" w:hAnsiTheme="minorHAnsi" w:cstheme="minorHAnsi"/>
          <w:sz w:val="18"/>
          <w:szCs w:val="18"/>
        </w:rPr>
        <w:t>09</w:t>
      </w:r>
      <w:r w:rsidR="00B16B2C" w:rsidRPr="00450E94">
        <w:rPr>
          <w:rFonts w:asciiTheme="minorHAnsi" w:eastAsiaTheme="minorEastAsia" w:hAnsiTheme="minorHAnsi" w:cstheme="minorHAnsi"/>
          <w:b/>
          <w:sz w:val="18"/>
          <w:szCs w:val="18"/>
        </w:rPr>
        <w:t xml:space="preserve"> </w:t>
      </w:r>
      <w:r w:rsidR="00B16B2C" w:rsidRPr="00450E94">
        <w:rPr>
          <w:rFonts w:asciiTheme="minorHAnsi" w:hAnsiTheme="minorHAnsi" w:cstheme="minorHAnsi"/>
          <w:sz w:val="18"/>
          <w:szCs w:val="18"/>
        </w:rPr>
        <w:t>Installation Configuration</w:t>
      </w:r>
      <w:r w:rsidR="00E04921" w:rsidRPr="00450E94">
        <w:rPr>
          <w:rFonts w:asciiTheme="minorHAnsi" w:hAnsiTheme="minorHAnsi" w:cstheme="minorHAnsi"/>
          <w:sz w:val="18"/>
          <w:szCs w:val="18"/>
        </w:rPr>
        <w:t xml:space="preserve"> </w:t>
      </w:r>
      <w:r w:rsidR="00B16B2C" w:rsidRPr="00450E94">
        <w:rPr>
          <w:rFonts w:asciiTheme="minorHAnsi" w:hAnsiTheme="minorHAnsi" w:cstheme="minorHAnsi"/>
          <w:sz w:val="18"/>
          <w:szCs w:val="18"/>
        </w:rPr>
        <w:t>– Enter type of configuration.</w:t>
      </w:r>
      <w:r w:rsidR="00E04921" w:rsidRPr="00450E94">
        <w:rPr>
          <w:rFonts w:asciiTheme="minorHAnsi" w:hAnsiTheme="minorHAnsi" w:cstheme="minorHAnsi"/>
          <w:sz w:val="18"/>
          <w:szCs w:val="18"/>
        </w:rPr>
        <w:t xml:space="preserve">  Available options are Equal flow, unequal to shower, and unequal to water heater</w:t>
      </w:r>
    </w:p>
    <w:p w14:paraId="22A2E610" w14:textId="33770C04" w:rsidR="00B16B2C" w:rsidRPr="00450E94" w:rsidRDefault="00147F7C" w:rsidP="00F41465">
      <w:pPr>
        <w:spacing w:after="0" w:line="240" w:lineRule="auto"/>
        <w:ind w:firstLine="180"/>
        <w:rPr>
          <w:rFonts w:asciiTheme="minorHAnsi" w:hAnsiTheme="minorHAnsi" w:cstheme="minorHAnsi"/>
          <w:sz w:val="18"/>
          <w:szCs w:val="18"/>
        </w:rPr>
      </w:pPr>
      <w:r>
        <w:rPr>
          <w:rFonts w:asciiTheme="minorHAnsi" w:hAnsiTheme="minorHAnsi" w:cstheme="minorHAnsi"/>
          <w:sz w:val="18"/>
          <w:szCs w:val="18"/>
        </w:rPr>
        <w:t>10</w:t>
      </w:r>
      <w:r w:rsidR="00B16B2C" w:rsidRPr="00450E94">
        <w:rPr>
          <w:rFonts w:asciiTheme="minorHAnsi" w:hAnsiTheme="minorHAnsi" w:cstheme="minorHAnsi"/>
          <w:sz w:val="18"/>
          <w:szCs w:val="18"/>
        </w:rPr>
        <w:t xml:space="preserve"> Percent of shower served by the DWHR device –</w:t>
      </w:r>
      <w:r w:rsidR="00E04921" w:rsidRPr="00450E94">
        <w:rPr>
          <w:rFonts w:asciiTheme="minorHAnsi" w:hAnsiTheme="minorHAnsi" w:cstheme="minorHAnsi"/>
          <w:sz w:val="18"/>
          <w:szCs w:val="18"/>
        </w:rPr>
        <w:t xml:space="preserve"> E</w:t>
      </w:r>
      <w:r w:rsidR="00B16B2C" w:rsidRPr="00450E94">
        <w:rPr>
          <w:rFonts w:asciiTheme="minorHAnsi" w:hAnsiTheme="minorHAnsi" w:cstheme="minorHAnsi"/>
          <w:sz w:val="18"/>
          <w:szCs w:val="18"/>
        </w:rPr>
        <w:t xml:space="preserve">nter the </w:t>
      </w:r>
      <w:r w:rsidR="00E04921" w:rsidRPr="00450E94">
        <w:rPr>
          <w:rFonts w:asciiTheme="minorHAnsi" w:hAnsiTheme="minorHAnsi" w:cstheme="minorHAnsi"/>
          <w:sz w:val="18"/>
          <w:szCs w:val="18"/>
        </w:rPr>
        <w:t>percent</w:t>
      </w:r>
      <w:r w:rsidR="00B16B2C" w:rsidRPr="00450E94">
        <w:rPr>
          <w:rFonts w:asciiTheme="minorHAnsi" w:hAnsiTheme="minorHAnsi" w:cstheme="minorHAnsi"/>
          <w:sz w:val="18"/>
          <w:szCs w:val="18"/>
        </w:rPr>
        <w:t xml:space="preserve"> of showers </w:t>
      </w:r>
      <w:r w:rsidR="00E04921" w:rsidRPr="00450E94">
        <w:rPr>
          <w:rFonts w:asciiTheme="minorHAnsi" w:hAnsiTheme="minorHAnsi" w:cstheme="minorHAnsi"/>
          <w:sz w:val="18"/>
          <w:szCs w:val="18"/>
        </w:rPr>
        <w:t>served by this</w:t>
      </w:r>
      <w:r w:rsidR="00B16B2C" w:rsidRPr="00450E94">
        <w:rPr>
          <w:rFonts w:asciiTheme="minorHAnsi" w:hAnsiTheme="minorHAnsi" w:cstheme="minorHAnsi"/>
          <w:sz w:val="18"/>
          <w:szCs w:val="18"/>
        </w:rPr>
        <w:t xml:space="preserve"> </w:t>
      </w:r>
      <w:r w:rsidR="00E04921" w:rsidRPr="00450E94">
        <w:rPr>
          <w:rFonts w:asciiTheme="minorHAnsi" w:hAnsiTheme="minorHAnsi" w:cstheme="minorHAnsi"/>
          <w:sz w:val="18"/>
          <w:szCs w:val="18"/>
        </w:rPr>
        <w:t>DWHR device.</w:t>
      </w:r>
    </w:p>
    <w:p w14:paraId="022A5B1D" w14:textId="2FB89A26" w:rsidR="00B16B2C" w:rsidRPr="00450E94" w:rsidRDefault="00147F7C" w:rsidP="00F41465">
      <w:pPr>
        <w:spacing w:after="0" w:line="240" w:lineRule="auto"/>
        <w:ind w:firstLine="180"/>
        <w:rPr>
          <w:rFonts w:asciiTheme="minorHAnsi" w:eastAsiaTheme="minorEastAsia" w:hAnsiTheme="minorHAnsi" w:cstheme="minorHAnsi"/>
          <w:b/>
          <w:sz w:val="18"/>
          <w:szCs w:val="18"/>
        </w:rPr>
      </w:pPr>
      <w:r>
        <w:rPr>
          <w:rFonts w:asciiTheme="minorHAnsi" w:hAnsiTheme="minorHAnsi" w:cstheme="minorHAnsi"/>
          <w:sz w:val="18"/>
          <w:szCs w:val="18"/>
        </w:rPr>
        <w:t>11</w:t>
      </w:r>
      <w:r w:rsidR="00B16B2C" w:rsidRPr="00450E94">
        <w:rPr>
          <w:rFonts w:asciiTheme="minorHAnsi" w:hAnsiTheme="minorHAnsi" w:cstheme="minorHAnsi"/>
          <w:sz w:val="18"/>
          <w:szCs w:val="18"/>
        </w:rPr>
        <w:t xml:space="preserve"> DWHR System Certified by CEC – Enter “Yes” if certified or else enter “No”.</w:t>
      </w:r>
    </w:p>
    <w:p w14:paraId="0FA7FA71"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68E58383" w:rsidR="00585D1F"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450E94">
        <w:rPr>
          <w:rFonts w:asciiTheme="minorHAnsi" w:hAnsiTheme="minorHAnsi" w:cs="Arial"/>
          <w:b/>
          <w:sz w:val="18"/>
          <w:szCs w:val="18"/>
        </w:rPr>
        <w:t>J</w:t>
      </w:r>
      <w:r w:rsidR="00585D1F" w:rsidRPr="00450E94">
        <w:rPr>
          <w:rFonts w:asciiTheme="minorHAnsi" w:hAnsiTheme="minorHAnsi" w:cs="Arial"/>
          <w:b/>
          <w:sz w:val="18"/>
          <w:szCs w:val="18"/>
        </w:rPr>
        <w:t xml:space="preserve">. </w:t>
      </w:r>
      <w:r w:rsidR="00585D1F" w:rsidRPr="00450E94">
        <w:rPr>
          <w:rFonts w:asciiTheme="minorHAnsi" w:hAnsiTheme="minorHAnsi"/>
          <w:b/>
          <w:sz w:val="18"/>
          <w:szCs w:val="18"/>
        </w:rPr>
        <w:t xml:space="preserve">HERS-Verified Pipe Insulation Credit </w:t>
      </w:r>
      <w:r w:rsidR="00585D1F" w:rsidRPr="00450E94">
        <w:rPr>
          <w:rFonts w:asciiTheme="minorHAnsi" w:hAnsiTheme="minorHAnsi" w:cs="Arial"/>
          <w:b/>
          <w:sz w:val="18"/>
          <w:szCs w:val="18"/>
        </w:rPr>
        <w:t>Requirements</w:t>
      </w:r>
    </w:p>
    <w:p w14:paraId="6476FDF8" w14:textId="7EC3D34B" w:rsidR="00585D1F" w:rsidRPr="00450E94"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HERS-Verified Pipe Insulation Credit</w:t>
      </w:r>
      <w:r w:rsidRPr="00450E94">
        <w:rPr>
          <w:rFonts w:asciiTheme="minorHAnsi" w:hAnsiTheme="minorHAnsi" w:cs="Arial"/>
          <w:b/>
          <w:sz w:val="18"/>
          <w:szCs w:val="18"/>
        </w:rPr>
        <w:t xml:space="preserve">. </w:t>
      </w:r>
      <w:r w:rsidRPr="00450E94">
        <w:rPr>
          <w:rFonts w:asciiTheme="minorHAnsi" w:hAnsiTheme="minorHAnsi" w:cs="Arial"/>
          <w:sz w:val="18"/>
          <w:szCs w:val="18"/>
        </w:rPr>
        <w:t xml:space="preserve">In addition to the mandatory requirements in Table </w:t>
      </w:r>
      <w:r w:rsidR="006E4B25" w:rsidRPr="00450E94">
        <w:rPr>
          <w:rFonts w:asciiTheme="minorHAnsi" w:hAnsiTheme="minorHAnsi" w:cs="Arial"/>
          <w:sz w:val="18"/>
          <w:szCs w:val="18"/>
        </w:rPr>
        <w:t>F</w:t>
      </w:r>
      <w:r w:rsidRPr="00450E94">
        <w:rPr>
          <w:rFonts w:asciiTheme="minorHAnsi" w:hAnsiTheme="minorHAnsi" w:cs="Arial"/>
          <w:sz w:val="18"/>
          <w:szCs w:val="18"/>
        </w:rPr>
        <w:t xml:space="preserve">, the </w:t>
      </w:r>
      <w:r w:rsidR="00B71192">
        <w:rPr>
          <w:rFonts w:asciiTheme="minorHAnsi" w:hAnsiTheme="minorHAnsi" w:cstheme="minorHAnsi"/>
          <w:sz w:val="18"/>
          <w:szCs w:val="18"/>
        </w:rPr>
        <w:t>HERS rater</w:t>
      </w:r>
      <w:r w:rsidR="00B71192" w:rsidRPr="00450E94" w:rsidDel="006E4B25">
        <w:rPr>
          <w:rFonts w:asciiTheme="minorHAnsi" w:hAnsiTheme="minorHAnsi" w:cs="Arial"/>
          <w:sz w:val="18"/>
          <w:szCs w:val="18"/>
        </w:rPr>
        <w:t xml:space="preserve"> </w:t>
      </w:r>
      <w:r w:rsidRPr="00450E94">
        <w:rPr>
          <w:rFonts w:asciiTheme="minorHAnsi" w:hAnsiTheme="minorHAnsi" w:cs="Arial"/>
          <w:sz w:val="18"/>
          <w:szCs w:val="18"/>
        </w:rPr>
        <w:t xml:space="preserve">must ensure the requirements in this table are met.  </w:t>
      </w:r>
    </w:p>
    <w:p w14:paraId="43F9FF24"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5B818351" w:rsidR="00585D1F"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450E94">
        <w:rPr>
          <w:rFonts w:asciiTheme="minorHAnsi" w:hAnsiTheme="minorHAnsi" w:cs="Arial"/>
          <w:b/>
          <w:sz w:val="18"/>
          <w:szCs w:val="18"/>
        </w:rPr>
        <w:t>K</w:t>
      </w:r>
      <w:r w:rsidR="00585D1F" w:rsidRPr="00450E94">
        <w:rPr>
          <w:rFonts w:asciiTheme="minorHAnsi" w:hAnsiTheme="minorHAnsi" w:cs="Arial"/>
          <w:b/>
          <w:sz w:val="18"/>
          <w:szCs w:val="18"/>
        </w:rPr>
        <w:t xml:space="preserve">. </w:t>
      </w:r>
      <w:r w:rsidR="00585D1F" w:rsidRPr="00450E94">
        <w:rPr>
          <w:rFonts w:asciiTheme="minorHAnsi" w:hAnsiTheme="minorHAnsi"/>
          <w:b/>
          <w:sz w:val="18"/>
          <w:szCs w:val="18"/>
        </w:rPr>
        <w:t xml:space="preserve">HERS-Verified Parallel Piping </w:t>
      </w:r>
      <w:r w:rsidR="00585D1F" w:rsidRPr="00450E94">
        <w:rPr>
          <w:rFonts w:asciiTheme="minorHAnsi" w:hAnsiTheme="minorHAnsi" w:cs="Arial"/>
          <w:b/>
          <w:sz w:val="18"/>
          <w:szCs w:val="18"/>
        </w:rPr>
        <w:t>Requirements</w:t>
      </w:r>
    </w:p>
    <w:p w14:paraId="57238AF5" w14:textId="12DB2907" w:rsidR="00585D1F" w:rsidRPr="00450E94"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HERS-Verified Parallel Piping</w:t>
      </w:r>
      <w:r w:rsidRPr="00450E94">
        <w:rPr>
          <w:rFonts w:asciiTheme="minorHAnsi" w:hAnsiTheme="minorHAnsi" w:cs="Arial"/>
          <w:b/>
          <w:sz w:val="18"/>
          <w:szCs w:val="18"/>
        </w:rPr>
        <w:t>.</w:t>
      </w:r>
      <w:r w:rsidRPr="00450E94">
        <w:rPr>
          <w:rFonts w:asciiTheme="minorHAnsi" w:hAnsiTheme="minorHAnsi" w:cs="Arial"/>
          <w:sz w:val="18"/>
          <w:szCs w:val="18"/>
        </w:rPr>
        <w:t xml:space="preserve"> In addition to the mandatory requirements in Table</w:t>
      </w:r>
      <w:r w:rsidR="00F41465" w:rsidRPr="00450E94">
        <w:rPr>
          <w:rFonts w:asciiTheme="minorHAnsi" w:hAnsiTheme="minorHAnsi" w:cs="Arial"/>
          <w:sz w:val="18"/>
          <w:szCs w:val="18"/>
        </w:rPr>
        <w:t xml:space="preserve"> </w:t>
      </w:r>
      <w:r w:rsidR="006E4B25" w:rsidRPr="00450E94">
        <w:rPr>
          <w:rFonts w:asciiTheme="minorHAnsi" w:hAnsiTheme="minorHAnsi" w:cs="Arial"/>
          <w:sz w:val="18"/>
          <w:szCs w:val="18"/>
        </w:rPr>
        <w:t>F</w:t>
      </w:r>
      <w:r w:rsidRPr="00450E94">
        <w:rPr>
          <w:rFonts w:asciiTheme="minorHAnsi" w:hAnsiTheme="minorHAnsi" w:cs="Arial"/>
          <w:sz w:val="18"/>
          <w:szCs w:val="18"/>
        </w:rPr>
        <w:t xml:space="preserve">, the </w:t>
      </w:r>
      <w:r w:rsidR="00B71192">
        <w:rPr>
          <w:rFonts w:asciiTheme="minorHAnsi" w:hAnsiTheme="minorHAnsi" w:cstheme="minorHAnsi"/>
          <w:sz w:val="18"/>
          <w:szCs w:val="18"/>
        </w:rPr>
        <w:t>HERS rater</w:t>
      </w:r>
      <w:r w:rsidR="00B71192" w:rsidRPr="00450E94" w:rsidDel="006E4B25">
        <w:rPr>
          <w:rFonts w:asciiTheme="minorHAnsi" w:hAnsiTheme="minorHAnsi" w:cs="Arial"/>
          <w:sz w:val="18"/>
          <w:szCs w:val="18"/>
        </w:rPr>
        <w:t xml:space="preserve"> </w:t>
      </w:r>
      <w:r w:rsidRPr="00450E94">
        <w:rPr>
          <w:rFonts w:asciiTheme="minorHAnsi" w:hAnsiTheme="minorHAnsi" w:cs="Arial"/>
          <w:sz w:val="18"/>
          <w:szCs w:val="18"/>
        </w:rPr>
        <w:t xml:space="preserve">must ensure the requirements in this table are met.  </w:t>
      </w:r>
    </w:p>
    <w:p w14:paraId="0996B58B" w14:textId="572E204A"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3359FE34" w:rsidR="006E4B25" w:rsidRPr="00450E94"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450E94">
        <w:rPr>
          <w:rFonts w:asciiTheme="minorHAnsi" w:hAnsiTheme="minorHAnsi" w:cs="Arial"/>
          <w:b/>
          <w:sz w:val="18"/>
          <w:szCs w:val="18"/>
        </w:rPr>
        <w:t xml:space="preserve">L. </w:t>
      </w:r>
      <w:r w:rsidRPr="00450E94">
        <w:rPr>
          <w:rFonts w:asciiTheme="minorHAnsi" w:hAnsiTheme="minorHAnsi"/>
          <w:b/>
          <w:sz w:val="18"/>
          <w:szCs w:val="18"/>
        </w:rPr>
        <w:t xml:space="preserve">Parallel Piping </w:t>
      </w:r>
      <w:r w:rsidRPr="00450E94">
        <w:rPr>
          <w:rFonts w:asciiTheme="minorHAnsi" w:hAnsiTheme="minorHAnsi" w:cs="Arial"/>
          <w:b/>
          <w:sz w:val="18"/>
          <w:szCs w:val="18"/>
        </w:rPr>
        <w:t>Requirements</w:t>
      </w:r>
    </w:p>
    <w:p w14:paraId="4AABC19D" w14:textId="38752E10"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lastRenderedPageBreak/>
        <w:t xml:space="preserve">This table only applies to systems indicated as </w:t>
      </w:r>
      <w:r w:rsidRPr="00450E94">
        <w:rPr>
          <w:rFonts w:asciiTheme="minorHAnsi" w:hAnsiTheme="minorHAnsi"/>
          <w:b/>
          <w:sz w:val="18"/>
          <w:szCs w:val="18"/>
        </w:rPr>
        <w:t>Parallel Piping</w:t>
      </w:r>
      <w:r w:rsidRPr="00450E94">
        <w:rPr>
          <w:rFonts w:asciiTheme="minorHAnsi" w:hAnsiTheme="minorHAnsi" w:cs="Arial"/>
          <w:b/>
          <w:sz w:val="18"/>
          <w:szCs w:val="18"/>
        </w:rPr>
        <w:t>.</w:t>
      </w:r>
      <w:r w:rsidRPr="00450E94">
        <w:rPr>
          <w:rFonts w:asciiTheme="minorHAnsi" w:hAnsiTheme="minorHAnsi" w:cs="Arial"/>
          <w:sz w:val="18"/>
          <w:szCs w:val="18"/>
        </w:rPr>
        <w:t xml:space="preserve"> In addition to the mandatory requirements in Table F, the </w:t>
      </w:r>
      <w:r w:rsidRPr="00B71192">
        <w:rPr>
          <w:rFonts w:asciiTheme="minorHAnsi" w:hAnsiTheme="minorHAnsi" w:cstheme="minorHAnsi"/>
          <w:sz w:val="18"/>
          <w:szCs w:val="18"/>
        </w:rPr>
        <w:t>installer</w:t>
      </w:r>
      <w:r w:rsidRPr="00450E94">
        <w:rPr>
          <w:rFonts w:asciiTheme="minorHAnsi" w:hAnsiTheme="minorHAnsi" w:cs="Arial"/>
          <w:sz w:val="18"/>
          <w:szCs w:val="18"/>
        </w:rPr>
        <w:t xml:space="preserve"> must ensure the requirements in this table are met.  </w:t>
      </w:r>
    </w:p>
    <w:p w14:paraId="1F998D6D" w14:textId="77777777" w:rsidR="006E4B25"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13F20544" w:rsidR="00585D1F" w:rsidRPr="00450E94"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450E94">
        <w:rPr>
          <w:rFonts w:asciiTheme="minorHAnsi" w:hAnsiTheme="minorHAnsi" w:cs="Arial"/>
          <w:b/>
          <w:sz w:val="18"/>
          <w:szCs w:val="18"/>
        </w:rPr>
        <w:t>M</w:t>
      </w:r>
      <w:r w:rsidR="00585D1F" w:rsidRPr="00450E94">
        <w:rPr>
          <w:rFonts w:asciiTheme="minorHAnsi" w:hAnsiTheme="minorHAnsi" w:cs="Arial"/>
          <w:b/>
          <w:sz w:val="18"/>
          <w:szCs w:val="18"/>
        </w:rPr>
        <w:t xml:space="preserve">. </w:t>
      </w:r>
      <w:r w:rsidRPr="00450E94">
        <w:rPr>
          <w:rFonts w:asciiTheme="minorHAnsi" w:hAnsiTheme="minorHAnsi"/>
          <w:b/>
          <w:sz w:val="18"/>
          <w:szCs w:val="18"/>
        </w:rPr>
        <w:t>Point of Use Requirements</w:t>
      </w:r>
    </w:p>
    <w:p w14:paraId="5946406B" w14:textId="218B3EA4" w:rsidR="00585D1F" w:rsidRPr="00450E94"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006E4B25" w:rsidRPr="00450E94">
        <w:rPr>
          <w:rFonts w:asciiTheme="minorHAnsi" w:hAnsiTheme="minorHAnsi"/>
          <w:b/>
          <w:sz w:val="18"/>
          <w:szCs w:val="18"/>
        </w:rPr>
        <w:t>Point of Use</w:t>
      </w:r>
      <w:r w:rsidRPr="00450E94">
        <w:rPr>
          <w:rFonts w:asciiTheme="minorHAnsi" w:hAnsiTheme="minorHAnsi" w:cs="Arial"/>
          <w:b/>
          <w:sz w:val="18"/>
          <w:szCs w:val="18"/>
        </w:rPr>
        <w:t xml:space="preserve"> </w:t>
      </w:r>
      <w:r w:rsidRPr="00450E94">
        <w:rPr>
          <w:rFonts w:asciiTheme="minorHAnsi" w:hAnsiTheme="minorHAnsi" w:cs="Arial"/>
          <w:sz w:val="18"/>
          <w:szCs w:val="18"/>
        </w:rPr>
        <w:t>In addition to the mandatory requirements in Table</w:t>
      </w:r>
      <w:r w:rsidR="006E4B25" w:rsidRPr="00450E94">
        <w:rPr>
          <w:rFonts w:asciiTheme="minorHAnsi" w:hAnsiTheme="minorHAnsi" w:cs="Arial"/>
          <w:sz w:val="18"/>
          <w:szCs w:val="18"/>
        </w:rPr>
        <w:t xml:space="preserve"> F</w:t>
      </w:r>
      <w:r w:rsidRPr="00450E94">
        <w:rPr>
          <w:rFonts w:asciiTheme="minorHAnsi" w:hAnsiTheme="minorHAnsi" w:cs="Arial"/>
          <w:sz w:val="18"/>
          <w:szCs w:val="18"/>
        </w:rPr>
        <w:t xml:space="preserve">, the </w:t>
      </w:r>
      <w:r w:rsidR="006E4B25" w:rsidRPr="00B71192">
        <w:rPr>
          <w:rFonts w:asciiTheme="minorHAnsi" w:hAnsiTheme="minorHAnsi" w:cstheme="minorHAnsi"/>
          <w:sz w:val="18"/>
          <w:szCs w:val="18"/>
        </w:rPr>
        <w:t>installer</w:t>
      </w:r>
      <w:r w:rsidR="006E4B25" w:rsidRPr="00450E94" w:rsidDel="006E4B25">
        <w:rPr>
          <w:rFonts w:asciiTheme="minorHAnsi" w:hAnsiTheme="minorHAnsi" w:cs="Arial"/>
          <w:sz w:val="18"/>
          <w:szCs w:val="18"/>
        </w:rPr>
        <w:t xml:space="preserve"> </w:t>
      </w:r>
      <w:r w:rsidRPr="00450E94">
        <w:rPr>
          <w:rFonts w:asciiTheme="minorHAnsi" w:hAnsiTheme="minorHAnsi" w:cs="Arial"/>
          <w:sz w:val="18"/>
          <w:szCs w:val="18"/>
        </w:rPr>
        <w:t>must ensure the requirements in this table are met.</w:t>
      </w:r>
    </w:p>
    <w:p w14:paraId="77224061" w14:textId="77777777" w:rsidR="00585D1F" w:rsidRPr="00450E94"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6C5E519D" w:rsidR="00585D1F" w:rsidRPr="00450E94"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450E94">
        <w:rPr>
          <w:rFonts w:asciiTheme="minorHAnsi" w:hAnsiTheme="minorHAnsi" w:cs="Arial"/>
          <w:b/>
          <w:sz w:val="18"/>
          <w:szCs w:val="18"/>
        </w:rPr>
        <w:t>N</w:t>
      </w:r>
      <w:r w:rsidR="00585D1F" w:rsidRPr="00450E94">
        <w:rPr>
          <w:rFonts w:asciiTheme="minorHAnsi" w:hAnsiTheme="minorHAnsi" w:cs="Arial"/>
          <w:b/>
          <w:sz w:val="18"/>
          <w:szCs w:val="18"/>
        </w:rPr>
        <w:t xml:space="preserve">. </w:t>
      </w:r>
      <w:r w:rsidRPr="00450E94">
        <w:rPr>
          <w:rFonts w:asciiTheme="minorHAnsi" w:hAnsiTheme="minorHAnsi" w:cs="Arial"/>
          <w:b/>
          <w:sz w:val="18"/>
          <w:szCs w:val="18"/>
        </w:rPr>
        <w:t xml:space="preserve">Mandatory Requirements for all Recirculation Systems </w:t>
      </w:r>
    </w:p>
    <w:p w14:paraId="75AD5AD8" w14:textId="77777777" w:rsidR="006E4B25" w:rsidRPr="00B71192" w:rsidRDefault="006E4B25" w:rsidP="006E4B25">
      <w:pPr>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The requirements of this table apply to all recirculation systems listed below.</w:t>
      </w:r>
    </w:p>
    <w:p w14:paraId="01E17839" w14:textId="77777777" w:rsidR="006E4B25" w:rsidRPr="00450E94"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3F6B2C18" w:rsidR="006E4B25" w:rsidRPr="00B71192" w:rsidRDefault="006E4B25" w:rsidP="006E4B25">
      <w:pPr>
        <w:autoSpaceDE w:val="0"/>
        <w:autoSpaceDN w:val="0"/>
        <w:adjustRightInd w:val="0"/>
        <w:spacing w:after="0" w:line="240" w:lineRule="auto"/>
        <w:rPr>
          <w:rFonts w:asciiTheme="minorHAnsi" w:hAnsiTheme="minorHAnsi" w:cstheme="minorHAnsi"/>
          <w:b/>
          <w:sz w:val="18"/>
          <w:szCs w:val="18"/>
        </w:rPr>
      </w:pPr>
      <w:r w:rsidRPr="00B71192">
        <w:rPr>
          <w:rFonts w:asciiTheme="minorHAnsi" w:hAnsiTheme="minorHAnsi" w:cstheme="minorHAnsi"/>
          <w:b/>
          <w:sz w:val="18"/>
          <w:szCs w:val="18"/>
        </w:rPr>
        <w:t>O. Recirculation Non-Demand Controls Requirements</w:t>
      </w:r>
    </w:p>
    <w:p w14:paraId="702B0E44" w14:textId="2858A53C"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 xml:space="preserve">This table only applies to systems indicated as </w:t>
      </w:r>
      <w:r w:rsidRPr="00B71192">
        <w:rPr>
          <w:rFonts w:asciiTheme="minorHAnsi" w:hAnsiTheme="minorHAnsi" w:cstheme="minorHAnsi"/>
          <w:b/>
          <w:sz w:val="18"/>
          <w:szCs w:val="18"/>
        </w:rPr>
        <w:t>Recirculation Non-demand controls.</w:t>
      </w:r>
      <w:r w:rsidRPr="00B71192">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B71192"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28631E9" w:rsidR="006E4B25" w:rsidRPr="00B71192"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B71192">
        <w:rPr>
          <w:rFonts w:asciiTheme="minorHAnsi" w:hAnsiTheme="minorHAnsi" w:cstheme="minorHAnsi"/>
          <w:b/>
          <w:sz w:val="18"/>
          <w:szCs w:val="18"/>
        </w:rPr>
        <w:t>P. Demand Recirculation Manual Control/Sensor Control Requirements</w:t>
      </w:r>
    </w:p>
    <w:p w14:paraId="54D895CE" w14:textId="63365482"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 xml:space="preserve">This table only applies to systems indicated as </w:t>
      </w:r>
      <w:r w:rsidRPr="00B71192">
        <w:rPr>
          <w:rFonts w:asciiTheme="minorHAnsi" w:hAnsiTheme="minorHAnsi" w:cstheme="minorHAnsi"/>
          <w:b/>
          <w:sz w:val="18"/>
          <w:szCs w:val="18"/>
        </w:rPr>
        <w:t>Demand Recirculation Manual Control</w:t>
      </w:r>
      <w:r w:rsidR="00B843FA" w:rsidRPr="00B71192">
        <w:rPr>
          <w:rFonts w:asciiTheme="minorHAnsi" w:hAnsiTheme="minorHAnsi" w:cstheme="minorHAnsi"/>
          <w:b/>
          <w:sz w:val="18"/>
          <w:szCs w:val="18"/>
        </w:rPr>
        <w:t>,</w:t>
      </w:r>
      <w:r w:rsidRPr="00B71192">
        <w:rPr>
          <w:rFonts w:asciiTheme="minorHAnsi" w:hAnsiTheme="minorHAnsi" w:cstheme="minorHAnsi"/>
          <w:b/>
          <w:sz w:val="18"/>
          <w:szCs w:val="18"/>
        </w:rPr>
        <w:t xml:space="preserve"> Demand Recirculation Senor Control</w:t>
      </w:r>
      <w:r w:rsidR="00B843FA" w:rsidRPr="00B71192">
        <w:rPr>
          <w:rFonts w:asciiTheme="minorHAnsi" w:hAnsiTheme="minorHAnsi" w:cstheme="minorHAnsi"/>
          <w:b/>
          <w:sz w:val="18"/>
          <w:szCs w:val="18"/>
        </w:rPr>
        <w:t xml:space="preserve">, HERS-Verified Demand Recirculation Manual Control </w:t>
      </w:r>
      <w:r w:rsidR="00B843FA" w:rsidRPr="00B71192">
        <w:rPr>
          <w:rFonts w:asciiTheme="minorHAnsi" w:hAnsiTheme="minorHAnsi" w:cstheme="minorHAnsi"/>
          <w:sz w:val="18"/>
          <w:szCs w:val="18"/>
        </w:rPr>
        <w:t xml:space="preserve">or </w:t>
      </w:r>
      <w:r w:rsidR="00B843FA" w:rsidRPr="00B71192">
        <w:rPr>
          <w:rFonts w:asciiTheme="minorHAnsi" w:hAnsiTheme="minorHAnsi" w:cstheme="minorHAnsi"/>
          <w:b/>
          <w:sz w:val="18"/>
          <w:szCs w:val="18"/>
        </w:rPr>
        <w:t>HERS-Verified Demand Recirculation Senor Control</w:t>
      </w:r>
      <w:r w:rsidRPr="00B71192">
        <w:rPr>
          <w:rFonts w:asciiTheme="minorHAnsi" w:hAnsiTheme="minorHAnsi" w:cstheme="minorHAnsi"/>
          <w:b/>
          <w:sz w:val="18"/>
          <w:szCs w:val="18"/>
        </w:rPr>
        <w:t xml:space="preserve">. </w:t>
      </w:r>
      <w:r w:rsidRPr="00B71192">
        <w:rPr>
          <w:rFonts w:asciiTheme="minorHAnsi" w:hAnsiTheme="minorHAnsi" w:cstheme="minorHAnsi"/>
          <w:sz w:val="18"/>
          <w:szCs w:val="18"/>
        </w:rPr>
        <w:t>In addition to the mandatory requirements in Table F and N, the installer must ensure the requirements in this table are met.</w:t>
      </w:r>
    </w:p>
    <w:p w14:paraId="08C34F10" w14:textId="77777777" w:rsidR="006E4B25" w:rsidRPr="00450E94"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5C53DD9B" w:rsidR="000849F0" w:rsidRPr="00B71192" w:rsidRDefault="006E4B25" w:rsidP="00A05A69">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B71192">
        <w:rPr>
          <w:rFonts w:asciiTheme="minorHAnsi" w:hAnsiTheme="minorHAnsi" w:cstheme="minorHAnsi"/>
          <w:b/>
          <w:sz w:val="18"/>
          <w:szCs w:val="18"/>
        </w:rPr>
        <w:t xml:space="preserve">Q. HERS-Verified Demand Recirculation Manual Control (RDRmc-H) (RA3.6.6)/Sensor Control (RDRsc-H) (RA3.6.7) </w:t>
      </w:r>
    </w:p>
    <w:p w14:paraId="0A8AEDE8" w14:textId="7CC1B460"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 xml:space="preserve">This table only applies to systems indicated as </w:t>
      </w:r>
      <w:r w:rsidR="00850E4B" w:rsidRPr="00B71192">
        <w:rPr>
          <w:rFonts w:asciiTheme="minorHAnsi" w:hAnsiTheme="minorHAnsi" w:cstheme="minorHAnsi"/>
          <w:b/>
          <w:sz w:val="18"/>
          <w:szCs w:val="18"/>
        </w:rPr>
        <w:t xml:space="preserve">HERS-Verified </w:t>
      </w:r>
      <w:r w:rsidRPr="00B71192">
        <w:rPr>
          <w:rFonts w:asciiTheme="minorHAnsi" w:hAnsiTheme="minorHAnsi" w:cstheme="minorHAnsi"/>
          <w:b/>
          <w:sz w:val="18"/>
          <w:szCs w:val="18"/>
        </w:rPr>
        <w:t xml:space="preserve">Demand Recirculation Manual Control </w:t>
      </w:r>
      <w:r w:rsidRPr="00B71192">
        <w:rPr>
          <w:rFonts w:asciiTheme="minorHAnsi" w:hAnsiTheme="minorHAnsi" w:cstheme="minorHAnsi"/>
          <w:sz w:val="18"/>
          <w:szCs w:val="18"/>
        </w:rPr>
        <w:t xml:space="preserve">or </w:t>
      </w:r>
      <w:r w:rsidR="00850E4B" w:rsidRPr="00B71192">
        <w:rPr>
          <w:rFonts w:asciiTheme="minorHAnsi" w:hAnsiTheme="minorHAnsi" w:cstheme="minorHAnsi"/>
          <w:b/>
          <w:sz w:val="18"/>
          <w:szCs w:val="18"/>
        </w:rPr>
        <w:t xml:space="preserve">HERS-Verified </w:t>
      </w:r>
      <w:r w:rsidRPr="00B71192">
        <w:rPr>
          <w:rFonts w:asciiTheme="minorHAnsi" w:hAnsiTheme="minorHAnsi" w:cstheme="minorHAnsi"/>
          <w:b/>
          <w:sz w:val="18"/>
          <w:szCs w:val="18"/>
        </w:rPr>
        <w:t xml:space="preserve">Demand Recirculation Senor Control. </w:t>
      </w:r>
      <w:r w:rsidR="00850E4B" w:rsidRPr="00B71192">
        <w:rPr>
          <w:rFonts w:asciiTheme="minorHAnsi" w:hAnsiTheme="minorHAnsi" w:cstheme="minorHAnsi"/>
          <w:b/>
          <w:sz w:val="18"/>
          <w:szCs w:val="18"/>
        </w:rPr>
        <w:t xml:space="preserve"> </w:t>
      </w:r>
      <w:r w:rsidRPr="00B71192">
        <w:rPr>
          <w:rFonts w:asciiTheme="minorHAnsi" w:hAnsiTheme="minorHAnsi" w:cstheme="minorHAnsi"/>
          <w:sz w:val="18"/>
          <w:szCs w:val="18"/>
        </w:rPr>
        <w:t xml:space="preserve">In addition to the mandatory requirements in Table F and N, the </w:t>
      </w:r>
      <w:r w:rsidR="00B71192">
        <w:rPr>
          <w:rFonts w:asciiTheme="minorHAnsi" w:hAnsiTheme="minorHAnsi" w:cstheme="minorHAnsi"/>
          <w:sz w:val="18"/>
          <w:szCs w:val="18"/>
        </w:rPr>
        <w:t>HERS rater</w:t>
      </w:r>
      <w:r w:rsidR="00B71192" w:rsidRPr="00B71192">
        <w:rPr>
          <w:rFonts w:asciiTheme="minorHAnsi" w:hAnsiTheme="minorHAnsi" w:cstheme="minorHAnsi"/>
          <w:sz w:val="18"/>
          <w:szCs w:val="18"/>
        </w:rPr>
        <w:t xml:space="preserve"> </w:t>
      </w:r>
      <w:r w:rsidRPr="00B71192">
        <w:rPr>
          <w:rFonts w:asciiTheme="minorHAnsi" w:hAnsiTheme="minorHAnsi" w:cstheme="minorHAnsi"/>
          <w:sz w:val="18"/>
          <w:szCs w:val="18"/>
        </w:rPr>
        <w:t>must ensure the requirements in this table are met.</w:t>
      </w:r>
    </w:p>
    <w:p w14:paraId="67911F5A" w14:textId="77777777" w:rsidR="006E4B25" w:rsidRPr="00A05A69" w:rsidRDefault="006E4B25" w:rsidP="00DC522B">
      <w:pPr>
        <w:spacing w:after="0" w:line="240" w:lineRule="auto"/>
        <w:rPr>
          <w:rFonts w:asciiTheme="minorHAnsi" w:hAnsiTheme="minorHAnsi" w:cstheme="minorHAnsi"/>
          <w:b/>
          <w:sz w:val="18"/>
          <w:szCs w:val="18"/>
        </w:rPr>
        <w:sectPr w:rsidR="006E4B25" w:rsidRPr="00A05A69" w:rsidSect="00A05A6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tbl>
      <w:tblPr>
        <w:tblpPr w:leftFromText="180" w:rightFromText="180" w:vertAnchor="text" w:tblpY="1"/>
        <w:tblOverlap w:val="never"/>
        <w:tblW w:w="5169"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4"/>
        <w:gridCol w:w="803"/>
        <w:gridCol w:w="901"/>
        <w:gridCol w:w="901"/>
        <w:gridCol w:w="975"/>
        <w:gridCol w:w="721"/>
        <w:gridCol w:w="810"/>
        <w:gridCol w:w="810"/>
        <w:gridCol w:w="1169"/>
        <w:gridCol w:w="1169"/>
        <w:gridCol w:w="899"/>
        <w:gridCol w:w="993"/>
      </w:tblGrid>
      <w:tr w:rsidR="009D7A13" w:rsidRPr="00327949" w14:paraId="1C7982C8" w14:textId="0D8E46F4" w:rsidTr="00BA592A">
        <w:trPr>
          <w:cantSplit/>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289"/>
          <w:p w14:paraId="5FBAE417" w14:textId="60138E08" w:rsidR="009D7A13" w:rsidRPr="00327949" w:rsidRDefault="009D7A13" w:rsidP="00F5274C">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A05A69">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ins w:id="336" w:author="Alhabibi, Haider@Energy" w:date="2022-01-25T19:56:00Z">
              <w:r w:rsidR="00606394" w:rsidRPr="00606394">
                <w:rPr>
                  <w:rFonts w:asciiTheme="minorHAnsi" w:hAnsiTheme="minorHAnsi" w:cstheme="minorHAnsi"/>
                  <w:b/>
                  <w:sz w:val="18"/>
                  <w:szCs w:val="18"/>
                </w:rPr>
                <w:t>(other than HPWH)</w:t>
              </w:r>
            </w:ins>
          </w:p>
          <w:p w14:paraId="1FCD1FD2" w14:textId="572F94B1" w:rsidR="009D7A13" w:rsidRPr="00327949" w:rsidRDefault="009D7A13" w:rsidP="00F5274C">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 xml:space="preserve">This table </w:t>
            </w:r>
            <w:proofErr w:type="gramStart"/>
            <w:r w:rsidRPr="00327949">
              <w:rPr>
                <w:rFonts w:asciiTheme="minorHAnsi" w:hAnsiTheme="minorHAnsi" w:cstheme="minorHAnsi"/>
                <w:sz w:val="18"/>
                <w:szCs w:val="18"/>
              </w:rPr>
              <w:t xml:space="preserve">reports </w:t>
            </w:r>
            <w:ins w:id="337" w:author="Alhabibi, Haider@Energy" w:date="2022-01-25T19:56:00Z">
              <w:r w:rsidR="0016093A">
                <w:t xml:space="preserve"> </w:t>
              </w:r>
              <w:r w:rsidR="0016093A" w:rsidRPr="0016093A">
                <w:rPr>
                  <w:rFonts w:asciiTheme="minorHAnsi" w:hAnsiTheme="minorHAnsi" w:cstheme="minorHAnsi"/>
                  <w:sz w:val="18"/>
                  <w:szCs w:val="18"/>
                </w:rPr>
                <w:t>features</w:t>
              </w:r>
              <w:proofErr w:type="gramEnd"/>
              <w:r w:rsidR="0016093A" w:rsidRPr="0016093A">
                <w:rPr>
                  <w:rFonts w:asciiTheme="minorHAnsi" w:hAnsiTheme="minorHAnsi" w:cstheme="minorHAnsi"/>
                  <w:sz w:val="18"/>
                  <w:szCs w:val="18"/>
                </w:rPr>
                <w:t xml:space="preserve"> of </w:t>
              </w:r>
            </w:ins>
            <w:r w:rsidRPr="00327949">
              <w:rPr>
                <w:rFonts w:asciiTheme="minorHAnsi" w:hAnsiTheme="minorHAnsi" w:cstheme="minorHAnsi"/>
                <w:sz w:val="18"/>
                <w:szCs w:val="18"/>
              </w:rPr>
              <w:t xml:space="preserve">the water heating system </w:t>
            </w:r>
            <w:ins w:id="338" w:author="Alhabibi, Haider@Energy" w:date="2022-01-25T19:56:00Z">
              <w:r w:rsidR="009C4B10">
                <w:rPr>
                  <w:rFonts w:asciiTheme="minorHAnsi" w:eastAsia="Times New Roman" w:hAnsiTheme="minorHAnsi" w:cstheme="minorHAnsi"/>
                  <w:sz w:val="20"/>
                  <w:szCs w:val="20"/>
                </w:rPr>
                <w:t xml:space="preserve">other than </w:t>
              </w:r>
              <w:r w:rsidR="009C4B10">
                <w:rPr>
                  <w:rFonts w:cstheme="minorHAnsi"/>
                  <w:b/>
                  <w:bCs/>
                  <w:sz w:val="20"/>
                  <w:szCs w:val="20"/>
                </w:rPr>
                <w:t>HPWH</w:t>
              </w:r>
              <w:r w:rsidR="009C4B10" w:rsidRPr="005828AE">
                <w:rPr>
                  <w:rFonts w:asciiTheme="minorHAnsi" w:eastAsia="Times New Roman" w:hAnsiTheme="minorHAnsi" w:cstheme="minorHAnsi"/>
                  <w:sz w:val="20"/>
                  <w:szCs w:val="20"/>
                </w:rPr>
                <w:t xml:space="preserve"> </w:t>
              </w:r>
              <w:r w:rsidR="009C4B10">
                <w:rPr>
                  <w:rFonts w:asciiTheme="minorHAnsi" w:eastAsia="Times New Roman" w:hAnsiTheme="minorHAnsi" w:cstheme="minorHAnsi"/>
                  <w:sz w:val="20"/>
                  <w:szCs w:val="20"/>
                </w:rPr>
                <w:t xml:space="preserve">systems </w:t>
              </w:r>
            </w:ins>
            <w:del w:id="339" w:author="Alhabibi, Haider@Energy" w:date="2022-01-25T19:56:00Z">
              <w:r w:rsidRPr="00327949" w:rsidDel="009C4B10">
                <w:rPr>
                  <w:rFonts w:asciiTheme="minorHAnsi" w:hAnsiTheme="minorHAnsi" w:cstheme="minorHAnsi"/>
                  <w:sz w:val="18"/>
                  <w:szCs w:val="18"/>
                </w:rPr>
                <w:delText xml:space="preserve">features </w:delText>
              </w:r>
            </w:del>
            <w:r w:rsidRPr="00327949">
              <w:rPr>
                <w:rFonts w:asciiTheme="minorHAnsi" w:hAnsiTheme="minorHAnsi" w:cstheme="minorHAnsi"/>
                <w:sz w:val="18"/>
                <w:szCs w:val="18"/>
              </w:rPr>
              <w:t>that were specified on the registered CF1R compliance document for this project.</w:t>
            </w:r>
          </w:p>
          <w:p w14:paraId="2644B5A4" w14:textId="00FFD9FD" w:rsidR="009D7A13" w:rsidRPr="00327949" w:rsidRDefault="009D7A13" w:rsidP="00F5274C">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ins w:id="340" w:author="Alhabibi, Haider@Energy" w:date="2021-12-31T13:25:00Z">
              <w:r w:rsidR="00D30288">
                <w:t xml:space="preserve"> </w:t>
              </w:r>
              <w:r w:rsidR="00D30288" w:rsidRPr="00D30288">
                <w:rPr>
                  <w:rFonts w:asciiTheme="minorHAnsi" w:hAnsiTheme="minorHAnsi" w:cstheme="minorHAnsi"/>
                  <w:sz w:val="18"/>
                  <w:szCs w:val="18"/>
                </w:rPr>
                <w:t xml:space="preserve">if CF1R do not have any non-HPWH systems, then display the "section does not apply" message; else </w:t>
              </w:r>
            </w:ins>
            <w:r w:rsidRPr="00327949">
              <w:rPr>
                <w:rFonts w:asciiTheme="minorHAnsi" w:hAnsiTheme="minorHAnsi" w:cstheme="minorHAnsi"/>
                <w:sz w:val="18"/>
                <w:szCs w:val="18"/>
              </w:rPr>
              <w:t>require one row of data for each</w:t>
            </w:r>
            <w:del w:id="341" w:author="Alhabibi, Haider@Energy" w:date="2022-01-03T13:52:00Z">
              <w:r w:rsidRPr="00327949" w:rsidDel="00871C24">
                <w:rPr>
                  <w:rFonts w:asciiTheme="minorHAnsi" w:hAnsiTheme="minorHAnsi" w:cstheme="minorHAnsi"/>
                  <w:sz w:val="18"/>
                  <w:szCs w:val="18"/>
                </w:rPr>
                <w:delText xml:space="preserve"> </w:delText>
              </w:r>
            </w:del>
            <w:ins w:id="342" w:author="Alhabibi, Haider@Energy" w:date="2021-12-31T13:26:00Z">
              <w:r w:rsidR="00834840">
                <w:t xml:space="preserve"> </w:t>
              </w:r>
              <w:r w:rsidR="00834840" w:rsidRPr="00834840">
                <w:rPr>
                  <w:rFonts w:asciiTheme="minorHAnsi" w:hAnsiTheme="minorHAnsi" w:cstheme="minorHAnsi"/>
                  <w:sz w:val="18"/>
                  <w:szCs w:val="18"/>
                </w:rPr>
                <w:t xml:space="preserve">non-HPWH </w:t>
              </w:r>
            </w:ins>
            <w:del w:id="343" w:author="Alhabibi, Haider@Energy" w:date="2022-01-25T19:57:00Z">
              <w:r w:rsidRPr="00EB0542" w:rsidDel="00C239B7">
                <w:rPr>
                  <w:rFonts w:asciiTheme="minorHAnsi" w:hAnsiTheme="minorHAnsi" w:cstheme="minorHAnsi"/>
                  <w:sz w:val="18"/>
                  <w:szCs w:val="18"/>
                  <w:highlight w:val="yellow"/>
                  <w:rPrChange w:id="344" w:author="Alhabibi, Haider@Energy" w:date="2022-01-03T13:52:00Z">
                    <w:rPr>
                      <w:rFonts w:asciiTheme="minorHAnsi" w:hAnsiTheme="minorHAnsi" w:cstheme="minorHAnsi"/>
                      <w:sz w:val="18"/>
                      <w:szCs w:val="18"/>
                    </w:rPr>
                  </w:rPrChange>
                </w:rPr>
                <w:delText>Dwelling Unit</w:delText>
              </w:r>
              <w:r w:rsidRPr="00327949" w:rsidDel="00C239B7">
                <w:rPr>
                  <w:rFonts w:asciiTheme="minorHAnsi" w:hAnsiTheme="minorHAnsi" w:cstheme="minorHAnsi"/>
                  <w:sz w:val="18"/>
                  <w:szCs w:val="18"/>
                </w:rPr>
                <w:delText xml:space="preserve"> </w:delText>
              </w:r>
            </w:del>
            <w:r w:rsidRPr="00327949">
              <w:rPr>
                <w:rFonts w:asciiTheme="minorHAnsi" w:hAnsiTheme="minorHAnsi" w:cstheme="minorHAnsi"/>
                <w:sz w:val="18"/>
                <w:szCs w:val="18"/>
              </w:rPr>
              <w:t>Water Heating System name identified on the CF1R report&gt;&gt;</w:t>
            </w:r>
          </w:p>
        </w:tc>
      </w:tr>
      <w:tr w:rsidR="00BA592A" w:rsidRPr="00327949" w14:paraId="6AAB97F6" w14:textId="34F9147E" w:rsidTr="00BA592A">
        <w:trPr>
          <w:cantSplit/>
          <w:trHeight w:val="277"/>
        </w:trPr>
        <w:tc>
          <w:tcPr>
            <w:tcW w:w="450" w:type="pct"/>
            <w:tcBorders>
              <w:top w:val="single" w:sz="4" w:space="0" w:color="auto"/>
              <w:left w:val="single" w:sz="4" w:space="0" w:color="auto"/>
              <w:bottom w:val="single" w:sz="4" w:space="0" w:color="auto"/>
              <w:right w:val="single" w:sz="4" w:space="0" w:color="auto"/>
            </w:tcBorders>
          </w:tcPr>
          <w:p w14:paraId="57D8C094" w14:textId="4E0B964E" w:rsidR="009D7A13" w:rsidRPr="00327949" w:rsidRDefault="009D7A13" w:rsidP="009D7A13">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0" w:type="pct"/>
            <w:tcBorders>
              <w:top w:val="single" w:sz="4" w:space="0" w:color="auto"/>
              <w:left w:val="single" w:sz="4" w:space="0" w:color="auto"/>
              <w:bottom w:val="single" w:sz="4" w:space="0" w:color="auto"/>
              <w:right w:val="single" w:sz="4" w:space="0" w:color="auto"/>
            </w:tcBorders>
            <w:vAlign w:val="bottom"/>
          </w:tcPr>
          <w:p w14:paraId="7C9B00BA" w14:textId="5381922A"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4" w:type="pct"/>
            <w:tcBorders>
              <w:top w:val="single" w:sz="4" w:space="0" w:color="auto"/>
              <w:left w:val="single" w:sz="4" w:space="0" w:color="auto"/>
              <w:bottom w:val="single" w:sz="4" w:space="0" w:color="auto"/>
              <w:right w:val="single" w:sz="4" w:space="0" w:color="auto"/>
            </w:tcBorders>
            <w:vAlign w:val="bottom"/>
          </w:tcPr>
          <w:p w14:paraId="6177EA1C" w14:textId="2CD12D3A"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4" w:type="pct"/>
            <w:tcBorders>
              <w:top w:val="single" w:sz="4" w:space="0" w:color="auto"/>
              <w:left w:val="single" w:sz="4" w:space="0" w:color="auto"/>
              <w:bottom w:val="single" w:sz="4" w:space="0" w:color="auto"/>
              <w:right w:val="single" w:sz="4" w:space="0" w:color="auto"/>
            </w:tcBorders>
            <w:vAlign w:val="bottom"/>
          </w:tcPr>
          <w:p w14:paraId="505D2ED4" w14:textId="6FC0C6FC"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37" w:type="pct"/>
            <w:tcBorders>
              <w:top w:val="single" w:sz="4" w:space="0" w:color="auto"/>
              <w:left w:val="single" w:sz="4" w:space="0" w:color="auto"/>
              <w:bottom w:val="single" w:sz="4" w:space="0" w:color="auto"/>
              <w:right w:val="single" w:sz="4" w:space="0" w:color="auto"/>
            </w:tcBorders>
            <w:vAlign w:val="bottom"/>
          </w:tcPr>
          <w:p w14:paraId="21DA621E" w14:textId="519EA53C" w:rsidR="009D7A13" w:rsidRPr="00327949" w:rsidRDefault="009D7A13" w:rsidP="009D7A13">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23" w:type="pct"/>
            <w:tcBorders>
              <w:top w:val="single" w:sz="4" w:space="0" w:color="auto"/>
              <w:left w:val="single" w:sz="4" w:space="0" w:color="auto"/>
              <w:bottom w:val="single" w:sz="4" w:space="0" w:color="auto"/>
              <w:right w:val="single" w:sz="4" w:space="0" w:color="auto"/>
            </w:tcBorders>
            <w:vAlign w:val="bottom"/>
          </w:tcPr>
          <w:p w14:paraId="6FFB1278" w14:textId="4E35DA05" w:rsidR="009D7A13" w:rsidRPr="00327949" w:rsidRDefault="009D7A13" w:rsidP="009D7A13">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363" w:type="pct"/>
            <w:tcBorders>
              <w:top w:val="single" w:sz="4" w:space="0" w:color="auto"/>
              <w:left w:val="single" w:sz="4" w:space="0" w:color="auto"/>
              <w:bottom w:val="single" w:sz="4" w:space="0" w:color="auto"/>
              <w:right w:val="single" w:sz="4" w:space="0" w:color="auto"/>
            </w:tcBorders>
            <w:vAlign w:val="bottom"/>
          </w:tcPr>
          <w:p w14:paraId="0E006FC5" w14:textId="02F9C8E3" w:rsidR="009D7A13" w:rsidRPr="00327949" w:rsidRDefault="009D7A13" w:rsidP="009D7A13">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63" w:type="pct"/>
            <w:tcBorders>
              <w:top w:val="single" w:sz="4" w:space="0" w:color="auto"/>
              <w:left w:val="single" w:sz="4" w:space="0" w:color="auto"/>
              <w:bottom w:val="single" w:sz="4" w:space="0" w:color="auto"/>
              <w:right w:val="single" w:sz="4" w:space="0" w:color="auto"/>
            </w:tcBorders>
            <w:vAlign w:val="bottom"/>
          </w:tcPr>
          <w:p w14:paraId="41CC9AE1" w14:textId="439C627D" w:rsidR="009D7A13" w:rsidRPr="00327949" w:rsidRDefault="009D7A13" w:rsidP="009D7A13">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24" w:type="pct"/>
            <w:tcBorders>
              <w:top w:val="single" w:sz="4" w:space="0" w:color="auto"/>
              <w:left w:val="single" w:sz="4" w:space="0" w:color="auto"/>
              <w:bottom w:val="single" w:sz="4" w:space="0" w:color="auto"/>
              <w:right w:val="single" w:sz="4" w:space="0" w:color="auto"/>
            </w:tcBorders>
            <w:vAlign w:val="bottom"/>
          </w:tcPr>
          <w:p w14:paraId="49799FAA" w14:textId="617B2DD3" w:rsidR="009D7A13" w:rsidRPr="00327949"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vAlign w:val="bottom"/>
          </w:tcPr>
          <w:p w14:paraId="615E7A0F" w14:textId="4D99F562" w:rsidR="009D7A13" w:rsidRPr="00327949"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3" w:type="pct"/>
            <w:tcBorders>
              <w:top w:val="single" w:sz="4" w:space="0" w:color="auto"/>
              <w:left w:val="single" w:sz="4" w:space="0" w:color="auto"/>
              <w:bottom w:val="single" w:sz="4" w:space="0" w:color="auto"/>
              <w:right w:val="single" w:sz="4" w:space="0" w:color="auto"/>
            </w:tcBorders>
            <w:vAlign w:val="bottom"/>
          </w:tcPr>
          <w:p w14:paraId="007D86DE" w14:textId="26678280"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45" w:type="pct"/>
            <w:tcBorders>
              <w:top w:val="single" w:sz="4" w:space="0" w:color="auto"/>
              <w:left w:val="single" w:sz="4" w:space="0" w:color="auto"/>
              <w:bottom w:val="single" w:sz="4" w:space="0" w:color="auto"/>
              <w:right w:val="single" w:sz="4" w:space="0" w:color="auto"/>
            </w:tcBorders>
            <w:vAlign w:val="bottom"/>
          </w:tcPr>
          <w:p w14:paraId="3F59022C" w14:textId="73DE47BB" w:rsidR="009D7A13"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BA592A" w:rsidRPr="00327949" w14:paraId="716A8C8E" w14:textId="1268DFB8" w:rsidTr="00BA592A">
        <w:trPr>
          <w:cantSplit/>
          <w:trHeight w:val="288"/>
        </w:trPr>
        <w:tc>
          <w:tcPr>
            <w:tcW w:w="450" w:type="pct"/>
            <w:tcBorders>
              <w:top w:val="single" w:sz="4" w:space="0" w:color="auto"/>
              <w:left w:val="single" w:sz="4" w:space="0" w:color="auto"/>
              <w:bottom w:val="single" w:sz="4" w:space="0" w:color="auto"/>
              <w:right w:val="single" w:sz="4" w:space="0" w:color="auto"/>
            </w:tcBorders>
            <w:vAlign w:val="bottom"/>
          </w:tcPr>
          <w:p w14:paraId="691E33BF" w14:textId="2D92118B" w:rsidR="009D7A13" w:rsidRPr="00327949" w:rsidRDefault="009D7A13" w:rsidP="009D7A13">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53F1A3BD" w14:textId="3160C97B"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4" w:type="pct"/>
            <w:tcBorders>
              <w:top w:val="single" w:sz="4" w:space="0" w:color="auto"/>
              <w:left w:val="single" w:sz="4" w:space="0" w:color="auto"/>
              <w:bottom w:val="single" w:sz="4" w:space="0" w:color="auto"/>
              <w:right w:val="single" w:sz="4" w:space="0" w:color="auto"/>
            </w:tcBorders>
            <w:vAlign w:val="bottom"/>
          </w:tcPr>
          <w:p w14:paraId="78237A20"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4" w:type="pct"/>
            <w:tcBorders>
              <w:top w:val="single" w:sz="4" w:space="0" w:color="auto"/>
              <w:left w:val="single" w:sz="4" w:space="0" w:color="auto"/>
              <w:bottom w:val="single" w:sz="4" w:space="0" w:color="auto"/>
              <w:right w:val="single" w:sz="4" w:space="0" w:color="auto"/>
            </w:tcBorders>
            <w:vAlign w:val="bottom"/>
          </w:tcPr>
          <w:p w14:paraId="0411101F"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37" w:type="pct"/>
            <w:tcBorders>
              <w:top w:val="single" w:sz="4" w:space="0" w:color="auto"/>
              <w:left w:val="single" w:sz="4" w:space="0" w:color="auto"/>
              <w:bottom w:val="single" w:sz="4" w:space="0" w:color="auto"/>
              <w:right w:val="single" w:sz="4" w:space="0" w:color="auto"/>
            </w:tcBorders>
            <w:vAlign w:val="bottom"/>
          </w:tcPr>
          <w:p w14:paraId="1DA4175B" w14:textId="7668279F"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w:t>
            </w:r>
            <w:proofErr w:type="gramStart"/>
            <w:r w:rsidRPr="00327949">
              <w:rPr>
                <w:rFonts w:asciiTheme="minorHAnsi" w:hAnsiTheme="minorHAnsi" w:cstheme="minorHAnsi"/>
                <w:sz w:val="18"/>
                <w:szCs w:val="18"/>
              </w:rPr>
              <w:t>of</w:t>
            </w:r>
            <w:proofErr w:type="gramEnd"/>
            <w:r w:rsidRPr="00327949">
              <w:rPr>
                <w:rFonts w:asciiTheme="minorHAnsi" w:hAnsiTheme="minorHAnsi" w:cstheme="minorHAnsi"/>
                <w:sz w:val="18"/>
                <w:szCs w:val="18"/>
              </w:rPr>
              <w:t xml:space="preserve"> </w:t>
            </w:r>
            <w:r>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323" w:type="pct"/>
            <w:tcBorders>
              <w:top w:val="single" w:sz="4" w:space="0" w:color="auto"/>
              <w:left w:val="single" w:sz="4" w:space="0" w:color="auto"/>
              <w:bottom w:val="single" w:sz="4" w:space="0" w:color="auto"/>
              <w:right w:val="single" w:sz="4" w:space="0" w:color="auto"/>
            </w:tcBorders>
            <w:vAlign w:val="bottom"/>
          </w:tcPr>
          <w:p w14:paraId="1CD40041"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363" w:type="pct"/>
            <w:tcBorders>
              <w:top w:val="single" w:sz="4" w:space="0" w:color="auto"/>
              <w:left w:val="single" w:sz="4" w:space="0" w:color="auto"/>
              <w:bottom w:val="single" w:sz="4" w:space="0" w:color="auto"/>
              <w:right w:val="single" w:sz="4" w:space="0" w:color="auto"/>
            </w:tcBorders>
            <w:vAlign w:val="bottom"/>
          </w:tcPr>
          <w:p w14:paraId="0C1A6E65"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63" w:type="pct"/>
            <w:tcBorders>
              <w:top w:val="single" w:sz="4" w:space="0" w:color="auto"/>
              <w:left w:val="single" w:sz="4" w:space="0" w:color="auto"/>
              <w:bottom w:val="single" w:sz="4" w:space="0" w:color="auto"/>
              <w:right w:val="single" w:sz="4" w:space="0" w:color="auto"/>
            </w:tcBorders>
            <w:vAlign w:val="bottom"/>
          </w:tcPr>
          <w:p w14:paraId="6D09D5AE"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24" w:type="pct"/>
            <w:tcBorders>
              <w:top w:val="single" w:sz="4" w:space="0" w:color="auto"/>
              <w:left w:val="single" w:sz="4" w:space="0" w:color="auto"/>
              <w:bottom w:val="single" w:sz="4" w:space="0" w:color="auto"/>
              <w:right w:val="single" w:sz="4" w:space="0" w:color="auto"/>
            </w:tcBorders>
            <w:vAlign w:val="bottom"/>
          </w:tcPr>
          <w:p w14:paraId="461A280B" w14:textId="20338FF8" w:rsidR="009D7A13" w:rsidRPr="00327949" w:rsidRDefault="009D7A13" w:rsidP="009D7A13">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2D576EDF" w14:textId="59EF22E2"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3" w:type="pct"/>
            <w:tcBorders>
              <w:top w:val="single" w:sz="4" w:space="0" w:color="auto"/>
              <w:left w:val="single" w:sz="4" w:space="0" w:color="auto"/>
              <w:bottom w:val="single" w:sz="4" w:space="0" w:color="auto"/>
              <w:right w:val="single" w:sz="4" w:space="0" w:color="auto"/>
            </w:tcBorders>
            <w:vAlign w:val="bottom"/>
          </w:tcPr>
          <w:p w14:paraId="0D2F7A11" w14:textId="6764288B"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445" w:type="pct"/>
            <w:tcBorders>
              <w:top w:val="single" w:sz="4" w:space="0" w:color="auto"/>
              <w:left w:val="single" w:sz="4" w:space="0" w:color="auto"/>
              <w:bottom w:val="single" w:sz="4" w:space="0" w:color="auto"/>
              <w:right w:val="single" w:sz="4" w:space="0" w:color="auto"/>
            </w:tcBorders>
            <w:vAlign w:val="bottom"/>
          </w:tcPr>
          <w:p w14:paraId="73F1F5F6" w14:textId="3172C1DA" w:rsidR="009D7A13"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BA592A" w:rsidRPr="00327949" w14:paraId="401E94FA" w14:textId="36ED2B62" w:rsidTr="00BA592A">
        <w:trPr>
          <w:cantSplit/>
          <w:trHeight w:val="246"/>
        </w:trPr>
        <w:tc>
          <w:tcPr>
            <w:tcW w:w="450" w:type="pct"/>
            <w:tcBorders>
              <w:top w:val="single" w:sz="4" w:space="0" w:color="auto"/>
              <w:left w:val="single" w:sz="4" w:space="0" w:color="auto"/>
              <w:bottom w:val="single" w:sz="4" w:space="0" w:color="auto"/>
              <w:right w:val="single" w:sz="4" w:space="0" w:color="auto"/>
            </w:tcBorders>
          </w:tcPr>
          <w:p w14:paraId="04370EB3" w14:textId="57B7C7DA" w:rsidR="009D7A13" w:rsidRPr="00A05A69" w:rsidRDefault="009D7A13" w:rsidP="009D7A13">
            <w:pPr>
              <w:spacing w:after="0" w:line="240" w:lineRule="auto"/>
              <w:rPr>
                <w:rFonts w:asciiTheme="minorHAnsi" w:eastAsia="Times New Roman" w:hAnsiTheme="minorHAnsi" w:cstheme="minorHAnsi"/>
                <w:sz w:val="14"/>
                <w:szCs w:val="16"/>
              </w:rPr>
            </w:pPr>
            <w:r>
              <w:rPr>
                <w:rFonts w:asciiTheme="minorHAnsi" w:eastAsia="Times New Roman" w:hAnsiTheme="minorHAnsi" w:cstheme="minorHAnsi"/>
                <w:sz w:val="16"/>
                <w:szCs w:val="20"/>
              </w:rPr>
              <w:t xml:space="preserve">&lt;&lt;reference value from CF1R; if Single Family, then value = Single Family&gt;&gt; </w:t>
            </w:r>
          </w:p>
        </w:tc>
        <w:tc>
          <w:tcPr>
            <w:tcW w:w="360" w:type="pct"/>
            <w:tcBorders>
              <w:top w:val="single" w:sz="4" w:space="0" w:color="auto"/>
              <w:left w:val="single" w:sz="4" w:space="0" w:color="auto"/>
              <w:bottom w:val="single" w:sz="4" w:space="0" w:color="auto"/>
              <w:right w:val="single" w:sz="4" w:space="0" w:color="auto"/>
            </w:tcBorders>
          </w:tcPr>
          <w:p w14:paraId="1F9F0E23" w14:textId="46B40BD7"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 (see rule in header)&gt;&gt;</w:t>
            </w:r>
          </w:p>
        </w:tc>
        <w:tc>
          <w:tcPr>
            <w:tcW w:w="404" w:type="pct"/>
            <w:tcBorders>
              <w:top w:val="single" w:sz="4" w:space="0" w:color="auto"/>
              <w:left w:val="single" w:sz="4" w:space="0" w:color="auto"/>
              <w:bottom w:val="single" w:sz="4" w:space="0" w:color="auto"/>
              <w:right w:val="single" w:sz="4" w:space="0" w:color="auto"/>
            </w:tcBorders>
          </w:tcPr>
          <w:p w14:paraId="5406B233"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1FEF36D4"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allowed values=</w:t>
            </w:r>
          </w:p>
          <w:p w14:paraId="371736DC" w14:textId="77777777" w:rsidR="009D7A13" w:rsidRPr="00A05A69" w:rsidRDefault="009D7A13" w:rsidP="009D7A13">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DHW, </w:t>
            </w:r>
          </w:p>
          <w:p w14:paraId="711495C9" w14:textId="10A07994"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Combined Hydronic, Hydronic&gt;&gt;</w:t>
            </w:r>
          </w:p>
        </w:tc>
        <w:tc>
          <w:tcPr>
            <w:tcW w:w="404" w:type="pct"/>
            <w:tcBorders>
              <w:top w:val="single" w:sz="4" w:space="0" w:color="auto"/>
              <w:left w:val="single" w:sz="4" w:space="0" w:color="auto"/>
              <w:bottom w:val="single" w:sz="4" w:space="0" w:color="auto"/>
              <w:right w:val="single" w:sz="4" w:space="0" w:color="auto"/>
            </w:tcBorders>
          </w:tcPr>
          <w:p w14:paraId="515B2A78" w14:textId="3BDD1230"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31791D21"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Allowed values =</w:t>
            </w:r>
          </w:p>
          <w:p w14:paraId="13D2647B" w14:textId="0E5F452C"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Boiler, Indirect, Consumer Instantaneous, Commercial Instantaneous, Consumer Storage, Commercial Storage, Residential-Duty Commercial Storage, or Residential-Duty Commercial Instantaneous &gt;&gt;</w:t>
            </w:r>
          </w:p>
        </w:tc>
        <w:tc>
          <w:tcPr>
            <w:tcW w:w="437" w:type="pct"/>
            <w:tcBorders>
              <w:top w:val="single" w:sz="4" w:space="0" w:color="auto"/>
              <w:left w:val="single" w:sz="4" w:space="0" w:color="auto"/>
              <w:bottom w:val="single" w:sz="4" w:space="0" w:color="auto"/>
              <w:right w:val="single" w:sz="4" w:space="0" w:color="auto"/>
            </w:tcBorders>
          </w:tcPr>
          <w:p w14:paraId="0965884C" w14:textId="5D4EECC0"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CF1R&gt;&gt;</w:t>
            </w:r>
          </w:p>
        </w:tc>
        <w:tc>
          <w:tcPr>
            <w:tcW w:w="323" w:type="pct"/>
            <w:tcBorders>
              <w:top w:val="single" w:sz="4" w:space="0" w:color="auto"/>
              <w:left w:val="single" w:sz="4" w:space="0" w:color="auto"/>
              <w:bottom w:val="single" w:sz="4" w:space="0" w:color="auto"/>
              <w:right w:val="single" w:sz="4" w:space="0" w:color="auto"/>
            </w:tcBorders>
          </w:tcPr>
          <w:p w14:paraId="52E1B19B" w14:textId="4240721A"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  Allowed values are Heat Pump, Electric Resistance, Natural Gas, or Propane</w:t>
            </w:r>
            <w:r w:rsidRPr="00A05A69" w:rsidDel="00366412">
              <w:rPr>
                <w:rFonts w:asciiTheme="minorHAnsi" w:eastAsia="Times New Roman" w:hAnsiTheme="minorHAnsi" w:cstheme="minorHAnsi"/>
                <w:sz w:val="14"/>
                <w:szCs w:val="16"/>
              </w:rPr>
              <w:t xml:space="preserve"> </w:t>
            </w:r>
            <w:r w:rsidRPr="00A05A69">
              <w:rPr>
                <w:rFonts w:asciiTheme="minorHAnsi" w:eastAsia="Times New Roman" w:hAnsiTheme="minorHAnsi" w:cstheme="minorHAnsi"/>
                <w:sz w:val="14"/>
                <w:szCs w:val="16"/>
              </w:rPr>
              <w:t>&gt;&gt;</w:t>
            </w:r>
          </w:p>
        </w:tc>
        <w:tc>
          <w:tcPr>
            <w:tcW w:w="363" w:type="pct"/>
            <w:tcBorders>
              <w:top w:val="single" w:sz="4" w:space="0" w:color="auto"/>
              <w:left w:val="single" w:sz="4" w:space="0" w:color="auto"/>
              <w:bottom w:val="single" w:sz="4" w:space="0" w:color="auto"/>
              <w:right w:val="single" w:sz="4" w:space="0" w:color="auto"/>
            </w:tcBorders>
          </w:tcPr>
          <w:p w14:paraId="72901F45" w14:textId="447CD430"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&lt;&lt;If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Heat Pump, then </w:t>
            </w:r>
            <w:proofErr w:type="gramStart"/>
            <w:r>
              <w:rPr>
                <w:rFonts w:asciiTheme="minorHAnsi" w:eastAsia="Times New Roman" w:hAnsiTheme="minorHAnsi" w:cstheme="minorHAnsi"/>
                <w:sz w:val="14"/>
                <w:szCs w:val="16"/>
              </w:rPr>
              <w:t xml:space="preserve">value </w:t>
            </w:r>
            <w:r w:rsidRPr="00A05A69">
              <w:rPr>
                <w:rFonts w:asciiTheme="minorHAnsi" w:eastAsia="Times New Roman" w:hAnsiTheme="minorHAnsi" w:cstheme="minorHAnsi"/>
                <w:sz w:val="14"/>
                <w:szCs w:val="16"/>
              </w:rPr>
              <w:t xml:space="preserve"> =</w:t>
            </w:r>
            <w:proofErr w:type="gramEnd"/>
            <w:r w:rsidRPr="00A05A69">
              <w:rPr>
                <w:rFonts w:asciiTheme="minorHAnsi" w:eastAsia="Times New Roman" w:hAnsiTheme="minorHAnsi" w:cstheme="minorHAnsi"/>
                <w:sz w:val="14"/>
                <w:szCs w:val="16"/>
              </w:rPr>
              <w:t xml:space="preserve"> NA;</w:t>
            </w:r>
          </w:p>
          <w:p w14:paraId="1E0C7CD3"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Else reference values from CF1R.  Allowed values:</w:t>
            </w:r>
          </w:p>
          <w:p w14:paraId="3C99B452" w14:textId="03E50265"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If Fuel Type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Natural Gas, Propane then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Btu/Hr.  Else if Fuel Type = Electric Resistance then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kW &gt;&gt;</w:t>
            </w:r>
          </w:p>
        </w:tc>
        <w:tc>
          <w:tcPr>
            <w:tcW w:w="363" w:type="pct"/>
            <w:tcBorders>
              <w:top w:val="single" w:sz="4" w:space="0" w:color="auto"/>
              <w:left w:val="single" w:sz="4" w:space="0" w:color="auto"/>
              <w:bottom w:val="single" w:sz="4" w:space="0" w:color="auto"/>
              <w:right w:val="single" w:sz="4" w:space="0" w:color="auto"/>
            </w:tcBorders>
          </w:tcPr>
          <w:p w14:paraId="43D1C0C9" w14:textId="03997EB6"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&lt;&lt;if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Heat Pump, then result = </w:t>
            </w:r>
            <w:proofErr w:type="gramStart"/>
            <w:r w:rsidRPr="00A05A69">
              <w:rPr>
                <w:rFonts w:asciiTheme="minorHAnsi" w:eastAsia="Times New Roman" w:hAnsiTheme="minorHAnsi" w:cstheme="minorHAnsi"/>
                <w:sz w:val="14"/>
                <w:szCs w:val="16"/>
              </w:rPr>
              <w:t>NA;</w:t>
            </w:r>
            <w:proofErr w:type="gramEnd"/>
            <w:r w:rsidRPr="00A05A69">
              <w:rPr>
                <w:rFonts w:asciiTheme="minorHAnsi" w:eastAsia="Times New Roman" w:hAnsiTheme="minorHAnsi" w:cstheme="minorHAnsi"/>
                <w:sz w:val="14"/>
                <w:szCs w:val="16"/>
              </w:rPr>
              <w:t xml:space="preserve"> </w:t>
            </w:r>
          </w:p>
          <w:p w14:paraId="090AFD2A" w14:textId="797967D9" w:rsidR="009D7A13" w:rsidRPr="00A05A69" w:rsidRDefault="009D7A13" w:rsidP="009D7A13">
            <w:pPr>
              <w:spacing w:after="0" w:line="240" w:lineRule="auto"/>
              <w:rPr>
                <w:rFonts w:asciiTheme="minorHAnsi" w:hAnsiTheme="minorHAnsi" w:cstheme="minorHAnsi"/>
                <w:sz w:val="14"/>
                <w:szCs w:val="16"/>
              </w:rPr>
            </w:pPr>
            <w:r w:rsidRPr="00E611DC">
              <w:rPr>
                <w:rFonts w:asciiTheme="minorHAnsi" w:eastAsia="Times New Roman" w:hAnsiTheme="minorHAnsi" w:cstheme="minorHAnsi"/>
                <w:sz w:val="14"/>
                <w:szCs w:val="16"/>
              </w:rPr>
              <w:t xml:space="preserve">If performance, reference values from CF1R-PRF; Elseif Prescriptive, then value = </w:t>
            </w:r>
            <w:proofErr w:type="gramStart"/>
            <w:r w:rsidRPr="00E611DC">
              <w:rPr>
                <w:rFonts w:asciiTheme="minorHAnsi" w:eastAsia="Times New Roman" w:hAnsiTheme="minorHAnsi" w:cstheme="minorHAnsi"/>
                <w:sz w:val="14"/>
                <w:szCs w:val="16"/>
              </w:rPr>
              <w:t>NA</w:t>
            </w:r>
            <w:r w:rsidRPr="00E611DC" w:rsidDel="00E611DC">
              <w:rPr>
                <w:rFonts w:asciiTheme="minorHAnsi" w:eastAsia="Times New Roman" w:hAnsiTheme="minorHAnsi" w:cstheme="minorHAnsi"/>
                <w:sz w:val="14"/>
                <w:szCs w:val="16"/>
              </w:rPr>
              <w:t xml:space="preserve"> </w:t>
            </w:r>
            <w:r w:rsidRPr="00A05A69">
              <w:rPr>
                <w:rFonts w:asciiTheme="minorHAnsi" w:eastAsia="Times New Roman" w:hAnsiTheme="minorHAnsi" w:cstheme="minorHAnsi"/>
                <w:sz w:val="14"/>
                <w:szCs w:val="16"/>
              </w:rPr>
              <w:t xml:space="preserve"> &gt;</w:t>
            </w:r>
            <w:proofErr w:type="gramEnd"/>
          </w:p>
        </w:tc>
        <w:tc>
          <w:tcPr>
            <w:tcW w:w="524" w:type="pct"/>
            <w:tcBorders>
              <w:top w:val="single" w:sz="4" w:space="0" w:color="auto"/>
              <w:left w:val="single" w:sz="4" w:space="0" w:color="auto"/>
              <w:bottom w:val="single" w:sz="4" w:space="0" w:color="auto"/>
              <w:right w:val="single" w:sz="4" w:space="0" w:color="auto"/>
            </w:tcBorders>
          </w:tcPr>
          <w:p w14:paraId="4A7E95D8" w14:textId="135401D1"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 xml:space="preserve">&lt;&lt;reference values from CF1R.  If Central DHW System then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Yes, else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NA</w:t>
            </w:r>
          </w:p>
        </w:tc>
        <w:tc>
          <w:tcPr>
            <w:tcW w:w="524" w:type="pct"/>
            <w:tcBorders>
              <w:top w:val="single" w:sz="4" w:space="0" w:color="auto"/>
              <w:left w:val="single" w:sz="4" w:space="0" w:color="auto"/>
              <w:bottom w:val="single" w:sz="4" w:space="0" w:color="auto"/>
              <w:right w:val="single" w:sz="4" w:space="0" w:color="auto"/>
            </w:tcBorders>
          </w:tcPr>
          <w:p w14:paraId="4B1E8DA8"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6E2D48C9"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If performance and</w:t>
            </w:r>
          </w:p>
          <w:p w14:paraId="5A4E304B" w14:textId="329ED16D"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A0</w:t>
            </w:r>
            <w:r>
              <w:rPr>
                <w:rFonts w:asciiTheme="minorHAnsi" w:eastAsia="Times New Roman" w:hAnsiTheme="minorHAnsi" w:cstheme="minorHAnsi"/>
                <w:sz w:val="14"/>
                <w:szCs w:val="16"/>
              </w:rPr>
              <w:t>9</w:t>
            </w:r>
            <w:r w:rsidRPr="00A05A69">
              <w:rPr>
                <w:rFonts w:asciiTheme="minorHAnsi" w:eastAsia="Times New Roman" w:hAnsiTheme="minorHAnsi" w:cstheme="minorHAnsi"/>
                <w:sz w:val="14"/>
                <w:szCs w:val="16"/>
              </w:rPr>
              <w:t xml:space="preserve"> = NA then allowed values are</w:t>
            </w:r>
          </w:p>
          <w:p w14:paraId="783EDAF4"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*Standard Distribution System</w:t>
            </w:r>
          </w:p>
          <w:p w14:paraId="4B8F4499"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Point of Use</w:t>
            </w:r>
          </w:p>
          <w:p w14:paraId="1BD24A59"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Parallel Piping </w:t>
            </w:r>
          </w:p>
          <w:p w14:paraId="21D47D6E"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*Recirculation System Non-Demand Control</w:t>
            </w:r>
          </w:p>
          <w:p w14:paraId="00C4A4D7"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Demand Recirculation Manual Control </w:t>
            </w:r>
          </w:p>
          <w:p w14:paraId="49D7BCE7"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Demand Recirculation Sensor Control </w:t>
            </w:r>
          </w:p>
          <w:p w14:paraId="73FF48D5" w14:textId="2A1FF117"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651B5B">
              <w:rPr>
                <w:rFonts w:eastAsia="Times New Roman"/>
                <w:sz w:val="14"/>
                <w:szCs w:val="14"/>
              </w:rPr>
              <w:t xml:space="preserve">HERS-Verified Pipe Insulation </w:t>
            </w:r>
            <w:r>
              <w:rPr>
                <w:rFonts w:eastAsia="Times New Roman"/>
                <w:sz w:val="14"/>
                <w:szCs w:val="14"/>
              </w:rPr>
              <w:t>Credit</w:t>
            </w:r>
          </w:p>
          <w:p w14:paraId="65FCEEC2" w14:textId="77777777"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Parallel Piping </w:t>
            </w:r>
          </w:p>
          <w:p w14:paraId="0B9FDFD5" w14:textId="77777777"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Manual Control </w:t>
            </w:r>
          </w:p>
          <w:p w14:paraId="222889EF" w14:textId="45BC8579"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Sensor </w:t>
            </w:r>
            <w:proofErr w:type="gramStart"/>
            <w:r w:rsidRPr="00651B5B">
              <w:rPr>
                <w:rFonts w:eastAsia="Times New Roman"/>
                <w:sz w:val="14"/>
                <w:szCs w:val="14"/>
              </w:rPr>
              <w:t>Control</w:t>
            </w:r>
            <w:r>
              <w:rPr>
                <w:rFonts w:eastAsia="Times New Roman"/>
                <w:sz w:val="14"/>
                <w:szCs w:val="14"/>
              </w:rPr>
              <w:t>;</w:t>
            </w:r>
            <w:proofErr w:type="gramEnd"/>
            <w:r w:rsidRPr="00651B5B">
              <w:rPr>
                <w:rFonts w:eastAsia="Times New Roman"/>
                <w:sz w:val="14"/>
                <w:szCs w:val="14"/>
              </w:rPr>
              <w:t xml:space="preserve"> </w:t>
            </w:r>
          </w:p>
          <w:p w14:paraId="0D95305B" w14:textId="11D51D1D"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El</w:t>
            </w:r>
            <w:r>
              <w:rPr>
                <w:rFonts w:asciiTheme="minorHAnsi" w:eastAsia="Times New Roman" w:hAnsiTheme="minorHAnsi" w:cstheme="minorHAnsi"/>
                <w:sz w:val="14"/>
                <w:szCs w:val="16"/>
              </w:rPr>
              <w:t>se if A09</w:t>
            </w:r>
            <w:r w:rsidRPr="00A05A69">
              <w:rPr>
                <w:rFonts w:asciiTheme="minorHAnsi" w:eastAsia="Times New Roman" w:hAnsiTheme="minorHAnsi" w:cstheme="minorHAnsi"/>
                <w:sz w:val="14"/>
                <w:szCs w:val="16"/>
              </w:rPr>
              <w:t xml:space="preserve"> ≠ NA then allowed values are</w:t>
            </w:r>
          </w:p>
          <w:p w14:paraId="61AC5787" w14:textId="7E1ED9CF"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Standard Distribution System</w:t>
            </w:r>
          </w:p>
          <w:p w14:paraId="79D2D568" w14:textId="413477D0" w:rsidR="009D7A13" w:rsidRPr="00E611DC"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651B5B">
              <w:rPr>
                <w:rFonts w:eastAsia="Times New Roman"/>
                <w:sz w:val="14"/>
                <w:szCs w:val="14"/>
              </w:rPr>
              <w:t xml:space="preserve">HERS-Verified Pipe Insulation </w:t>
            </w:r>
            <w:proofErr w:type="gramStart"/>
            <w:r>
              <w:rPr>
                <w:rFonts w:eastAsia="Times New Roman"/>
                <w:sz w:val="14"/>
                <w:szCs w:val="14"/>
              </w:rPr>
              <w:t>Credit;</w:t>
            </w:r>
            <w:proofErr w:type="gramEnd"/>
          </w:p>
          <w:p w14:paraId="69214E73" w14:textId="77777777" w:rsidR="009D7A13" w:rsidRPr="00A05A69" w:rsidRDefault="009D7A13" w:rsidP="009D7A13">
            <w:pPr>
              <w:spacing w:after="0" w:line="240" w:lineRule="auto"/>
              <w:rPr>
                <w:rFonts w:cstheme="minorHAnsi"/>
                <w:sz w:val="14"/>
                <w:szCs w:val="16"/>
              </w:rPr>
            </w:pPr>
            <w:r w:rsidRPr="00A05A69">
              <w:rPr>
                <w:rFonts w:cstheme="minorHAnsi"/>
                <w:sz w:val="14"/>
                <w:szCs w:val="16"/>
              </w:rPr>
              <w:t xml:space="preserve">Else if prescriptive,  </w:t>
            </w:r>
          </w:p>
          <w:p w14:paraId="3DCB8791" w14:textId="77777777" w:rsidR="009D7A13" w:rsidRPr="00A05A69" w:rsidRDefault="009D7A13" w:rsidP="009D7A13">
            <w:pPr>
              <w:spacing w:after="0" w:line="240" w:lineRule="auto"/>
              <w:rPr>
                <w:rFonts w:cstheme="minorHAnsi"/>
                <w:sz w:val="14"/>
                <w:szCs w:val="16"/>
              </w:rPr>
            </w:pPr>
            <w:r w:rsidRPr="00A05A69">
              <w:rPr>
                <w:rFonts w:cstheme="minorHAnsi"/>
                <w:sz w:val="14"/>
                <w:szCs w:val="16"/>
              </w:rPr>
              <w:t xml:space="preserve">Allowed values are </w:t>
            </w:r>
          </w:p>
          <w:p w14:paraId="1679FB26" w14:textId="7D0BDD26" w:rsidR="009D7A13" w:rsidRDefault="009D7A13" w:rsidP="009D7A13">
            <w:pPr>
              <w:spacing w:after="0" w:line="240" w:lineRule="auto"/>
              <w:rPr>
                <w:rFonts w:cstheme="minorHAnsi"/>
                <w:sz w:val="14"/>
                <w:szCs w:val="16"/>
              </w:rPr>
            </w:pPr>
            <w:r w:rsidRPr="00A05A69">
              <w:rPr>
                <w:rFonts w:cstheme="minorHAnsi"/>
                <w:sz w:val="14"/>
                <w:szCs w:val="16"/>
              </w:rPr>
              <w:t>*Standard Distribution System</w:t>
            </w:r>
          </w:p>
          <w:p w14:paraId="4B2FE487" w14:textId="0724A425" w:rsidR="009D7A13" w:rsidRPr="00A05A69" w:rsidRDefault="009D7A13" w:rsidP="009D7A13">
            <w:pPr>
              <w:spacing w:after="0" w:line="240" w:lineRule="auto"/>
              <w:rPr>
                <w:rFonts w:cstheme="minorHAnsi"/>
                <w:sz w:val="14"/>
                <w:szCs w:val="16"/>
              </w:rPr>
            </w:pPr>
            <w:r>
              <w:rPr>
                <w:rFonts w:cstheme="minorHAnsi"/>
                <w:sz w:val="14"/>
                <w:szCs w:val="16"/>
              </w:rPr>
              <w:t>*Demand Recirculation</w:t>
            </w:r>
          </w:p>
          <w:p w14:paraId="6E27E922" w14:textId="01CA40BC" w:rsidR="009D7A13" w:rsidRPr="00A05A69" w:rsidRDefault="009D7A13" w:rsidP="009D7A13">
            <w:pPr>
              <w:spacing w:after="0" w:line="240" w:lineRule="auto"/>
              <w:rPr>
                <w:rFonts w:asciiTheme="minorHAnsi" w:hAnsiTheme="minorHAnsi" w:cstheme="minorHAnsi"/>
                <w:sz w:val="14"/>
                <w:szCs w:val="16"/>
              </w:rPr>
            </w:pPr>
            <w:r w:rsidRPr="00A05A69">
              <w:rPr>
                <w:rFonts w:cstheme="minorHAnsi"/>
                <w:sz w:val="14"/>
                <w:szCs w:val="16"/>
              </w:rPr>
              <w:t>* Demand Recirculation Manual Control</w:t>
            </w:r>
            <w:r>
              <w:rPr>
                <w:rFonts w:cstheme="minorHAnsi"/>
                <w:sz w:val="14"/>
                <w:szCs w:val="16"/>
              </w:rPr>
              <w:t>&gt;&gt;</w:t>
            </w:r>
          </w:p>
        </w:tc>
        <w:tc>
          <w:tcPr>
            <w:tcW w:w="403" w:type="pct"/>
            <w:tcBorders>
              <w:top w:val="single" w:sz="4" w:space="0" w:color="auto"/>
              <w:left w:val="single" w:sz="4" w:space="0" w:color="auto"/>
              <w:bottom w:val="single" w:sz="4" w:space="0" w:color="auto"/>
              <w:right w:val="single" w:sz="4" w:space="0" w:color="auto"/>
            </w:tcBorders>
          </w:tcPr>
          <w:p w14:paraId="6BE1C265" w14:textId="77777777" w:rsidR="009D7A13"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 xml:space="preserve">&lt;&lt;reference values from CF1R.  Allowed values are </w:t>
            </w:r>
          </w:p>
          <w:p w14:paraId="54835274" w14:textId="1D01E116" w:rsidR="009D7A13"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w:t>
            </w:r>
            <w:r>
              <w:rPr>
                <w:rFonts w:asciiTheme="minorHAnsi" w:hAnsiTheme="minorHAnsi" w:cstheme="minorHAnsi"/>
                <w:sz w:val="14"/>
                <w:szCs w:val="16"/>
              </w:rPr>
              <w:t>Basic</w:t>
            </w:r>
          </w:p>
          <w:p w14:paraId="0C27A92D" w14:textId="77B27CBC" w:rsidR="009D7A13" w:rsidRPr="00A05A69" w:rsidRDefault="009D7A13" w:rsidP="009D7A13">
            <w:pPr>
              <w:spacing w:after="0" w:line="240" w:lineRule="auto"/>
              <w:rPr>
                <w:rFonts w:asciiTheme="minorHAnsi" w:hAnsiTheme="minorHAnsi" w:cstheme="minorHAnsi"/>
                <w:sz w:val="14"/>
                <w:szCs w:val="16"/>
              </w:rPr>
            </w:pPr>
            <w:r>
              <w:rPr>
                <w:rFonts w:asciiTheme="minorHAnsi" w:hAnsiTheme="minorHAnsi" w:cstheme="minorHAnsi"/>
                <w:sz w:val="14"/>
                <w:szCs w:val="16"/>
              </w:rPr>
              <w:t>*</w:t>
            </w:r>
            <w:r w:rsidRPr="00A05A69">
              <w:rPr>
                <w:rFonts w:asciiTheme="minorHAnsi" w:hAnsiTheme="minorHAnsi" w:cstheme="minorHAnsi"/>
                <w:sz w:val="14"/>
                <w:szCs w:val="16"/>
              </w:rPr>
              <w:t>Expanded</w:t>
            </w:r>
          </w:p>
          <w:p w14:paraId="6891E582" w14:textId="77777777"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*None&gt;&gt;</w:t>
            </w:r>
          </w:p>
        </w:tc>
        <w:tc>
          <w:tcPr>
            <w:tcW w:w="445" w:type="pct"/>
            <w:tcBorders>
              <w:top w:val="single" w:sz="4" w:space="0" w:color="auto"/>
              <w:left w:val="single" w:sz="4" w:space="0" w:color="auto"/>
              <w:bottom w:val="single" w:sz="4" w:space="0" w:color="auto"/>
              <w:right w:val="single" w:sz="4" w:space="0" w:color="auto"/>
            </w:tcBorders>
          </w:tcPr>
          <w:p w14:paraId="1A8397D9" w14:textId="77777777"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 xml:space="preserve">&lt;&lt;reference values from CF1R.  Allowed values are </w:t>
            </w:r>
          </w:p>
          <w:p w14:paraId="45651688" w14:textId="77777777"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*Yes</w:t>
            </w:r>
          </w:p>
          <w:p w14:paraId="5710F0F3" w14:textId="521E29CF"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*None&gt;&gt;</w:t>
            </w:r>
          </w:p>
        </w:tc>
      </w:tr>
      <w:tr w:rsidR="00BA592A" w:rsidRPr="00327949" w14:paraId="4D845CF2" w14:textId="374F30F5" w:rsidTr="00BA592A">
        <w:trPr>
          <w:cantSplit/>
          <w:trHeight w:val="278"/>
        </w:trPr>
        <w:tc>
          <w:tcPr>
            <w:tcW w:w="450" w:type="pct"/>
            <w:tcBorders>
              <w:top w:val="single" w:sz="4" w:space="0" w:color="auto"/>
              <w:left w:val="single" w:sz="4" w:space="0" w:color="auto"/>
              <w:bottom w:val="single" w:sz="4" w:space="0" w:color="auto"/>
              <w:right w:val="single" w:sz="4" w:space="0" w:color="auto"/>
            </w:tcBorders>
          </w:tcPr>
          <w:p w14:paraId="3EE11C2A"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3E0486B9" w14:textId="4F3BA977" w:rsidR="009D7A13" w:rsidRPr="00327949"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4EB12985"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7D92A3A3"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7D9C99A0"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7BBE813D"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7BFD7106"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44E5EF1C"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5670F393" w14:textId="0E7A117C" w:rsidR="009D7A13" w:rsidRPr="00327949"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63D3654"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355A0BE2"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74160962" w14:textId="77777777" w:rsidR="009D7A13" w:rsidRPr="00327949" w:rsidDel="0053169A" w:rsidRDefault="009D7A13" w:rsidP="009D7A13">
            <w:pPr>
              <w:spacing w:after="0" w:line="240" w:lineRule="auto"/>
              <w:rPr>
                <w:rFonts w:asciiTheme="minorHAnsi" w:hAnsiTheme="minorHAnsi" w:cstheme="minorHAnsi"/>
                <w:sz w:val="18"/>
                <w:szCs w:val="18"/>
              </w:rPr>
            </w:pPr>
          </w:p>
        </w:tc>
      </w:tr>
    </w:tbl>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BD168A" w:rsidRPr="00C1150F" w14:paraId="08CB4DCC" w14:textId="77777777" w:rsidTr="007F0D0D">
        <w:trPr>
          <w:ins w:id="345" w:author="Alhabibi, Haider@Energy" w:date="2022-01-25T19:58:00Z"/>
        </w:trPr>
        <w:tc>
          <w:tcPr>
            <w:tcW w:w="10885" w:type="dxa"/>
            <w:gridSpan w:val="10"/>
          </w:tcPr>
          <w:p w14:paraId="1ACE1D73" w14:textId="77777777" w:rsidR="00BD168A" w:rsidRPr="00C1150F" w:rsidRDefault="00BD168A" w:rsidP="007F0D0D">
            <w:pPr>
              <w:spacing w:after="0" w:line="240" w:lineRule="auto"/>
              <w:ind w:right="876"/>
              <w:rPr>
                <w:ins w:id="346" w:author="Alhabibi, Haider@Energy" w:date="2022-01-25T19:58:00Z"/>
                <w:rFonts w:cstheme="minorHAnsi"/>
                <w:b/>
                <w:sz w:val="20"/>
                <w:szCs w:val="20"/>
              </w:rPr>
            </w:pPr>
            <w:ins w:id="347" w:author="Alhabibi, Haider@Energy" w:date="2022-01-25T19:58:00Z">
              <w:r>
                <w:rPr>
                  <w:rFonts w:cstheme="minorHAnsi"/>
                  <w:b/>
                  <w:sz w:val="20"/>
                  <w:szCs w:val="20"/>
                </w:rPr>
                <w:lastRenderedPageBreak/>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ins>
          </w:p>
          <w:p w14:paraId="704C8477" w14:textId="77777777" w:rsidR="00BD168A" w:rsidRPr="00C1150F" w:rsidRDefault="00BD168A" w:rsidP="007F0D0D">
            <w:pPr>
              <w:spacing w:after="0" w:line="240" w:lineRule="auto"/>
              <w:ind w:right="876"/>
              <w:rPr>
                <w:ins w:id="348" w:author="Alhabibi, Haider@Energy" w:date="2022-01-25T19:58:00Z"/>
                <w:rFonts w:cstheme="minorHAnsi"/>
                <w:sz w:val="18"/>
                <w:szCs w:val="20"/>
              </w:rPr>
            </w:pPr>
            <w:ins w:id="349" w:author="Alhabibi, Haider@Energy" w:date="2022-01-25T19:58:00Z">
              <w:r w:rsidRPr="00C1150F">
                <w:rPr>
                  <w:rFonts w:cstheme="minorHAnsi"/>
                  <w:sz w:val="18"/>
                  <w:szCs w:val="20"/>
                </w:rPr>
                <w:t>This table reports the water heating system(s) that were specified on the registered CF1R compliance document for this project.</w:t>
              </w:r>
            </w:ins>
          </w:p>
          <w:p w14:paraId="4282B235" w14:textId="77777777" w:rsidR="00BD168A" w:rsidRDefault="00BD168A" w:rsidP="007F0D0D">
            <w:pPr>
              <w:spacing w:after="0"/>
              <w:rPr>
                <w:ins w:id="350" w:author="Alhabibi, Haider@Energy" w:date="2022-01-25T19:58:00Z"/>
                <w:rFonts w:cstheme="minorHAnsi"/>
                <w:sz w:val="20"/>
                <w:szCs w:val="20"/>
              </w:rPr>
            </w:pPr>
            <w:ins w:id="351" w:author="Alhabibi, Haider@Energy" w:date="2022-01-25T19:58:00Z">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ins>
          </w:p>
          <w:p w14:paraId="2AFB612A" w14:textId="77777777" w:rsidR="00BD168A" w:rsidRPr="00C1150F" w:rsidRDefault="00BD168A" w:rsidP="007F0D0D">
            <w:pPr>
              <w:spacing w:after="0" w:line="240" w:lineRule="auto"/>
              <w:ind w:right="876"/>
              <w:rPr>
                <w:ins w:id="352" w:author="Alhabibi, Haider@Energy" w:date="2022-01-25T19:58:00Z"/>
                <w:rFonts w:cstheme="minorHAnsi"/>
                <w:b/>
                <w:sz w:val="20"/>
                <w:szCs w:val="20"/>
              </w:rPr>
            </w:pPr>
            <w:ins w:id="353" w:author="Alhabibi, Haider@Energy" w:date="2022-01-25T19:58:00Z">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water heater identified on the CF1R-</w:t>
              </w:r>
              <w:r w:rsidRPr="00DC34CF">
                <w:rPr>
                  <w:rFonts w:cstheme="minorHAnsi"/>
                  <w:sz w:val="18"/>
                  <w:szCs w:val="20"/>
                </w:rPr>
                <w:t>PRF</w:t>
              </w:r>
              <w:r w:rsidRPr="00C1150F">
                <w:rPr>
                  <w:rFonts w:cstheme="minorHAnsi"/>
                  <w:sz w:val="18"/>
                  <w:szCs w:val="20"/>
                </w:rPr>
                <w:t>&gt;&gt;</w:t>
              </w:r>
            </w:ins>
          </w:p>
        </w:tc>
      </w:tr>
      <w:tr w:rsidR="00BD168A" w:rsidRPr="00C1150F" w14:paraId="2AC1A2C3" w14:textId="77777777" w:rsidTr="007F0D0D">
        <w:trPr>
          <w:ins w:id="354" w:author="Alhabibi, Haider@Energy" w:date="2022-01-25T19:58:00Z"/>
        </w:trPr>
        <w:tc>
          <w:tcPr>
            <w:tcW w:w="895" w:type="dxa"/>
            <w:tcBorders>
              <w:top w:val="single" w:sz="4" w:space="0" w:color="auto"/>
              <w:left w:val="single" w:sz="4" w:space="0" w:color="auto"/>
              <w:bottom w:val="single" w:sz="4" w:space="0" w:color="auto"/>
              <w:right w:val="single" w:sz="4" w:space="0" w:color="auto"/>
            </w:tcBorders>
          </w:tcPr>
          <w:p w14:paraId="7A742DCC" w14:textId="77777777" w:rsidR="00BD168A" w:rsidRPr="00C1150F" w:rsidRDefault="00BD168A" w:rsidP="007F0D0D">
            <w:pPr>
              <w:spacing w:after="0" w:line="240" w:lineRule="auto"/>
              <w:jc w:val="center"/>
              <w:rPr>
                <w:ins w:id="355" w:author="Alhabibi, Haider@Energy" w:date="2022-01-25T19:58:00Z"/>
                <w:rFonts w:eastAsia="Times New Roman" w:cstheme="minorHAnsi"/>
                <w:sz w:val="18"/>
                <w:szCs w:val="18"/>
              </w:rPr>
            </w:pPr>
            <w:ins w:id="356" w:author="Alhabibi, Haider@Energy" w:date="2022-01-25T19:58:00Z">
              <w:r w:rsidRPr="00C1150F">
                <w:rPr>
                  <w:rFonts w:eastAsia="Times New Roman" w:cstheme="minorHAnsi"/>
                  <w:sz w:val="18"/>
                  <w:szCs w:val="18"/>
                </w:rPr>
                <w:t>01</w:t>
              </w:r>
            </w:ins>
          </w:p>
        </w:tc>
        <w:tc>
          <w:tcPr>
            <w:tcW w:w="990" w:type="dxa"/>
            <w:vAlign w:val="bottom"/>
          </w:tcPr>
          <w:p w14:paraId="560DEF22" w14:textId="77777777" w:rsidR="00BD168A" w:rsidRPr="00C1150F" w:rsidRDefault="00BD168A" w:rsidP="007F0D0D">
            <w:pPr>
              <w:spacing w:after="0" w:line="240" w:lineRule="auto"/>
              <w:jc w:val="center"/>
              <w:rPr>
                <w:ins w:id="357" w:author="Alhabibi, Haider@Energy" w:date="2022-01-25T19:58:00Z"/>
                <w:rFonts w:cstheme="minorHAnsi"/>
                <w:sz w:val="18"/>
                <w:szCs w:val="18"/>
              </w:rPr>
            </w:pPr>
            <w:ins w:id="358" w:author="Alhabibi, Haider@Energy" w:date="2022-01-25T19:58:00Z">
              <w:r w:rsidRPr="00C1150F">
                <w:rPr>
                  <w:rFonts w:eastAsia="Times New Roman" w:cstheme="minorHAnsi"/>
                  <w:sz w:val="18"/>
                  <w:szCs w:val="18"/>
                </w:rPr>
                <w:t>02</w:t>
              </w:r>
            </w:ins>
          </w:p>
        </w:tc>
        <w:tc>
          <w:tcPr>
            <w:tcW w:w="1080" w:type="dxa"/>
            <w:vAlign w:val="bottom"/>
          </w:tcPr>
          <w:p w14:paraId="6F9BC749" w14:textId="77777777" w:rsidR="00BD168A" w:rsidRPr="00C1150F" w:rsidRDefault="00BD168A" w:rsidP="007F0D0D">
            <w:pPr>
              <w:spacing w:after="0" w:line="240" w:lineRule="auto"/>
              <w:jc w:val="center"/>
              <w:rPr>
                <w:ins w:id="359" w:author="Alhabibi, Haider@Energy" w:date="2022-01-25T19:58:00Z"/>
                <w:rFonts w:cstheme="minorHAnsi"/>
                <w:sz w:val="18"/>
                <w:szCs w:val="18"/>
              </w:rPr>
            </w:pPr>
            <w:ins w:id="360" w:author="Alhabibi, Haider@Energy" w:date="2022-01-25T19:58:00Z">
              <w:r w:rsidRPr="00C1150F">
                <w:rPr>
                  <w:rFonts w:eastAsia="Times New Roman" w:cstheme="minorHAnsi"/>
                  <w:sz w:val="18"/>
                  <w:szCs w:val="18"/>
                </w:rPr>
                <w:t>03</w:t>
              </w:r>
            </w:ins>
          </w:p>
        </w:tc>
        <w:tc>
          <w:tcPr>
            <w:tcW w:w="990" w:type="dxa"/>
          </w:tcPr>
          <w:p w14:paraId="463936DA" w14:textId="77777777" w:rsidR="00BD168A" w:rsidRPr="00C1150F" w:rsidRDefault="00BD168A" w:rsidP="007F0D0D">
            <w:pPr>
              <w:spacing w:after="0" w:line="240" w:lineRule="auto"/>
              <w:jc w:val="center"/>
              <w:rPr>
                <w:ins w:id="361" w:author="Alhabibi, Haider@Energy" w:date="2022-01-25T19:58:00Z"/>
                <w:rFonts w:eastAsia="Times New Roman" w:cstheme="minorHAnsi"/>
                <w:sz w:val="18"/>
                <w:szCs w:val="18"/>
              </w:rPr>
            </w:pPr>
            <w:ins w:id="362" w:author="Alhabibi, Haider@Energy" w:date="2022-01-25T19:58:00Z">
              <w:r w:rsidRPr="00C1150F">
                <w:rPr>
                  <w:rFonts w:eastAsia="Times New Roman" w:cstheme="minorHAnsi"/>
                  <w:sz w:val="18"/>
                  <w:szCs w:val="18"/>
                </w:rPr>
                <w:t>04</w:t>
              </w:r>
            </w:ins>
          </w:p>
        </w:tc>
        <w:tc>
          <w:tcPr>
            <w:tcW w:w="1080" w:type="dxa"/>
          </w:tcPr>
          <w:p w14:paraId="1BFA2270" w14:textId="77777777" w:rsidR="00BD168A" w:rsidRPr="00C1150F" w:rsidRDefault="00BD168A" w:rsidP="007F0D0D">
            <w:pPr>
              <w:spacing w:after="0" w:line="240" w:lineRule="auto"/>
              <w:jc w:val="center"/>
              <w:rPr>
                <w:ins w:id="363" w:author="Alhabibi, Haider@Energy" w:date="2022-01-25T19:58:00Z"/>
                <w:rFonts w:eastAsia="Times New Roman" w:cstheme="minorHAnsi"/>
                <w:sz w:val="18"/>
                <w:szCs w:val="18"/>
              </w:rPr>
            </w:pPr>
            <w:ins w:id="364" w:author="Alhabibi, Haider@Energy" w:date="2022-01-25T19:58:00Z">
              <w:r w:rsidRPr="00C1150F">
                <w:rPr>
                  <w:rFonts w:eastAsia="Times New Roman" w:cstheme="minorHAnsi"/>
                  <w:sz w:val="18"/>
                  <w:szCs w:val="18"/>
                </w:rPr>
                <w:t>05</w:t>
              </w:r>
            </w:ins>
          </w:p>
        </w:tc>
        <w:tc>
          <w:tcPr>
            <w:tcW w:w="1170" w:type="dxa"/>
          </w:tcPr>
          <w:p w14:paraId="6607E2F9" w14:textId="77777777" w:rsidR="00BD168A" w:rsidRPr="00C1150F" w:rsidRDefault="00BD168A" w:rsidP="007F0D0D">
            <w:pPr>
              <w:spacing w:after="0" w:line="240" w:lineRule="auto"/>
              <w:jc w:val="center"/>
              <w:rPr>
                <w:ins w:id="365" w:author="Alhabibi, Haider@Energy" w:date="2022-01-25T19:58:00Z"/>
                <w:rFonts w:eastAsia="Times New Roman" w:cstheme="minorHAnsi"/>
                <w:sz w:val="18"/>
                <w:szCs w:val="18"/>
              </w:rPr>
            </w:pPr>
            <w:ins w:id="366" w:author="Alhabibi, Haider@Energy" w:date="2022-01-25T19:58:00Z">
              <w:r w:rsidRPr="00C1150F">
                <w:rPr>
                  <w:rFonts w:eastAsia="Times New Roman" w:cstheme="minorHAnsi"/>
                  <w:sz w:val="18"/>
                  <w:szCs w:val="18"/>
                </w:rPr>
                <w:t>06</w:t>
              </w:r>
            </w:ins>
          </w:p>
        </w:tc>
        <w:tc>
          <w:tcPr>
            <w:tcW w:w="1530" w:type="dxa"/>
          </w:tcPr>
          <w:p w14:paraId="579B64D0" w14:textId="77777777" w:rsidR="00BD168A" w:rsidRPr="00C1150F" w:rsidRDefault="00BD168A" w:rsidP="007F0D0D">
            <w:pPr>
              <w:spacing w:after="0" w:line="240" w:lineRule="auto"/>
              <w:jc w:val="center"/>
              <w:rPr>
                <w:ins w:id="367" w:author="Alhabibi, Haider@Energy" w:date="2022-01-25T19:58:00Z"/>
                <w:rFonts w:eastAsia="Times New Roman" w:cstheme="minorHAnsi"/>
                <w:sz w:val="18"/>
                <w:szCs w:val="18"/>
              </w:rPr>
            </w:pPr>
            <w:ins w:id="368" w:author="Alhabibi, Haider@Energy" w:date="2022-01-25T19:58:00Z">
              <w:r w:rsidRPr="00C1150F">
                <w:rPr>
                  <w:rFonts w:eastAsia="Times New Roman" w:cstheme="minorHAnsi"/>
                  <w:sz w:val="18"/>
                  <w:szCs w:val="18"/>
                </w:rPr>
                <w:t>07</w:t>
              </w:r>
            </w:ins>
          </w:p>
        </w:tc>
        <w:tc>
          <w:tcPr>
            <w:tcW w:w="1170" w:type="dxa"/>
          </w:tcPr>
          <w:p w14:paraId="7F777126" w14:textId="77777777" w:rsidR="00BD168A" w:rsidRPr="00C1150F" w:rsidRDefault="00BD168A" w:rsidP="007F0D0D">
            <w:pPr>
              <w:spacing w:after="0" w:line="240" w:lineRule="auto"/>
              <w:jc w:val="center"/>
              <w:rPr>
                <w:ins w:id="369" w:author="Alhabibi, Haider@Energy" w:date="2022-01-25T19:58:00Z"/>
                <w:rFonts w:eastAsia="Times New Roman" w:cstheme="minorHAnsi"/>
                <w:sz w:val="18"/>
                <w:szCs w:val="18"/>
              </w:rPr>
            </w:pPr>
            <w:ins w:id="370" w:author="Alhabibi, Haider@Energy" w:date="2022-01-25T19:58:00Z">
              <w:r w:rsidRPr="00C1150F">
                <w:rPr>
                  <w:rFonts w:eastAsia="Times New Roman" w:cstheme="minorHAnsi"/>
                  <w:sz w:val="18"/>
                  <w:szCs w:val="18"/>
                </w:rPr>
                <w:t>08</w:t>
              </w:r>
            </w:ins>
          </w:p>
        </w:tc>
        <w:tc>
          <w:tcPr>
            <w:tcW w:w="900" w:type="dxa"/>
          </w:tcPr>
          <w:p w14:paraId="243CCD18" w14:textId="77777777" w:rsidR="00BD168A" w:rsidRPr="00C1150F" w:rsidRDefault="00BD168A" w:rsidP="007F0D0D">
            <w:pPr>
              <w:spacing w:after="0" w:line="240" w:lineRule="auto"/>
              <w:jc w:val="center"/>
              <w:rPr>
                <w:ins w:id="371" w:author="Alhabibi, Haider@Energy" w:date="2022-01-25T19:58:00Z"/>
                <w:rFonts w:eastAsia="Times New Roman" w:cstheme="minorHAnsi"/>
                <w:sz w:val="18"/>
                <w:szCs w:val="18"/>
              </w:rPr>
            </w:pPr>
            <w:ins w:id="372" w:author="Alhabibi, Haider@Energy" w:date="2022-01-25T19:58:00Z">
              <w:r w:rsidRPr="00C1150F">
                <w:rPr>
                  <w:rFonts w:eastAsia="Times New Roman" w:cstheme="minorHAnsi"/>
                  <w:sz w:val="18"/>
                  <w:szCs w:val="18"/>
                </w:rPr>
                <w:t>09</w:t>
              </w:r>
            </w:ins>
          </w:p>
        </w:tc>
        <w:tc>
          <w:tcPr>
            <w:tcW w:w="1080" w:type="dxa"/>
          </w:tcPr>
          <w:p w14:paraId="4B94E929" w14:textId="77777777" w:rsidR="00BD168A" w:rsidRPr="00C1150F" w:rsidDel="00873A7F" w:rsidRDefault="00BD168A" w:rsidP="007F0D0D">
            <w:pPr>
              <w:spacing w:after="0" w:line="240" w:lineRule="auto"/>
              <w:jc w:val="center"/>
              <w:rPr>
                <w:ins w:id="373" w:author="Alhabibi, Haider@Energy" w:date="2022-01-25T19:58:00Z"/>
                <w:rFonts w:eastAsia="Times New Roman" w:cstheme="minorHAnsi"/>
                <w:sz w:val="18"/>
                <w:szCs w:val="18"/>
              </w:rPr>
            </w:pPr>
            <w:ins w:id="374" w:author="Alhabibi, Haider@Energy" w:date="2022-01-25T19:58:00Z">
              <w:r w:rsidRPr="00C1150F">
                <w:rPr>
                  <w:rFonts w:eastAsia="Times New Roman" w:cstheme="minorHAnsi"/>
                  <w:sz w:val="18"/>
                  <w:szCs w:val="18"/>
                </w:rPr>
                <w:t>10</w:t>
              </w:r>
            </w:ins>
          </w:p>
        </w:tc>
      </w:tr>
      <w:tr w:rsidR="00BD168A" w:rsidRPr="00C1150F" w14:paraId="3C5F735A" w14:textId="77777777" w:rsidTr="007F0D0D">
        <w:trPr>
          <w:ins w:id="375" w:author="Alhabibi, Haider@Energy" w:date="2022-01-25T19:58:00Z"/>
        </w:trPr>
        <w:tc>
          <w:tcPr>
            <w:tcW w:w="895" w:type="dxa"/>
            <w:tcBorders>
              <w:top w:val="single" w:sz="4" w:space="0" w:color="auto"/>
              <w:left w:val="single" w:sz="4" w:space="0" w:color="auto"/>
              <w:bottom w:val="single" w:sz="4" w:space="0" w:color="auto"/>
              <w:right w:val="single" w:sz="4" w:space="0" w:color="auto"/>
            </w:tcBorders>
            <w:vAlign w:val="bottom"/>
          </w:tcPr>
          <w:p w14:paraId="618DD6A6"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376" w:author="Alhabibi, Haider@Energy" w:date="2022-01-25T19:58:00Z"/>
                <w:rFonts w:eastAsia="Times New Roman" w:cstheme="minorHAnsi"/>
                <w:sz w:val="18"/>
                <w:szCs w:val="18"/>
              </w:rPr>
            </w:pPr>
            <w:ins w:id="377" w:author="Alhabibi, Haider@Energy" w:date="2022-01-25T19:58:00Z">
              <w:r w:rsidRPr="00C1150F">
                <w:rPr>
                  <w:rFonts w:eastAsia="Times New Roman" w:cstheme="minorHAnsi"/>
                  <w:sz w:val="18"/>
                  <w:szCs w:val="18"/>
                </w:rPr>
                <w:t>Dwelling Unit Name</w:t>
              </w:r>
            </w:ins>
          </w:p>
        </w:tc>
        <w:tc>
          <w:tcPr>
            <w:tcW w:w="990" w:type="dxa"/>
            <w:vAlign w:val="bottom"/>
          </w:tcPr>
          <w:p w14:paraId="197086E8"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378" w:author="Alhabibi, Haider@Energy" w:date="2022-01-25T19:58:00Z"/>
                <w:rFonts w:eastAsia="Times New Roman" w:cstheme="minorHAnsi"/>
                <w:sz w:val="18"/>
                <w:szCs w:val="18"/>
              </w:rPr>
            </w:pPr>
            <w:ins w:id="379" w:author="Alhabibi, Haider@Energy" w:date="2022-01-25T19:58:00Z">
              <w:r w:rsidRPr="00C1150F">
                <w:rPr>
                  <w:rFonts w:eastAsia="Times New Roman" w:cstheme="minorHAnsi"/>
                  <w:sz w:val="18"/>
                  <w:szCs w:val="18"/>
                </w:rPr>
                <w:t>Water Heating System ID</w:t>
              </w:r>
            </w:ins>
          </w:p>
          <w:p w14:paraId="0CF43BA4" w14:textId="77777777" w:rsidR="00BD168A" w:rsidRPr="00C1150F" w:rsidRDefault="00BD168A" w:rsidP="007F0D0D">
            <w:pPr>
              <w:spacing w:after="0" w:line="240" w:lineRule="auto"/>
              <w:jc w:val="center"/>
              <w:rPr>
                <w:ins w:id="380" w:author="Alhabibi, Haider@Energy" w:date="2022-01-25T19:58:00Z"/>
                <w:rFonts w:cstheme="minorHAnsi"/>
                <w:sz w:val="18"/>
                <w:szCs w:val="18"/>
              </w:rPr>
            </w:pPr>
            <w:ins w:id="381" w:author="Alhabibi, Haider@Energy" w:date="2022-01-25T19:58:00Z">
              <w:r w:rsidRPr="00C1150F">
                <w:rPr>
                  <w:rFonts w:eastAsia="Times New Roman" w:cstheme="minorHAnsi"/>
                  <w:sz w:val="18"/>
                  <w:szCs w:val="18"/>
                </w:rPr>
                <w:t>or Name</w:t>
              </w:r>
            </w:ins>
          </w:p>
        </w:tc>
        <w:tc>
          <w:tcPr>
            <w:tcW w:w="1080" w:type="dxa"/>
            <w:vAlign w:val="bottom"/>
          </w:tcPr>
          <w:p w14:paraId="10A0AF63"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382" w:author="Alhabibi, Haider@Energy" w:date="2022-01-25T19:58:00Z"/>
                <w:rFonts w:eastAsia="Times New Roman" w:cstheme="minorHAnsi"/>
                <w:sz w:val="18"/>
                <w:szCs w:val="18"/>
              </w:rPr>
            </w:pPr>
            <w:ins w:id="383" w:author="Alhabibi, Haider@Energy" w:date="2022-01-25T19:58:00Z">
              <w:r w:rsidRPr="00C1150F">
                <w:rPr>
                  <w:rFonts w:eastAsia="Times New Roman" w:cstheme="minorHAnsi"/>
                  <w:sz w:val="18"/>
                  <w:szCs w:val="18"/>
                </w:rPr>
                <w:t>Modeled Equipment</w:t>
              </w:r>
            </w:ins>
          </w:p>
          <w:p w14:paraId="7F753444" w14:textId="77777777" w:rsidR="00BD168A" w:rsidRPr="00C1150F" w:rsidRDefault="00BD168A" w:rsidP="007F0D0D">
            <w:pPr>
              <w:spacing w:after="0" w:line="240" w:lineRule="auto"/>
              <w:jc w:val="center"/>
              <w:rPr>
                <w:ins w:id="384" w:author="Alhabibi, Haider@Energy" w:date="2022-01-25T19:58:00Z"/>
                <w:rFonts w:cstheme="minorHAnsi"/>
                <w:sz w:val="18"/>
                <w:szCs w:val="18"/>
              </w:rPr>
            </w:pPr>
            <w:ins w:id="385" w:author="Alhabibi, Haider@Energy" w:date="2022-01-25T19:58:00Z">
              <w:r w:rsidRPr="00C1150F">
                <w:rPr>
                  <w:rFonts w:eastAsia="Times New Roman" w:cstheme="minorHAnsi"/>
                  <w:sz w:val="18"/>
                  <w:szCs w:val="18"/>
                </w:rPr>
                <w:t>Make and Model</w:t>
              </w:r>
            </w:ins>
          </w:p>
        </w:tc>
        <w:tc>
          <w:tcPr>
            <w:tcW w:w="990" w:type="dxa"/>
            <w:vAlign w:val="bottom"/>
          </w:tcPr>
          <w:p w14:paraId="4E630399"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386" w:author="Alhabibi, Haider@Energy" w:date="2022-01-25T19:58:00Z"/>
                <w:rFonts w:eastAsia="Times New Roman" w:cstheme="minorHAnsi"/>
                <w:sz w:val="18"/>
                <w:szCs w:val="18"/>
              </w:rPr>
            </w:pPr>
            <w:ins w:id="387" w:author="Alhabibi, Haider@Energy" w:date="2022-01-25T19:58:00Z">
              <w:r w:rsidRPr="00C1150F">
                <w:rPr>
                  <w:rFonts w:eastAsia="Times New Roman" w:cstheme="minorHAnsi"/>
                  <w:sz w:val="18"/>
                  <w:szCs w:val="18"/>
                </w:rPr>
                <w:t xml:space="preserve"># </w:t>
              </w:r>
              <w:proofErr w:type="gramStart"/>
              <w:r w:rsidRPr="00C1150F">
                <w:rPr>
                  <w:rFonts w:eastAsia="Times New Roman" w:cstheme="minorHAnsi"/>
                  <w:sz w:val="18"/>
                  <w:szCs w:val="18"/>
                </w:rPr>
                <w:t>of</w:t>
              </w:r>
              <w:proofErr w:type="gramEnd"/>
              <w:r w:rsidRPr="00C1150F">
                <w:rPr>
                  <w:rFonts w:eastAsia="Times New Roman" w:cstheme="minorHAnsi"/>
                  <w:sz w:val="18"/>
                  <w:szCs w:val="18"/>
                </w:rPr>
                <w:t xml:space="preserve">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ins>
          </w:p>
        </w:tc>
        <w:tc>
          <w:tcPr>
            <w:tcW w:w="1080" w:type="dxa"/>
            <w:vAlign w:val="bottom"/>
          </w:tcPr>
          <w:p w14:paraId="478DD7D4"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388" w:author="Alhabibi, Haider@Energy" w:date="2022-01-25T19:58:00Z"/>
                <w:rFonts w:eastAsia="Times New Roman" w:cstheme="minorHAnsi"/>
                <w:sz w:val="18"/>
                <w:szCs w:val="18"/>
              </w:rPr>
            </w:pPr>
            <w:ins w:id="389" w:author="Alhabibi, Haider@Energy" w:date="2022-01-25T19:58:00Z">
              <w:r w:rsidRPr="00C1150F">
                <w:rPr>
                  <w:rFonts w:eastAsia="Times New Roman" w:cstheme="minorHAnsi"/>
                  <w:sz w:val="18"/>
                  <w:szCs w:val="18"/>
                </w:rPr>
                <w:t>Tank Location</w:t>
              </w:r>
            </w:ins>
          </w:p>
        </w:tc>
        <w:tc>
          <w:tcPr>
            <w:tcW w:w="1170" w:type="dxa"/>
            <w:vAlign w:val="bottom"/>
          </w:tcPr>
          <w:p w14:paraId="279DB24A"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390" w:author="Alhabibi, Haider@Energy" w:date="2022-01-25T19:58:00Z"/>
                <w:rFonts w:eastAsia="Times New Roman" w:cstheme="minorHAnsi"/>
                <w:sz w:val="18"/>
                <w:szCs w:val="18"/>
              </w:rPr>
            </w:pPr>
            <w:ins w:id="391" w:author="Alhabibi, Haider@Energy" w:date="2022-01-25T19:58:00Z">
              <w:r w:rsidRPr="00C1150F">
                <w:rPr>
                  <w:rFonts w:eastAsia="Times New Roman" w:cstheme="minorHAnsi"/>
                  <w:sz w:val="18"/>
                  <w:szCs w:val="18"/>
                </w:rPr>
                <w:t>Exterior Tank Insulation R-value</w:t>
              </w:r>
            </w:ins>
          </w:p>
        </w:tc>
        <w:tc>
          <w:tcPr>
            <w:tcW w:w="1530" w:type="dxa"/>
            <w:vAlign w:val="bottom"/>
          </w:tcPr>
          <w:p w14:paraId="67CD854A"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392" w:author="Alhabibi, Haider@Energy" w:date="2022-01-25T19:58:00Z"/>
                <w:rFonts w:eastAsia="Times New Roman" w:cstheme="minorHAnsi"/>
                <w:sz w:val="18"/>
                <w:szCs w:val="18"/>
              </w:rPr>
            </w:pPr>
            <w:ins w:id="393" w:author="Alhabibi, Haider@Energy" w:date="2022-01-25T19:58:00Z">
              <w:r w:rsidRPr="00C1150F">
                <w:rPr>
                  <w:rFonts w:eastAsia="Times New Roman" w:cstheme="minorHAnsi"/>
                  <w:sz w:val="18"/>
                  <w:szCs w:val="18"/>
                </w:rPr>
                <w:t>Dwelling Unit DHW System Distribution Type</w:t>
              </w:r>
            </w:ins>
          </w:p>
        </w:tc>
        <w:tc>
          <w:tcPr>
            <w:tcW w:w="1170" w:type="dxa"/>
            <w:vAlign w:val="bottom"/>
          </w:tcPr>
          <w:p w14:paraId="527F61DE"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394" w:author="Alhabibi, Haider@Energy" w:date="2022-01-25T19:58:00Z"/>
                <w:rFonts w:eastAsia="Times New Roman" w:cstheme="minorHAnsi"/>
                <w:sz w:val="18"/>
                <w:szCs w:val="18"/>
              </w:rPr>
            </w:pPr>
            <w:ins w:id="395" w:author="Alhabibi, Haider@Energy" w:date="2022-01-25T19:58:00Z">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ins>
          </w:p>
        </w:tc>
        <w:tc>
          <w:tcPr>
            <w:tcW w:w="900" w:type="dxa"/>
            <w:vAlign w:val="bottom"/>
          </w:tcPr>
          <w:p w14:paraId="7BDA5065"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396" w:author="Alhabibi, Haider@Energy" w:date="2022-01-25T19:58:00Z"/>
                <w:rFonts w:eastAsia="Times New Roman" w:cstheme="minorHAnsi"/>
                <w:sz w:val="18"/>
                <w:szCs w:val="18"/>
              </w:rPr>
            </w:pPr>
            <w:ins w:id="397" w:author="Alhabibi, Haider@Energy" w:date="2022-01-25T19:58:00Z">
              <w:r w:rsidRPr="00C1150F">
                <w:rPr>
                  <w:rFonts w:eastAsia="Times New Roman" w:cstheme="minorHAnsi"/>
                  <w:sz w:val="18"/>
                  <w:szCs w:val="18"/>
                </w:rPr>
                <w:t>Drain Water Heat Recovery</w:t>
              </w:r>
            </w:ins>
          </w:p>
        </w:tc>
        <w:tc>
          <w:tcPr>
            <w:tcW w:w="1080" w:type="dxa"/>
            <w:vAlign w:val="bottom"/>
          </w:tcPr>
          <w:p w14:paraId="014B2F3A"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398" w:author="Alhabibi, Haider@Energy" w:date="2022-01-25T19:58:00Z"/>
                <w:rFonts w:eastAsia="Times New Roman" w:cstheme="minorHAnsi"/>
                <w:sz w:val="18"/>
                <w:szCs w:val="18"/>
              </w:rPr>
            </w:pPr>
            <w:ins w:id="399" w:author="Alhabibi, Haider@Energy" w:date="2022-01-25T19:58:00Z">
              <w:r w:rsidRPr="00C1150F">
                <w:rPr>
                  <w:rFonts w:eastAsia="Times New Roman" w:cstheme="minorHAnsi"/>
                  <w:sz w:val="18"/>
                  <w:szCs w:val="18"/>
                </w:rPr>
                <w:t>Simulated Equipment Make and Model</w:t>
              </w:r>
            </w:ins>
          </w:p>
        </w:tc>
      </w:tr>
      <w:tr w:rsidR="00BD168A" w:rsidRPr="00C1150F" w14:paraId="28E0504B" w14:textId="77777777" w:rsidTr="007F0D0D">
        <w:trPr>
          <w:ins w:id="400" w:author="Alhabibi, Haider@Energy" w:date="2022-01-25T19:58:00Z"/>
        </w:trPr>
        <w:tc>
          <w:tcPr>
            <w:tcW w:w="895" w:type="dxa"/>
            <w:tcBorders>
              <w:top w:val="single" w:sz="4" w:space="0" w:color="auto"/>
              <w:left w:val="single" w:sz="4" w:space="0" w:color="auto"/>
              <w:bottom w:val="single" w:sz="4" w:space="0" w:color="auto"/>
              <w:right w:val="single" w:sz="4" w:space="0" w:color="auto"/>
            </w:tcBorders>
          </w:tcPr>
          <w:p w14:paraId="34D90EC7" w14:textId="77777777" w:rsidR="00BD168A" w:rsidRPr="00C1150F" w:rsidRDefault="00BD168A" w:rsidP="007F0D0D">
            <w:pPr>
              <w:spacing w:after="0" w:line="240" w:lineRule="auto"/>
              <w:jc w:val="center"/>
              <w:rPr>
                <w:ins w:id="401" w:author="Alhabibi, Haider@Energy" w:date="2022-01-25T19:58:00Z"/>
                <w:rFonts w:cstheme="minorHAnsi"/>
                <w:sz w:val="16"/>
                <w:szCs w:val="18"/>
              </w:rPr>
            </w:pPr>
            <w:ins w:id="402" w:author="Alhabibi, Haider@Energy" w:date="2022-01-25T19:58:00Z">
              <w:r w:rsidRPr="00C1150F">
                <w:rPr>
                  <w:rFonts w:eastAsia="Times New Roman" w:cstheme="minorHAnsi"/>
                  <w:sz w:val="16"/>
                  <w:szCs w:val="20"/>
                </w:rPr>
                <w:t xml:space="preserve">&lt;&lt;reference value from CF1R; if Single Family, then value = Single Family&gt;&gt; </w:t>
              </w:r>
            </w:ins>
          </w:p>
        </w:tc>
        <w:tc>
          <w:tcPr>
            <w:tcW w:w="990" w:type="dxa"/>
          </w:tcPr>
          <w:p w14:paraId="0618A763" w14:textId="77777777" w:rsidR="00BD168A" w:rsidRPr="00C1150F" w:rsidRDefault="00BD168A" w:rsidP="007F0D0D">
            <w:pPr>
              <w:spacing w:after="0" w:line="240" w:lineRule="auto"/>
              <w:jc w:val="center"/>
              <w:rPr>
                <w:ins w:id="403" w:author="Alhabibi, Haider@Energy" w:date="2022-01-25T19:58:00Z"/>
                <w:rFonts w:cstheme="minorHAnsi"/>
                <w:sz w:val="16"/>
                <w:szCs w:val="18"/>
              </w:rPr>
            </w:pPr>
            <w:ins w:id="404" w:author="Alhabibi, Haider@Energy" w:date="2022-01-25T19:58:00Z">
              <w:r w:rsidRPr="00C1150F">
                <w:rPr>
                  <w:rFonts w:cstheme="minorHAnsi"/>
                  <w:sz w:val="16"/>
                  <w:szCs w:val="18"/>
                </w:rPr>
                <w:t>&lt;&lt;reference value from CF1R&gt;&gt;</w:t>
              </w:r>
            </w:ins>
          </w:p>
        </w:tc>
        <w:tc>
          <w:tcPr>
            <w:tcW w:w="1080" w:type="dxa"/>
          </w:tcPr>
          <w:p w14:paraId="7ADA3231" w14:textId="77777777" w:rsidR="00BD168A" w:rsidRPr="00C1150F" w:rsidRDefault="00BD168A" w:rsidP="007F0D0D">
            <w:pPr>
              <w:spacing w:after="0" w:line="240" w:lineRule="auto"/>
              <w:jc w:val="center"/>
              <w:rPr>
                <w:ins w:id="405" w:author="Alhabibi, Haider@Energy" w:date="2022-01-25T19:58:00Z"/>
                <w:rFonts w:cstheme="minorHAnsi"/>
                <w:sz w:val="16"/>
                <w:szCs w:val="18"/>
              </w:rPr>
            </w:pPr>
            <w:ins w:id="406" w:author="Alhabibi, Haider@Energy" w:date="2022-01-25T19:58:00Z">
              <w:r w:rsidRPr="00C1150F">
                <w:rPr>
                  <w:rFonts w:cstheme="minorHAnsi"/>
                  <w:sz w:val="16"/>
                  <w:szCs w:val="20"/>
                </w:rPr>
                <w:t>&lt;&lt;references value from CF1R-</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ins>
          </w:p>
        </w:tc>
        <w:tc>
          <w:tcPr>
            <w:tcW w:w="990" w:type="dxa"/>
          </w:tcPr>
          <w:p w14:paraId="1FC4689B" w14:textId="77777777" w:rsidR="00BD168A" w:rsidRPr="00C1150F" w:rsidRDefault="00BD168A" w:rsidP="007F0D0D">
            <w:pPr>
              <w:spacing w:after="0" w:line="240" w:lineRule="auto"/>
              <w:jc w:val="center"/>
              <w:rPr>
                <w:ins w:id="407" w:author="Alhabibi, Haider@Energy" w:date="2022-01-25T19:58:00Z"/>
                <w:rFonts w:eastAsia="Times New Roman" w:cstheme="minorHAnsi"/>
                <w:b/>
                <w:i/>
                <w:color w:val="FF0000"/>
                <w:sz w:val="16"/>
                <w:szCs w:val="18"/>
              </w:rPr>
            </w:pPr>
            <w:ins w:id="408" w:author="Alhabibi, Haider@Energy" w:date="2022-01-25T19:58:00Z">
              <w:r w:rsidRPr="00C1150F">
                <w:rPr>
                  <w:rFonts w:cstheme="minorHAnsi"/>
                  <w:sz w:val="16"/>
                  <w:szCs w:val="18"/>
                </w:rPr>
                <w:t>&lt;&lt;references values from CF1R&gt;&gt;</w:t>
              </w:r>
            </w:ins>
          </w:p>
        </w:tc>
        <w:tc>
          <w:tcPr>
            <w:tcW w:w="1080" w:type="dxa"/>
          </w:tcPr>
          <w:p w14:paraId="4CEDBDE0"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ins w:id="409" w:author="Alhabibi, Haider@Energy" w:date="2022-01-25T19:58:00Z"/>
                <w:rFonts w:eastAsia="Times New Roman" w:cstheme="minorHAnsi"/>
                <w:b/>
                <w:i/>
                <w:color w:val="FF0000"/>
                <w:sz w:val="16"/>
                <w:szCs w:val="18"/>
              </w:rPr>
            </w:pPr>
            <w:ins w:id="410" w:author="Alhabibi, Haider@Energy" w:date="2022-01-25T19:58:00Z">
              <w:r w:rsidRPr="00C1150F">
                <w:rPr>
                  <w:rFonts w:eastAsia="Times New Roman" w:cstheme="minorHAnsi"/>
                  <w:sz w:val="16"/>
                  <w:szCs w:val="20"/>
                </w:rPr>
                <w:t>&lt;&lt; Reference value from CF1R&gt;&gt;</w:t>
              </w:r>
            </w:ins>
          </w:p>
        </w:tc>
        <w:tc>
          <w:tcPr>
            <w:tcW w:w="1170" w:type="dxa"/>
          </w:tcPr>
          <w:p w14:paraId="579A23B9" w14:textId="77777777" w:rsidR="00BD168A" w:rsidRPr="00C1150F" w:rsidRDefault="00BD168A" w:rsidP="007F0D0D">
            <w:pPr>
              <w:spacing w:after="0" w:line="240" w:lineRule="auto"/>
              <w:jc w:val="center"/>
              <w:rPr>
                <w:ins w:id="411" w:author="Alhabibi, Haider@Energy" w:date="2022-01-25T19:58:00Z"/>
                <w:rFonts w:cstheme="minorHAnsi"/>
                <w:sz w:val="16"/>
                <w:szCs w:val="18"/>
              </w:rPr>
            </w:pPr>
            <w:ins w:id="412" w:author="Alhabibi, Haider@Energy" w:date="2022-01-25T19:58:00Z">
              <w:r w:rsidRPr="00C1150F">
                <w:rPr>
                  <w:rFonts w:cstheme="minorHAnsi"/>
                  <w:sz w:val="16"/>
                  <w:szCs w:val="18"/>
                </w:rPr>
                <w:t>&lt;&lt;reference values from CF1R-</w:t>
              </w:r>
              <w:r w:rsidRPr="00DC34CF">
                <w:rPr>
                  <w:rFonts w:cstheme="minorHAnsi"/>
                  <w:sz w:val="16"/>
                  <w:szCs w:val="18"/>
                </w:rPr>
                <w:t>PRF</w:t>
              </w:r>
              <w:r w:rsidRPr="00C1150F">
                <w:rPr>
                  <w:rFonts w:cstheme="minorHAnsi"/>
                  <w:sz w:val="16"/>
                  <w:szCs w:val="18"/>
                </w:rPr>
                <w:t>; else NA&gt;&gt;</w:t>
              </w:r>
            </w:ins>
          </w:p>
        </w:tc>
        <w:tc>
          <w:tcPr>
            <w:tcW w:w="1530" w:type="dxa"/>
          </w:tcPr>
          <w:p w14:paraId="4F5958E2"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13" w:author="Alhabibi, Haider@Energy" w:date="2022-01-25T19:58:00Z"/>
                <w:rFonts w:eastAsia="Times New Roman" w:cstheme="minorHAnsi"/>
                <w:sz w:val="14"/>
                <w:szCs w:val="16"/>
              </w:rPr>
            </w:pPr>
            <w:ins w:id="414" w:author="Alhabibi, Haider@Energy" w:date="2022-01-25T19:58:00Z">
              <w:r w:rsidRPr="00C1150F">
                <w:rPr>
                  <w:rFonts w:eastAsia="Times New Roman" w:cstheme="minorHAnsi"/>
                  <w:sz w:val="14"/>
                  <w:szCs w:val="16"/>
                </w:rPr>
                <w:t xml:space="preserve">&lt;&lt;reference values from CF1R </w:t>
              </w:r>
            </w:ins>
          </w:p>
          <w:p w14:paraId="31B3A66D"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15" w:author="Alhabibi, Haider@Energy" w:date="2022-01-25T19:58:00Z"/>
                <w:rFonts w:eastAsia="Times New Roman" w:cstheme="minorHAnsi"/>
                <w:sz w:val="14"/>
                <w:szCs w:val="16"/>
              </w:rPr>
            </w:pPr>
            <w:ins w:id="416" w:author="Alhabibi, Haider@Energy" w:date="2022-01-25T19:58:00Z">
              <w:r w:rsidRPr="00C1150F">
                <w:rPr>
                  <w:rFonts w:eastAsia="Times New Roman" w:cstheme="minorHAnsi"/>
                  <w:sz w:val="14"/>
                  <w:szCs w:val="16"/>
                </w:rPr>
                <w:t>If performance, then allowed values are</w:t>
              </w:r>
            </w:ins>
          </w:p>
          <w:p w14:paraId="540472A5"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17" w:author="Alhabibi, Haider@Energy" w:date="2022-01-25T19:58:00Z"/>
                <w:rFonts w:eastAsia="Times New Roman" w:cstheme="minorHAnsi"/>
                <w:sz w:val="14"/>
                <w:szCs w:val="16"/>
              </w:rPr>
            </w:pPr>
            <w:ins w:id="418" w:author="Alhabibi, Haider@Energy" w:date="2022-01-25T19:58:00Z">
              <w:r w:rsidRPr="00C1150F">
                <w:rPr>
                  <w:rFonts w:eastAsia="Times New Roman" w:cstheme="minorHAnsi"/>
                  <w:sz w:val="14"/>
                  <w:szCs w:val="16"/>
                </w:rPr>
                <w:t>*Standard Distribution System</w:t>
              </w:r>
            </w:ins>
          </w:p>
          <w:p w14:paraId="49AF15FB"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19" w:author="Alhabibi, Haider@Energy" w:date="2022-01-25T19:58:00Z"/>
                <w:rFonts w:eastAsia="Times New Roman" w:cstheme="minorHAnsi"/>
                <w:sz w:val="14"/>
                <w:szCs w:val="16"/>
              </w:rPr>
            </w:pPr>
            <w:ins w:id="420" w:author="Alhabibi, Haider@Energy" w:date="2022-01-25T19:58:00Z">
              <w:r w:rsidRPr="00C1150F">
                <w:rPr>
                  <w:rFonts w:eastAsia="Times New Roman" w:cstheme="minorHAnsi"/>
                  <w:sz w:val="14"/>
                  <w:szCs w:val="16"/>
                </w:rPr>
                <w:t>* Point of Use</w:t>
              </w:r>
            </w:ins>
          </w:p>
          <w:p w14:paraId="5CEB298E"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21" w:author="Alhabibi, Haider@Energy" w:date="2022-01-25T19:58:00Z"/>
                <w:rFonts w:eastAsia="Times New Roman" w:cstheme="minorHAnsi"/>
                <w:sz w:val="14"/>
                <w:szCs w:val="16"/>
              </w:rPr>
            </w:pPr>
            <w:ins w:id="422" w:author="Alhabibi, Haider@Energy" w:date="2022-01-25T19:58:00Z">
              <w:r w:rsidRPr="00C1150F">
                <w:rPr>
                  <w:rFonts w:eastAsia="Times New Roman" w:cstheme="minorHAnsi"/>
                  <w:sz w:val="14"/>
                  <w:szCs w:val="16"/>
                </w:rPr>
                <w:t xml:space="preserve">* Parallel Piping </w:t>
              </w:r>
            </w:ins>
          </w:p>
          <w:p w14:paraId="44A61197"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23" w:author="Alhabibi, Haider@Energy" w:date="2022-01-25T19:58:00Z"/>
                <w:rFonts w:eastAsia="Times New Roman" w:cstheme="minorHAnsi"/>
                <w:sz w:val="14"/>
                <w:szCs w:val="16"/>
              </w:rPr>
            </w:pPr>
            <w:ins w:id="424" w:author="Alhabibi, Haider@Energy" w:date="2022-01-25T19:58:00Z">
              <w:r w:rsidRPr="00C1150F">
                <w:rPr>
                  <w:rFonts w:eastAsia="Times New Roman" w:cstheme="minorHAnsi"/>
                  <w:sz w:val="14"/>
                  <w:szCs w:val="16"/>
                </w:rPr>
                <w:t>*Recirculation System Non-Demand Control</w:t>
              </w:r>
            </w:ins>
          </w:p>
          <w:p w14:paraId="31FDA200"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25" w:author="Alhabibi, Haider@Energy" w:date="2022-01-25T19:58:00Z"/>
                <w:rFonts w:eastAsia="Times New Roman" w:cstheme="minorHAnsi"/>
                <w:sz w:val="14"/>
                <w:szCs w:val="16"/>
              </w:rPr>
            </w:pPr>
            <w:ins w:id="426" w:author="Alhabibi, Haider@Energy" w:date="2022-01-25T19:58:00Z">
              <w:r w:rsidRPr="00C1150F">
                <w:rPr>
                  <w:rFonts w:eastAsia="Times New Roman" w:cstheme="minorHAnsi"/>
                  <w:sz w:val="14"/>
                  <w:szCs w:val="16"/>
                </w:rPr>
                <w:t xml:space="preserve">* Demand Recirculation Manual Control </w:t>
              </w:r>
            </w:ins>
          </w:p>
          <w:p w14:paraId="6A3CB32A"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27" w:author="Alhabibi, Haider@Energy" w:date="2022-01-25T19:58:00Z"/>
                <w:rFonts w:eastAsia="Times New Roman" w:cstheme="minorHAnsi"/>
                <w:sz w:val="14"/>
                <w:szCs w:val="16"/>
              </w:rPr>
            </w:pPr>
            <w:ins w:id="428" w:author="Alhabibi, Haider@Energy" w:date="2022-01-25T19:58:00Z">
              <w:r w:rsidRPr="00C1150F">
                <w:rPr>
                  <w:rFonts w:eastAsia="Times New Roman" w:cstheme="minorHAnsi"/>
                  <w:sz w:val="14"/>
                  <w:szCs w:val="16"/>
                </w:rPr>
                <w:t xml:space="preserve">* Demand Recirculation Sensor Control </w:t>
              </w:r>
            </w:ins>
          </w:p>
          <w:p w14:paraId="35B231F1"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29" w:author="Alhabibi, Haider@Energy" w:date="2022-01-25T19:58:00Z"/>
                <w:rFonts w:ascii="Calibri" w:eastAsia="Times New Roman" w:hAnsi="Calibri" w:cs="Times New Roman"/>
                <w:sz w:val="14"/>
                <w:szCs w:val="14"/>
              </w:rPr>
            </w:pPr>
            <w:ins w:id="430" w:author="Alhabibi, Haider@Energy" w:date="2022-01-25T19:58:00Z">
              <w:r w:rsidRPr="00C1150F">
                <w:rPr>
                  <w:rFonts w:ascii="Calibri" w:eastAsia="Times New Roman" w:hAnsi="Calibri" w:cs="Times New Roman"/>
                  <w:sz w:val="14"/>
                  <w:szCs w:val="14"/>
                </w:rPr>
                <w:t>*HERS-Verified Pipe Insulation Credit</w:t>
              </w:r>
            </w:ins>
          </w:p>
          <w:p w14:paraId="1032C2AB"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31" w:author="Alhabibi, Haider@Energy" w:date="2022-01-25T19:58:00Z"/>
                <w:rFonts w:ascii="Calibri" w:eastAsia="Times New Roman" w:hAnsi="Calibri" w:cs="Times New Roman"/>
                <w:sz w:val="14"/>
                <w:szCs w:val="14"/>
              </w:rPr>
            </w:pPr>
            <w:ins w:id="432" w:author="Alhabibi, Haider@Energy" w:date="2022-01-25T19:58:00Z">
              <w:r w:rsidRPr="00C1150F">
                <w:rPr>
                  <w:rFonts w:ascii="Calibri" w:eastAsia="Times New Roman" w:hAnsi="Calibri" w:cs="Times New Roman"/>
                  <w:sz w:val="14"/>
                  <w:szCs w:val="14"/>
                </w:rPr>
                <w:t xml:space="preserve">* HERS-Verified Parallel Piping </w:t>
              </w:r>
            </w:ins>
          </w:p>
          <w:p w14:paraId="0662E4FA"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33" w:author="Alhabibi, Haider@Energy" w:date="2022-01-25T19:58:00Z"/>
                <w:rFonts w:ascii="Calibri" w:eastAsia="Times New Roman" w:hAnsi="Calibri" w:cs="Times New Roman"/>
                <w:sz w:val="14"/>
                <w:szCs w:val="14"/>
              </w:rPr>
            </w:pPr>
            <w:ins w:id="434" w:author="Alhabibi, Haider@Energy" w:date="2022-01-25T19:58:00Z">
              <w:r w:rsidRPr="00C1150F">
                <w:rPr>
                  <w:rFonts w:ascii="Calibri" w:eastAsia="Times New Roman" w:hAnsi="Calibri" w:cs="Times New Roman"/>
                  <w:sz w:val="14"/>
                  <w:szCs w:val="14"/>
                </w:rPr>
                <w:t xml:space="preserve">* HERS-Verified Demand Recirculation Manual Control </w:t>
              </w:r>
            </w:ins>
          </w:p>
          <w:p w14:paraId="1AF70FE8"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35" w:author="Alhabibi, Haider@Energy" w:date="2022-01-25T19:58:00Z"/>
                <w:rFonts w:ascii="Calibri" w:eastAsia="Times New Roman" w:hAnsi="Calibri" w:cs="Times New Roman"/>
                <w:sz w:val="14"/>
                <w:szCs w:val="14"/>
              </w:rPr>
            </w:pPr>
            <w:ins w:id="436" w:author="Alhabibi, Haider@Energy" w:date="2022-01-25T19:58:00Z">
              <w:r w:rsidRPr="00C1150F">
                <w:rPr>
                  <w:rFonts w:ascii="Calibri" w:eastAsia="Times New Roman" w:hAnsi="Calibri" w:cs="Times New Roman"/>
                  <w:sz w:val="14"/>
                  <w:szCs w:val="14"/>
                </w:rPr>
                <w:t xml:space="preserve">* HERS-Verified Demand Recirculation Sensor </w:t>
              </w:r>
              <w:proofErr w:type="gramStart"/>
              <w:r w:rsidRPr="00C1150F">
                <w:rPr>
                  <w:rFonts w:ascii="Calibri" w:eastAsia="Times New Roman" w:hAnsi="Calibri" w:cs="Times New Roman"/>
                  <w:sz w:val="14"/>
                  <w:szCs w:val="14"/>
                </w:rPr>
                <w:t>Control;</w:t>
              </w:r>
              <w:proofErr w:type="gramEnd"/>
              <w:r w:rsidRPr="00C1150F">
                <w:rPr>
                  <w:rFonts w:ascii="Calibri" w:eastAsia="Times New Roman" w:hAnsi="Calibri" w:cs="Times New Roman"/>
                  <w:sz w:val="14"/>
                  <w:szCs w:val="14"/>
                </w:rPr>
                <w:t xml:space="preserve"> </w:t>
              </w:r>
            </w:ins>
          </w:p>
          <w:p w14:paraId="1329FCE5" w14:textId="77777777" w:rsidR="00BD168A" w:rsidRPr="00C1150F" w:rsidRDefault="00BD168A" w:rsidP="007F0D0D">
            <w:pPr>
              <w:spacing w:after="0" w:line="240" w:lineRule="auto"/>
              <w:rPr>
                <w:ins w:id="437" w:author="Alhabibi, Haider@Energy" w:date="2022-01-25T19:58:00Z"/>
                <w:rFonts w:ascii="Calibri" w:hAnsi="Calibri" w:cstheme="minorHAnsi"/>
                <w:sz w:val="14"/>
                <w:szCs w:val="16"/>
              </w:rPr>
            </w:pPr>
            <w:ins w:id="438" w:author="Alhabibi, Haider@Energy" w:date="2022-01-25T19:58:00Z">
              <w:r w:rsidRPr="00C1150F">
                <w:rPr>
                  <w:rFonts w:ascii="Calibri" w:hAnsi="Calibri" w:cstheme="minorHAnsi"/>
                  <w:sz w:val="14"/>
                  <w:szCs w:val="16"/>
                </w:rPr>
                <w:t xml:space="preserve">Else if prescriptive,  </w:t>
              </w:r>
            </w:ins>
          </w:p>
          <w:p w14:paraId="4CD786DA" w14:textId="77777777" w:rsidR="00BD168A" w:rsidRPr="00C1150F" w:rsidRDefault="00BD168A" w:rsidP="007F0D0D">
            <w:pPr>
              <w:spacing w:after="0" w:line="240" w:lineRule="auto"/>
              <w:rPr>
                <w:ins w:id="439" w:author="Alhabibi, Haider@Energy" w:date="2022-01-25T19:58:00Z"/>
                <w:rFonts w:ascii="Calibri" w:hAnsi="Calibri" w:cstheme="minorHAnsi"/>
                <w:sz w:val="14"/>
                <w:szCs w:val="16"/>
              </w:rPr>
            </w:pPr>
            <w:ins w:id="440" w:author="Alhabibi, Haider@Energy" w:date="2022-01-25T19:58:00Z">
              <w:r w:rsidRPr="00C1150F">
                <w:rPr>
                  <w:rFonts w:ascii="Calibri" w:hAnsi="Calibri" w:cstheme="minorHAnsi"/>
                  <w:sz w:val="14"/>
                  <w:szCs w:val="16"/>
                </w:rPr>
                <w:t xml:space="preserve">Allowed values are </w:t>
              </w:r>
            </w:ins>
          </w:p>
          <w:p w14:paraId="035D32BD" w14:textId="77777777" w:rsidR="00BD168A" w:rsidRPr="00C1150F" w:rsidRDefault="00BD168A" w:rsidP="007F0D0D">
            <w:pPr>
              <w:spacing w:after="0" w:line="240" w:lineRule="auto"/>
              <w:rPr>
                <w:ins w:id="441" w:author="Alhabibi, Haider@Energy" w:date="2022-01-25T19:58:00Z"/>
                <w:rFonts w:ascii="Calibri" w:hAnsi="Calibri" w:cstheme="minorHAnsi"/>
                <w:sz w:val="14"/>
                <w:szCs w:val="16"/>
              </w:rPr>
            </w:pPr>
            <w:ins w:id="442" w:author="Alhabibi, Haider@Energy" w:date="2022-01-25T19:58:00Z">
              <w:r w:rsidRPr="00C1150F">
                <w:rPr>
                  <w:rFonts w:ascii="Calibri" w:hAnsi="Calibri" w:cstheme="minorHAnsi"/>
                  <w:sz w:val="14"/>
                  <w:szCs w:val="16"/>
                </w:rPr>
                <w:t>*Standard Distribution System</w:t>
              </w:r>
            </w:ins>
          </w:p>
          <w:p w14:paraId="29703276" w14:textId="77777777" w:rsidR="00BD168A" w:rsidRPr="00C1150F" w:rsidRDefault="00BD168A" w:rsidP="007F0D0D">
            <w:pPr>
              <w:spacing w:after="0" w:line="240" w:lineRule="auto"/>
              <w:rPr>
                <w:ins w:id="443" w:author="Alhabibi, Haider@Energy" w:date="2022-01-25T19:58:00Z"/>
                <w:rFonts w:ascii="Calibri" w:hAnsi="Calibri" w:cstheme="minorHAnsi"/>
                <w:sz w:val="14"/>
                <w:szCs w:val="16"/>
              </w:rPr>
            </w:pPr>
            <w:ins w:id="444" w:author="Alhabibi, Haider@Energy" w:date="2022-01-25T19:58:00Z">
              <w:r w:rsidRPr="00C1150F">
                <w:rPr>
                  <w:rFonts w:ascii="Calibri" w:hAnsi="Calibri" w:cstheme="minorHAnsi"/>
                  <w:sz w:val="14"/>
                  <w:szCs w:val="16"/>
                </w:rPr>
                <w:t>*Demand Recirculation</w:t>
              </w:r>
            </w:ins>
          </w:p>
          <w:p w14:paraId="504C9C60" w14:textId="77777777" w:rsidR="00BD168A" w:rsidRPr="00C1150F" w:rsidRDefault="00BD168A" w:rsidP="007F0D0D">
            <w:pPr>
              <w:spacing w:after="0" w:line="240" w:lineRule="auto"/>
              <w:rPr>
                <w:ins w:id="445" w:author="Alhabibi, Haider@Energy" w:date="2022-01-25T19:58:00Z"/>
                <w:rFonts w:cstheme="minorHAnsi"/>
                <w:sz w:val="16"/>
                <w:szCs w:val="18"/>
              </w:rPr>
            </w:pPr>
            <w:ins w:id="446" w:author="Alhabibi, Haider@Energy" w:date="2022-01-25T19:58:00Z">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ins>
          </w:p>
        </w:tc>
        <w:tc>
          <w:tcPr>
            <w:tcW w:w="1170" w:type="dxa"/>
          </w:tcPr>
          <w:p w14:paraId="261801F7" w14:textId="77777777" w:rsidR="00BD168A" w:rsidRPr="00C1150F" w:rsidRDefault="00BD168A" w:rsidP="007F0D0D">
            <w:pPr>
              <w:spacing w:after="0" w:line="240" w:lineRule="auto"/>
              <w:rPr>
                <w:ins w:id="447" w:author="Alhabibi, Haider@Energy" w:date="2022-01-25T19:58:00Z"/>
                <w:rFonts w:cstheme="minorHAnsi"/>
                <w:sz w:val="16"/>
                <w:szCs w:val="18"/>
              </w:rPr>
            </w:pPr>
            <w:ins w:id="448" w:author="Alhabibi, Haider@Energy" w:date="2022-01-25T19:58:00Z">
              <w:r w:rsidRPr="00C1150F">
                <w:rPr>
                  <w:rFonts w:cstheme="minorHAnsi"/>
                  <w:sz w:val="16"/>
                  <w:szCs w:val="18"/>
                </w:rPr>
                <w:t xml:space="preserve">&lt;&lt;reference values from CF1R.  Allowed values are </w:t>
              </w:r>
            </w:ins>
          </w:p>
          <w:p w14:paraId="02103A93" w14:textId="77777777" w:rsidR="00BD168A" w:rsidRPr="00C1150F" w:rsidRDefault="00BD168A" w:rsidP="007F0D0D">
            <w:pPr>
              <w:spacing w:after="0" w:line="240" w:lineRule="auto"/>
              <w:rPr>
                <w:ins w:id="449" w:author="Alhabibi, Haider@Energy" w:date="2022-01-25T19:58:00Z"/>
                <w:rFonts w:cstheme="minorHAnsi"/>
                <w:sz w:val="16"/>
                <w:szCs w:val="18"/>
              </w:rPr>
            </w:pPr>
            <w:ins w:id="450" w:author="Alhabibi, Haider@Energy" w:date="2022-01-25T19:58:00Z">
              <w:r w:rsidRPr="00C1150F">
                <w:rPr>
                  <w:rFonts w:cstheme="minorHAnsi"/>
                  <w:sz w:val="16"/>
                  <w:szCs w:val="18"/>
                </w:rPr>
                <w:t>*Basic</w:t>
              </w:r>
            </w:ins>
          </w:p>
          <w:p w14:paraId="43A3C4B6" w14:textId="77777777" w:rsidR="00BD168A" w:rsidRPr="00C1150F" w:rsidRDefault="00BD168A" w:rsidP="007F0D0D">
            <w:pPr>
              <w:spacing w:after="0" w:line="240" w:lineRule="auto"/>
              <w:rPr>
                <w:ins w:id="451" w:author="Alhabibi, Haider@Energy" w:date="2022-01-25T19:58:00Z"/>
                <w:rFonts w:cstheme="minorHAnsi"/>
                <w:sz w:val="16"/>
                <w:szCs w:val="18"/>
              </w:rPr>
            </w:pPr>
            <w:ins w:id="452" w:author="Alhabibi, Haider@Energy" w:date="2022-01-25T19:58:00Z">
              <w:r w:rsidRPr="00C1150F">
                <w:rPr>
                  <w:rFonts w:cstheme="minorHAnsi"/>
                  <w:sz w:val="16"/>
                  <w:szCs w:val="18"/>
                </w:rPr>
                <w:t>*Expanded</w:t>
              </w:r>
            </w:ins>
          </w:p>
          <w:p w14:paraId="7CBE5381" w14:textId="77777777" w:rsidR="00BD168A" w:rsidRPr="00C1150F" w:rsidRDefault="00BD168A" w:rsidP="007F0D0D">
            <w:pPr>
              <w:spacing w:after="0" w:line="240" w:lineRule="auto"/>
              <w:rPr>
                <w:ins w:id="453" w:author="Alhabibi, Haider@Energy" w:date="2022-01-25T19:58:00Z"/>
                <w:rFonts w:cstheme="minorHAnsi"/>
                <w:sz w:val="16"/>
                <w:szCs w:val="18"/>
              </w:rPr>
            </w:pPr>
            <w:ins w:id="454" w:author="Alhabibi, Haider@Energy" w:date="2022-01-25T19:58:00Z">
              <w:r w:rsidRPr="00C1150F">
                <w:rPr>
                  <w:rFonts w:cstheme="minorHAnsi"/>
                  <w:sz w:val="16"/>
                  <w:szCs w:val="18"/>
                </w:rPr>
                <w:t>*None&gt;&gt;</w:t>
              </w:r>
            </w:ins>
          </w:p>
        </w:tc>
        <w:tc>
          <w:tcPr>
            <w:tcW w:w="900" w:type="dxa"/>
          </w:tcPr>
          <w:p w14:paraId="2C968775" w14:textId="77777777" w:rsidR="00BD168A" w:rsidRPr="00C1150F" w:rsidRDefault="00BD168A" w:rsidP="007F0D0D">
            <w:pPr>
              <w:spacing w:after="0" w:line="240" w:lineRule="auto"/>
              <w:rPr>
                <w:ins w:id="455" w:author="Alhabibi, Haider@Energy" w:date="2022-01-25T19:58:00Z"/>
                <w:rFonts w:cstheme="minorHAnsi"/>
                <w:sz w:val="16"/>
                <w:szCs w:val="18"/>
              </w:rPr>
            </w:pPr>
            <w:ins w:id="456" w:author="Alhabibi, Haider@Energy" w:date="2022-01-25T19:58:00Z">
              <w:r w:rsidRPr="00C1150F">
                <w:rPr>
                  <w:rFonts w:cstheme="minorHAnsi"/>
                  <w:sz w:val="16"/>
                  <w:szCs w:val="18"/>
                </w:rPr>
                <w:t xml:space="preserve">&lt;&lt;reference values from CF1R.  Allowed values are </w:t>
              </w:r>
            </w:ins>
          </w:p>
          <w:p w14:paraId="25D75644" w14:textId="77777777" w:rsidR="00BD168A" w:rsidRPr="00C1150F" w:rsidRDefault="00BD168A" w:rsidP="007F0D0D">
            <w:pPr>
              <w:spacing w:after="0" w:line="240" w:lineRule="auto"/>
              <w:rPr>
                <w:ins w:id="457" w:author="Alhabibi, Haider@Energy" w:date="2022-01-25T19:58:00Z"/>
                <w:rFonts w:cstheme="minorHAnsi"/>
                <w:sz w:val="16"/>
                <w:szCs w:val="18"/>
              </w:rPr>
            </w:pPr>
            <w:ins w:id="458" w:author="Alhabibi, Haider@Energy" w:date="2022-01-25T19:58:00Z">
              <w:r w:rsidRPr="00C1150F">
                <w:rPr>
                  <w:rFonts w:cstheme="minorHAnsi"/>
                  <w:sz w:val="16"/>
                  <w:szCs w:val="18"/>
                </w:rPr>
                <w:t>*Yes</w:t>
              </w:r>
            </w:ins>
          </w:p>
          <w:p w14:paraId="51154279" w14:textId="77777777" w:rsidR="00BD168A" w:rsidRPr="00C1150F" w:rsidRDefault="00BD168A" w:rsidP="007F0D0D">
            <w:pPr>
              <w:spacing w:after="0" w:line="240" w:lineRule="auto"/>
              <w:rPr>
                <w:ins w:id="459" w:author="Alhabibi, Haider@Energy" w:date="2022-01-25T19:58:00Z"/>
                <w:rFonts w:cstheme="minorHAnsi"/>
                <w:sz w:val="16"/>
                <w:szCs w:val="18"/>
              </w:rPr>
            </w:pPr>
            <w:ins w:id="460" w:author="Alhabibi, Haider@Energy" w:date="2022-01-25T19:58:00Z">
              <w:r w:rsidRPr="00C1150F">
                <w:rPr>
                  <w:rFonts w:cstheme="minorHAnsi"/>
                  <w:sz w:val="16"/>
                  <w:szCs w:val="18"/>
                </w:rPr>
                <w:t>*None&gt;&gt;</w:t>
              </w:r>
            </w:ins>
          </w:p>
        </w:tc>
        <w:tc>
          <w:tcPr>
            <w:tcW w:w="1080" w:type="dxa"/>
          </w:tcPr>
          <w:p w14:paraId="37A3F8A5"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ins w:id="461" w:author="Alhabibi, Haider@Energy" w:date="2022-01-25T19:58:00Z"/>
                <w:rFonts w:eastAsia="Times New Roman" w:cstheme="minorHAnsi"/>
                <w:sz w:val="16"/>
                <w:szCs w:val="20"/>
              </w:rPr>
            </w:pPr>
            <w:ins w:id="462" w:author="Alhabibi, Haider@Energy" w:date="2022-01-25T19:58:00Z">
              <w:r w:rsidRPr="00C1150F">
                <w:rPr>
                  <w:rFonts w:eastAsia="Times New Roman" w:cstheme="minorHAnsi"/>
                  <w:sz w:val="16"/>
                  <w:szCs w:val="20"/>
                </w:rPr>
                <w:t xml:space="preserve">&lt;&lt;if performance, hide column from user, needed for equivalency </w:t>
              </w:r>
              <w:proofErr w:type="gramStart"/>
              <w:r w:rsidRPr="00C1150F">
                <w:rPr>
                  <w:rFonts w:eastAsia="Times New Roman" w:cstheme="minorHAnsi"/>
                  <w:sz w:val="16"/>
                  <w:szCs w:val="20"/>
                </w:rPr>
                <w:t>lookup;</w:t>
              </w:r>
              <w:proofErr w:type="gramEnd"/>
            </w:ins>
          </w:p>
          <w:p w14:paraId="28869FDE" w14:textId="77777777" w:rsidR="00BD168A" w:rsidRPr="00C1150F" w:rsidRDefault="00BD168A" w:rsidP="007F0D0D">
            <w:pPr>
              <w:spacing w:after="0" w:line="240" w:lineRule="auto"/>
              <w:rPr>
                <w:ins w:id="463" w:author="Alhabibi, Haider@Energy" w:date="2022-01-25T19:58:00Z"/>
                <w:rFonts w:eastAsia="Times New Roman" w:cstheme="minorHAnsi"/>
                <w:sz w:val="16"/>
                <w:szCs w:val="20"/>
              </w:rPr>
            </w:pPr>
            <w:ins w:id="464" w:author="Alhabibi, Haider@Energy" w:date="2022-01-25T19:58:00Z">
              <w:r w:rsidRPr="00C1150F">
                <w:rPr>
                  <w:rFonts w:eastAsia="Times New Roman" w:cstheme="minorHAnsi"/>
                  <w:sz w:val="16"/>
                  <w:szCs w:val="20"/>
                </w:rPr>
                <w:t xml:space="preserve">Reference value from </w:t>
              </w:r>
              <w:proofErr w:type="gramStart"/>
              <w:r w:rsidRPr="00C1150F">
                <w:rPr>
                  <w:rFonts w:eastAsia="Times New Roman" w:cstheme="minorHAnsi"/>
                  <w:sz w:val="16"/>
                  <w:szCs w:val="20"/>
                </w:rPr>
                <w:t>XML;</w:t>
              </w:r>
              <w:proofErr w:type="gramEnd"/>
            </w:ins>
          </w:p>
          <w:p w14:paraId="4FAFDDE4" w14:textId="77777777" w:rsidR="00BD168A" w:rsidRPr="00C1150F" w:rsidRDefault="00BD168A" w:rsidP="007F0D0D">
            <w:pPr>
              <w:spacing w:after="0" w:line="240" w:lineRule="auto"/>
              <w:rPr>
                <w:ins w:id="465" w:author="Alhabibi, Haider@Energy" w:date="2022-01-25T19:58:00Z"/>
                <w:rFonts w:cstheme="minorHAnsi"/>
                <w:sz w:val="16"/>
                <w:szCs w:val="18"/>
              </w:rPr>
            </w:pPr>
            <w:ins w:id="466" w:author="Alhabibi, Haider@Energy" w:date="2022-01-25T19:58:00Z">
              <w:r w:rsidRPr="00C1150F">
                <w:rPr>
                  <w:rFonts w:eastAsia="Times New Roman" w:cstheme="minorHAnsi"/>
                  <w:sz w:val="16"/>
                  <w:szCs w:val="20"/>
                </w:rPr>
                <w:t>Elseif prescriptive, do not require field&gt;&gt;</w:t>
              </w:r>
            </w:ins>
          </w:p>
        </w:tc>
      </w:tr>
    </w:tbl>
    <w:p w14:paraId="58C61ECF" w14:textId="77F67D4A" w:rsidR="00EB333A" w:rsidRDefault="00EB333A" w:rsidP="00A05A69">
      <w:pPr>
        <w:spacing w:after="0" w:line="240" w:lineRule="auto"/>
        <w:rPr>
          <w:rFonts w:asciiTheme="minorHAnsi" w:hAnsiTheme="minorHAnsi" w:cstheme="minorHAnsi"/>
          <w:sz w:val="18"/>
          <w:szCs w:val="18"/>
        </w:rPr>
      </w:pPr>
    </w:p>
    <w:p w14:paraId="46318AE0" w14:textId="77777777" w:rsidR="00EB333A" w:rsidRDefault="00EB333A">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7FF1BD42" w14:textId="77777777" w:rsidR="00F1004F" w:rsidRDefault="00F1004F" w:rsidP="00A05A69">
      <w:pPr>
        <w:spacing w:after="0" w:line="240" w:lineRule="auto"/>
        <w:rPr>
          <w:rFonts w:asciiTheme="minorHAnsi" w:hAnsiTheme="minorHAnsi" w:cstheme="minorHAnsi"/>
          <w:sz w:val="18"/>
          <w:szCs w:val="18"/>
        </w:rPr>
      </w:pPr>
    </w:p>
    <w:tbl>
      <w:tblPr>
        <w:tblpPr w:leftFromText="180" w:rightFromText="180" w:vertAnchor="text" w:tblpY="1"/>
        <w:tblOverlap w:val="never"/>
        <w:tblW w:w="5169"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04"/>
        <w:gridCol w:w="803"/>
        <w:gridCol w:w="993"/>
        <w:gridCol w:w="812"/>
        <w:gridCol w:w="1084"/>
        <w:gridCol w:w="629"/>
        <w:gridCol w:w="721"/>
        <w:gridCol w:w="1169"/>
        <w:gridCol w:w="1171"/>
        <w:gridCol w:w="1169"/>
        <w:gridCol w:w="901"/>
        <w:gridCol w:w="899"/>
      </w:tblGrid>
      <w:tr w:rsidR="00554EE8" w:rsidRPr="00327949" w14:paraId="3BD7F69F" w14:textId="77777777" w:rsidTr="00EB333A">
        <w:trPr>
          <w:cantSplit/>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1ABF2711" w:rsidR="00554EE8" w:rsidRPr="00327949" w:rsidRDefault="00554EE8" w:rsidP="00347515">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5930D402" w:rsidR="00554EE8" w:rsidRPr="00327949" w:rsidRDefault="00554EE8" w:rsidP="00347515">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 xml:space="preserve">This table </w:t>
            </w:r>
            <w:proofErr w:type="gramStart"/>
            <w:r w:rsidRPr="00327949">
              <w:rPr>
                <w:rFonts w:asciiTheme="minorHAnsi" w:hAnsiTheme="minorHAnsi" w:cstheme="minorHAnsi"/>
                <w:sz w:val="18"/>
                <w:szCs w:val="18"/>
              </w:rPr>
              <w:t xml:space="preserve">reports </w:t>
            </w:r>
            <w:ins w:id="467" w:author="Alhabibi, Haider@Energy" w:date="2022-01-25T19:59:00Z">
              <w:r w:rsidR="00A056A4" w:rsidRPr="005828AE">
                <w:rPr>
                  <w:rFonts w:asciiTheme="minorHAnsi" w:eastAsia="Times New Roman" w:hAnsiTheme="minorHAnsi" w:cstheme="minorHAnsi"/>
                  <w:sz w:val="20"/>
                  <w:szCs w:val="20"/>
                </w:rPr>
                <w:t xml:space="preserve"> features</w:t>
              </w:r>
              <w:proofErr w:type="gramEnd"/>
              <w:r w:rsidR="00A056A4">
                <w:rPr>
                  <w:rFonts w:asciiTheme="minorHAnsi" w:eastAsia="Times New Roman" w:hAnsiTheme="minorHAnsi" w:cstheme="minorHAnsi"/>
                  <w:sz w:val="20"/>
                  <w:szCs w:val="20"/>
                </w:rPr>
                <w:t xml:space="preserve"> of</w:t>
              </w:r>
              <w:r w:rsidR="00A056A4" w:rsidRPr="00327949">
                <w:rPr>
                  <w:rFonts w:asciiTheme="minorHAnsi" w:hAnsiTheme="minorHAnsi" w:cstheme="minorHAnsi"/>
                  <w:sz w:val="18"/>
                  <w:szCs w:val="18"/>
                </w:rPr>
                <w:t xml:space="preserve"> </w:t>
              </w:r>
            </w:ins>
            <w:r w:rsidRPr="00327949">
              <w:rPr>
                <w:rFonts w:asciiTheme="minorHAnsi" w:hAnsiTheme="minorHAnsi" w:cstheme="minorHAnsi"/>
                <w:sz w:val="18"/>
                <w:szCs w:val="18"/>
              </w:rPr>
              <w:t xml:space="preserve">the water heating system </w:t>
            </w:r>
            <w:ins w:id="468" w:author="Alhabibi, Haider@Energy" w:date="2022-01-25T20:00:00Z">
              <w:r w:rsidR="004F13BE">
                <w:t xml:space="preserve"> </w:t>
              </w:r>
              <w:r w:rsidR="004F13BE" w:rsidRPr="004F13BE">
                <w:rPr>
                  <w:rFonts w:asciiTheme="minorHAnsi" w:hAnsiTheme="minorHAnsi" w:cstheme="minorHAnsi"/>
                  <w:sz w:val="18"/>
                  <w:szCs w:val="18"/>
                </w:rPr>
                <w:t xml:space="preserve">other than HPWH systems </w:t>
              </w:r>
            </w:ins>
            <w:del w:id="469" w:author="Alhabibi, Haider@Energy" w:date="2022-01-25T20:00:00Z">
              <w:r w:rsidRPr="00327949" w:rsidDel="004F13BE">
                <w:rPr>
                  <w:rFonts w:asciiTheme="minorHAnsi" w:hAnsiTheme="minorHAnsi" w:cstheme="minorHAnsi"/>
                  <w:sz w:val="18"/>
                  <w:szCs w:val="18"/>
                </w:rPr>
                <w:delText>features</w:delText>
              </w:r>
            </w:del>
            <w:r w:rsidRPr="00327949">
              <w:rPr>
                <w:rFonts w:asciiTheme="minorHAnsi" w:hAnsiTheme="minorHAnsi" w:cstheme="minorHAnsi"/>
                <w:sz w:val="18"/>
                <w:szCs w:val="18"/>
              </w:rPr>
              <w:t xml:space="preserve">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6822D089" w:rsidR="00554EE8" w:rsidRPr="00327949" w:rsidRDefault="00554EE8" w:rsidP="00347515">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ins w:id="470" w:author="Alhabibi, Haider@Energy" w:date="2021-12-31T13:26:00Z">
              <w:r w:rsidR="00C97CD0">
                <w:t xml:space="preserve"> </w:t>
              </w:r>
              <w:r w:rsidR="00C97CD0" w:rsidRPr="00C97CD0">
                <w:rPr>
                  <w:rFonts w:asciiTheme="minorHAnsi" w:hAnsiTheme="minorHAnsi" w:cstheme="minorHAnsi"/>
                  <w:sz w:val="18"/>
                  <w:szCs w:val="18"/>
                </w:rPr>
                <w:t xml:space="preserve">if Table A does not apply, then display the "section does not apply" message; else </w:t>
              </w:r>
            </w:ins>
            <w:r w:rsidRPr="00327949">
              <w:rPr>
                <w:rFonts w:asciiTheme="minorHAnsi" w:hAnsiTheme="minorHAnsi" w:cstheme="minorHAnsi"/>
                <w:sz w:val="18"/>
                <w:szCs w:val="18"/>
              </w:rPr>
              <w:t xml:space="preserve">require one row of data for each Dwelling Unit Water Heating System name identified </w:t>
            </w:r>
            <w:ins w:id="471" w:author="Alhabibi, Haider@Energy" w:date="2021-12-31T13:27:00Z">
              <w:r w:rsidR="006C51E6">
                <w:rPr>
                  <w:rFonts w:asciiTheme="minorHAnsi" w:hAnsiTheme="minorHAnsi" w:cstheme="minorHAnsi"/>
                  <w:sz w:val="18"/>
                  <w:szCs w:val="18"/>
                </w:rPr>
                <w:t>in table A</w:t>
              </w:r>
            </w:ins>
            <w:del w:id="472" w:author="Alhabibi, Haider@Energy" w:date="2021-12-31T13:27:00Z">
              <w:r w:rsidRPr="00327949" w:rsidDel="006C51E6">
                <w:rPr>
                  <w:rFonts w:asciiTheme="minorHAnsi" w:hAnsiTheme="minorHAnsi" w:cstheme="minorHAnsi"/>
                  <w:sz w:val="18"/>
                  <w:szCs w:val="18"/>
                </w:rPr>
                <w:delText>on the CF1R report</w:delText>
              </w:r>
            </w:del>
            <w:r w:rsidRPr="00327949">
              <w:rPr>
                <w:rFonts w:asciiTheme="minorHAnsi" w:hAnsiTheme="minorHAnsi" w:cstheme="minorHAnsi"/>
                <w:sz w:val="18"/>
                <w:szCs w:val="18"/>
              </w:rPr>
              <w:t>&gt;&gt;</w:t>
            </w:r>
          </w:p>
        </w:tc>
      </w:tr>
      <w:tr w:rsidR="00CD6823" w:rsidRPr="00327949" w14:paraId="4907BC1F" w14:textId="77777777" w:rsidTr="00CD6823">
        <w:trPr>
          <w:cantSplit/>
          <w:trHeight w:val="277"/>
        </w:trPr>
        <w:tc>
          <w:tcPr>
            <w:tcW w:w="360" w:type="pct"/>
            <w:tcBorders>
              <w:top w:val="single" w:sz="4" w:space="0" w:color="auto"/>
              <w:left w:val="single" w:sz="4" w:space="0" w:color="auto"/>
              <w:bottom w:val="single" w:sz="4" w:space="0" w:color="auto"/>
              <w:right w:val="single" w:sz="4" w:space="0" w:color="auto"/>
            </w:tcBorders>
          </w:tcPr>
          <w:p w14:paraId="43E58BAF" w14:textId="4B9026FC" w:rsidR="00554EE8" w:rsidRPr="00327949" w:rsidRDefault="00554EE8" w:rsidP="00554EE8">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360" w:type="pct"/>
            <w:tcBorders>
              <w:top w:val="single" w:sz="4" w:space="0" w:color="auto"/>
              <w:left w:val="single" w:sz="4" w:space="0" w:color="auto"/>
              <w:bottom w:val="single" w:sz="4" w:space="0" w:color="auto"/>
              <w:right w:val="single" w:sz="4" w:space="0" w:color="auto"/>
            </w:tcBorders>
            <w:vAlign w:val="bottom"/>
          </w:tcPr>
          <w:p w14:paraId="671D02D5" w14:textId="37CAA532"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45" w:type="pct"/>
            <w:tcBorders>
              <w:top w:val="single" w:sz="4" w:space="0" w:color="auto"/>
              <w:left w:val="single" w:sz="4" w:space="0" w:color="auto"/>
              <w:bottom w:val="single" w:sz="4" w:space="0" w:color="auto"/>
              <w:right w:val="single" w:sz="4" w:space="0" w:color="auto"/>
            </w:tcBorders>
            <w:vAlign w:val="bottom"/>
          </w:tcPr>
          <w:p w14:paraId="5F0293BF" w14:textId="743049D3"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64" w:type="pct"/>
            <w:tcBorders>
              <w:top w:val="single" w:sz="4" w:space="0" w:color="auto"/>
              <w:left w:val="single" w:sz="4" w:space="0" w:color="auto"/>
              <w:bottom w:val="single" w:sz="4" w:space="0" w:color="auto"/>
              <w:right w:val="single" w:sz="4" w:space="0" w:color="auto"/>
            </w:tcBorders>
            <w:vAlign w:val="bottom"/>
          </w:tcPr>
          <w:p w14:paraId="00EAF596" w14:textId="7B8D1B9C"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86" w:type="pct"/>
            <w:tcBorders>
              <w:top w:val="single" w:sz="4" w:space="0" w:color="auto"/>
              <w:left w:val="single" w:sz="4" w:space="0" w:color="auto"/>
              <w:bottom w:val="single" w:sz="4" w:space="0" w:color="auto"/>
              <w:right w:val="single" w:sz="4" w:space="0" w:color="auto"/>
            </w:tcBorders>
            <w:vAlign w:val="bottom"/>
          </w:tcPr>
          <w:p w14:paraId="50DC1DE2" w14:textId="6F692887" w:rsidR="00554EE8" w:rsidRPr="00327949" w:rsidRDefault="00554EE8" w:rsidP="00554EE8">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282" w:type="pct"/>
            <w:tcBorders>
              <w:top w:val="single" w:sz="4" w:space="0" w:color="auto"/>
              <w:left w:val="single" w:sz="4" w:space="0" w:color="auto"/>
              <w:bottom w:val="single" w:sz="4" w:space="0" w:color="auto"/>
              <w:right w:val="single" w:sz="4" w:space="0" w:color="auto"/>
            </w:tcBorders>
            <w:vAlign w:val="bottom"/>
          </w:tcPr>
          <w:p w14:paraId="27734F41" w14:textId="3044C2CC" w:rsidR="00554EE8" w:rsidRPr="00327949" w:rsidRDefault="00554EE8" w:rsidP="00554EE8">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323" w:type="pct"/>
            <w:tcBorders>
              <w:top w:val="single" w:sz="4" w:space="0" w:color="auto"/>
              <w:left w:val="single" w:sz="4" w:space="0" w:color="auto"/>
              <w:bottom w:val="single" w:sz="4" w:space="0" w:color="auto"/>
              <w:right w:val="single" w:sz="4" w:space="0" w:color="auto"/>
            </w:tcBorders>
            <w:vAlign w:val="bottom"/>
          </w:tcPr>
          <w:p w14:paraId="0DB441FD" w14:textId="58F1DA69" w:rsidR="00554EE8" w:rsidRPr="00327949" w:rsidRDefault="00554EE8" w:rsidP="00554EE8">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524" w:type="pct"/>
            <w:tcBorders>
              <w:top w:val="single" w:sz="4" w:space="0" w:color="auto"/>
              <w:left w:val="single" w:sz="4" w:space="0" w:color="auto"/>
              <w:bottom w:val="single" w:sz="4" w:space="0" w:color="auto"/>
              <w:right w:val="single" w:sz="4" w:space="0" w:color="auto"/>
            </w:tcBorders>
            <w:vAlign w:val="bottom"/>
          </w:tcPr>
          <w:p w14:paraId="5754446D" w14:textId="5154C0DD" w:rsidR="00554EE8" w:rsidRPr="00327949" w:rsidRDefault="00554EE8" w:rsidP="00554EE8">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25" w:type="pct"/>
            <w:tcBorders>
              <w:top w:val="single" w:sz="4" w:space="0" w:color="auto"/>
              <w:left w:val="single" w:sz="4" w:space="0" w:color="auto"/>
              <w:bottom w:val="single" w:sz="4" w:space="0" w:color="auto"/>
              <w:right w:val="single" w:sz="4" w:space="0" w:color="auto"/>
            </w:tcBorders>
            <w:vAlign w:val="bottom"/>
          </w:tcPr>
          <w:p w14:paraId="56D1E84E" w14:textId="3B77CC81"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vAlign w:val="bottom"/>
          </w:tcPr>
          <w:p w14:paraId="4DC9E8F4" w14:textId="7DED521E"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4" w:type="pct"/>
            <w:tcBorders>
              <w:top w:val="single" w:sz="4" w:space="0" w:color="auto"/>
              <w:left w:val="single" w:sz="4" w:space="0" w:color="auto"/>
              <w:bottom w:val="single" w:sz="4" w:space="0" w:color="auto"/>
              <w:right w:val="single" w:sz="4" w:space="0" w:color="auto"/>
            </w:tcBorders>
            <w:vAlign w:val="bottom"/>
          </w:tcPr>
          <w:p w14:paraId="55FAB2B4" w14:textId="14744043"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03" w:type="pct"/>
            <w:tcBorders>
              <w:top w:val="single" w:sz="4" w:space="0" w:color="auto"/>
              <w:left w:val="single" w:sz="4" w:space="0" w:color="auto"/>
              <w:bottom w:val="single" w:sz="4" w:space="0" w:color="auto"/>
              <w:right w:val="single" w:sz="4" w:space="0" w:color="auto"/>
            </w:tcBorders>
            <w:vAlign w:val="bottom"/>
          </w:tcPr>
          <w:p w14:paraId="0DA689F9" w14:textId="4AD20B74"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CD6823" w:rsidRPr="00327949" w14:paraId="110C1F45" w14:textId="77777777" w:rsidTr="00CD6823">
        <w:trPr>
          <w:cantSplit/>
          <w:trHeight w:val="288"/>
        </w:trPr>
        <w:tc>
          <w:tcPr>
            <w:tcW w:w="360" w:type="pct"/>
            <w:tcBorders>
              <w:top w:val="single" w:sz="4" w:space="0" w:color="auto"/>
              <w:left w:val="single" w:sz="4" w:space="0" w:color="auto"/>
              <w:bottom w:val="single" w:sz="4" w:space="0" w:color="auto"/>
              <w:right w:val="single" w:sz="4" w:space="0" w:color="auto"/>
            </w:tcBorders>
            <w:vAlign w:val="bottom"/>
          </w:tcPr>
          <w:p w14:paraId="3FEB8A56" w14:textId="743460D1" w:rsidR="00554EE8" w:rsidRPr="00327949" w:rsidRDefault="00554EE8" w:rsidP="00554EE8">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48C8C09C" w14:textId="582C8B5E"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45" w:type="pct"/>
            <w:tcBorders>
              <w:top w:val="single" w:sz="4" w:space="0" w:color="auto"/>
              <w:left w:val="single" w:sz="4" w:space="0" w:color="auto"/>
              <w:bottom w:val="single" w:sz="4" w:space="0" w:color="auto"/>
              <w:right w:val="single" w:sz="4" w:space="0" w:color="auto"/>
            </w:tcBorders>
            <w:vAlign w:val="bottom"/>
          </w:tcPr>
          <w:p w14:paraId="58920839"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64" w:type="pct"/>
            <w:tcBorders>
              <w:top w:val="single" w:sz="4" w:space="0" w:color="auto"/>
              <w:left w:val="single" w:sz="4" w:space="0" w:color="auto"/>
              <w:bottom w:val="single" w:sz="4" w:space="0" w:color="auto"/>
              <w:right w:val="single" w:sz="4" w:space="0" w:color="auto"/>
            </w:tcBorders>
            <w:vAlign w:val="bottom"/>
          </w:tcPr>
          <w:p w14:paraId="75524D98"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86" w:type="pct"/>
            <w:tcBorders>
              <w:top w:val="single" w:sz="4" w:space="0" w:color="auto"/>
              <w:left w:val="single" w:sz="4" w:space="0" w:color="auto"/>
              <w:bottom w:val="single" w:sz="4" w:space="0" w:color="auto"/>
              <w:right w:val="single" w:sz="4" w:space="0" w:color="auto"/>
            </w:tcBorders>
            <w:vAlign w:val="bottom"/>
          </w:tcPr>
          <w:p w14:paraId="7177A6B8" w14:textId="496941DF"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w:t>
            </w:r>
            <w:proofErr w:type="gramStart"/>
            <w:r w:rsidRPr="00327949">
              <w:rPr>
                <w:rFonts w:asciiTheme="minorHAnsi" w:hAnsiTheme="minorHAnsi" w:cstheme="minorHAnsi"/>
                <w:sz w:val="18"/>
                <w:szCs w:val="18"/>
              </w:rPr>
              <w:t>of</w:t>
            </w:r>
            <w:proofErr w:type="gramEnd"/>
            <w:r w:rsidRPr="00327949">
              <w:rPr>
                <w:rFonts w:asciiTheme="minorHAnsi" w:hAnsiTheme="minorHAnsi" w:cstheme="minorHAnsi"/>
                <w:sz w:val="18"/>
                <w:szCs w:val="18"/>
              </w:rPr>
              <w:t xml:space="preserve"> </w:t>
            </w:r>
            <w:r w:rsidR="00DF531F">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282" w:type="pct"/>
            <w:tcBorders>
              <w:top w:val="single" w:sz="4" w:space="0" w:color="auto"/>
              <w:left w:val="single" w:sz="4" w:space="0" w:color="auto"/>
              <w:bottom w:val="single" w:sz="4" w:space="0" w:color="auto"/>
              <w:right w:val="single" w:sz="4" w:space="0" w:color="auto"/>
            </w:tcBorders>
            <w:vAlign w:val="bottom"/>
          </w:tcPr>
          <w:p w14:paraId="1643CD45"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323" w:type="pct"/>
            <w:tcBorders>
              <w:top w:val="single" w:sz="4" w:space="0" w:color="auto"/>
              <w:left w:val="single" w:sz="4" w:space="0" w:color="auto"/>
              <w:bottom w:val="single" w:sz="4" w:space="0" w:color="auto"/>
              <w:right w:val="single" w:sz="4" w:space="0" w:color="auto"/>
            </w:tcBorders>
            <w:vAlign w:val="bottom"/>
          </w:tcPr>
          <w:p w14:paraId="42267D40"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524" w:type="pct"/>
            <w:tcBorders>
              <w:top w:val="single" w:sz="4" w:space="0" w:color="auto"/>
              <w:left w:val="single" w:sz="4" w:space="0" w:color="auto"/>
              <w:bottom w:val="single" w:sz="4" w:space="0" w:color="auto"/>
              <w:right w:val="single" w:sz="4" w:space="0" w:color="auto"/>
            </w:tcBorders>
            <w:vAlign w:val="bottom"/>
          </w:tcPr>
          <w:p w14:paraId="599FC808"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25" w:type="pct"/>
            <w:tcBorders>
              <w:top w:val="single" w:sz="4" w:space="0" w:color="auto"/>
              <w:left w:val="single" w:sz="4" w:space="0" w:color="auto"/>
              <w:bottom w:val="single" w:sz="4" w:space="0" w:color="auto"/>
              <w:right w:val="single" w:sz="4" w:space="0" w:color="auto"/>
            </w:tcBorders>
            <w:vAlign w:val="bottom"/>
          </w:tcPr>
          <w:p w14:paraId="61C9B531" w14:textId="77777777" w:rsidR="00554EE8" w:rsidRPr="00327949" w:rsidRDefault="00554EE8" w:rsidP="00554EE8">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12391449"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4" w:type="pct"/>
            <w:tcBorders>
              <w:top w:val="single" w:sz="4" w:space="0" w:color="auto"/>
              <w:left w:val="single" w:sz="4" w:space="0" w:color="auto"/>
              <w:bottom w:val="single" w:sz="4" w:space="0" w:color="auto"/>
              <w:right w:val="single" w:sz="4" w:space="0" w:color="auto"/>
            </w:tcBorders>
            <w:vAlign w:val="bottom"/>
          </w:tcPr>
          <w:p w14:paraId="5589DC8C" w14:textId="322BE969"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403" w:type="pct"/>
            <w:tcBorders>
              <w:top w:val="single" w:sz="4" w:space="0" w:color="auto"/>
              <w:left w:val="single" w:sz="4" w:space="0" w:color="auto"/>
              <w:bottom w:val="single" w:sz="4" w:space="0" w:color="auto"/>
              <w:right w:val="single" w:sz="4" w:space="0" w:color="auto"/>
            </w:tcBorders>
            <w:vAlign w:val="bottom"/>
          </w:tcPr>
          <w:p w14:paraId="24DEC3D9" w14:textId="77777777"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CD6823" w:rsidRPr="00327949" w14:paraId="5BEEEFCC" w14:textId="77777777" w:rsidTr="00CD6823">
        <w:trPr>
          <w:cantSplit/>
          <w:trHeight w:val="246"/>
        </w:trPr>
        <w:tc>
          <w:tcPr>
            <w:tcW w:w="360" w:type="pct"/>
            <w:tcBorders>
              <w:top w:val="single" w:sz="4" w:space="0" w:color="auto"/>
              <w:left w:val="single" w:sz="4" w:space="0" w:color="auto"/>
              <w:bottom w:val="single" w:sz="4" w:space="0" w:color="auto"/>
              <w:right w:val="single" w:sz="4" w:space="0" w:color="auto"/>
            </w:tcBorders>
          </w:tcPr>
          <w:p w14:paraId="50C7749C" w14:textId="187338E0" w:rsidR="00554EE8" w:rsidRPr="00E177D7" w:rsidRDefault="00554EE8" w:rsidP="00554EE8">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360" w:type="pct"/>
            <w:tcBorders>
              <w:top w:val="single" w:sz="4" w:space="0" w:color="auto"/>
              <w:left w:val="single" w:sz="4" w:space="0" w:color="auto"/>
              <w:bottom w:val="single" w:sz="4" w:space="0" w:color="auto"/>
              <w:right w:val="single" w:sz="4" w:space="0" w:color="auto"/>
            </w:tcBorders>
          </w:tcPr>
          <w:p w14:paraId="19185FD4" w14:textId="770E350F" w:rsidR="00554EE8" w:rsidRPr="00095904" w:rsidRDefault="00554EE8" w:rsidP="00554EE8">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45" w:type="pct"/>
            <w:tcBorders>
              <w:top w:val="single" w:sz="4" w:space="0" w:color="auto"/>
              <w:left w:val="single" w:sz="4" w:space="0" w:color="auto"/>
              <w:bottom w:val="single" w:sz="4" w:space="0" w:color="auto"/>
              <w:right w:val="single" w:sz="4" w:space="0" w:color="auto"/>
            </w:tcBorders>
          </w:tcPr>
          <w:p w14:paraId="77E4DFEE" w14:textId="77166B12"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reference value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3&gt;&gt;</w:t>
            </w:r>
          </w:p>
          <w:p w14:paraId="348BD037" w14:textId="42D69148" w:rsidR="00554EE8" w:rsidRPr="00095904" w:rsidRDefault="00554EE8" w:rsidP="00554EE8">
            <w:pPr>
              <w:spacing w:after="0" w:line="240" w:lineRule="auto"/>
              <w:rPr>
                <w:rFonts w:asciiTheme="minorHAnsi" w:hAnsiTheme="minorHAnsi" w:cstheme="minorHAnsi"/>
                <w:sz w:val="14"/>
                <w:szCs w:val="16"/>
              </w:rPr>
            </w:pPr>
          </w:p>
        </w:tc>
        <w:tc>
          <w:tcPr>
            <w:tcW w:w="364" w:type="pct"/>
            <w:tcBorders>
              <w:top w:val="single" w:sz="4" w:space="0" w:color="auto"/>
              <w:left w:val="single" w:sz="4" w:space="0" w:color="auto"/>
              <w:bottom w:val="single" w:sz="4" w:space="0" w:color="auto"/>
              <w:right w:val="single" w:sz="4" w:space="0" w:color="auto"/>
            </w:tcBorders>
          </w:tcPr>
          <w:p w14:paraId="7C4D401E" w14:textId="32167DA9"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4&gt;&gt;</w:t>
            </w:r>
          </w:p>
        </w:tc>
        <w:tc>
          <w:tcPr>
            <w:tcW w:w="486" w:type="pct"/>
            <w:tcBorders>
              <w:top w:val="single" w:sz="4" w:space="0" w:color="auto"/>
              <w:left w:val="single" w:sz="4" w:space="0" w:color="auto"/>
              <w:bottom w:val="single" w:sz="4" w:space="0" w:color="auto"/>
              <w:right w:val="single" w:sz="4" w:space="0" w:color="auto"/>
            </w:tcBorders>
          </w:tcPr>
          <w:p w14:paraId="3AA1B762" w14:textId="23DF9A6E" w:rsidR="00554EE8" w:rsidRPr="00095904"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4"/>
                <w:szCs w:val="16"/>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5&gt;&gt;</w:t>
            </w:r>
          </w:p>
        </w:tc>
        <w:tc>
          <w:tcPr>
            <w:tcW w:w="282" w:type="pct"/>
            <w:tcBorders>
              <w:top w:val="single" w:sz="4" w:space="0" w:color="auto"/>
              <w:left w:val="single" w:sz="4" w:space="0" w:color="auto"/>
              <w:bottom w:val="single" w:sz="4" w:space="0" w:color="auto"/>
              <w:right w:val="single" w:sz="4" w:space="0" w:color="auto"/>
            </w:tcBorders>
          </w:tcPr>
          <w:p w14:paraId="756E6B24" w14:textId="5434463A"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554EE8" w:rsidRPr="00095904" w:rsidRDefault="00554EE8" w:rsidP="00554EE8">
            <w:pPr>
              <w:spacing w:after="0" w:line="240" w:lineRule="auto"/>
              <w:rPr>
                <w:rFonts w:asciiTheme="minorHAnsi" w:hAnsiTheme="minorHAnsi" w:cstheme="minorHAnsi"/>
                <w:sz w:val="14"/>
                <w:szCs w:val="16"/>
              </w:rPr>
            </w:pPr>
          </w:p>
        </w:tc>
        <w:tc>
          <w:tcPr>
            <w:tcW w:w="323" w:type="pct"/>
            <w:tcBorders>
              <w:top w:val="single" w:sz="4" w:space="0" w:color="auto"/>
              <w:left w:val="single" w:sz="4" w:space="0" w:color="auto"/>
              <w:bottom w:val="single" w:sz="4" w:space="0" w:color="auto"/>
              <w:right w:val="single" w:sz="4" w:space="0" w:color="auto"/>
            </w:tcBorders>
          </w:tcPr>
          <w:p w14:paraId="4DDAC414" w14:textId="7476F7DC" w:rsidR="00554EE8"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5CA11BB7" w14:textId="78BEEFC6" w:rsidR="00554EE8"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p>
          <w:p w14:paraId="2BB11D43" w14:textId="446C0F0F"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p>
          <w:p w14:paraId="47CE21EB" w14:textId="328A3E8F" w:rsidR="00554EE8" w:rsidRPr="00095904" w:rsidRDefault="00554EE8" w:rsidP="00554EE8">
            <w:pPr>
              <w:spacing w:after="0" w:line="240" w:lineRule="auto"/>
              <w:rPr>
                <w:rFonts w:asciiTheme="minorHAnsi" w:hAnsiTheme="minorHAnsi" w:cstheme="minorHAnsi"/>
                <w:sz w:val="14"/>
                <w:szCs w:val="16"/>
              </w:rPr>
            </w:pPr>
          </w:p>
        </w:tc>
        <w:tc>
          <w:tcPr>
            <w:tcW w:w="524" w:type="pct"/>
            <w:tcBorders>
              <w:top w:val="single" w:sz="4" w:space="0" w:color="auto"/>
              <w:left w:val="single" w:sz="4" w:space="0" w:color="auto"/>
              <w:bottom w:val="single" w:sz="4" w:space="0" w:color="auto"/>
              <w:right w:val="single" w:sz="4" w:space="0" w:color="auto"/>
            </w:tcBorders>
            <w:vAlign w:val="center"/>
          </w:tcPr>
          <w:p w14:paraId="3236F259" w14:textId="57FF3658"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B</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is NA</w:t>
            </w:r>
            <w:r>
              <w:rPr>
                <w:rFonts w:asciiTheme="minorHAnsi" w:eastAsia="Times New Roman" w:hAnsiTheme="minorHAnsi" w:cstheme="minorHAnsi"/>
                <w:sz w:val="16"/>
                <w:szCs w:val="20"/>
              </w:rPr>
              <w:t>.</w:t>
            </w:r>
          </w:p>
          <w:p w14:paraId="00FC1634" w14:textId="74D4BD4F"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206F7CC2"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w:t>
            </w:r>
            <w:proofErr w:type="gramStart"/>
            <w:r w:rsidRPr="00095904">
              <w:rPr>
                <w:rFonts w:asciiTheme="minorHAnsi" w:eastAsia="Times New Roman" w:hAnsiTheme="minorHAnsi" w:cstheme="minorHAnsi"/>
                <w:sz w:val="16"/>
                <w:szCs w:val="20"/>
              </w:rPr>
              <w:t>hr;</w:t>
            </w:r>
            <w:proofErr w:type="gramEnd"/>
          </w:p>
          <w:p w14:paraId="4957A937" w14:textId="7011D818"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w:t>
            </w:r>
            <w:proofErr w:type="gramStart"/>
            <w:r w:rsidRPr="00095904">
              <w:rPr>
                <w:rFonts w:asciiTheme="minorHAnsi" w:eastAsia="Times New Roman" w:hAnsiTheme="minorHAnsi" w:cstheme="minorHAnsi"/>
                <w:sz w:val="16"/>
                <w:szCs w:val="20"/>
              </w:rPr>
              <w:t>hr;</w:t>
            </w:r>
            <w:proofErr w:type="gramEnd"/>
          </w:p>
          <w:p w14:paraId="43038F2D" w14:textId="779C04B4"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w:t>
            </w:r>
            <w:proofErr w:type="gramStart"/>
            <w:r w:rsidRPr="00095904">
              <w:rPr>
                <w:rFonts w:asciiTheme="minorHAnsi" w:eastAsia="Times New Roman" w:hAnsiTheme="minorHAnsi" w:cstheme="minorHAnsi"/>
                <w:sz w:val="16"/>
                <w:szCs w:val="20"/>
              </w:rPr>
              <w:t>hr;</w:t>
            </w:r>
            <w:proofErr w:type="gramEnd"/>
          </w:p>
          <w:p w14:paraId="7A989646" w14:textId="376D747D"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w:t>
            </w:r>
            <w:proofErr w:type="gramStart"/>
            <w:r w:rsidRPr="00095904">
              <w:rPr>
                <w:rFonts w:asciiTheme="minorHAnsi" w:eastAsia="Times New Roman" w:hAnsiTheme="minorHAnsi" w:cstheme="minorHAnsi"/>
                <w:sz w:val="16"/>
                <w:szCs w:val="20"/>
              </w:rPr>
              <w:t>hr;</w:t>
            </w:r>
            <w:proofErr w:type="gramEnd"/>
          </w:p>
          <w:p w14:paraId="4AC9EEF8" w14:textId="7D1AA610"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w:t>
            </w:r>
            <w:proofErr w:type="gramStart"/>
            <w:r w:rsidRPr="00095904">
              <w:rPr>
                <w:rFonts w:asciiTheme="minorHAnsi" w:eastAsia="Times New Roman" w:hAnsiTheme="minorHAnsi" w:cstheme="minorHAnsi"/>
                <w:sz w:val="16"/>
                <w:szCs w:val="20"/>
              </w:rPr>
              <w:t>hr;</w:t>
            </w:r>
            <w:proofErr w:type="gramEnd"/>
          </w:p>
          <w:p w14:paraId="3FE17D88" w14:textId="5FAF5BD0"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0261BF09"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lastRenderedPageBreak/>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w:t>
            </w:r>
            <w:proofErr w:type="gramStart"/>
            <w:r w:rsidRPr="00095904">
              <w:rPr>
                <w:rFonts w:asciiTheme="minorHAnsi" w:eastAsia="Times New Roman" w:hAnsiTheme="minorHAnsi" w:cstheme="minorHAnsi"/>
                <w:sz w:val="16"/>
                <w:szCs w:val="20"/>
              </w:rPr>
              <w:t>kW;</w:t>
            </w:r>
            <w:proofErr w:type="gramEnd"/>
          </w:p>
          <w:p w14:paraId="46679747" w14:textId="7AEA5C43"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w:t>
            </w:r>
            <w:proofErr w:type="gramStart"/>
            <w:r w:rsidRPr="00095904">
              <w:rPr>
                <w:rFonts w:asciiTheme="minorHAnsi" w:eastAsia="Times New Roman" w:hAnsiTheme="minorHAnsi" w:cstheme="minorHAnsi"/>
                <w:sz w:val="16"/>
                <w:szCs w:val="20"/>
              </w:rPr>
              <w:t>kW;</w:t>
            </w:r>
            <w:proofErr w:type="gramEnd"/>
          </w:p>
          <w:p w14:paraId="0F235F01" w14:textId="0BE265B0"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w:t>
            </w:r>
            <w:proofErr w:type="gramStart"/>
            <w:r w:rsidRPr="00095904">
              <w:rPr>
                <w:rFonts w:asciiTheme="minorHAnsi" w:eastAsia="Times New Roman" w:hAnsiTheme="minorHAnsi" w:cstheme="minorHAnsi"/>
                <w:sz w:val="16"/>
                <w:szCs w:val="20"/>
              </w:rPr>
              <w:t>kW;</w:t>
            </w:r>
            <w:proofErr w:type="gramEnd"/>
          </w:p>
          <w:p w14:paraId="5B006588" w14:textId="22D8EC1B" w:rsidR="00554EE8" w:rsidRPr="00095904" w:rsidRDefault="00554EE8" w:rsidP="00554EE8">
            <w:pPr>
              <w:spacing w:after="0"/>
              <w:rPr>
                <w:rFonts w:asciiTheme="minorHAnsi" w:eastAsia="Times New Roman" w:hAnsiTheme="minorHAnsi" w:cstheme="minorHAnsi"/>
                <w:sz w:val="16"/>
                <w:szCs w:val="20"/>
              </w:rPr>
            </w:pPr>
          </w:p>
          <w:p w14:paraId="7CF927FF" w14:textId="0763D859" w:rsidR="00554EE8"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 </w:t>
            </w: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WaterHeaterElectricFiredRatedInput, Otherwise the value is stored in WaterHeaterGasFiredRatedInput</w:t>
            </w:r>
            <w:r>
              <w:rPr>
                <w:rFonts w:asciiTheme="minorHAnsi" w:eastAsia="Times New Roman" w:hAnsiTheme="minorHAnsi" w:cstheme="minorHAnsi"/>
                <w:sz w:val="16"/>
                <w:szCs w:val="20"/>
              </w:rPr>
              <w:t>&gt;&gt;</w:t>
            </w:r>
          </w:p>
          <w:p w14:paraId="403C3207" w14:textId="1DA6FB43" w:rsidR="00554EE8" w:rsidRPr="00095904" w:rsidRDefault="00554EE8" w:rsidP="00554EE8">
            <w:pPr>
              <w:spacing w:after="0"/>
              <w:rPr>
                <w:rFonts w:asciiTheme="minorHAnsi" w:eastAsia="Times New Roman" w:hAnsiTheme="minorHAnsi" w:cstheme="minorHAnsi"/>
                <w:sz w:val="16"/>
                <w:szCs w:val="20"/>
              </w:rPr>
            </w:pPr>
          </w:p>
          <w:p w14:paraId="4DC44E17" w14:textId="5FC46A55" w:rsidR="00554EE8" w:rsidRPr="00095904" w:rsidRDefault="00554EE8" w:rsidP="00554EE8">
            <w:pPr>
              <w:spacing w:after="0" w:line="240" w:lineRule="auto"/>
              <w:rPr>
                <w:rFonts w:asciiTheme="minorHAnsi" w:hAnsiTheme="minorHAnsi" w:cstheme="minorHAnsi"/>
                <w:sz w:val="14"/>
                <w:szCs w:val="16"/>
              </w:rPr>
            </w:pPr>
          </w:p>
        </w:tc>
        <w:tc>
          <w:tcPr>
            <w:tcW w:w="525" w:type="pct"/>
            <w:tcBorders>
              <w:top w:val="single" w:sz="4" w:space="0" w:color="auto"/>
              <w:left w:val="single" w:sz="4" w:space="0" w:color="auto"/>
              <w:bottom w:val="single" w:sz="4" w:space="0" w:color="auto"/>
              <w:right w:val="single" w:sz="4" w:space="0" w:color="auto"/>
            </w:tcBorders>
          </w:tcPr>
          <w:p w14:paraId="7EF496BA" w14:textId="1C6F85C8"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09&gt;&gt;</w:t>
            </w:r>
          </w:p>
        </w:tc>
        <w:tc>
          <w:tcPr>
            <w:tcW w:w="524" w:type="pct"/>
            <w:tcBorders>
              <w:top w:val="single" w:sz="4" w:space="0" w:color="auto"/>
              <w:left w:val="single" w:sz="4" w:space="0" w:color="auto"/>
              <w:bottom w:val="single" w:sz="4" w:space="0" w:color="auto"/>
              <w:right w:val="single" w:sz="4" w:space="0" w:color="auto"/>
            </w:tcBorders>
          </w:tcPr>
          <w:p w14:paraId="6C87B38C" w14:textId="7D6C0D03"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Design Dwelling Unit DHW System Distribution A</w:t>
            </w:r>
            <w:r>
              <w:rPr>
                <w:rFonts w:asciiTheme="minorHAnsi" w:eastAsia="Times New Roman" w:hAnsiTheme="minorHAnsi" w:cstheme="minorHAnsi"/>
                <w:sz w:val="16"/>
                <w:szCs w:val="20"/>
              </w:rPr>
              <w:t>10&gt;&gt;</w:t>
            </w:r>
          </w:p>
        </w:tc>
        <w:tc>
          <w:tcPr>
            <w:tcW w:w="404" w:type="pct"/>
            <w:tcBorders>
              <w:top w:val="single" w:sz="4" w:space="0" w:color="auto"/>
              <w:left w:val="single" w:sz="4" w:space="0" w:color="auto"/>
              <w:bottom w:val="single" w:sz="4" w:space="0" w:color="auto"/>
              <w:right w:val="single" w:sz="4" w:space="0" w:color="auto"/>
            </w:tcBorders>
          </w:tcPr>
          <w:p w14:paraId="6FA787AB" w14:textId="353C379B"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403" w:type="pct"/>
            <w:tcBorders>
              <w:top w:val="single" w:sz="4" w:space="0" w:color="auto"/>
              <w:left w:val="single" w:sz="4" w:space="0" w:color="auto"/>
              <w:bottom w:val="single" w:sz="4" w:space="0" w:color="auto"/>
              <w:right w:val="single" w:sz="4" w:space="0" w:color="auto"/>
            </w:tcBorders>
          </w:tcPr>
          <w:p w14:paraId="4EEFADE4" w14:textId="622E178A"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w:t>
            </w:r>
            <w:proofErr w:type="gramStart"/>
            <w:r w:rsidRPr="00095904">
              <w:rPr>
                <w:rFonts w:asciiTheme="minorHAnsi" w:eastAsia="Times New Roman" w:hAnsiTheme="minorHAnsi" w:cstheme="minorHAnsi"/>
                <w:sz w:val="16"/>
                <w:szCs w:val="20"/>
              </w:rPr>
              <w:t>from  A</w:t>
            </w:r>
            <w:proofErr w:type="gramEnd"/>
            <w:r>
              <w:rPr>
                <w:rFonts w:asciiTheme="minorHAnsi" w:eastAsia="Times New Roman" w:hAnsiTheme="minorHAnsi" w:cstheme="minorHAnsi"/>
                <w:sz w:val="16"/>
                <w:szCs w:val="20"/>
              </w:rPr>
              <w:t>12&gt;&gt;</w:t>
            </w:r>
          </w:p>
        </w:tc>
      </w:tr>
      <w:tr w:rsidR="00CD6823" w:rsidRPr="00327949" w14:paraId="3A5022A5" w14:textId="77777777" w:rsidTr="00CD6823">
        <w:trPr>
          <w:cantSplit/>
          <w:trHeight w:val="278"/>
        </w:trPr>
        <w:tc>
          <w:tcPr>
            <w:tcW w:w="360" w:type="pct"/>
            <w:tcBorders>
              <w:top w:val="single" w:sz="4" w:space="0" w:color="auto"/>
              <w:left w:val="single" w:sz="4" w:space="0" w:color="auto"/>
              <w:bottom w:val="single" w:sz="4" w:space="0" w:color="auto"/>
              <w:right w:val="single" w:sz="4" w:space="0" w:color="auto"/>
            </w:tcBorders>
          </w:tcPr>
          <w:p w14:paraId="12A4C7EF"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78725B7E" w14:textId="0ED1688E" w:rsidR="00554EE8" w:rsidRPr="00327949" w:rsidDel="0053169A" w:rsidRDefault="00554EE8" w:rsidP="00554EE8">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562CF0AD"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364" w:type="pct"/>
            <w:tcBorders>
              <w:top w:val="single" w:sz="4" w:space="0" w:color="auto"/>
              <w:left w:val="single" w:sz="4" w:space="0" w:color="auto"/>
              <w:bottom w:val="single" w:sz="4" w:space="0" w:color="auto"/>
              <w:right w:val="single" w:sz="4" w:space="0" w:color="auto"/>
            </w:tcBorders>
          </w:tcPr>
          <w:p w14:paraId="1519F916"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86" w:type="pct"/>
            <w:tcBorders>
              <w:top w:val="single" w:sz="4" w:space="0" w:color="auto"/>
              <w:left w:val="single" w:sz="4" w:space="0" w:color="auto"/>
              <w:bottom w:val="single" w:sz="4" w:space="0" w:color="auto"/>
              <w:right w:val="single" w:sz="4" w:space="0" w:color="auto"/>
            </w:tcBorders>
          </w:tcPr>
          <w:p w14:paraId="20758B79"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282" w:type="pct"/>
            <w:tcBorders>
              <w:top w:val="single" w:sz="4" w:space="0" w:color="auto"/>
              <w:left w:val="single" w:sz="4" w:space="0" w:color="auto"/>
              <w:bottom w:val="single" w:sz="4" w:space="0" w:color="auto"/>
              <w:right w:val="single" w:sz="4" w:space="0" w:color="auto"/>
            </w:tcBorders>
          </w:tcPr>
          <w:p w14:paraId="58746990"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05029388"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EE27031"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525" w:type="pct"/>
            <w:tcBorders>
              <w:top w:val="single" w:sz="4" w:space="0" w:color="auto"/>
              <w:left w:val="single" w:sz="4" w:space="0" w:color="auto"/>
              <w:bottom w:val="single" w:sz="4" w:space="0" w:color="auto"/>
              <w:right w:val="single" w:sz="4" w:space="0" w:color="auto"/>
            </w:tcBorders>
          </w:tcPr>
          <w:p w14:paraId="5FF6F2F2"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1FD32461"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6DBABD03"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02275763" w14:textId="08D8517C" w:rsidR="00554EE8" w:rsidRPr="00327949" w:rsidDel="0053169A" w:rsidRDefault="00554EE8" w:rsidP="00554EE8">
            <w:pPr>
              <w:spacing w:after="0" w:line="240" w:lineRule="auto"/>
              <w:rPr>
                <w:rFonts w:asciiTheme="minorHAnsi" w:hAnsiTheme="minorHAnsi" w:cstheme="minorHAnsi"/>
                <w:sz w:val="18"/>
                <w:szCs w:val="18"/>
              </w:rPr>
            </w:pPr>
          </w:p>
        </w:tc>
      </w:tr>
    </w:tbl>
    <w:p w14:paraId="1264387D" w14:textId="67026FAC" w:rsidR="00F1004F" w:rsidRDefault="00F1004F" w:rsidP="00A05A69">
      <w:pPr>
        <w:spacing w:after="0" w:line="240" w:lineRule="auto"/>
        <w:rPr>
          <w:ins w:id="473" w:author="Markstrum, Alexis@Energy" w:date="2021-10-27T12:59:00Z"/>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990"/>
        <w:gridCol w:w="990"/>
        <w:gridCol w:w="1170"/>
      </w:tblGrid>
      <w:tr w:rsidR="006441C9" w:rsidRPr="00C1150F" w:rsidDel="00216B4F" w14:paraId="66FEC7F7" w14:textId="70289F57" w:rsidTr="00B022F9">
        <w:trPr>
          <w:ins w:id="474" w:author="Markstrum, Alexis@Energy" w:date="2021-10-27T12:59:00Z"/>
          <w:del w:id="475" w:author="Alhabibi, Haider@Energy" w:date="2022-01-25T20:01:00Z"/>
        </w:trPr>
        <w:tc>
          <w:tcPr>
            <w:tcW w:w="10885" w:type="dxa"/>
            <w:gridSpan w:val="10"/>
          </w:tcPr>
          <w:p w14:paraId="5DF4D012" w14:textId="53A35292" w:rsidR="006441C9" w:rsidRPr="00C1150F" w:rsidDel="00216B4F" w:rsidRDefault="006441C9" w:rsidP="00B022F9">
            <w:pPr>
              <w:spacing w:after="0" w:line="240" w:lineRule="auto"/>
              <w:ind w:right="876"/>
              <w:rPr>
                <w:ins w:id="476" w:author="Markstrum, Alexis@Energy" w:date="2021-10-27T12:59:00Z"/>
                <w:del w:id="477" w:author="Alhabibi, Haider@Energy" w:date="2022-01-25T20:01:00Z"/>
                <w:rFonts w:cstheme="minorHAnsi"/>
                <w:b/>
                <w:sz w:val="20"/>
                <w:szCs w:val="20"/>
              </w:rPr>
            </w:pPr>
            <w:ins w:id="478" w:author="Markstrum, Alexis@Energy" w:date="2021-10-27T12:59:00Z">
              <w:del w:id="479" w:author="Alhabibi, Haider@Energy" w:date="2022-01-25T20:01:00Z">
                <w:r w:rsidDel="00216B4F">
                  <w:rPr>
                    <w:rFonts w:cstheme="minorHAnsi"/>
                    <w:b/>
                    <w:sz w:val="20"/>
                    <w:szCs w:val="20"/>
                  </w:rPr>
                  <w:delText>C</w:delText>
                </w:r>
                <w:r w:rsidRPr="00C1150F" w:rsidDel="00216B4F">
                  <w:rPr>
                    <w:rFonts w:cstheme="minorHAnsi"/>
                    <w:b/>
                    <w:sz w:val="20"/>
                    <w:szCs w:val="20"/>
                  </w:rPr>
                  <w:delText>.</w:delText>
                </w:r>
                <w:r w:rsidDel="00216B4F">
                  <w:rPr>
                    <w:rFonts w:cstheme="minorHAnsi"/>
                    <w:b/>
                    <w:sz w:val="20"/>
                    <w:szCs w:val="20"/>
                  </w:rPr>
                  <w:delText xml:space="preserve"> D</w:delText>
                </w:r>
                <w:r w:rsidRPr="00C1150F" w:rsidDel="00216B4F">
                  <w:rPr>
                    <w:rFonts w:cstheme="minorHAnsi"/>
                    <w:b/>
                    <w:sz w:val="20"/>
                    <w:szCs w:val="20"/>
                  </w:rPr>
                  <w:delText xml:space="preserve">esign HERS Verified </w:delText>
                </w:r>
                <w:r w:rsidDel="00216B4F">
                  <w:rPr>
                    <w:rFonts w:cstheme="minorHAnsi"/>
                    <w:b/>
                    <w:sz w:val="20"/>
                    <w:szCs w:val="20"/>
                  </w:rPr>
                  <w:delText>Dwelling Unit HPWH</w:delText>
                </w:r>
                <w:r w:rsidRPr="00C1150F" w:rsidDel="00216B4F">
                  <w:rPr>
                    <w:rFonts w:cstheme="minorHAnsi"/>
                    <w:b/>
                    <w:sz w:val="20"/>
                    <w:szCs w:val="20"/>
                  </w:rPr>
                  <w:delText xml:space="preserve"> System Information</w:delText>
                </w:r>
              </w:del>
            </w:ins>
          </w:p>
          <w:p w14:paraId="13DF2A8B" w14:textId="5D06F656" w:rsidR="006441C9" w:rsidRPr="00C1150F" w:rsidDel="00216B4F" w:rsidRDefault="006441C9" w:rsidP="00B022F9">
            <w:pPr>
              <w:spacing w:after="0" w:line="240" w:lineRule="auto"/>
              <w:ind w:right="876"/>
              <w:rPr>
                <w:ins w:id="480" w:author="Markstrum, Alexis@Energy" w:date="2021-10-27T12:59:00Z"/>
                <w:del w:id="481" w:author="Alhabibi, Haider@Energy" w:date="2022-01-25T20:01:00Z"/>
                <w:rFonts w:cstheme="minorHAnsi"/>
                <w:sz w:val="18"/>
                <w:szCs w:val="20"/>
              </w:rPr>
            </w:pPr>
            <w:ins w:id="482" w:author="Markstrum, Alexis@Energy" w:date="2021-10-27T12:59:00Z">
              <w:del w:id="483" w:author="Alhabibi, Haider@Energy" w:date="2022-01-25T20:01:00Z">
                <w:r w:rsidRPr="00C1150F" w:rsidDel="00216B4F">
                  <w:rPr>
                    <w:rFonts w:cstheme="minorHAnsi"/>
                    <w:sz w:val="18"/>
                    <w:szCs w:val="20"/>
                  </w:rPr>
                  <w:delText>This table reports the water heating system(s) that were specified on the registered CF1R compliance document for this project.</w:delText>
                </w:r>
              </w:del>
            </w:ins>
          </w:p>
          <w:p w14:paraId="736FCE77" w14:textId="4920F151" w:rsidR="006441C9" w:rsidDel="00216B4F" w:rsidRDefault="006441C9" w:rsidP="00B022F9">
            <w:pPr>
              <w:spacing w:after="0"/>
              <w:rPr>
                <w:ins w:id="484" w:author="Markstrum, Alexis@Energy" w:date="2021-10-27T12:59:00Z"/>
                <w:del w:id="485" w:author="Alhabibi, Haider@Energy" w:date="2022-01-25T20:01:00Z"/>
                <w:rFonts w:cstheme="minorHAnsi"/>
                <w:sz w:val="20"/>
                <w:szCs w:val="20"/>
              </w:rPr>
            </w:pPr>
            <w:ins w:id="486" w:author="Markstrum, Alexis@Energy" w:date="2021-10-27T12:59:00Z">
              <w:del w:id="487" w:author="Alhabibi, Haider@Energy" w:date="2022-01-25T20:01:00Z">
                <w:r w:rsidDel="00216B4F">
                  <w:rPr>
                    <w:rFonts w:cstheme="minorHAnsi"/>
                    <w:sz w:val="20"/>
                    <w:szCs w:val="20"/>
                  </w:rPr>
                  <w:delText xml:space="preserve">&lt;&lt;If CF1R has HPWH, then require table, else </w:delText>
                </w:r>
                <w:r w:rsidRPr="00E12A63" w:rsidDel="00216B4F">
                  <w:rPr>
                    <w:rFonts w:cstheme="minorHAnsi"/>
                    <w:sz w:val="20"/>
                    <w:szCs w:val="20"/>
                  </w:rPr>
                  <w:delText>display the "section does not apply" message</w:delText>
                </w:r>
                <w:r w:rsidDel="00216B4F">
                  <w:rPr>
                    <w:rFonts w:cstheme="minorHAnsi"/>
                    <w:sz w:val="20"/>
                    <w:szCs w:val="20"/>
                  </w:rPr>
                  <w:delText>&gt;&gt;</w:delText>
                </w:r>
              </w:del>
            </w:ins>
          </w:p>
          <w:p w14:paraId="23509F5F" w14:textId="33341579" w:rsidR="006441C9" w:rsidRPr="00C1150F" w:rsidDel="00216B4F" w:rsidRDefault="006441C9" w:rsidP="00B022F9">
            <w:pPr>
              <w:spacing w:after="0" w:line="240" w:lineRule="auto"/>
              <w:ind w:right="876"/>
              <w:rPr>
                <w:ins w:id="488" w:author="Markstrum, Alexis@Energy" w:date="2021-10-27T12:59:00Z"/>
                <w:del w:id="489" w:author="Alhabibi, Haider@Energy" w:date="2022-01-25T20:01:00Z"/>
                <w:rFonts w:cstheme="minorHAnsi"/>
                <w:b/>
                <w:sz w:val="20"/>
                <w:szCs w:val="20"/>
              </w:rPr>
            </w:pPr>
            <w:ins w:id="490" w:author="Markstrum, Alexis@Energy" w:date="2021-10-27T12:59:00Z">
              <w:del w:id="491" w:author="Alhabibi, Haider@Energy" w:date="2022-01-25T20:01:00Z">
                <w:r w:rsidRPr="00C1150F" w:rsidDel="00216B4F">
                  <w:rPr>
                    <w:rFonts w:cstheme="minorHAnsi"/>
                    <w:sz w:val="18"/>
                    <w:szCs w:val="20"/>
                  </w:rPr>
                  <w:delText>&lt;&lt;require one row of data for each water heater identified on the CF1R-PRF&gt;&gt;</w:delText>
                </w:r>
              </w:del>
            </w:ins>
          </w:p>
        </w:tc>
      </w:tr>
      <w:tr w:rsidR="006441C9" w:rsidRPr="00C1150F" w:rsidDel="00216B4F" w14:paraId="3617120D" w14:textId="634F1122" w:rsidTr="00B022F9">
        <w:trPr>
          <w:ins w:id="492" w:author="Markstrum, Alexis@Energy" w:date="2021-10-27T12:59:00Z"/>
          <w:del w:id="493" w:author="Alhabibi, Haider@Energy" w:date="2022-01-25T20:01:00Z"/>
        </w:trPr>
        <w:tc>
          <w:tcPr>
            <w:tcW w:w="895" w:type="dxa"/>
            <w:tcBorders>
              <w:top w:val="single" w:sz="4" w:space="0" w:color="auto"/>
              <w:left w:val="single" w:sz="4" w:space="0" w:color="auto"/>
              <w:bottom w:val="single" w:sz="4" w:space="0" w:color="auto"/>
              <w:right w:val="single" w:sz="4" w:space="0" w:color="auto"/>
            </w:tcBorders>
          </w:tcPr>
          <w:p w14:paraId="574A415F" w14:textId="7F085553" w:rsidR="006441C9" w:rsidRPr="00C1150F" w:rsidDel="00216B4F" w:rsidRDefault="006441C9" w:rsidP="00B022F9">
            <w:pPr>
              <w:spacing w:after="0" w:line="240" w:lineRule="auto"/>
              <w:jc w:val="center"/>
              <w:rPr>
                <w:ins w:id="494" w:author="Markstrum, Alexis@Energy" w:date="2021-10-27T12:59:00Z"/>
                <w:del w:id="495" w:author="Alhabibi, Haider@Energy" w:date="2022-01-25T20:01:00Z"/>
                <w:rFonts w:eastAsia="Times New Roman" w:cstheme="minorHAnsi"/>
                <w:sz w:val="18"/>
                <w:szCs w:val="18"/>
              </w:rPr>
            </w:pPr>
            <w:ins w:id="496" w:author="Markstrum, Alexis@Energy" w:date="2021-10-27T12:59:00Z">
              <w:del w:id="497" w:author="Alhabibi, Haider@Energy" w:date="2022-01-25T20:01:00Z">
                <w:r w:rsidRPr="00C1150F" w:rsidDel="00216B4F">
                  <w:rPr>
                    <w:rFonts w:eastAsia="Times New Roman" w:cstheme="minorHAnsi"/>
                    <w:sz w:val="18"/>
                    <w:szCs w:val="18"/>
                  </w:rPr>
                  <w:delText>01</w:delText>
                </w:r>
              </w:del>
            </w:ins>
          </w:p>
        </w:tc>
        <w:tc>
          <w:tcPr>
            <w:tcW w:w="990" w:type="dxa"/>
            <w:vAlign w:val="bottom"/>
          </w:tcPr>
          <w:p w14:paraId="56BAAFE7" w14:textId="096EFFF2" w:rsidR="006441C9" w:rsidRPr="00C1150F" w:rsidDel="00216B4F" w:rsidRDefault="006441C9" w:rsidP="00B022F9">
            <w:pPr>
              <w:spacing w:after="0" w:line="240" w:lineRule="auto"/>
              <w:jc w:val="center"/>
              <w:rPr>
                <w:ins w:id="498" w:author="Markstrum, Alexis@Energy" w:date="2021-10-27T12:59:00Z"/>
                <w:del w:id="499" w:author="Alhabibi, Haider@Energy" w:date="2022-01-25T20:01:00Z"/>
                <w:rFonts w:cstheme="minorHAnsi"/>
                <w:sz w:val="18"/>
                <w:szCs w:val="18"/>
              </w:rPr>
            </w:pPr>
            <w:ins w:id="500" w:author="Markstrum, Alexis@Energy" w:date="2021-10-27T12:59:00Z">
              <w:del w:id="501" w:author="Alhabibi, Haider@Energy" w:date="2022-01-25T20:01:00Z">
                <w:r w:rsidRPr="00C1150F" w:rsidDel="00216B4F">
                  <w:rPr>
                    <w:rFonts w:eastAsia="Times New Roman" w:cstheme="minorHAnsi"/>
                    <w:sz w:val="18"/>
                    <w:szCs w:val="18"/>
                  </w:rPr>
                  <w:delText>02</w:delText>
                </w:r>
              </w:del>
            </w:ins>
          </w:p>
        </w:tc>
        <w:tc>
          <w:tcPr>
            <w:tcW w:w="1080" w:type="dxa"/>
            <w:vAlign w:val="bottom"/>
          </w:tcPr>
          <w:p w14:paraId="52FB1B51" w14:textId="5A7D5112" w:rsidR="006441C9" w:rsidRPr="00C1150F" w:rsidDel="00216B4F" w:rsidRDefault="006441C9" w:rsidP="00B022F9">
            <w:pPr>
              <w:spacing w:after="0" w:line="240" w:lineRule="auto"/>
              <w:jc w:val="center"/>
              <w:rPr>
                <w:ins w:id="502" w:author="Markstrum, Alexis@Energy" w:date="2021-10-27T12:59:00Z"/>
                <w:del w:id="503" w:author="Alhabibi, Haider@Energy" w:date="2022-01-25T20:01:00Z"/>
                <w:rFonts w:cstheme="minorHAnsi"/>
                <w:sz w:val="18"/>
                <w:szCs w:val="18"/>
              </w:rPr>
            </w:pPr>
            <w:ins w:id="504" w:author="Markstrum, Alexis@Energy" w:date="2021-10-27T12:59:00Z">
              <w:del w:id="505" w:author="Alhabibi, Haider@Energy" w:date="2022-01-25T20:01:00Z">
                <w:r w:rsidRPr="00C1150F" w:rsidDel="00216B4F">
                  <w:rPr>
                    <w:rFonts w:eastAsia="Times New Roman" w:cstheme="minorHAnsi"/>
                    <w:sz w:val="18"/>
                    <w:szCs w:val="18"/>
                  </w:rPr>
                  <w:delText>03</w:delText>
                </w:r>
              </w:del>
            </w:ins>
          </w:p>
        </w:tc>
        <w:tc>
          <w:tcPr>
            <w:tcW w:w="990" w:type="dxa"/>
          </w:tcPr>
          <w:p w14:paraId="0653C992" w14:textId="3FB21BCB" w:rsidR="006441C9" w:rsidRPr="00C1150F" w:rsidDel="00216B4F" w:rsidRDefault="006441C9" w:rsidP="00B022F9">
            <w:pPr>
              <w:spacing w:after="0" w:line="240" w:lineRule="auto"/>
              <w:jc w:val="center"/>
              <w:rPr>
                <w:ins w:id="506" w:author="Markstrum, Alexis@Energy" w:date="2021-10-27T12:59:00Z"/>
                <w:del w:id="507" w:author="Alhabibi, Haider@Energy" w:date="2022-01-25T20:01:00Z"/>
                <w:rFonts w:eastAsia="Times New Roman" w:cstheme="minorHAnsi"/>
                <w:sz w:val="18"/>
                <w:szCs w:val="18"/>
              </w:rPr>
            </w:pPr>
            <w:ins w:id="508" w:author="Markstrum, Alexis@Energy" w:date="2021-10-27T12:59:00Z">
              <w:del w:id="509" w:author="Alhabibi, Haider@Energy" w:date="2022-01-25T20:01:00Z">
                <w:r w:rsidRPr="00C1150F" w:rsidDel="00216B4F">
                  <w:rPr>
                    <w:rFonts w:eastAsia="Times New Roman" w:cstheme="minorHAnsi"/>
                    <w:sz w:val="18"/>
                    <w:szCs w:val="18"/>
                  </w:rPr>
                  <w:delText>04</w:delText>
                </w:r>
              </w:del>
            </w:ins>
          </w:p>
        </w:tc>
        <w:tc>
          <w:tcPr>
            <w:tcW w:w="1080" w:type="dxa"/>
          </w:tcPr>
          <w:p w14:paraId="5768A308" w14:textId="0913D05F" w:rsidR="006441C9" w:rsidRPr="00C1150F" w:rsidDel="00216B4F" w:rsidRDefault="006441C9" w:rsidP="00B022F9">
            <w:pPr>
              <w:spacing w:after="0" w:line="240" w:lineRule="auto"/>
              <w:jc w:val="center"/>
              <w:rPr>
                <w:ins w:id="510" w:author="Markstrum, Alexis@Energy" w:date="2021-10-27T12:59:00Z"/>
                <w:del w:id="511" w:author="Alhabibi, Haider@Energy" w:date="2022-01-25T20:01:00Z"/>
                <w:rFonts w:eastAsia="Times New Roman" w:cstheme="minorHAnsi"/>
                <w:sz w:val="18"/>
                <w:szCs w:val="18"/>
              </w:rPr>
            </w:pPr>
            <w:ins w:id="512" w:author="Markstrum, Alexis@Energy" w:date="2021-10-27T12:59:00Z">
              <w:del w:id="513" w:author="Alhabibi, Haider@Energy" w:date="2022-01-25T20:01:00Z">
                <w:r w:rsidRPr="00C1150F" w:rsidDel="00216B4F">
                  <w:rPr>
                    <w:rFonts w:eastAsia="Times New Roman" w:cstheme="minorHAnsi"/>
                    <w:sz w:val="18"/>
                    <w:szCs w:val="18"/>
                  </w:rPr>
                  <w:delText>05</w:delText>
                </w:r>
              </w:del>
            </w:ins>
          </w:p>
        </w:tc>
        <w:tc>
          <w:tcPr>
            <w:tcW w:w="1170" w:type="dxa"/>
          </w:tcPr>
          <w:p w14:paraId="64433E33" w14:textId="630FD00A" w:rsidR="006441C9" w:rsidRPr="00C1150F" w:rsidDel="00216B4F" w:rsidRDefault="006441C9" w:rsidP="00B022F9">
            <w:pPr>
              <w:spacing w:after="0" w:line="240" w:lineRule="auto"/>
              <w:jc w:val="center"/>
              <w:rPr>
                <w:ins w:id="514" w:author="Markstrum, Alexis@Energy" w:date="2021-10-27T12:59:00Z"/>
                <w:del w:id="515" w:author="Alhabibi, Haider@Energy" w:date="2022-01-25T20:01:00Z"/>
                <w:rFonts w:eastAsia="Times New Roman" w:cstheme="minorHAnsi"/>
                <w:sz w:val="18"/>
                <w:szCs w:val="18"/>
              </w:rPr>
            </w:pPr>
            <w:ins w:id="516" w:author="Markstrum, Alexis@Energy" w:date="2021-10-27T12:59:00Z">
              <w:del w:id="517" w:author="Alhabibi, Haider@Energy" w:date="2022-01-25T20:01:00Z">
                <w:r w:rsidRPr="00C1150F" w:rsidDel="00216B4F">
                  <w:rPr>
                    <w:rFonts w:eastAsia="Times New Roman" w:cstheme="minorHAnsi"/>
                    <w:sz w:val="18"/>
                    <w:szCs w:val="18"/>
                  </w:rPr>
                  <w:delText>06</w:delText>
                </w:r>
              </w:del>
            </w:ins>
          </w:p>
        </w:tc>
        <w:tc>
          <w:tcPr>
            <w:tcW w:w="1530" w:type="dxa"/>
          </w:tcPr>
          <w:p w14:paraId="02B611A2" w14:textId="3757182B" w:rsidR="006441C9" w:rsidRPr="00C1150F" w:rsidDel="00216B4F" w:rsidRDefault="006441C9" w:rsidP="00B022F9">
            <w:pPr>
              <w:spacing w:after="0" w:line="240" w:lineRule="auto"/>
              <w:jc w:val="center"/>
              <w:rPr>
                <w:ins w:id="518" w:author="Markstrum, Alexis@Energy" w:date="2021-10-27T12:59:00Z"/>
                <w:del w:id="519" w:author="Alhabibi, Haider@Energy" w:date="2022-01-25T20:01:00Z"/>
                <w:rFonts w:eastAsia="Times New Roman" w:cstheme="minorHAnsi"/>
                <w:sz w:val="18"/>
                <w:szCs w:val="18"/>
              </w:rPr>
            </w:pPr>
            <w:ins w:id="520" w:author="Markstrum, Alexis@Energy" w:date="2021-10-27T12:59:00Z">
              <w:del w:id="521" w:author="Alhabibi, Haider@Energy" w:date="2022-01-25T20:01:00Z">
                <w:r w:rsidRPr="00C1150F" w:rsidDel="00216B4F">
                  <w:rPr>
                    <w:rFonts w:eastAsia="Times New Roman" w:cstheme="minorHAnsi"/>
                    <w:sz w:val="18"/>
                    <w:szCs w:val="18"/>
                  </w:rPr>
                  <w:delText>07</w:delText>
                </w:r>
              </w:del>
            </w:ins>
          </w:p>
        </w:tc>
        <w:tc>
          <w:tcPr>
            <w:tcW w:w="990" w:type="dxa"/>
          </w:tcPr>
          <w:p w14:paraId="1DCF24EF" w14:textId="7684D5BA" w:rsidR="006441C9" w:rsidRPr="00C1150F" w:rsidDel="00216B4F" w:rsidRDefault="006441C9" w:rsidP="00B022F9">
            <w:pPr>
              <w:spacing w:after="0" w:line="240" w:lineRule="auto"/>
              <w:jc w:val="center"/>
              <w:rPr>
                <w:ins w:id="522" w:author="Markstrum, Alexis@Energy" w:date="2021-10-27T12:59:00Z"/>
                <w:del w:id="523" w:author="Alhabibi, Haider@Energy" w:date="2022-01-25T20:01:00Z"/>
                <w:rFonts w:eastAsia="Times New Roman" w:cstheme="minorHAnsi"/>
                <w:sz w:val="18"/>
                <w:szCs w:val="18"/>
              </w:rPr>
            </w:pPr>
            <w:ins w:id="524" w:author="Markstrum, Alexis@Energy" w:date="2021-10-27T12:59:00Z">
              <w:del w:id="525" w:author="Alhabibi, Haider@Energy" w:date="2022-01-25T20:01:00Z">
                <w:r w:rsidRPr="00C1150F" w:rsidDel="00216B4F">
                  <w:rPr>
                    <w:rFonts w:eastAsia="Times New Roman" w:cstheme="minorHAnsi"/>
                    <w:sz w:val="18"/>
                    <w:szCs w:val="18"/>
                  </w:rPr>
                  <w:delText>08</w:delText>
                </w:r>
              </w:del>
            </w:ins>
          </w:p>
        </w:tc>
        <w:tc>
          <w:tcPr>
            <w:tcW w:w="990" w:type="dxa"/>
          </w:tcPr>
          <w:p w14:paraId="2EC89754" w14:textId="11B2DFD2" w:rsidR="006441C9" w:rsidRPr="00C1150F" w:rsidDel="00216B4F" w:rsidRDefault="006441C9" w:rsidP="00B022F9">
            <w:pPr>
              <w:spacing w:after="0" w:line="240" w:lineRule="auto"/>
              <w:jc w:val="center"/>
              <w:rPr>
                <w:ins w:id="526" w:author="Markstrum, Alexis@Energy" w:date="2021-10-27T12:59:00Z"/>
                <w:del w:id="527" w:author="Alhabibi, Haider@Energy" w:date="2022-01-25T20:01:00Z"/>
                <w:rFonts w:eastAsia="Times New Roman" w:cstheme="minorHAnsi"/>
                <w:sz w:val="18"/>
                <w:szCs w:val="18"/>
              </w:rPr>
            </w:pPr>
            <w:ins w:id="528" w:author="Markstrum, Alexis@Energy" w:date="2021-10-27T12:59:00Z">
              <w:del w:id="529" w:author="Alhabibi, Haider@Energy" w:date="2022-01-25T20:01:00Z">
                <w:r w:rsidRPr="00C1150F" w:rsidDel="00216B4F">
                  <w:rPr>
                    <w:rFonts w:eastAsia="Times New Roman" w:cstheme="minorHAnsi"/>
                    <w:sz w:val="18"/>
                    <w:szCs w:val="18"/>
                  </w:rPr>
                  <w:delText>09</w:delText>
                </w:r>
              </w:del>
            </w:ins>
          </w:p>
        </w:tc>
        <w:tc>
          <w:tcPr>
            <w:tcW w:w="1170" w:type="dxa"/>
          </w:tcPr>
          <w:p w14:paraId="60624C54" w14:textId="60B6E3D3" w:rsidR="006441C9" w:rsidRPr="00C1150F" w:rsidDel="00216B4F" w:rsidRDefault="006441C9" w:rsidP="00B022F9">
            <w:pPr>
              <w:spacing w:after="0" w:line="240" w:lineRule="auto"/>
              <w:jc w:val="center"/>
              <w:rPr>
                <w:ins w:id="530" w:author="Markstrum, Alexis@Energy" w:date="2021-10-27T12:59:00Z"/>
                <w:del w:id="531" w:author="Alhabibi, Haider@Energy" w:date="2022-01-25T20:01:00Z"/>
                <w:rFonts w:eastAsia="Times New Roman" w:cstheme="minorHAnsi"/>
                <w:sz w:val="18"/>
                <w:szCs w:val="18"/>
              </w:rPr>
            </w:pPr>
            <w:ins w:id="532" w:author="Markstrum, Alexis@Energy" w:date="2021-10-27T12:59:00Z">
              <w:del w:id="533" w:author="Alhabibi, Haider@Energy" w:date="2022-01-25T20:01:00Z">
                <w:r w:rsidRPr="00C1150F" w:rsidDel="00216B4F">
                  <w:rPr>
                    <w:rFonts w:eastAsia="Times New Roman" w:cstheme="minorHAnsi"/>
                    <w:sz w:val="18"/>
                    <w:szCs w:val="18"/>
                  </w:rPr>
                  <w:delText>10</w:delText>
                </w:r>
              </w:del>
            </w:ins>
          </w:p>
        </w:tc>
      </w:tr>
      <w:tr w:rsidR="006441C9" w:rsidRPr="00C1150F" w:rsidDel="00216B4F" w14:paraId="69BAA93E" w14:textId="35CB0C46" w:rsidTr="00B022F9">
        <w:trPr>
          <w:ins w:id="534" w:author="Markstrum, Alexis@Energy" w:date="2021-10-27T12:59:00Z"/>
          <w:del w:id="535" w:author="Alhabibi, Haider@Energy" w:date="2022-01-25T20:01:00Z"/>
        </w:trPr>
        <w:tc>
          <w:tcPr>
            <w:tcW w:w="895" w:type="dxa"/>
            <w:tcBorders>
              <w:top w:val="single" w:sz="4" w:space="0" w:color="auto"/>
              <w:left w:val="single" w:sz="4" w:space="0" w:color="auto"/>
              <w:bottom w:val="single" w:sz="4" w:space="0" w:color="auto"/>
              <w:right w:val="single" w:sz="4" w:space="0" w:color="auto"/>
            </w:tcBorders>
            <w:vAlign w:val="bottom"/>
          </w:tcPr>
          <w:p w14:paraId="2E1C46E7" w14:textId="07850442"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536" w:author="Markstrum, Alexis@Energy" w:date="2021-10-27T12:59:00Z"/>
                <w:del w:id="537" w:author="Alhabibi, Haider@Energy" w:date="2022-01-25T20:01:00Z"/>
                <w:rFonts w:eastAsia="Times New Roman" w:cstheme="minorHAnsi"/>
                <w:sz w:val="18"/>
                <w:szCs w:val="18"/>
              </w:rPr>
            </w:pPr>
            <w:ins w:id="538" w:author="Markstrum, Alexis@Energy" w:date="2021-10-27T12:59:00Z">
              <w:del w:id="539" w:author="Alhabibi, Haider@Energy" w:date="2022-01-25T20:01:00Z">
                <w:r w:rsidRPr="00C1150F" w:rsidDel="00216B4F">
                  <w:rPr>
                    <w:rFonts w:eastAsia="Times New Roman" w:cstheme="minorHAnsi"/>
                    <w:sz w:val="18"/>
                    <w:szCs w:val="18"/>
                  </w:rPr>
                  <w:lastRenderedPageBreak/>
                  <w:delText>Dwelling Unit Name</w:delText>
                </w:r>
              </w:del>
            </w:ins>
          </w:p>
        </w:tc>
        <w:tc>
          <w:tcPr>
            <w:tcW w:w="990" w:type="dxa"/>
            <w:vAlign w:val="bottom"/>
          </w:tcPr>
          <w:p w14:paraId="0DD8DF04" w14:textId="62DC616D"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540" w:author="Markstrum, Alexis@Energy" w:date="2021-10-27T12:59:00Z"/>
                <w:del w:id="541" w:author="Alhabibi, Haider@Energy" w:date="2022-01-25T20:01:00Z"/>
                <w:rFonts w:eastAsia="Times New Roman" w:cstheme="minorHAnsi"/>
                <w:sz w:val="18"/>
                <w:szCs w:val="18"/>
              </w:rPr>
            </w:pPr>
            <w:ins w:id="542" w:author="Markstrum, Alexis@Energy" w:date="2021-10-27T12:59:00Z">
              <w:del w:id="543" w:author="Alhabibi, Haider@Energy" w:date="2022-01-25T20:01:00Z">
                <w:r w:rsidRPr="00C1150F" w:rsidDel="00216B4F">
                  <w:rPr>
                    <w:rFonts w:eastAsia="Times New Roman" w:cstheme="minorHAnsi"/>
                    <w:sz w:val="18"/>
                    <w:szCs w:val="18"/>
                  </w:rPr>
                  <w:delText>Water Heating System ID</w:delText>
                </w:r>
              </w:del>
            </w:ins>
          </w:p>
          <w:p w14:paraId="53F060C9" w14:textId="7C11ADF3" w:rsidR="006441C9" w:rsidRPr="00C1150F" w:rsidDel="00216B4F" w:rsidRDefault="006441C9" w:rsidP="00B022F9">
            <w:pPr>
              <w:spacing w:after="0" w:line="240" w:lineRule="auto"/>
              <w:jc w:val="center"/>
              <w:rPr>
                <w:ins w:id="544" w:author="Markstrum, Alexis@Energy" w:date="2021-10-27T12:59:00Z"/>
                <w:del w:id="545" w:author="Alhabibi, Haider@Energy" w:date="2022-01-25T20:01:00Z"/>
                <w:rFonts w:cstheme="minorHAnsi"/>
                <w:sz w:val="18"/>
                <w:szCs w:val="18"/>
              </w:rPr>
            </w:pPr>
            <w:ins w:id="546" w:author="Markstrum, Alexis@Energy" w:date="2021-10-27T12:59:00Z">
              <w:del w:id="547" w:author="Alhabibi, Haider@Energy" w:date="2022-01-25T20:01:00Z">
                <w:r w:rsidRPr="00C1150F" w:rsidDel="00216B4F">
                  <w:rPr>
                    <w:rFonts w:eastAsia="Times New Roman" w:cstheme="minorHAnsi"/>
                    <w:sz w:val="18"/>
                    <w:szCs w:val="18"/>
                  </w:rPr>
                  <w:delText>or Name</w:delText>
                </w:r>
              </w:del>
            </w:ins>
          </w:p>
        </w:tc>
        <w:tc>
          <w:tcPr>
            <w:tcW w:w="1080" w:type="dxa"/>
            <w:vAlign w:val="bottom"/>
          </w:tcPr>
          <w:p w14:paraId="47BDF209" w14:textId="5B71371E"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548" w:author="Markstrum, Alexis@Energy" w:date="2021-10-27T12:59:00Z"/>
                <w:del w:id="549" w:author="Alhabibi, Haider@Energy" w:date="2022-01-25T20:01:00Z"/>
                <w:rFonts w:eastAsia="Times New Roman" w:cstheme="minorHAnsi"/>
                <w:sz w:val="18"/>
                <w:szCs w:val="18"/>
              </w:rPr>
            </w:pPr>
            <w:ins w:id="550" w:author="Markstrum, Alexis@Energy" w:date="2021-10-27T12:59:00Z">
              <w:del w:id="551" w:author="Alhabibi, Haider@Energy" w:date="2022-01-25T20:01:00Z">
                <w:r w:rsidRPr="00C1150F" w:rsidDel="00216B4F">
                  <w:rPr>
                    <w:rFonts w:eastAsia="Times New Roman" w:cstheme="minorHAnsi"/>
                    <w:sz w:val="18"/>
                    <w:szCs w:val="18"/>
                  </w:rPr>
                  <w:delText>Modeled Equipment</w:delText>
                </w:r>
              </w:del>
            </w:ins>
          </w:p>
          <w:p w14:paraId="5CFB1624" w14:textId="6E306964" w:rsidR="006441C9" w:rsidRPr="00C1150F" w:rsidDel="00216B4F" w:rsidRDefault="006441C9" w:rsidP="00B022F9">
            <w:pPr>
              <w:spacing w:after="0" w:line="240" w:lineRule="auto"/>
              <w:jc w:val="center"/>
              <w:rPr>
                <w:ins w:id="552" w:author="Markstrum, Alexis@Energy" w:date="2021-10-27T12:59:00Z"/>
                <w:del w:id="553" w:author="Alhabibi, Haider@Energy" w:date="2022-01-25T20:01:00Z"/>
                <w:rFonts w:cstheme="minorHAnsi"/>
                <w:sz w:val="18"/>
                <w:szCs w:val="18"/>
              </w:rPr>
            </w:pPr>
            <w:ins w:id="554" w:author="Markstrum, Alexis@Energy" w:date="2021-10-27T12:59:00Z">
              <w:del w:id="555" w:author="Alhabibi, Haider@Energy" w:date="2022-01-25T20:01:00Z">
                <w:r w:rsidRPr="00C1150F" w:rsidDel="00216B4F">
                  <w:rPr>
                    <w:rFonts w:eastAsia="Times New Roman" w:cstheme="minorHAnsi"/>
                    <w:sz w:val="18"/>
                    <w:szCs w:val="18"/>
                  </w:rPr>
                  <w:delText>Make and Model</w:delText>
                </w:r>
              </w:del>
            </w:ins>
          </w:p>
        </w:tc>
        <w:tc>
          <w:tcPr>
            <w:tcW w:w="990" w:type="dxa"/>
            <w:vAlign w:val="bottom"/>
          </w:tcPr>
          <w:p w14:paraId="278D38DF" w14:textId="32C83293"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556" w:author="Markstrum, Alexis@Energy" w:date="2021-10-27T12:59:00Z"/>
                <w:del w:id="557" w:author="Alhabibi, Haider@Energy" w:date="2022-01-25T20:01:00Z"/>
                <w:rFonts w:eastAsia="Times New Roman" w:cstheme="minorHAnsi"/>
                <w:sz w:val="18"/>
                <w:szCs w:val="18"/>
              </w:rPr>
            </w:pPr>
            <w:ins w:id="558" w:author="Markstrum, Alexis@Energy" w:date="2021-10-27T12:59:00Z">
              <w:del w:id="559" w:author="Alhabibi, Haider@Energy" w:date="2022-01-25T20:01:00Z">
                <w:r w:rsidRPr="00C1150F" w:rsidDel="00216B4F">
                  <w:rPr>
                    <w:rFonts w:eastAsia="Times New Roman" w:cstheme="minorHAnsi"/>
                    <w:sz w:val="18"/>
                    <w:szCs w:val="18"/>
                  </w:rPr>
                  <w:delText xml:space="preserve"># of </w:delText>
                </w:r>
                <w:r w:rsidRPr="00C1150F" w:rsidDel="00216B4F">
                  <w:rPr>
                    <w:rFonts w:eastAsia="Times New Roman" w:cstheme="minorHAnsi"/>
                    <w:sz w:val="18"/>
                    <w:szCs w:val="20"/>
                  </w:rPr>
                  <w:delText xml:space="preserve">Like (or Identical) </w:delText>
                </w:r>
                <w:r w:rsidRPr="00C1150F" w:rsidDel="00216B4F">
                  <w:rPr>
                    <w:rFonts w:eastAsia="Times New Roman" w:cstheme="minorHAnsi"/>
                    <w:sz w:val="18"/>
                    <w:szCs w:val="18"/>
                  </w:rPr>
                  <w:delText>Water Heaters in System</w:delText>
                </w:r>
              </w:del>
            </w:ins>
          </w:p>
        </w:tc>
        <w:tc>
          <w:tcPr>
            <w:tcW w:w="1080" w:type="dxa"/>
            <w:vAlign w:val="bottom"/>
          </w:tcPr>
          <w:p w14:paraId="6FCB9C06" w14:textId="1DC860A1"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560" w:author="Markstrum, Alexis@Energy" w:date="2021-10-27T12:59:00Z"/>
                <w:del w:id="561" w:author="Alhabibi, Haider@Energy" w:date="2022-01-25T20:01:00Z"/>
                <w:rFonts w:eastAsia="Times New Roman" w:cstheme="minorHAnsi"/>
                <w:sz w:val="18"/>
                <w:szCs w:val="18"/>
              </w:rPr>
            </w:pPr>
            <w:ins w:id="562" w:author="Markstrum, Alexis@Energy" w:date="2021-10-27T12:59:00Z">
              <w:del w:id="563" w:author="Alhabibi, Haider@Energy" w:date="2022-01-25T20:01:00Z">
                <w:r w:rsidRPr="00C1150F" w:rsidDel="00216B4F">
                  <w:rPr>
                    <w:rFonts w:eastAsia="Times New Roman" w:cstheme="minorHAnsi"/>
                    <w:sz w:val="18"/>
                    <w:szCs w:val="18"/>
                  </w:rPr>
                  <w:delText>Tank Location</w:delText>
                </w:r>
              </w:del>
            </w:ins>
          </w:p>
        </w:tc>
        <w:tc>
          <w:tcPr>
            <w:tcW w:w="1170" w:type="dxa"/>
            <w:vAlign w:val="bottom"/>
          </w:tcPr>
          <w:p w14:paraId="712D8A49" w14:textId="62F7BB4B"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564" w:author="Markstrum, Alexis@Energy" w:date="2021-10-27T12:59:00Z"/>
                <w:del w:id="565" w:author="Alhabibi, Haider@Energy" w:date="2022-01-25T20:01:00Z"/>
                <w:rFonts w:eastAsia="Times New Roman" w:cstheme="minorHAnsi"/>
                <w:sz w:val="18"/>
                <w:szCs w:val="18"/>
              </w:rPr>
            </w:pPr>
            <w:ins w:id="566" w:author="Markstrum, Alexis@Energy" w:date="2021-10-27T12:59:00Z">
              <w:del w:id="567" w:author="Alhabibi, Haider@Energy" w:date="2022-01-25T20:01:00Z">
                <w:r w:rsidRPr="00C1150F" w:rsidDel="00216B4F">
                  <w:rPr>
                    <w:rFonts w:eastAsia="Times New Roman" w:cstheme="minorHAnsi"/>
                    <w:sz w:val="18"/>
                    <w:szCs w:val="18"/>
                  </w:rPr>
                  <w:delText>Exterior Tank Insulation R-value</w:delText>
                </w:r>
              </w:del>
            </w:ins>
          </w:p>
        </w:tc>
        <w:tc>
          <w:tcPr>
            <w:tcW w:w="1530" w:type="dxa"/>
            <w:vAlign w:val="bottom"/>
          </w:tcPr>
          <w:p w14:paraId="7B1F1950" w14:textId="2799EB56"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568" w:author="Markstrum, Alexis@Energy" w:date="2021-10-27T12:59:00Z"/>
                <w:del w:id="569" w:author="Alhabibi, Haider@Energy" w:date="2022-01-25T20:01:00Z"/>
                <w:rFonts w:eastAsia="Times New Roman" w:cstheme="minorHAnsi"/>
                <w:sz w:val="18"/>
                <w:szCs w:val="18"/>
              </w:rPr>
            </w:pPr>
            <w:ins w:id="570" w:author="Markstrum, Alexis@Energy" w:date="2021-10-27T12:59:00Z">
              <w:del w:id="571" w:author="Alhabibi, Haider@Energy" w:date="2022-01-25T20:01:00Z">
                <w:r w:rsidRPr="00C1150F" w:rsidDel="00216B4F">
                  <w:rPr>
                    <w:rFonts w:eastAsia="Times New Roman" w:cstheme="minorHAnsi"/>
                    <w:sz w:val="18"/>
                    <w:szCs w:val="18"/>
                  </w:rPr>
                  <w:delText>Dwelling Unit DHW System Distribution Type</w:delText>
                </w:r>
              </w:del>
            </w:ins>
          </w:p>
        </w:tc>
        <w:tc>
          <w:tcPr>
            <w:tcW w:w="990" w:type="dxa"/>
            <w:vAlign w:val="bottom"/>
          </w:tcPr>
          <w:p w14:paraId="731B0992" w14:textId="4FD3DCB9"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572" w:author="Markstrum, Alexis@Energy" w:date="2021-10-27T12:59:00Z"/>
                <w:del w:id="573" w:author="Alhabibi, Haider@Energy" w:date="2022-01-25T20:01:00Z"/>
                <w:rFonts w:eastAsia="Times New Roman" w:cstheme="minorHAnsi"/>
                <w:sz w:val="18"/>
                <w:szCs w:val="18"/>
              </w:rPr>
            </w:pPr>
            <w:ins w:id="574" w:author="Markstrum, Alexis@Energy" w:date="2021-10-27T12:59:00Z">
              <w:del w:id="575" w:author="Alhabibi, Haider@Energy" w:date="2022-01-25T20:01:00Z">
                <w:r w:rsidRPr="00C1150F" w:rsidDel="00216B4F">
                  <w:rPr>
                    <w:rFonts w:eastAsia="Times New Roman" w:cstheme="minorHAnsi"/>
                    <w:sz w:val="18"/>
                    <w:szCs w:val="18"/>
                  </w:rPr>
                  <w:delText>Compact Distrib.</w:delText>
                </w:r>
              </w:del>
            </w:ins>
          </w:p>
        </w:tc>
        <w:tc>
          <w:tcPr>
            <w:tcW w:w="990" w:type="dxa"/>
            <w:vAlign w:val="bottom"/>
          </w:tcPr>
          <w:p w14:paraId="6F4B1B73" w14:textId="2DA82702"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576" w:author="Markstrum, Alexis@Energy" w:date="2021-10-27T12:59:00Z"/>
                <w:del w:id="577" w:author="Alhabibi, Haider@Energy" w:date="2022-01-25T20:01:00Z"/>
                <w:rFonts w:eastAsia="Times New Roman" w:cstheme="minorHAnsi"/>
                <w:sz w:val="18"/>
                <w:szCs w:val="18"/>
              </w:rPr>
            </w:pPr>
            <w:ins w:id="578" w:author="Markstrum, Alexis@Energy" w:date="2021-10-27T12:59:00Z">
              <w:del w:id="579" w:author="Alhabibi, Haider@Energy" w:date="2022-01-25T20:01:00Z">
                <w:r w:rsidRPr="00C1150F" w:rsidDel="00216B4F">
                  <w:rPr>
                    <w:rFonts w:eastAsia="Times New Roman" w:cstheme="minorHAnsi"/>
                    <w:sz w:val="18"/>
                    <w:szCs w:val="18"/>
                  </w:rPr>
                  <w:delText>Drain Water Heat Recovery</w:delText>
                </w:r>
              </w:del>
            </w:ins>
          </w:p>
        </w:tc>
        <w:tc>
          <w:tcPr>
            <w:tcW w:w="1170" w:type="dxa"/>
            <w:vAlign w:val="bottom"/>
          </w:tcPr>
          <w:p w14:paraId="2F68FCE5" w14:textId="7A0891B7"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580" w:author="Markstrum, Alexis@Energy" w:date="2021-10-27T12:59:00Z"/>
                <w:del w:id="581" w:author="Alhabibi, Haider@Energy" w:date="2022-01-25T20:01:00Z"/>
                <w:rFonts w:eastAsia="Times New Roman" w:cstheme="minorHAnsi"/>
                <w:sz w:val="18"/>
                <w:szCs w:val="18"/>
              </w:rPr>
            </w:pPr>
            <w:ins w:id="582" w:author="Markstrum, Alexis@Energy" w:date="2021-10-27T12:59:00Z">
              <w:del w:id="583" w:author="Alhabibi, Haider@Energy" w:date="2022-01-25T20:01:00Z">
                <w:r w:rsidRPr="00C1150F" w:rsidDel="00216B4F">
                  <w:rPr>
                    <w:rFonts w:eastAsia="Times New Roman" w:cstheme="minorHAnsi"/>
                    <w:sz w:val="18"/>
                    <w:szCs w:val="18"/>
                  </w:rPr>
                  <w:delText>Simulated Equipment Make and Model</w:delText>
                </w:r>
              </w:del>
            </w:ins>
          </w:p>
        </w:tc>
      </w:tr>
      <w:tr w:rsidR="006441C9" w:rsidRPr="00C1150F" w:rsidDel="00216B4F" w14:paraId="77CAFD2A" w14:textId="6B0DEE8C" w:rsidTr="00B022F9">
        <w:trPr>
          <w:ins w:id="584" w:author="Markstrum, Alexis@Energy" w:date="2021-10-27T12:59:00Z"/>
          <w:del w:id="585" w:author="Alhabibi, Haider@Energy" w:date="2022-01-25T20:01:00Z"/>
        </w:trPr>
        <w:tc>
          <w:tcPr>
            <w:tcW w:w="895" w:type="dxa"/>
            <w:tcBorders>
              <w:top w:val="single" w:sz="4" w:space="0" w:color="auto"/>
              <w:left w:val="single" w:sz="4" w:space="0" w:color="auto"/>
              <w:bottom w:val="single" w:sz="4" w:space="0" w:color="auto"/>
              <w:right w:val="single" w:sz="4" w:space="0" w:color="auto"/>
            </w:tcBorders>
          </w:tcPr>
          <w:p w14:paraId="38FB9760" w14:textId="7D96DFD8" w:rsidR="006441C9" w:rsidRPr="00C1150F" w:rsidDel="00216B4F" w:rsidRDefault="006441C9" w:rsidP="00B022F9">
            <w:pPr>
              <w:spacing w:after="0" w:line="240" w:lineRule="auto"/>
              <w:jc w:val="center"/>
              <w:rPr>
                <w:ins w:id="586" w:author="Markstrum, Alexis@Energy" w:date="2021-10-27T12:59:00Z"/>
                <w:del w:id="587" w:author="Alhabibi, Haider@Energy" w:date="2022-01-25T20:01:00Z"/>
                <w:rFonts w:cstheme="minorHAnsi"/>
                <w:sz w:val="16"/>
                <w:szCs w:val="18"/>
              </w:rPr>
            </w:pPr>
            <w:ins w:id="588" w:author="Markstrum, Alexis@Energy" w:date="2021-10-27T12:59:00Z">
              <w:del w:id="589" w:author="Alhabibi, Haider@Energy" w:date="2022-01-25T20:01:00Z">
                <w:r w:rsidRPr="00C1150F" w:rsidDel="00216B4F">
                  <w:rPr>
                    <w:rFonts w:eastAsia="Times New Roman" w:cstheme="minorHAnsi"/>
                    <w:sz w:val="16"/>
                    <w:szCs w:val="20"/>
                  </w:rPr>
                  <w:delText xml:space="preserve">&lt;&lt;reference value from CF1R; if Single Family, then value = Single Family&gt;&gt; </w:delText>
                </w:r>
              </w:del>
            </w:ins>
          </w:p>
        </w:tc>
        <w:tc>
          <w:tcPr>
            <w:tcW w:w="990" w:type="dxa"/>
          </w:tcPr>
          <w:p w14:paraId="26EB0E46" w14:textId="15631899" w:rsidR="006441C9" w:rsidRPr="00C1150F" w:rsidDel="00216B4F" w:rsidRDefault="006441C9" w:rsidP="00B022F9">
            <w:pPr>
              <w:spacing w:after="0" w:line="240" w:lineRule="auto"/>
              <w:jc w:val="center"/>
              <w:rPr>
                <w:ins w:id="590" w:author="Markstrum, Alexis@Energy" w:date="2021-10-27T12:59:00Z"/>
                <w:del w:id="591" w:author="Alhabibi, Haider@Energy" w:date="2022-01-25T20:01:00Z"/>
                <w:rFonts w:cstheme="minorHAnsi"/>
                <w:sz w:val="16"/>
                <w:szCs w:val="18"/>
              </w:rPr>
            </w:pPr>
            <w:ins w:id="592" w:author="Markstrum, Alexis@Energy" w:date="2021-10-27T12:59:00Z">
              <w:del w:id="593" w:author="Alhabibi, Haider@Energy" w:date="2022-01-25T20:01:00Z">
                <w:r w:rsidRPr="00C1150F" w:rsidDel="00216B4F">
                  <w:rPr>
                    <w:rFonts w:cstheme="minorHAnsi"/>
                    <w:sz w:val="16"/>
                    <w:szCs w:val="18"/>
                  </w:rPr>
                  <w:delText>&lt;&lt;reference value from CF1R&gt;&gt;</w:delText>
                </w:r>
              </w:del>
            </w:ins>
          </w:p>
        </w:tc>
        <w:tc>
          <w:tcPr>
            <w:tcW w:w="1080" w:type="dxa"/>
          </w:tcPr>
          <w:p w14:paraId="228F6973" w14:textId="565CB0BA" w:rsidR="006441C9" w:rsidRPr="00C1150F" w:rsidDel="00216B4F" w:rsidRDefault="006441C9" w:rsidP="00B022F9">
            <w:pPr>
              <w:spacing w:after="0" w:line="240" w:lineRule="auto"/>
              <w:jc w:val="center"/>
              <w:rPr>
                <w:ins w:id="594" w:author="Markstrum, Alexis@Energy" w:date="2021-10-27T12:59:00Z"/>
                <w:del w:id="595" w:author="Alhabibi, Haider@Energy" w:date="2022-01-25T20:01:00Z"/>
                <w:rFonts w:cstheme="minorHAnsi"/>
                <w:sz w:val="16"/>
                <w:szCs w:val="18"/>
              </w:rPr>
            </w:pPr>
            <w:ins w:id="596" w:author="Markstrum, Alexis@Energy" w:date="2021-10-27T12:59:00Z">
              <w:del w:id="597" w:author="Alhabibi, Haider@Energy" w:date="2022-01-25T20:01:00Z">
                <w:r w:rsidRPr="00C1150F" w:rsidDel="00216B4F">
                  <w:rPr>
                    <w:rFonts w:cstheme="minorHAnsi"/>
                    <w:sz w:val="16"/>
                    <w:szCs w:val="20"/>
                  </w:rPr>
                  <w:delText xml:space="preserve">&lt;&lt;references value from CF1R-PRF.  Else if prescriptive, display “NEEA Tier 3” </w:delText>
                </w:r>
                <w:r w:rsidRPr="00C1150F" w:rsidDel="00216B4F">
                  <w:rPr>
                    <w:rFonts w:cstheme="minorHAnsi"/>
                    <w:sz w:val="16"/>
                    <w:szCs w:val="18"/>
                  </w:rPr>
                  <w:delText>&gt;&gt;</w:delText>
                </w:r>
              </w:del>
            </w:ins>
          </w:p>
        </w:tc>
        <w:tc>
          <w:tcPr>
            <w:tcW w:w="990" w:type="dxa"/>
          </w:tcPr>
          <w:p w14:paraId="72CD2855" w14:textId="140510F0" w:rsidR="006441C9" w:rsidRPr="00C1150F" w:rsidDel="00216B4F" w:rsidRDefault="006441C9" w:rsidP="00B022F9">
            <w:pPr>
              <w:spacing w:after="0" w:line="240" w:lineRule="auto"/>
              <w:jc w:val="center"/>
              <w:rPr>
                <w:ins w:id="598" w:author="Markstrum, Alexis@Energy" w:date="2021-10-27T12:59:00Z"/>
                <w:del w:id="599" w:author="Alhabibi, Haider@Energy" w:date="2022-01-25T20:01:00Z"/>
                <w:rFonts w:eastAsia="Times New Roman" w:cstheme="minorHAnsi"/>
                <w:b/>
                <w:i/>
                <w:color w:val="FF0000"/>
                <w:sz w:val="16"/>
                <w:szCs w:val="18"/>
              </w:rPr>
            </w:pPr>
            <w:ins w:id="600" w:author="Markstrum, Alexis@Energy" w:date="2021-10-27T12:59:00Z">
              <w:del w:id="601" w:author="Alhabibi, Haider@Energy" w:date="2022-01-25T20:01:00Z">
                <w:r w:rsidRPr="00C1150F" w:rsidDel="00216B4F">
                  <w:rPr>
                    <w:rFonts w:cstheme="minorHAnsi"/>
                    <w:sz w:val="16"/>
                    <w:szCs w:val="18"/>
                  </w:rPr>
                  <w:delText>&lt;&lt;references values from CF1R&gt;&gt;</w:delText>
                </w:r>
              </w:del>
            </w:ins>
          </w:p>
        </w:tc>
        <w:tc>
          <w:tcPr>
            <w:tcW w:w="1080" w:type="dxa"/>
          </w:tcPr>
          <w:p w14:paraId="439130A0" w14:textId="18F3A7C7"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jc w:val="center"/>
              <w:rPr>
                <w:ins w:id="602" w:author="Markstrum, Alexis@Energy" w:date="2021-10-27T12:59:00Z"/>
                <w:del w:id="603" w:author="Alhabibi, Haider@Energy" w:date="2022-01-25T20:01:00Z"/>
                <w:rFonts w:eastAsia="Times New Roman" w:cstheme="minorHAnsi"/>
                <w:b/>
                <w:i/>
                <w:color w:val="FF0000"/>
                <w:sz w:val="16"/>
                <w:szCs w:val="18"/>
              </w:rPr>
            </w:pPr>
            <w:ins w:id="604" w:author="Markstrum, Alexis@Energy" w:date="2021-10-27T12:59:00Z">
              <w:del w:id="605" w:author="Alhabibi, Haider@Energy" w:date="2022-01-25T20:01:00Z">
                <w:r w:rsidRPr="00C1150F" w:rsidDel="00216B4F">
                  <w:rPr>
                    <w:rFonts w:eastAsia="Times New Roman" w:cstheme="minorHAnsi"/>
                    <w:sz w:val="16"/>
                    <w:szCs w:val="20"/>
                  </w:rPr>
                  <w:delText>&lt;&lt; Reference value from CF1R&gt;&gt;</w:delText>
                </w:r>
              </w:del>
            </w:ins>
          </w:p>
        </w:tc>
        <w:tc>
          <w:tcPr>
            <w:tcW w:w="1170" w:type="dxa"/>
          </w:tcPr>
          <w:p w14:paraId="34034BC2" w14:textId="5F4C60B3" w:rsidR="006441C9" w:rsidRPr="00C1150F" w:rsidDel="00216B4F" w:rsidRDefault="006441C9" w:rsidP="00B022F9">
            <w:pPr>
              <w:spacing w:after="0" w:line="240" w:lineRule="auto"/>
              <w:jc w:val="center"/>
              <w:rPr>
                <w:ins w:id="606" w:author="Markstrum, Alexis@Energy" w:date="2021-10-27T12:59:00Z"/>
                <w:del w:id="607" w:author="Alhabibi, Haider@Energy" w:date="2022-01-25T20:01:00Z"/>
                <w:rFonts w:cstheme="minorHAnsi"/>
                <w:sz w:val="16"/>
                <w:szCs w:val="18"/>
              </w:rPr>
            </w:pPr>
            <w:ins w:id="608" w:author="Markstrum, Alexis@Energy" w:date="2021-10-27T12:59:00Z">
              <w:del w:id="609" w:author="Alhabibi, Haider@Energy" w:date="2022-01-25T20:01:00Z">
                <w:r w:rsidRPr="00C1150F" w:rsidDel="00216B4F">
                  <w:rPr>
                    <w:rFonts w:cstheme="minorHAnsi"/>
                    <w:sz w:val="16"/>
                    <w:szCs w:val="18"/>
                  </w:rPr>
                  <w:delText>&lt;&lt;reference values from CF1R-PRF; else NA&gt;&gt;</w:delText>
                </w:r>
              </w:del>
            </w:ins>
          </w:p>
        </w:tc>
        <w:tc>
          <w:tcPr>
            <w:tcW w:w="1530" w:type="dxa"/>
          </w:tcPr>
          <w:p w14:paraId="7D7E1EF3" w14:textId="31D473E0"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10" w:author="Markstrum, Alexis@Energy" w:date="2021-10-27T12:59:00Z"/>
                <w:del w:id="611" w:author="Alhabibi, Haider@Energy" w:date="2022-01-25T20:01:00Z"/>
                <w:rFonts w:eastAsia="Times New Roman" w:cstheme="minorHAnsi"/>
                <w:sz w:val="14"/>
                <w:szCs w:val="16"/>
              </w:rPr>
            </w:pPr>
            <w:ins w:id="612" w:author="Markstrum, Alexis@Energy" w:date="2021-10-27T12:59:00Z">
              <w:del w:id="613" w:author="Alhabibi, Haider@Energy" w:date="2022-01-25T20:01:00Z">
                <w:r w:rsidRPr="00C1150F" w:rsidDel="00216B4F">
                  <w:rPr>
                    <w:rFonts w:eastAsia="Times New Roman" w:cstheme="minorHAnsi"/>
                    <w:sz w:val="14"/>
                    <w:szCs w:val="16"/>
                  </w:rPr>
                  <w:delText xml:space="preserve">&lt;&lt;reference values from CF1R </w:delText>
                </w:r>
              </w:del>
            </w:ins>
          </w:p>
          <w:p w14:paraId="6A76496F" w14:textId="5DB08983"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14" w:author="Markstrum, Alexis@Energy" w:date="2021-10-27T12:59:00Z"/>
                <w:del w:id="615" w:author="Alhabibi, Haider@Energy" w:date="2022-01-25T20:01:00Z"/>
                <w:rFonts w:eastAsia="Times New Roman" w:cstheme="minorHAnsi"/>
                <w:sz w:val="14"/>
                <w:szCs w:val="16"/>
              </w:rPr>
            </w:pPr>
            <w:ins w:id="616" w:author="Markstrum, Alexis@Energy" w:date="2021-10-27T12:59:00Z">
              <w:del w:id="617" w:author="Alhabibi, Haider@Energy" w:date="2022-01-25T20:01:00Z">
                <w:r w:rsidRPr="00C1150F" w:rsidDel="00216B4F">
                  <w:rPr>
                    <w:rFonts w:eastAsia="Times New Roman" w:cstheme="minorHAnsi"/>
                    <w:sz w:val="14"/>
                    <w:szCs w:val="16"/>
                  </w:rPr>
                  <w:delText>If performance, then allowed values are</w:delText>
                </w:r>
              </w:del>
            </w:ins>
          </w:p>
          <w:p w14:paraId="56EC1C96" w14:textId="64682812"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18" w:author="Markstrum, Alexis@Energy" w:date="2021-10-27T12:59:00Z"/>
                <w:del w:id="619" w:author="Alhabibi, Haider@Energy" w:date="2022-01-25T20:01:00Z"/>
                <w:rFonts w:eastAsia="Times New Roman" w:cstheme="minorHAnsi"/>
                <w:sz w:val="14"/>
                <w:szCs w:val="16"/>
              </w:rPr>
            </w:pPr>
            <w:ins w:id="620" w:author="Markstrum, Alexis@Energy" w:date="2021-10-27T12:59:00Z">
              <w:del w:id="621" w:author="Alhabibi, Haider@Energy" w:date="2022-01-25T20:01:00Z">
                <w:r w:rsidRPr="00C1150F" w:rsidDel="00216B4F">
                  <w:rPr>
                    <w:rFonts w:eastAsia="Times New Roman" w:cstheme="minorHAnsi"/>
                    <w:sz w:val="14"/>
                    <w:szCs w:val="16"/>
                  </w:rPr>
                  <w:delText>*Standard Distribution System</w:delText>
                </w:r>
              </w:del>
            </w:ins>
          </w:p>
          <w:p w14:paraId="3B118A99" w14:textId="53F7E677"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22" w:author="Markstrum, Alexis@Energy" w:date="2021-10-27T12:59:00Z"/>
                <w:del w:id="623" w:author="Alhabibi, Haider@Energy" w:date="2022-01-25T20:01:00Z"/>
                <w:rFonts w:eastAsia="Times New Roman" w:cstheme="minorHAnsi"/>
                <w:sz w:val="14"/>
                <w:szCs w:val="16"/>
              </w:rPr>
            </w:pPr>
            <w:ins w:id="624" w:author="Markstrum, Alexis@Energy" w:date="2021-10-27T12:59:00Z">
              <w:del w:id="625" w:author="Alhabibi, Haider@Energy" w:date="2022-01-25T20:01:00Z">
                <w:r w:rsidRPr="00C1150F" w:rsidDel="00216B4F">
                  <w:rPr>
                    <w:rFonts w:eastAsia="Times New Roman" w:cstheme="minorHAnsi"/>
                    <w:sz w:val="14"/>
                    <w:szCs w:val="16"/>
                  </w:rPr>
                  <w:delText>* Point of Use</w:delText>
                </w:r>
              </w:del>
            </w:ins>
          </w:p>
          <w:p w14:paraId="2AFEDCD6" w14:textId="13919FD2"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26" w:author="Markstrum, Alexis@Energy" w:date="2021-10-27T12:59:00Z"/>
                <w:del w:id="627" w:author="Alhabibi, Haider@Energy" w:date="2022-01-25T20:01:00Z"/>
                <w:rFonts w:eastAsia="Times New Roman" w:cstheme="minorHAnsi"/>
                <w:sz w:val="14"/>
                <w:szCs w:val="16"/>
              </w:rPr>
            </w:pPr>
            <w:ins w:id="628" w:author="Markstrum, Alexis@Energy" w:date="2021-10-27T12:59:00Z">
              <w:del w:id="629" w:author="Alhabibi, Haider@Energy" w:date="2022-01-25T20:01:00Z">
                <w:r w:rsidRPr="00C1150F" w:rsidDel="00216B4F">
                  <w:rPr>
                    <w:rFonts w:eastAsia="Times New Roman" w:cstheme="minorHAnsi"/>
                    <w:sz w:val="14"/>
                    <w:szCs w:val="16"/>
                  </w:rPr>
                  <w:delText xml:space="preserve">* Parallel Piping </w:delText>
                </w:r>
              </w:del>
            </w:ins>
          </w:p>
          <w:p w14:paraId="0E6ABBA3" w14:textId="0AF17420"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30" w:author="Markstrum, Alexis@Energy" w:date="2021-10-27T12:59:00Z"/>
                <w:del w:id="631" w:author="Alhabibi, Haider@Energy" w:date="2022-01-25T20:01:00Z"/>
                <w:rFonts w:eastAsia="Times New Roman" w:cstheme="minorHAnsi"/>
                <w:sz w:val="14"/>
                <w:szCs w:val="16"/>
              </w:rPr>
            </w:pPr>
            <w:ins w:id="632" w:author="Markstrum, Alexis@Energy" w:date="2021-10-27T12:59:00Z">
              <w:del w:id="633" w:author="Alhabibi, Haider@Energy" w:date="2022-01-25T20:01:00Z">
                <w:r w:rsidRPr="00C1150F" w:rsidDel="00216B4F">
                  <w:rPr>
                    <w:rFonts w:eastAsia="Times New Roman" w:cstheme="minorHAnsi"/>
                    <w:sz w:val="14"/>
                    <w:szCs w:val="16"/>
                  </w:rPr>
                  <w:delText>*Recirculation System Non-Demand Control</w:delText>
                </w:r>
              </w:del>
            </w:ins>
          </w:p>
          <w:p w14:paraId="2FAD110A" w14:textId="71DC72D4"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34" w:author="Markstrum, Alexis@Energy" w:date="2021-10-27T12:59:00Z"/>
                <w:del w:id="635" w:author="Alhabibi, Haider@Energy" w:date="2022-01-25T20:01:00Z"/>
                <w:rFonts w:eastAsia="Times New Roman" w:cstheme="minorHAnsi"/>
                <w:sz w:val="14"/>
                <w:szCs w:val="16"/>
              </w:rPr>
            </w:pPr>
            <w:ins w:id="636" w:author="Markstrum, Alexis@Energy" w:date="2021-10-27T12:59:00Z">
              <w:del w:id="637" w:author="Alhabibi, Haider@Energy" w:date="2022-01-25T20:01:00Z">
                <w:r w:rsidRPr="00C1150F" w:rsidDel="00216B4F">
                  <w:rPr>
                    <w:rFonts w:eastAsia="Times New Roman" w:cstheme="minorHAnsi"/>
                    <w:sz w:val="14"/>
                    <w:szCs w:val="16"/>
                  </w:rPr>
                  <w:delText xml:space="preserve">* Demand Recirculation Manual Control </w:delText>
                </w:r>
              </w:del>
            </w:ins>
          </w:p>
          <w:p w14:paraId="1D7388A6" w14:textId="4FF3B5D6"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38" w:author="Markstrum, Alexis@Energy" w:date="2021-10-27T12:59:00Z"/>
                <w:del w:id="639" w:author="Alhabibi, Haider@Energy" w:date="2022-01-25T20:01:00Z"/>
                <w:rFonts w:eastAsia="Times New Roman" w:cstheme="minorHAnsi"/>
                <w:sz w:val="14"/>
                <w:szCs w:val="16"/>
              </w:rPr>
            </w:pPr>
            <w:ins w:id="640" w:author="Markstrum, Alexis@Energy" w:date="2021-10-27T12:59:00Z">
              <w:del w:id="641" w:author="Alhabibi, Haider@Energy" w:date="2022-01-25T20:01:00Z">
                <w:r w:rsidRPr="00C1150F" w:rsidDel="00216B4F">
                  <w:rPr>
                    <w:rFonts w:eastAsia="Times New Roman" w:cstheme="minorHAnsi"/>
                    <w:sz w:val="14"/>
                    <w:szCs w:val="16"/>
                  </w:rPr>
                  <w:delText xml:space="preserve">* Demand Recirculation Sensor Control </w:delText>
                </w:r>
              </w:del>
            </w:ins>
          </w:p>
          <w:p w14:paraId="744DFDE0" w14:textId="6541EB6D"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42" w:author="Markstrum, Alexis@Energy" w:date="2021-10-27T12:59:00Z"/>
                <w:del w:id="643" w:author="Alhabibi, Haider@Energy" w:date="2022-01-25T20:01:00Z"/>
                <w:rFonts w:ascii="Calibri" w:eastAsia="Times New Roman" w:hAnsi="Calibri" w:cs="Times New Roman"/>
                <w:sz w:val="14"/>
                <w:szCs w:val="14"/>
              </w:rPr>
            </w:pPr>
            <w:ins w:id="644" w:author="Markstrum, Alexis@Energy" w:date="2021-10-27T12:59:00Z">
              <w:del w:id="645" w:author="Alhabibi, Haider@Energy" w:date="2022-01-25T20:01:00Z">
                <w:r w:rsidRPr="00C1150F" w:rsidDel="00216B4F">
                  <w:rPr>
                    <w:rFonts w:ascii="Calibri" w:eastAsia="Times New Roman" w:hAnsi="Calibri" w:cs="Times New Roman"/>
                    <w:sz w:val="14"/>
                    <w:szCs w:val="14"/>
                  </w:rPr>
                  <w:delText>*HERS-Verified Pipe Insulation Credit</w:delText>
                </w:r>
              </w:del>
            </w:ins>
          </w:p>
          <w:p w14:paraId="6F1175B4" w14:textId="4C453597"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46" w:author="Markstrum, Alexis@Energy" w:date="2021-10-27T12:59:00Z"/>
                <w:del w:id="647" w:author="Alhabibi, Haider@Energy" w:date="2022-01-25T20:01:00Z"/>
                <w:rFonts w:ascii="Calibri" w:eastAsia="Times New Roman" w:hAnsi="Calibri" w:cs="Times New Roman"/>
                <w:sz w:val="14"/>
                <w:szCs w:val="14"/>
              </w:rPr>
            </w:pPr>
            <w:ins w:id="648" w:author="Markstrum, Alexis@Energy" w:date="2021-10-27T12:59:00Z">
              <w:del w:id="649" w:author="Alhabibi, Haider@Energy" w:date="2022-01-25T20:01:00Z">
                <w:r w:rsidRPr="00C1150F" w:rsidDel="00216B4F">
                  <w:rPr>
                    <w:rFonts w:ascii="Calibri" w:eastAsia="Times New Roman" w:hAnsi="Calibri" w:cs="Times New Roman"/>
                    <w:sz w:val="14"/>
                    <w:szCs w:val="14"/>
                  </w:rPr>
                  <w:delText xml:space="preserve">* HERS-Verified Parallel Piping </w:delText>
                </w:r>
              </w:del>
            </w:ins>
          </w:p>
          <w:p w14:paraId="0BDD79FF" w14:textId="3F315DC3"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50" w:author="Markstrum, Alexis@Energy" w:date="2021-10-27T12:59:00Z"/>
                <w:del w:id="651" w:author="Alhabibi, Haider@Energy" w:date="2022-01-25T20:01:00Z"/>
                <w:rFonts w:ascii="Calibri" w:eastAsia="Times New Roman" w:hAnsi="Calibri" w:cs="Times New Roman"/>
                <w:sz w:val="14"/>
                <w:szCs w:val="14"/>
              </w:rPr>
            </w:pPr>
            <w:ins w:id="652" w:author="Markstrum, Alexis@Energy" w:date="2021-10-27T12:59:00Z">
              <w:del w:id="653" w:author="Alhabibi, Haider@Energy" w:date="2022-01-25T20:01:00Z">
                <w:r w:rsidRPr="00C1150F" w:rsidDel="00216B4F">
                  <w:rPr>
                    <w:rFonts w:ascii="Calibri" w:eastAsia="Times New Roman" w:hAnsi="Calibri" w:cs="Times New Roman"/>
                    <w:sz w:val="14"/>
                    <w:szCs w:val="14"/>
                  </w:rPr>
                  <w:delText xml:space="preserve">* HERS-Verified Demand Recirculation Manual Control </w:delText>
                </w:r>
              </w:del>
            </w:ins>
          </w:p>
          <w:p w14:paraId="4A9DEC00" w14:textId="28672C54"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654" w:author="Markstrum, Alexis@Energy" w:date="2021-10-27T12:59:00Z"/>
                <w:del w:id="655" w:author="Alhabibi, Haider@Energy" w:date="2022-01-25T20:01:00Z"/>
                <w:rFonts w:ascii="Calibri" w:eastAsia="Times New Roman" w:hAnsi="Calibri" w:cs="Times New Roman"/>
                <w:sz w:val="14"/>
                <w:szCs w:val="14"/>
              </w:rPr>
            </w:pPr>
            <w:ins w:id="656" w:author="Markstrum, Alexis@Energy" w:date="2021-10-27T12:59:00Z">
              <w:del w:id="657" w:author="Alhabibi, Haider@Energy" w:date="2022-01-25T20:01:00Z">
                <w:r w:rsidRPr="00C1150F" w:rsidDel="00216B4F">
                  <w:rPr>
                    <w:rFonts w:ascii="Calibri" w:eastAsia="Times New Roman" w:hAnsi="Calibri" w:cs="Times New Roman"/>
                    <w:sz w:val="14"/>
                    <w:szCs w:val="14"/>
                  </w:rPr>
                  <w:delText xml:space="preserve">* HERS-Verified Demand Recirculation Sensor Control; </w:delText>
                </w:r>
              </w:del>
            </w:ins>
          </w:p>
          <w:p w14:paraId="277396F7" w14:textId="6E623FAC" w:rsidR="006441C9" w:rsidRPr="00C1150F" w:rsidDel="00216B4F" w:rsidRDefault="006441C9" w:rsidP="00B022F9">
            <w:pPr>
              <w:spacing w:after="0" w:line="240" w:lineRule="auto"/>
              <w:rPr>
                <w:ins w:id="658" w:author="Markstrum, Alexis@Energy" w:date="2021-10-27T12:59:00Z"/>
                <w:del w:id="659" w:author="Alhabibi, Haider@Energy" w:date="2022-01-25T20:01:00Z"/>
                <w:rFonts w:ascii="Calibri" w:hAnsi="Calibri" w:cstheme="minorHAnsi"/>
                <w:sz w:val="14"/>
                <w:szCs w:val="16"/>
              </w:rPr>
            </w:pPr>
            <w:ins w:id="660" w:author="Markstrum, Alexis@Energy" w:date="2021-10-27T12:59:00Z">
              <w:del w:id="661" w:author="Alhabibi, Haider@Energy" w:date="2022-01-25T20:01:00Z">
                <w:r w:rsidRPr="00C1150F" w:rsidDel="00216B4F">
                  <w:rPr>
                    <w:rFonts w:ascii="Calibri" w:hAnsi="Calibri" w:cstheme="minorHAnsi"/>
                    <w:sz w:val="14"/>
                    <w:szCs w:val="16"/>
                  </w:rPr>
                  <w:delText xml:space="preserve">Else if prescriptive,  </w:delText>
                </w:r>
              </w:del>
            </w:ins>
          </w:p>
          <w:p w14:paraId="187348D7" w14:textId="6E2DB7EC" w:rsidR="006441C9" w:rsidRPr="00C1150F" w:rsidDel="00216B4F" w:rsidRDefault="006441C9" w:rsidP="00B022F9">
            <w:pPr>
              <w:spacing w:after="0" w:line="240" w:lineRule="auto"/>
              <w:rPr>
                <w:ins w:id="662" w:author="Markstrum, Alexis@Energy" w:date="2021-10-27T12:59:00Z"/>
                <w:del w:id="663" w:author="Alhabibi, Haider@Energy" w:date="2022-01-25T20:01:00Z"/>
                <w:rFonts w:ascii="Calibri" w:hAnsi="Calibri" w:cstheme="minorHAnsi"/>
                <w:sz w:val="14"/>
                <w:szCs w:val="16"/>
              </w:rPr>
            </w:pPr>
            <w:ins w:id="664" w:author="Markstrum, Alexis@Energy" w:date="2021-10-27T12:59:00Z">
              <w:del w:id="665" w:author="Alhabibi, Haider@Energy" w:date="2022-01-25T20:01:00Z">
                <w:r w:rsidRPr="00C1150F" w:rsidDel="00216B4F">
                  <w:rPr>
                    <w:rFonts w:ascii="Calibri" w:hAnsi="Calibri" w:cstheme="minorHAnsi"/>
                    <w:sz w:val="14"/>
                    <w:szCs w:val="16"/>
                  </w:rPr>
                  <w:delText xml:space="preserve">Allowed values are </w:delText>
                </w:r>
              </w:del>
            </w:ins>
          </w:p>
          <w:p w14:paraId="19BE220C" w14:textId="70A50E24" w:rsidR="006441C9" w:rsidRPr="00C1150F" w:rsidDel="00216B4F" w:rsidRDefault="006441C9" w:rsidP="00B022F9">
            <w:pPr>
              <w:spacing w:after="0" w:line="240" w:lineRule="auto"/>
              <w:rPr>
                <w:ins w:id="666" w:author="Markstrum, Alexis@Energy" w:date="2021-10-27T12:59:00Z"/>
                <w:del w:id="667" w:author="Alhabibi, Haider@Energy" w:date="2022-01-25T20:01:00Z"/>
                <w:rFonts w:ascii="Calibri" w:hAnsi="Calibri" w:cstheme="minorHAnsi"/>
                <w:sz w:val="14"/>
                <w:szCs w:val="16"/>
              </w:rPr>
            </w:pPr>
            <w:ins w:id="668" w:author="Markstrum, Alexis@Energy" w:date="2021-10-27T12:59:00Z">
              <w:del w:id="669" w:author="Alhabibi, Haider@Energy" w:date="2022-01-25T20:01:00Z">
                <w:r w:rsidRPr="00C1150F" w:rsidDel="00216B4F">
                  <w:rPr>
                    <w:rFonts w:ascii="Calibri" w:hAnsi="Calibri" w:cstheme="minorHAnsi"/>
                    <w:sz w:val="14"/>
                    <w:szCs w:val="16"/>
                  </w:rPr>
                  <w:delText>*Standard Distribution System</w:delText>
                </w:r>
              </w:del>
            </w:ins>
          </w:p>
          <w:p w14:paraId="2E2CD3D8" w14:textId="69CC553F" w:rsidR="006441C9" w:rsidRPr="00C1150F" w:rsidDel="00216B4F" w:rsidRDefault="006441C9" w:rsidP="00B022F9">
            <w:pPr>
              <w:spacing w:after="0" w:line="240" w:lineRule="auto"/>
              <w:rPr>
                <w:ins w:id="670" w:author="Markstrum, Alexis@Energy" w:date="2021-10-27T12:59:00Z"/>
                <w:del w:id="671" w:author="Alhabibi, Haider@Energy" w:date="2022-01-25T20:01:00Z"/>
                <w:rFonts w:ascii="Calibri" w:hAnsi="Calibri" w:cstheme="minorHAnsi"/>
                <w:sz w:val="14"/>
                <w:szCs w:val="16"/>
              </w:rPr>
            </w:pPr>
            <w:ins w:id="672" w:author="Markstrum, Alexis@Energy" w:date="2021-10-27T12:59:00Z">
              <w:del w:id="673" w:author="Alhabibi, Haider@Energy" w:date="2022-01-25T20:01:00Z">
                <w:r w:rsidRPr="00C1150F" w:rsidDel="00216B4F">
                  <w:rPr>
                    <w:rFonts w:ascii="Calibri" w:hAnsi="Calibri" w:cstheme="minorHAnsi"/>
                    <w:sz w:val="14"/>
                    <w:szCs w:val="16"/>
                  </w:rPr>
                  <w:delText>*Demand Recirculation</w:delText>
                </w:r>
              </w:del>
            </w:ins>
          </w:p>
          <w:p w14:paraId="08C7C2C4" w14:textId="56DEE583" w:rsidR="006441C9" w:rsidRPr="00C1150F" w:rsidDel="00216B4F" w:rsidRDefault="006441C9" w:rsidP="00B022F9">
            <w:pPr>
              <w:spacing w:after="0" w:line="240" w:lineRule="auto"/>
              <w:rPr>
                <w:ins w:id="674" w:author="Markstrum, Alexis@Energy" w:date="2021-10-27T12:59:00Z"/>
                <w:del w:id="675" w:author="Alhabibi, Haider@Energy" w:date="2022-01-25T20:01:00Z"/>
                <w:rFonts w:cstheme="minorHAnsi"/>
                <w:sz w:val="16"/>
                <w:szCs w:val="18"/>
              </w:rPr>
            </w:pPr>
            <w:ins w:id="676" w:author="Markstrum, Alexis@Energy" w:date="2021-10-27T12:59:00Z">
              <w:del w:id="677" w:author="Alhabibi, Haider@Energy" w:date="2022-01-25T20:01:00Z">
                <w:r w:rsidRPr="00C1150F" w:rsidDel="00216B4F">
                  <w:rPr>
                    <w:rFonts w:ascii="Calibri" w:hAnsi="Calibri" w:cstheme="minorHAnsi"/>
                    <w:sz w:val="14"/>
                    <w:szCs w:val="16"/>
                  </w:rPr>
                  <w:delText>* Demand Recirculation Manual Control&gt;&gt;</w:delText>
                </w:r>
                <w:r w:rsidRPr="00C1150F" w:rsidDel="00216B4F">
                  <w:rPr>
                    <w:rFonts w:cstheme="minorHAnsi"/>
                    <w:sz w:val="16"/>
                    <w:szCs w:val="18"/>
                  </w:rPr>
                  <w:delText xml:space="preserve"> </w:delText>
                </w:r>
              </w:del>
            </w:ins>
          </w:p>
        </w:tc>
        <w:tc>
          <w:tcPr>
            <w:tcW w:w="990" w:type="dxa"/>
          </w:tcPr>
          <w:p w14:paraId="72877CA4" w14:textId="6B80389E" w:rsidR="006441C9" w:rsidRPr="00C1150F" w:rsidDel="00216B4F" w:rsidRDefault="006441C9" w:rsidP="00B022F9">
            <w:pPr>
              <w:spacing w:after="0" w:line="240" w:lineRule="auto"/>
              <w:rPr>
                <w:ins w:id="678" w:author="Markstrum, Alexis@Energy" w:date="2021-10-27T12:59:00Z"/>
                <w:del w:id="679" w:author="Alhabibi, Haider@Energy" w:date="2022-01-25T20:01:00Z"/>
                <w:rFonts w:cstheme="minorHAnsi"/>
                <w:sz w:val="16"/>
                <w:szCs w:val="18"/>
              </w:rPr>
            </w:pPr>
            <w:ins w:id="680" w:author="Markstrum, Alexis@Energy" w:date="2021-10-27T12:59:00Z">
              <w:del w:id="681" w:author="Alhabibi, Haider@Energy" w:date="2022-01-25T20:01:00Z">
                <w:r w:rsidRPr="00C1150F" w:rsidDel="00216B4F">
                  <w:rPr>
                    <w:rFonts w:cstheme="minorHAnsi"/>
                    <w:sz w:val="16"/>
                    <w:szCs w:val="18"/>
                  </w:rPr>
                  <w:delText xml:space="preserve">&lt;&lt;reference values from CF1R.  Allowed values are </w:delText>
                </w:r>
              </w:del>
            </w:ins>
          </w:p>
          <w:p w14:paraId="52C59C8F" w14:textId="3DFE4699" w:rsidR="006441C9" w:rsidRPr="00C1150F" w:rsidDel="00216B4F" w:rsidRDefault="006441C9" w:rsidP="00B022F9">
            <w:pPr>
              <w:spacing w:after="0" w:line="240" w:lineRule="auto"/>
              <w:rPr>
                <w:ins w:id="682" w:author="Markstrum, Alexis@Energy" w:date="2021-10-27T12:59:00Z"/>
                <w:del w:id="683" w:author="Alhabibi, Haider@Energy" w:date="2022-01-25T20:01:00Z"/>
                <w:rFonts w:cstheme="minorHAnsi"/>
                <w:sz w:val="16"/>
                <w:szCs w:val="18"/>
              </w:rPr>
            </w:pPr>
            <w:ins w:id="684" w:author="Markstrum, Alexis@Energy" w:date="2021-10-27T12:59:00Z">
              <w:del w:id="685" w:author="Alhabibi, Haider@Energy" w:date="2022-01-25T20:01:00Z">
                <w:r w:rsidRPr="00C1150F" w:rsidDel="00216B4F">
                  <w:rPr>
                    <w:rFonts w:cstheme="minorHAnsi"/>
                    <w:sz w:val="16"/>
                    <w:szCs w:val="18"/>
                  </w:rPr>
                  <w:delText>*Basic</w:delText>
                </w:r>
              </w:del>
            </w:ins>
          </w:p>
          <w:p w14:paraId="0213F2E5" w14:textId="66106C61" w:rsidR="006441C9" w:rsidRPr="00C1150F" w:rsidDel="00216B4F" w:rsidRDefault="006441C9" w:rsidP="00B022F9">
            <w:pPr>
              <w:spacing w:after="0" w:line="240" w:lineRule="auto"/>
              <w:rPr>
                <w:ins w:id="686" w:author="Markstrum, Alexis@Energy" w:date="2021-10-27T12:59:00Z"/>
                <w:del w:id="687" w:author="Alhabibi, Haider@Energy" w:date="2022-01-25T20:01:00Z"/>
                <w:rFonts w:cstheme="minorHAnsi"/>
                <w:sz w:val="16"/>
                <w:szCs w:val="18"/>
              </w:rPr>
            </w:pPr>
            <w:ins w:id="688" w:author="Markstrum, Alexis@Energy" w:date="2021-10-27T12:59:00Z">
              <w:del w:id="689" w:author="Alhabibi, Haider@Energy" w:date="2022-01-25T20:01:00Z">
                <w:r w:rsidRPr="00C1150F" w:rsidDel="00216B4F">
                  <w:rPr>
                    <w:rFonts w:cstheme="minorHAnsi"/>
                    <w:sz w:val="16"/>
                    <w:szCs w:val="18"/>
                  </w:rPr>
                  <w:delText>*Expanded</w:delText>
                </w:r>
              </w:del>
            </w:ins>
          </w:p>
          <w:p w14:paraId="5259DF9B" w14:textId="5F4C4649" w:rsidR="006441C9" w:rsidRPr="00C1150F" w:rsidDel="00216B4F" w:rsidRDefault="006441C9" w:rsidP="00B022F9">
            <w:pPr>
              <w:spacing w:after="0" w:line="240" w:lineRule="auto"/>
              <w:rPr>
                <w:ins w:id="690" w:author="Markstrum, Alexis@Energy" w:date="2021-10-27T12:59:00Z"/>
                <w:del w:id="691" w:author="Alhabibi, Haider@Energy" w:date="2022-01-25T20:01:00Z"/>
                <w:rFonts w:cstheme="minorHAnsi"/>
                <w:sz w:val="16"/>
                <w:szCs w:val="18"/>
              </w:rPr>
            </w:pPr>
            <w:ins w:id="692" w:author="Markstrum, Alexis@Energy" w:date="2021-10-27T12:59:00Z">
              <w:del w:id="693" w:author="Alhabibi, Haider@Energy" w:date="2022-01-25T20:01:00Z">
                <w:r w:rsidRPr="00C1150F" w:rsidDel="00216B4F">
                  <w:rPr>
                    <w:rFonts w:cstheme="minorHAnsi"/>
                    <w:sz w:val="16"/>
                    <w:szCs w:val="18"/>
                  </w:rPr>
                  <w:delText>*None&gt;&gt;</w:delText>
                </w:r>
              </w:del>
            </w:ins>
          </w:p>
        </w:tc>
        <w:tc>
          <w:tcPr>
            <w:tcW w:w="990" w:type="dxa"/>
          </w:tcPr>
          <w:p w14:paraId="5CE421CA" w14:textId="57B08E91" w:rsidR="006441C9" w:rsidRPr="00C1150F" w:rsidDel="00216B4F" w:rsidRDefault="006441C9" w:rsidP="00B022F9">
            <w:pPr>
              <w:spacing w:after="0" w:line="240" w:lineRule="auto"/>
              <w:rPr>
                <w:ins w:id="694" w:author="Markstrum, Alexis@Energy" w:date="2021-10-27T12:59:00Z"/>
                <w:del w:id="695" w:author="Alhabibi, Haider@Energy" w:date="2022-01-25T20:01:00Z"/>
                <w:rFonts w:cstheme="minorHAnsi"/>
                <w:sz w:val="16"/>
                <w:szCs w:val="18"/>
              </w:rPr>
            </w:pPr>
            <w:ins w:id="696" w:author="Markstrum, Alexis@Energy" w:date="2021-10-27T12:59:00Z">
              <w:del w:id="697" w:author="Alhabibi, Haider@Energy" w:date="2022-01-25T20:01:00Z">
                <w:r w:rsidRPr="00C1150F" w:rsidDel="00216B4F">
                  <w:rPr>
                    <w:rFonts w:cstheme="minorHAnsi"/>
                    <w:sz w:val="16"/>
                    <w:szCs w:val="18"/>
                  </w:rPr>
                  <w:delText xml:space="preserve">&lt;&lt;reference values from CF1R.  Allowed values are </w:delText>
                </w:r>
              </w:del>
            </w:ins>
          </w:p>
          <w:p w14:paraId="36F1231E" w14:textId="3E6E2C7F" w:rsidR="006441C9" w:rsidRPr="00C1150F" w:rsidDel="00216B4F" w:rsidRDefault="006441C9" w:rsidP="00B022F9">
            <w:pPr>
              <w:spacing w:after="0" w:line="240" w:lineRule="auto"/>
              <w:rPr>
                <w:ins w:id="698" w:author="Markstrum, Alexis@Energy" w:date="2021-10-27T12:59:00Z"/>
                <w:del w:id="699" w:author="Alhabibi, Haider@Energy" w:date="2022-01-25T20:01:00Z"/>
                <w:rFonts w:cstheme="minorHAnsi"/>
                <w:sz w:val="16"/>
                <w:szCs w:val="18"/>
              </w:rPr>
            </w:pPr>
            <w:ins w:id="700" w:author="Markstrum, Alexis@Energy" w:date="2021-10-27T12:59:00Z">
              <w:del w:id="701" w:author="Alhabibi, Haider@Energy" w:date="2022-01-25T20:01:00Z">
                <w:r w:rsidRPr="00C1150F" w:rsidDel="00216B4F">
                  <w:rPr>
                    <w:rFonts w:cstheme="minorHAnsi"/>
                    <w:sz w:val="16"/>
                    <w:szCs w:val="18"/>
                  </w:rPr>
                  <w:delText>*Yes</w:delText>
                </w:r>
              </w:del>
            </w:ins>
          </w:p>
          <w:p w14:paraId="5BDCFC7B" w14:textId="5CD3D7E7" w:rsidR="006441C9" w:rsidRPr="00C1150F" w:rsidDel="00216B4F" w:rsidRDefault="006441C9" w:rsidP="00B022F9">
            <w:pPr>
              <w:spacing w:after="0" w:line="240" w:lineRule="auto"/>
              <w:rPr>
                <w:ins w:id="702" w:author="Markstrum, Alexis@Energy" w:date="2021-10-27T12:59:00Z"/>
                <w:del w:id="703" w:author="Alhabibi, Haider@Energy" w:date="2022-01-25T20:01:00Z"/>
                <w:rFonts w:cstheme="minorHAnsi"/>
                <w:sz w:val="16"/>
                <w:szCs w:val="18"/>
              </w:rPr>
            </w:pPr>
            <w:ins w:id="704" w:author="Markstrum, Alexis@Energy" w:date="2021-10-27T12:59:00Z">
              <w:del w:id="705" w:author="Alhabibi, Haider@Energy" w:date="2022-01-25T20:01:00Z">
                <w:r w:rsidRPr="00C1150F" w:rsidDel="00216B4F">
                  <w:rPr>
                    <w:rFonts w:cstheme="minorHAnsi"/>
                    <w:sz w:val="16"/>
                    <w:szCs w:val="18"/>
                  </w:rPr>
                  <w:delText>*None&gt;&gt;</w:delText>
                </w:r>
              </w:del>
            </w:ins>
          </w:p>
        </w:tc>
        <w:tc>
          <w:tcPr>
            <w:tcW w:w="1170" w:type="dxa"/>
          </w:tcPr>
          <w:p w14:paraId="47CED892" w14:textId="3782D543" w:rsidR="006441C9" w:rsidRPr="00C1150F" w:rsidDel="00216B4F" w:rsidRDefault="006441C9" w:rsidP="00B022F9">
            <w:pPr>
              <w:keepNext/>
              <w:tabs>
                <w:tab w:val="left" w:pos="2160"/>
                <w:tab w:val="left" w:pos="2700"/>
                <w:tab w:val="left" w:pos="3420"/>
                <w:tab w:val="left" w:pos="3780"/>
                <w:tab w:val="left" w:pos="5760"/>
                <w:tab w:val="left" w:pos="7212"/>
              </w:tabs>
              <w:spacing w:after="0" w:line="240" w:lineRule="auto"/>
              <w:contextualSpacing/>
              <w:rPr>
                <w:ins w:id="706" w:author="Markstrum, Alexis@Energy" w:date="2021-10-27T12:59:00Z"/>
                <w:del w:id="707" w:author="Alhabibi, Haider@Energy" w:date="2022-01-25T20:01:00Z"/>
                <w:rFonts w:eastAsia="Times New Roman" w:cstheme="minorHAnsi"/>
                <w:sz w:val="16"/>
                <w:szCs w:val="20"/>
              </w:rPr>
            </w:pPr>
            <w:ins w:id="708" w:author="Markstrum, Alexis@Energy" w:date="2021-10-27T12:59:00Z">
              <w:del w:id="709" w:author="Alhabibi, Haider@Energy" w:date="2022-01-25T20:01:00Z">
                <w:r w:rsidRPr="00C1150F" w:rsidDel="00216B4F">
                  <w:rPr>
                    <w:rFonts w:eastAsia="Times New Roman" w:cstheme="minorHAnsi"/>
                    <w:sz w:val="16"/>
                    <w:szCs w:val="20"/>
                  </w:rPr>
                  <w:delText>&lt;&lt;if performance, hide column from user, needed for equivalency lookup;</w:delText>
                </w:r>
              </w:del>
            </w:ins>
          </w:p>
          <w:p w14:paraId="6557235E" w14:textId="2BF7E7CA" w:rsidR="006441C9" w:rsidRPr="00C1150F" w:rsidDel="00216B4F" w:rsidRDefault="006441C9" w:rsidP="00B022F9">
            <w:pPr>
              <w:spacing w:after="0" w:line="240" w:lineRule="auto"/>
              <w:rPr>
                <w:ins w:id="710" w:author="Markstrum, Alexis@Energy" w:date="2021-10-27T12:59:00Z"/>
                <w:del w:id="711" w:author="Alhabibi, Haider@Energy" w:date="2022-01-25T20:01:00Z"/>
                <w:rFonts w:eastAsia="Times New Roman" w:cstheme="minorHAnsi"/>
                <w:sz w:val="16"/>
                <w:szCs w:val="20"/>
              </w:rPr>
            </w:pPr>
            <w:ins w:id="712" w:author="Markstrum, Alexis@Energy" w:date="2021-10-27T12:59:00Z">
              <w:del w:id="713" w:author="Alhabibi, Haider@Energy" w:date="2022-01-25T20:01:00Z">
                <w:r w:rsidRPr="00C1150F" w:rsidDel="00216B4F">
                  <w:rPr>
                    <w:rFonts w:eastAsia="Times New Roman" w:cstheme="minorHAnsi"/>
                    <w:sz w:val="16"/>
                    <w:szCs w:val="20"/>
                  </w:rPr>
                  <w:delText>Reference value from XML;</w:delText>
                </w:r>
              </w:del>
            </w:ins>
          </w:p>
          <w:p w14:paraId="5AF4AE2E" w14:textId="3FD1B4B2" w:rsidR="006441C9" w:rsidRPr="00C1150F" w:rsidDel="00216B4F" w:rsidRDefault="006441C9" w:rsidP="00B022F9">
            <w:pPr>
              <w:spacing w:after="0" w:line="240" w:lineRule="auto"/>
              <w:rPr>
                <w:ins w:id="714" w:author="Markstrum, Alexis@Energy" w:date="2021-10-27T12:59:00Z"/>
                <w:del w:id="715" w:author="Alhabibi, Haider@Energy" w:date="2022-01-25T20:01:00Z"/>
                <w:rFonts w:cstheme="minorHAnsi"/>
                <w:sz w:val="16"/>
                <w:szCs w:val="18"/>
              </w:rPr>
            </w:pPr>
            <w:ins w:id="716" w:author="Markstrum, Alexis@Energy" w:date="2021-10-27T12:59:00Z">
              <w:del w:id="717" w:author="Alhabibi, Haider@Energy" w:date="2022-01-25T20:01:00Z">
                <w:r w:rsidRPr="00C1150F" w:rsidDel="00216B4F">
                  <w:rPr>
                    <w:rFonts w:eastAsia="Times New Roman" w:cstheme="minorHAnsi"/>
                    <w:sz w:val="16"/>
                    <w:szCs w:val="20"/>
                  </w:rPr>
                  <w:delText>Elseif prescriptive, do not require field&gt;&gt;</w:delText>
                </w:r>
              </w:del>
            </w:ins>
          </w:p>
        </w:tc>
      </w:tr>
      <w:tr w:rsidR="006441C9" w:rsidRPr="00C1150F" w:rsidDel="00216B4F" w14:paraId="441BE6B1" w14:textId="2CABE234" w:rsidTr="00B022F9">
        <w:trPr>
          <w:ins w:id="718" w:author="Markstrum, Alexis@Energy" w:date="2021-10-27T12:59:00Z"/>
          <w:del w:id="719" w:author="Alhabibi, Haider@Energy" w:date="2022-01-25T20:01:00Z"/>
        </w:trPr>
        <w:tc>
          <w:tcPr>
            <w:tcW w:w="895" w:type="dxa"/>
          </w:tcPr>
          <w:p w14:paraId="415F2806" w14:textId="1085618E" w:rsidR="006441C9" w:rsidRPr="00C1150F" w:rsidDel="00216B4F" w:rsidRDefault="006441C9" w:rsidP="00B022F9">
            <w:pPr>
              <w:spacing w:after="0" w:line="240" w:lineRule="auto"/>
              <w:jc w:val="center"/>
              <w:rPr>
                <w:ins w:id="720" w:author="Markstrum, Alexis@Energy" w:date="2021-10-27T12:59:00Z"/>
                <w:del w:id="721" w:author="Alhabibi, Haider@Energy" w:date="2022-01-25T20:01:00Z"/>
                <w:rFonts w:cstheme="minorHAnsi"/>
                <w:sz w:val="16"/>
                <w:szCs w:val="18"/>
              </w:rPr>
            </w:pPr>
          </w:p>
        </w:tc>
        <w:tc>
          <w:tcPr>
            <w:tcW w:w="990" w:type="dxa"/>
          </w:tcPr>
          <w:p w14:paraId="7A8F3A14" w14:textId="67FC3F41" w:rsidR="006441C9" w:rsidRPr="00C1150F" w:rsidDel="00216B4F" w:rsidRDefault="006441C9" w:rsidP="00B022F9">
            <w:pPr>
              <w:spacing w:after="0" w:line="240" w:lineRule="auto"/>
              <w:jc w:val="center"/>
              <w:rPr>
                <w:ins w:id="722" w:author="Markstrum, Alexis@Energy" w:date="2021-10-27T12:59:00Z"/>
                <w:del w:id="723" w:author="Alhabibi, Haider@Energy" w:date="2022-01-25T20:01:00Z"/>
                <w:rFonts w:cstheme="minorHAnsi"/>
                <w:sz w:val="16"/>
                <w:szCs w:val="18"/>
              </w:rPr>
            </w:pPr>
          </w:p>
        </w:tc>
        <w:tc>
          <w:tcPr>
            <w:tcW w:w="1080" w:type="dxa"/>
          </w:tcPr>
          <w:p w14:paraId="63B4118A" w14:textId="53138311" w:rsidR="006441C9" w:rsidRPr="00C1150F" w:rsidDel="00216B4F" w:rsidRDefault="006441C9" w:rsidP="00B022F9">
            <w:pPr>
              <w:spacing w:after="0" w:line="240" w:lineRule="auto"/>
              <w:jc w:val="center"/>
              <w:rPr>
                <w:ins w:id="724" w:author="Markstrum, Alexis@Energy" w:date="2021-10-27T12:59:00Z"/>
                <w:del w:id="725" w:author="Alhabibi, Haider@Energy" w:date="2022-01-25T20:01:00Z"/>
                <w:rFonts w:cstheme="minorHAnsi"/>
                <w:sz w:val="16"/>
                <w:szCs w:val="18"/>
              </w:rPr>
            </w:pPr>
          </w:p>
        </w:tc>
        <w:tc>
          <w:tcPr>
            <w:tcW w:w="990" w:type="dxa"/>
          </w:tcPr>
          <w:p w14:paraId="0E11DA24" w14:textId="2E9816F1" w:rsidR="006441C9" w:rsidRPr="00C1150F" w:rsidDel="00216B4F" w:rsidRDefault="006441C9" w:rsidP="00B022F9">
            <w:pPr>
              <w:spacing w:after="0" w:line="240" w:lineRule="auto"/>
              <w:jc w:val="center"/>
              <w:rPr>
                <w:ins w:id="726" w:author="Markstrum, Alexis@Energy" w:date="2021-10-27T12:59:00Z"/>
                <w:del w:id="727" w:author="Alhabibi, Haider@Energy" w:date="2022-01-25T20:01:00Z"/>
                <w:rFonts w:cstheme="minorHAnsi"/>
                <w:sz w:val="16"/>
                <w:szCs w:val="18"/>
              </w:rPr>
            </w:pPr>
          </w:p>
        </w:tc>
        <w:tc>
          <w:tcPr>
            <w:tcW w:w="1080" w:type="dxa"/>
          </w:tcPr>
          <w:p w14:paraId="5DEA45FB" w14:textId="1BB4E761" w:rsidR="006441C9" w:rsidRPr="00C1150F" w:rsidDel="00216B4F" w:rsidRDefault="006441C9" w:rsidP="00B022F9">
            <w:pPr>
              <w:spacing w:after="0" w:line="240" w:lineRule="auto"/>
              <w:jc w:val="center"/>
              <w:rPr>
                <w:ins w:id="728" w:author="Markstrum, Alexis@Energy" w:date="2021-10-27T12:59:00Z"/>
                <w:del w:id="729" w:author="Alhabibi, Haider@Energy" w:date="2022-01-25T20:01:00Z"/>
                <w:rFonts w:cstheme="minorHAnsi"/>
                <w:sz w:val="16"/>
                <w:szCs w:val="18"/>
              </w:rPr>
            </w:pPr>
          </w:p>
        </w:tc>
        <w:tc>
          <w:tcPr>
            <w:tcW w:w="1170" w:type="dxa"/>
          </w:tcPr>
          <w:p w14:paraId="7F8BA325" w14:textId="061D4730" w:rsidR="006441C9" w:rsidRPr="00C1150F" w:rsidDel="00216B4F" w:rsidRDefault="006441C9" w:rsidP="00B022F9">
            <w:pPr>
              <w:spacing w:after="0" w:line="240" w:lineRule="auto"/>
              <w:jc w:val="center"/>
              <w:rPr>
                <w:ins w:id="730" w:author="Markstrum, Alexis@Energy" w:date="2021-10-27T12:59:00Z"/>
                <w:del w:id="731" w:author="Alhabibi, Haider@Energy" w:date="2022-01-25T20:01:00Z"/>
                <w:rFonts w:cstheme="minorHAnsi"/>
                <w:sz w:val="16"/>
                <w:szCs w:val="18"/>
              </w:rPr>
            </w:pPr>
          </w:p>
        </w:tc>
        <w:tc>
          <w:tcPr>
            <w:tcW w:w="1530" w:type="dxa"/>
          </w:tcPr>
          <w:p w14:paraId="2AFEB10A" w14:textId="2C40B2D6" w:rsidR="006441C9" w:rsidRPr="00C1150F" w:rsidDel="00216B4F" w:rsidRDefault="006441C9" w:rsidP="00B022F9">
            <w:pPr>
              <w:spacing w:after="0" w:line="240" w:lineRule="auto"/>
              <w:jc w:val="center"/>
              <w:rPr>
                <w:ins w:id="732" w:author="Markstrum, Alexis@Energy" w:date="2021-10-27T12:59:00Z"/>
                <w:del w:id="733" w:author="Alhabibi, Haider@Energy" w:date="2022-01-25T20:01:00Z"/>
                <w:rFonts w:cstheme="minorHAnsi"/>
                <w:sz w:val="16"/>
                <w:szCs w:val="18"/>
              </w:rPr>
            </w:pPr>
          </w:p>
        </w:tc>
        <w:tc>
          <w:tcPr>
            <w:tcW w:w="990" w:type="dxa"/>
          </w:tcPr>
          <w:p w14:paraId="07DA8402" w14:textId="491990A3" w:rsidR="006441C9" w:rsidRPr="00C1150F" w:rsidDel="00216B4F" w:rsidRDefault="006441C9" w:rsidP="00B022F9">
            <w:pPr>
              <w:spacing w:after="0" w:line="240" w:lineRule="auto"/>
              <w:jc w:val="center"/>
              <w:rPr>
                <w:ins w:id="734" w:author="Markstrum, Alexis@Energy" w:date="2021-10-27T12:59:00Z"/>
                <w:del w:id="735" w:author="Alhabibi, Haider@Energy" w:date="2022-01-25T20:01:00Z"/>
                <w:rFonts w:cstheme="minorHAnsi"/>
                <w:sz w:val="16"/>
                <w:szCs w:val="18"/>
              </w:rPr>
            </w:pPr>
          </w:p>
        </w:tc>
        <w:tc>
          <w:tcPr>
            <w:tcW w:w="990" w:type="dxa"/>
          </w:tcPr>
          <w:p w14:paraId="6506FD1E" w14:textId="74CE8F55" w:rsidR="006441C9" w:rsidRPr="00C1150F" w:rsidDel="00216B4F" w:rsidRDefault="006441C9" w:rsidP="00B022F9">
            <w:pPr>
              <w:spacing w:after="0" w:line="240" w:lineRule="auto"/>
              <w:jc w:val="center"/>
              <w:rPr>
                <w:ins w:id="736" w:author="Markstrum, Alexis@Energy" w:date="2021-10-27T12:59:00Z"/>
                <w:del w:id="737" w:author="Alhabibi, Haider@Energy" w:date="2022-01-25T20:01:00Z"/>
                <w:rFonts w:cstheme="minorHAnsi"/>
                <w:sz w:val="16"/>
                <w:szCs w:val="18"/>
              </w:rPr>
            </w:pPr>
          </w:p>
        </w:tc>
        <w:tc>
          <w:tcPr>
            <w:tcW w:w="1170" w:type="dxa"/>
          </w:tcPr>
          <w:p w14:paraId="5829512C" w14:textId="335DB314" w:rsidR="006441C9" w:rsidRPr="00C1150F" w:rsidDel="00216B4F" w:rsidRDefault="006441C9" w:rsidP="00B022F9">
            <w:pPr>
              <w:spacing w:after="0" w:line="240" w:lineRule="auto"/>
              <w:jc w:val="center"/>
              <w:rPr>
                <w:ins w:id="738" w:author="Markstrum, Alexis@Energy" w:date="2021-10-27T12:59:00Z"/>
                <w:del w:id="739" w:author="Alhabibi, Haider@Energy" w:date="2022-01-25T20:01:00Z"/>
                <w:rFonts w:cstheme="minorHAnsi"/>
                <w:sz w:val="16"/>
                <w:szCs w:val="18"/>
              </w:rPr>
            </w:pPr>
          </w:p>
        </w:tc>
      </w:tr>
    </w:tbl>
    <w:p w14:paraId="63830874" w14:textId="101F5513" w:rsidR="006441C9" w:rsidRDefault="006441C9" w:rsidP="00A05A69">
      <w:pPr>
        <w:spacing w:after="0" w:line="240" w:lineRule="auto"/>
        <w:rPr>
          <w:ins w:id="740" w:author="Markstrum, Alexis@Energy" w:date="2021-10-27T12:59:00Z"/>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A809F0" w:rsidRPr="008C1142" w14:paraId="2DBCAD15" w14:textId="77777777" w:rsidTr="00B022F9">
        <w:trPr>
          <w:ins w:id="741" w:author="Markstrum, Alexis@Energy" w:date="2021-10-27T13:41:00Z"/>
        </w:trPr>
        <w:tc>
          <w:tcPr>
            <w:tcW w:w="10885" w:type="dxa"/>
            <w:gridSpan w:val="9"/>
          </w:tcPr>
          <w:p w14:paraId="7E293BC7" w14:textId="6EE1F6A8" w:rsidR="00A809F0" w:rsidRPr="008C1142" w:rsidRDefault="00A809F0" w:rsidP="00B022F9">
            <w:pPr>
              <w:spacing w:after="0" w:line="240" w:lineRule="auto"/>
              <w:rPr>
                <w:ins w:id="742" w:author="Markstrum, Alexis@Energy" w:date="2021-10-27T13:41:00Z"/>
                <w:rFonts w:cstheme="minorHAnsi"/>
                <w:b/>
                <w:sz w:val="20"/>
                <w:szCs w:val="20"/>
              </w:rPr>
            </w:pPr>
            <w:ins w:id="743" w:author="Markstrum, Alexis@Energy" w:date="2021-10-27T13:41:00Z">
              <w:del w:id="744" w:author="Alhabibi, Haider@Energy" w:date="2022-01-25T20:01:00Z">
                <w:r w:rsidDel="00216B4F">
                  <w:rPr>
                    <w:rFonts w:cstheme="minorHAnsi"/>
                    <w:b/>
                    <w:sz w:val="20"/>
                    <w:szCs w:val="20"/>
                  </w:rPr>
                  <w:delText>D</w:delText>
                </w:r>
              </w:del>
            </w:ins>
            <w:ins w:id="745" w:author="Alhabibi, Haider@Energy" w:date="2022-01-25T20:01:00Z">
              <w:r w:rsidR="00216B4F">
                <w:rPr>
                  <w:rFonts w:cstheme="minorHAnsi"/>
                  <w:b/>
                  <w:sz w:val="20"/>
                  <w:szCs w:val="20"/>
                </w:rPr>
                <w:t>B2</w:t>
              </w:r>
            </w:ins>
            <w:ins w:id="746" w:author="Markstrum, Alexis@Energy" w:date="2021-10-27T13:41:00Z">
              <w:r w:rsidRPr="008C1142">
                <w:rPr>
                  <w:rFonts w:cstheme="minorHAnsi"/>
                  <w:b/>
                  <w:sz w:val="20"/>
                  <w:szCs w:val="20"/>
                </w:rPr>
                <w:t xml:space="preserve">. Installed HERS Verified </w:t>
              </w:r>
              <w:r>
                <w:rPr>
                  <w:rFonts w:cstheme="minorHAnsi"/>
                  <w:b/>
                  <w:sz w:val="20"/>
                  <w:szCs w:val="20"/>
                </w:rPr>
                <w:t>Dwelling Unit HPWH</w:t>
              </w:r>
              <w:r w:rsidRPr="008C1142">
                <w:rPr>
                  <w:rFonts w:cstheme="minorHAnsi"/>
                  <w:b/>
                  <w:sz w:val="20"/>
                  <w:szCs w:val="20"/>
                </w:rPr>
                <w:t xml:space="preserve"> System Information</w:t>
              </w:r>
            </w:ins>
          </w:p>
          <w:p w14:paraId="0EE7447F" w14:textId="77777777" w:rsidR="00A809F0" w:rsidRDefault="00A809F0" w:rsidP="00B022F9">
            <w:pPr>
              <w:spacing w:after="0" w:line="240" w:lineRule="auto"/>
              <w:rPr>
                <w:ins w:id="747" w:author="Markstrum, Alexis@Energy" w:date="2021-10-27T13:41:00Z"/>
                <w:rFonts w:cstheme="minorHAnsi"/>
                <w:sz w:val="18"/>
                <w:szCs w:val="18"/>
              </w:rPr>
            </w:pPr>
            <w:ins w:id="748" w:author="Markstrum, Alexis@Energy" w:date="2021-10-27T13:41:00Z">
              <w:r w:rsidRPr="008C1142">
                <w:rPr>
                  <w:rFonts w:cstheme="minorHAnsi"/>
                  <w:sz w:val="18"/>
                  <w:szCs w:val="20"/>
                </w:rPr>
                <w:t>This table reports the water heating system(s) that were installed in this projec</w:t>
              </w:r>
              <w:r w:rsidRPr="008C1142">
                <w:rPr>
                  <w:rFonts w:cstheme="minorHAnsi"/>
                  <w:sz w:val="18"/>
                  <w:szCs w:val="18"/>
                </w:rPr>
                <w:t>t.</w:t>
              </w:r>
            </w:ins>
          </w:p>
          <w:p w14:paraId="593B71B6" w14:textId="5CCAF879" w:rsidR="00A809F0" w:rsidRDefault="00A809F0" w:rsidP="00B022F9">
            <w:pPr>
              <w:spacing w:after="0"/>
              <w:rPr>
                <w:ins w:id="749" w:author="Markstrum, Alexis@Energy" w:date="2021-10-27T13:41:00Z"/>
                <w:rFonts w:cstheme="minorHAnsi"/>
                <w:sz w:val="20"/>
                <w:szCs w:val="20"/>
              </w:rPr>
            </w:pPr>
            <w:ins w:id="750" w:author="Markstrum, Alexis@Energy" w:date="2021-10-27T13:41:00Z">
              <w:r>
                <w:rPr>
                  <w:rFonts w:cstheme="minorHAnsi"/>
                  <w:sz w:val="20"/>
                  <w:szCs w:val="20"/>
                </w:rPr>
                <w:t xml:space="preserve">&lt;&lt;If </w:t>
              </w:r>
              <w:del w:id="751" w:author="Alhabibi, Haider@Energy" w:date="2021-12-31T13:29:00Z">
                <w:r w:rsidDel="00AC03FE">
                  <w:rPr>
                    <w:rFonts w:cstheme="minorHAnsi"/>
                    <w:sz w:val="20"/>
                    <w:szCs w:val="20"/>
                  </w:rPr>
                  <w:delText>CF1R has HPWH</w:delText>
                </w:r>
                <w:r w:rsidDel="001C4250">
                  <w:rPr>
                    <w:rFonts w:cstheme="minorHAnsi"/>
                    <w:sz w:val="20"/>
                    <w:szCs w:val="20"/>
                  </w:rPr>
                  <w:delText>,</w:delText>
                </w:r>
              </w:del>
            </w:ins>
            <w:ins w:id="752" w:author="Alhabibi, Haider@Energy" w:date="2021-12-31T13:29:00Z">
              <w:r w:rsidR="001C4250">
                <w:rPr>
                  <w:rFonts w:cstheme="minorHAnsi"/>
                  <w:sz w:val="20"/>
                  <w:szCs w:val="20"/>
                </w:rPr>
                <w:t xml:space="preserve">Table </w:t>
              </w:r>
            </w:ins>
            <w:ins w:id="753" w:author="Alhabibi, Haider@Energy" w:date="2022-01-25T20:01:00Z">
              <w:r w:rsidR="00305943">
                <w:rPr>
                  <w:rFonts w:cstheme="minorHAnsi"/>
                  <w:sz w:val="20"/>
                  <w:szCs w:val="20"/>
                </w:rPr>
                <w:t>A2</w:t>
              </w:r>
            </w:ins>
            <w:ins w:id="754" w:author="Alhabibi, Haider@Energy" w:date="2021-12-31T13:29:00Z">
              <w:r w:rsidR="00334B00">
                <w:rPr>
                  <w:rFonts w:cstheme="minorHAnsi"/>
                  <w:sz w:val="20"/>
                  <w:szCs w:val="20"/>
                </w:rPr>
                <w:t xml:space="preserve"> does not apply</w:t>
              </w:r>
            </w:ins>
            <w:ins w:id="755" w:author="Alhabibi, Haider@Energy" w:date="2021-12-31T13:30:00Z">
              <w:r w:rsidR="00334B00">
                <w:rPr>
                  <w:rFonts w:cstheme="minorHAnsi"/>
                  <w:sz w:val="20"/>
                  <w:szCs w:val="20"/>
                </w:rPr>
                <w:t>,</w:t>
              </w:r>
            </w:ins>
            <w:ins w:id="756" w:author="Markstrum, Alexis@Energy" w:date="2021-10-27T13:41:00Z">
              <w:r>
                <w:rPr>
                  <w:rFonts w:cstheme="minorHAnsi"/>
                  <w:sz w:val="20"/>
                  <w:szCs w:val="20"/>
                </w:rPr>
                <w:t xml:space="preserve"> then require table, else </w:t>
              </w:r>
              <w:r w:rsidRPr="00E12A63">
                <w:rPr>
                  <w:rFonts w:cstheme="minorHAnsi"/>
                  <w:sz w:val="20"/>
                  <w:szCs w:val="20"/>
                </w:rPr>
                <w:t>display the "section does not apply" message</w:t>
              </w:r>
              <w:r>
                <w:rPr>
                  <w:rFonts w:cstheme="minorHAnsi"/>
                  <w:sz w:val="20"/>
                  <w:szCs w:val="20"/>
                </w:rPr>
                <w:t>&gt;&gt;</w:t>
              </w:r>
            </w:ins>
          </w:p>
          <w:p w14:paraId="58862816" w14:textId="41D8F742" w:rsidR="00A809F0" w:rsidRPr="008C1142" w:rsidRDefault="00A809F0" w:rsidP="00B022F9">
            <w:pPr>
              <w:spacing w:after="0" w:line="240" w:lineRule="auto"/>
              <w:rPr>
                <w:ins w:id="757" w:author="Markstrum, Alexis@Energy" w:date="2021-10-27T13:41:00Z"/>
                <w:rFonts w:cstheme="minorHAnsi"/>
                <w:sz w:val="20"/>
                <w:szCs w:val="20"/>
              </w:rPr>
            </w:pPr>
            <w:ins w:id="758" w:author="Markstrum, Alexis@Energy" w:date="2021-10-27T13:41:00Z">
              <w:r w:rsidRPr="008C1142">
                <w:rPr>
                  <w:rFonts w:cstheme="minorHAnsi"/>
                  <w:sz w:val="20"/>
                  <w:szCs w:val="20"/>
                </w:rPr>
                <w:t xml:space="preserve">&lt;&lt;require one row of data for each water heater identified </w:t>
              </w:r>
              <w:del w:id="759" w:author="Alhabibi, Haider@Energy" w:date="2021-12-31T13:30:00Z">
                <w:r w:rsidRPr="008C1142" w:rsidDel="00731004">
                  <w:rPr>
                    <w:rFonts w:cstheme="minorHAnsi"/>
                    <w:sz w:val="20"/>
                    <w:szCs w:val="20"/>
                  </w:rPr>
                  <w:delText>on the CF1R-PRF</w:delText>
                </w:r>
              </w:del>
            </w:ins>
            <w:ins w:id="760" w:author="Alhabibi, Haider@Energy" w:date="2021-12-31T13:30:00Z">
              <w:r w:rsidR="00731004">
                <w:rPr>
                  <w:rFonts w:cstheme="minorHAnsi"/>
                  <w:sz w:val="20"/>
                  <w:szCs w:val="20"/>
                </w:rPr>
                <w:t xml:space="preserve">in table </w:t>
              </w:r>
            </w:ins>
            <w:ins w:id="761" w:author="Alhabibi, Haider@Energy" w:date="2022-01-25T20:01:00Z">
              <w:r w:rsidR="00305943">
                <w:rPr>
                  <w:rFonts w:cstheme="minorHAnsi"/>
                  <w:sz w:val="20"/>
                  <w:szCs w:val="20"/>
                </w:rPr>
                <w:t>A2</w:t>
              </w:r>
            </w:ins>
            <w:ins w:id="762" w:author="Markstrum, Alexis@Energy" w:date="2021-10-27T13:41:00Z">
              <w:r w:rsidRPr="008C1142">
                <w:rPr>
                  <w:rFonts w:cstheme="minorHAnsi"/>
                  <w:sz w:val="20"/>
                  <w:szCs w:val="20"/>
                </w:rPr>
                <w:t>&gt;&gt;</w:t>
              </w:r>
            </w:ins>
          </w:p>
        </w:tc>
      </w:tr>
      <w:tr w:rsidR="00A809F0" w:rsidRPr="008C1142" w14:paraId="29812C03" w14:textId="77777777" w:rsidTr="00B022F9">
        <w:trPr>
          <w:ins w:id="763" w:author="Markstrum, Alexis@Energy" w:date="2021-10-27T13:41:00Z"/>
        </w:trPr>
        <w:tc>
          <w:tcPr>
            <w:tcW w:w="895" w:type="dxa"/>
            <w:tcBorders>
              <w:top w:val="single" w:sz="4" w:space="0" w:color="auto"/>
              <w:left w:val="single" w:sz="4" w:space="0" w:color="auto"/>
              <w:bottom w:val="single" w:sz="4" w:space="0" w:color="auto"/>
              <w:right w:val="single" w:sz="4" w:space="0" w:color="auto"/>
            </w:tcBorders>
          </w:tcPr>
          <w:p w14:paraId="3A48D758" w14:textId="77777777" w:rsidR="00A809F0" w:rsidRPr="008C1142" w:rsidRDefault="00A809F0" w:rsidP="00B022F9">
            <w:pPr>
              <w:spacing w:after="0" w:line="240" w:lineRule="auto"/>
              <w:jc w:val="center"/>
              <w:rPr>
                <w:ins w:id="764" w:author="Markstrum, Alexis@Energy" w:date="2021-10-27T13:41:00Z"/>
                <w:rFonts w:eastAsia="Times New Roman" w:cstheme="minorHAnsi"/>
                <w:sz w:val="16"/>
                <w:szCs w:val="20"/>
              </w:rPr>
            </w:pPr>
            <w:ins w:id="765" w:author="Markstrum, Alexis@Energy" w:date="2021-10-27T13:41:00Z">
              <w:r w:rsidRPr="008C1142">
                <w:rPr>
                  <w:rFonts w:eastAsia="Times New Roman" w:cstheme="minorHAnsi"/>
                  <w:sz w:val="18"/>
                  <w:szCs w:val="20"/>
                </w:rPr>
                <w:t>01</w:t>
              </w:r>
            </w:ins>
          </w:p>
        </w:tc>
        <w:tc>
          <w:tcPr>
            <w:tcW w:w="990" w:type="dxa"/>
            <w:vAlign w:val="bottom"/>
          </w:tcPr>
          <w:p w14:paraId="177A2735" w14:textId="77777777" w:rsidR="00A809F0" w:rsidRPr="008C1142" w:rsidRDefault="00A809F0" w:rsidP="00B022F9">
            <w:pPr>
              <w:spacing w:after="0" w:line="240" w:lineRule="auto"/>
              <w:jc w:val="center"/>
              <w:rPr>
                <w:ins w:id="766" w:author="Markstrum, Alexis@Energy" w:date="2021-10-27T13:41:00Z"/>
                <w:rFonts w:cstheme="minorHAnsi"/>
                <w:sz w:val="16"/>
                <w:szCs w:val="20"/>
              </w:rPr>
            </w:pPr>
            <w:ins w:id="767" w:author="Markstrum, Alexis@Energy" w:date="2021-10-27T13:41:00Z">
              <w:r w:rsidRPr="008C1142">
                <w:rPr>
                  <w:rFonts w:eastAsia="Times New Roman" w:cstheme="minorHAnsi"/>
                  <w:sz w:val="16"/>
                  <w:szCs w:val="20"/>
                </w:rPr>
                <w:t>02</w:t>
              </w:r>
            </w:ins>
          </w:p>
        </w:tc>
        <w:tc>
          <w:tcPr>
            <w:tcW w:w="1170" w:type="dxa"/>
            <w:vAlign w:val="bottom"/>
          </w:tcPr>
          <w:p w14:paraId="443EE6BC" w14:textId="77777777" w:rsidR="00A809F0" w:rsidRPr="008C1142" w:rsidRDefault="00A809F0" w:rsidP="00B022F9">
            <w:pPr>
              <w:spacing w:after="0" w:line="240" w:lineRule="auto"/>
              <w:jc w:val="center"/>
              <w:rPr>
                <w:ins w:id="768" w:author="Markstrum, Alexis@Energy" w:date="2021-10-27T13:41:00Z"/>
                <w:rFonts w:cstheme="minorHAnsi"/>
                <w:sz w:val="16"/>
                <w:szCs w:val="20"/>
              </w:rPr>
            </w:pPr>
            <w:ins w:id="769" w:author="Markstrum, Alexis@Energy" w:date="2021-10-27T13:41:00Z">
              <w:r w:rsidRPr="008C1142">
                <w:rPr>
                  <w:rFonts w:eastAsia="Times New Roman" w:cstheme="minorHAnsi"/>
                  <w:sz w:val="16"/>
                  <w:szCs w:val="20"/>
                </w:rPr>
                <w:t>03</w:t>
              </w:r>
            </w:ins>
          </w:p>
        </w:tc>
        <w:tc>
          <w:tcPr>
            <w:tcW w:w="1080" w:type="dxa"/>
          </w:tcPr>
          <w:p w14:paraId="3C2682E7" w14:textId="77777777" w:rsidR="00A809F0" w:rsidRPr="008C1142" w:rsidRDefault="00A809F0" w:rsidP="00B022F9">
            <w:pPr>
              <w:spacing w:after="0" w:line="240" w:lineRule="auto"/>
              <w:jc w:val="center"/>
              <w:rPr>
                <w:ins w:id="770" w:author="Markstrum, Alexis@Energy" w:date="2021-10-27T13:41:00Z"/>
                <w:rFonts w:eastAsia="Times New Roman" w:cstheme="minorHAnsi"/>
                <w:sz w:val="16"/>
                <w:szCs w:val="20"/>
              </w:rPr>
            </w:pPr>
            <w:ins w:id="771" w:author="Markstrum, Alexis@Energy" w:date="2021-10-27T13:41:00Z">
              <w:r w:rsidRPr="008C1142">
                <w:rPr>
                  <w:rFonts w:eastAsia="Times New Roman" w:cstheme="minorHAnsi"/>
                  <w:sz w:val="16"/>
                  <w:szCs w:val="20"/>
                </w:rPr>
                <w:t>04</w:t>
              </w:r>
            </w:ins>
          </w:p>
        </w:tc>
        <w:tc>
          <w:tcPr>
            <w:tcW w:w="1440" w:type="dxa"/>
          </w:tcPr>
          <w:p w14:paraId="2C78B222" w14:textId="77777777" w:rsidR="00A809F0" w:rsidRPr="008C1142" w:rsidRDefault="00A809F0" w:rsidP="00B022F9">
            <w:pPr>
              <w:spacing w:after="0" w:line="240" w:lineRule="auto"/>
              <w:jc w:val="center"/>
              <w:rPr>
                <w:ins w:id="772" w:author="Markstrum, Alexis@Energy" w:date="2021-10-27T13:41:00Z"/>
                <w:rFonts w:eastAsia="Times New Roman" w:cstheme="minorHAnsi"/>
                <w:sz w:val="16"/>
                <w:szCs w:val="20"/>
              </w:rPr>
            </w:pPr>
            <w:ins w:id="773" w:author="Markstrum, Alexis@Energy" w:date="2021-10-27T13:41:00Z">
              <w:r w:rsidRPr="008C1142">
                <w:rPr>
                  <w:rFonts w:eastAsia="Times New Roman" w:cstheme="minorHAnsi"/>
                  <w:sz w:val="16"/>
                  <w:szCs w:val="20"/>
                </w:rPr>
                <w:t>05</w:t>
              </w:r>
            </w:ins>
          </w:p>
        </w:tc>
        <w:tc>
          <w:tcPr>
            <w:tcW w:w="1080" w:type="dxa"/>
          </w:tcPr>
          <w:p w14:paraId="2D569081" w14:textId="77777777" w:rsidR="00A809F0" w:rsidRPr="008C1142" w:rsidRDefault="00A809F0" w:rsidP="00B022F9">
            <w:pPr>
              <w:spacing w:after="0" w:line="240" w:lineRule="auto"/>
              <w:jc w:val="center"/>
              <w:rPr>
                <w:ins w:id="774" w:author="Markstrum, Alexis@Energy" w:date="2021-10-27T13:41:00Z"/>
                <w:rFonts w:eastAsia="Times New Roman" w:cstheme="minorHAnsi"/>
                <w:sz w:val="16"/>
                <w:szCs w:val="20"/>
              </w:rPr>
            </w:pPr>
            <w:ins w:id="775" w:author="Markstrum, Alexis@Energy" w:date="2021-10-27T13:41:00Z">
              <w:r w:rsidRPr="008C1142">
                <w:rPr>
                  <w:rFonts w:eastAsia="Times New Roman" w:cstheme="minorHAnsi"/>
                  <w:sz w:val="16"/>
                  <w:szCs w:val="20"/>
                </w:rPr>
                <w:t>06</w:t>
              </w:r>
            </w:ins>
          </w:p>
        </w:tc>
        <w:tc>
          <w:tcPr>
            <w:tcW w:w="1530" w:type="dxa"/>
          </w:tcPr>
          <w:p w14:paraId="6CF269A5" w14:textId="77777777" w:rsidR="00A809F0" w:rsidRPr="008C1142" w:rsidRDefault="00A809F0" w:rsidP="00B022F9">
            <w:pPr>
              <w:spacing w:after="0" w:line="240" w:lineRule="auto"/>
              <w:jc w:val="center"/>
              <w:rPr>
                <w:ins w:id="776" w:author="Markstrum, Alexis@Energy" w:date="2021-10-27T13:41:00Z"/>
                <w:rFonts w:eastAsia="Times New Roman" w:cstheme="minorHAnsi"/>
                <w:sz w:val="16"/>
                <w:szCs w:val="20"/>
              </w:rPr>
            </w:pPr>
            <w:ins w:id="777" w:author="Markstrum, Alexis@Energy" w:date="2021-10-27T13:41:00Z">
              <w:r w:rsidRPr="008C1142">
                <w:rPr>
                  <w:rFonts w:eastAsia="Times New Roman" w:cstheme="minorHAnsi"/>
                  <w:sz w:val="16"/>
                  <w:szCs w:val="20"/>
                </w:rPr>
                <w:t>07</w:t>
              </w:r>
            </w:ins>
          </w:p>
        </w:tc>
        <w:tc>
          <w:tcPr>
            <w:tcW w:w="1350" w:type="dxa"/>
          </w:tcPr>
          <w:p w14:paraId="2ACBD568" w14:textId="77777777" w:rsidR="00A809F0" w:rsidRPr="008C1142" w:rsidRDefault="00A809F0" w:rsidP="00B022F9">
            <w:pPr>
              <w:spacing w:after="0" w:line="240" w:lineRule="auto"/>
              <w:jc w:val="center"/>
              <w:rPr>
                <w:ins w:id="778" w:author="Markstrum, Alexis@Energy" w:date="2021-10-27T13:41:00Z"/>
                <w:rFonts w:eastAsia="Times New Roman" w:cstheme="minorHAnsi"/>
                <w:sz w:val="16"/>
                <w:szCs w:val="20"/>
              </w:rPr>
            </w:pPr>
            <w:ins w:id="779" w:author="Markstrum, Alexis@Energy" w:date="2021-10-27T13:41:00Z">
              <w:r w:rsidRPr="008C1142">
                <w:rPr>
                  <w:rFonts w:eastAsia="Times New Roman" w:cstheme="minorHAnsi"/>
                  <w:sz w:val="16"/>
                  <w:szCs w:val="20"/>
                </w:rPr>
                <w:t>08</w:t>
              </w:r>
            </w:ins>
          </w:p>
        </w:tc>
        <w:tc>
          <w:tcPr>
            <w:tcW w:w="1350" w:type="dxa"/>
          </w:tcPr>
          <w:p w14:paraId="68C6B100" w14:textId="77777777" w:rsidR="00A809F0" w:rsidRPr="008C1142" w:rsidRDefault="00A809F0" w:rsidP="00B022F9">
            <w:pPr>
              <w:spacing w:after="0" w:line="240" w:lineRule="auto"/>
              <w:jc w:val="center"/>
              <w:rPr>
                <w:ins w:id="780" w:author="Markstrum, Alexis@Energy" w:date="2021-10-27T13:41:00Z"/>
                <w:rFonts w:eastAsia="Times New Roman" w:cstheme="minorHAnsi"/>
                <w:sz w:val="16"/>
                <w:szCs w:val="20"/>
              </w:rPr>
            </w:pPr>
            <w:ins w:id="781" w:author="Markstrum, Alexis@Energy" w:date="2021-10-27T13:41:00Z">
              <w:r w:rsidRPr="008C1142">
                <w:rPr>
                  <w:rFonts w:eastAsia="Times New Roman" w:cstheme="minorHAnsi"/>
                  <w:sz w:val="16"/>
                  <w:szCs w:val="20"/>
                </w:rPr>
                <w:t>09</w:t>
              </w:r>
            </w:ins>
          </w:p>
        </w:tc>
      </w:tr>
      <w:tr w:rsidR="00A809F0" w:rsidRPr="008C1142" w14:paraId="0C7A5D16" w14:textId="77777777" w:rsidTr="00B022F9">
        <w:trPr>
          <w:ins w:id="782" w:author="Markstrum, Alexis@Energy" w:date="2021-10-27T13:41:00Z"/>
        </w:trPr>
        <w:tc>
          <w:tcPr>
            <w:tcW w:w="895" w:type="dxa"/>
            <w:tcBorders>
              <w:top w:val="single" w:sz="4" w:space="0" w:color="auto"/>
              <w:left w:val="single" w:sz="4" w:space="0" w:color="auto"/>
              <w:bottom w:val="single" w:sz="4" w:space="0" w:color="auto"/>
              <w:right w:val="single" w:sz="4" w:space="0" w:color="auto"/>
            </w:tcBorders>
            <w:vAlign w:val="bottom"/>
          </w:tcPr>
          <w:p w14:paraId="5B822EDA"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ins w:id="783" w:author="Markstrum, Alexis@Energy" w:date="2021-10-27T13:41:00Z"/>
                <w:rFonts w:eastAsia="Times New Roman" w:cstheme="minorHAnsi"/>
                <w:sz w:val="18"/>
                <w:szCs w:val="20"/>
              </w:rPr>
            </w:pPr>
            <w:ins w:id="784" w:author="Markstrum, Alexis@Energy" w:date="2021-10-27T13:41:00Z">
              <w:r w:rsidRPr="008C1142">
                <w:rPr>
                  <w:rFonts w:eastAsia="Times New Roman" w:cstheme="minorHAnsi"/>
                  <w:sz w:val="18"/>
                  <w:szCs w:val="20"/>
                </w:rPr>
                <w:t>Dwelling Unit Name</w:t>
              </w:r>
            </w:ins>
          </w:p>
        </w:tc>
        <w:tc>
          <w:tcPr>
            <w:tcW w:w="990" w:type="dxa"/>
            <w:vAlign w:val="bottom"/>
          </w:tcPr>
          <w:p w14:paraId="2C4C5124"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ins w:id="785" w:author="Markstrum, Alexis@Energy" w:date="2021-10-27T13:41:00Z"/>
                <w:rFonts w:eastAsia="Times New Roman" w:cstheme="minorHAnsi"/>
                <w:sz w:val="18"/>
                <w:szCs w:val="20"/>
              </w:rPr>
            </w:pPr>
            <w:ins w:id="786" w:author="Markstrum, Alexis@Energy" w:date="2021-10-27T13:41:00Z">
              <w:r w:rsidRPr="008C1142">
                <w:rPr>
                  <w:rFonts w:eastAsia="Times New Roman" w:cstheme="minorHAnsi"/>
                  <w:sz w:val="18"/>
                  <w:szCs w:val="20"/>
                </w:rPr>
                <w:t>Water Heating System ID</w:t>
              </w:r>
            </w:ins>
          </w:p>
          <w:p w14:paraId="06D193CB" w14:textId="77777777" w:rsidR="00A809F0" w:rsidRPr="008C1142" w:rsidRDefault="00A809F0" w:rsidP="00B022F9">
            <w:pPr>
              <w:spacing w:after="0" w:line="240" w:lineRule="auto"/>
              <w:jc w:val="center"/>
              <w:rPr>
                <w:ins w:id="787" w:author="Markstrum, Alexis@Energy" w:date="2021-10-27T13:41:00Z"/>
                <w:rFonts w:cstheme="minorHAnsi"/>
                <w:sz w:val="18"/>
                <w:szCs w:val="20"/>
              </w:rPr>
            </w:pPr>
            <w:ins w:id="788" w:author="Markstrum, Alexis@Energy" w:date="2021-10-27T13:41:00Z">
              <w:r w:rsidRPr="008C1142">
                <w:rPr>
                  <w:rFonts w:eastAsia="Times New Roman" w:cstheme="minorHAnsi"/>
                  <w:sz w:val="18"/>
                  <w:szCs w:val="20"/>
                </w:rPr>
                <w:t>or Name</w:t>
              </w:r>
            </w:ins>
          </w:p>
        </w:tc>
        <w:tc>
          <w:tcPr>
            <w:tcW w:w="1170" w:type="dxa"/>
            <w:vAlign w:val="bottom"/>
          </w:tcPr>
          <w:p w14:paraId="311F91B0"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ins w:id="789" w:author="Markstrum, Alexis@Energy" w:date="2021-10-27T13:41:00Z"/>
                <w:rFonts w:eastAsia="Times New Roman" w:cstheme="minorHAnsi"/>
                <w:sz w:val="18"/>
                <w:szCs w:val="20"/>
              </w:rPr>
            </w:pPr>
            <w:ins w:id="790" w:author="Markstrum, Alexis@Energy" w:date="2021-10-27T13:41:00Z">
              <w:r w:rsidRPr="008C1142">
                <w:rPr>
                  <w:rFonts w:eastAsia="Times New Roman" w:cstheme="minorHAnsi"/>
                  <w:sz w:val="18"/>
                  <w:szCs w:val="20"/>
                </w:rPr>
                <w:t>Modeled Equipment</w:t>
              </w:r>
            </w:ins>
          </w:p>
          <w:p w14:paraId="2324D698" w14:textId="77777777" w:rsidR="00A809F0" w:rsidRPr="008C1142" w:rsidRDefault="00A809F0" w:rsidP="00B022F9">
            <w:pPr>
              <w:spacing w:after="0" w:line="240" w:lineRule="auto"/>
              <w:jc w:val="center"/>
              <w:rPr>
                <w:ins w:id="791" w:author="Markstrum, Alexis@Energy" w:date="2021-10-27T13:41:00Z"/>
                <w:rFonts w:cstheme="minorHAnsi"/>
                <w:sz w:val="18"/>
                <w:szCs w:val="20"/>
              </w:rPr>
            </w:pPr>
            <w:ins w:id="792" w:author="Markstrum, Alexis@Energy" w:date="2021-10-27T13:41:00Z">
              <w:r w:rsidRPr="008C1142">
                <w:rPr>
                  <w:rFonts w:eastAsia="Times New Roman" w:cstheme="minorHAnsi"/>
                  <w:sz w:val="18"/>
                  <w:szCs w:val="20"/>
                </w:rPr>
                <w:t>Make and Model</w:t>
              </w:r>
            </w:ins>
          </w:p>
        </w:tc>
        <w:tc>
          <w:tcPr>
            <w:tcW w:w="1080" w:type="dxa"/>
            <w:vAlign w:val="bottom"/>
          </w:tcPr>
          <w:p w14:paraId="57494DE6"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ins w:id="793" w:author="Markstrum, Alexis@Energy" w:date="2021-10-27T13:41:00Z"/>
                <w:rFonts w:eastAsia="Times New Roman" w:cstheme="minorHAnsi"/>
                <w:sz w:val="18"/>
                <w:szCs w:val="20"/>
              </w:rPr>
            </w:pPr>
            <w:ins w:id="794" w:author="Markstrum, Alexis@Energy" w:date="2021-10-27T13:41:00Z">
              <w:r w:rsidRPr="008C1142">
                <w:rPr>
                  <w:rFonts w:eastAsia="Times New Roman" w:cstheme="minorHAnsi"/>
                  <w:sz w:val="18"/>
                  <w:szCs w:val="20"/>
                </w:rPr>
                <w:t xml:space="preserve"># </w:t>
              </w:r>
              <w:proofErr w:type="gramStart"/>
              <w:r w:rsidRPr="008C1142">
                <w:rPr>
                  <w:rFonts w:eastAsia="Times New Roman" w:cstheme="minorHAnsi"/>
                  <w:sz w:val="18"/>
                  <w:szCs w:val="20"/>
                </w:rPr>
                <w:t>of</w:t>
              </w:r>
              <w:proofErr w:type="gramEnd"/>
              <w:r w:rsidRPr="008C1142">
                <w:rPr>
                  <w:rFonts w:eastAsia="Times New Roman" w:cstheme="minorHAnsi"/>
                  <w:sz w:val="18"/>
                  <w:szCs w:val="20"/>
                </w:rPr>
                <w:t xml:space="preserve"> Like (or Identical) Water Heaters in System</w:t>
              </w:r>
            </w:ins>
          </w:p>
        </w:tc>
        <w:tc>
          <w:tcPr>
            <w:tcW w:w="1440" w:type="dxa"/>
            <w:vAlign w:val="bottom"/>
          </w:tcPr>
          <w:p w14:paraId="323E51BD"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ins w:id="795" w:author="Markstrum, Alexis@Energy" w:date="2021-10-27T13:41:00Z"/>
                <w:rFonts w:eastAsia="Times New Roman" w:cstheme="minorHAnsi"/>
                <w:sz w:val="18"/>
                <w:szCs w:val="20"/>
              </w:rPr>
            </w:pPr>
            <w:ins w:id="796" w:author="Markstrum, Alexis@Energy" w:date="2021-10-27T13:41:00Z">
              <w:r w:rsidRPr="008C1142">
                <w:rPr>
                  <w:rFonts w:eastAsia="Times New Roman" w:cstheme="minorHAnsi"/>
                  <w:sz w:val="18"/>
                  <w:szCs w:val="20"/>
                </w:rPr>
                <w:t>Tank Location</w:t>
              </w:r>
            </w:ins>
          </w:p>
        </w:tc>
        <w:tc>
          <w:tcPr>
            <w:tcW w:w="1080" w:type="dxa"/>
            <w:vAlign w:val="bottom"/>
          </w:tcPr>
          <w:p w14:paraId="1BD289B1"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ins w:id="797" w:author="Markstrum, Alexis@Energy" w:date="2021-10-27T13:41:00Z"/>
                <w:rFonts w:eastAsia="Times New Roman" w:cstheme="minorHAnsi"/>
                <w:sz w:val="18"/>
                <w:szCs w:val="20"/>
              </w:rPr>
            </w:pPr>
            <w:ins w:id="798" w:author="Markstrum, Alexis@Energy" w:date="2021-10-27T13:41:00Z">
              <w:r w:rsidRPr="008C1142">
                <w:rPr>
                  <w:rFonts w:eastAsia="Times New Roman" w:cstheme="minorHAnsi"/>
                  <w:sz w:val="18"/>
                  <w:szCs w:val="20"/>
                </w:rPr>
                <w:t>Exterior Tank Insulation R-value</w:t>
              </w:r>
            </w:ins>
          </w:p>
        </w:tc>
        <w:tc>
          <w:tcPr>
            <w:tcW w:w="1530" w:type="dxa"/>
            <w:vAlign w:val="bottom"/>
          </w:tcPr>
          <w:p w14:paraId="76F91075"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ins w:id="799" w:author="Markstrum, Alexis@Energy" w:date="2021-10-27T13:41:00Z"/>
                <w:rFonts w:eastAsia="Times New Roman" w:cstheme="minorHAnsi"/>
                <w:sz w:val="18"/>
                <w:szCs w:val="20"/>
              </w:rPr>
            </w:pPr>
            <w:ins w:id="800" w:author="Markstrum, Alexis@Energy" w:date="2021-10-27T13:41:00Z">
              <w:r w:rsidRPr="008C1142">
                <w:rPr>
                  <w:rFonts w:eastAsia="Times New Roman" w:cstheme="minorHAnsi"/>
                  <w:sz w:val="18"/>
                  <w:szCs w:val="20"/>
                </w:rPr>
                <w:t>Dwelling Unit DHW System Distribution Type</w:t>
              </w:r>
            </w:ins>
          </w:p>
        </w:tc>
        <w:tc>
          <w:tcPr>
            <w:tcW w:w="1350" w:type="dxa"/>
            <w:vAlign w:val="bottom"/>
          </w:tcPr>
          <w:p w14:paraId="4BF94B72"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ins w:id="801" w:author="Markstrum, Alexis@Energy" w:date="2021-10-27T13:41:00Z"/>
                <w:rFonts w:eastAsia="Times New Roman" w:cstheme="minorHAnsi"/>
                <w:sz w:val="18"/>
                <w:szCs w:val="20"/>
              </w:rPr>
            </w:pPr>
            <w:ins w:id="802" w:author="Markstrum, Alexis@Energy" w:date="2021-10-27T13:41:00Z">
              <w:r w:rsidRPr="008C1142">
                <w:rPr>
                  <w:rFonts w:eastAsia="Times New Roman" w:cstheme="minorHAnsi"/>
                  <w:sz w:val="18"/>
                  <w:szCs w:val="20"/>
                </w:rPr>
                <w:t>Compact Distrib.</w:t>
              </w:r>
            </w:ins>
          </w:p>
        </w:tc>
        <w:tc>
          <w:tcPr>
            <w:tcW w:w="1350" w:type="dxa"/>
            <w:vAlign w:val="bottom"/>
          </w:tcPr>
          <w:p w14:paraId="35D02078"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ins w:id="803" w:author="Markstrum, Alexis@Energy" w:date="2021-10-27T13:41:00Z"/>
                <w:rFonts w:eastAsia="Times New Roman" w:cstheme="minorHAnsi"/>
                <w:sz w:val="18"/>
                <w:szCs w:val="20"/>
              </w:rPr>
            </w:pPr>
            <w:ins w:id="804" w:author="Markstrum, Alexis@Energy" w:date="2021-10-27T13:41:00Z">
              <w:r w:rsidRPr="008C1142">
                <w:rPr>
                  <w:rFonts w:eastAsia="Times New Roman" w:cstheme="minorHAnsi"/>
                  <w:sz w:val="18"/>
                  <w:szCs w:val="20"/>
                </w:rPr>
                <w:t>Drain Water Heat Recovery</w:t>
              </w:r>
            </w:ins>
          </w:p>
        </w:tc>
      </w:tr>
      <w:tr w:rsidR="00A809F0" w:rsidRPr="008C1142" w14:paraId="10FAFAF1" w14:textId="77777777" w:rsidTr="00B022F9">
        <w:trPr>
          <w:ins w:id="805" w:author="Markstrum, Alexis@Energy" w:date="2021-10-27T13:41:00Z"/>
        </w:trPr>
        <w:tc>
          <w:tcPr>
            <w:tcW w:w="895" w:type="dxa"/>
            <w:tcBorders>
              <w:top w:val="single" w:sz="4" w:space="0" w:color="auto"/>
              <w:left w:val="single" w:sz="4" w:space="0" w:color="auto"/>
              <w:bottom w:val="single" w:sz="4" w:space="0" w:color="auto"/>
              <w:right w:val="single" w:sz="4" w:space="0" w:color="auto"/>
            </w:tcBorders>
          </w:tcPr>
          <w:p w14:paraId="4D51BF07" w14:textId="3E64FD5E" w:rsidR="00A809F0" w:rsidRPr="008C1142" w:rsidRDefault="00A809F0" w:rsidP="00B022F9">
            <w:pPr>
              <w:spacing w:after="0" w:line="240" w:lineRule="auto"/>
              <w:jc w:val="center"/>
              <w:rPr>
                <w:ins w:id="806" w:author="Markstrum, Alexis@Energy" w:date="2021-10-27T13:41:00Z"/>
                <w:rFonts w:cstheme="minorHAnsi"/>
                <w:sz w:val="16"/>
                <w:szCs w:val="20"/>
              </w:rPr>
            </w:pPr>
            <w:ins w:id="807" w:author="Markstrum, Alexis@Energy" w:date="2021-10-27T13:41:00Z">
              <w:r w:rsidRPr="008C1142">
                <w:rPr>
                  <w:rFonts w:eastAsia="Times New Roman" w:cstheme="minorHAnsi"/>
                  <w:sz w:val="16"/>
                  <w:szCs w:val="16"/>
                </w:rPr>
                <w:t xml:space="preserve">&lt;&lt;Reference value from </w:t>
              </w:r>
              <w:del w:id="808" w:author="Alhabibi, Haider@Energy" w:date="2022-03-10T14:06:00Z">
                <w:r w:rsidDel="008A0B09">
                  <w:rPr>
                    <w:rFonts w:eastAsia="Times New Roman" w:cstheme="minorHAnsi"/>
                    <w:sz w:val="16"/>
                    <w:szCs w:val="16"/>
                  </w:rPr>
                  <w:delText>C</w:delText>
                </w:r>
              </w:del>
            </w:ins>
            <w:ins w:id="809" w:author="Alhabibi, Haider@Energy" w:date="2022-03-10T14:06:00Z">
              <w:r w:rsidR="008A0B09">
                <w:rPr>
                  <w:rFonts w:eastAsia="Times New Roman" w:cstheme="minorHAnsi"/>
                  <w:sz w:val="16"/>
                  <w:szCs w:val="16"/>
                </w:rPr>
                <w:t>A2-</w:t>
              </w:r>
            </w:ins>
            <w:ins w:id="810" w:author="Markstrum, Alexis@Energy" w:date="2021-10-27T13:41:00Z">
              <w:r w:rsidRPr="008C1142">
                <w:rPr>
                  <w:rFonts w:eastAsia="Times New Roman" w:cstheme="minorHAnsi"/>
                  <w:sz w:val="16"/>
                  <w:szCs w:val="16"/>
                </w:rPr>
                <w:t>01 &gt;&gt;</w:t>
              </w:r>
            </w:ins>
          </w:p>
        </w:tc>
        <w:tc>
          <w:tcPr>
            <w:tcW w:w="990" w:type="dxa"/>
          </w:tcPr>
          <w:p w14:paraId="541A458F" w14:textId="71B2A138" w:rsidR="00A809F0" w:rsidRPr="008C1142" w:rsidRDefault="00A809F0" w:rsidP="00B022F9">
            <w:pPr>
              <w:spacing w:after="0" w:line="240" w:lineRule="auto"/>
              <w:jc w:val="center"/>
              <w:rPr>
                <w:ins w:id="811" w:author="Markstrum, Alexis@Energy" w:date="2021-10-27T13:41:00Z"/>
                <w:rFonts w:cstheme="minorHAnsi"/>
                <w:sz w:val="16"/>
                <w:szCs w:val="20"/>
              </w:rPr>
            </w:pPr>
            <w:ins w:id="812" w:author="Markstrum, Alexis@Energy" w:date="2021-10-27T13:41:00Z">
              <w:r w:rsidRPr="008C1142">
                <w:rPr>
                  <w:rFonts w:cstheme="minorHAnsi"/>
                  <w:sz w:val="16"/>
                  <w:szCs w:val="20"/>
                </w:rPr>
                <w:t xml:space="preserve">&lt;&lt;reference value from </w:t>
              </w:r>
              <w:del w:id="813" w:author="Alhabibi, Haider@Energy" w:date="2022-03-10T14:06:00Z">
                <w:r w:rsidDel="008A0B09">
                  <w:rPr>
                    <w:rFonts w:cstheme="minorHAnsi"/>
                    <w:sz w:val="16"/>
                    <w:szCs w:val="20"/>
                  </w:rPr>
                  <w:delText>C</w:delText>
                </w:r>
              </w:del>
            </w:ins>
            <w:ins w:id="814" w:author="Alhabibi, Haider@Energy" w:date="2022-03-10T14:06:00Z">
              <w:r w:rsidR="008A0B09">
                <w:rPr>
                  <w:rFonts w:cstheme="minorHAnsi"/>
                  <w:sz w:val="16"/>
                  <w:szCs w:val="20"/>
                </w:rPr>
                <w:t>A2-</w:t>
              </w:r>
            </w:ins>
            <w:ins w:id="815" w:author="Markstrum, Alexis@Energy" w:date="2021-10-27T13:41:00Z">
              <w:r w:rsidRPr="008C1142">
                <w:rPr>
                  <w:rFonts w:cstheme="minorHAnsi"/>
                  <w:sz w:val="16"/>
                  <w:szCs w:val="20"/>
                </w:rPr>
                <w:t>02&gt;&gt;</w:t>
              </w:r>
            </w:ins>
          </w:p>
        </w:tc>
        <w:tc>
          <w:tcPr>
            <w:tcW w:w="1170" w:type="dxa"/>
          </w:tcPr>
          <w:p w14:paraId="0EEB6CDF" w14:textId="326C9C3A" w:rsidR="00A809F0" w:rsidRPr="008C1142" w:rsidRDefault="00A809F0" w:rsidP="00B022F9">
            <w:pPr>
              <w:spacing w:after="0" w:line="240" w:lineRule="auto"/>
              <w:jc w:val="center"/>
              <w:rPr>
                <w:ins w:id="816" w:author="Markstrum, Alexis@Energy" w:date="2021-10-27T13:41:00Z"/>
                <w:rFonts w:cstheme="minorHAnsi"/>
                <w:sz w:val="16"/>
                <w:szCs w:val="20"/>
              </w:rPr>
            </w:pPr>
            <w:ins w:id="817" w:author="Markstrum, Alexis@Energy" w:date="2021-10-27T13:41:00Z">
              <w:r w:rsidRPr="008C1142">
                <w:rPr>
                  <w:rFonts w:cstheme="minorHAnsi"/>
                  <w:sz w:val="16"/>
                  <w:szCs w:val="20"/>
                </w:rPr>
                <w:t>&lt;&lt;if performance, user input</w:t>
              </w:r>
              <w:r w:rsidRPr="008C1142">
                <w:rPr>
                  <w:rFonts w:eastAsia="Times New Roman" w:cstheme="minorHAnsi"/>
                  <w:sz w:val="16"/>
                  <w:szCs w:val="20"/>
                </w:rPr>
                <w:t xml:space="preserve"> is equal to </w:t>
              </w:r>
              <w:r>
                <w:rPr>
                  <w:rFonts w:eastAsia="Times New Roman" w:cstheme="minorHAnsi"/>
                  <w:sz w:val="16"/>
                  <w:szCs w:val="20"/>
                </w:rPr>
                <w:t>C</w:t>
              </w:r>
              <w:r w:rsidRPr="008C1142">
                <w:rPr>
                  <w:rFonts w:eastAsia="Times New Roman" w:cstheme="minorHAnsi"/>
                  <w:sz w:val="16"/>
                  <w:szCs w:val="20"/>
                </w:rPr>
                <w:t xml:space="preserve">03 as default, and allow user to override with an equivalent system based on the simulated equipment in </w:t>
              </w:r>
              <w:del w:id="818" w:author="Alhabibi, Haider@Energy" w:date="2022-03-10T14:06:00Z">
                <w:r w:rsidDel="008A0B09">
                  <w:rPr>
                    <w:rFonts w:eastAsia="Times New Roman" w:cstheme="minorHAnsi"/>
                    <w:sz w:val="16"/>
                    <w:szCs w:val="20"/>
                  </w:rPr>
                  <w:delText>C</w:delText>
                </w:r>
              </w:del>
            </w:ins>
            <w:ins w:id="819" w:author="Alhabibi, Haider@Energy" w:date="2022-03-10T14:06:00Z">
              <w:r w:rsidR="008A0B09">
                <w:rPr>
                  <w:rFonts w:eastAsia="Times New Roman" w:cstheme="minorHAnsi"/>
                  <w:sz w:val="16"/>
                  <w:szCs w:val="20"/>
                </w:rPr>
                <w:t>A2-</w:t>
              </w:r>
            </w:ins>
            <w:ins w:id="820" w:author="Markstrum, Alexis@Energy" w:date="2021-10-27T13:41:00Z">
              <w:r w:rsidRPr="008C1142">
                <w:rPr>
                  <w:rFonts w:eastAsia="Times New Roman" w:cstheme="minorHAnsi"/>
                  <w:sz w:val="16"/>
                  <w:szCs w:val="20"/>
                </w:rPr>
                <w:t xml:space="preserve">10; elseif </w:t>
              </w:r>
              <w:r w:rsidRPr="008C1142">
                <w:rPr>
                  <w:rFonts w:eastAsia="Times New Roman" w:cstheme="minorHAnsi"/>
                  <w:sz w:val="16"/>
                  <w:szCs w:val="20"/>
                </w:rPr>
                <w:lastRenderedPageBreak/>
                <w:t>prescriptive, allow user to enter any Tier 3 model&gt;&gt;</w:t>
              </w:r>
            </w:ins>
          </w:p>
        </w:tc>
        <w:tc>
          <w:tcPr>
            <w:tcW w:w="1080" w:type="dxa"/>
          </w:tcPr>
          <w:p w14:paraId="78BC6C64" w14:textId="6BE8026C" w:rsidR="00A809F0" w:rsidRPr="008C1142" w:rsidRDefault="00A809F0" w:rsidP="00B022F9">
            <w:pPr>
              <w:spacing w:after="0" w:line="240" w:lineRule="auto"/>
              <w:jc w:val="center"/>
              <w:rPr>
                <w:ins w:id="821" w:author="Markstrum, Alexis@Energy" w:date="2021-10-27T13:41:00Z"/>
                <w:rFonts w:eastAsia="Times New Roman" w:cstheme="minorHAnsi"/>
                <w:b/>
                <w:i/>
                <w:color w:val="FF0000"/>
                <w:sz w:val="16"/>
                <w:szCs w:val="20"/>
              </w:rPr>
            </w:pPr>
            <w:ins w:id="822" w:author="Markstrum, Alexis@Energy" w:date="2021-10-27T13:41:00Z">
              <w:r w:rsidRPr="008C1142">
                <w:rPr>
                  <w:rFonts w:cstheme="minorHAnsi"/>
                  <w:sz w:val="16"/>
                  <w:szCs w:val="20"/>
                </w:rPr>
                <w:lastRenderedPageBreak/>
                <w:t xml:space="preserve">&lt;&lt;Reference value from </w:t>
              </w:r>
              <w:del w:id="823" w:author="Alhabibi, Haider@Energy" w:date="2022-03-10T14:06:00Z">
                <w:r w:rsidDel="008A0B09">
                  <w:rPr>
                    <w:rFonts w:cstheme="minorHAnsi"/>
                    <w:sz w:val="16"/>
                    <w:szCs w:val="20"/>
                  </w:rPr>
                  <w:delText>C</w:delText>
                </w:r>
              </w:del>
            </w:ins>
            <w:ins w:id="824" w:author="Alhabibi, Haider@Energy" w:date="2022-03-10T14:06:00Z">
              <w:r w:rsidR="008A0B09">
                <w:rPr>
                  <w:rFonts w:cstheme="minorHAnsi"/>
                  <w:sz w:val="16"/>
                  <w:szCs w:val="20"/>
                </w:rPr>
                <w:t>A2-</w:t>
              </w:r>
            </w:ins>
            <w:ins w:id="825" w:author="Markstrum, Alexis@Energy" w:date="2021-10-27T13:41:00Z">
              <w:r w:rsidRPr="008C1142">
                <w:rPr>
                  <w:rFonts w:cstheme="minorHAnsi"/>
                  <w:sz w:val="16"/>
                  <w:szCs w:val="20"/>
                </w:rPr>
                <w:t>04&gt;&gt;</w:t>
              </w:r>
            </w:ins>
          </w:p>
        </w:tc>
        <w:tc>
          <w:tcPr>
            <w:tcW w:w="1440" w:type="dxa"/>
          </w:tcPr>
          <w:p w14:paraId="6F97402C" w14:textId="31D88B4E" w:rsidR="00A809F0" w:rsidRPr="008C1142" w:rsidRDefault="00A809F0" w:rsidP="00B022F9">
            <w:pPr>
              <w:spacing w:after="0" w:line="240" w:lineRule="auto"/>
              <w:jc w:val="center"/>
              <w:rPr>
                <w:ins w:id="826" w:author="Markstrum, Alexis@Energy" w:date="2021-10-27T13:41:00Z"/>
                <w:rFonts w:eastAsia="Times New Roman" w:cstheme="minorHAnsi"/>
                <w:b/>
                <w:i/>
                <w:color w:val="FF0000"/>
                <w:sz w:val="16"/>
                <w:szCs w:val="20"/>
              </w:rPr>
            </w:pPr>
            <w:ins w:id="827" w:author="Markstrum, Alexis@Energy" w:date="2021-10-27T13:41:00Z">
              <w:r w:rsidRPr="008C1142">
                <w:rPr>
                  <w:rFonts w:cstheme="minorHAnsi"/>
                  <w:sz w:val="16"/>
                  <w:szCs w:val="20"/>
                </w:rPr>
                <w:t xml:space="preserve">&lt;&lt;Reference value from </w:t>
              </w:r>
              <w:del w:id="828" w:author="Alhabibi, Haider@Energy" w:date="2022-03-10T14:06:00Z">
                <w:r w:rsidDel="008A0B09">
                  <w:rPr>
                    <w:rFonts w:cstheme="minorHAnsi"/>
                    <w:sz w:val="16"/>
                    <w:szCs w:val="20"/>
                  </w:rPr>
                  <w:delText>C</w:delText>
                </w:r>
              </w:del>
            </w:ins>
            <w:ins w:id="829" w:author="Alhabibi, Haider@Energy" w:date="2022-03-10T14:06:00Z">
              <w:r w:rsidR="008A0B09">
                <w:rPr>
                  <w:rFonts w:cstheme="minorHAnsi"/>
                  <w:sz w:val="16"/>
                  <w:szCs w:val="20"/>
                </w:rPr>
                <w:t>A2-</w:t>
              </w:r>
            </w:ins>
            <w:ins w:id="830" w:author="Markstrum, Alexis@Energy" w:date="2021-10-27T13:41:00Z">
              <w:r w:rsidRPr="008C1142">
                <w:rPr>
                  <w:rFonts w:cstheme="minorHAnsi"/>
                  <w:sz w:val="16"/>
                  <w:szCs w:val="20"/>
                </w:rPr>
                <w:t>05.&gt;&gt;</w:t>
              </w:r>
            </w:ins>
          </w:p>
        </w:tc>
        <w:tc>
          <w:tcPr>
            <w:tcW w:w="1080" w:type="dxa"/>
          </w:tcPr>
          <w:p w14:paraId="1885BDF7" w14:textId="549CAE6A" w:rsidR="00A809F0" w:rsidRPr="004E20A7" w:rsidRDefault="00A809F0" w:rsidP="00B022F9">
            <w:pPr>
              <w:spacing w:after="0" w:line="240" w:lineRule="auto"/>
              <w:jc w:val="center"/>
              <w:rPr>
                <w:ins w:id="831" w:author="Markstrum, Alexis@Energy" w:date="2021-10-27T13:41:00Z"/>
                <w:rFonts w:cstheme="minorHAnsi"/>
                <w:sz w:val="16"/>
                <w:szCs w:val="16"/>
              </w:rPr>
            </w:pPr>
            <w:ins w:id="832" w:author="Markstrum, Alexis@Energy" w:date="2021-10-27T13:41:00Z">
              <w:r w:rsidRPr="0001787F">
                <w:rPr>
                  <w:rFonts w:cstheme="minorHAnsi"/>
                  <w:sz w:val="16"/>
                  <w:szCs w:val="16"/>
                </w:rPr>
                <w:t>&lt;&lt;User input value; check value must be ≥</w:t>
              </w:r>
              <w:del w:id="833" w:author="Alhabibi, Haider@Energy" w:date="2022-03-10T14:06:00Z">
                <w:r w:rsidRPr="0001787F" w:rsidDel="008A0B09">
                  <w:rPr>
                    <w:rFonts w:cstheme="minorHAnsi"/>
                    <w:sz w:val="16"/>
                    <w:szCs w:val="16"/>
                  </w:rPr>
                  <w:delText>C</w:delText>
                </w:r>
              </w:del>
            </w:ins>
            <w:ins w:id="834" w:author="Alhabibi, Haider@Energy" w:date="2022-03-10T14:06:00Z">
              <w:r w:rsidR="008A0B09">
                <w:rPr>
                  <w:rFonts w:cstheme="minorHAnsi"/>
                  <w:sz w:val="16"/>
                  <w:szCs w:val="16"/>
                </w:rPr>
                <w:t>A2-</w:t>
              </w:r>
            </w:ins>
            <w:ins w:id="835" w:author="Markstrum, Alexis@Energy" w:date="2021-10-27T13:41:00Z">
              <w:r w:rsidRPr="0001787F">
                <w:rPr>
                  <w:rFonts w:cstheme="minorHAnsi"/>
                  <w:sz w:val="16"/>
                  <w:szCs w:val="16"/>
                </w:rPr>
                <w:t xml:space="preserve">06 to comply, else flag non-compliant values and do not allow the doc to be registered. Value may </w:t>
              </w:r>
              <w:r w:rsidRPr="0001787F">
                <w:rPr>
                  <w:rFonts w:cstheme="minorHAnsi"/>
                  <w:sz w:val="16"/>
                  <w:szCs w:val="16"/>
                </w:rPr>
                <w:lastRenderedPageBreak/>
                <w:t xml:space="preserve">be NA if </w:t>
              </w:r>
              <w:del w:id="836" w:author="Alhabibi, Haider@Energy" w:date="2022-03-10T14:07:00Z">
                <w:r w:rsidRPr="0001787F" w:rsidDel="008A0B09">
                  <w:rPr>
                    <w:rFonts w:cstheme="minorHAnsi"/>
                    <w:sz w:val="16"/>
                    <w:szCs w:val="16"/>
                  </w:rPr>
                  <w:delText>C</w:delText>
                </w:r>
              </w:del>
            </w:ins>
            <w:ins w:id="837" w:author="Alhabibi, Haider@Energy" w:date="2022-03-10T14:07:00Z">
              <w:r w:rsidR="008A0B09">
                <w:rPr>
                  <w:rFonts w:cstheme="minorHAnsi"/>
                  <w:sz w:val="16"/>
                  <w:szCs w:val="16"/>
                </w:rPr>
                <w:t>A2-</w:t>
              </w:r>
            </w:ins>
            <w:ins w:id="838" w:author="Markstrum, Alexis@Energy" w:date="2021-10-27T13:41:00Z">
              <w:r w:rsidRPr="0001787F">
                <w:rPr>
                  <w:rFonts w:cstheme="minorHAnsi"/>
                  <w:sz w:val="16"/>
                  <w:szCs w:val="16"/>
                </w:rPr>
                <w:t>06 is NA &gt;&gt;</w:t>
              </w:r>
            </w:ins>
          </w:p>
        </w:tc>
        <w:tc>
          <w:tcPr>
            <w:tcW w:w="1530" w:type="dxa"/>
          </w:tcPr>
          <w:p w14:paraId="5DD56872" w14:textId="36F59EA3" w:rsidR="00A809F0" w:rsidRPr="008C1142" w:rsidRDefault="00A809F0" w:rsidP="00B022F9">
            <w:pPr>
              <w:spacing w:after="0" w:line="240" w:lineRule="auto"/>
              <w:jc w:val="center"/>
              <w:rPr>
                <w:ins w:id="839" w:author="Markstrum, Alexis@Energy" w:date="2021-10-27T13:41:00Z"/>
                <w:rFonts w:cstheme="minorHAnsi"/>
                <w:sz w:val="16"/>
                <w:szCs w:val="20"/>
              </w:rPr>
            </w:pPr>
            <w:ins w:id="840" w:author="Markstrum, Alexis@Energy" w:date="2021-10-27T13:41:00Z">
              <w:r w:rsidRPr="008C1142">
                <w:rPr>
                  <w:rFonts w:cstheme="minorHAnsi"/>
                  <w:sz w:val="16"/>
                  <w:szCs w:val="20"/>
                </w:rPr>
                <w:lastRenderedPageBreak/>
                <w:t xml:space="preserve">&lt;&lt; Reference values from </w:t>
              </w:r>
              <w:del w:id="841" w:author="Alhabibi, Haider@Energy" w:date="2022-03-10T14:06:00Z">
                <w:r w:rsidDel="008A0B09">
                  <w:rPr>
                    <w:rFonts w:cstheme="minorHAnsi"/>
                    <w:sz w:val="16"/>
                    <w:szCs w:val="20"/>
                  </w:rPr>
                  <w:delText>C</w:delText>
                </w:r>
              </w:del>
            </w:ins>
            <w:ins w:id="842" w:author="Alhabibi, Haider@Energy" w:date="2022-03-10T14:06:00Z">
              <w:r w:rsidR="008A0B09">
                <w:rPr>
                  <w:rFonts w:cstheme="minorHAnsi"/>
                  <w:sz w:val="16"/>
                  <w:szCs w:val="20"/>
                </w:rPr>
                <w:t>A2-</w:t>
              </w:r>
            </w:ins>
            <w:ins w:id="843" w:author="Markstrum, Alexis@Energy" w:date="2021-10-27T13:41:00Z">
              <w:r w:rsidRPr="008C1142">
                <w:rPr>
                  <w:rFonts w:cstheme="minorHAnsi"/>
                  <w:sz w:val="16"/>
                  <w:szCs w:val="20"/>
                </w:rPr>
                <w:t>07&gt;&gt;</w:t>
              </w:r>
            </w:ins>
          </w:p>
        </w:tc>
        <w:tc>
          <w:tcPr>
            <w:tcW w:w="1350" w:type="dxa"/>
          </w:tcPr>
          <w:p w14:paraId="5F14D4B3" w14:textId="62D97AD0" w:rsidR="00A809F0" w:rsidRPr="008C1142" w:rsidRDefault="00A809F0" w:rsidP="00B022F9">
            <w:pPr>
              <w:spacing w:after="0" w:line="240" w:lineRule="auto"/>
              <w:jc w:val="center"/>
              <w:rPr>
                <w:ins w:id="844" w:author="Markstrum, Alexis@Energy" w:date="2021-10-27T13:41:00Z"/>
                <w:rFonts w:cstheme="minorHAnsi"/>
                <w:sz w:val="16"/>
                <w:szCs w:val="20"/>
              </w:rPr>
            </w:pPr>
            <w:ins w:id="845" w:author="Markstrum, Alexis@Energy" w:date="2021-10-27T13:41:00Z">
              <w:r w:rsidRPr="008C1142">
                <w:rPr>
                  <w:rFonts w:cstheme="minorHAnsi"/>
                  <w:sz w:val="16"/>
                  <w:szCs w:val="20"/>
                </w:rPr>
                <w:t xml:space="preserve">&lt;&lt; Reference values from </w:t>
              </w:r>
              <w:del w:id="846" w:author="Alhabibi, Haider@Energy" w:date="2022-03-10T14:06:00Z">
                <w:r w:rsidDel="008A0B09">
                  <w:rPr>
                    <w:rFonts w:cstheme="minorHAnsi"/>
                    <w:sz w:val="16"/>
                    <w:szCs w:val="20"/>
                  </w:rPr>
                  <w:delText>C</w:delText>
                </w:r>
              </w:del>
            </w:ins>
            <w:ins w:id="847" w:author="Alhabibi, Haider@Energy" w:date="2022-03-10T14:06:00Z">
              <w:r w:rsidR="008A0B09">
                <w:rPr>
                  <w:rFonts w:cstheme="minorHAnsi"/>
                  <w:sz w:val="16"/>
                  <w:szCs w:val="20"/>
                </w:rPr>
                <w:t>A2-</w:t>
              </w:r>
            </w:ins>
            <w:ins w:id="848" w:author="Markstrum, Alexis@Energy" w:date="2021-10-27T13:41:00Z">
              <w:r w:rsidRPr="008C1142">
                <w:rPr>
                  <w:rFonts w:cstheme="minorHAnsi"/>
                  <w:sz w:val="16"/>
                  <w:szCs w:val="20"/>
                </w:rPr>
                <w:t>08&gt;&gt;</w:t>
              </w:r>
            </w:ins>
          </w:p>
        </w:tc>
        <w:tc>
          <w:tcPr>
            <w:tcW w:w="1350" w:type="dxa"/>
          </w:tcPr>
          <w:p w14:paraId="3D30B776" w14:textId="330C9B61" w:rsidR="00A809F0" w:rsidRPr="008C1142" w:rsidRDefault="00A809F0" w:rsidP="00B022F9">
            <w:pPr>
              <w:spacing w:after="0" w:line="240" w:lineRule="auto"/>
              <w:jc w:val="center"/>
              <w:rPr>
                <w:ins w:id="849" w:author="Markstrum, Alexis@Energy" w:date="2021-10-27T13:41:00Z"/>
                <w:rFonts w:cstheme="minorHAnsi"/>
                <w:sz w:val="16"/>
                <w:szCs w:val="20"/>
              </w:rPr>
            </w:pPr>
            <w:ins w:id="850" w:author="Markstrum, Alexis@Energy" w:date="2021-10-27T13:41:00Z">
              <w:r w:rsidRPr="008C1142">
                <w:rPr>
                  <w:rFonts w:cstheme="minorHAnsi"/>
                  <w:sz w:val="16"/>
                  <w:szCs w:val="20"/>
                </w:rPr>
                <w:t xml:space="preserve">&lt;&lt; Reference values from </w:t>
              </w:r>
              <w:del w:id="851" w:author="Alhabibi, Haider@Energy" w:date="2022-03-10T14:07:00Z">
                <w:r w:rsidDel="008A0B09">
                  <w:rPr>
                    <w:rFonts w:cstheme="minorHAnsi"/>
                    <w:sz w:val="16"/>
                    <w:szCs w:val="20"/>
                  </w:rPr>
                  <w:delText>C</w:delText>
                </w:r>
              </w:del>
            </w:ins>
            <w:ins w:id="852" w:author="Alhabibi, Haider@Energy" w:date="2022-03-10T14:07:00Z">
              <w:r w:rsidR="008A0B09">
                <w:rPr>
                  <w:rFonts w:cstheme="minorHAnsi"/>
                  <w:sz w:val="16"/>
                  <w:szCs w:val="20"/>
                </w:rPr>
                <w:t>A2-</w:t>
              </w:r>
            </w:ins>
            <w:ins w:id="853" w:author="Markstrum, Alexis@Energy" w:date="2021-10-27T13:41:00Z">
              <w:r w:rsidRPr="008C1142">
                <w:rPr>
                  <w:rFonts w:cstheme="minorHAnsi"/>
                  <w:sz w:val="16"/>
                  <w:szCs w:val="20"/>
                </w:rPr>
                <w:t>09&gt;&gt;</w:t>
              </w:r>
            </w:ins>
          </w:p>
        </w:tc>
      </w:tr>
      <w:tr w:rsidR="00A809F0" w:rsidRPr="008C1142" w14:paraId="441CF16E" w14:textId="77777777" w:rsidTr="00B022F9">
        <w:trPr>
          <w:ins w:id="854" w:author="Markstrum, Alexis@Energy" w:date="2021-10-27T13:41:00Z"/>
        </w:trPr>
        <w:tc>
          <w:tcPr>
            <w:tcW w:w="895" w:type="dxa"/>
          </w:tcPr>
          <w:p w14:paraId="0779B790" w14:textId="77777777" w:rsidR="00A809F0" w:rsidRPr="008C1142" w:rsidRDefault="00A809F0" w:rsidP="00B022F9">
            <w:pPr>
              <w:spacing w:after="0" w:line="240" w:lineRule="auto"/>
              <w:jc w:val="center"/>
              <w:rPr>
                <w:ins w:id="855" w:author="Markstrum, Alexis@Energy" w:date="2021-10-27T13:41:00Z"/>
                <w:rFonts w:cstheme="minorHAnsi"/>
                <w:sz w:val="16"/>
                <w:szCs w:val="20"/>
              </w:rPr>
            </w:pPr>
          </w:p>
        </w:tc>
        <w:tc>
          <w:tcPr>
            <w:tcW w:w="990" w:type="dxa"/>
          </w:tcPr>
          <w:p w14:paraId="6383B1C7" w14:textId="77777777" w:rsidR="00A809F0" w:rsidRPr="008C1142" w:rsidRDefault="00A809F0" w:rsidP="00B022F9">
            <w:pPr>
              <w:spacing w:after="0" w:line="240" w:lineRule="auto"/>
              <w:jc w:val="center"/>
              <w:rPr>
                <w:ins w:id="856" w:author="Markstrum, Alexis@Energy" w:date="2021-10-27T13:41:00Z"/>
                <w:rFonts w:cstheme="minorHAnsi"/>
                <w:sz w:val="16"/>
                <w:szCs w:val="20"/>
              </w:rPr>
            </w:pPr>
          </w:p>
        </w:tc>
        <w:tc>
          <w:tcPr>
            <w:tcW w:w="1170" w:type="dxa"/>
          </w:tcPr>
          <w:p w14:paraId="4E480E69" w14:textId="77777777" w:rsidR="00A809F0" w:rsidRPr="008C1142" w:rsidRDefault="00A809F0" w:rsidP="00B022F9">
            <w:pPr>
              <w:spacing w:after="0" w:line="240" w:lineRule="auto"/>
              <w:jc w:val="center"/>
              <w:rPr>
                <w:ins w:id="857" w:author="Markstrum, Alexis@Energy" w:date="2021-10-27T13:41:00Z"/>
                <w:rFonts w:cstheme="minorHAnsi"/>
                <w:sz w:val="16"/>
                <w:szCs w:val="20"/>
              </w:rPr>
            </w:pPr>
          </w:p>
        </w:tc>
        <w:tc>
          <w:tcPr>
            <w:tcW w:w="1080" w:type="dxa"/>
          </w:tcPr>
          <w:p w14:paraId="3D5DBA4C" w14:textId="77777777" w:rsidR="00A809F0" w:rsidRPr="008C1142" w:rsidRDefault="00A809F0" w:rsidP="00B022F9">
            <w:pPr>
              <w:spacing w:after="0" w:line="240" w:lineRule="auto"/>
              <w:jc w:val="center"/>
              <w:rPr>
                <w:ins w:id="858" w:author="Markstrum, Alexis@Energy" w:date="2021-10-27T13:41:00Z"/>
                <w:rFonts w:cstheme="minorHAnsi"/>
                <w:sz w:val="16"/>
                <w:szCs w:val="20"/>
              </w:rPr>
            </w:pPr>
          </w:p>
        </w:tc>
        <w:tc>
          <w:tcPr>
            <w:tcW w:w="1440" w:type="dxa"/>
          </w:tcPr>
          <w:p w14:paraId="4FC0BB84" w14:textId="77777777" w:rsidR="00A809F0" w:rsidRPr="008C1142" w:rsidRDefault="00A809F0" w:rsidP="00B022F9">
            <w:pPr>
              <w:spacing w:after="0" w:line="240" w:lineRule="auto"/>
              <w:jc w:val="center"/>
              <w:rPr>
                <w:ins w:id="859" w:author="Markstrum, Alexis@Energy" w:date="2021-10-27T13:41:00Z"/>
                <w:rFonts w:cstheme="minorHAnsi"/>
                <w:sz w:val="16"/>
                <w:szCs w:val="20"/>
              </w:rPr>
            </w:pPr>
          </w:p>
        </w:tc>
        <w:tc>
          <w:tcPr>
            <w:tcW w:w="1080" w:type="dxa"/>
          </w:tcPr>
          <w:p w14:paraId="2FE6A2DA" w14:textId="77777777" w:rsidR="00A809F0" w:rsidRPr="008C1142" w:rsidRDefault="00A809F0" w:rsidP="00B022F9">
            <w:pPr>
              <w:spacing w:after="0" w:line="240" w:lineRule="auto"/>
              <w:jc w:val="center"/>
              <w:rPr>
                <w:ins w:id="860" w:author="Markstrum, Alexis@Energy" w:date="2021-10-27T13:41:00Z"/>
                <w:rFonts w:cstheme="minorHAnsi"/>
                <w:sz w:val="16"/>
                <w:szCs w:val="20"/>
              </w:rPr>
            </w:pPr>
          </w:p>
        </w:tc>
        <w:tc>
          <w:tcPr>
            <w:tcW w:w="1530" w:type="dxa"/>
            <w:vAlign w:val="bottom"/>
          </w:tcPr>
          <w:p w14:paraId="3E024E40" w14:textId="77777777" w:rsidR="00A809F0" w:rsidRPr="008C1142" w:rsidRDefault="00A809F0" w:rsidP="00B022F9">
            <w:pPr>
              <w:spacing w:after="0" w:line="240" w:lineRule="auto"/>
              <w:jc w:val="center"/>
              <w:rPr>
                <w:ins w:id="861" w:author="Markstrum, Alexis@Energy" w:date="2021-10-27T13:41:00Z"/>
                <w:rFonts w:cstheme="minorHAnsi"/>
                <w:sz w:val="16"/>
                <w:szCs w:val="20"/>
              </w:rPr>
            </w:pPr>
          </w:p>
        </w:tc>
        <w:tc>
          <w:tcPr>
            <w:tcW w:w="1350" w:type="dxa"/>
          </w:tcPr>
          <w:p w14:paraId="7980CAE8" w14:textId="77777777" w:rsidR="00A809F0" w:rsidRPr="008C1142" w:rsidRDefault="00A809F0" w:rsidP="00B022F9">
            <w:pPr>
              <w:spacing w:after="0" w:line="240" w:lineRule="auto"/>
              <w:jc w:val="center"/>
              <w:rPr>
                <w:ins w:id="862" w:author="Markstrum, Alexis@Energy" w:date="2021-10-27T13:41:00Z"/>
                <w:rFonts w:cstheme="minorHAnsi"/>
                <w:sz w:val="16"/>
                <w:szCs w:val="20"/>
              </w:rPr>
            </w:pPr>
          </w:p>
        </w:tc>
        <w:tc>
          <w:tcPr>
            <w:tcW w:w="1350" w:type="dxa"/>
          </w:tcPr>
          <w:p w14:paraId="5CF5286E" w14:textId="77777777" w:rsidR="00A809F0" w:rsidRPr="008C1142" w:rsidRDefault="00A809F0" w:rsidP="00B022F9">
            <w:pPr>
              <w:spacing w:after="0" w:line="240" w:lineRule="auto"/>
              <w:jc w:val="center"/>
              <w:rPr>
                <w:ins w:id="863" w:author="Markstrum, Alexis@Energy" w:date="2021-10-27T13:41:00Z"/>
                <w:rFonts w:cstheme="minorHAnsi"/>
                <w:sz w:val="16"/>
                <w:szCs w:val="20"/>
              </w:rPr>
            </w:pPr>
          </w:p>
        </w:tc>
      </w:tr>
      <w:tr w:rsidR="00A1435D" w:rsidRPr="008C1142" w14:paraId="1E7D7678" w14:textId="77777777" w:rsidTr="00B022F9">
        <w:trPr>
          <w:ins w:id="864" w:author="Markstrum, Alexis@Energy" w:date="2021-10-27T14:35:00Z"/>
        </w:trPr>
        <w:tc>
          <w:tcPr>
            <w:tcW w:w="895" w:type="dxa"/>
          </w:tcPr>
          <w:p w14:paraId="637BE428" w14:textId="38F90369" w:rsidR="00A1435D" w:rsidRPr="008C1142" w:rsidRDefault="00072F5C" w:rsidP="00A1435D">
            <w:pPr>
              <w:spacing w:after="0" w:line="240" w:lineRule="auto"/>
              <w:jc w:val="center"/>
              <w:rPr>
                <w:ins w:id="865" w:author="Markstrum, Alexis@Energy" w:date="2021-10-27T14:35:00Z"/>
                <w:rFonts w:cstheme="minorHAnsi"/>
                <w:sz w:val="16"/>
                <w:szCs w:val="20"/>
              </w:rPr>
            </w:pPr>
            <w:ins w:id="866" w:author="Alhabibi, Haider@Energy" w:date="2022-01-03T21:23:00Z">
              <w:r>
                <w:rPr>
                  <w:rFonts w:cstheme="minorHAnsi"/>
                  <w:sz w:val="20"/>
                  <w:szCs w:val="20"/>
                </w:rPr>
                <w:t>10</w:t>
              </w:r>
            </w:ins>
            <w:ins w:id="867" w:author="Markstrum, Alexis@Energy" w:date="2021-10-27T14:35:00Z">
              <w:del w:id="868" w:author="Alhabibi, Haider@Energy" w:date="2022-01-03T21:23:00Z">
                <w:r w:rsidR="00A1435D" w:rsidDel="00072F5C">
                  <w:rPr>
                    <w:rFonts w:cstheme="minorHAnsi"/>
                    <w:sz w:val="20"/>
                    <w:szCs w:val="20"/>
                  </w:rPr>
                  <w:delText>12</w:delText>
                </w:r>
              </w:del>
            </w:ins>
          </w:p>
        </w:tc>
        <w:tc>
          <w:tcPr>
            <w:tcW w:w="3240" w:type="dxa"/>
            <w:gridSpan w:val="3"/>
          </w:tcPr>
          <w:p w14:paraId="060E2952" w14:textId="6FDA0C8E" w:rsidR="00A1435D" w:rsidRPr="008C1142" w:rsidRDefault="00A1435D" w:rsidP="00A1435D">
            <w:pPr>
              <w:spacing w:after="0" w:line="240" w:lineRule="auto"/>
              <w:rPr>
                <w:ins w:id="869" w:author="Markstrum, Alexis@Energy" w:date="2021-10-27T14:35:00Z"/>
                <w:rFonts w:cstheme="minorHAnsi"/>
                <w:sz w:val="16"/>
                <w:szCs w:val="20"/>
              </w:rPr>
            </w:pPr>
            <w:ins w:id="870" w:author="Markstrum, Alexis@Energy" w:date="2021-10-27T14:35:00Z">
              <w:r>
                <w:rPr>
                  <w:rFonts w:cstheme="minorHAnsi"/>
                  <w:sz w:val="20"/>
                  <w:szCs w:val="20"/>
                </w:rPr>
                <w:t>Compliance Statement:</w:t>
              </w:r>
            </w:ins>
          </w:p>
        </w:tc>
        <w:tc>
          <w:tcPr>
            <w:tcW w:w="6750" w:type="dxa"/>
            <w:gridSpan w:val="5"/>
          </w:tcPr>
          <w:p w14:paraId="1DC4B5C1" w14:textId="409E2A94" w:rsidR="00A1435D" w:rsidRPr="008C1142" w:rsidRDefault="00A1435D" w:rsidP="00A1435D">
            <w:pPr>
              <w:spacing w:after="0" w:line="240" w:lineRule="auto"/>
              <w:rPr>
                <w:ins w:id="871" w:author="Markstrum, Alexis@Energy" w:date="2021-10-27T14:35:00Z"/>
                <w:rFonts w:cstheme="minorHAnsi"/>
                <w:sz w:val="16"/>
                <w:szCs w:val="20"/>
              </w:rPr>
            </w:pPr>
            <w:ins w:id="872" w:author="Markstrum, Alexis@Energy" w:date="2021-10-27T14:35:00Z">
              <w:r>
                <w:rPr>
                  <w:rFonts w:eastAsia="Times New Roman"/>
                  <w:sz w:val="18"/>
                  <w:szCs w:val="18"/>
                </w:rPr>
                <w:t xml:space="preserve">&lt;&lt;calculated field: If </w:t>
              </w:r>
              <w:del w:id="873" w:author="Alhabibi, Haider@Energy" w:date="2022-01-25T20:03:00Z">
                <w:r w:rsidDel="00256327">
                  <w:rPr>
                    <w:rFonts w:eastAsia="Times New Roman"/>
                    <w:sz w:val="18"/>
                    <w:szCs w:val="18"/>
                  </w:rPr>
                  <w:delText>C</w:delText>
                </w:r>
              </w:del>
            </w:ins>
            <w:ins w:id="874" w:author="Alhabibi, Haider@Energy" w:date="2022-01-25T20:03:00Z">
              <w:r w:rsidR="00256327">
                <w:rPr>
                  <w:rFonts w:eastAsia="Times New Roman"/>
                  <w:sz w:val="18"/>
                  <w:szCs w:val="18"/>
                </w:rPr>
                <w:t>A2-</w:t>
              </w:r>
            </w:ins>
            <w:ins w:id="875" w:author="Markstrum, Alexis@Energy" w:date="2021-10-27T14:35:00Z">
              <w:r>
                <w:rPr>
                  <w:rFonts w:eastAsia="Times New Roman"/>
                  <w:sz w:val="18"/>
                  <w:szCs w:val="18"/>
                </w:rPr>
                <w:t>0</w:t>
              </w:r>
            </w:ins>
            <w:ins w:id="876" w:author="Tam, Danny@Energy" w:date="2022-01-05T09:49:00Z">
              <w:r w:rsidR="002B102D">
                <w:rPr>
                  <w:rFonts w:eastAsia="Times New Roman"/>
                  <w:sz w:val="18"/>
                  <w:szCs w:val="18"/>
                </w:rPr>
                <w:t>6</w:t>
              </w:r>
            </w:ins>
            <w:ins w:id="877" w:author="Markstrum, Alexis@Energy" w:date="2021-10-27T14:35:00Z">
              <w:del w:id="878" w:author="Tam, Danny@Energy" w:date="2022-01-05T09:49:00Z">
                <w:r w:rsidDel="002B102D">
                  <w:rPr>
                    <w:rFonts w:eastAsia="Times New Roman"/>
                    <w:sz w:val="18"/>
                    <w:szCs w:val="18"/>
                  </w:rPr>
                  <w:delText>8</w:delText>
                </w:r>
              </w:del>
              <w:r>
                <w:rPr>
                  <w:rFonts w:eastAsia="Times New Roman"/>
                  <w:sz w:val="18"/>
                  <w:szCs w:val="18"/>
                </w:rPr>
                <w:t xml:space="preserve"> ≤ </w:t>
              </w:r>
            </w:ins>
            <w:ins w:id="879" w:author="Tam, Danny@Energy" w:date="2022-01-05T09:49:00Z">
              <w:del w:id="880" w:author="Alhabibi, Haider@Energy" w:date="2022-01-25T20:04:00Z">
                <w:r w:rsidR="00E91725" w:rsidDel="00F6420C">
                  <w:rPr>
                    <w:rFonts w:eastAsia="Times New Roman"/>
                    <w:sz w:val="18"/>
                    <w:szCs w:val="18"/>
                  </w:rPr>
                  <w:delText>D</w:delText>
                </w:r>
              </w:del>
            </w:ins>
            <w:ins w:id="881" w:author="Markstrum, Alexis@Energy" w:date="2021-10-27T14:35:00Z">
              <w:del w:id="882" w:author="Tam, Danny@Energy" w:date="2022-01-05T09:49:00Z">
                <w:r w:rsidDel="00E91725">
                  <w:rPr>
                    <w:rFonts w:eastAsia="Times New Roman"/>
                    <w:sz w:val="18"/>
                    <w:szCs w:val="18"/>
                  </w:rPr>
                  <w:delText>B</w:delText>
                </w:r>
              </w:del>
            </w:ins>
            <w:ins w:id="883" w:author="Alhabibi, Haider@Energy" w:date="2022-01-25T20:04:00Z">
              <w:r w:rsidR="00F6420C">
                <w:rPr>
                  <w:rFonts w:eastAsia="Times New Roman"/>
                  <w:sz w:val="18"/>
                  <w:szCs w:val="18"/>
                </w:rPr>
                <w:t>B2-</w:t>
              </w:r>
            </w:ins>
            <w:ins w:id="884" w:author="Markstrum, Alexis@Energy" w:date="2021-10-27T14:35:00Z">
              <w:r>
                <w:rPr>
                  <w:rFonts w:eastAsia="Times New Roman"/>
                  <w:sz w:val="18"/>
                  <w:szCs w:val="18"/>
                </w:rPr>
                <w:t>0</w:t>
              </w:r>
            </w:ins>
            <w:ins w:id="885" w:author="Tam, Danny@Energy" w:date="2022-01-05T09:49:00Z">
              <w:r w:rsidR="002B102D">
                <w:rPr>
                  <w:rFonts w:eastAsia="Times New Roman"/>
                  <w:sz w:val="18"/>
                  <w:szCs w:val="18"/>
                </w:rPr>
                <w:t>6</w:t>
              </w:r>
            </w:ins>
            <w:ins w:id="886" w:author="Markstrum, Alexis@Energy" w:date="2021-10-27T14:35:00Z">
              <w:del w:id="887" w:author="Tam, Danny@Energy" w:date="2022-01-05T09:49:00Z">
                <w:r w:rsidDel="002B102D">
                  <w:rPr>
                    <w:rFonts w:eastAsia="Times New Roman"/>
                    <w:sz w:val="18"/>
                    <w:szCs w:val="18"/>
                  </w:rPr>
                  <w:delText>8</w:delText>
                </w:r>
                <w:r w:rsidDel="00512AE6">
                  <w:rPr>
                    <w:rFonts w:eastAsia="Times New Roman"/>
                    <w:sz w:val="18"/>
                    <w:szCs w:val="18"/>
                  </w:rPr>
                  <w:delText xml:space="preserve">, and C10 </w:delText>
                </w:r>
                <w:r w:rsidRPr="005460CB" w:rsidDel="00512AE6">
                  <w:rPr>
                    <w:rFonts w:eastAsia="Times New Roman"/>
                    <w:sz w:val="18"/>
                    <w:szCs w:val="18"/>
                  </w:rPr>
                  <w:delText xml:space="preserve">≥ </w:delText>
                </w:r>
                <w:r w:rsidDel="00512AE6">
                  <w:rPr>
                    <w:rFonts w:eastAsia="Times New Roman"/>
                    <w:sz w:val="18"/>
                    <w:szCs w:val="18"/>
                  </w:rPr>
                  <w:delText>B</w:delText>
                </w:r>
                <w:r w:rsidRPr="005460CB" w:rsidDel="00512AE6">
                  <w:rPr>
                    <w:rFonts w:eastAsia="Times New Roman"/>
                    <w:sz w:val="18"/>
                    <w:szCs w:val="18"/>
                  </w:rPr>
                  <w:delText>10</w:delText>
                </w:r>
                <w:r w:rsidDel="00512AE6">
                  <w:rPr>
                    <w:rFonts w:eastAsia="Times New Roman"/>
                    <w:sz w:val="18"/>
                    <w:szCs w:val="18"/>
                  </w:rPr>
                  <w:delText xml:space="preserve">, and C11 </w:delText>
                </w:r>
                <w:r w:rsidRPr="005460CB" w:rsidDel="00512AE6">
                  <w:rPr>
                    <w:rFonts w:eastAsia="Times New Roman"/>
                    <w:sz w:val="18"/>
                    <w:szCs w:val="18"/>
                  </w:rPr>
                  <w:delText xml:space="preserve">≤ </w:delText>
                </w:r>
                <w:r w:rsidDel="00512AE6">
                  <w:rPr>
                    <w:rFonts w:eastAsia="Times New Roman"/>
                    <w:sz w:val="18"/>
                    <w:szCs w:val="18"/>
                  </w:rPr>
                  <w:delText>B</w:delText>
                </w:r>
                <w:r w:rsidRPr="005460CB" w:rsidDel="00512AE6">
                  <w:rPr>
                    <w:rFonts w:eastAsia="Times New Roman"/>
                    <w:sz w:val="18"/>
                    <w:szCs w:val="18"/>
                  </w:rPr>
                  <w:delText>11</w:delText>
                </w:r>
                <w:r w:rsidDel="00512AE6">
                  <w:rPr>
                    <w:rFonts w:eastAsia="Times New Roman"/>
                    <w:sz w:val="18"/>
                    <w:szCs w:val="18"/>
                  </w:rPr>
                  <w:delText>, and C</w:delText>
                </w:r>
                <w:r w:rsidRPr="005460CB" w:rsidDel="00512AE6">
                  <w:rPr>
                    <w:rFonts w:eastAsia="Times New Roman"/>
                    <w:sz w:val="18"/>
                    <w:szCs w:val="18"/>
                  </w:rPr>
                  <w:delText xml:space="preserve">12 ≥ </w:delText>
                </w:r>
                <w:r w:rsidDel="00512AE6">
                  <w:rPr>
                    <w:rFonts w:eastAsia="Times New Roman"/>
                    <w:sz w:val="18"/>
                    <w:szCs w:val="18"/>
                  </w:rPr>
                  <w:delText>B</w:delText>
                </w:r>
                <w:r w:rsidRPr="005460CB" w:rsidDel="00512AE6">
                  <w:rPr>
                    <w:rFonts w:eastAsia="Times New Roman"/>
                    <w:sz w:val="18"/>
                    <w:szCs w:val="18"/>
                  </w:rPr>
                  <w:delText>12</w:delText>
                </w:r>
              </w:del>
              <w:r>
                <w:rPr>
                  <w:rFonts w:eastAsia="Times New Roman"/>
                  <w:sz w:val="18"/>
                  <w:szCs w:val="18"/>
                </w:rPr>
                <w:t>, then display result = System complies; else display result = system does not comply&gt;&gt;</w:t>
              </w:r>
            </w:ins>
          </w:p>
        </w:tc>
      </w:tr>
    </w:tbl>
    <w:p w14:paraId="0A32A2C3" w14:textId="77777777" w:rsidR="006D65C2" w:rsidRDefault="006D65C2" w:rsidP="00A05A69">
      <w:pPr>
        <w:spacing w:after="0" w:line="240" w:lineRule="auto"/>
        <w:rPr>
          <w:ins w:id="888" w:author="Markstrum, Alexis@Energy" w:date="2021-10-27T12:59:00Z"/>
          <w:rFonts w:asciiTheme="minorHAnsi" w:hAnsiTheme="minorHAnsi" w:cstheme="minorHAnsi"/>
          <w:sz w:val="18"/>
          <w:szCs w:val="18"/>
        </w:rPr>
      </w:pPr>
    </w:p>
    <w:p w14:paraId="393B783E" w14:textId="77777777" w:rsidR="006441C9" w:rsidRDefault="006441C9" w:rsidP="00A05A69">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02F812DB" w:rsidR="00FF28D5" w:rsidRPr="00A05A69"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FF28D5" w:rsidRPr="00A05A69">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A05A69">
              <w:rPr>
                <w:rFonts w:asciiTheme="minorHAnsi" w:hAnsiTheme="minorHAnsi" w:cstheme="minorHAnsi"/>
                <w:b/>
                <w:sz w:val="18"/>
                <w:szCs w:val="18"/>
              </w:rPr>
              <w:t xml:space="preserve">Dwelling Unit Water Heating Efficiency Information </w:t>
            </w:r>
          </w:p>
          <w:p w14:paraId="7DDDAFF3" w14:textId="77777777" w:rsidR="001D1F6F"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This table reports the water heater(s) efficiency features specified on the registered CF1R compliance document for this project.</w:t>
            </w:r>
            <w:r w:rsidR="00F43DC7">
              <w:rPr>
                <w:rFonts w:asciiTheme="minorHAnsi" w:eastAsia="Times New Roman" w:hAnsiTheme="minorHAnsi" w:cstheme="minorHAnsi"/>
                <w:sz w:val="18"/>
                <w:szCs w:val="18"/>
              </w:rPr>
              <w:t xml:space="preserve"> </w:t>
            </w:r>
          </w:p>
          <w:p w14:paraId="5AA1321C" w14:textId="0F623A56" w:rsidR="00FF28D5" w:rsidRPr="00A05A69" w:rsidRDefault="00F43DC7"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A05A69">
              <w:rPr>
                <w:rFonts w:cstheme="minorHAnsi"/>
                <w:sz w:val="18"/>
                <w:szCs w:val="20"/>
              </w:rPr>
              <w:t>&lt;&lt;</w:t>
            </w:r>
            <w:ins w:id="889" w:author="Alhabibi, Haider@Energy" w:date="2022-01-03T21:13:00Z">
              <w:r w:rsidR="00DC18FD">
                <w:t xml:space="preserve"> </w:t>
              </w:r>
              <w:r w:rsidR="00DC18FD" w:rsidRPr="00DC18FD">
                <w:rPr>
                  <w:rFonts w:cstheme="minorHAnsi"/>
                  <w:sz w:val="18"/>
                  <w:szCs w:val="20"/>
                </w:rPr>
                <w:t xml:space="preserve">require one row of data for each water heater identified in Section A and </w:t>
              </w:r>
            </w:ins>
            <w:ins w:id="890" w:author="Alhabibi, Haider@Energy" w:date="2022-01-25T20:06:00Z">
              <w:r w:rsidR="00A445DE">
                <w:rPr>
                  <w:rFonts w:cstheme="minorHAnsi"/>
                  <w:sz w:val="18"/>
                  <w:szCs w:val="20"/>
                </w:rPr>
                <w:t>A2</w:t>
              </w:r>
            </w:ins>
            <w:del w:id="891" w:author="Alhabibi, Haider@Energy" w:date="2022-01-03T21:13:00Z">
              <w:r w:rsidRPr="004E1C67" w:rsidDel="00DC18FD">
                <w:rPr>
                  <w:rFonts w:cstheme="minorHAnsi"/>
                  <w:sz w:val="18"/>
                  <w:szCs w:val="20"/>
                </w:rPr>
                <w:delText>If A0</w:delText>
              </w:r>
              <w:r w:rsidR="00554EE8" w:rsidRPr="004E1C67" w:rsidDel="00DC18FD">
                <w:rPr>
                  <w:rFonts w:cstheme="minorHAnsi"/>
                  <w:sz w:val="18"/>
                  <w:szCs w:val="20"/>
                </w:rPr>
                <w:delText>9</w:delText>
              </w:r>
              <w:r w:rsidRPr="004E1C67" w:rsidDel="00DC18FD">
                <w:rPr>
                  <w:rFonts w:cstheme="minorHAnsi"/>
                  <w:sz w:val="18"/>
                  <w:szCs w:val="20"/>
                </w:rPr>
                <w:delText xml:space="preserve"> “Central DHW Distribution</w:delText>
              </w:r>
              <w:r w:rsidRPr="00A05A69" w:rsidDel="00DC18FD">
                <w:rPr>
                  <w:rFonts w:cstheme="minorHAnsi"/>
                  <w:sz w:val="18"/>
                  <w:szCs w:val="20"/>
                </w:rPr>
                <w:delText xml:space="preserve">” </w:delText>
              </w:r>
              <w:r w:rsidR="001D1F6F" w:rsidDel="00DC18FD">
                <w:rPr>
                  <w:rFonts w:cs="Calibri"/>
                  <w:sz w:val="18"/>
                  <w:szCs w:val="20"/>
                </w:rPr>
                <w:delText>≠</w:delText>
              </w:r>
              <w:r w:rsidRPr="00A05A69" w:rsidDel="00DC18FD">
                <w:rPr>
                  <w:rFonts w:cstheme="minorHAnsi"/>
                  <w:sz w:val="18"/>
                  <w:szCs w:val="20"/>
                </w:rPr>
                <w:delText xml:space="preserve"> “NA”, then display the "section does not apply" message; else display this entire table</w:delText>
              </w:r>
            </w:del>
            <w:r w:rsidRPr="00A05A69">
              <w:rPr>
                <w:rFonts w:cstheme="minorHAnsi"/>
                <w:sz w:val="18"/>
                <w:szCs w:val="20"/>
              </w:rPr>
              <w:t xml:space="preserve"> &gt;&gt;</w:t>
            </w:r>
          </w:p>
        </w:tc>
      </w:tr>
      <w:tr w:rsidR="00FF28D5" w:rsidRPr="00323F2C" w14:paraId="50AAEAEF" w14:textId="77777777" w:rsidTr="00A05A69">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6954D2F3"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A05A69">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Standby Loss </w:t>
            </w:r>
          </w:p>
          <w:p w14:paraId="60C014EE"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Exterior Insulation </w:t>
            </w:r>
          </w:p>
          <w:p w14:paraId="617F3CA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A05A69"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EFD3B91"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Tank location</w:t>
            </w:r>
          </w:p>
        </w:tc>
      </w:tr>
      <w:tr w:rsidR="00FF28D5" w:rsidRPr="00323F2C" w14:paraId="7C34D908" w14:textId="77777777" w:rsidTr="00A05A69">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58E8166D"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&lt;&lt;Reference value from design Water Heating System ID or Name (A0</w:t>
            </w:r>
            <w:r w:rsidR="00554EE8">
              <w:rPr>
                <w:rFonts w:asciiTheme="minorHAnsi" w:eastAsia="Times New Roman" w:hAnsiTheme="minorHAnsi" w:cstheme="minorHAnsi"/>
                <w:sz w:val="18"/>
                <w:szCs w:val="20"/>
              </w:rPr>
              <w:t>2</w:t>
            </w:r>
            <w:r w:rsidRPr="00A05A69">
              <w:rPr>
                <w:rFonts w:asciiTheme="minorHAnsi" w:eastAsia="Times New Roman" w:hAnsiTheme="minorHAnsi" w:cstheme="minorHAnsi"/>
                <w:sz w:val="18"/>
                <w:szCs w:val="20"/>
              </w:rPr>
              <w:t>)</w:t>
            </w:r>
            <w:ins w:id="892" w:author="Alhabibi, Haider@Energy" w:date="2022-01-25T20:06:00Z">
              <w:r w:rsidR="00A445DE">
                <w:rPr>
                  <w:rFonts w:asciiTheme="minorHAnsi" w:eastAsia="Times New Roman" w:hAnsiTheme="minorHAnsi" w:cstheme="minorHAnsi"/>
                  <w:sz w:val="18"/>
                  <w:szCs w:val="20"/>
                </w:rPr>
                <w:t xml:space="preserve"> or A2-02</w:t>
              </w:r>
            </w:ins>
            <w:r w:rsidRPr="00A05A69">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38AF36E" w14:textId="07471A96" w:rsidR="00D85E3F" w:rsidRDefault="00FF28D5"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&lt;&lt;</w:t>
            </w:r>
            <w:r w:rsidR="00D85E3F">
              <w:rPr>
                <w:rFonts w:asciiTheme="minorHAnsi" w:eastAsia="Times New Roman" w:hAnsiTheme="minorHAnsi" w:cstheme="minorHAnsi"/>
                <w:sz w:val="18"/>
                <w:szCs w:val="20"/>
              </w:rPr>
              <w:t xml:space="preserve"> reference values from CF1R; if parent CF1R = CF1R-ADD, ALT or NCB, then value = NA; else if parent = CF1R-PRF, then allowed values are:</w:t>
            </w:r>
          </w:p>
          <w:p w14:paraId="14A9A2CC" w14:textId="77777777" w:rsidR="00D85E3F"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*Uniform Energy Factor</w:t>
            </w:r>
          </w:p>
          <w:p w14:paraId="4AD72BCC" w14:textId="77777777" w:rsidR="00D85E3F"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*AFUE</w:t>
            </w:r>
          </w:p>
          <w:p w14:paraId="3C39D892" w14:textId="1EB161AC" w:rsidR="00FF28D5" w:rsidRPr="00A05A69" w:rsidRDefault="00D85E3F"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*Thermal Efficiency</w:t>
            </w:r>
            <w:r w:rsidRPr="00A05A69" w:rsidDel="00D85E3F">
              <w:rPr>
                <w:rFonts w:asciiTheme="minorHAnsi" w:eastAsia="Times New Roman" w:hAnsiTheme="minorHAnsi" w:cstheme="minorHAnsi"/>
                <w:sz w:val="18"/>
                <w:szCs w:val="20"/>
              </w:rPr>
              <w:t xml:space="preserve"> </w:t>
            </w:r>
            <w:r w:rsidR="00FF28D5" w:rsidRPr="00A05A69">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4F8602FF"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eastAsia="Times New Roman"/>
                <w:sz w:val="18"/>
                <w:szCs w:val="20"/>
              </w:rPr>
              <w:t>&lt;&lt;</w:t>
            </w:r>
            <w:r w:rsidRPr="00A05A69">
              <w:rPr>
                <w:sz w:val="18"/>
              </w:rPr>
              <w:t xml:space="preserve"> </w:t>
            </w:r>
            <w:r w:rsidRPr="00A05A69">
              <w:rPr>
                <w:rFonts w:eastAsia="Times New Roman"/>
                <w:sz w:val="18"/>
                <w:szCs w:val="20"/>
              </w:rPr>
              <w:t>reference values from CF1R-PRF-01;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632DDBDB"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&lt;&lt;reference values from CF1R-PRF-01. </w:t>
            </w:r>
            <w:r w:rsidRPr="00A05A69">
              <w:rPr>
                <w:rFonts w:eastAsia="Times New Roman"/>
                <w:sz w:val="18"/>
                <w:szCs w:val="20"/>
              </w:rPr>
              <w:t>Else = NA</w:t>
            </w:r>
            <w:r w:rsidRPr="00A05A69" w:rsidDel="00364C35">
              <w:rPr>
                <w:rFonts w:asciiTheme="minorHAnsi" w:eastAsia="Times New Roman" w:hAnsiTheme="minorHAnsi" w:cstheme="minorHAnsi"/>
                <w:sz w:val="18"/>
                <w:szCs w:val="20"/>
              </w:rPr>
              <w:t xml:space="preserve"> </w:t>
            </w:r>
            <w:r w:rsidRPr="00A05A69">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12AA4FC1" w14:textId="71585DFC"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&lt;&lt;reference values from CF1R-PRF-01. </w:t>
            </w:r>
            <w:r w:rsidRPr="00A05A69">
              <w:rPr>
                <w:rFonts w:eastAsia="Times New Roman"/>
                <w:sz w:val="18"/>
                <w:szCs w:val="20"/>
              </w:rPr>
              <w:t>Else = NA</w:t>
            </w:r>
            <w:r w:rsidRPr="00A05A69" w:rsidDel="00364C35">
              <w:rPr>
                <w:rFonts w:asciiTheme="minorHAnsi" w:eastAsia="Times New Roman" w:hAnsiTheme="minorHAnsi" w:cstheme="minorHAnsi"/>
                <w:sz w:val="18"/>
                <w:szCs w:val="20"/>
              </w:rPr>
              <w:t xml:space="preserve"> </w:t>
            </w:r>
            <w:r w:rsidRPr="00A05A69">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77777777"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&lt;&lt;reference values from CF1R. NA is allowed only if Water Heater Type = Consumer Instantaneous,</w:t>
            </w:r>
          </w:p>
          <w:p w14:paraId="682DDBF0" w14:textId="0C1F09D7"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33B128C8" w:rsidR="00FF28D5" w:rsidRPr="00A05A69"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w:t>
            </w:r>
            <w:r w:rsidR="00132963">
              <w:rPr>
                <w:rFonts w:asciiTheme="minorHAnsi" w:eastAsia="Times New Roman" w:hAnsiTheme="minorHAnsi" w:cstheme="minorHAnsi"/>
                <w:sz w:val="18"/>
                <w:szCs w:val="20"/>
              </w:rPr>
              <w:t>Reference value from CF1R</w:t>
            </w:r>
            <w:r w:rsidRPr="00A05A69">
              <w:rPr>
                <w:rFonts w:asciiTheme="minorHAnsi" w:eastAsia="Times New Roman" w:hAnsiTheme="minorHAnsi" w:cstheme="minorHAnsi"/>
                <w:sz w:val="18"/>
                <w:szCs w:val="20"/>
              </w:rPr>
              <w:t>&gt;&gt;</w:t>
            </w:r>
          </w:p>
        </w:tc>
      </w:tr>
      <w:tr w:rsidR="00FF28D5" w:rsidRPr="00323F2C" w14:paraId="5FD3FA69" w14:textId="77777777" w:rsidTr="00A05A69">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A05A69"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3A56CA">
        <w:trPr>
          <w:cantSplit/>
          <w:trHeight w:val="144"/>
        </w:trPr>
        <w:tc>
          <w:tcPr>
            <w:tcW w:w="10773" w:type="dxa"/>
            <w:gridSpan w:val="7"/>
            <w:tcBorders>
              <w:top w:val="single" w:sz="4" w:space="0" w:color="auto"/>
              <w:left w:val="single" w:sz="4" w:space="0" w:color="auto"/>
              <w:bottom w:val="single" w:sz="4" w:space="0" w:color="auto"/>
              <w:right w:val="single" w:sz="4" w:space="0" w:color="auto"/>
            </w:tcBorders>
          </w:tcPr>
          <w:p w14:paraId="0A00FFB6" w14:textId="135368B1" w:rsidR="00F43DC7" w:rsidRPr="00A05A69"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D</w:t>
            </w:r>
            <w:r w:rsidRPr="00A05A69">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A05A69">
              <w:rPr>
                <w:rFonts w:asciiTheme="minorHAnsi" w:hAnsiTheme="minorHAnsi" w:cstheme="minorHAnsi"/>
                <w:b/>
                <w:sz w:val="18"/>
                <w:szCs w:val="18"/>
              </w:rPr>
              <w:t xml:space="preserve"> Dwelling Unit Water Heating Efficiency Information </w:t>
            </w:r>
          </w:p>
          <w:p w14:paraId="531C8FD9" w14:textId="77777777" w:rsidR="00EB7683"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6831F2F9" w:rsidR="00F43DC7" w:rsidRPr="00A05A69" w:rsidRDefault="00E71469"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ins w:id="893" w:author="Alhabibi, Haider@Energy" w:date="2022-01-03T21:15:00Z">
              <w:r w:rsidR="004B7501" w:rsidRPr="004B7501">
                <w:rPr>
                  <w:rFonts w:asciiTheme="minorHAnsi" w:eastAsia="Times New Roman" w:hAnsiTheme="minorHAnsi" w:cstheme="minorHAnsi"/>
                  <w:sz w:val="18"/>
                  <w:szCs w:val="20"/>
                </w:rPr>
                <w:t xml:space="preserve">require one row of data for each water heart identified in Section </w:t>
              </w:r>
            </w:ins>
            <w:ins w:id="894" w:author="Alhabibi, Haider@Energy" w:date="2022-01-25T20:05:00Z">
              <w:r w:rsidR="00602222">
                <w:rPr>
                  <w:rFonts w:asciiTheme="minorHAnsi" w:eastAsia="Times New Roman" w:hAnsiTheme="minorHAnsi" w:cstheme="minorHAnsi"/>
                  <w:sz w:val="18"/>
                  <w:szCs w:val="20"/>
                </w:rPr>
                <w:t>C</w:t>
              </w:r>
            </w:ins>
            <w:del w:id="895" w:author="Alhabibi, Haider@Energy" w:date="2022-01-03T21:15:00Z">
              <w:r w:rsidRPr="00733B18" w:rsidDel="004B7501">
                <w:rPr>
                  <w:rFonts w:asciiTheme="minorHAnsi" w:eastAsia="Times New Roman" w:hAnsiTheme="minorHAnsi" w:cstheme="minorHAnsi"/>
                  <w:sz w:val="18"/>
                  <w:szCs w:val="20"/>
                  <w:highlight w:val="yellow"/>
                  <w:rPrChange w:id="896" w:author="Alhabibi, Haider@Energy" w:date="2021-12-12T23:02:00Z">
                    <w:rPr>
                      <w:rFonts w:asciiTheme="minorHAnsi" w:eastAsia="Times New Roman" w:hAnsiTheme="minorHAnsi" w:cstheme="minorHAnsi"/>
                      <w:sz w:val="18"/>
                      <w:szCs w:val="20"/>
                    </w:rPr>
                  </w:rPrChange>
                </w:rPr>
                <w:delText>If A0</w:delText>
              </w:r>
              <w:r w:rsidR="00554EE8" w:rsidRPr="00733B18" w:rsidDel="004B7501">
                <w:rPr>
                  <w:rFonts w:asciiTheme="minorHAnsi" w:eastAsia="Times New Roman" w:hAnsiTheme="minorHAnsi" w:cstheme="minorHAnsi"/>
                  <w:sz w:val="18"/>
                  <w:szCs w:val="20"/>
                  <w:highlight w:val="yellow"/>
                  <w:rPrChange w:id="897" w:author="Alhabibi, Haider@Energy" w:date="2021-12-12T23:02:00Z">
                    <w:rPr>
                      <w:rFonts w:asciiTheme="minorHAnsi" w:eastAsia="Times New Roman" w:hAnsiTheme="minorHAnsi" w:cstheme="minorHAnsi"/>
                      <w:sz w:val="18"/>
                      <w:szCs w:val="20"/>
                    </w:rPr>
                  </w:rPrChange>
                </w:rPr>
                <w:delText>9</w:delText>
              </w:r>
              <w:r w:rsidR="00F43DC7" w:rsidRPr="00733B18" w:rsidDel="004B7501">
                <w:rPr>
                  <w:rFonts w:asciiTheme="minorHAnsi" w:eastAsia="Times New Roman" w:hAnsiTheme="minorHAnsi" w:cstheme="minorHAnsi"/>
                  <w:sz w:val="18"/>
                  <w:szCs w:val="20"/>
                  <w:highlight w:val="yellow"/>
                  <w:rPrChange w:id="898" w:author="Alhabibi, Haider@Energy" w:date="2021-12-12T23:02:00Z">
                    <w:rPr>
                      <w:rFonts w:asciiTheme="minorHAnsi" w:eastAsia="Times New Roman" w:hAnsiTheme="minorHAnsi" w:cstheme="minorHAnsi"/>
                      <w:sz w:val="18"/>
                      <w:szCs w:val="20"/>
                    </w:rPr>
                  </w:rPrChange>
                </w:rPr>
                <w:delText xml:space="preserve"> “Central DHW Distribution</w:delText>
              </w:r>
              <w:r w:rsidR="00F43DC7" w:rsidRPr="00A05A69" w:rsidDel="004B7501">
                <w:rPr>
                  <w:rFonts w:asciiTheme="minorHAnsi" w:eastAsia="Times New Roman" w:hAnsiTheme="minorHAnsi" w:cstheme="minorHAnsi"/>
                  <w:sz w:val="18"/>
                  <w:szCs w:val="20"/>
                </w:rPr>
                <w:delText xml:space="preserve">” </w:delText>
              </w:r>
              <w:r w:rsidR="001D1F6F" w:rsidDel="004B7501">
                <w:rPr>
                  <w:rFonts w:asciiTheme="minorHAnsi" w:eastAsia="Times New Roman" w:hAnsiTheme="minorHAnsi" w:cstheme="minorHAnsi"/>
                  <w:sz w:val="18"/>
                  <w:szCs w:val="20"/>
                </w:rPr>
                <w:delText>≠</w:delText>
              </w:r>
              <w:r w:rsidR="00F43DC7" w:rsidRPr="00A05A69" w:rsidDel="004B7501">
                <w:rPr>
                  <w:rFonts w:asciiTheme="minorHAnsi" w:eastAsia="Times New Roman" w:hAnsiTheme="minorHAnsi" w:cstheme="minorHAnsi"/>
                  <w:sz w:val="18"/>
                  <w:szCs w:val="20"/>
                </w:rPr>
                <w:delText xml:space="preserve"> “NA”, then display the "section does not apply" message; else display this entire table</w:delText>
              </w:r>
            </w:del>
            <w:r w:rsidR="00F43DC7" w:rsidRPr="00A05A69">
              <w:rPr>
                <w:rFonts w:asciiTheme="minorHAnsi" w:eastAsia="Times New Roman" w:hAnsiTheme="minorHAnsi" w:cstheme="minorHAnsi"/>
                <w:sz w:val="18"/>
                <w:szCs w:val="20"/>
              </w:rPr>
              <w:t xml:space="preserve"> &gt;&gt;</w:t>
            </w:r>
          </w:p>
        </w:tc>
      </w:tr>
      <w:tr w:rsidR="00F43DC7" w:rsidRPr="00323F2C" w14:paraId="07282A38"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1554"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1554"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c>
          <w:tcPr>
            <w:tcW w:w="1554"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04</w:t>
            </w:r>
          </w:p>
        </w:tc>
        <w:tc>
          <w:tcPr>
            <w:tcW w:w="1201"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05</w:t>
            </w:r>
          </w:p>
        </w:tc>
        <w:tc>
          <w:tcPr>
            <w:tcW w:w="1323"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14" w:type="dxa"/>
            <w:tcBorders>
              <w:top w:val="single" w:sz="4" w:space="0" w:color="auto"/>
              <w:left w:val="single" w:sz="4" w:space="0" w:color="auto"/>
              <w:bottom w:val="single" w:sz="4" w:space="0" w:color="auto"/>
              <w:right w:val="single" w:sz="4" w:space="0" w:color="auto"/>
            </w:tcBorders>
            <w:vAlign w:val="center"/>
          </w:tcPr>
          <w:p w14:paraId="5E15D8B9" w14:textId="73510C22"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1554"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Type</w:t>
            </w:r>
          </w:p>
        </w:tc>
        <w:tc>
          <w:tcPr>
            <w:tcW w:w="1554"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Value</w:t>
            </w:r>
          </w:p>
        </w:tc>
        <w:tc>
          <w:tcPr>
            <w:tcW w:w="1554"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Standby Loss </w:t>
            </w:r>
          </w:p>
          <w:p w14:paraId="19DFB832"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t>
            </w:r>
          </w:p>
        </w:tc>
        <w:tc>
          <w:tcPr>
            <w:tcW w:w="1201"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Exterior Insul.</w:t>
            </w:r>
          </w:p>
          <w:p w14:paraId="371AC967"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R-Value</w:t>
            </w:r>
          </w:p>
        </w:tc>
        <w:tc>
          <w:tcPr>
            <w:tcW w:w="1323"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14" w:type="dxa"/>
            <w:tcBorders>
              <w:top w:val="single" w:sz="4" w:space="0" w:color="auto"/>
              <w:left w:val="single" w:sz="4" w:space="0" w:color="auto"/>
              <w:bottom w:val="single" w:sz="4" w:space="0" w:color="auto"/>
              <w:right w:val="single" w:sz="4" w:space="0" w:color="auto"/>
            </w:tcBorders>
            <w:vAlign w:val="bottom"/>
          </w:tcPr>
          <w:p w14:paraId="19AD42DF" w14:textId="58591DA9"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Tank location</w:t>
            </w:r>
          </w:p>
        </w:tc>
      </w:tr>
      <w:tr w:rsidR="00F43DC7" w:rsidRPr="00323F2C" w14:paraId="66670E71"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tcPr>
          <w:p w14:paraId="251CD951" w14:textId="7CD5BA8C"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&lt;&lt;Reference value from design Water Heating System ID or Name (</w:t>
            </w:r>
            <w:del w:id="899" w:author="Alhabibi, Haider@Energy" w:date="2022-01-25T20:07:00Z">
              <w:r w:rsidRPr="00A05A69" w:rsidDel="00113182">
                <w:rPr>
                  <w:rFonts w:asciiTheme="minorHAnsi" w:eastAsia="Times New Roman" w:hAnsiTheme="minorHAnsi" w:cstheme="minorHAnsi"/>
                  <w:sz w:val="18"/>
                  <w:szCs w:val="20"/>
                </w:rPr>
                <w:delText>A</w:delText>
              </w:r>
            </w:del>
            <w:ins w:id="900" w:author="Alhabibi, Haider@Energy" w:date="2022-01-25T20:07:00Z">
              <w:r w:rsidR="00113182">
                <w:rPr>
                  <w:rFonts w:asciiTheme="minorHAnsi" w:eastAsia="Times New Roman" w:hAnsiTheme="minorHAnsi" w:cstheme="minorHAnsi"/>
                  <w:sz w:val="18"/>
                  <w:szCs w:val="20"/>
                </w:rPr>
                <w:t>C</w:t>
              </w:r>
            </w:ins>
            <w:r w:rsidRPr="00A05A69">
              <w:rPr>
                <w:rFonts w:asciiTheme="minorHAnsi" w:eastAsia="Times New Roman" w:hAnsiTheme="minorHAnsi" w:cstheme="minorHAnsi"/>
                <w:sz w:val="18"/>
                <w:szCs w:val="20"/>
              </w:rPr>
              <w:t>0</w:t>
            </w:r>
            <w:ins w:id="901" w:author="Alhabibi, Haider@Energy" w:date="2022-01-25T20:08:00Z">
              <w:r w:rsidR="00A04883">
                <w:rPr>
                  <w:rFonts w:asciiTheme="minorHAnsi" w:eastAsia="Times New Roman" w:hAnsiTheme="minorHAnsi" w:cstheme="minorHAnsi"/>
                  <w:sz w:val="18"/>
                  <w:szCs w:val="20"/>
                </w:rPr>
                <w:t>1</w:t>
              </w:r>
            </w:ins>
            <w:del w:id="902" w:author="Alhabibi, Haider@Energy" w:date="2022-01-25T20:08:00Z">
              <w:r w:rsidR="00554EE8" w:rsidDel="00A04883">
                <w:rPr>
                  <w:rFonts w:asciiTheme="minorHAnsi" w:eastAsia="Times New Roman" w:hAnsiTheme="minorHAnsi" w:cstheme="minorHAnsi"/>
                  <w:sz w:val="18"/>
                  <w:szCs w:val="20"/>
                </w:rPr>
                <w:delText>2</w:delText>
              </w:r>
            </w:del>
            <w:r w:rsidRPr="00A05A69">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5EC9B411" w14:textId="5F4EC629"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&lt;&lt;Reference value from Design Water Heater Type (C02)</w:t>
            </w:r>
            <w:r w:rsidR="0005484E">
              <w:rPr>
                <w:rFonts w:asciiTheme="minorHAnsi" w:eastAsia="Times New Roman" w:hAnsiTheme="minorHAnsi" w:cstheme="minorHAnsi"/>
                <w:sz w:val="18"/>
                <w:szCs w:val="20"/>
              </w:rPr>
              <w:t>.</w:t>
            </w:r>
            <w:r w:rsidR="0005484E" w:rsidRPr="005828AE">
              <w:rPr>
                <w:rFonts w:asciiTheme="minorHAnsi" w:eastAsia="Times New Roman" w:hAnsiTheme="minorHAnsi" w:cstheme="minorHAnsi"/>
                <w:sz w:val="18"/>
                <w:szCs w:val="20"/>
              </w:rPr>
              <w:t xml:space="preserve"> Value may be NA if </w:t>
            </w:r>
            <w:r w:rsidR="0005484E" w:rsidRPr="00DF1B84">
              <w:rPr>
                <w:rFonts w:asciiTheme="minorHAnsi" w:eastAsia="Times New Roman" w:hAnsiTheme="minorHAnsi" w:cstheme="minorHAnsi"/>
                <w:sz w:val="18"/>
                <w:szCs w:val="20"/>
              </w:rPr>
              <w:t>C</w:t>
            </w:r>
            <w:r w:rsidR="0005484E" w:rsidRPr="005828AE">
              <w:rPr>
                <w:rFonts w:asciiTheme="minorHAnsi" w:eastAsia="Times New Roman" w:hAnsiTheme="minorHAnsi" w:cstheme="minorHAnsi"/>
                <w:sz w:val="18"/>
                <w:szCs w:val="20"/>
              </w:rPr>
              <w:t>0</w:t>
            </w:r>
            <w:r w:rsidR="0005484E">
              <w:rPr>
                <w:rFonts w:asciiTheme="minorHAnsi" w:eastAsia="Times New Roman" w:hAnsiTheme="minorHAnsi" w:cstheme="minorHAnsi"/>
                <w:sz w:val="18"/>
                <w:szCs w:val="20"/>
              </w:rPr>
              <w:t>2</w:t>
            </w:r>
            <w:r w:rsidR="0005484E" w:rsidRPr="005828AE">
              <w:rPr>
                <w:rFonts w:asciiTheme="minorHAnsi" w:eastAsia="Times New Roman" w:hAnsiTheme="minorHAnsi" w:cstheme="minorHAnsi"/>
                <w:sz w:val="18"/>
                <w:szCs w:val="20"/>
              </w:rPr>
              <w:t xml:space="preserve"> is NA </w:t>
            </w:r>
            <w:r w:rsidRPr="00A05A69">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7B0DE07D" w14:textId="7860615A"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&lt;&lt;User input value; check value must be ≥ value in </w:t>
            </w:r>
            <w:ins w:id="903" w:author="Markstrum, Alexis@Energy" w:date="2021-10-27T14:50:00Z">
              <w:r w:rsidR="002669DB">
                <w:rPr>
                  <w:rFonts w:asciiTheme="minorHAnsi" w:eastAsia="Times New Roman" w:hAnsiTheme="minorHAnsi" w:cstheme="minorHAnsi"/>
                  <w:sz w:val="18"/>
                  <w:szCs w:val="20"/>
                </w:rPr>
                <w:t>E</w:t>
              </w:r>
            </w:ins>
            <w:del w:id="904" w:author="Markstrum, Alexis@Energy" w:date="2021-10-27T14:50:00Z">
              <w:r w:rsidR="00574862" w:rsidDel="002669DB">
                <w:rPr>
                  <w:rFonts w:asciiTheme="minorHAnsi" w:eastAsia="Times New Roman" w:hAnsiTheme="minorHAnsi" w:cstheme="minorHAnsi"/>
                  <w:sz w:val="18"/>
                  <w:szCs w:val="20"/>
                </w:rPr>
                <w:delText>C</w:delText>
              </w:r>
            </w:del>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3 to comply, else flag non-compliant values and do not allow the doc to be registered</w:t>
            </w:r>
            <w:proofErr w:type="gramStart"/>
            <w:ins w:id="905" w:author="Alhabibi, Haider@Energy" w:date="2022-01-03T15:35:00Z">
              <w:r w:rsidR="00563D2C">
                <w:rPr>
                  <w:rFonts w:asciiTheme="minorHAnsi" w:eastAsia="Times New Roman" w:hAnsiTheme="minorHAnsi" w:cstheme="minorHAnsi"/>
                  <w:sz w:val="18"/>
                  <w:szCs w:val="20"/>
                </w:rPr>
                <w:t xml:space="preserve">, </w:t>
              </w:r>
            </w:ins>
            <w:ins w:id="906" w:author="Alhabibi, Haider@Energy" w:date="2022-01-03T15:36:00Z">
              <w:r w:rsidR="00563D2C">
                <w:rPr>
                  <w:rFonts w:asciiTheme="minorHAnsi" w:eastAsia="Times New Roman" w:hAnsiTheme="minorHAnsi" w:cstheme="minorHAnsi"/>
                  <w:sz w:val="18"/>
                  <w:szCs w:val="20"/>
                </w:rPr>
                <w:t>.</w:t>
              </w:r>
              <w:proofErr w:type="gramEnd"/>
              <w:r w:rsidR="00563D2C">
                <w:rPr>
                  <w:rFonts w:asciiTheme="minorHAnsi" w:eastAsia="Times New Roman" w:hAnsiTheme="minorHAnsi" w:cstheme="minorHAnsi"/>
                  <w:sz w:val="18"/>
                  <w:szCs w:val="20"/>
                </w:rPr>
                <w:t xml:space="preserve"> </w:t>
              </w:r>
              <w:r w:rsidR="00563D2C" w:rsidRPr="005828AE">
                <w:rPr>
                  <w:rFonts w:asciiTheme="minorHAnsi" w:eastAsia="Times New Roman" w:hAnsiTheme="minorHAnsi" w:cstheme="minorHAnsi"/>
                  <w:sz w:val="18"/>
                  <w:szCs w:val="20"/>
                </w:rPr>
                <w:t xml:space="preserve">Value may be NA if </w:t>
              </w:r>
            </w:ins>
            <w:ins w:id="907" w:author="Alhabibi, Haider@Energy" w:date="2022-01-25T20:09:00Z">
              <w:r w:rsidR="00D11ADC">
                <w:rPr>
                  <w:rFonts w:asciiTheme="minorHAnsi" w:eastAsia="Times New Roman" w:hAnsiTheme="minorHAnsi" w:cstheme="minorHAnsi"/>
                  <w:sz w:val="18"/>
                  <w:szCs w:val="20"/>
                </w:rPr>
                <w:t>C</w:t>
              </w:r>
            </w:ins>
            <w:ins w:id="908" w:author="Alhabibi, Haider@Energy" w:date="2022-01-03T15:36:00Z">
              <w:r w:rsidR="00563D2C" w:rsidRPr="005828AE">
                <w:rPr>
                  <w:rFonts w:asciiTheme="minorHAnsi" w:eastAsia="Times New Roman" w:hAnsiTheme="minorHAnsi" w:cstheme="minorHAnsi"/>
                  <w:sz w:val="18"/>
                  <w:szCs w:val="20"/>
                </w:rPr>
                <w:t>0</w:t>
              </w:r>
              <w:r w:rsidR="00563D2C">
                <w:rPr>
                  <w:rFonts w:asciiTheme="minorHAnsi" w:eastAsia="Times New Roman" w:hAnsiTheme="minorHAnsi" w:cstheme="minorHAnsi"/>
                  <w:sz w:val="18"/>
                  <w:szCs w:val="20"/>
                </w:rPr>
                <w:t>3</w:t>
              </w:r>
              <w:r w:rsidR="00563D2C" w:rsidRPr="005828AE">
                <w:rPr>
                  <w:rFonts w:asciiTheme="minorHAnsi" w:eastAsia="Times New Roman" w:hAnsiTheme="minorHAnsi" w:cstheme="minorHAnsi"/>
                  <w:sz w:val="18"/>
                  <w:szCs w:val="20"/>
                </w:rPr>
                <w:t xml:space="preserve"> is NA</w:t>
              </w:r>
            </w:ins>
            <w:r w:rsidRPr="00A05A69">
              <w:rPr>
                <w:rFonts w:asciiTheme="minorHAnsi" w:eastAsia="Times New Roman" w:hAnsiTheme="minorHAnsi" w:cstheme="minorHAnsi"/>
                <w:sz w:val="18"/>
                <w:szCs w:val="20"/>
              </w:rPr>
              <w:t xml:space="preserve"> &gt;&gt;</w:t>
            </w:r>
          </w:p>
        </w:tc>
        <w:tc>
          <w:tcPr>
            <w:tcW w:w="1554" w:type="dxa"/>
            <w:tcBorders>
              <w:top w:val="single" w:sz="4" w:space="0" w:color="auto"/>
              <w:left w:val="single" w:sz="4" w:space="0" w:color="auto"/>
              <w:bottom w:val="single" w:sz="4" w:space="0" w:color="auto"/>
              <w:right w:val="single" w:sz="4" w:space="0" w:color="auto"/>
            </w:tcBorders>
          </w:tcPr>
          <w:p w14:paraId="5E6A2653" w14:textId="010894C2"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04 is NA &gt;&gt;</w:t>
            </w:r>
          </w:p>
        </w:tc>
        <w:tc>
          <w:tcPr>
            <w:tcW w:w="1201" w:type="dxa"/>
            <w:tcBorders>
              <w:top w:val="single" w:sz="4" w:space="0" w:color="auto"/>
              <w:left w:val="single" w:sz="4" w:space="0" w:color="auto"/>
              <w:bottom w:val="single" w:sz="4" w:space="0" w:color="auto"/>
              <w:right w:val="single" w:sz="4" w:space="0" w:color="auto"/>
            </w:tcBorders>
          </w:tcPr>
          <w:p w14:paraId="294D355D" w14:textId="758FF7EF"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&lt;&lt;User input value; check value must be ≥ value in </w:t>
            </w:r>
            <w:ins w:id="909" w:author="Markstrum, Alexis@Energy" w:date="2021-10-27T14:50:00Z">
              <w:r w:rsidR="002669DB">
                <w:rPr>
                  <w:rFonts w:asciiTheme="minorHAnsi" w:eastAsia="Times New Roman" w:hAnsiTheme="minorHAnsi" w:cstheme="minorHAnsi"/>
                  <w:sz w:val="18"/>
                  <w:szCs w:val="20"/>
                </w:rPr>
                <w:t>E</w:t>
              </w:r>
            </w:ins>
            <w:del w:id="910" w:author="Markstrum, Alexis@Energy" w:date="2021-10-27T14:50:00Z">
              <w:r w:rsidRPr="00A05A69" w:rsidDel="002669DB">
                <w:rPr>
                  <w:rFonts w:asciiTheme="minorHAnsi" w:eastAsia="Times New Roman" w:hAnsiTheme="minorHAnsi" w:cstheme="minorHAnsi"/>
                  <w:sz w:val="18"/>
                  <w:szCs w:val="20"/>
                </w:rPr>
                <w:delText>C</w:delText>
              </w:r>
            </w:del>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05 is NA &gt;&gt;</w:t>
            </w:r>
          </w:p>
        </w:tc>
        <w:tc>
          <w:tcPr>
            <w:tcW w:w="1323" w:type="dxa"/>
            <w:tcBorders>
              <w:top w:val="single" w:sz="4" w:space="0" w:color="auto"/>
              <w:left w:val="single" w:sz="4" w:space="0" w:color="auto"/>
              <w:bottom w:val="single" w:sz="4" w:space="0" w:color="auto"/>
              <w:right w:val="single" w:sz="4" w:space="0" w:color="auto"/>
            </w:tcBorders>
          </w:tcPr>
          <w:p w14:paraId="5F926BC3" w14:textId="731C1783"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 User Input must equal reference values from </w:t>
            </w:r>
            <w:ins w:id="911" w:author="Markstrum, Alexis@Energy" w:date="2021-10-27T14:50:00Z">
              <w:r w:rsidR="002669DB">
                <w:rPr>
                  <w:rFonts w:asciiTheme="minorHAnsi" w:eastAsia="Times New Roman" w:hAnsiTheme="minorHAnsi" w:cstheme="minorHAnsi"/>
                  <w:sz w:val="18"/>
                  <w:szCs w:val="20"/>
                </w:rPr>
                <w:t>E</w:t>
              </w:r>
            </w:ins>
            <w:del w:id="912" w:author="Markstrum, Alexis@Energy" w:date="2021-10-27T14:50:00Z">
              <w:r w:rsidR="00574862" w:rsidDel="002669DB">
                <w:rPr>
                  <w:rFonts w:asciiTheme="minorHAnsi" w:eastAsia="Times New Roman" w:hAnsiTheme="minorHAnsi" w:cstheme="minorHAnsi"/>
                  <w:sz w:val="18"/>
                  <w:szCs w:val="20"/>
                </w:rPr>
                <w:delText>C</w:delText>
              </w:r>
            </w:del>
            <w:r w:rsidRPr="00A05A69">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C9553B">
              <w:rPr>
                <w:rFonts w:asciiTheme="minorHAnsi" w:eastAsia="Times New Roman" w:hAnsiTheme="minorHAnsi" w:cstheme="minorHAnsi"/>
                <w:sz w:val="18"/>
                <w:szCs w:val="20"/>
              </w:rPr>
              <w:t xml:space="preserve">, </w:t>
            </w:r>
            <w:r w:rsidR="00C9553B" w:rsidRPr="00A05A69">
              <w:rPr>
                <w:rFonts w:asciiTheme="minorHAnsi" w:eastAsia="Times New Roman" w:hAnsiTheme="minorHAnsi" w:cstheme="minorHAnsi"/>
                <w:sz w:val="18"/>
                <w:szCs w:val="20"/>
              </w:rPr>
              <w:t>else flag non-compliant values and do not allow the doc to be registered.</w:t>
            </w:r>
            <w:r w:rsidRPr="00A05A69">
              <w:rPr>
                <w:rFonts w:asciiTheme="minorHAnsi" w:eastAsia="Times New Roman" w:hAnsiTheme="minorHAnsi" w:cstheme="minorHAnsi"/>
                <w:sz w:val="18"/>
                <w:szCs w:val="20"/>
              </w:rPr>
              <w:t xml:space="preserve"> NA is allowed only if Water Heater Type = Consumer Instantaneous or Commercial Instantaneous&gt;&gt;</w:t>
            </w:r>
          </w:p>
        </w:tc>
        <w:tc>
          <w:tcPr>
            <w:tcW w:w="2114" w:type="dxa"/>
            <w:tcBorders>
              <w:top w:val="single" w:sz="4" w:space="0" w:color="auto"/>
              <w:left w:val="single" w:sz="4" w:space="0" w:color="auto"/>
              <w:bottom w:val="single" w:sz="4" w:space="0" w:color="auto"/>
              <w:right w:val="single" w:sz="4" w:space="0" w:color="auto"/>
            </w:tcBorders>
          </w:tcPr>
          <w:p w14:paraId="12050A41" w14:textId="3C89A961" w:rsidR="00F43DC7" w:rsidRPr="00A05A69"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w:t>
            </w:r>
            <w:r w:rsidR="00132963">
              <w:rPr>
                <w:rFonts w:asciiTheme="minorHAnsi" w:eastAsia="Times New Roman" w:hAnsiTheme="minorHAnsi" w:cstheme="minorHAnsi"/>
                <w:sz w:val="18"/>
                <w:szCs w:val="20"/>
              </w:rPr>
              <w:t>Reference value from C07</w:t>
            </w:r>
            <w:ins w:id="913" w:author="Alhabibi, Haider@Energy" w:date="2022-01-03T15:32:00Z">
              <w:r w:rsidR="0055112E">
                <w:rPr>
                  <w:rFonts w:asciiTheme="minorHAnsi" w:eastAsia="Times New Roman" w:hAnsiTheme="minorHAnsi" w:cstheme="minorHAnsi"/>
                  <w:sz w:val="18"/>
                  <w:szCs w:val="20"/>
                </w:rPr>
                <w:t xml:space="preserve"> </w:t>
              </w:r>
              <w:r w:rsidR="0055112E" w:rsidRPr="005828AE">
                <w:rPr>
                  <w:rFonts w:asciiTheme="minorHAnsi" w:eastAsia="Times New Roman" w:hAnsiTheme="minorHAnsi" w:cstheme="minorHAnsi"/>
                  <w:sz w:val="18"/>
                  <w:szCs w:val="20"/>
                </w:rPr>
                <w:t>Value may be NA if CF1R value is NA</w:t>
              </w:r>
            </w:ins>
            <w:r w:rsidRPr="00A05A69">
              <w:rPr>
                <w:rFonts w:asciiTheme="minorHAnsi" w:eastAsia="Times New Roman" w:hAnsiTheme="minorHAnsi" w:cstheme="minorHAnsi"/>
                <w:sz w:val="18"/>
                <w:szCs w:val="20"/>
              </w:rPr>
              <w:t xml:space="preserve"> &gt;&gt;</w:t>
            </w:r>
          </w:p>
        </w:tc>
      </w:tr>
      <w:tr w:rsidR="00F43DC7" w:rsidRPr="00323F2C" w14:paraId="1BFCF610"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01"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23"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14"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3A56CA" w:rsidRPr="00323F2C" w14:paraId="0955ECF0" w14:textId="77777777" w:rsidTr="00450E94">
        <w:trPr>
          <w:cantSplit/>
          <w:trHeight w:val="144"/>
        </w:trPr>
        <w:tc>
          <w:tcPr>
            <w:tcW w:w="1473" w:type="dxa"/>
            <w:tcBorders>
              <w:top w:val="single" w:sz="4" w:space="0" w:color="auto"/>
              <w:left w:val="single" w:sz="4" w:space="0" w:color="auto"/>
              <w:bottom w:val="single" w:sz="4" w:space="0" w:color="auto"/>
              <w:right w:val="single" w:sz="4" w:space="0" w:color="auto"/>
            </w:tcBorders>
          </w:tcPr>
          <w:p w14:paraId="0105CEB7" w14:textId="1ABD235D" w:rsidR="003A56CA" w:rsidRPr="00A05A69" w:rsidRDefault="00132ED8"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hAnsiTheme="minorHAnsi" w:cstheme="minorHAnsi"/>
                <w:sz w:val="18"/>
                <w:szCs w:val="18"/>
              </w:rPr>
              <w:t>08</w:t>
            </w:r>
          </w:p>
        </w:tc>
        <w:tc>
          <w:tcPr>
            <w:tcW w:w="1554" w:type="dxa"/>
            <w:tcBorders>
              <w:top w:val="single" w:sz="4" w:space="0" w:color="auto"/>
              <w:left w:val="single" w:sz="4" w:space="0" w:color="auto"/>
              <w:bottom w:val="single" w:sz="4" w:space="0" w:color="auto"/>
              <w:right w:val="single" w:sz="4" w:space="0" w:color="auto"/>
            </w:tcBorders>
          </w:tcPr>
          <w:p w14:paraId="56D7E2B3" w14:textId="5EB7C7D9" w:rsidR="003A56CA" w:rsidRPr="00A05A69" w:rsidRDefault="003A56CA"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eastAsia="Times New Roman"/>
                <w:sz w:val="18"/>
                <w:szCs w:val="18"/>
              </w:rPr>
              <w:t>Compliance Statement</w:t>
            </w:r>
          </w:p>
        </w:tc>
        <w:tc>
          <w:tcPr>
            <w:tcW w:w="7746" w:type="dxa"/>
            <w:gridSpan w:val="5"/>
            <w:tcBorders>
              <w:top w:val="single" w:sz="4" w:space="0" w:color="auto"/>
              <w:left w:val="single" w:sz="4" w:space="0" w:color="auto"/>
              <w:bottom w:val="single" w:sz="4" w:space="0" w:color="auto"/>
              <w:right w:val="single" w:sz="4" w:space="0" w:color="auto"/>
            </w:tcBorders>
          </w:tcPr>
          <w:p w14:paraId="076358E5" w14:textId="1398B8D4" w:rsidR="003A56CA" w:rsidRPr="00A05A69" w:rsidRDefault="003A56CA" w:rsidP="00F5526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eastAsia="Times New Roman"/>
                <w:sz w:val="18"/>
                <w:szCs w:val="18"/>
              </w:rPr>
              <w:t xml:space="preserve">&lt;&lt;calculated field: If D03 </w:t>
            </w:r>
            <w:r w:rsidR="00F5526F">
              <w:rPr>
                <w:rFonts w:eastAsia="Times New Roman"/>
                <w:sz w:val="18"/>
                <w:szCs w:val="18"/>
              </w:rPr>
              <w:t xml:space="preserve">= NA or D03 </w:t>
            </w:r>
            <w:r>
              <w:rPr>
                <w:rFonts w:eastAsia="Times New Roman" w:cs="Calibri"/>
                <w:sz w:val="18"/>
                <w:szCs w:val="18"/>
              </w:rPr>
              <w:t>≥</w:t>
            </w:r>
            <w:r>
              <w:rPr>
                <w:rFonts w:eastAsia="Times New Roman"/>
                <w:sz w:val="18"/>
                <w:szCs w:val="18"/>
              </w:rPr>
              <w:t xml:space="preserve"> C03, D</w:t>
            </w:r>
            <w:r w:rsidR="00F5526F">
              <w:rPr>
                <w:rFonts w:eastAsia="Times New Roman"/>
                <w:sz w:val="18"/>
                <w:szCs w:val="18"/>
              </w:rPr>
              <w:t>0</w:t>
            </w:r>
            <w:r>
              <w:rPr>
                <w:rFonts w:eastAsia="Times New Roman"/>
                <w:sz w:val="18"/>
                <w:szCs w:val="18"/>
              </w:rPr>
              <w:t xml:space="preserve">4 </w:t>
            </w:r>
            <w:r w:rsidR="00F5526F">
              <w:rPr>
                <w:rFonts w:eastAsia="Times New Roman"/>
                <w:sz w:val="18"/>
                <w:szCs w:val="18"/>
              </w:rPr>
              <w:t xml:space="preserve">= NA or D04 </w:t>
            </w:r>
            <w:r>
              <w:rPr>
                <w:rFonts w:eastAsia="Times New Roman" w:cs="Calibri"/>
                <w:sz w:val="18"/>
                <w:szCs w:val="18"/>
              </w:rPr>
              <w:t>≤</w:t>
            </w:r>
            <w:r w:rsidRPr="005460CB">
              <w:rPr>
                <w:rFonts w:eastAsia="Times New Roman"/>
                <w:sz w:val="18"/>
                <w:szCs w:val="18"/>
              </w:rPr>
              <w:t xml:space="preserve"> </w:t>
            </w:r>
            <w:r>
              <w:rPr>
                <w:rFonts w:eastAsia="Times New Roman"/>
                <w:sz w:val="18"/>
                <w:szCs w:val="18"/>
              </w:rPr>
              <w:t>C04, D05</w:t>
            </w:r>
            <w:r w:rsidR="00F5526F">
              <w:rPr>
                <w:rFonts w:eastAsia="Times New Roman"/>
                <w:sz w:val="18"/>
                <w:szCs w:val="18"/>
              </w:rPr>
              <w:t xml:space="preserve"> = NA or D05</w:t>
            </w:r>
            <w:r>
              <w:rPr>
                <w:rFonts w:eastAsia="Times New Roman"/>
                <w:sz w:val="18"/>
                <w:szCs w:val="18"/>
              </w:rPr>
              <w:t xml:space="preserve"> </w:t>
            </w:r>
            <w:r>
              <w:rPr>
                <w:rFonts w:eastAsia="Times New Roman" w:cs="Calibri"/>
                <w:sz w:val="18"/>
                <w:szCs w:val="18"/>
              </w:rPr>
              <w:t>≥</w:t>
            </w:r>
            <w:r>
              <w:rPr>
                <w:rFonts w:eastAsia="Times New Roman"/>
                <w:sz w:val="18"/>
                <w:szCs w:val="18"/>
              </w:rPr>
              <w:t xml:space="preserve"> C05, D06 = C06, and D07 = C07, then display result = System complies; else display result = system does not comply&gt;&gt;</w:t>
            </w:r>
          </w:p>
        </w:tc>
      </w:tr>
    </w:tbl>
    <w:p w14:paraId="2FCBBD3C" w14:textId="77777777" w:rsidR="00F1004F" w:rsidRPr="00A05A69"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77"/>
        <w:gridCol w:w="4201"/>
        <w:gridCol w:w="5412"/>
      </w:tblGrid>
      <w:tr w:rsidR="00526D3D" w:rsidRPr="00323F2C" w14:paraId="571E583F" w14:textId="77777777" w:rsidTr="00A05A69">
        <w:trPr>
          <w:trHeight w:val="144"/>
        </w:trPr>
        <w:tc>
          <w:tcPr>
            <w:tcW w:w="11016" w:type="dxa"/>
            <w:gridSpan w:val="3"/>
            <w:tcBorders>
              <w:top w:val="single" w:sz="4" w:space="0" w:color="auto"/>
              <w:bottom w:val="single" w:sz="4" w:space="0" w:color="auto"/>
            </w:tcBorders>
            <w:vAlign w:val="center"/>
          </w:tcPr>
          <w:p w14:paraId="25B48481" w14:textId="3DE8209A"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E</w:t>
            </w:r>
            <w:r w:rsidR="00526D3D" w:rsidRPr="00A05A69">
              <w:rPr>
                <w:rFonts w:asciiTheme="minorHAnsi" w:hAnsiTheme="minorHAnsi" w:cstheme="minorHAnsi"/>
                <w:b/>
                <w:sz w:val="18"/>
                <w:szCs w:val="18"/>
              </w:rPr>
              <w:t>. Installed Water Heater Manufacturer Information</w:t>
            </w:r>
          </w:p>
          <w:p w14:paraId="41D9AF14" w14:textId="7EC54A21" w:rsidR="001D1F6F" w:rsidRPr="00A05A69" w:rsidRDefault="001D1F6F" w:rsidP="00C309E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1D1F6F">
              <w:rPr>
                <w:rFonts w:asciiTheme="minorHAnsi" w:eastAsia="Times New Roman" w:hAnsiTheme="minorHAnsi" w:cstheme="minorHAnsi"/>
                <w:sz w:val="18"/>
                <w:szCs w:val="18"/>
              </w:rPr>
              <w:t>&lt;&lt;</w:t>
            </w:r>
            <w:ins w:id="914" w:author="Alhabibi, Haider@Energy" w:date="2022-01-03T21:17:00Z">
              <w:r w:rsidR="00FD3F4C" w:rsidRPr="00FD3F4C">
                <w:rPr>
                  <w:rFonts w:asciiTheme="minorHAnsi" w:eastAsia="Times New Roman" w:hAnsiTheme="minorHAnsi" w:cstheme="minorHAnsi"/>
                  <w:sz w:val="18"/>
                  <w:szCs w:val="18"/>
                </w:rPr>
                <w:t xml:space="preserve">require one row of data for each water heater identified in Section </w:t>
              </w:r>
            </w:ins>
            <w:ins w:id="915" w:author="Alhabibi, Haider@Energy" w:date="2022-01-25T20:11:00Z">
              <w:r w:rsidR="005D4716">
                <w:rPr>
                  <w:rFonts w:asciiTheme="minorHAnsi" w:eastAsia="Times New Roman" w:hAnsiTheme="minorHAnsi" w:cstheme="minorHAnsi"/>
                  <w:sz w:val="18"/>
                  <w:szCs w:val="18"/>
                </w:rPr>
                <w:t>C</w:t>
              </w:r>
            </w:ins>
            <w:del w:id="916" w:author="Alhabibi, Haider@Energy" w:date="2022-01-03T21:17:00Z">
              <w:r w:rsidRPr="00733B18" w:rsidDel="00FD3F4C">
                <w:rPr>
                  <w:rFonts w:asciiTheme="minorHAnsi" w:eastAsia="Times New Roman" w:hAnsiTheme="minorHAnsi" w:cstheme="minorHAnsi"/>
                  <w:sz w:val="18"/>
                  <w:szCs w:val="18"/>
                  <w:highlight w:val="yellow"/>
                  <w:rPrChange w:id="917" w:author="Alhabibi, Haider@Energy" w:date="2021-12-12T23:02:00Z">
                    <w:rPr>
                      <w:rFonts w:asciiTheme="minorHAnsi" w:eastAsia="Times New Roman" w:hAnsiTheme="minorHAnsi" w:cstheme="minorHAnsi"/>
                      <w:sz w:val="18"/>
                      <w:szCs w:val="18"/>
                    </w:rPr>
                  </w:rPrChange>
                </w:rPr>
                <w:delText>If A0</w:delText>
              </w:r>
              <w:r w:rsidR="00554EE8" w:rsidRPr="00733B18" w:rsidDel="00FD3F4C">
                <w:rPr>
                  <w:rFonts w:asciiTheme="minorHAnsi" w:eastAsia="Times New Roman" w:hAnsiTheme="minorHAnsi" w:cstheme="minorHAnsi"/>
                  <w:sz w:val="18"/>
                  <w:szCs w:val="18"/>
                  <w:highlight w:val="yellow"/>
                  <w:rPrChange w:id="918" w:author="Alhabibi, Haider@Energy" w:date="2021-12-12T23:02:00Z">
                    <w:rPr>
                      <w:rFonts w:asciiTheme="minorHAnsi" w:eastAsia="Times New Roman" w:hAnsiTheme="minorHAnsi" w:cstheme="minorHAnsi"/>
                      <w:sz w:val="18"/>
                      <w:szCs w:val="18"/>
                    </w:rPr>
                  </w:rPrChange>
                </w:rPr>
                <w:delText>9</w:delText>
              </w:r>
              <w:r w:rsidRPr="00733B18" w:rsidDel="00FD3F4C">
                <w:rPr>
                  <w:rFonts w:asciiTheme="minorHAnsi" w:eastAsia="Times New Roman" w:hAnsiTheme="minorHAnsi" w:cstheme="minorHAnsi"/>
                  <w:sz w:val="18"/>
                  <w:szCs w:val="18"/>
                  <w:highlight w:val="yellow"/>
                  <w:rPrChange w:id="919" w:author="Alhabibi, Haider@Energy" w:date="2021-12-12T23:02:00Z">
                    <w:rPr>
                      <w:rFonts w:asciiTheme="minorHAnsi" w:eastAsia="Times New Roman" w:hAnsiTheme="minorHAnsi" w:cstheme="minorHAnsi"/>
                      <w:sz w:val="18"/>
                      <w:szCs w:val="18"/>
                    </w:rPr>
                  </w:rPrChange>
                </w:rPr>
                <w:delText xml:space="preserve"> “Central DHW Distribution”</w:delText>
              </w:r>
              <w:r w:rsidRPr="001D1F6F" w:rsidDel="00FD3F4C">
                <w:rPr>
                  <w:rFonts w:asciiTheme="minorHAnsi" w:eastAsia="Times New Roman" w:hAnsiTheme="minorHAnsi" w:cstheme="minorHAnsi"/>
                  <w:sz w:val="18"/>
                  <w:szCs w:val="18"/>
                </w:rPr>
                <w:delText xml:space="preserve"> ≠“NA”, then display the "section does not apply" message; else display this entire table</w:delText>
              </w:r>
            </w:del>
            <w:r w:rsidRPr="001D1F6F">
              <w:rPr>
                <w:rFonts w:asciiTheme="minorHAnsi" w:eastAsia="Times New Roman" w:hAnsiTheme="minorHAnsi" w:cstheme="minorHAnsi"/>
                <w:sz w:val="18"/>
                <w:szCs w:val="18"/>
              </w:rPr>
              <w:t xml:space="preserve"> &gt;&gt;</w:t>
            </w:r>
          </w:p>
        </w:tc>
      </w:tr>
      <w:tr w:rsidR="00526D3D" w:rsidRPr="00323F2C" w14:paraId="3A0A7CF5" w14:textId="77777777" w:rsidTr="00A05A69">
        <w:trPr>
          <w:trHeight w:val="144"/>
        </w:trPr>
        <w:tc>
          <w:tcPr>
            <w:tcW w:w="1198" w:type="dxa"/>
            <w:tcBorders>
              <w:top w:val="single" w:sz="4" w:space="0" w:color="auto"/>
              <w:bottom w:val="single" w:sz="4" w:space="0" w:color="auto"/>
              <w:right w:val="single" w:sz="4" w:space="0" w:color="auto"/>
            </w:tcBorders>
            <w:vAlign w:val="center"/>
          </w:tcPr>
          <w:p w14:paraId="422C5BC1"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429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5528" w:type="dxa"/>
            <w:tcBorders>
              <w:top w:val="single" w:sz="4" w:space="0" w:color="auto"/>
              <w:left w:val="single" w:sz="4" w:space="0" w:color="auto"/>
              <w:bottom w:val="single" w:sz="4" w:space="0" w:color="auto"/>
            </w:tcBorders>
            <w:vAlign w:val="center"/>
          </w:tcPr>
          <w:p w14:paraId="427C6A65"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r>
      <w:tr w:rsidR="00526D3D" w:rsidRPr="00323F2C" w14:paraId="059CA8FC"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3F689BCB"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429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Manufacturer</w:t>
            </w:r>
          </w:p>
        </w:tc>
        <w:tc>
          <w:tcPr>
            <w:tcW w:w="5528" w:type="dxa"/>
            <w:tcBorders>
              <w:top w:val="single" w:sz="4" w:space="0" w:color="auto"/>
              <w:left w:val="single" w:sz="4" w:space="0" w:color="auto"/>
              <w:bottom w:val="single" w:sz="4" w:space="0" w:color="auto"/>
            </w:tcBorders>
            <w:vAlign w:val="bottom"/>
          </w:tcPr>
          <w:p w14:paraId="10116000"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Model Number</w:t>
            </w:r>
          </w:p>
        </w:tc>
      </w:tr>
      <w:tr w:rsidR="00C309E7" w:rsidRPr="00323F2C" w14:paraId="3F103E34" w14:textId="77777777" w:rsidTr="00A05A69">
        <w:trPr>
          <w:trHeight w:val="144"/>
        </w:trPr>
        <w:tc>
          <w:tcPr>
            <w:tcW w:w="1198" w:type="dxa"/>
            <w:tcBorders>
              <w:top w:val="single" w:sz="4" w:space="0" w:color="auto"/>
              <w:bottom w:val="single" w:sz="4" w:space="0" w:color="auto"/>
              <w:right w:val="single" w:sz="4" w:space="0" w:color="auto"/>
            </w:tcBorders>
          </w:tcPr>
          <w:p w14:paraId="660B7BE0" w14:textId="74E8EF6E"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&lt;&lt;reference value from </w:t>
            </w:r>
            <w:del w:id="920" w:author="Alhabibi, Haider@Energy" w:date="2022-01-25T20:12:00Z">
              <w:r w:rsidR="00B843FA" w:rsidDel="00F70BFD">
                <w:rPr>
                  <w:rFonts w:asciiTheme="minorHAnsi" w:eastAsia="Times New Roman" w:hAnsiTheme="minorHAnsi" w:cstheme="minorHAnsi"/>
                  <w:sz w:val="18"/>
                  <w:szCs w:val="18"/>
                </w:rPr>
                <w:delText>A</w:delText>
              </w:r>
            </w:del>
            <w:ins w:id="921" w:author="Alhabibi, Haider@Energy" w:date="2022-01-25T20:12:00Z">
              <w:r w:rsidR="00F70BFD">
                <w:rPr>
                  <w:rFonts w:asciiTheme="minorHAnsi" w:eastAsia="Times New Roman" w:hAnsiTheme="minorHAnsi" w:cstheme="minorHAnsi"/>
                  <w:sz w:val="18"/>
                  <w:szCs w:val="18"/>
                </w:rPr>
                <w:t>B</w:t>
              </w:r>
            </w:ins>
            <w:r w:rsidRPr="00A05A69">
              <w:rPr>
                <w:rFonts w:asciiTheme="minorHAnsi" w:eastAsia="Times New Roman" w:hAnsiTheme="minorHAnsi" w:cstheme="minorHAnsi"/>
                <w:sz w:val="18"/>
                <w:szCs w:val="18"/>
              </w:rPr>
              <w:t>0</w:t>
            </w:r>
            <w:r w:rsidR="00554EE8">
              <w:rPr>
                <w:rFonts w:asciiTheme="minorHAnsi" w:eastAsia="Times New Roman" w:hAnsiTheme="minorHAnsi" w:cstheme="minorHAnsi"/>
                <w:sz w:val="18"/>
                <w:szCs w:val="18"/>
              </w:rPr>
              <w:t>2</w:t>
            </w:r>
            <w:ins w:id="922" w:author="Alhabibi, Haider@Energy" w:date="2022-01-25T20:12:00Z">
              <w:r w:rsidR="00511958">
                <w:rPr>
                  <w:rFonts w:asciiTheme="minorHAnsi" w:eastAsia="Times New Roman" w:hAnsiTheme="minorHAnsi" w:cstheme="minorHAnsi"/>
                  <w:sz w:val="18"/>
                  <w:szCs w:val="18"/>
                </w:rPr>
                <w:t xml:space="preserve"> or B2-02</w:t>
              </w:r>
            </w:ins>
            <w:r w:rsidRPr="00A05A69">
              <w:rPr>
                <w:rFonts w:asciiTheme="minorHAnsi" w:eastAsia="Times New Roman" w:hAnsiTheme="minorHAnsi" w:cstheme="minorHAnsi"/>
                <w:sz w:val="18"/>
                <w:szCs w:val="18"/>
              </w:rPr>
              <w:t>&gt;&gt;</w:t>
            </w:r>
          </w:p>
        </w:tc>
        <w:tc>
          <w:tcPr>
            <w:tcW w:w="4290" w:type="dxa"/>
            <w:tcBorders>
              <w:top w:val="single" w:sz="4" w:space="0" w:color="auto"/>
              <w:left w:val="single" w:sz="4" w:space="0" w:color="auto"/>
              <w:bottom w:val="single" w:sz="4" w:space="0" w:color="auto"/>
              <w:right w:val="single" w:sz="4" w:space="0" w:color="auto"/>
            </w:tcBorders>
          </w:tcPr>
          <w:p w14:paraId="619C2048" w14:textId="41E2E6DB"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&lt;&lt;User input&gt;&gt;</w:t>
            </w:r>
          </w:p>
        </w:tc>
        <w:tc>
          <w:tcPr>
            <w:tcW w:w="5528"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&lt;&lt;User input&gt;&gt;</w:t>
            </w:r>
          </w:p>
        </w:tc>
      </w:tr>
      <w:tr w:rsidR="00C309E7" w:rsidRPr="00323F2C" w14:paraId="6D821420"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6D2F1719"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9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528" w:type="dxa"/>
            <w:tcBorders>
              <w:top w:val="single" w:sz="4" w:space="0" w:color="auto"/>
              <w:left w:val="single" w:sz="4" w:space="0" w:color="auto"/>
              <w:bottom w:val="single" w:sz="4" w:space="0" w:color="auto"/>
            </w:tcBorders>
          </w:tcPr>
          <w:p w14:paraId="0EDDC959"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1098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2062"/>
        <w:gridCol w:w="8213"/>
      </w:tblGrid>
      <w:tr w:rsidR="00B843FA" w:rsidRPr="00B843FA" w14:paraId="2664D56C" w14:textId="77777777" w:rsidTr="002C7351">
        <w:trPr>
          <w:trHeight w:val="144"/>
        </w:trPr>
        <w:tc>
          <w:tcPr>
            <w:tcW w:w="10980" w:type="dxa"/>
            <w:gridSpan w:val="3"/>
            <w:tcBorders>
              <w:top w:val="single" w:sz="4" w:space="0" w:color="auto"/>
              <w:left w:val="single" w:sz="4" w:space="0" w:color="auto"/>
              <w:bottom w:val="single" w:sz="4" w:space="0" w:color="auto"/>
              <w:right w:val="single" w:sz="4" w:space="0" w:color="auto"/>
            </w:tcBorders>
          </w:tcPr>
          <w:p w14:paraId="203B84DD" w14:textId="4F86F158"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lastRenderedPageBreak/>
              <w:t>F. Mandatory Measures for all Domestic Hot Water Distribution Systems</w:t>
            </w:r>
          </w:p>
        </w:tc>
      </w:tr>
      <w:tr w:rsidR="00B843FA" w:rsidRPr="00B843FA" w14:paraId="25ABEACA" w14:textId="77777777" w:rsidTr="002C7351">
        <w:trPr>
          <w:trHeight w:val="144"/>
          <w:tblHeader/>
        </w:trPr>
        <w:tc>
          <w:tcPr>
            <w:tcW w:w="705"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275" w:type="dxa"/>
            <w:gridSpan w:val="2"/>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2C7351">
        <w:trPr>
          <w:trHeight w:val="144"/>
          <w:tblHeader/>
        </w:trPr>
        <w:tc>
          <w:tcPr>
            <w:tcW w:w="705"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275" w:type="dxa"/>
            <w:gridSpan w:val="2"/>
            <w:vAlign w:val="center"/>
          </w:tcPr>
          <w:p w14:paraId="72E8DDFA" w14:textId="35EBC8EE"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Unfired Storage Tanks are insulated with an external R-</w:t>
            </w:r>
            <w:ins w:id="923" w:author="Tam, Danny@Energy" w:date="2021-11-08T14:22:00Z">
              <w:r w:rsidR="000A0AFB">
                <w:rPr>
                  <w:rFonts w:asciiTheme="minorHAnsi" w:eastAsiaTheme="minorEastAsia" w:hAnsiTheme="minorHAnsi" w:cstheme="minorHAnsi"/>
                  <w:sz w:val="18"/>
                  <w:szCs w:val="18"/>
                </w:rPr>
                <w:t>3.5</w:t>
              </w:r>
            </w:ins>
            <w:del w:id="924" w:author="Tam, Danny@Energy" w:date="2021-11-08T14:22:00Z">
              <w:r w:rsidRPr="00B843FA" w:rsidDel="000A0AFB">
                <w:rPr>
                  <w:rFonts w:asciiTheme="minorHAnsi" w:eastAsiaTheme="minorEastAsia" w:hAnsiTheme="minorHAnsi" w:cstheme="minorHAnsi"/>
                  <w:sz w:val="18"/>
                  <w:szCs w:val="18"/>
                </w:rPr>
                <w:delText>12</w:delText>
              </w:r>
            </w:del>
            <w:r w:rsidRPr="00B843FA">
              <w:rPr>
                <w:rFonts w:asciiTheme="minorHAnsi" w:eastAsiaTheme="minorEastAsia" w:hAnsiTheme="minorHAnsi" w:cstheme="minorHAnsi"/>
                <w:sz w:val="18"/>
                <w:szCs w:val="18"/>
              </w:rPr>
              <w:t xml:space="preserve"> or combination of R-16 internal and external Insulation. (Section 110.3(c)4).</w:t>
            </w:r>
          </w:p>
        </w:tc>
      </w:tr>
      <w:tr w:rsidR="00B843FA" w:rsidRPr="00B843FA" w14:paraId="4DE928D5" w14:textId="77777777" w:rsidTr="002C7351">
        <w:trPr>
          <w:trHeight w:val="144"/>
        </w:trPr>
        <w:tc>
          <w:tcPr>
            <w:tcW w:w="705"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275" w:type="dxa"/>
            <w:gridSpan w:val="2"/>
            <w:vAlign w:val="center"/>
          </w:tcPr>
          <w:p w14:paraId="5BF0078C" w14:textId="458B42B5" w:rsidR="00B843FA" w:rsidRPr="00B843FA" w:rsidDel="000A0AFB" w:rsidRDefault="00B843FA" w:rsidP="000A0AFB">
            <w:pPr>
              <w:keepNext/>
              <w:autoSpaceDE w:val="0"/>
              <w:autoSpaceDN w:val="0"/>
              <w:adjustRightInd w:val="0"/>
              <w:spacing w:after="0" w:line="240" w:lineRule="auto"/>
              <w:rPr>
                <w:del w:id="925" w:author="Tam, Danny@Energy" w:date="2021-11-08T14:21:00Z"/>
                <w:rFonts w:asciiTheme="minorHAnsi" w:eastAsiaTheme="minorEastAsia" w:hAnsiTheme="minorHAnsi" w:cstheme="minorHAnsi"/>
                <w:b/>
                <w:bCs/>
                <w:sz w:val="18"/>
                <w:szCs w:val="18"/>
              </w:rPr>
            </w:pPr>
            <w:r w:rsidRPr="00B843FA">
              <w:rPr>
                <w:rFonts w:asciiTheme="minorHAnsi" w:eastAsiaTheme="minorEastAsia" w:hAnsiTheme="minorHAnsi" w:cstheme="minorHAnsi"/>
                <w:bCs/>
                <w:sz w:val="18"/>
                <w:szCs w:val="18"/>
              </w:rPr>
              <w:t xml:space="preserve">The following pipes are insulated, to the thicknesses required by Table 120.3A, except for those sections of pipe that are subject to one of the exceptions below: All domestic hot water piping shall be insulated as specified in Section 609.11 of the California Plumbing Code. </w:t>
            </w:r>
            <w:del w:id="926" w:author="Tam, Danny@Energy" w:date="2021-11-08T14:21:00Z">
              <w:r w:rsidRPr="00B843FA" w:rsidDel="000A0AFB">
                <w:rPr>
                  <w:rFonts w:asciiTheme="minorHAnsi" w:eastAsiaTheme="minorEastAsia" w:hAnsiTheme="minorHAnsi" w:cstheme="minorHAnsi"/>
                  <w:bCs/>
                  <w:sz w:val="18"/>
                  <w:szCs w:val="18"/>
                </w:rPr>
                <w:delText>In addition, the following piping conditions shall have a minimum insulation wall thickness of 1 inch or a mi</w:delText>
              </w:r>
              <w:r w:rsidR="00A956FB" w:rsidDel="000A0AFB">
                <w:rPr>
                  <w:rFonts w:asciiTheme="minorHAnsi" w:eastAsiaTheme="minorEastAsia" w:hAnsiTheme="minorHAnsi" w:cstheme="minorHAnsi"/>
                  <w:bCs/>
                  <w:sz w:val="18"/>
                  <w:szCs w:val="18"/>
                </w:rPr>
                <w:delText>nimum insulation R-value of 7.7</w:delText>
              </w:r>
              <w:r w:rsidRPr="00B843FA" w:rsidDel="000A0AFB">
                <w:rPr>
                  <w:rFonts w:asciiTheme="minorHAnsi" w:eastAsiaTheme="minorEastAsia" w:hAnsiTheme="minorHAnsi" w:cstheme="minorHAnsi"/>
                  <w:bCs/>
                  <w:sz w:val="18"/>
                  <w:szCs w:val="18"/>
                </w:rPr>
                <w:delText xml:space="preserve"> (RA4.4.1)</w:delText>
              </w:r>
            </w:del>
          </w:p>
          <w:p w14:paraId="225E702F" w14:textId="0F2BA5D8" w:rsidR="00B843FA" w:rsidRPr="00B843FA" w:rsidDel="000A0AFB" w:rsidRDefault="00B843FA">
            <w:pPr>
              <w:keepNext/>
              <w:autoSpaceDE w:val="0"/>
              <w:autoSpaceDN w:val="0"/>
              <w:adjustRightInd w:val="0"/>
              <w:spacing w:after="0" w:line="240" w:lineRule="auto"/>
              <w:rPr>
                <w:del w:id="927" w:author="Tam, Danny@Energy" w:date="2021-11-08T14:21:00Z"/>
                <w:rFonts w:asciiTheme="minorHAnsi" w:eastAsia="Times New Roman" w:hAnsiTheme="minorHAnsi" w:cstheme="minorHAnsi"/>
                <w:b/>
                <w:bCs/>
                <w:sz w:val="18"/>
                <w:szCs w:val="18"/>
              </w:rPr>
              <w:pPrChange w:id="928" w:author="Tam, Danny@Energy" w:date="2021-11-08T14:21:00Z">
                <w:pPr>
                  <w:keepNext/>
                  <w:numPr>
                    <w:ilvl w:val="1"/>
                    <w:numId w:val="44"/>
                  </w:numPr>
                  <w:autoSpaceDE w:val="0"/>
                  <w:autoSpaceDN w:val="0"/>
                  <w:adjustRightInd w:val="0"/>
                  <w:spacing w:after="0" w:line="240" w:lineRule="auto"/>
                  <w:ind w:left="792" w:hanging="360"/>
                  <w:contextualSpacing/>
                </w:pPr>
              </w:pPrChange>
            </w:pPr>
            <w:del w:id="929" w:author="Tam, Danny@Energy" w:date="2021-11-08T14:21:00Z">
              <w:r w:rsidRPr="00B843FA" w:rsidDel="000A0AFB">
                <w:rPr>
                  <w:rFonts w:asciiTheme="minorHAnsi" w:eastAsia="Times New Roman" w:hAnsiTheme="minorHAnsi" w:cstheme="minorHAnsi"/>
                  <w:bCs/>
                  <w:sz w:val="18"/>
                  <w:szCs w:val="18"/>
                </w:rPr>
                <w:delText>The first 5 feet (1.5 meters) of cold water pipes from the storage tank.</w:delText>
              </w:r>
            </w:del>
          </w:p>
          <w:p w14:paraId="1C028B40" w14:textId="67C4543D" w:rsidR="00B843FA" w:rsidRPr="00B843FA" w:rsidDel="000A0AFB" w:rsidRDefault="00B843FA">
            <w:pPr>
              <w:keepNext/>
              <w:autoSpaceDE w:val="0"/>
              <w:autoSpaceDN w:val="0"/>
              <w:adjustRightInd w:val="0"/>
              <w:spacing w:after="0" w:line="240" w:lineRule="auto"/>
              <w:rPr>
                <w:del w:id="930" w:author="Tam, Danny@Energy" w:date="2021-11-08T14:21:00Z"/>
                <w:rFonts w:asciiTheme="minorHAnsi" w:eastAsia="Times New Roman" w:hAnsiTheme="minorHAnsi" w:cstheme="minorHAnsi"/>
                <w:b/>
                <w:bCs/>
                <w:sz w:val="18"/>
                <w:szCs w:val="18"/>
              </w:rPr>
              <w:pPrChange w:id="931" w:author="Tam, Danny@Energy" w:date="2021-11-08T14:21:00Z">
                <w:pPr>
                  <w:keepNext/>
                  <w:numPr>
                    <w:ilvl w:val="1"/>
                    <w:numId w:val="44"/>
                  </w:numPr>
                  <w:autoSpaceDE w:val="0"/>
                  <w:autoSpaceDN w:val="0"/>
                  <w:adjustRightInd w:val="0"/>
                  <w:spacing w:after="0" w:line="240" w:lineRule="auto"/>
                  <w:ind w:left="792" w:hanging="360"/>
                  <w:contextualSpacing/>
                </w:pPr>
              </w:pPrChange>
            </w:pPr>
            <w:del w:id="932" w:author="Tam, Danny@Energy" w:date="2021-11-08T14:21:00Z">
              <w:r w:rsidRPr="00B843FA" w:rsidDel="000A0AFB">
                <w:rPr>
                  <w:rFonts w:asciiTheme="minorHAnsi" w:eastAsia="Times New Roman" w:hAnsiTheme="minorHAnsi" w:cstheme="minorHAnsi"/>
                  <w:bCs/>
                  <w:sz w:val="18"/>
                  <w:szCs w:val="18"/>
                </w:rPr>
                <w:delText>All piping with a nominal diameter of 3/4 inch (19 millimeter) and less than 1 inch.</w:delText>
              </w:r>
            </w:del>
          </w:p>
          <w:p w14:paraId="28A4D75D" w14:textId="51D31307" w:rsidR="00B843FA" w:rsidRPr="00B843FA" w:rsidDel="000A0AFB" w:rsidRDefault="00B843FA">
            <w:pPr>
              <w:keepNext/>
              <w:autoSpaceDE w:val="0"/>
              <w:autoSpaceDN w:val="0"/>
              <w:adjustRightInd w:val="0"/>
              <w:spacing w:after="0" w:line="240" w:lineRule="auto"/>
              <w:rPr>
                <w:del w:id="933" w:author="Tam, Danny@Energy" w:date="2021-11-08T14:21:00Z"/>
                <w:rFonts w:asciiTheme="minorHAnsi" w:eastAsia="Times New Roman" w:hAnsiTheme="minorHAnsi" w:cstheme="minorHAnsi"/>
                <w:b/>
                <w:bCs/>
                <w:sz w:val="18"/>
                <w:szCs w:val="18"/>
              </w:rPr>
              <w:pPrChange w:id="934" w:author="Tam, Danny@Energy" w:date="2021-11-08T14:21:00Z">
                <w:pPr>
                  <w:keepNext/>
                  <w:numPr>
                    <w:ilvl w:val="1"/>
                    <w:numId w:val="44"/>
                  </w:numPr>
                  <w:autoSpaceDE w:val="0"/>
                  <w:autoSpaceDN w:val="0"/>
                  <w:adjustRightInd w:val="0"/>
                  <w:spacing w:after="0" w:line="240" w:lineRule="auto"/>
                  <w:ind w:left="792" w:hanging="360"/>
                  <w:contextualSpacing/>
                </w:pPr>
              </w:pPrChange>
            </w:pPr>
            <w:del w:id="935" w:author="Tam, Danny@Energy" w:date="2021-11-08T14:21:00Z">
              <w:r w:rsidRPr="00B843FA" w:rsidDel="000A0AFB">
                <w:rPr>
                  <w:rFonts w:asciiTheme="minorHAnsi" w:eastAsia="Times New Roman" w:hAnsiTheme="minorHAnsi" w:cstheme="minorHAnsi"/>
                  <w:bCs/>
                  <w:sz w:val="18"/>
                  <w:szCs w:val="18"/>
                </w:rPr>
                <w:delText>All hot water piping from the heating source to the kitchen fixtures.</w:delText>
              </w:r>
            </w:del>
          </w:p>
          <w:p w14:paraId="56E6DEB4" w14:textId="3FB0FE6A" w:rsidR="00B843FA" w:rsidRPr="00B843FA" w:rsidDel="000A0AFB" w:rsidRDefault="00B843FA">
            <w:pPr>
              <w:keepNext/>
              <w:autoSpaceDE w:val="0"/>
              <w:autoSpaceDN w:val="0"/>
              <w:adjustRightInd w:val="0"/>
              <w:spacing w:after="0" w:line="240" w:lineRule="auto"/>
              <w:rPr>
                <w:del w:id="936" w:author="Tam, Danny@Energy" w:date="2021-11-08T14:21:00Z"/>
                <w:rFonts w:asciiTheme="minorHAnsi" w:eastAsia="Times New Roman" w:hAnsiTheme="minorHAnsi" w:cstheme="minorHAnsi"/>
                <w:b/>
                <w:bCs/>
                <w:sz w:val="18"/>
                <w:szCs w:val="18"/>
              </w:rPr>
              <w:pPrChange w:id="937" w:author="Tam, Danny@Energy" w:date="2021-11-08T14:21:00Z">
                <w:pPr>
                  <w:keepNext/>
                  <w:numPr>
                    <w:ilvl w:val="1"/>
                    <w:numId w:val="44"/>
                  </w:numPr>
                  <w:autoSpaceDE w:val="0"/>
                  <w:autoSpaceDN w:val="0"/>
                  <w:adjustRightInd w:val="0"/>
                  <w:spacing w:after="0" w:line="240" w:lineRule="auto"/>
                  <w:ind w:left="792" w:hanging="360"/>
                  <w:contextualSpacing/>
                </w:pPr>
              </w:pPrChange>
            </w:pPr>
            <w:del w:id="938" w:author="Tam, Danny@Energy" w:date="2021-11-08T14:21:00Z">
              <w:r w:rsidRPr="00B843FA" w:rsidDel="000A0AFB">
                <w:rPr>
                  <w:rFonts w:asciiTheme="minorHAnsi" w:eastAsia="Times New Roman" w:hAnsiTheme="minorHAnsi" w:cstheme="minorHAnsi"/>
                  <w:bCs/>
                  <w:sz w:val="18"/>
                  <w:szCs w:val="18"/>
                </w:rPr>
                <w:delText>All underground piping.</w:delText>
              </w:r>
            </w:del>
          </w:p>
          <w:p w14:paraId="71FA8A03" w14:textId="77777777" w:rsidR="00B843FA" w:rsidRPr="00B843FA" w:rsidRDefault="00B843FA" w:rsidP="00B843FA">
            <w:pPr>
              <w:keepNext/>
              <w:numPr>
                <w:ilvl w:val="1"/>
                <w:numId w:val="44"/>
              </w:numPr>
              <w:autoSpaceDE w:val="0"/>
              <w:autoSpaceDN w:val="0"/>
              <w:adjustRightInd w:val="0"/>
              <w:spacing w:after="0" w:line="240" w:lineRule="auto"/>
              <w:ind w:left="828"/>
              <w:contextualSpacing/>
              <w:rPr>
                <w:rFonts w:asciiTheme="minorHAnsi" w:eastAsia="Times New Roman" w:hAnsiTheme="minorHAnsi" w:cstheme="minorHAnsi"/>
                <w:bCs/>
                <w:sz w:val="18"/>
                <w:szCs w:val="18"/>
              </w:rPr>
            </w:pPr>
            <w:r w:rsidRPr="00B843FA">
              <w:rPr>
                <w:rFonts w:asciiTheme="minorHAnsi" w:eastAsia="Times New Roman" w:hAnsiTheme="minorHAnsi" w:cstheme="minorHAnsi"/>
                <w:bCs/>
                <w:sz w:val="18"/>
                <w:szCs w:val="18"/>
              </w:rPr>
              <w:t xml:space="preserve">Insulation buried below grade must be installed in a </w:t>
            </w:r>
            <w:proofErr w:type="gramStart"/>
            <w:r w:rsidRPr="00B843FA">
              <w:rPr>
                <w:rFonts w:asciiTheme="minorHAnsi" w:eastAsia="Times New Roman" w:hAnsiTheme="minorHAnsi" w:cstheme="minorHAnsi"/>
                <w:bCs/>
                <w:sz w:val="18"/>
                <w:szCs w:val="18"/>
              </w:rPr>
              <w:t>water proof</w:t>
            </w:r>
            <w:proofErr w:type="gramEnd"/>
            <w:r w:rsidRPr="00B843FA">
              <w:rPr>
                <w:rFonts w:asciiTheme="minorHAnsi" w:eastAsia="Times New Roman" w:hAnsiTheme="minorHAnsi" w:cstheme="minorHAnsi"/>
                <w:bCs/>
                <w:sz w:val="18"/>
                <w:szCs w:val="18"/>
              </w:rPr>
              <w:t xml:space="preserve"> and non-crushable casing or sleeve.</w:t>
            </w:r>
          </w:p>
          <w:p w14:paraId="338D8123" w14:textId="77777777" w:rsidR="00B843FA" w:rsidRPr="00B843FA" w:rsidRDefault="00B843FA" w:rsidP="00B843FA">
            <w:pPr>
              <w:keepNext/>
              <w:numPr>
                <w:ilvl w:val="1"/>
                <w:numId w:val="44"/>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from the heating source to storage tank or between tanks</w:t>
            </w:r>
          </w:p>
          <w:p w14:paraId="569FF2DB" w14:textId="77777777" w:rsidR="00B843FA" w:rsidRPr="00B843FA" w:rsidRDefault="00B843FA" w:rsidP="00B843FA">
            <w:pPr>
              <w:keepNext/>
              <w:numPr>
                <w:ilvl w:val="1"/>
                <w:numId w:val="38"/>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3C05E1C4" w:rsidR="00B843FA" w:rsidRPr="00B843FA" w:rsidRDefault="00B843FA" w:rsidP="00B843FA">
            <w:pPr>
              <w:keepNext/>
              <w:numPr>
                <w:ilvl w:val="1"/>
                <w:numId w:val="38"/>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installed in interior or exterior walls that is </w:t>
            </w:r>
            <w:proofErr w:type="gramStart"/>
            <w:r w:rsidRPr="00B843FA">
              <w:rPr>
                <w:rFonts w:asciiTheme="minorHAnsi" w:eastAsia="Times New Roman" w:hAnsiTheme="minorHAnsi" w:cstheme="minorHAnsi"/>
                <w:bCs/>
                <w:sz w:val="18"/>
                <w:szCs w:val="18"/>
              </w:rPr>
              <w:t>surrounded on all sides</w:t>
            </w:r>
            <w:proofErr w:type="gramEnd"/>
            <w:r w:rsidRPr="00B843FA">
              <w:rPr>
                <w:rFonts w:asciiTheme="minorHAnsi" w:eastAsia="Times New Roman" w:hAnsiTheme="minorHAnsi" w:cstheme="minorHAnsi"/>
                <w:bCs/>
                <w:sz w:val="18"/>
                <w:szCs w:val="18"/>
              </w:rPr>
              <w:t xml:space="preserve"> by at least 1 inch (</w:t>
            </w:r>
            <w:r w:rsidR="007771B8">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47460688" w:rsidR="00B843FA" w:rsidRPr="00B843FA" w:rsidRDefault="00B843FA" w:rsidP="00B843FA">
            <w:pPr>
              <w:keepNext/>
              <w:numPr>
                <w:ilvl w:val="1"/>
                <w:numId w:val="38"/>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installed in crawlspace with a minimum of 1 </w:t>
            </w:r>
            <w:proofErr w:type="gramStart"/>
            <w:r w:rsidRPr="00B843FA">
              <w:rPr>
                <w:rFonts w:asciiTheme="minorHAnsi" w:eastAsia="Times New Roman" w:hAnsiTheme="minorHAnsi" w:cstheme="minorHAnsi"/>
                <w:bCs/>
                <w:sz w:val="18"/>
                <w:szCs w:val="18"/>
              </w:rPr>
              <w:t>inches</w:t>
            </w:r>
            <w:proofErr w:type="gramEnd"/>
            <w:r w:rsidRPr="00B843FA">
              <w:rPr>
                <w:rFonts w:asciiTheme="minorHAnsi" w:eastAsia="Times New Roman" w:hAnsiTheme="minorHAnsi" w:cstheme="minorHAnsi"/>
                <w:bCs/>
                <w:sz w:val="18"/>
                <w:szCs w:val="18"/>
              </w:rPr>
              <w:t xml:space="preserve"> (</w:t>
            </w:r>
            <w:r w:rsidR="007771B8">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77777777" w:rsidR="00B843FA" w:rsidRPr="00B843FA" w:rsidRDefault="00B843FA" w:rsidP="00B843FA">
            <w:pPr>
              <w:keepNext/>
              <w:numPr>
                <w:ilvl w:val="1"/>
                <w:numId w:val="38"/>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p>
          <w:p w14:paraId="0ED9A059" w14:textId="77777777" w:rsidR="00B843FA" w:rsidRPr="00B843FA" w:rsidRDefault="00B843FA" w:rsidP="00B843FA">
            <w:pPr>
              <w:keepNext/>
              <w:numPr>
                <w:ilvl w:val="1"/>
                <w:numId w:val="38"/>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Pipe insulation shall fit </w:t>
            </w:r>
            <w:proofErr w:type="gramStart"/>
            <w:r w:rsidRPr="00B843FA">
              <w:rPr>
                <w:rFonts w:asciiTheme="minorHAnsi" w:eastAsia="Times New Roman" w:hAnsiTheme="minorHAnsi" w:cstheme="minorHAnsi"/>
                <w:bCs/>
                <w:sz w:val="18"/>
                <w:szCs w:val="18"/>
              </w:rPr>
              <w:t>tightly</w:t>
            </w:r>
            <w:proofErr w:type="gramEnd"/>
            <w:r w:rsidRPr="00B843FA">
              <w:rPr>
                <w:rFonts w:asciiTheme="minorHAnsi" w:eastAsia="Times New Roman" w:hAnsiTheme="minorHAnsi" w:cstheme="minorHAnsi"/>
                <w:bCs/>
                <w:sz w:val="18"/>
                <w:szCs w:val="18"/>
              </w:rPr>
              <w:t xml:space="preserve"> and all elbows and tees shall be fully insulated.</w:t>
            </w:r>
          </w:p>
        </w:tc>
      </w:tr>
      <w:tr w:rsidR="00B843FA" w:rsidRPr="00B843FA" w14:paraId="0A4A72E6" w14:textId="77777777" w:rsidTr="002C7351">
        <w:trPr>
          <w:trHeight w:val="144"/>
          <w:tblHeader/>
        </w:trPr>
        <w:tc>
          <w:tcPr>
            <w:tcW w:w="705"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275" w:type="dxa"/>
            <w:gridSpan w:val="2"/>
            <w:vAlign w:val="center"/>
          </w:tcPr>
          <w:p w14:paraId="48A1D2D3" w14:textId="420F28BB" w:rsid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939" w:author="Tam, Danny@Energy" w:date="2021-11-08T15:04:00Z"/>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For Gas or Propane Water Heaters:  Ensure </w:t>
            </w:r>
            <w:ins w:id="940" w:author="Tam, Danny@Energy" w:date="2021-11-08T15:03:00Z">
              <w:r w:rsidR="00277C19">
                <w:rPr>
                  <w:rFonts w:asciiTheme="minorHAnsi" w:eastAsia="Times New Roman" w:hAnsiTheme="minorHAnsi" w:cstheme="minorHAnsi"/>
                  <w:sz w:val="18"/>
                  <w:szCs w:val="18"/>
                </w:rPr>
                <w:t xml:space="preserve">either a </w:t>
              </w:r>
              <w:r w:rsidR="00277C19" w:rsidRPr="00277C19">
                <w:rPr>
                  <w:rFonts w:asciiTheme="minorHAnsi" w:eastAsia="Times New Roman" w:hAnsiTheme="minorHAnsi" w:cstheme="minorHAnsi"/>
                  <w:b/>
                  <w:bCs/>
                  <w:sz w:val="18"/>
                  <w:szCs w:val="18"/>
                </w:rPr>
                <w:t>or</w:t>
              </w:r>
              <w:r w:rsidR="00277C19">
                <w:rPr>
                  <w:rFonts w:asciiTheme="minorHAnsi" w:eastAsia="Times New Roman" w:hAnsiTheme="minorHAnsi" w:cstheme="minorHAnsi"/>
                  <w:sz w:val="18"/>
                  <w:szCs w:val="18"/>
                </w:rPr>
                <w:t xml:space="preserve"> b</w:t>
              </w:r>
            </w:ins>
            <w:del w:id="941" w:author="Tam, Danny@Energy" w:date="2021-11-08T15:03:00Z">
              <w:r w:rsidRPr="00B843FA" w:rsidDel="00277C19">
                <w:rPr>
                  <w:rFonts w:asciiTheme="minorHAnsi" w:eastAsia="Times New Roman" w:hAnsiTheme="minorHAnsi" w:cstheme="minorHAnsi"/>
                  <w:sz w:val="18"/>
                  <w:szCs w:val="18"/>
                </w:rPr>
                <w:delText>the following</w:delText>
              </w:r>
            </w:del>
            <w:r w:rsidRPr="00B843FA">
              <w:rPr>
                <w:rFonts w:asciiTheme="minorHAnsi" w:eastAsia="Times New Roman" w:hAnsiTheme="minorHAnsi" w:cstheme="minorHAnsi"/>
                <w:sz w:val="18"/>
                <w:szCs w:val="18"/>
              </w:rPr>
              <w:t xml:space="preserve"> are installed (Section 150.0(n))</w:t>
            </w:r>
          </w:p>
          <w:p w14:paraId="5A9A7615" w14:textId="2388C9CD" w:rsidR="00D74ADA" w:rsidRPr="00D74ADA" w:rsidRDefault="00D74ADA">
            <w:pPr>
              <w:pStyle w:val="ListParagraph"/>
              <w:keepNext/>
              <w:numPr>
                <w:ilvl w:val="0"/>
                <w:numId w:val="5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Change w:id="942" w:author="Tam, Danny@Energy" w:date="2021-11-08T15:04:00Z">
                  <w:rPr/>
                </w:rPrChange>
              </w:rPr>
              <w:pPrChange w:id="943" w:author="Tam, Danny@Energy" w:date="2021-11-08T15:07:00Z">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pPr>
              </w:pPrChange>
            </w:pPr>
            <w:ins w:id="944" w:author="Tam, Danny@Energy" w:date="2021-11-08T15:04:00Z">
              <w:r w:rsidRPr="00E96E3C">
                <w:rPr>
                  <w:rFonts w:asciiTheme="minorHAnsi" w:eastAsia="Times New Roman" w:hAnsiTheme="minorHAnsi" w:cstheme="minorHAnsi"/>
                  <w:sz w:val="18"/>
                  <w:szCs w:val="18"/>
                </w:rPr>
                <w:t>A designated space at least 2.5 feet by 2.5 feet and 7 feet tall within 3 feet from the water heater</w:t>
              </w:r>
            </w:ins>
          </w:p>
          <w:p w14:paraId="0321B203" w14:textId="77777777" w:rsidR="00B843FA" w:rsidRPr="00B843FA" w:rsidRDefault="00B843FA" w:rsidP="00D74AD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accessible with no </w:t>
            </w:r>
            <w:proofErr w:type="gramStart"/>
            <w:r w:rsidRPr="00B843FA">
              <w:rPr>
                <w:rFonts w:asciiTheme="minorHAnsi" w:eastAsia="Times New Roman" w:hAnsiTheme="minorHAnsi" w:cstheme="minorHAnsi"/>
                <w:sz w:val="18"/>
                <w:szCs w:val="18"/>
              </w:rPr>
              <w:t>obstructions;</w:t>
            </w:r>
            <w:proofErr w:type="gramEnd"/>
          </w:p>
          <w:p w14:paraId="3EB6C9E6" w14:textId="77777777" w:rsidR="00B843FA" w:rsidRPr="00B843FA" w:rsidRDefault="00B843FA" w:rsidP="00D74ADA">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The conductor shall be labeled with the work “Spare” on both ends; and</w:t>
            </w:r>
          </w:p>
          <w:p w14:paraId="056C47DD" w14:textId="6EF43DFB" w:rsidR="00B843FA" w:rsidRPr="00B843FA" w:rsidRDefault="00B843FA" w:rsidP="00D74ADA">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DA275" w14:textId="1C789592" w:rsidR="00B843FA" w:rsidRPr="00B843FA" w:rsidDel="00277C19" w:rsidRDefault="00B843FA" w:rsidP="00D74AD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del w:id="945" w:author="Tam, Danny@Energy" w:date="2021-11-08T15:03:00Z"/>
                <w:rFonts w:asciiTheme="minorHAnsi" w:eastAsia="Times New Roman" w:hAnsiTheme="minorHAnsi" w:cstheme="minorHAnsi"/>
                <w:sz w:val="18"/>
                <w:szCs w:val="18"/>
              </w:rPr>
            </w:pPr>
            <w:del w:id="946" w:author="Tam, Danny@Energy" w:date="2021-11-08T15:03:00Z">
              <w:r w:rsidRPr="00B843FA" w:rsidDel="00277C19">
                <w:rPr>
                  <w:rFonts w:asciiTheme="minorHAnsi" w:eastAsia="Times New Roman" w:hAnsiTheme="minorHAnsi" w:cstheme="minorHAnsi"/>
                  <w:sz w:val="18"/>
                  <w:szCs w:val="18"/>
                </w:rPr>
                <w:delText>A Category III or IV vent, or a Type B vent with straight pipe between outside and water heater</w:delText>
              </w:r>
            </w:del>
          </w:p>
          <w:p w14:paraId="741E2CAE" w14:textId="77777777" w:rsidR="00B843FA" w:rsidRPr="00B843FA" w:rsidRDefault="00B843FA" w:rsidP="00D74AD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condensate </w:t>
            </w:r>
            <w:proofErr w:type="gramStart"/>
            <w:r w:rsidRPr="00B843FA">
              <w:rPr>
                <w:rFonts w:asciiTheme="minorHAnsi" w:eastAsia="Times New Roman" w:hAnsiTheme="minorHAnsi" w:cstheme="minorHAnsi"/>
                <w:sz w:val="18"/>
                <w:szCs w:val="18"/>
              </w:rPr>
              <w:t>drain</w:t>
            </w:r>
            <w:proofErr w:type="gramEnd"/>
            <w:r w:rsidRPr="00B843FA">
              <w:rPr>
                <w:rFonts w:asciiTheme="minorHAnsi" w:eastAsia="Times New Roman" w:hAnsiTheme="minorHAnsi" w:cstheme="minorHAnsi"/>
                <w:sz w:val="18"/>
                <w:szCs w:val="18"/>
              </w:rPr>
              <w:t xml:space="preserve"> no more than 2 inches higher than the base on water heater for natural draining</w:t>
            </w:r>
          </w:p>
          <w:p w14:paraId="688E3F13" w14:textId="77777777" w:rsidR="00B843FA" w:rsidRDefault="00B843FA" w:rsidP="00B843F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ins w:id="947" w:author="Tam, Danny@Energy" w:date="2021-11-08T15:04:00Z"/>
                <w:rFonts w:asciiTheme="minorHAnsi" w:eastAsia="Times New Roman" w:hAnsiTheme="minorHAnsi" w:cstheme="minorHAnsi"/>
                <w:sz w:val="18"/>
                <w:szCs w:val="18"/>
              </w:rPr>
            </w:pPr>
            <w:del w:id="948" w:author="Tam, Danny@Energy" w:date="2021-11-08T15:04:00Z">
              <w:r w:rsidRPr="00B843FA" w:rsidDel="00277C19">
                <w:rPr>
                  <w:rFonts w:asciiTheme="minorHAnsi" w:eastAsia="Times New Roman" w:hAnsiTheme="minorHAnsi" w:cstheme="minorHAnsi"/>
                  <w:sz w:val="18"/>
                  <w:szCs w:val="18"/>
                </w:rPr>
                <w:delText>A gas supply line with capacity of at least 200,000 Btu/hr</w:delText>
              </w:r>
            </w:del>
          </w:p>
          <w:p w14:paraId="3423EC89" w14:textId="77777777" w:rsidR="008E5B69" w:rsidRPr="004736BD" w:rsidRDefault="008E5B69">
            <w:pPr>
              <w:pStyle w:val="ListParagraph"/>
              <w:keepNext/>
              <w:numPr>
                <w:ilvl w:val="0"/>
                <w:numId w:val="5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949" w:author="Tam, Danny@Energy" w:date="2021-11-08T15:04:00Z"/>
                <w:rFonts w:asciiTheme="minorHAnsi" w:eastAsia="Times New Roman" w:hAnsiTheme="minorHAnsi" w:cstheme="minorHAnsi"/>
                <w:sz w:val="18"/>
                <w:szCs w:val="18"/>
              </w:rPr>
              <w:pPrChange w:id="950" w:author="Tam, Danny@Energy" w:date="2021-11-08T15:07:00Z">
                <w:pPr>
                  <w:pStyle w:val="ListParagraph"/>
                  <w:keepNext/>
                  <w:numPr>
                    <w:numId w:val="5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hanging="360"/>
                </w:pPr>
              </w:pPrChange>
            </w:pPr>
            <w:ins w:id="951" w:author="Tam, Danny@Energy" w:date="2021-11-08T15:04:00Z">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from the water heater </w:t>
              </w:r>
            </w:ins>
          </w:p>
          <w:p w14:paraId="6136046E" w14:textId="77777777" w:rsidR="008E5B69" w:rsidRPr="004B6B6C" w:rsidRDefault="008E5B69" w:rsidP="008E5B69">
            <w:pPr>
              <w:numPr>
                <w:ilvl w:val="0"/>
                <w:numId w:val="54"/>
              </w:numPr>
              <w:tabs>
                <w:tab w:val="left" w:pos="916"/>
              </w:tabs>
              <w:kinsoku w:val="0"/>
              <w:overflowPunct w:val="0"/>
              <w:autoSpaceDE w:val="0"/>
              <w:autoSpaceDN w:val="0"/>
              <w:adjustRightInd w:val="0"/>
              <w:spacing w:after="0" w:line="203" w:lineRule="exact"/>
              <w:ind w:left="1231" w:hanging="270"/>
              <w:rPr>
                <w:ins w:id="952" w:author="Tam, Danny@Energy" w:date="2021-11-08T15:04:00Z"/>
                <w:rFonts w:cs="Calibri"/>
                <w:sz w:val="20"/>
                <w:szCs w:val="20"/>
              </w:rPr>
            </w:pPr>
            <w:ins w:id="953" w:author="Tam, Danny@Energy" w:date="2021-11-08T15:04:00Z">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7054E6CB" w14:textId="77777777" w:rsidR="008E5B69" w:rsidRPr="004736BD" w:rsidRDefault="008E5B69" w:rsidP="008E5B69">
            <w:pPr>
              <w:pStyle w:val="ListParagraph"/>
              <w:numPr>
                <w:ilvl w:val="0"/>
                <w:numId w:val="54"/>
              </w:numPr>
              <w:kinsoku w:val="0"/>
              <w:overflowPunct w:val="0"/>
              <w:autoSpaceDE w:val="0"/>
              <w:autoSpaceDN w:val="0"/>
              <w:adjustRightInd w:val="0"/>
              <w:spacing w:after="0" w:line="240" w:lineRule="auto"/>
              <w:ind w:left="1231" w:right="293" w:hanging="270"/>
              <w:rPr>
                <w:ins w:id="954" w:author="Tam, Danny@Energy" w:date="2021-11-08T15:04:00Z"/>
                <w:rFonts w:cs="Calibri"/>
                <w:sz w:val="20"/>
                <w:szCs w:val="20"/>
              </w:rPr>
            </w:pPr>
            <w:ins w:id="955" w:author="Tam, Danny@Energy" w:date="2021-11-08T15:04: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0426FD19" w14:textId="77777777" w:rsidR="008E5B69" w:rsidRPr="004B6B6C" w:rsidRDefault="008E5B69" w:rsidP="008E5B69">
            <w:pPr>
              <w:numPr>
                <w:ilvl w:val="0"/>
                <w:numId w:val="54"/>
              </w:numPr>
              <w:tabs>
                <w:tab w:val="left" w:pos="827"/>
              </w:tabs>
              <w:kinsoku w:val="0"/>
              <w:overflowPunct w:val="0"/>
              <w:autoSpaceDE w:val="0"/>
              <w:autoSpaceDN w:val="0"/>
              <w:adjustRightInd w:val="0"/>
              <w:spacing w:before="119" w:after="0" w:line="240" w:lineRule="auto"/>
              <w:ind w:left="1231" w:right="606" w:hanging="270"/>
              <w:rPr>
                <w:ins w:id="956" w:author="Tam, Danny@Energy" w:date="2021-11-08T15:04:00Z"/>
                <w:rFonts w:cs="Calibri"/>
                <w:sz w:val="20"/>
                <w:szCs w:val="20"/>
              </w:rPr>
            </w:pPr>
            <w:ins w:id="957" w:author="Tam, Danny@Energy" w:date="2021-11-08T15:0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66C86B97" w14:textId="77777777" w:rsidR="008E5B69" w:rsidRPr="004B6B6C" w:rsidRDefault="008E5B69" w:rsidP="008E5B69">
            <w:pPr>
              <w:numPr>
                <w:ilvl w:val="0"/>
                <w:numId w:val="54"/>
              </w:numPr>
              <w:tabs>
                <w:tab w:val="left" w:pos="827"/>
              </w:tabs>
              <w:kinsoku w:val="0"/>
              <w:overflowPunct w:val="0"/>
              <w:autoSpaceDE w:val="0"/>
              <w:autoSpaceDN w:val="0"/>
              <w:adjustRightInd w:val="0"/>
              <w:spacing w:before="120" w:after="0" w:line="240" w:lineRule="auto"/>
              <w:ind w:left="1231" w:right="311" w:hanging="270"/>
              <w:rPr>
                <w:ins w:id="958" w:author="Tam, Danny@Energy" w:date="2021-11-08T15:04:00Z"/>
                <w:rFonts w:cs="Calibri"/>
                <w:sz w:val="20"/>
                <w:szCs w:val="20"/>
              </w:rPr>
            </w:pPr>
            <w:ins w:id="959" w:author="Tam, Danny@Energy" w:date="2021-11-08T15:04:00Z">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31D472F2" w14:textId="77777777" w:rsidR="008E5B69" w:rsidRPr="004B6B6C" w:rsidRDefault="008E5B69" w:rsidP="008E5B69">
            <w:pPr>
              <w:numPr>
                <w:ilvl w:val="0"/>
                <w:numId w:val="54"/>
              </w:numPr>
              <w:tabs>
                <w:tab w:val="left" w:pos="827"/>
              </w:tabs>
              <w:kinsoku w:val="0"/>
              <w:overflowPunct w:val="0"/>
              <w:autoSpaceDE w:val="0"/>
              <w:autoSpaceDN w:val="0"/>
              <w:adjustRightInd w:val="0"/>
              <w:spacing w:before="121" w:after="0" w:line="240" w:lineRule="auto"/>
              <w:ind w:left="1231" w:right="503" w:hanging="270"/>
              <w:rPr>
                <w:ins w:id="960" w:author="Tam, Danny@Energy" w:date="2021-11-08T15:04:00Z"/>
                <w:rFonts w:cs="Calibri"/>
                <w:sz w:val="20"/>
                <w:szCs w:val="20"/>
              </w:rPr>
            </w:pPr>
            <w:ins w:id="961" w:author="Tam, Danny@Energy" w:date="2021-11-08T15:0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3E4A87C1" w14:textId="77777777" w:rsidR="008E5B69" w:rsidRPr="004B6B6C" w:rsidRDefault="008E5B69" w:rsidP="008E5B69">
            <w:pPr>
              <w:numPr>
                <w:ilvl w:val="0"/>
                <w:numId w:val="54"/>
              </w:numPr>
              <w:tabs>
                <w:tab w:val="left" w:pos="827"/>
              </w:tabs>
              <w:kinsoku w:val="0"/>
              <w:overflowPunct w:val="0"/>
              <w:autoSpaceDE w:val="0"/>
              <w:autoSpaceDN w:val="0"/>
              <w:adjustRightInd w:val="0"/>
              <w:spacing w:before="119" w:after="0" w:line="240" w:lineRule="auto"/>
              <w:ind w:left="1231" w:right="602" w:hanging="270"/>
              <w:rPr>
                <w:ins w:id="962" w:author="Tam, Danny@Energy" w:date="2021-11-08T15:04:00Z"/>
                <w:rFonts w:cs="Calibri"/>
                <w:sz w:val="20"/>
                <w:szCs w:val="20"/>
              </w:rPr>
            </w:pPr>
            <w:ins w:id="963" w:author="Tam, Danny@Energy" w:date="2021-11-08T15:0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p>
          <w:p w14:paraId="4C46C8C9" w14:textId="77777777" w:rsidR="008E5B69" w:rsidRPr="004736BD" w:rsidRDefault="008E5B69" w:rsidP="008E5B69">
            <w:pPr>
              <w:numPr>
                <w:ilvl w:val="0"/>
                <w:numId w:val="54"/>
              </w:numPr>
              <w:tabs>
                <w:tab w:val="left" w:pos="827"/>
              </w:tabs>
              <w:kinsoku w:val="0"/>
              <w:overflowPunct w:val="0"/>
              <w:autoSpaceDE w:val="0"/>
              <w:autoSpaceDN w:val="0"/>
              <w:adjustRightInd w:val="0"/>
              <w:spacing w:before="121" w:after="0" w:line="240" w:lineRule="auto"/>
              <w:ind w:left="1231" w:hanging="270"/>
              <w:rPr>
                <w:ins w:id="964" w:author="Tam, Danny@Energy" w:date="2021-11-08T15:04:00Z"/>
                <w:rFonts w:cs="Calibri"/>
                <w:sz w:val="20"/>
                <w:szCs w:val="20"/>
              </w:rPr>
            </w:pPr>
            <w:ins w:id="965" w:author="Tam, Danny@Energy" w:date="2021-11-08T15:04:00Z">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ins>
          </w:p>
          <w:p w14:paraId="44A508AB" w14:textId="1A87D8A0" w:rsidR="008E5B69" w:rsidRPr="00B843FA" w:rsidRDefault="008E5B69">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asciiTheme="minorHAnsi" w:eastAsia="Times New Roman" w:hAnsiTheme="minorHAnsi" w:cstheme="minorHAnsi"/>
                <w:sz w:val="18"/>
                <w:szCs w:val="18"/>
              </w:rPr>
              <w:pPrChange w:id="966" w:author="Alhabibi, Haider@Energy" w:date="2022-01-03T15:37:00Z">
                <w:pPr>
                  <w:keepNext/>
                  <w:numPr>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pPr>
              </w:pPrChange>
            </w:pPr>
          </w:p>
        </w:tc>
      </w:tr>
      <w:tr w:rsidR="002C7351" w:rsidRPr="00B843FA" w14:paraId="0B619868" w14:textId="77777777" w:rsidTr="00383FC8">
        <w:trPr>
          <w:trHeight w:val="144"/>
          <w:tblHeader/>
        </w:trPr>
        <w:tc>
          <w:tcPr>
            <w:tcW w:w="705" w:type="dxa"/>
            <w:vAlign w:val="center"/>
          </w:tcPr>
          <w:p w14:paraId="1446F6D9" w14:textId="7FC415A7"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05</w:t>
            </w:r>
          </w:p>
        </w:tc>
        <w:tc>
          <w:tcPr>
            <w:tcW w:w="2062" w:type="dxa"/>
            <w:vAlign w:val="center"/>
          </w:tcPr>
          <w:p w14:paraId="35FAFCEB" w14:textId="48E22626"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Verification Status:</w:t>
            </w:r>
          </w:p>
        </w:tc>
        <w:tc>
          <w:tcPr>
            <w:tcW w:w="8213" w:type="dxa"/>
            <w:vAlign w:val="center"/>
          </w:tcPr>
          <w:p w14:paraId="26DE54B3" w14:textId="77777777" w:rsidR="002C7351" w:rsidRPr="00B71192" w:rsidRDefault="002C7351" w:rsidP="002C7351">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A642926" w14:textId="77777777" w:rsidR="002C7351" w:rsidRPr="00B71192" w:rsidRDefault="002C7351" w:rsidP="002C7351">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01789E67" w14:textId="2F8B73A4" w:rsidR="002C7351" w:rsidRPr="002C7351" w:rsidRDefault="002C7351">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2C7351">
              <w:rPr>
                <w:sz w:val="18"/>
                <w:szCs w:val="18"/>
                <w:u w:val="single"/>
              </w:rPr>
              <w:t>All N/A</w:t>
            </w:r>
            <w:r w:rsidRPr="002C7351">
              <w:rPr>
                <w:sz w:val="18"/>
                <w:szCs w:val="18"/>
              </w:rPr>
              <w:t xml:space="preserve"> - This entire table is not applicable</w:t>
            </w:r>
          </w:p>
        </w:tc>
      </w:tr>
      <w:tr w:rsidR="002C7351" w:rsidRPr="00B843FA" w14:paraId="04F65F74" w14:textId="77777777" w:rsidTr="00383FC8">
        <w:trPr>
          <w:trHeight w:val="144"/>
          <w:tblHeader/>
        </w:trPr>
        <w:tc>
          <w:tcPr>
            <w:tcW w:w="705" w:type="dxa"/>
          </w:tcPr>
          <w:p w14:paraId="38174421" w14:textId="0F0B74AC"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06</w:t>
            </w:r>
          </w:p>
        </w:tc>
        <w:tc>
          <w:tcPr>
            <w:tcW w:w="10275" w:type="dxa"/>
            <w:gridSpan w:val="2"/>
            <w:vAlign w:val="center"/>
          </w:tcPr>
          <w:p w14:paraId="6F9D69F2" w14:textId="1B955B0E"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 xml:space="preserve">Correction Notes: </w:t>
            </w:r>
            <w:r w:rsidRPr="00450E94">
              <w:rPr>
                <w:rFonts w:cs="TimesNewRomanPS-BoldMT"/>
                <w:bCs/>
                <w:sz w:val="18"/>
                <w:szCs w:val="18"/>
              </w:rPr>
              <w:t xml:space="preserve">&lt;&lt;if Verification Status= Fail, then text entry in this Corrections Notes field is </w:t>
            </w:r>
            <w:proofErr w:type="gramStart"/>
            <w:r w:rsidRPr="00450E94">
              <w:rPr>
                <w:rFonts w:cs="TimesNewRomanPS-BoldMT"/>
                <w:bCs/>
                <w:sz w:val="18"/>
                <w:szCs w:val="18"/>
              </w:rPr>
              <w:t>required;  user</w:t>
            </w:r>
            <w:proofErr w:type="gramEnd"/>
            <w:r w:rsidRPr="00450E94">
              <w:rPr>
                <w:rFonts w:cs="TimesNewRomanPS-BoldMT"/>
                <w:bCs/>
                <w:sz w:val="18"/>
                <w:szCs w:val="18"/>
              </w:rPr>
              <w:t xml:space="preserve"> input text&gt;&gt;</w:t>
            </w:r>
          </w:p>
        </w:tc>
      </w:tr>
      <w:tr w:rsidR="002C7351" w:rsidRPr="00B843FA" w14:paraId="13419051" w14:textId="77777777" w:rsidTr="00383FC8">
        <w:trPr>
          <w:trHeight w:val="144"/>
          <w:tblHeader/>
        </w:trPr>
        <w:tc>
          <w:tcPr>
            <w:tcW w:w="10980" w:type="dxa"/>
            <w:gridSpan w:val="3"/>
          </w:tcPr>
          <w:p w14:paraId="65268ECF" w14:textId="2AFAA724"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90331">
              <w:rPr>
                <w:b/>
                <w:sz w:val="18"/>
                <w:szCs w:val="18"/>
              </w:rPr>
              <w:lastRenderedPageBreak/>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544A4E55" w14:textId="3B79CFA4" w:rsidR="00B843FA" w:rsidRDefault="00B843FA">
      <w:pPr>
        <w:spacing w:after="0" w:line="240" w:lineRule="auto"/>
        <w:rPr>
          <w:rFonts w:asciiTheme="minorHAnsi" w:hAnsiTheme="minorHAnsi" w:cstheme="minorHAnsi"/>
          <w:sz w:val="18"/>
          <w:szCs w:val="18"/>
        </w:rPr>
      </w:pPr>
    </w:p>
    <w:tbl>
      <w:tblPr>
        <w:tblStyle w:val="TableGrid"/>
        <w:tblW w:w="10975" w:type="dxa"/>
        <w:tblLayout w:type="fixed"/>
        <w:tblLook w:val="04A0" w:firstRow="1" w:lastRow="0" w:firstColumn="1" w:lastColumn="0" w:noHBand="0" w:noVBand="1"/>
      </w:tblPr>
      <w:tblGrid>
        <w:gridCol w:w="445"/>
        <w:gridCol w:w="450"/>
        <w:gridCol w:w="1170"/>
        <w:gridCol w:w="180"/>
        <w:gridCol w:w="1080"/>
        <w:gridCol w:w="1350"/>
        <w:gridCol w:w="1350"/>
        <w:gridCol w:w="1170"/>
        <w:gridCol w:w="1260"/>
        <w:gridCol w:w="1260"/>
        <w:gridCol w:w="1260"/>
      </w:tblGrid>
      <w:tr w:rsidR="0042224A" w:rsidRPr="008D6F63" w14:paraId="3CAFD68B" w14:textId="0FDE90D6" w:rsidTr="00B022F9">
        <w:tc>
          <w:tcPr>
            <w:tcW w:w="10975" w:type="dxa"/>
            <w:gridSpan w:val="11"/>
          </w:tcPr>
          <w:p w14:paraId="1A3F35A6" w14:textId="066D8BCD" w:rsidR="0042224A" w:rsidRPr="008D6F63" w:rsidRDefault="0042224A" w:rsidP="00DF413D">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05F9EB7D" w14:textId="77777777" w:rsidR="0042224A" w:rsidRPr="00C605D1" w:rsidRDefault="0042224A" w:rsidP="00C605D1">
            <w:pPr>
              <w:spacing w:after="0" w:line="240" w:lineRule="auto"/>
              <w:rPr>
                <w:rFonts w:cstheme="minorHAnsi"/>
                <w:sz w:val="18"/>
                <w:szCs w:val="20"/>
              </w:rPr>
            </w:pPr>
            <w:r w:rsidRPr="00C605D1">
              <w:rPr>
                <w:rFonts w:cstheme="minorHAnsi"/>
                <w:sz w:val="18"/>
                <w:szCs w:val="20"/>
              </w:rPr>
              <w:t>For dwelling units with multiple systems, enter the master bath distance and kitchen distance to the closest water heater, and enter the average of the furthest fixture to each water heater.</w:t>
            </w:r>
          </w:p>
          <w:p w14:paraId="68672241" w14:textId="2F1ED977" w:rsidR="0042224A" w:rsidRPr="008D6F63" w:rsidRDefault="0042224A" w:rsidP="00DF413D">
            <w:pPr>
              <w:spacing w:after="0" w:line="240" w:lineRule="auto"/>
              <w:rPr>
                <w:rFonts w:cstheme="minorHAnsi"/>
                <w:b/>
                <w:sz w:val="18"/>
                <w:szCs w:val="18"/>
              </w:rPr>
            </w:pPr>
            <w:r w:rsidRPr="00C605D1">
              <w:rPr>
                <w:rFonts w:cstheme="minorHAnsi"/>
                <w:sz w:val="18"/>
                <w:szCs w:val="20"/>
              </w:rPr>
              <w:t>&lt;&lt; Require one row</w:t>
            </w:r>
            <w:r>
              <w:rPr>
                <w:rFonts w:cstheme="minorHAnsi"/>
                <w:sz w:val="18"/>
                <w:szCs w:val="20"/>
              </w:rPr>
              <w:t xml:space="preserve"> of data, reporting the longest distances,</w:t>
            </w:r>
            <w:r w:rsidRPr="00C605D1">
              <w:rPr>
                <w:rFonts w:cstheme="minorHAnsi"/>
                <w:sz w:val="18"/>
                <w:szCs w:val="20"/>
              </w:rPr>
              <w:t xml:space="preserve"> for each dwelling identified in </w:t>
            </w:r>
            <w:del w:id="967" w:author="Alhabibi, Haider@Energy" w:date="2022-01-25T20:14:00Z">
              <w:r w:rsidDel="005A35FF">
                <w:rPr>
                  <w:rFonts w:cstheme="minorHAnsi"/>
                  <w:sz w:val="18"/>
                  <w:szCs w:val="20"/>
                </w:rPr>
                <w:delText xml:space="preserve">Section </w:delText>
              </w:r>
            </w:del>
            <w:ins w:id="968" w:author="Alhabibi, Haider@Energy" w:date="2022-01-25T20:14:00Z">
              <w:r w:rsidR="005A35FF">
                <w:rPr>
                  <w:rFonts w:cstheme="minorHAnsi"/>
                  <w:sz w:val="18"/>
                  <w:szCs w:val="20"/>
                </w:rPr>
                <w:t xml:space="preserve">Table </w:t>
              </w:r>
            </w:ins>
            <w:r>
              <w:rPr>
                <w:rFonts w:cstheme="minorHAnsi"/>
                <w:sz w:val="18"/>
                <w:szCs w:val="20"/>
              </w:rPr>
              <w:t>B</w:t>
            </w:r>
            <w:ins w:id="969" w:author="Markstrum, Alexis@Energy" w:date="2021-10-27T14:53:00Z">
              <w:r w:rsidR="00A03FBA">
                <w:rPr>
                  <w:rFonts w:cstheme="minorHAnsi"/>
                  <w:sz w:val="18"/>
                  <w:szCs w:val="20"/>
                </w:rPr>
                <w:t xml:space="preserve"> or </w:t>
              </w:r>
              <w:del w:id="970" w:author="Alhabibi, Haider@Energy" w:date="2022-01-25T20:14:00Z">
                <w:r w:rsidR="00A03FBA" w:rsidDel="007B088E">
                  <w:rPr>
                    <w:rFonts w:cstheme="minorHAnsi"/>
                    <w:sz w:val="18"/>
                    <w:szCs w:val="20"/>
                  </w:rPr>
                  <w:delText>D</w:delText>
                </w:r>
              </w:del>
            </w:ins>
            <w:ins w:id="971" w:author="Alhabibi, Haider@Energy" w:date="2022-01-25T20:14:00Z">
              <w:r w:rsidR="007B088E">
                <w:rPr>
                  <w:rFonts w:cstheme="minorHAnsi"/>
                  <w:sz w:val="18"/>
                  <w:szCs w:val="20"/>
                </w:rPr>
                <w:t>B2</w:t>
              </w:r>
            </w:ins>
            <w:r>
              <w:rPr>
                <w:rFonts w:cstheme="minorHAnsi"/>
                <w:sz w:val="18"/>
                <w:szCs w:val="20"/>
              </w:rPr>
              <w:t>. with B11</w:t>
            </w:r>
            <w:ins w:id="972" w:author="Markstrum, Alexis@Energy" w:date="2021-10-27T14:53:00Z">
              <w:r w:rsidR="00A03FBA">
                <w:rPr>
                  <w:rFonts w:cstheme="minorHAnsi"/>
                  <w:sz w:val="18"/>
                  <w:szCs w:val="20"/>
                </w:rPr>
                <w:t xml:space="preserve"> or </w:t>
              </w:r>
              <w:del w:id="973" w:author="Alhabibi, Haider@Energy" w:date="2022-01-25T20:14:00Z">
                <w:r w:rsidR="00A03FBA" w:rsidDel="007B088E">
                  <w:rPr>
                    <w:rFonts w:cstheme="minorHAnsi"/>
                    <w:sz w:val="18"/>
                    <w:szCs w:val="20"/>
                  </w:rPr>
                  <w:delText>D</w:delText>
                </w:r>
              </w:del>
            </w:ins>
            <w:ins w:id="974" w:author="Alhabibi, Haider@Energy" w:date="2022-01-25T20:14:00Z">
              <w:r w:rsidR="007B088E">
                <w:rPr>
                  <w:rFonts w:cstheme="minorHAnsi"/>
                  <w:sz w:val="18"/>
                  <w:szCs w:val="20"/>
                </w:rPr>
                <w:t>B2-</w:t>
              </w:r>
            </w:ins>
            <w:proofErr w:type="gramStart"/>
            <w:ins w:id="975" w:author="Markstrum, Alexis@Energy" w:date="2021-10-27T14:53:00Z">
              <w:r w:rsidR="00A03FBA">
                <w:rPr>
                  <w:rFonts w:cstheme="minorHAnsi"/>
                  <w:sz w:val="18"/>
                  <w:szCs w:val="20"/>
                </w:rPr>
                <w:t xml:space="preserve">08 </w:t>
              </w:r>
            </w:ins>
            <w:r>
              <w:rPr>
                <w:rFonts w:cstheme="minorHAnsi"/>
                <w:sz w:val="18"/>
                <w:szCs w:val="20"/>
              </w:rPr>
              <w:t xml:space="preserve"> =</w:t>
            </w:r>
            <w:proofErr w:type="gramEnd"/>
            <w:r>
              <w:rPr>
                <w:rFonts w:cstheme="minorHAnsi"/>
                <w:sz w:val="18"/>
                <w:szCs w:val="20"/>
              </w:rPr>
              <w:t xml:space="preserve"> Expanded. If no dwelling in B11 </w:t>
            </w:r>
            <w:ins w:id="976" w:author="Markstrum, Alexis@Energy" w:date="2021-10-27T14:53:00Z">
              <w:r w:rsidR="00A03FBA">
                <w:rPr>
                  <w:rFonts w:cstheme="minorHAnsi"/>
                  <w:sz w:val="18"/>
                  <w:szCs w:val="20"/>
                </w:rPr>
                <w:t xml:space="preserve">or </w:t>
              </w:r>
              <w:del w:id="977" w:author="Alhabibi, Haider@Energy" w:date="2022-01-25T20:15:00Z">
                <w:r w:rsidR="00A03FBA" w:rsidDel="0063645C">
                  <w:rPr>
                    <w:rFonts w:cstheme="minorHAnsi"/>
                    <w:sz w:val="18"/>
                    <w:szCs w:val="20"/>
                  </w:rPr>
                  <w:delText>D</w:delText>
                </w:r>
              </w:del>
            </w:ins>
            <w:ins w:id="978" w:author="Alhabibi, Haider@Energy" w:date="2022-01-25T20:15:00Z">
              <w:r w:rsidR="0063645C">
                <w:rPr>
                  <w:rFonts w:cstheme="minorHAnsi"/>
                  <w:sz w:val="18"/>
                  <w:szCs w:val="20"/>
                </w:rPr>
                <w:t>B2-</w:t>
              </w:r>
            </w:ins>
            <w:ins w:id="979" w:author="Markstrum, Alexis@Energy" w:date="2021-10-27T14:53:00Z">
              <w:r w:rsidR="00A03FBA">
                <w:rPr>
                  <w:rFonts w:cstheme="minorHAnsi"/>
                  <w:sz w:val="18"/>
                  <w:szCs w:val="20"/>
                </w:rPr>
                <w:t xml:space="preserve">08 </w:t>
              </w:r>
            </w:ins>
            <w:r>
              <w:rPr>
                <w:rFonts w:cstheme="minorHAnsi"/>
                <w:sz w:val="18"/>
                <w:szCs w:val="20"/>
              </w:rPr>
              <w:t>= Expanded, then display section header and standard “This section does not apply” message&gt;&gt;</w:t>
            </w:r>
          </w:p>
        </w:tc>
      </w:tr>
      <w:tr w:rsidR="004B7D10" w:rsidRPr="00AC2387" w14:paraId="67F446C6" w14:textId="43CAE8FA" w:rsidTr="0042224A">
        <w:tc>
          <w:tcPr>
            <w:tcW w:w="895" w:type="dxa"/>
            <w:gridSpan w:val="2"/>
          </w:tcPr>
          <w:p w14:paraId="40C677B9" w14:textId="77777777" w:rsidR="004B7D10" w:rsidRDefault="004B7D10" w:rsidP="004B7D10">
            <w:pPr>
              <w:spacing w:after="0"/>
              <w:jc w:val="center"/>
              <w:rPr>
                <w:rFonts w:cstheme="minorHAnsi"/>
                <w:sz w:val="20"/>
                <w:szCs w:val="20"/>
              </w:rPr>
            </w:pPr>
            <w:r>
              <w:rPr>
                <w:rFonts w:cstheme="minorHAnsi"/>
                <w:sz w:val="20"/>
                <w:szCs w:val="20"/>
              </w:rPr>
              <w:t>01</w:t>
            </w:r>
          </w:p>
        </w:tc>
        <w:tc>
          <w:tcPr>
            <w:tcW w:w="1170" w:type="dxa"/>
          </w:tcPr>
          <w:p w14:paraId="18EBDD42" w14:textId="77777777" w:rsidR="004B7D10" w:rsidRDefault="004B7D10" w:rsidP="004B7D10">
            <w:pPr>
              <w:spacing w:after="0"/>
              <w:jc w:val="center"/>
              <w:rPr>
                <w:rFonts w:cstheme="minorHAnsi"/>
                <w:sz w:val="20"/>
                <w:szCs w:val="20"/>
              </w:rPr>
            </w:pPr>
            <w:r>
              <w:rPr>
                <w:rFonts w:cstheme="minorHAnsi"/>
                <w:sz w:val="20"/>
                <w:szCs w:val="20"/>
              </w:rPr>
              <w:t>02</w:t>
            </w:r>
          </w:p>
        </w:tc>
        <w:tc>
          <w:tcPr>
            <w:tcW w:w="1260" w:type="dxa"/>
            <w:gridSpan w:val="2"/>
            <w:vAlign w:val="bottom"/>
          </w:tcPr>
          <w:p w14:paraId="2B93F9C8" w14:textId="77777777" w:rsidR="004B7D10" w:rsidRDefault="004B7D10" w:rsidP="004B7D10">
            <w:pPr>
              <w:spacing w:after="0"/>
              <w:jc w:val="center"/>
              <w:rPr>
                <w:rFonts w:cstheme="minorHAnsi"/>
                <w:sz w:val="20"/>
                <w:szCs w:val="20"/>
              </w:rPr>
            </w:pPr>
            <w:r>
              <w:rPr>
                <w:rFonts w:cstheme="minorHAnsi"/>
                <w:sz w:val="20"/>
                <w:szCs w:val="20"/>
              </w:rPr>
              <w:t>03</w:t>
            </w:r>
          </w:p>
        </w:tc>
        <w:tc>
          <w:tcPr>
            <w:tcW w:w="1350" w:type="dxa"/>
          </w:tcPr>
          <w:p w14:paraId="66E22819" w14:textId="77777777" w:rsidR="004B7D10" w:rsidRDefault="004B7D10" w:rsidP="004B7D10">
            <w:pPr>
              <w:spacing w:after="0"/>
              <w:jc w:val="center"/>
              <w:rPr>
                <w:rFonts w:cstheme="minorHAnsi"/>
                <w:sz w:val="20"/>
                <w:szCs w:val="20"/>
              </w:rPr>
            </w:pPr>
            <w:r>
              <w:rPr>
                <w:rFonts w:cstheme="minorHAnsi"/>
                <w:sz w:val="20"/>
                <w:szCs w:val="20"/>
              </w:rPr>
              <w:t>04</w:t>
            </w:r>
          </w:p>
        </w:tc>
        <w:tc>
          <w:tcPr>
            <w:tcW w:w="1350" w:type="dxa"/>
          </w:tcPr>
          <w:p w14:paraId="0D293B00" w14:textId="77777777" w:rsidR="004B7D10" w:rsidRDefault="004B7D10" w:rsidP="004B7D10">
            <w:pPr>
              <w:spacing w:after="0"/>
              <w:jc w:val="center"/>
              <w:rPr>
                <w:rFonts w:cstheme="minorHAnsi"/>
                <w:sz w:val="20"/>
                <w:szCs w:val="20"/>
              </w:rPr>
            </w:pPr>
            <w:r>
              <w:rPr>
                <w:rFonts w:cstheme="minorHAnsi"/>
                <w:sz w:val="20"/>
                <w:szCs w:val="20"/>
              </w:rPr>
              <w:t>05</w:t>
            </w:r>
          </w:p>
        </w:tc>
        <w:tc>
          <w:tcPr>
            <w:tcW w:w="1170" w:type="dxa"/>
          </w:tcPr>
          <w:p w14:paraId="01C92268" w14:textId="77777777" w:rsidR="004B7D10" w:rsidRDefault="004B7D10" w:rsidP="004B7D10">
            <w:pPr>
              <w:spacing w:after="0"/>
              <w:jc w:val="center"/>
              <w:rPr>
                <w:rFonts w:cstheme="minorHAnsi"/>
                <w:sz w:val="20"/>
                <w:szCs w:val="20"/>
              </w:rPr>
            </w:pPr>
            <w:r>
              <w:rPr>
                <w:rFonts w:cstheme="minorHAnsi"/>
                <w:sz w:val="20"/>
                <w:szCs w:val="20"/>
              </w:rPr>
              <w:t>06</w:t>
            </w:r>
          </w:p>
        </w:tc>
        <w:tc>
          <w:tcPr>
            <w:tcW w:w="1260" w:type="dxa"/>
          </w:tcPr>
          <w:p w14:paraId="1C399420" w14:textId="77777777" w:rsidR="004B7D10" w:rsidRDefault="004B7D10" w:rsidP="004B7D10">
            <w:pPr>
              <w:spacing w:after="0"/>
              <w:jc w:val="center"/>
              <w:rPr>
                <w:rFonts w:cstheme="minorHAnsi"/>
                <w:sz w:val="20"/>
                <w:szCs w:val="20"/>
              </w:rPr>
            </w:pPr>
            <w:r>
              <w:rPr>
                <w:rFonts w:cstheme="minorHAnsi"/>
                <w:sz w:val="20"/>
                <w:szCs w:val="20"/>
              </w:rPr>
              <w:t>07</w:t>
            </w:r>
          </w:p>
        </w:tc>
        <w:tc>
          <w:tcPr>
            <w:tcW w:w="1260" w:type="dxa"/>
          </w:tcPr>
          <w:p w14:paraId="64878C39" w14:textId="26B256D7" w:rsidR="004B7D10" w:rsidRDefault="004B7D10" w:rsidP="004B7D10">
            <w:pPr>
              <w:spacing w:after="0"/>
              <w:jc w:val="center"/>
              <w:rPr>
                <w:rFonts w:cstheme="minorHAnsi"/>
                <w:sz w:val="20"/>
                <w:szCs w:val="20"/>
              </w:rPr>
            </w:pPr>
            <w:r>
              <w:rPr>
                <w:rFonts w:cstheme="minorHAnsi"/>
                <w:sz w:val="20"/>
                <w:szCs w:val="20"/>
              </w:rPr>
              <w:t>08</w:t>
            </w:r>
          </w:p>
        </w:tc>
        <w:tc>
          <w:tcPr>
            <w:tcW w:w="1260" w:type="dxa"/>
          </w:tcPr>
          <w:p w14:paraId="5A588B9F" w14:textId="22BA2A55" w:rsidR="004B7D10" w:rsidRDefault="004B7D10" w:rsidP="004B7D10">
            <w:pPr>
              <w:spacing w:after="0"/>
              <w:jc w:val="center"/>
              <w:rPr>
                <w:rFonts w:cstheme="minorHAnsi"/>
                <w:sz w:val="20"/>
                <w:szCs w:val="20"/>
              </w:rPr>
            </w:pPr>
            <w:r>
              <w:rPr>
                <w:rFonts w:cstheme="minorHAnsi"/>
                <w:sz w:val="20"/>
                <w:szCs w:val="20"/>
              </w:rPr>
              <w:t>09</w:t>
            </w:r>
          </w:p>
        </w:tc>
      </w:tr>
      <w:tr w:rsidR="004B7D10" w:rsidRPr="00AB4500" w14:paraId="0EE82323" w14:textId="5298BB9E" w:rsidTr="004B7D10">
        <w:tc>
          <w:tcPr>
            <w:tcW w:w="895" w:type="dxa"/>
            <w:gridSpan w:val="2"/>
            <w:vAlign w:val="bottom"/>
          </w:tcPr>
          <w:p w14:paraId="214BFEC9" w14:textId="48DE2B9B" w:rsidR="004B7D10" w:rsidRPr="00AB4500" w:rsidRDefault="004B7D10" w:rsidP="004B7D10">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170" w:type="dxa"/>
            <w:vAlign w:val="bottom"/>
          </w:tcPr>
          <w:p w14:paraId="7B7A2B39" w14:textId="77777777" w:rsidR="004B7D10" w:rsidRPr="00AB4500" w:rsidRDefault="004B7D10" w:rsidP="004B7D10">
            <w:pPr>
              <w:spacing w:after="0" w:line="240" w:lineRule="auto"/>
              <w:jc w:val="center"/>
              <w:rPr>
                <w:rFonts w:cstheme="minorHAnsi"/>
                <w:sz w:val="18"/>
                <w:szCs w:val="20"/>
              </w:rPr>
            </w:pPr>
            <w:r w:rsidRPr="00AB4500">
              <w:rPr>
                <w:rFonts w:cstheme="minorHAnsi"/>
                <w:sz w:val="18"/>
                <w:szCs w:val="20"/>
              </w:rPr>
              <w:t>Number of Stories</w:t>
            </w:r>
          </w:p>
        </w:tc>
        <w:tc>
          <w:tcPr>
            <w:tcW w:w="1260" w:type="dxa"/>
            <w:gridSpan w:val="2"/>
            <w:vAlign w:val="bottom"/>
          </w:tcPr>
          <w:p w14:paraId="18D9317B" w14:textId="77777777" w:rsidR="004B7D10" w:rsidRPr="00AB4500" w:rsidRDefault="004B7D10" w:rsidP="004B7D10">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F4BF441" w14:textId="77777777" w:rsidR="004B7D10" w:rsidRPr="00AB4500" w:rsidRDefault="004B7D10" w:rsidP="004B7D10">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350" w:type="dxa"/>
            <w:vAlign w:val="bottom"/>
          </w:tcPr>
          <w:p w14:paraId="7FE640C5" w14:textId="2E86E7A7" w:rsidR="004B7D10" w:rsidRPr="00AB4500" w:rsidRDefault="004B7D10" w:rsidP="004B7D10">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3F4FB9A1" w14:textId="77777777" w:rsidR="004B7D10" w:rsidRPr="00AB4500" w:rsidRDefault="004B7D10" w:rsidP="004B7D10">
            <w:pPr>
              <w:spacing w:after="0" w:line="240" w:lineRule="auto"/>
              <w:jc w:val="center"/>
              <w:rPr>
                <w:sz w:val="18"/>
              </w:rPr>
            </w:pPr>
            <w:r w:rsidRPr="00AB4500">
              <w:rPr>
                <w:rFonts w:cstheme="minorHAnsi"/>
                <w:sz w:val="18"/>
                <w:szCs w:val="20"/>
              </w:rPr>
              <w:t>Weighted Distance</w:t>
            </w:r>
          </w:p>
        </w:tc>
        <w:tc>
          <w:tcPr>
            <w:tcW w:w="1260" w:type="dxa"/>
            <w:vAlign w:val="bottom"/>
          </w:tcPr>
          <w:p w14:paraId="70913D43" w14:textId="77777777" w:rsidR="004B7D10" w:rsidRPr="00AB4500" w:rsidRDefault="004B7D10" w:rsidP="004B7D10">
            <w:pPr>
              <w:spacing w:after="0" w:line="240" w:lineRule="auto"/>
              <w:jc w:val="center"/>
              <w:rPr>
                <w:sz w:val="18"/>
              </w:rPr>
            </w:pPr>
            <w:r w:rsidRPr="00AB4500">
              <w:rPr>
                <w:rFonts w:cstheme="minorHAnsi"/>
                <w:sz w:val="18"/>
                <w:szCs w:val="20"/>
              </w:rPr>
              <w:t>Qualification Distance</w:t>
            </w:r>
          </w:p>
        </w:tc>
        <w:tc>
          <w:tcPr>
            <w:tcW w:w="1260" w:type="dxa"/>
            <w:vAlign w:val="bottom"/>
          </w:tcPr>
          <w:p w14:paraId="32FA4E3A" w14:textId="5AF6C982" w:rsidR="004B7D10" w:rsidRPr="00AB4500" w:rsidRDefault="004B7D10" w:rsidP="004B7D10">
            <w:pPr>
              <w:spacing w:after="0" w:line="240" w:lineRule="auto"/>
              <w:jc w:val="center"/>
              <w:rPr>
                <w:rFonts w:cstheme="minorHAnsi"/>
                <w:sz w:val="18"/>
                <w:szCs w:val="20"/>
              </w:rPr>
            </w:pPr>
            <w:r>
              <w:rPr>
                <w:rFonts w:cstheme="minorHAnsi"/>
                <w:sz w:val="18"/>
              </w:rPr>
              <w:t>Design Compactness Factor</w:t>
            </w:r>
          </w:p>
        </w:tc>
        <w:tc>
          <w:tcPr>
            <w:tcW w:w="1260" w:type="dxa"/>
            <w:vAlign w:val="bottom"/>
          </w:tcPr>
          <w:p w14:paraId="48628D9D" w14:textId="489D56C5" w:rsidR="004B7D10" w:rsidRPr="00AB4500" w:rsidRDefault="004B7D10" w:rsidP="004B7D10">
            <w:pPr>
              <w:spacing w:after="0" w:line="240" w:lineRule="auto"/>
              <w:jc w:val="center"/>
              <w:rPr>
                <w:rFonts w:cstheme="minorHAnsi"/>
                <w:sz w:val="18"/>
                <w:szCs w:val="20"/>
              </w:rPr>
            </w:pPr>
            <w:r>
              <w:rPr>
                <w:rFonts w:cstheme="minorHAnsi"/>
                <w:sz w:val="18"/>
              </w:rPr>
              <w:t>Calculated Compactness Factor</w:t>
            </w:r>
          </w:p>
        </w:tc>
      </w:tr>
      <w:tr w:rsidR="004B7D10" w:rsidRPr="00AB4500" w14:paraId="121B0376" w14:textId="01C1F20F" w:rsidTr="0042224A">
        <w:trPr>
          <w:trHeight w:val="305"/>
        </w:trPr>
        <w:tc>
          <w:tcPr>
            <w:tcW w:w="895" w:type="dxa"/>
            <w:gridSpan w:val="2"/>
          </w:tcPr>
          <w:p w14:paraId="7A98A97D" w14:textId="4A589911" w:rsidR="004B7D10" w:rsidRPr="00AB4500" w:rsidRDefault="004B7D10" w:rsidP="004B7D10">
            <w:pPr>
              <w:spacing w:after="0" w:line="240" w:lineRule="auto"/>
              <w:rPr>
                <w:sz w:val="18"/>
                <w:szCs w:val="18"/>
              </w:rPr>
            </w:pPr>
            <w:r w:rsidRPr="00AB4500">
              <w:rPr>
                <w:rFonts w:asciiTheme="minorHAnsi" w:eastAsia="Times New Roman" w:hAnsiTheme="minorHAnsi" w:cstheme="minorHAnsi"/>
                <w:sz w:val="18"/>
                <w:szCs w:val="18"/>
              </w:rPr>
              <w:t>&lt;&lt;Reference value from A01</w:t>
            </w:r>
            <w:ins w:id="980" w:author="Markstrum, Alexis@Energy" w:date="2021-10-27T14:54:00Z">
              <w:r w:rsidR="008619BD">
                <w:rPr>
                  <w:rFonts w:asciiTheme="minorHAnsi" w:eastAsia="Times New Roman" w:hAnsiTheme="minorHAnsi" w:cstheme="minorHAnsi"/>
                  <w:sz w:val="18"/>
                  <w:szCs w:val="18"/>
                </w:rPr>
                <w:t xml:space="preserve"> or </w:t>
              </w:r>
              <w:del w:id="981" w:author="Alhabibi, Haider@Energy" w:date="2022-01-25T20:14:00Z">
                <w:r w:rsidR="008619BD" w:rsidDel="007B088E">
                  <w:rPr>
                    <w:rFonts w:asciiTheme="minorHAnsi" w:eastAsia="Times New Roman" w:hAnsiTheme="minorHAnsi" w:cstheme="minorHAnsi"/>
                    <w:sz w:val="18"/>
                    <w:szCs w:val="18"/>
                  </w:rPr>
                  <w:delText>C</w:delText>
                </w:r>
              </w:del>
            </w:ins>
            <w:ins w:id="982" w:author="Alhabibi, Haider@Energy" w:date="2022-01-25T20:14:00Z">
              <w:r w:rsidR="007B088E">
                <w:rPr>
                  <w:rFonts w:asciiTheme="minorHAnsi" w:eastAsia="Times New Roman" w:hAnsiTheme="minorHAnsi" w:cstheme="minorHAnsi"/>
                  <w:sz w:val="18"/>
                  <w:szCs w:val="18"/>
                </w:rPr>
                <w:t>A</w:t>
              </w:r>
            </w:ins>
            <w:ins w:id="983" w:author="Alhabibi, Haider@Energy" w:date="2022-01-25T20:15:00Z">
              <w:r w:rsidR="00BC512C">
                <w:rPr>
                  <w:rFonts w:asciiTheme="minorHAnsi" w:eastAsia="Times New Roman" w:hAnsiTheme="minorHAnsi" w:cstheme="minorHAnsi"/>
                  <w:sz w:val="18"/>
                  <w:szCs w:val="18"/>
                </w:rPr>
                <w:t>2-</w:t>
              </w:r>
            </w:ins>
            <w:ins w:id="984" w:author="Markstrum, Alexis@Energy" w:date="2021-10-27T14:54:00Z">
              <w:r w:rsidR="008619BD">
                <w:rPr>
                  <w:rFonts w:asciiTheme="minorHAnsi" w:eastAsia="Times New Roman" w:hAnsiTheme="minorHAnsi" w:cstheme="minorHAnsi"/>
                  <w:sz w:val="18"/>
                  <w:szCs w:val="18"/>
                </w:rPr>
                <w:t>01</w:t>
              </w:r>
            </w:ins>
            <w:r w:rsidRPr="00AB4500">
              <w:rPr>
                <w:rFonts w:asciiTheme="minorHAnsi" w:eastAsia="Times New Roman" w:hAnsiTheme="minorHAnsi" w:cstheme="minorHAnsi"/>
                <w:sz w:val="18"/>
                <w:szCs w:val="18"/>
              </w:rPr>
              <w:t>&gt;&gt;</w:t>
            </w:r>
          </w:p>
        </w:tc>
        <w:tc>
          <w:tcPr>
            <w:tcW w:w="1170" w:type="dxa"/>
          </w:tcPr>
          <w:p w14:paraId="4DAB0DF4" w14:textId="77777777" w:rsidR="004B7D10" w:rsidRPr="00AB4500" w:rsidRDefault="004B7D10" w:rsidP="004B7D10">
            <w:pPr>
              <w:spacing w:after="0" w:line="240" w:lineRule="auto"/>
              <w:rPr>
                <w:sz w:val="18"/>
                <w:szCs w:val="18"/>
              </w:rPr>
            </w:pPr>
            <w:r w:rsidRPr="00AB4500">
              <w:rPr>
                <w:sz w:val="18"/>
                <w:szCs w:val="18"/>
              </w:rPr>
              <w:t xml:space="preserve">&lt;&lt;if performance, then value = </w:t>
            </w:r>
            <w:proofErr w:type="gramStart"/>
            <w:r w:rsidRPr="00AB4500">
              <w:rPr>
                <w:sz w:val="18"/>
                <w:szCs w:val="18"/>
              </w:rPr>
              <w:t>NA;</w:t>
            </w:r>
            <w:proofErr w:type="gramEnd"/>
            <w:r w:rsidRPr="00AB4500">
              <w:rPr>
                <w:sz w:val="18"/>
                <w:szCs w:val="18"/>
              </w:rPr>
              <w:t xml:space="preserve"> </w:t>
            </w:r>
          </w:p>
          <w:p w14:paraId="3643390F" w14:textId="77777777" w:rsidR="004B7D10" w:rsidRPr="00AB4500" w:rsidRDefault="004B7D10" w:rsidP="004B7D10">
            <w:pPr>
              <w:spacing w:after="0" w:line="240" w:lineRule="auto"/>
              <w:rPr>
                <w:sz w:val="18"/>
                <w:szCs w:val="18"/>
              </w:rPr>
            </w:pPr>
            <w:r w:rsidRPr="00AB4500">
              <w:rPr>
                <w:sz w:val="18"/>
                <w:szCs w:val="18"/>
              </w:rPr>
              <w:t>Else if prescriptive, user select from list: 1, 2, 3&gt;&gt;</w:t>
            </w:r>
          </w:p>
        </w:tc>
        <w:tc>
          <w:tcPr>
            <w:tcW w:w="1260" w:type="dxa"/>
            <w:gridSpan w:val="2"/>
          </w:tcPr>
          <w:p w14:paraId="4BF0D21C"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70B957F5" w14:textId="3178E176" w:rsidR="004B7D10" w:rsidRPr="00AB4500" w:rsidRDefault="004B7D10" w:rsidP="004B7D10">
            <w:pPr>
              <w:spacing w:after="0" w:line="240" w:lineRule="auto"/>
              <w:rPr>
                <w:sz w:val="18"/>
                <w:szCs w:val="18"/>
              </w:rPr>
            </w:pPr>
            <w:r w:rsidRPr="00AB4500">
              <w:rPr>
                <w:sz w:val="18"/>
                <w:szCs w:val="18"/>
              </w:rPr>
              <w:t>Else if prescriptive compliance</w:t>
            </w:r>
            <w:r w:rsidR="00BC1420">
              <w:rPr>
                <w:sz w:val="18"/>
                <w:szCs w:val="18"/>
              </w:rPr>
              <w:t xml:space="preserve"> or </w:t>
            </w:r>
            <w:r w:rsidR="00C7156E">
              <w:rPr>
                <w:sz w:val="18"/>
                <w:szCs w:val="18"/>
              </w:rPr>
              <w:t>not in the XML</w:t>
            </w:r>
            <w:r w:rsidRPr="00AB4500">
              <w:rPr>
                <w:sz w:val="18"/>
                <w:szCs w:val="18"/>
              </w:rPr>
              <w:t>, user input&gt;&gt;</w:t>
            </w:r>
          </w:p>
        </w:tc>
        <w:tc>
          <w:tcPr>
            <w:tcW w:w="1350" w:type="dxa"/>
          </w:tcPr>
          <w:p w14:paraId="11703F67"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1A3D0D64" w14:textId="6B8D72FE" w:rsidR="004B7D10" w:rsidRPr="00AB4500" w:rsidRDefault="004B7D10" w:rsidP="004B7D10">
            <w:pPr>
              <w:spacing w:after="0" w:line="240" w:lineRule="auto"/>
              <w:rPr>
                <w:sz w:val="18"/>
                <w:szCs w:val="18"/>
              </w:rPr>
            </w:pPr>
            <w:r w:rsidRPr="00AB4500">
              <w:rPr>
                <w:sz w:val="18"/>
                <w:szCs w:val="18"/>
              </w:rPr>
              <w:t>Else if prescriptive compliance</w:t>
            </w:r>
            <w:r w:rsidR="00C7156E">
              <w:rPr>
                <w:sz w:val="18"/>
                <w:szCs w:val="18"/>
              </w:rPr>
              <w:t xml:space="preserve"> or not in the XML</w:t>
            </w:r>
            <w:r w:rsidRPr="00AB4500">
              <w:rPr>
                <w:sz w:val="18"/>
                <w:szCs w:val="18"/>
              </w:rPr>
              <w:t>, user input&gt;&gt;</w:t>
            </w:r>
          </w:p>
        </w:tc>
        <w:tc>
          <w:tcPr>
            <w:tcW w:w="1350" w:type="dxa"/>
          </w:tcPr>
          <w:p w14:paraId="333766EF"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6F749BBD" w14:textId="1DB35BAD" w:rsidR="004B7D10" w:rsidRPr="00AB4500" w:rsidRDefault="004B7D10" w:rsidP="004B7D10">
            <w:pPr>
              <w:spacing w:after="0" w:line="240" w:lineRule="auto"/>
              <w:rPr>
                <w:sz w:val="18"/>
                <w:szCs w:val="18"/>
              </w:rPr>
            </w:pPr>
            <w:r w:rsidRPr="00AB4500">
              <w:rPr>
                <w:sz w:val="18"/>
                <w:szCs w:val="18"/>
              </w:rPr>
              <w:t>Else if prescriptive compliance</w:t>
            </w:r>
            <w:r w:rsidR="00C7156E">
              <w:rPr>
                <w:sz w:val="18"/>
                <w:szCs w:val="18"/>
              </w:rPr>
              <w:t xml:space="preserve"> or not in the XML</w:t>
            </w:r>
            <w:r w:rsidRPr="00AB4500">
              <w:rPr>
                <w:sz w:val="18"/>
                <w:szCs w:val="18"/>
              </w:rPr>
              <w:t>, user input&gt;&gt;</w:t>
            </w:r>
          </w:p>
        </w:tc>
        <w:tc>
          <w:tcPr>
            <w:tcW w:w="1170" w:type="dxa"/>
          </w:tcPr>
          <w:p w14:paraId="67879559"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5779628E" w14:textId="2AE1C248" w:rsidR="004B7D10" w:rsidRPr="00AB4500" w:rsidRDefault="004B7D10" w:rsidP="004B7D10">
            <w:pPr>
              <w:spacing w:after="0" w:line="240" w:lineRule="auto"/>
              <w:rPr>
                <w:sz w:val="18"/>
                <w:szCs w:val="18"/>
              </w:rPr>
            </w:pPr>
            <w:r w:rsidRPr="00AB4500">
              <w:rPr>
                <w:sz w:val="18"/>
                <w:szCs w:val="18"/>
              </w:rPr>
              <w:t xml:space="preserve">else if prescriptive </w:t>
            </w:r>
            <w:r w:rsidR="00C7156E">
              <w:rPr>
                <w:sz w:val="18"/>
                <w:szCs w:val="18"/>
              </w:rPr>
              <w:t>or not in the XML</w:t>
            </w:r>
            <w:r w:rsidR="00C7156E" w:rsidRPr="00AB4500">
              <w:rPr>
                <w:sz w:val="18"/>
                <w:szCs w:val="18"/>
              </w:rPr>
              <w:t xml:space="preserve"> </w:t>
            </w:r>
            <w:r w:rsidRPr="00AB4500">
              <w:rPr>
                <w:sz w:val="18"/>
                <w:szCs w:val="18"/>
              </w:rPr>
              <w:t>and A</w:t>
            </w:r>
            <w:r>
              <w:rPr>
                <w:sz w:val="18"/>
                <w:szCs w:val="18"/>
              </w:rPr>
              <w:t>10</w:t>
            </w:r>
            <w:r w:rsidRPr="00AB4500">
              <w:rPr>
                <w:sz w:val="18"/>
                <w:szCs w:val="18"/>
              </w:rPr>
              <w:t xml:space="preserve"> </w:t>
            </w:r>
            <w:ins w:id="985" w:author="Markstrum, Alexis@Energy" w:date="2021-10-27T14:55:00Z">
              <w:r w:rsidR="006C1A68">
                <w:rPr>
                  <w:sz w:val="18"/>
                  <w:szCs w:val="18"/>
                </w:rPr>
                <w:t xml:space="preserve">or </w:t>
              </w:r>
              <w:del w:id="986" w:author="Alhabibi, Haider@Energy" w:date="2022-01-25T20:15:00Z">
                <w:r w:rsidR="006C1A68" w:rsidDel="0063645C">
                  <w:rPr>
                    <w:sz w:val="18"/>
                    <w:szCs w:val="18"/>
                  </w:rPr>
                  <w:delText>C</w:delText>
                </w:r>
              </w:del>
            </w:ins>
            <w:ins w:id="987" w:author="Alhabibi, Haider@Energy" w:date="2022-01-25T20:16:00Z">
              <w:r w:rsidR="0063645C">
                <w:rPr>
                  <w:sz w:val="18"/>
                  <w:szCs w:val="18"/>
                </w:rPr>
                <w:t>A</w:t>
              </w:r>
              <w:r w:rsidR="000D25B8">
                <w:rPr>
                  <w:sz w:val="18"/>
                  <w:szCs w:val="18"/>
                </w:rPr>
                <w:t>2-</w:t>
              </w:r>
            </w:ins>
            <w:ins w:id="988" w:author="Markstrum, Alexis@Energy" w:date="2021-10-27T14:55:00Z">
              <w:r w:rsidR="006C1A68">
                <w:rPr>
                  <w:sz w:val="18"/>
                  <w:szCs w:val="18"/>
                </w:rPr>
                <w:t xml:space="preserve">07 </w:t>
              </w:r>
            </w:ins>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403AC">
              <w:rPr>
                <w:sz w:val="18"/>
                <w:szCs w:val="18"/>
              </w:rPr>
              <w:t xml:space="preserve"> </w:t>
            </w:r>
            <w:r>
              <w:rPr>
                <w:sz w:val="18"/>
                <w:szCs w:val="18"/>
              </w:rPr>
              <w:t>+</w:t>
            </w:r>
            <w:r w:rsidRPr="00AB4500">
              <w:rPr>
                <w:sz w:val="18"/>
                <w:szCs w:val="18"/>
              </w:rPr>
              <w:t>(G04*0.4)</w:t>
            </w:r>
            <w:r w:rsidRPr="00AB4500" w:rsidDel="009403AC">
              <w:rPr>
                <w:sz w:val="18"/>
                <w:szCs w:val="18"/>
              </w:rPr>
              <w:t xml:space="preserve"> </w:t>
            </w:r>
            <w:r>
              <w:rPr>
                <w:sz w:val="18"/>
                <w:szCs w:val="18"/>
              </w:rPr>
              <w:t>+</w:t>
            </w:r>
            <w:r w:rsidRPr="00AB4500">
              <w:rPr>
                <w:sz w:val="18"/>
                <w:szCs w:val="18"/>
              </w:rPr>
              <w:t>(G05*0.2</w:t>
            </w:r>
            <w:proofErr w:type="gramStart"/>
            <w:r w:rsidRPr="00AB4500">
              <w:rPr>
                <w:sz w:val="18"/>
                <w:szCs w:val="18"/>
              </w:rPr>
              <w:t>);</w:t>
            </w:r>
            <w:proofErr w:type="gramEnd"/>
          </w:p>
          <w:p w14:paraId="66C6B8A7" w14:textId="32A12294" w:rsidR="004B7D10" w:rsidRPr="00AB4500" w:rsidRDefault="004B7D10" w:rsidP="004B7D10">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ins w:id="989" w:author="Markstrum, Alexis@Energy" w:date="2021-10-27T14:55:00Z">
              <w:r w:rsidR="006C1A68">
                <w:rPr>
                  <w:sz w:val="18"/>
                  <w:szCs w:val="18"/>
                </w:rPr>
                <w:t xml:space="preserve">or </w:t>
              </w:r>
              <w:del w:id="990" w:author="Alhabibi, Haider@Energy" w:date="2022-01-25T20:16:00Z">
                <w:r w:rsidR="006C1A68" w:rsidDel="00C35A11">
                  <w:rPr>
                    <w:sz w:val="18"/>
                    <w:szCs w:val="18"/>
                  </w:rPr>
                  <w:delText>C</w:delText>
                </w:r>
              </w:del>
            </w:ins>
            <w:ins w:id="991" w:author="Alhabibi, Haider@Energy" w:date="2022-01-25T20:16:00Z">
              <w:r w:rsidR="00C35A11">
                <w:rPr>
                  <w:sz w:val="18"/>
                  <w:szCs w:val="18"/>
                </w:rPr>
                <w:t>A2-</w:t>
              </w:r>
            </w:ins>
            <w:ins w:id="992" w:author="Markstrum, Alexis@Energy" w:date="2021-10-27T14:55:00Z">
              <w:r w:rsidR="006C1A68">
                <w:rPr>
                  <w:sz w:val="18"/>
                  <w:szCs w:val="18"/>
                </w:rPr>
                <w:t xml:space="preserve">07 </w:t>
              </w:r>
            </w:ins>
            <w:r w:rsidRPr="00AB4500">
              <w:rPr>
                <w:sz w:val="18"/>
                <w:szCs w:val="18"/>
              </w:rPr>
              <w:t xml:space="preserve">= </w:t>
            </w:r>
            <w:r w:rsidRPr="00AB4500">
              <w:rPr>
                <w:rFonts w:cstheme="minorHAnsi"/>
                <w:sz w:val="18"/>
                <w:szCs w:val="18"/>
              </w:rPr>
              <w:t xml:space="preserve">Demand Recirculation Manual Control, then value = </w:t>
            </w:r>
            <w:del w:id="993" w:author="Markstrum, Alexis@Energy" w:date="2021-10-27T14:51:00Z">
              <w:r w:rsidRPr="00AB4500" w:rsidDel="00493396">
                <w:rPr>
                  <w:rFonts w:cstheme="minorHAnsi"/>
                  <w:sz w:val="18"/>
                  <w:szCs w:val="18"/>
                </w:rPr>
                <w:delText>G</w:delText>
              </w:r>
            </w:del>
            <w:ins w:id="994" w:author="Markstrum, Alexis@Energy" w:date="2021-10-27T14:51:00Z">
              <w:r w:rsidR="00493396">
                <w:rPr>
                  <w:rFonts w:cstheme="minorHAnsi"/>
                  <w:sz w:val="18"/>
                  <w:szCs w:val="18"/>
                </w:rPr>
                <w:t>I</w:t>
              </w:r>
            </w:ins>
            <w:r w:rsidRPr="00AB4500">
              <w:rPr>
                <w:rFonts w:cstheme="minorHAnsi"/>
                <w:sz w:val="18"/>
                <w:szCs w:val="18"/>
              </w:rPr>
              <w:t>05&gt;&gt;</w:t>
            </w:r>
          </w:p>
        </w:tc>
        <w:tc>
          <w:tcPr>
            <w:tcW w:w="1260" w:type="dxa"/>
          </w:tcPr>
          <w:p w14:paraId="70A6BB0D" w14:textId="77777777" w:rsidR="004B7D10" w:rsidRDefault="004B7D10" w:rsidP="004B7D10">
            <w:pPr>
              <w:spacing w:after="0" w:line="240" w:lineRule="auto"/>
              <w:rPr>
                <w:rFonts w:cstheme="minorHAnsi"/>
                <w:sz w:val="18"/>
                <w:szCs w:val="18"/>
              </w:rPr>
            </w:pPr>
            <w:r w:rsidRPr="005828AE">
              <w:rPr>
                <w:rFonts w:cstheme="minorHAnsi"/>
                <w:sz w:val="18"/>
                <w:szCs w:val="18"/>
              </w:rPr>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4762E080" w14:textId="0D0D6D53" w:rsidR="004B7D10" w:rsidRDefault="004B7D10" w:rsidP="004B7D10">
            <w:pPr>
              <w:spacing w:after="0" w:line="240" w:lineRule="auto"/>
              <w:rPr>
                <w:sz w:val="18"/>
                <w:szCs w:val="18"/>
              </w:rPr>
            </w:pPr>
            <w:r w:rsidRPr="005828AE">
              <w:rPr>
                <w:rFonts w:cstheme="minorHAnsi"/>
                <w:sz w:val="18"/>
                <w:szCs w:val="18"/>
              </w:rPr>
              <w:t>Else if prescriptive compliance</w:t>
            </w:r>
            <w:r w:rsidR="00991614">
              <w:rPr>
                <w:rFonts w:cstheme="minorHAnsi"/>
                <w:sz w:val="18"/>
                <w:szCs w:val="18"/>
              </w:rPr>
              <w:t xml:space="preserve"> </w:t>
            </w:r>
            <w:r w:rsidR="00991614">
              <w:rPr>
                <w:sz w:val="18"/>
                <w:szCs w:val="18"/>
              </w:rPr>
              <w:t>or not in the XML</w:t>
            </w:r>
            <w:r w:rsidRPr="005828AE">
              <w:rPr>
                <w:rFonts w:cstheme="minorHAnsi"/>
                <w:sz w:val="18"/>
                <w:szCs w:val="18"/>
              </w:rPr>
              <w:t xml:space="preserve">, </w:t>
            </w:r>
            <w:r>
              <w:rPr>
                <w:sz w:val="18"/>
                <w:szCs w:val="18"/>
              </w:rPr>
              <w:t>value</w:t>
            </w:r>
            <w:r w:rsidRPr="00CB5461">
              <w:rPr>
                <w:sz w:val="18"/>
                <w:szCs w:val="18"/>
              </w:rPr>
              <w:t xml:space="preserve"> = </w:t>
            </w:r>
          </w:p>
          <w:p w14:paraId="374B753A" w14:textId="77777777" w:rsidR="004B7D10" w:rsidRPr="00E303B7" w:rsidRDefault="004B7D10" w:rsidP="004B7D10">
            <w:pPr>
              <w:spacing w:after="0" w:line="240" w:lineRule="auto"/>
              <w:rPr>
                <w:sz w:val="18"/>
                <w:szCs w:val="18"/>
              </w:rPr>
            </w:pPr>
            <w:r>
              <w:rPr>
                <w:sz w:val="18"/>
                <w:szCs w:val="18"/>
              </w:rPr>
              <w:t>(</w:t>
            </w:r>
            <w:r w:rsidRPr="00CB5461">
              <w:rPr>
                <w:sz w:val="18"/>
                <w:szCs w:val="18"/>
              </w:rPr>
              <w:t>(a+b *CFA)/n</w:t>
            </w:r>
            <w:r>
              <w:rPr>
                <w:sz w:val="18"/>
                <w:szCs w:val="18"/>
              </w:rPr>
              <w:t>) &gt;&gt;</w:t>
            </w:r>
          </w:p>
          <w:p w14:paraId="64DD0D08" w14:textId="77777777" w:rsidR="004B7D10" w:rsidRPr="00AB4500" w:rsidRDefault="004B7D10" w:rsidP="004B7D10">
            <w:pPr>
              <w:spacing w:after="0"/>
              <w:rPr>
                <w:i/>
                <w:sz w:val="18"/>
                <w:szCs w:val="18"/>
              </w:rPr>
            </w:pPr>
            <w:r w:rsidRPr="00AB4500">
              <w:rPr>
                <w:i/>
                <w:sz w:val="18"/>
                <w:szCs w:val="18"/>
              </w:rPr>
              <w:t>Where:</w:t>
            </w:r>
          </w:p>
          <w:p w14:paraId="0F49D961" w14:textId="77777777" w:rsidR="004B7D10" w:rsidRPr="00AB4500" w:rsidRDefault="004B7D10" w:rsidP="004B7D10">
            <w:pPr>
              <w:spacing w:after="0" w:line="240" w:lineRule="auto"/>
              <w:rPr>
                <w:i/>
                <w:sz w:val="18"/>
                <w:szCs w:val="18"/>
              </w:rPr>
            </w:pPr>
            <w:r w:rsidRPr="00AB4500">
              <w:rPr>
                <w:i/>
                <w:sz w:val="18"/>
                <w:szCs w:val="18"/>
              </w:rPr>
              <w:t>a, b = Qualification distance coefficients from Table 4.4.6-2 below,</w:t>
            </w:r>
          </w:p>
          <w:p w14:paraId="1F25202D" w14:textId="77777777" w:rsidR="004B7D10" w:rsidRPr="00AB4500" w:rsidRDefault="004B7D10" w:rsidP="004B7D10">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4D4BD254" w14:textId="77777777" w:rsidR="00792100" w:rsidRDefault="004B7D10" w:rsidP="004B7D10">
            <w:pPr>
              <w:spacing w:after="0" w:line="240" w:lineRule="auto"/>
              <w:rPr>
                <w:ins w:id="995" w:author="Alhabibi, Haider@Energy" w:date="2022-01-25T20:17:00Z"/>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5</w:t>
            </w:r>
          </w:p>
          <w:p w14:paraId="6E503231" w14:textId="329E208A" w:rsidR="004B7D10" w:rsidRPr="00AB4500" w:rsidRDefault="00792100" w:rsidP="004B7D10">
            <w:pPr>
              <w:spacing w:after="0" w:line="240" w:lineRule="auto"/>
              <w:rPr>
                <w:i/>
                <w:sz w:val="18"/>
                <w:szCs w:val="18"/>
              </w:rPr>
            </w:pPr>
            <w:ins w:id="996" w:author="Alhabibi, Haider@Energy" w:date="2022-01-25T20:17:00Z">
              <w:r>
                <w:rPr>
                  <w:i/>
                  <w:sz w:val="18"/>
                  <w:szCs w:val="18"/>
                </w:rPr>
                <w:t>or A2-</w:t>
              </w:r>
              <w:proofErr w:type="gramStart"/>
              <w:r>
                <w:rPr>
                  <w:i/>
                  <w:sz w:val="18"/>
                  <w:szCs w:val="18"/>
                </w:rPr>
                <w:t xml:space="preserve">04 </w:t>
              </w:r>
            </w:ins>
            <w:r w:rsidR="004B7D10">
              <w:rPr>
                <w:i/>
                <w:sz w:val="18"/>
                <w:szCs w:val="18"/>
              </w:rPr>
              <w:t xml:space="preserve"> </w:t>
            </w:r>
            <w:r w:rsidR="004B7D10" w:rsidRPr="00AB4500">
              <w:rPr>
                <w:i/>
                <w:sz w:val="18"/>
                <w:szCs w:val="18"/>
              </w:rPr>
              <w:t>(</w:t>
            </w:r>
            <w:proofErr w:type="gramEnd"/>
            <w:r w:rsidR="004B7D10" w:rsidRPr="00AB4500">
              <w:rPr>
                <w:i/>
                <w:sz w:val="18"/>
                <w:szCs w:val="18"/>
              </w:rPr>
              <w:t>unitless).</w:t>
            </w:r>
          </w:p>
          <w:p w14:paraId="15A26575" w14:textId="77777777" w:rsidR="004B7D10" w:rsidRPr="00AB4500" w:rsidRDefault="004B7D10" w:rsidP="004B7D10">
            <w:pPr>
              <w:spacing w:after="0" w:line="240" w:lineRule="auto"/>
              <w:rPr>
                <w:sz w:val="18"/>
                <w:szCs w:val="18"/>
              </w:rPr>
            </w:pPr>
            <w:r w:rsidRPr="00AB4500">
              <w:rPr>
                <w:rFonts w:cstheme="minorHAnsi"/>
                <w:sz w:val="18"/>
                <w:szCs w:val="18"/>
                <w:highlight w:val="yellow"/>
              </w:rPr>
              <w:t xml:space="preserve"> </w:t>
            </w:r>
          </w:p>
        </w:tc>
        <w:tc>
          <w:tcPr>
            <w:tcW w:w="1260" w:type="dxa"/>
          </w:tcPr>
          <w:p w14:paraId="57169589" w14:textId="77777777" w:rsidR="004B7D10" w:rsidRPr="001C31FC" w:rsidRDefault="004B7D10" w:rsidP="004B7D10">
            <w:pPr>
              <w:spacing w:after="0" w:line="240" w:lineRule="auto"/>
              <w:rPr>
                <w:rFonts w:cstheme="minorHAnsi"/>
                <w:sz w:val="18"/>
                <w:szCs w:val="18"/>
              </w:rPr>
            </w:pPr>
            <w:r w:rsidRPr="001C31FC">
              <w:rPr>
                <w:rFonts w:cstheme="minorHAnsi"/>
                <w:sz w:val="18"/>
                <w:szCs w:val="18"/>
              </w:rPr>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p>
          <w:p w14:paraId="2837D098" w14:textId="18739E09" w:rsidR="004B7D10" w:rsidRPr="005828AE" w:rsidRDefault="004B7D10" w:rsidP="004B7D10">
            <w:pPr>
              <w:spacing w:after="0" w:line="240" w:lineRule="auto"/>
              <w:rPr>
                <w:rFonts w:cstheme="minorHAnsi"/>
                <w:sz w:val="18"/>
                <w:szCs w:val="18"/>
              </w:rPr>
            </w:pPr>
            <w:r w:rsidRPr="001C31FC">
              <w:rPr>
                <w:rFonts w:cstheme="minorHAnsi"/>
                <w:sz w:val="18"/>
                <w:szCs w:val="18"/>
              </w:rPr>
              <w:t>elseif prescriptive, then value = n/a&gt;&gt;</w:t>
            </w:r>
          </w:p>
        </w:tc>
        <w:tc>
          <w:tcPr>
            <w:tcW w:w="1260" w:type="dxa"/>
          </w:tcPr>
          <w:p w14:paraId="26827D03" w14:textId="7A77A0D5" w:rsidR="004B7D10" w:rsidRDefault="004B7D10" w:rsidP="004B7D10">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p>
          <w:p w14:paraId="086FDCA1" w14:textId="7702A956" w:rsidR="004B7D10" w:rsidRPr="005828AE" w:rsidRDefault="004B7D10" w:rsidP="004B7D10">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4B7D10" w:rsidRPr="00D37C06" w14:paraId="5E0DE1A0" w14:textId="0E8D8FB5" w:rsidTr="0042224A">
        <w:tc>
          <w:tcPr>
            <w:tcW w:w="895" w:type="dxa"/>
            <w:gridSpan w:val="2"/>
            <w:tcBorders>
              <w:bottom w:val="single" w:sz="4" w:space="0" w:color="000000"/>
            </w:tcBorders>
          </w:tcPr>
          <w:p w14:paraId="3160840F" w14:textId="77777777" w:rsidR="004B7D10" w:rsidRPr="00D37C06" w:rsidRDefault="004B7D10" w:rsidP="004B7D10">
            <w:pPr>
              <w:spacing w:after="0"/>
              <w:rPr>
                <w:sz w:val="20"/>
                <w:szCs w:val="20"/>
              </w:rPr>
            </w:pPr>
          </w:p>
        </w:tc>
        <w:tc>
          <w:tcPr>
            <w:tcW w:w="1170" w:type="dxa"/>
            <w:tcBorders>
              <w:bottom w:val="single" w:sz="4" w:space="0" w:color="000000"/>
            </w:tcBorders>
          </w:tcPr>
          <w:p w14:paraId="5EB70425" w14:textId="77777777" w:rsidR="004B7D10" w:rsidRPr="00D37C06" w:rsidRDefault="004B7D10" w:rsidP="004B7D10">
            <w:pPr>
              <w:spacing w:after="0"/>
              <w:rPr>
                <w:sz w:val="20"/>
                <w:szCs w:val="20"/>
              </w:rPr>
            </w:pPr>
          </w:p>
        </w:tc>
        <w:tc>
          <w:tcPr>
            <w:tcW w:w="1260" w:type="dxa"/>
            <w:gridSpan w:val="2"/>
            <w:tcBorders>
              <w:bottom w:val="single" w:sz="4" w:space="0" w:color="000000"/>
            </w:tcBorders>
          </w:tcPr>
          <w:p w14:paraId="2E26F155" w14:textId="77777777" w:rsidR="004B7D10" w:rsidRPr="00D37C06" w:rsidRDefault="004B7D10" w:rsidP="004B7D10">
            <w:pPr>
              <w:spacing w:after="0"/>
              <w:rPr>
                <w:sz w:val="20"/>
                <w:szCs w:val="20"/>
              </w:rPr>
            </w:pPr>
          </w:p>
        </w:tc>
        <w:tc>
          <w:tcPr>
            <w:tcW w:w="1350" w:type="dxa"/>
            <w:tcBorders>
              <w:bottom w:val="single" w:sz="4" w:space="0" w:color="000000"/>
            </w:tcBorders>
          </w:tcPr>
          <w:p w14:paraId="27052751" w14:textId="77777777" w:rsidR="004B7D10" w:rsidRPr="00D37C06" w:rsidRDefault="004B7D10" w:rsidP="004B7D10">
            <w:pPr>
              <w:spacing w:after="0"/>
              <w:rPr>
                <w:sz w:val="20"/>
                <w:szCs w:val="20"/>
              </w:rPr>
            </w:pPr>
          </w:p>
        </w:tc>
        <w:tc>
          <w:tcPr>
            <w:tcW w:w="1350" w:type="dxa"/>
            <w:tcBorders>
              <w:bottom w:val="single" w:sz="4" w:space="0" w:color="000000"/>
            </w:tcBorders>
          </w:tcPr>
          <w:p w14:paraId="0BC21550" w14:textId="77777777" w:rsidR="004B7D10" w:rsidRPr="00D37C06" w:rsidRDefault="004B7D10" w:rsidP="004B7D10">
            <w:pPr>
              <w:spacing w:after="0"/>
              <w:rPr>
                <w:sz w:val="20"/>
                <w:szCs w:val="20"/>
              </w:rPr>
            </w:pPr>
          </w:p>
        </w:tc>
        <w:tc>
          <w:tcPr>
            <w:tcW w:w="1170" w:type="dxa"/>
            <w:tcBorders>
              <w:bottom w:val="single" w:sz="4" w:space="0" w:color="000000"/>
            </w:tcBorders>
          </w:tcPr>
          <w:p w14:paraId="2FB84B19" w14:textId="77777777" w:rsidR="004B7D10" w:rsidRPr="00D37C06" w:rsidRDefault="004B7D10" w:rsidP="004B7D10">
            <w:pPr>
              <w:spacing w:after="0"/>
              <w:rPr>
                <w:sz w:val="20"/>
                <w:szCs w:val="20"/>
              </w:rPr>
            </w:pPr>
          </w:p>
        </w:tc>
        <w:tc>
          <w:tcPr>
            <w:tcW w:w="1260" w:type="dxa"/>
            <w:tcBorders>
              <w:bottom w:val="single" w:sz="4" w:space="0" w:color="000000"/>
            </w:tcBorders>
          </w:tcPr>
          <w:p w14:paraId="4C25B7ED" w14:textId="77777777" w:rsidR="004B7D10" w:rsidRPr="00D37C06" w:rsidRDefault="004B7D10" w:rsidP="004B7D10">
            <w:pPr>
              <w:spacing w:after="0"/>
              <w:rPr>
                <w:sz w:val="20"/>
                <w:szCs w:val="20"/>
              </w:rPr>
            </w:pPr>
          </w:p>
        </w:tc>
        <w:tc>
          <w:tcPr>
            <w:tcW w:w="1260" w:type="dxa"/>
            <w:tcBorders>
              <w:bottom w:val="single" w:sz="4" w:space="0" w:color="000000"/>
            </w:tcBorders>
          </w:tcPr>
          <w:p w14:paraId="25BEFF28" w14:textId="77777777" w:rsidR="004B7D10" w:rsidRPr="00D37C06" w:rsidRDefault="004B7D10" w:rsidP="004B7D10">
            <w:pPr>
              <w:spacing w:after="0"/>
              <w:rPr>
                <w:sz w:val="20"/>
                <w:szCs w:val="20"/>
              </w:rPr>
            </w:pPr>
          </w:p>
        </w:tc>
        <w:tc>
          <w:tcPr>
            <w:tcW w:w="1260" w:type="dxa"/>
            <w:tcBorders>
              <w:bottom w:val="single" w:sz="4" w:space="0" w:color="000000"/>
            </w:tcBorders>
          </w:tcPr>
          <w:p w14:paraId="67CEC4F4" w14:textId="77777777" w:rsidR="004B7D10" w:rsidRPr="00D37C06" w:rsidRDefault="004B7D10" w:rsidP="004B7D10">
            <w:pPr>
              <w:spacing w:after="0"/>
              <w:rPr>
                <w:sz w:val="20"/>
                <w:szCs w:val="20"/>
              </w:rPr>
            </w:pPr>
          </w:p>
        </w:tc>
      </w:tr>
      <w:tr w:rsidR="004B7D10" w14:paraId="0A524FD0" w14:textId="56A4DF4F" w:rsidTr="00B022F9">
        <w:trPr>
          <w:trHeight w:val="291"/>
        </w:trPr>
        <w:tc>
          <w:tcPr>
            <w:tcW w:w="445" w:type="dxa"/>
            <w:tcBorders>
              <w:top w:val="single" w:sz="4" w:space="0" w:color="auto"/>
            </w:tcBorders>
          </w:tcPr>
          <w:p w14:paraId="5595B1DB" w14:textId="77777777" w:rsidR="004B7D10" w:rsidRPr="00AC2387" w:rsidRDefault="004B7D10" w:rsidP="004B7D10">
            <w:pPr>
              <w:spacing w:after="0"/>
              <w:rPr>
                <w:rFonts w:cstheme="minorHAnsi"/>
                <w:b/>
                <w:sz w:val="20"/>
                <w:szCs w:val="20"/>
              </w:rPr>
            </w:pPr>
            <w:r>
              <w:rPr>
                <w:rFonts w:cstheme="minorHAnsi"/>
                <w:sz w:val="20"/>
                <w:szCs w:val="18"/>
              </w:rPr>
              <w:t>08</w:t>
            </w:r>
          </w:p>
        </w:tc>
        <w:tc>
          <w:tcPr>
            <w:tcW w:w="10530" w:type="dxa"/>
            <w:gridSpan w:val="10"/>
            <w:tcBorders>
              <w:top w:val="single" w:sz="4" w:space="0" w:color="auto"/>
            </w:tcBorders>
          </w:tcPr>
          <w:p w14:paraId="0E17AB99" w14:textId="7045FA34" w:rsidR="004B7D10" w:rsidRPr="004B5988" w:rsidRDefault="004B7D10" w:rsidP="004B7D10">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4B7D10" w14:paraId="55874999" w14:textId="360C57CE" w:rsidTr="00B022F9">
        <w:trPr>
          <w:trHeight w:val="288"/>
        </w:trPr>
        <w:tc>
          <w:tcPr>
            <w:tcW w:w="445" w:type="dxa"/>
          </w:tcPr>
          <w:p w14:paraId="12CC9171" w14:textId="77777777" w:rsidR="004B7D10" w:rsidRPr="00AC2387" w:rsidRDefault="004B7D10" w:rsidP="004B7D10">
            <w:pPr>
              <w:spacing w:after="0"/>
              <w:rPr>
                <w:rFonts w:cstheme="minorHAnsi"/>
                <w:b/>
                <w:sz w:val="20"/>
                <w:szCs w:val="20"/>
              </w:rPr>
            </w:pPr>
            <w:r>
              <w:rPr>
                <w:rFonts w:cstheme="minorHAnsi"/>
                <w:sz w:val="20"/>
                <w:szCs w:val="18"/>
              </w:rPr>
              <w:t>09</w:t>
            </w:r>
          </w:p>
        </w:tc>
        <w:tc>
          <w:tcPr>
            <w:tcW w:w="10530" w:type="dxa"/>
            <w:gridSpan w:val="10"/>
          </w:tcPr>
          <w:p w14:paraId="12913B40" w14:textId="6C85CE7C" w:rsidR="004B7D10" w:rsidRPr="004B5988" w:rsidRDefault="004B7D10" w:rsidP="004B7D10">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4B7D10" w14:paraId="09986904" w14:textId="1CCBE3E1" w:rsidTr="00B022F9">
        <w:trPr>
          <w:trHeight w:val="288"/>
        </w:trPr>
        <w:tc>
          <w:tcPr>
            <w:tcW w:w="445" w:type="dxa"/>
          </w:tcPr>
          <w:p w14:paraId="421F642C" w14:textId="77777777" w:rsidR="004B7D10" w:rsidRPr="00AC2387" w:rsidRDefault="004B7D10" w:rsidP="004B7D10">
            <w:pPr>
              <w:spacing w:after="0"/>
              <w:rPr>
                <w:rFonts w:cstheme="minorHAnsi"/>
                <w:b/>
                <w:sz w:val="20"/>
                <w:szCs w:val="20"/>
              </w:rPr>
            </w:pPr>
            <w:r>
              <w:rPr>
                <w:rFonts w:cstheme="minorHAnsi"/>
                <w:sz w:val="20"/>
                <w:szCs w:val="18"/>
              </w:rPr>
              <w:t>10</w:t>
            </w:r>
          </w:p>
        </w:tc>
        <w:tc>
          <w:tcPr>
            <w:tcW w:w="10530" w:type="dxa"/>
            <w:gridSpan w:val="10"/>
          </w:tcPr>
          <w:p w14:paraId="54F1F7A4" w14:textId="52953AC4" w:rsidR="004B7D10" w:rsidRPr="004B5988" w:rsidRDefault="004B7D10" w:rsidP="004B7D10">
            <w:pPr>
              <w:spacing w:after="0"/>
              <w:rPr>
                <w:rFonts w:cstheme="minorHAnsi"/>
                <w:sz w:val="18"/>
                <w:szCs w:val="18"/>
              </w:rPr>
            </w:pPr>
            <w:proofErr w:type="gramStart"/>
            <w:r w:rsidRPr="004B5988">
              <w:rPr>
                <w:rFonts w:cstheme="minorHAnsi"/>
                <w:sz w:val="18"/>
                <w:szCs w:val="18"/>
              </w:rPr>
              <w:t>Two and three story</w:t>
            </w:r>
            <w:proofErr w:type="gramEnd"/>
            <w:r w:rsidRPr="004B5988">
              <w:rPr>
                <w:rFonts w:cstheme="minorHAnsi"/>
                <w:sz w:val="18"/>
                <w:szCs w:val="18"/>
              </w:rPr>
              <w:t xml:space="preserve"> buildings cannot have hot water distribution piping in the attic, unless the water heater is also located in the attic.</w:t>
            </w:r>
          </w:p>
        </w:tc>
      </w:tr>
      <w:tr w:rsidR="004B7D10" w14:paraId="147DDE55" w14:textId="7A391A30" w:rsidTr="00B022F9">
        <w:trPr>
          <w:trHeight w:val="288"/>
        </w:trPr>
        <w:tc>
          <w:tcPr>
            <w:tcW w:w="445" w:type="dxa"/>
          </w:tcPr>
          <w:p w14:paraId="370169FD" w14:textId="77777777" w:rsidR="004B7D10" w:rsidRPr="00AC2387" w:rsidRDefault="004B7D10" w:rsidP="004B7D10">
            <w:pPr>
              <w:spacing w:after="0"/>
              <w:rPr>
                <w:rFonts w:cstheme="minorHAnsi"/>
                <w:b/>
                <w:sz w:val="20"/>
                <w:szCs w:val="20"/>
              </w:rPr>
            </w:pPr>
            <w:r>
              <w:rPr>
                <w:rFonts w:cstheme="minorHAnsi"/>
                <w:sz w:val="20"/>
                <w:szCs w:val="18"/>
              </w:rPr>
              <w:t>11</w:t>
            </w:r>
          </w:p>
        </w:tc>
        <w:tc>
          <w:tcPr>
            <w:tcW w:w="10530" w:type="dxa"/>
            <w:gridSpan w:val="10"/>
          </w:tcPr>
          <w:p w14:paraId="7BAE9AB8" w14:textId="4E37AEB3" w:rsidR="004B7D10" w:rsidRPr="004B5988" w:rsidRDefault="004B7D10" w:rsidP="004B7D10">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4B7D10" w14:paraId="6B730C06" w14:textId="3824259F" w:rsidTr="00B022F9">
        <w:tc>
          <w:tcPr>
            <w:tcW w:w="445" w:type="dxa"/>
            <w:vAlign w:val="center"/>
          </w:tcPr>
          <w:p w14:paraId="38418BF4" w14:textId="2CAA0F1A" w:rsidR="004B7D10" w:rsidRPr="00236F4B" w:rsidRDefault="004B7D10" w:rsidP="004B7D10">
            <w:pPr>
              <w:spacing w:after="0"/>
              <w:rPr>
                <w:rFonts w:cstheme="minorHAnsi"/>
                <w:b/>
                <w:sz w:val="18"/>
                <w:szCs w:val="20"/>
              </w:rPr>
            </w:pPr>
            <w:r>
              <w:rPr>
                <w:rFonts w:cstheme="minorHAnsi"/>
                <w:sz w:val="18"/>
                <w:szCs w:val="18"/>
              </w:rPr>
              <w:t>12</w:t>
            </w:r>
          </w:p>
        </w:tc>
        <w:tc>
          <w:tcPr>
            <w:tcW w:w="1800" w:type="dxa"/>
            <w:gridSpan w:val="3"/>
            <w:vAlign w:val="center"/>
          </w:tcPr>
          <w:p w14:paraId="45A2DFD0" w14:textId="56AA1843" w:rsidR="004B7D10" w:rsidRPr="00236F4B" w:rsidRDefault="004B7D10" w:rsidP="004B7D10">
            <w:pPr>
              <w:spacing w:after="0"/>
              <w:rPr>
                <w:rFonts w:cstheme="minorHAnsi"/>
                <w:b/>
                <w:sz w:val="18"/>
                <w:szCs w:val="20"/>
              </w:rPr>
            </w:pPr>
            <w:r w:rsidRPr="00450E94">
              <w:rPr>
                <w:sz w:val="18"/>
                <w:szCs w:val="18"/>
              </w:rPr>
              <w:t>Verification Status:</w:t>
            </w:r>
          </w:p>
        </w:tc>
        <w:tc>
          <w:tcPr>
            <w:tcW w:w="8730" w:type="dxa"/>
            <w:gridSpan w:val="7"/>
            <w:vAlign w:val="center"/>
          </w:tcPr>
          <w:p w14:paraId="7591BB7D" w14:textId="77777777" w:rsidR="004B7D10" w:rsidRPr="00B71192" w:rsidRDefault="004B7D10" w:rsidP="004B7D10">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2D2A3CB" w14:textId="77777777" w:rsidR="004B7D10" w:rsidRPr="00B71192" w:rsidRDefault="004B7D10" w:rsidP="004B7D10">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5DC41070" w14:textId="78DE9615" w:rsidR="004B7D10" w:rsidRPr="00B71192" w:rsidRDefault="004B7D10" w:rsidP="004B7D10">
            <w:pPr>
              <w:pStyle w:val="ListParagraph"/>
              <w:keepNext/>
              <w:numPr>
                <w:ilvl w:val="0"/>
                <w:numId w:val="48"/>
              </w:numPr>
              <w:tabs>
                <w:tab w:val="left" w:pos="356"/>
              </w:tabs>
              <w:spacing w:after="0" w:line="240" w:lineRule="auto"/>
              <w:rPr>
                <w:sz w:val="18"/>
                <w:szCs w:val="18"/>
                <w:u w:val="single"/>
              </w:rPr>
            </w:pPr>
            <w:r w:rsidRPr="0056485C">
              <w:rPr>
                <w:sz w:val="18"/>
                <w:szCs w:val="18"/>
                <w:u w:val="single"/>
              </w:rPr>
              <w:t>All N/A</w:t>
            </w:r>
            <w:r w:rsidRPr="0056485C">
              <w:rPr>
                <w:sz w:val="18"/>
                <w:szCs w:val="18"/>
              </w:rPr>
              <w:t xml:space="preserve"> - This entire table is not applicable</w:t>
            </w:r>
          </w:p>
        </w:tc>
      </w:tr>
      <w:tr w:rsidR="004B7D10" w14:paraId="5E1880F9" w14:textId="6480EE48" w:rsidTr="00B022F9">
        <w:tc>
          <w:tcPr>
            <w:tcW w:w="445" w:type="dxa"/>
          </w:tcPr>
          <w:p w14:paraId="588E00DE" w14:textId="69D41CAF" w:rsidR="004B7D10" w:rsidRPr="00236F4B" w:rsidRDefault="004B7D10" w:rsidP="004B7D10">
            <w:pPr>
              <w:spacing w:after="0"/>
              <w:rPr>
                <w:rFonts w:cstheme="minorHAnsi"/>
                <w:b/>
                <w:sz w:val="18"/>
                <w:szCs w:val="20"/>
              </w:rPr>
            </w:pPr>
            <w:r>
              <w:rPr>
                <w:rFonts w:cstheme="minorHAnsi"/>
                <w:sz w:val="18"/>
                <w:szCs w:val="18"/>
              </w:rPr>
              <w:lastRenderedPageBreak/>
              <w:t>13</w:t>
            </w:r>
          </w:p>
        </w:tc>
        <w:tc>
          <w:tcPr>
            <w:tcW w:w="10530" w:type="dxa"/>
            <w:gridSpan w:val="10"/>
            <w:vAlign w:val="center"/>
          </w:tcPr>
          <w:p w14:paraId="41423FAF" w14:textId="3A1F1657" w:rsidR="004B7D10" w:rsidRPr="00450E94" w:rsidRDefault="004B7D10" w:rsidP="004B7D10">
            <w:pPr>
              <w:spacing w:after="0"/>
              <w:rPr>
                <w:sz w:val="18"/>
                <w:szCs w:val="18"/>
              </w:rPr>
            </w:pPr>
            <w:r w:rsidRPr="00450E94">
              <w:rPr>
                <w:sz w:val="18"/>
                <w:szCs w:val="18"/>
              </w:rPr>
              <w:t xml:space="preserve">Correction Notes: </w:t>
            </w:r>
            <w:r w:rsidRPr="00450E94">
              <w:rPr>
                <w:rFonts w:cs="TimesNewRomanPS-BoldMT"/>
                <w:bCs/>
                <w:sz w:val="18"/>
                <w:szCs w:val="18"/>
              </w:rPr>
              <w:t>&lt;&lt;if Verification Status= Fail, then text entry in this Corrections Notes field is required; user input text&gt;&gt;</w:t>
            </w:r>
          </w:p>
        </w:tc>
      </w:tr>
      <w:tr w:rsidR="004B7D10" w14:paraId="5D5F7A31" w14:textId="1CE58B93" w:rsidTr="00B022F9">
        <w:tc>
          <w:tcPr>
            <w:tcW w:w="10975" w:type="dxa"/>
            <w:gridSpan w:val="11"/>
          </w:tcPr>
          <w:p w14:paraId="2D284B90" w14:textId="282938AC" w:rsidR="004B7D10" w:rsidRPr="00F90331" w:rsidRDefault="004B7D10" w:rsidP="004B7D10">
            <w:pPr>
              <w:spacing w:after="0"/>
              <w:rPr>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4B1F9674" w14:textId="77162817" w:rsidR="00B843FA" w:rsidRDefault="00B843FA">
      <w:pPr>
        <w:spacing w:after="0" w:line="240" w:lineRule="auto"/>
        <w:rPr>
          <w:rFonts w:asciiTheme="minorHAnsi" w:hAnsiTheme="minorHAnsi" w:cstheme="minorHAnsi"/>
          <w:sz w:val="18"/>
          <w:szCs w:val="18"/>
        </w:rPr>
      </w:pPr>
    </w:p>
    <w:tbl>
      <w:tblPr>
        <w:tblStyle w:val="TableGrid"/>
        <w:tblW w:w="10885" w:type="dxa"/>
        <w:tblLayout w:type="fixed"/>
        <w:tblLook w:val="04A0" w:firstRow="1" w:lastRow="0" w:firstColumn="1" w:lastColumn="0" w:noHBand="0" w:noVBand="1"/>
      </w:tblPr>
      <w:tblGrid>
        <w:gridCol w:w="980"/>
        <w:gridCol w:w="905"/>
        <w:gridCol w:w="1260"/>
        <w:gridCol w:w="1260"/>
        <w:gridCol w:w="1350"/>
        <w:gridCol w:w="1350"/>
        <w:gridCol w:w="1260"/>
        <w:gridCol w:w="1260"/>
        <w:gridCol w:w="1260"/>
      </w:tblGrid>
      <w:tr w:rsidR="00697250" w:rsidRPr="00352318" w14:paraId="39DC3B93" w14:textId="10B61A98" w:rsidTr="00B022F9">
        <w:trPr>
          <w:trHeight w:val="530"/>
        </w:trPr>
        <w:tc>
          <w:tcPr>
            <w:tcW w:w="10885" w:type="dxa"/>
            <w:gridSpan w:val="9"/>
          </w:tcPr>
          <w:p w14:paraId="01E83EA9" w14:textId="5281FB64" w:rsidR="00697250" w:rsidRPr="00352318" w:rsidRDefault="00697250" w:rsidP="00DF413D">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45B89A82" w14:textId="77777777" w:rsidR="00697250" w:rsidRPr="00C605D1" w:rsidRDefault="00697250" w:rsidP="00C605D1">
            <w:pPr>
              <w:spacing w:after="0" w:line="240" w:lineRule="auto"/>
              <w:rPr>
                <w:rFonts w:cstheme="minorHAnsi"/>
                <w:sz w:val="18"/>
                <w:szCs w:val="20"/>
              </w:rPr>
            </w:pPr>
            <w:r w:rsidRPr="00C605D1">
              <w:rPr>
                <w:rFonts w:cstheme="minorHAnsi"/>
                <w:sz w:val="18"/>
                <w:szCs w:val="20"/>
              </w:rPr>
              <w:t>For dwelling units with multiple systems, enter the master bath distance and kitchen distance to the closest water heater, and enter the average of the furthest fixture to each water heater.</w:t>
            </w:r>
          </w:p>
          <w:p w14:paraId="3526F802" w14:textId="6D45843F" w:rsidR="00697250" w:rsidRDefault="00697250" w:rsidP="00DF413D">
            <w:pPr>
              <w:spacing w:after="0" w:line="240" w:lineRule="auto"/>
              <w:rPr>
                <w:rFonts w:asciiTheme="minorHAnsi" w:hAnsiTheme="minorHAnsi" w:cstheme="minorHAnsi"/>
                <w:b/>
                <w:sz w:val="18"/>
                <w:szCs w:val="18"/>
              </w:rPr>
            </w:pPr>
            <w:r w:rsidRPr="00C605D1">
              <w:rPr>
                <w:rFonts w:cstheme="minorHAnsi"/>
                <w:sz w:val="18"/>
                <w:szCs w:val="20"/>
              </w:rPr>
              <w:t>&lt;&lt; Require one row</w:t>
            </w:r>
            <w:r>
              <w:rPr>
                <w:rFonts w:cstheme="minorHAnsi"/>
                <w:sz w:val="18"/>
                <w:szCs w:val="20"/>
              </w:rPr>
              <w:t xml:space="preserve"> of data, reporting the longest distances,</w:t>
            </w:r>
            <w:r w:rsidRPr="00C605D1">
              <w:rPr>
                <w:rFonts w:cstheme="minorHAnsi"/>
                <w:sz w:val="18"/>
                <w:szCs w:val="20"/>
              </w:rPr>
              <w:t xml:space="preserve"> for each dwelling identified in </w:t>
            </w:r>
            <w:r>
              <w:rPr>
                <w:rFonts w:cstheme="minorHAnsi"/>
                <w:sz w:val="18"/>
                <w:szCs w:val="20"/>
              </w:rPr>
              <w:t>Section B</w:t>
            </w:r>
            <w:ins w:id="997" w:author="Markstrum, Alexis@Energy" w:date="2021-10-27T14:54:00Z">
              <w:r w:rsidR="008619BD">
                <w:rPr>
                  <w:rFonts w:cstheme="minorHAnsi"/>
                  <w:sz w:val="18"/>
                  <w:szCs w:val="20"/>
                </w:rPr>
                <w:t xml:space="preserve"> or </w:t>
              </w:r>
              <w:del w:id="998" w:author="Alhabibi, Haider@Energy" w:date="2022-01-25T20:17:00Z">
                <w:r w:rsidR="008619BD" w:rsidDel="00792100">
                  <w:rPr>
                    <w:rFonts w:cstheme="minorHAnsi"/>
                    <w:sz w:val="18"/>
                    <w:szCs w:val="20"/>
                  </w:rPr>
                  <w:delText>D</w:delText>
                </w:r>
              </w:del>
            </w:ins>
            <w:ins w:id="999" w:author="Alhabibi, Haider@Energy" w:date="2022-01-25T20:17:00Z">
              <w:r w:rsidR="00792100">
                <w:rPr>
                  <w:rFonts w:cstheme="minorHAnsi"/>
                  <w:sz w:val="18"/>
                  <w:szCs w:val="20"/>
                </w:rPr>
                <w:t>B2</w:t>
              </w:r>
            </w:ins>
            <w:r>
              <w:rPr>
                <w:rFonts w:cstheme="minorHAnsi"/>
                <w:sz w:val="18"/>
                <w:szCs w:val="20"/>
              </w:rPr>
              <w:t xml:space="preserve">. with B11 </w:t>
            </w:r>
            <w:ins w:id="1000" w:author="Markstrum, Alexis@Energy" w:date="2021-10-27T14:54:00Z">
              <w:r w:rsidR="008619BD">
                <w:rPr>
                  <w:rFonts w:cstheme="minorHAnsi"/>
                  <w:sz w:val="18"/>
                  <w:szCs w:val="20"/>
                </w:rPr>
                <w:t xml:space="preserve">or </w:t>
              </w:r>
              <w:del w:id="1001" w:author="Alhabibi, Haider@Energy" w:date="2022-01-25T20:17:00Z">
                <w:r w:rsidR="008619BD" w:rsidDel="00792100">
                  <w:rPr>
                    <w:rFonts w:cstheme="minorHAnsi"/>
                    <w:sz w:val="18"/>
                    <w:szCs w:val="20"/>
                  </w:rPr>
                  <w:delText>D</w:delText>
                </w:r>
              </w:del>
            </w:ins>
            <w:ins w:id="1002" w:author="Alhabibi, Haider@Energy" w:date="2022-01-25T20:17:00Z">
              <w:r w:rsidR="00792100">
                <w:rPr>
                  <w:rFonts w:cstheme="minorHAnsi"/>
                  <w:sz w:val="18"/>
                  <w:szCs w:val="20"/>
                </w:rPr>
                <w:t>B2-</w:t>
              </w:r>
            </w:ins>
            <w:ins w:id="1003" w:author="Markstrum, Alexis@Energy" w:date="2021-10-27T14:54:00Z">
              <w:r w:rsidR="008619BD">
                <w:rPr>
                  <w:rFonts w:cstheme="minorHAnsi"/>
                  <w:sz w:val="18"/>
                  <w:szCs w:val="20"/>
                </w:rPr>
                <w:t xml:space="preserve">08 </w:t>
              </w:r>
            </w:ins>
            <w:r>
              <w:rPr>
                <w:rFonts w:cstheme="minorHAnsi"/>
                <w:sz w:val="18"/>
                <w:szCs w:val="20"/>
              </w:rPr>
              <w:t>= Basic. If no dwelling in B11</w:t>
            </w:r>
            <w:ins w:id="1004" w:author="Markstrum, Alexis@Energy" w:date="2021-10-27T14:54:00Z">
              <w:r w:rsidR="008619BD">
                <w:rPr>
                  <w:rFonts w:cstheme="minorHAnsi"/>
                  <w:sz w:val="18"/>
                  <w:szCs w:val="20"/>
                </w:rPr>
                <w:t xml:space="preserve"> or </w:t>
              </w:r>
              <w:del w:id="1005" w:author="Alhabibi, Haider@Energy" w:date="2022-01-25T20:17:00Z">
                <w:r w:rsidR="008619BD" w:rsidDel="00792100">
                  <w:rPr>
                    <w:rFonts w:cstheme="minorHAnsi"/>
                    <w:sz w:val="18"/>
                    <w:szCs w:val="20"/>
                  </w:rPr>
                  <w:delText>D</w:delText>
                </w:r>
              </w:del>
            </w:ins>
            <w:ins w:id="1006" w:author="Alhabibi, Haider@Energy" w:date="2022-01-25T20:17:00Z">
              <w:r w:rsidR="00792100">
                <w:rPr>
                  <w:rFonts w:cstheme="minorHAnsi"/>
                  <w:sz w:val="18"/>
                  <w:szCs w:val="20"/>
                </w:rPr>
                <w:t>B2-</w:t>
              </w:r>
            </w:ins>
            <w:ins w:id="1007" w:author="Markstrum, Alexis@Energy" w:date="2021-10-27T14:54:00Z">
              <w:r w:rsidR="008619BD">
                <w:rPr>
                  <w:rFonts w:cstheme="minorHAnsi"/>
                  <w:sz w:val="18"/>
                  <w:szCs w:val="20"/>
                </w:rPr>
                <w:t>08</w:t>
              </w:r>
            </w:ins>
            <w:r>
              <w:rPr>
                <w:rFonts w:cstheme="minorHAnsi"/>
                <w:sz w:val="18"/>
                <w:szCs w:val="20"/>
              </w:rPr>
              <w:t xml:space="preserve"> = Basic, then display section header and standard “This section does not apply” message&gt;&gt;</w:t>
            </w:r>
          </w:p>
        </w:tc>
      </w:tr>
      <w:tr w:rsidR="00697250" w:rsidRPr="00352318" w14:paraId="5A9DC133" w14:textId="299439B2" w:rsidTr="00BC1420">
        <w:tc>
          <w:tcPr>
            <w:tcW w:w="980" w:type="dxa"/>
            <w:vAlign w:val="center"/>
          </w:tcPr>
          <w:p w14:paraId="50E63E68"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905" w:type="dxa"/>
            <w:vAlign w:val="center"/>
          </w:tcPr>
          <w:p w14:paraId="2BF50AFA"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60" w:type="dxa"/>
            <w:vAlign w:val="center"/>
          </w:tcPr>
          <w:p w14:paraId="72B2E193"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60" w:type="dxa"/>
            <w:vAlign w:val="center"/>
          </w:tcPr>
          <w:p w14:paraId="5384AC8D"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350" w:type="dxa"/>
            <w:vAlign w:val="center"/>
          </w:tcPr>
          <w:p w14:paraId="23DC89A5"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350" w:type="dxa"/>
            <w:vAlign w:val="center"/>
          </w:tcPr>
          <w:p w14:paraId="5E995269"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260" w:type="dxa"/>
            <w:vAlign w:val="center"/>
          </w:tcPr>
          <w:p w14:paraId="3AFB6D52"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458E9BDE" w14:textId="59562B43" w:rsidR="00697250" w:rsidRPr="00352318" w:rsidRDefault="00697250" w:rsidP="00DF413D">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367632D0" w14:textId="773A0D2D" w:rsidR="00697250" w:rsidRPr="00352318" w:rsidRDefault="00697250" w:rsidP="00DF413D">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D630C0" w:rsidRPr="00352318" w14:paraId="744E8528" w14:textId="5DB7D5AC" w:rsidTr="00BC1420">
        <w:tc>
          <w:tcPr>
            <w:tcW w:w="980" w:type="dxa"/>
            <w:vAlign w:val="bottom"/>
          </w:tcPr>
          <w:p w14:paraId="71099645" w14:textId="4F8D1207" w:rsidR="00D630C0" w:rsidRPr="00352318" w:rsidRDefault="00D630C0" w:rsidP="00D630C0">
            <w:pPr>
              <w:spacing w:after="0" w:line="240" w:lineRule="auto"/>
              <w:rPr>
                <w:rFonts w:asciiTheme="minorHAnsi" w:hAnsiTheme="minorHAnsi" w:cstheme="minorHAnsi"/>
                <w:sz w:val="18"/>
                <w:szCs w:val="18"/>
              </w:rPr>
            </w:pPr>
            <w:r>
              <w:rPr>
                <w:rFonts w:asciiTheme="minorHAnsi" w:hAnsiTheme="minorHAnsi" w:cstheme="minorHAnsi"/>
                <w:sz w:val="18"/>
                <w:szCs w:val="18"/>
              </w:rPr>
              <w:t>Dwelling</w:t>
            </w:r>
            <w:r w:rsidRPr="00352318">
              <w:rPr>
                <w:rFonts w:asciiTheme="minorHAnsi" w:hAnsiTheme="minorHAnsi" w:cstheme="minorHAnsi"/>
                <w:sz w:val="18"/>
                <w:szCs w:val="18"/>
              </w:rPr>
              <w:t xml:space="preserve"> Name</w:t>
            </w:r>
          </w:p>
        </w:tc>
        <w:tc>
          <w:tcPr>
            <w:tcW w:w="905" w:type="dxa"/>
            <w:vAlign w:val="bottom"/>
          </w:tcPr>
          <w:p w14:paraId="17D6BF9E"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60" w:type="dxa"/>
            <w:vAlign w:val="bottom"/>
          </w:tcPr>
          <w:p w14:paraId="2481CF4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60" w:type="dxa"/>
            <w:vAlign w:val="bottom"/>
          </w:tcPr>
          <w:p w14:paraId="22F9266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350" w:type="dxa"/>
            <w:vAlign w:val="bottom"/>
          </w:tcPr>
          <w:p w14:paraId="4B429721" w14:textId="2F9F696D"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350" w:type="dxa"/>
            <w:vAlign w:val="bottom"/>
          </w:tcPr>
          <w:p w14:paraId="54ACADCB"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260" w:type="dxa"/>
            <w:vAlign w:val="bottom"/>
          </w:tcPr>
          <w:p w14:paraId="7F9438A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17C15258" w14:textId="6DDDC25B" w:rsidR="00D630C0" w:rsidRPr="00352318" w:rsidRDefault="00D630C0" w:rsidP="00D630C0">
            <w:pPr>
              <w:spacing w:after="0" w:line="240" w:lineRule="auto"/>
              <w:rPr>
                <w:rFonts w:asciiTheme="minorHAnsi" w:hAnsiTheme="minorHAnsi" w:cstheme="minorHAnsi"/>
                <w:sz w:val="18"/>
                <w:szCs w:val="18"/>
              </w:rPr>
            </w:pPr>
            <w:r>
              <w:rPr>
                <w:rFonts w:cstheme="minorHAnsi"/>
                <w:sz w:val="18"/>
              </w:rPr>
              <w:t>Design Compactness Factor</w:t>
            </w:r>
          </w:p>
        </w:tc>
        <w:tc>
          <w:tcPr>
            <w:tcW w:w="1260" w:type="dxa"/>
            <w:vAlign w:val="bottom"/>
          </w:tcPr>
          <w:p w14:paraId="708D1314" w14:textId="6F75FD57" w:rsidR="00D630C0" w:rsidRPr="00352318" w:rsidRDefault="00D630C0" w:rsidP="00D630C0">
            <w:pPr>
              <w:spacing w:after="0" w:line="240" w:lineRule="auto"/>
              <w:rPr>
                <w:rFonts w:asciiTheme="minorHAnsi" w:hAnsiTheme="minorHAnsi" w:cstheme="minorHAnsi"/>
                <w:sz w:val="18"/>
                <w:szCs w:val="18"/>
              </w:rPr>
            </w:pPr>
            <w:r>
              <w:rPr>
                <w:rFonts w:cstheme="minorHAnsi"/>
                <w:sz w:val="18"/>
              </w:rPr>
              <w:t>Calculated Compactness Factor</w:t>
            </w:r>
          </w:p>
        </w:tc>
      </w:tr>
      <w:tr w:rsidR="00D630C0" w:rsidRPr="00352318" w14:paraId="5DEC94E1" w14:textId="3B093A39" w:rsidTr="00BC1420">
        <w:trPr>
          <w:trHeight w:val="305"/>
        </w:trPr>
        <w:tc>
          <w:tcPr>
            <w:tcW w:w="980" w:type="dxa"/>
          </w:tcPr>
          <w:p w14:paraId="035740C0" w14:textId="0793164C"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ins w:id="1008" w:author="Markstrum, Alexis@Energy" w:date="2021-10-27T14:54:00Z">
              <w:r w:rsidR="008619BD">
                <w:rPr>
                  <w:rFonts w:asciiTheme="minorHAnsi" w:hAnsiTheme="minorHAnsi" w:cstheme="minorHAnsi"/>
                  <w:sz w:val="18"/>
                  <w:szCs w:val="18"/>
                </w:rPr>
                <w:t xml:space="preserve"> or </w:t>
              </w:r>
              <w:del w:id="1009" w:author="Alhabibi, Haider@Energy" w:date="2022-01-25T20:17:00Z">
                <w:r w:rsidR="008619BD" w:rsidDel="006E72A8">
                  <w:rPr>
                    <w:rFonts w:asciiTheme="minorHAnsi" w:hAnsiTheme="minorHAnsi" w:cstheme="minorHAnsi"/>
                    <w:sz w:val="18"/>
                    <w:szCs w:val="18"/>
                  </w:rPr>
                  <w:delText>C</w:delText>
                </w:r>
              </w:del>
            </w:ins>
            <w:ins w:id="1010" w:author="Alhabibi, Haider@Energy" w:date="2022-01-25T20:17:00Z">
              <w:r w:rsidR="006E72A8">
                <w:rPr>
                  <w:rFonts w:asciiTheme="minorHAnsi" w:hAnsiTheme="minorHAnsi" w:cstheme="minorHAnsi"/>
                  <w:sz w:val="18"/>
                  <w:szCs w:val="18"/>
                </w:rPr>
                <w:t>A2-</w:t>
              </w:r>
            </w:ins>
            <w:ins w:id="1011" w:author="Markstrum, Alexis@Energy" w:date="2021-10-27T14:54:00Z">
              <w:r w:rsidR="008619BD">
                <w:rPr>
                  <w:rFonts w:asciiTheme="minorHAnsi" w:hAnsiTheme="minorHAnsi" w:cstheme="minorHAnsi"/>
                  <w:sz w:val="18"/>
                  <w:szCs w:val="18"/>
                </w:rPr>
                <w:t>01</w:t>
              </w:r>
            </w:ins>
            <w:r w:rsidRPr="00352318">
              <w:rPr>
                <w:rFonts w:asciiTheme="minorHAnsi" w:hAnsiTheme="minorHAnsi" w:cstheme="minorHAnsi"/>
                <w:sz w:val="18"/>
                <w:szCs w:val="18"/>
              </w:rPr>
              <w:t>&gt;&gt;</w:t>
            </w:r>
          </w:p>
        </w:tc>
        <w:tc>
          <w:tcPr>
            <w:tcW w:w="905" w:type="dxa"/>
          </w:tcPr>
          <w:p w14:paraId="455BCAE9"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&lt;&lt;if performance, then value = </w:t>
            </w:r>
            <w:proofErr w:type="gramStart"/>
            <w:r w:rsidRPr="00352318">
              <w:rPr>
                <w:rFonts w:asciiTheme="minorHAnsi" w:hAnsiTheme="minorHAnsi" w:cstheme="minorHAnsi"/>
                <w:sz w:val="18"/>
                <w:szCs w:val="18"/>
              </w:rPr>
              <w:t>NA;</w:t>
            </w:r>
            <w:proofErr w:type="gramEnd"/>
            <w:r w:rsidRPr="00352318">
              <w:rPr>
                <w:rFonts w:asciiTheme="minorHAnsi" w:hAnsiTheme="minorHAnsi" w:cstheme="minorHAnsi"/>
                <w:sz w:val="18"/>
                <w:szCs w:val="18"/>
              </w:rPr>
              <w:t xml:space="preserve"> </w:t>
            </w:r>
          </w:p>
          <w:p w14:paraId="6D84193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user select from list: 1, 2, 3&gt;&gt;</w:t>
            </w:r>
          </w:p>
        </w:tc>
        <w:tc>
          <w:tcPr>
            <w:tcW w:w="1260" w:type="dxa"/>
          </w:tcPr>
          <w:p w14:paraId="7FC86B9B"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46D519A9" w14:textId="07B998D6"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user input&gt;&gt;</w:t>
            </w:r>
          </w:p>
        </w:tc>
        <w:tc>
          <w:tcPr>
            <w:tcW w:w="1260" w:type="dxa"/>
          </w:tcPr>
          <w:p w14:paraId="78464813"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3B47FF62" w14:textId="61FBC095"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user input&gt;&gt;</w:t>
            </w:r>
          </w:p>
        </w:tc>
        <w:tc>
          <w:tcPr>
            <w:tcW w:w="1350" w:type="dxa"/>
          </w:tcPr>
          <w:p w14:paraId="541D1D7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7BFFD696" w14:textId="6E1BA2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user input&gt;&gt;</w:t>
            </w:r>
          </w:p>
        </w:tc>
        <w:tc>
          <w:tcPr>
            <w:tcW w:w="1350" w:type="dxa"/>
          </w:tcPr>
          <w:p w14:paraId="20D82477"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1EFBB955" w14:textId="3DF0088A"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else if prescriptive </w:t>
            </w:r>
            <w:r w:rsidR="00991614">
              <w:rPr>
                <w:sz w:val="18"/>
                <w:szCs w:val="18"/>
              </w:rPr>
              <w:t>or not in the XML</w:t>
            </w:r>
            <w:r w:rsidR="00991614" w:rsidRPr="00352318">
              <w:rPr>
                <w:rFonts w:asciiTheme="minorHAnsi" w:hAnsiTheme="minorHAnsi" w:cstheme="minorHAnsi"/>
                <w:sz w:val="18"/>
                <w:szCs w:val="18"/>
              </w:rPr>
              <w:t xml:space="preserve"> </w:t>
            </w:r>
            <w:r w:rsidRPr="00352318">
              <w:rPr>
                <w:rFonts w:asciiTheme="minorHAnsi" w:hAnsiTheme="minorHAnsi" w:cstheme="minorHAnsi"/>
                <w:sz w:val="18"/>
                <w:szCs w:val="18"/>
              </w:rPr>
              <w:t>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ins w:id="1012" w:author="Markstrum, Alexis@Energy" w:date="2021-10-27T14:55:00Z">
              <w:r w:rsidR="006C1A68">
                <w:rPr>
                  <w:rFonts w:asciiTheme="minorHAnsi" w:hAnsiTheme="minorHAnsi" w:cstheme="minorHAnsi"/>
                  <w:sz w:val="18"/>
                  <w:szCs w:val="18"/>
                </w:rPr>
                <w:t xml:space="preserve">or </w:t>
              </w:r>
              <w:del w:id="1013" w:author="Alhabibi, Haider@Energy" w:date="2022-01-25T20:18:00Z">
                <w:r w:rsidR="006C1A68" w:rsidDel="006E72A8">
                  <w:rPr>
                    <w:rFonts w:asciiTheme="minorHAnsi" w:hAnsiTheme="minorHAnsi" w:cstheme="minorHAnsi"/>
                    <w:sz w:val="18"/>
                    <w:szCs w:val="18"/>
                  </w:rPr>
                  <w:delText>C</w:delText>
                </w:r>
              </w:del>
            </w:ins>
            <w:ins w:id="1014" w:author="Alhabibi, Haider@Energy" w:date="2022-01-25T20:18:00Z">
              <w:r w:rsidR="00FF42EC">
                <w:rPr>
                  <w:rFonts w:asciiTheme="minorHAnsi" w:hAnsiTheme="minorHAnsi" w:cstheme="minorHAnsi"/>
                  <w:sz w:val="18"/>
                  <w:szCs w:val="18"/>
                </w:rPr>
                <w:t>A2-</w:t>
              </w:r>
            </w:ins>
            <w:ins w:id="1015" w:author="Markstrum, Alexis@Energy" w:date="2021-10-27T14:55:00Z">
              <w:r w:rsidR="006C1A68">
                <w:rPr>
                  <w:rFonts w:asciiTheme="minorHAnsi" w:hAnsiTheme="minorHAnsi" w:cstheme="minorHAnsi"/>
                  <w:sz w:val="18"/>
                  <w:szCs w:val="18"/>
                </w:rPr>
                <w:t xml:space="preserve">07 </w:t>
              </w:r>
            </w:ins>
            <w:r w:rsidRPr="00352318">
              <w:rPr>
                <w:rFonts w:asciiTheme="minorHAnsi" w:hAnsiTheme="minorHAnsi" w:cstheme="minorHAnsi"/>
                <w:sz w:val="18"/>
                <w:szCs w:val="18"/>
              </w:rPr>
              <w:t>= Standard Dist</w:t>
            </w:r>
            <w:r>
              <w:rPr>
                <w:rFonts w:asciiTheme="minorHAnsi" w:hAnsiTheme="minorHAnsi" w:cstheme="minorHAnsi"/>
                <w:sz w:val="18"/>
                <w:szCs w:val="18"/>
              </w:rPr>
              <w:t>ribution System, then value = (</w:t>
            </w:r>
            <w:ins w:id="1016" w:author="Markstrum, Alexis@Energy" w:date="2021-10-27T14:52:00Z">
              <w:r w:rsidR="00663D1C">
                <w:rPr>
                  <w:rFonts w:asciiTheme="minorHAnsi" w:hAnsiTheme="minorHAnsi" w:cstheme="minorHAnsi"/>
                  <w:sz w:val="18"/>
                  <w:szCs w:val="18"/>
                </w:rPr>
                <w:t>J</w:t>
              </w:r>
            </w:ins>
            <w:del w:id="1017" w:author="Markstrum, Alexis@Energy" w:date="2021-10-27T14:52:00Z">
              <w:r w:rsidDel="00663D1C">
                <w:rPr>
                  <w:rFonts w:asciiTheme="minorHAnsi" w:hAnsiTheme="minorHAnsi" w:cstheme="minorHAnsi"/>
                  <w:sz w:val="18"/>
                  <w:szCs w:val="18"/>
                </w:rPr>
                <w:delText>H</w:delText>
              </w:r>
            </w:del>
            <w:r w:rsidRPr="00352318">
              <w:rPr>
                <w:rFonts w:asciiTheme="minorHAnsi" w:hAnsiTheme="minorHAnsi" w:cstheme="minorHAnsi"/>
                <w:sz w:val="18"/>
                <w:szCs w:val="18"/>
              </w:rPr>
              <w:t>03*0.4)</w:t>
            </w:r>
            <w:r w:rsidRPr="00352318" w:rsidDel="009403AC">
              <w:rPr>
                <w:rFonts w:asciiTheme="minorHAnsi" w:hAnsiTheme="minorHAnsi" w:cstheme="minorHAnsi"/>
                <w:sz w:val="18"/>
                <w:szCs w:val="18"/>
              </w:rPr>
              <w:t xml:space="preserve"> </w:t>
            </w:r>
            <w:r>
              <w:rPr>
                <w:rFonts w:asciiTheme="minorHAnsi" w:hAnsiTheme="minorHAnsi" w:cstheme="minorHAnsi"/>
                <w:sz w:val="18"/>
                <w:szCs w:val="18"/>
              </w:rPr>
              <w:t>+</w:t>
            </w:r>
            <w:r w:rsidRPr="00352318">
              <w:rPr>
                <w:rFonts w:asciiTheme="minorHAnsi" w:hAnsiTheme="minorHAnsi" w:cstheme="minorHAnsi"/>
                <w:sz w:val="18"/>
                <w:szCs w:val="18"/>
              </w:rPr>
              <w:t>(</w:t>
            </w:r>
            <w:del w:id="1018" w:author="Markstrum, Alexis@Energy" w:date="2021-10-27T14:52:00Z">
              <w:r w:rsidDel="00663D1C">
                <w:rPr>
                  <w:rFonts w:asciiTheme="minorHAnsi" w:hAnsiTheme="minorHAnsi" w:cstheme="minorHAnsi"/>
                  <w:sz w:val="18"/>
                  <w:szCs w:val="18"/>
                </w:rPr>
                <w:delText>H</w:delText>
              </w:r>
            </w:del>
            <w:ins w:id="1019" w:author="Markstrum, Alexis@Energy" w:date="2021-10-27T14:52:00Z">
              <w:r w:rsidR="00663D1C">
                <w:rPr>
                  <w:rFonts w:asciiTheme="minorHAnsi" w:hAnsiTheme="minorHAnsi" w:cstheme="minorHAnsi"/>
                  <w:sz w:val="18"/>
                  <w:szCs w:val="18"/>
                </w:rPr>
                <w:t>J</w:t>
              </w:r>
            </w:ins>
            <w:r>
              <w:rPr>
                <w:rFonts w:asciiTheme="minorHAnsi" w:hAnsiTheme="minorHAnsi" w:cstheme="minorHAnsi"/>
                <w:sz w:val="18"/>
                <w:szCs w:val="18"/>
              </w:rPr>
              <w:t>04*0.4)</w:t>
            </w:r>
            <w:r w:rsidDel="009403AC">
              <w:rPr>
                <w:rFonts w:asciiTheme="minorHAnsi" w:hAnsiTheme="minorHAnsi" w:cstheme="minorHAnsi"/>
                <w:sz w:val="18"/>
                <w:szCs w:val="18"/>
              </w:rPr>
              <w:t xml:space="preserve"> </w:t>
            </w:r>
            <w:r>
              <w:rPr>
                <w:rFonts w:asciiTheme="minorHAnsi" w:hAnsiTheme="minorHAnsi" w:cstheme="minorHAnsi"/>
                <w:sz w:val="18"/>
                <w:szCs w:val="18"/>
              </w:rPr>
              <w:t xml:space="preserve">+( </w:t>
            </w:r>
            <w:ins w:id="1020" w:author="Markstrum, Alexis@Energy" w:date="2021-10-27T14:52:00Z">
              <w:r w:rsidR="00663D1C">
                <w:rPr>
                  <w:rFonts w:asciiTheme="minorHAnsi" w:hAnsiTheme="minorHAnsi" w:cstheme="minorHAnsi"/>
                  <w:sz w:val="18"/>
                  <w:szCs w:val="18"/>
                </w:rPr>
                <w:t>J</w:t>
              </w:r>
            </w:ins>
            <w:del w:id="1021" w:author="Markstrum, Alexis@Energy" w:date="2021-10-27T14:52:00Z">
              <w:r w:rsidDel="00663D1C">
                <w:rPr>
                  <w:rFonts w:asciiTheme="minorHAnsi" w:hAnsiTheme="minorHAnsi" w:cstheme="minorHAnsi"/>
                  <w:sz w:val="18"/>
                  <w:szCs w:val="18"/>
                </w:rPr>
                <w:delText>H</w:delText>
              </w:r>
            </w:del>
            <w:r w:rsidRPr="00352318">
              <w:rPr>
                <w:rFonts w:asciiTheme="minorHAnsi" w:hAnsiTheme="minorHAnsi" w:cstheme="minorHAnsi"/>
                <w:sz w:val="18"/>
                <w:szCs w:val="18"/>
              </w:rPr>
              <w:t>05*0.2</w:t>
            </w:r>
            <w:proofErr w:type="gramStart"/>
            <w:r w:rsidRPr="00352318">
              <w:rPr>
                <w:rFonts w:asciiTheme="minorHAnsi" w:hAnsiTheme="minorHAnsi" w:cstheme="minorHAnsi"/>
                <w:sz w:val="18"/>
                <w:szCs w:val="18"/>
              </w:rPr>
              <w:t>);</w:t>
            </w:r>
            <w:proofErr w:type="gramEnd"/>
          </w:p>
          <w:p w14:paraId="3A01AC06" w14:textId="3D9BC6F3"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w:t>
            </w:r>
            <w:ins w:id="1022" w:author="Markstrum, Alexis@Energy" w:date="2021-10-27T14:55:00Z">
              <w:r w:rsidR="006C1A68">
                <w:rPr>
                  <w:rFonts w:asciiTheme="minorHAnsi" w:hAnsiTheme="minorHAnsi" w:cstheme="minorHAnsi"/>
                  <w:sz w:val="18"/>
                  <w:szCs w:val="18"/>
                </w:rPr>
                <w:t xml:space="preserve"> or </w:t>
              </w:r>
              <w:del w:id="1023" w:author="Alhabibi, Haider@Energy" w:date="2022-01-25T20:18:00Z">
                <w:r w:rsidR="006C1A68" w:rsidDel="00FF42EC">
                  <w:rPr>
                    <w:rFonts w:asciiTheme="minorHAnsi" w:hAnsiTheme="minorHAnsi" w:cstheme="minorHAnsi"/>
                    <w:sz w:val="18"/>
                    <w:szCs w:val="18"/>
                  </w:rPr>
                  <w:delText>C</w:delText>
                </w:r>
              </w:del>
            </w:ins>
            <w:ins w:id="1024" w:author="Alhabibi, Haider@Energy" w:date="2022-01-25T20:18:00Z">
              <w:r w:rsidR="00FF42EC">
                <w:rPr>
                  <w:rFonts w:asciiTheme="minorHAnsi" w:hAnsiTheme="minorHAnsi" w:cstheme="minorHAnsi"/>
                  <w:sz w:val="18"/>
                  <w:szCs w:val="18"/>
                </w:rPr>
                <w:t>A2-</w:t>
              </w:r>
            </w:ins>
            <w:ins w:id="1025" w:author="Markstrum, Alexis@Energy" w:date="2021-10-27T14:55:00Z">
              <w:r w:rsidR="006C1A68">
                <w:rPr>
                  <w:rFonts w:asciiTheme="minorHAnsi" w:hAnsiTheme="minorHAnsi" w:cstheme="minorHAnsi"/>
                  <w:sz w:val="18"/>
                  <w:szCs w:val="18"/>
                </w:rPr>
                <w:t>07</w:t>
              </w:r>
            </w:ins>
            <w:r w:rsidRPr="00352318">
              <w:rPr>
                <w:rFonts w:asciiTheme="minorHAnsi" w:hAnsiTheme="minorHAnsi" w:cstheme="minorHAnsi"/>
                <w:sz w:val="18"/>
                <w:szCs w:val="18"/>
              </w:rPr>
              <w:t xml:space="preserve"> = Demand Recirculatio</w:t>
            </w:r>
            <w:r>
              <w:rPr>
                <w:rFonts w:asciiTheme="minorHAnsi" w:hAnsiTheme="minorHAnsi" w:cstheme="minorHAnsi"/>
                <w:sz w:val="18"/>
                <w:szCs w:val="18"/>
              </w:rPr>
              <w:t>n Manual Control, then value = H</w:t>
            </w:r>
            <w:r w:rsidRPr="00352318">
              <w:rPr>
                <w:rFonts w:asciiTheme="minorHAnsi" w:hAnsiTheme="minorHAnsi" w:cstheme="minorHAnsi"/>
                <w:sz w:val="18"/>
                <w:szCs w:val="18"/>
              </w:rPr>
              <w:t>05&gt;&gt;</w:t>
            </w:r>
          </w:p>
        </w:tc>
        <w:tc>
          <w:tcPr>
            <w:tcW w:w="1260" w:type="dxa"/>
          </w:tcPr>
          <w:p w14:paraId="6D313A3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 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14936098" w14:textId="43906C59"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xml:space="preserve">, value = </w:t>
            </w:r>
          </w:p>
          <w:p w14:paraId="74ED7092"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((a+b *CFA)/n) &gt;&gt;</w:t>
            </w:r>
          </w:p>
          <w:p w14:paraId="54048A92"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4D44F4DB"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69724C06"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from CF1R, and</w:t>
            </w:r>
          </w:p>
          <w:p w14:paraId="60DB738B" w14:textId="5340FEDD"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i/>
                <w:sz w:val="18"/>
                <w:szCs w:val="18"/>
              </w:rPr>
              <w:t>n = Number of water heaters in the dwelling unit from A0</w:t>
            </w:r>
            <w:r>
              <w:rPr>
                <w:rFonts w:asciiTheme="minorHAnsi" w:hAnsiTheme="minorHAnsi" w:cstheme="minorHAnsi"/>
                <w:i/>
                <w:sz w:val="18"/>
                <w:szCs w:val="18"/>
              </w:rPr>
              <w:t>5</w:t>
            </w:r>
            <w:r w:rsidRPr="00352318">
              <w:rPr>
                <w:rFonts w:asciiTheme="minorHAnsi" w:hAnsiTheme="minorHAnsi" w:cstheme="minorHAnsi"/>
                <w:i/>
                <w:sz w:val="18"/>
                <w:szCs w:val="18"/>
              </w:rPr>
              <w:t xml:space="preserve"> (unitless).</w:t>
            </w:r>
            <w:r w:rsidRPr="00352318">
              <w:rPr>
                <w:rFonts w:asciiTheme="minorHAnsi" w:hAnsiTheme="minorHAnsi" w:cstheme="minorHAnsi"/>
                <w:sz w:val="18"/>
                <w:szCs w:val="18"/>
              </w:rPr>
              <w:t xml:space="preserve"> </w:t>
            </w:r>
          </w:p>
        </w:tc>
        <w:tc>
          <w:tcPr>
            <w:tcW w:w="1260" w:type="dxa"/>
          </w:tcPr>
          <w:p w14:paraId="1C84DC2F" w14:textId="77777777" w:rsidR="00D630C0" w:rsidRPr="001C31FC" w:rsidRDefault="00D630C0" w:rsidP="00D630C0">
            <w:pPr>
              <w:spacing w:after="0" w:line="240" w:lineRule="auto"/>
              <w:rPr>
                <w:rFonts w:cstheme="minorHAnsi"/>
                <w:sz w:val="18"/>
                <w:szCs w:val="18"/>
              </w:rPr>
            </w:pPr>
            <w:r w:rsidRPr="001C31FC">
              <w:rPr>
                <w:rFonts w:cstheme="minorHAnsi"/>
                <w:sz w:val="18"/>
                <w:szCs w:val="18"/>
              </w:rPr>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p>
          <w:p w14:paraId="79558885" w14:textId="2FFFA801" w:rsidR="00D630C0" w:rsidRPr="00352318" w:rsidRDefault="00D630C0" w:rsidP="00D630C0">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60" w:type="dxa"/>
          </w:tcPr>
          <w:p w14:paraId="7DDCF94A" w14:textId="04B835E4" w:rsidR="00D630C0" w:rsidRDefault="00D630C0" w:rsidP="00D630C0">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H</w:t>
            </w:r>
            <w:r w:rsidRPr="00AA14A8">
              <w:rPr>
                <w:sz w:val="18"/>
                <w:szCs w:val="18"/>
              </w:rPr>
              <w:t>06/</w:t>
            </w:r>
            <w:r>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H08;</w:t>
            </w:r>
            <w:proofErr w:type="gramEnd"/>
            <w:r>
              <w:rPr>
                <w:sz w:val="18"/>
                <w:szCs w:val="18"/>
              </w:rPr>
              <w:t xml:space="preserve"> </w:t>
            </w:r>
          </w:p>
          <w:p w14:paraId="6C0B74AC" w14:textId="21547E4D" w:rsidR="00D630C0" w:rsidRPr="00352318" w:rsidRDefault="00D630C0" w:rsidP="00D630C0">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D630C0" w:rsidRPr="00352318" w14:paraId="486D0865" w14:textId="420F2047" w:rsidTr="00BC1420">
        <w:tc>
          <w:tcPr>
            <w:tcW w:w="980" w:type="dxa"/>
          </w:tcPr>
          <w:p w14:paraId="58185F77" w14:textId="77777777" w:rsidR="00D630C0" w:rsidRPr="00352318" w:rsidRDefault="00D630C0" w:rsidP="00D630C0">
            <w:pPr>
              <w:spacing w:after="0" w:line="240" w:lineRule="auto"/>
              <w:rPr>
                <w:rFonts w:asciiTheme="minorHAnsi" w:hAnsiTheme="minorHAnsi" w:cstheme="minorHAnsi"/>
                <w:sz w:val="18"/>
                <w:szCs w:val="18"/>
              </w:rPr>
            </w:pPr>
          </w:p>
        </w:tc>
        <w:tc>
          <w:tcPr>
            <w:tcW w:w="905" w:type="dxa"/>
          </w:tcPr>
          <w:p w14:paraId="3A134F5E" w14:textId="77777777" w:rsidR="00D630C0" w:rsidRPr="00352318" w:rsidRDefault="00D630C0" w:rsidP="00D630C0">
            <w:pPr>
              <w:spacing w:after="0" w:line="240" w:lineRule="auto"/>
              <w:rPr>
                <w:rFonts w:asciiTheme="minorHAnsi" w:hAnsiTheme="minorHAnsi" w:cstheme="minorHAnsi"/>
                <w:sz w:val="18"/>
                <w:szCs w:val="18"/>
              </w:rPr>
            </w:pPr>
          </w:p>
        </w:tc>
        <w:tc>
          <w:tcPr>
            <w:tcW w:w="1260" w:type="dxa"/>
          </w:tcPr>
          <w:p w14:paraId="11D89BA6" w14:textId="77777777" w:rsidR="00D630C0" w:rsidRPr="00352318" w:rsidRDefault="00D630C0" w:rsidP="00D630C0">
            <w:pPr>
              <w:spacing w:after="0" w:line="240" w:lineRule="auto"/>
              <w:rPr>
                <w:rFonts w:asciiTheme="minorHAnsi" w:hAnsiTheme="minorHAnsi" w:cstheme="minorHAnsi"/>
                <w:sz w:val="18"/>
                <w:szCs w:val="18"/>
              </w:rPr>
            </w:pPr>
          </w:p>
        </w:tc>
        <w:tc>
          <w:tcPr>
            <w:tcW w:w="1260" w:type="dxa"/>
          </w:tcPr>
          <w:p w14:paraId="3DD7E242" w14:textId="77777777" w:rsidR="00D630C0" w:rsidRPr="00352318" w:rsidRDefault="00D630C0" w:rsidP="00D630C0">
            <w:pPr>
              <w:spacing w:after="0" w:line="240" w:lineRule="auto"/>
              <w:rPr>
                <w:rFonts w:asciiTheme="minorHAnsi" w:hAnsiTheme="minorHAnsi" w:cstheme="minorHAnsi"/>
                <w:sz w:val="18"/>
                <w:szCs w:val="18"/>
              </w:rPr>
            </w:pPr>
          </w:p>
        </w:tc>
        <w:tc>
          <w:tcPr>
            <w:tcW w:w="1350" w:type="dxa"/>
          </w:tcPr>
          <w:p w14:paraId="1E0FC53C" w14:textId="77777777" w:rsidR="00D630C0" w:rsidRPr="00352318" w:rsidRDefault="00D630C0" w:rsidP="00D630C0">
            <w:pPr>
              <w:spacing w:after="0" w:line="240" w:lineRule="auto"/>
              <w:rPr>
                <w:rFonts w:asciiTheme="minorHAnsi" w:hAnsiTheme="minorHAnsi" w:cstheme="minorHAnsi"/>
                <w:sz w:val="18"/>
                <w:szCs w:val="18"/>
              </w:rPr>
            </w:pPr>
          </w:p>
        </w:tc>
        <w:tc>
          <w:tcPr>
            <w:tcW w:w="1350" w:type="dxa"/>
          </w:tcPr>
          <w:p w14:paraId="5E0E5EAB" w14:textId="77777777" w:rsidR="00D630C0" w:rsidRPr="00352318" w:rsidRDefault="00D630C0" w:rsidP="00D630C0">
            <w:pPr>
              <w:spacing w:after="0" w:line="240" w:lineRule="auto"/>
              <w:rPr>
                <w:rFonts w:asciiTheme="minorHAnsi" w:hAnsiTheme="minorHAnsi" w:cstheme="minorHAnsi"/>
                <w:sz w:val="18"/>
                <w:szCs w:val="18"/>
              </w:rPr>
            </w:pPr>
          </w:p>
        </w:tc>
        <w:tc>
          <w:tcPr>
            <w:tcW w:w="1260" w:type="dxa"/>
          </w:tcPr>
          <w:p w14:paraId="6852B816" w14:textId="77777777" w:rsidR="00D630C0" w:rsidRPr="00352318" w:rsidRDefault="00D630C0" w:rsidP="00D630C0">
            <w:pPr>
              <w:spacing w:after="0" w:line="240" w:lineRule="auto"/>
              <w:rPr>
                <w:rFonts w:asciiTheme="minorHAnsi" w:hAnsiTheme="minorHAnsi" w:cstheme="minorHAnsi"/>
                <w:sz w:val="18"/>
                <w:szCs w:val="18"/>
              </w:rPr>
            </w:pPr>
          </w:p>
        </w:tc>
        <w:tc>
          <w:tcPr>
            <w:tcW w:w="1260" w:type="dxa"/>
          </w:tcPr>
          <w:p w14:paraId="21EDFB9F" w14:textId="77777777" w:rsidR="00D630C0" w:rsidRPr="00352318" w:rsidRDefault="00D630C0" w:rsidP="00D630C0">
            <w:pPr>
              <w:spacing w:after="0" w:line="240" w:lineRule="auto"/>
              <w:rPr>
                <w:rFonts w:asciiTheme="minorHAnsi" w:hAnsiTheme="minorHAnsi" w:cstheme="minorHAnsi"/>
                <w:sz w:val="18"/>
                <w:szCs w:val="18"/>
              </w:rPr>
            </w:pPr>
          </w:p>
        </w:tc>
        <w:tc>
          <w:tcPr>
            <w:tcW w:w="1260" w:type="dxa"/>
          </w:tcPr>
          <w:p w14:paraId="59562593" w14:textId="77777777" w:rsidR="00D630C0" w:rsidRPr="00352318" w:rsidRDefault="00D630C0" w:rsidP="00D630C0">
            <w:pPr>
              <w:spacing w:after="0" w:line="240" w:lineRule="auto"/>
              <w:rPr>
                <w:rFonts w:asciiTheme="minorHAnsi" w:hAnsiTheme="minorHAnsi" w:cstheme="minorHAnsi"/>
                <w:sz w:val="18"/>
                <w:szCs w:val="18"/>
              </w:rPr>
            </w:pPr>
          </w:p>
        </w:tc>
      </w:tr>
      <w:tr w:rsidR="00D630C0" w:rsidRPr="00352318" w14:paraId="72816CB1" w14:textId="3E219542" w:rsidTr="00B022F9">
        <w:trPr>
          <w:trHeight w:val="242"/>
        </w:trPr>
        <w:tc>
          <w:tcPr>
            <w:tcW w:w="10885" w:type="dxa"/>
            <w:gridSpan w:val="9"/>
          </w:tcPr>
          <w:p w14:paraId="2967DB39" w14:textId="38E5E55E" w:rsidR="00D630C0" w:rsidRPr="00352318" w:rsidRDefault="00D630C0" w:rsidP="00D630C0">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280D03A0" w14:textId="01E0B877"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2C7351" w:rsidRPr="008D6F63" w14:paraId="2E531115" w14:textId="77777777" w:rsidTr="00DF413D">
        <w:trPr>
          <w:cantSplit/>
          <w:trHeight w:val="170"/>
        </w:trPr>
        <w:tc>
          <w:tcPr>
            <w:tcW w:w="7825" w:type="dxa"/>
            <w:gridSpan w:val="5"/>
            <w:shd w:val="clear" w:color="auto" w:fill="auto"/>
            <w:noWrap/>
            <w:hideMark/>
          </w:tcPr>
          <w:p w14:paraId="21D69D09" w14:textId="77777777" w:rsidR="002C7351" w:rsidRPr="008D6F63" w:rsidRDefault="002C7351" w:rsidP="00DF413D">
            <w:pPr>
              <w:spacing w:after="0" w:line="240" w:lineRule="auto"/>
              <w:rPr>
                <w:sz w:val="18"/>
                <w:szCs w:val="18"/>
                <w:u w:val="single"/>
              </w:rPr>
            </w:pPr>
            <w:r w:rsidRPr="008D6F63">
              <w:rPr>
                <w:sz w:val="18"/>
                <w:szCs w:val="18"/>
                <w:u w:val="single"/>
              </w:rPr>
              <w:t>Table 4.4.6-2: Coefficients for the Qualification Distance Calculation</w:t>
            </w:r>
          </w:p>
          <w:p w14:paraId="415328DA" w14:textId="71C7558E" w:rsidR="002C7351" w:rsidRPr="008D6F63" w:rsidRDefault="002C7351" w:rsidP="00DF413D">
            <w:pPr>
              <w:spacing w:after="0" w:line="240" w:lineRule="auto"/>
              <w:rPr>
                <w:rFonts w:asciiTheme="minorHAnsi" w:eastAsiaTheme="minorEastAsia" w:hAnsiTheme="minorHAnsi" w:cstheme="minorBidi"/>
                <w:b/>
                <w:sz w:val="18"/>
                <w:szCs w:val="18"/>
              </w:rPr>
            </w:pPr>
            <w:r w:rsidRPr="008D6F63">
              <w:rPr>
                <w:b/>
                <w:sz w:val="18"/>
                <w:szCs w:val="18"/>
              </w:rPr>
              <w:t>&lt;&lt; do not show tab</w:t>
            </w:r>
            <w:r>
              <w:rPr>
                <w:b/>
                <w:sz w:val="18"/>
                <w:szCs w:val="18"/>
              </w:rPr>
              <w:t>le, only use for equation in G07 and H07</w:t>
            </w:r>
            <w:r w:rsidRPr="008D6F63">
              <w:rPr>
                <w:b/>
                <w:sz w:val="18"/>
                <w:szCs w:val="18"/>
              </w:rPr>
              <w:t>&gt;&gt;</w:t>
            </w:r>
          </w:p>
        </w:tc>
      </w:tr>
      <w:tr w:rsidR="002C7351" w:rsidRPr="008D6F63" w14:paraId="3FEDFFF9" w14:textId="77777777" w:rsidTr="00DF413D">
        <w:trPr>
          <w:cantSplit/>
          <w:trHeight w:val="170"/>
        </w:trPr>
        <w:tc>
          <w:tcPr>
            <w:tcW w:w="1705" w:type="dxa"/>
            <w:shd w:val="clear" w:color="auto" w:fill="auto"/>
            <w:noWrap/>
          </w:tcPr>
          <w:p w14:paraId="43C31CF5" w14:textId="77777777" w:rsidR="002C7351" w:rsidRPr="008D6F63" w:rsidRDefault="002C7351" w:rsidP="00DF413D">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F3AC40A" w14:textId="77777777" w:rsidR="002C7351" w:rsidRPr="008D6F63" w:rsidRDefault="002C7351" w:rsidP="00DF413D">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7C7F6FB9" w14:textId="77777777" w:rsidR="002C7351" w:rsidRPr="008D6F63" w:rsidRDefault="002C7351" w:rsidP="00DF413D">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2C7351" w:rsidRPr="008D6F63" w14:paraId="6BA6433A" w14:textId="77777777" w:rsidTr="00DF413D">
        <w:trPr>
          <w:cantSplit/>
          <w:trHeight w:val="300"/>
        </w:trPr>
        <w:tc>
          <w:tcPr>
            <w:tcW w:w="1705" w:type="dxa"/>
            <w:shd w:val="clear" w:color="auto" w:fill="auto"/>
            <w:noWrap/>
            <w:vAlign w:val="bottom"/>
            <w:hideMark/>
          </w:tcPr>
          <w:p w14:paraId="2881BF5C"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4970657"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00DAE9E3"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694B585E"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0A8A031E"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C605D1" w:rsidRPr="008D6F63" w14:paraId="597579BC" w14:textId="77777777" w:rsidTr="00DF413D">
        <w:trPr>
          <w:cantSplit/>
          <w:trHeight w:val="300"/>
        </w:trPr>
        <w:tc>
          <w:tcPr>
            <w:tcW w:w="1705" w:type="dxa"/>
            <w:shd w:val="clear" w:color="auto" w:fill="auto"/>
            <w:noWrap/>
          </w:tcPr>
          <w:p w14:paraId="646E0426" w14:textId="77777777" w:rsidR="00C605D1" w:rsidRPr="008D6F63" w:rsidRDefault="00C605D1" w:rsidP="00C605D1">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lastRenderedPageBreak/>
              <w:t>Single Family</w:t>
            </w:r>
          </w:p>
        </w:tc>
        <w:tc>
          <w:tcPr>
            <w:tcW w:w="1800" w:type="dxa"/>
            <w:shd w:val="clear" w:color="auto" w:fill="auto"/>
            <w:noWrap/>
          </w:tcPr>
          <w:p w14:paraId="7F20A669" w14:textId="21A1EB13" w:rsidR="00C605D1" w:rsidRPr="009F7E94" w:rsidRDefault="00C605D1" w:rsidP="00C605D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403AC">
              <w:rPr>
                <w:rFonts w:asciiTheme="minorHAnsi" w:eastAsiaTheme="minorEastAsia" w:hAnsiTheme="minorHAnsi" w:cstheme="minorBidi"/>
                <w:sz w:val="18"/>
                <w:szCs w:val="18"/>
              </w:rPr>
              <w:t xml:space="preserve"> (A10</w:t>
            </w:r>
            <w:ins w:id="1026" w:author="Alhabibi, Haider@Energy" w:date="2022-01-25T20:19:00Z">
              <w:r w:rsidR="00EA2CE7">
                <w:rPr>
                  <w:rFonts w:asciiTheme="minorHAnsi" w:eastAsiaTheme="minorEastAsia" w:hAnsiTheme="minorHAnsi" w:cstheme="minorBidi"/>
                  <w:sz w:val="18"/>
                  <w:szCs w:val="18"/>
                </w:rPr>
                <w:t xml:space="preserve"> Or A2-07</w:t>
              </w:r>
            </w:ins>
            <w:r w:rsidR="009403AC">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6BA21E36" w14:textId="229D1750" w:rsidR="00C605D1" w:rsidRPr="008D6F63" w:rsidRDefault="00C605D1" w:rsidP="00C605D1">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7F9413A0" w14:textId="50A9B37D" w:rsidR="00C605D1" w:rsidRPr="005828AE" w:rsidRDefault="00C605D1" w:rsidP="00C605D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403AC">
              <w:rPr>
                <w:rFonts w:asciiTheme="minorHAnsi" w:eastAsiaTheme="minorEastAsia" w:hAnsiTheme="minorHAnsi" w:cstheme="minorBidi"/>
                <w:sz w:val="18"/>
                <w:szCs w:val="18"/>
              </w:rPr>
              <w:t xml:space="preserve"> (A10</w:t>
            </w:r>
            <w:ins w:id="1027" w:author="Alhabibi, Haider@Energy" w:date="2022-01-25T20:19:00Z">
              <w:r w:rsidR="00EA2CE7">
                <w:rPr>
                  <w:rFonts w:asciiTheme="minorHAnsi" w:eastAsiaTheme="minorEastAsia" w:hAnsiTheme="minorHAnsi" w:cstheme="minorBidi"/>
                  <w:sz w:val="18"/>
                  <w:szCs w:val="18"/>
                </w:rPr>
                <w:t xml:space="preserve"> Or A2-07</w:t>
              </w:r>
            </w:ins>
            <w:r w:rsidR="009403AC">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p>
          <w:p w14:paraId="456DF9D9" w14:textId="56D167D4" w:rsidR="00C605D1" w:rsidRPr="008D6F63" w:rsidRDefault="00C605D1" w:rsidP="00D11CB0">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2716D9F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32B4B44B"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r w:rsidR="00C605D1" w:rsidRPr="008D6F63" w14:paraId="2F466A9D" w14:textId="77777777" w:rsidTr="00DF413D">
        <w:trPr>
          <w:cantSplit/>
          <w:trHeight w:val="170"/>
        </w:trPr>
        <w:tc>
          <w:tcPr>
            <w:tcW w:w="1705" w:type="dxa"/>
            <w:shd w:val="clear" w:color="auto" w:fill="auto"/>
            <w:noWrap/>
            <w:hideMark/>
          </w:tcPr>
          <w:p w14:paraId="0ACC0EF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One story</w:t>
            </w:r>
          </w:p>
        </w:tc>
        <w:tc>
          <w:tcPr>
            <w:tcW w:w="1800" w:type="dxa"/>
            <w:shd w:val="clear" w:color="auto" w:fill="auto"/>
            <w:noWrap/>
            <w:hideMark/>
          </w:tcPr>
          <w:p w14:paraId="5167FD1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1D662F6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22.7</w:t>
            </w:r>
          </w:p>
        </w:tc>
        <w:tc>
          <w:tcPr>
            <w:tcW w:w="1350" w:type="dxa"/>
            <w:shd w:val="clear" w:color="auto" w:fill="auto"/>
            <w:noWrap/>
            <w:hideMark/>
          </w:tcPr>
          <w:p w14:paraId="74348104"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c>
          <w:tcPr>
            <w:tcW w:w="1260" w:type="dxa"/>
            <w:shd w:val="clear" w:color="auto" w:fill="auto"/>
            <w:noWrap/>
            <w:hideMark/>
          </w:tcPr>
          <w:p w14:paraId="1D465C0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0.0099</w:t>
            </w:r>
          </w:p>
        </w:tc>
      </w:tr>
      <w:tr w:rsidR="00C605D1" w:rsidRPr="008D6F63" w14:paraId="2498F57D" w14:textId="77777777" w:rsidTr="00DF413D">
        <w:trPr>
          <w:cantSplit/>
          <w:trHeight w:val="215"/>
        </w:trPr>
        <w:tc>
          <w:tcPr>
            <w:tcW w:w="1705" w:type="dxa"/>
            <w:shd w:val="clear" w:color="auto" w:fill="auto"/>
            <w:noWrap/>
            <w:hideMark/>
          </w:tcPr>
          <w:p w14:paraId="3B74E79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Two story</w:t>
            </w:r>
          </w:p>
        </w:tc>
        <w:tc>
          <w:tcPr>
            <w:tcW w:w="1800" w:type="dxa"/>
            <w:shd w:val="clear" w:color="auto" w:fill="auto"/>
            <w:noWrap/>
            <w:hideMark/>
          </w:tcPr>
          <w:p w14:paraId="0EE594E7"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15</w:t>
            </w:r>
          </w:p>
        </w:tc>
        <w:tc>
          <w:tcPr>
            <w:tcW w:w="1710" w:type="dxa"/>
            <w:shd w:val="clear" w:color="auto" w:fill="auto"/>
            <w:noWrap/>
            <w:hideMark/>
          </w:tcPr>
          <w:p w14:paraId="188E1DD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11.5</w:t>
            </w:r>
          </w:p>
        </w:tc>
        <w:tc>
          <w:tcPr>
            <w:tcW w:w="1350" w:type="dxa"/>
            <w:shd w:val="clear" w:color="auto" w:fill="auto"/>
            <w:noWrap/>
            <w:hideMark/>
          </w:tcPr>
          <w:p w14:paraId="1F1C66C0"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0.0045</w:t>
            </w:r>
          </w:p>
        </w:tc>
        <w:tc>
          <w:tcPr>
            <w:tcW w:w="1260" w:type="dxa"/>
            <w:shd w:val="clear" w:color="auto" w:fill="auto"/>
            <w:noWrap/>
            <w:hideMark/>
          </w:tcPr>
          <w:p w14:paraId="1F9EA7D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r>
      <w:tr w:rsidR="00C605D1" w:rsidRPr="008D6F63" w14:paraId="5051E095" w14:textId="77777777" w:rsidTr="00DF413D">
        <w:trPr>
          <w:cantSplit/>
          <w:trHeight w:val="152"/>
        </w:trPr>
        <w:tc>
          <w:tcPr>
            <w:tcW w:w="1705" w:type="dxa"/>
            <w:shd w:val="clear" w:color="auto" w:fill="auto"/>
            <w:noWrap/>
            <w:hideMark/>
          </w:tcPr>
          <w:p w14:paraId="1B0E79DB"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Three story</w:t>
            </w:r>
          </w:p>
        </w:tc>
        <w:tc>
          <w:tcPr>
            <w:tcW w:w="1800" w:type="dxa"/>
            <w:shd w:val="clear" w:color="auto" w:fill="auto"/>
            <w:noWrap/>
            <w:hideMark/>
          </w:tcPr>
          <w:p w14:paraId="156577F0"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70B7008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0.5</w:t>
            </w:r>
          </w:p>
        </w:tc>
        <w:tc>
          <w:tcPr>
            <w:tcW w:w="1350" w:type="dxa"/>
            <w:shd w:val="clear" w:color="auto" w:fill="auto"/>
            <w:noWrap/>
            <w:hideMark/>
          </w:tcPr>
          <w:p w14:paraId="379D6E01"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0.0030</w:t>
            </w:r>
          </w:p>
        </w:tc>
        <w:tc>
          <w:tcPr>
            <w:tcW w:w="1260" w:type="dxa"/>
            <w:shd w:val="clear" w:color="auto" w:fill="auto"/>
            <w:noWrap/>
            <w:hideMark/>
          </w:tcPr>
          <w:p w14:paraId="2D91E02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0.014</w:t>
            </w:r>
          </w:p>
        </w:tc>
      </w:tr>
      <w:tr w:rsidR="00C605D1" w:rsidRPr="008D6F63" w14:paraId="742318C4" w14:textId="77777777" w:rsidTr="00DF413D">
        <w:trPr>
          <w:cantSplit/>
          <w:trHeight w:val="152"/>
        </w:trPr>
        <w:tc>
          <w:tcPr>
            <w:tcW w:w="1705" w:type="dxa"/>
            <w:shd w:val="clear" w:color="auto" w:fill="auto"/>
            <w:noWrap/>
          </w:tcPr>
          <w:p w14:paraId="0511128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7AFFBC9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3FF31C5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C92F8AA"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D5A816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r w:rsidR="00C605D1" w:rsidRPr="008D6F63" w14:paraId="756140E5" w14:textId="77777777" w:rsidTr="00DF413D">
        <w:trPr>
          <w:cantSplit/>
          <w:trHeight w:val="152"/>
        </w:trPr>
        <w:tc>
          <w:tcPr>
            <w:tcW w:w="1705" w:type="dxa"/>
            <w:shd w:val="clear" w:color="auto" w:fill="auto"/>
            <w:noWrap/>
          </w:tcPr>
          <w:p w14:paraId="017A1AEE" w14:textId="2E473A7D" w:rsidR="00C605D1" w:rsidRPr="008D6F63" w:rsidRDefault="00C605D1" w:rsidP="00C605D1">
            <w:pPr>
              <w:spacing w:after="0" w:line="240" w:lineRule="auto"/>
              <w:jc w:val="center"/>
              <w:rPr>
                <w:rFonts w:asciiTheme="minorHAnsi" w:eastAsiaTheme="minorEastAsia" w:hAnsiTheme="minorHAnsi" w:cstheme="minorBidi"/>
                <w:sz w:val="18"/>
                <w:szCs w:val="18"/>
              </w:rPr>
            </w:pPr>
            <w:del w:id="1028" w:author="Alhabibi, Haider@Energy" w:date="2022-01-03T21:19:00Z">
              <w:r w:rsidRPr="0006728B" w:rsidDel="008B211A">
                <w:rPr>
                  <w:b/>
                  <w:sz w:val="18"/>
                  <w:u w:val="single"/>
                  <w:lang w:eastAsia="x-none"/>
                </w:rPr>
                <w:delText>Multifamily</w:delText>
              </w:r>
              <w:r w:rsidDel="008B211A">
                <w:rPr>
                  <w:b/>
                  <w:sz w:val="18"/>
                  <w:u w:val="single"/>
                  <w:lang w:eastAsia="x-none"/>
                </w:rPr>
                <w:delText xml:space="preserve"> (Non Central)</w:delText>
              </w:r>
            </w:del>
          </w:p>
        </w:tc>
        <w:tc>
          <w:tcPr>
            <w:tcW w:w="1800" w:type="dxa"/>
            <w:shd w:val="clear" w:color="auto" w:fill="auto"/>
            <w:noWrap/>
          </w:tcPr>
          <w:p w14:paraId="4467DC8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F83E62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220896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1544399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r w:rsidR="00C605D1" w:rsidRPr="008D6F63" w14:paraId="4BF3DB9D" w14:textId="77777777" w:rsidTr="00DF413D">
        <w:trPr>
          <w:cantSplit/>
          <w:trHeight w:val="152"/>
        </w:trPr>
        <w:tc>
          <w:tcPr>
            <w:tcW w:w="1705" w:type="dxa"/>
            <w:shd w:val="clear" w:color="auto" w:fill="auto"/>
            <w:noWrap/>
          </w:tcPr>
          <w:p w14:paraId="2F038D80" w14:textId="5A19FB1E" w:rsidR="00C605D1" w:rsidRPr="008D6F63" w:rsidRDefault="00C605D1" w:rsidP="00C605D1">
            <w:pPr>
              <w:spacing w:after="0" w:line="240" w:lineRule="auto"/>
              <w:jc w:val="center"/>
              <w:rPr>
                <w:rFonts w:asciiTheme="minorHAnsi" w:eastAsiaTheme="minorEastAsia" w:hAnsiTheme="minorHAnsi" w:cstheme="minorBidi"/>
                <w:sz w:val="18"/>
                <w:szCs w:val="18"/>
              </w:rPr>
            </w:pPr>
            <w:del w:id="1029" w:author="Alhabibi, Haider@Energy" w:date="2022-01-03T21:19:00Z">
              <w:r w:rsidRPr="0006728B" w:rsidDel="008B211A">
                <w:rPr>
                  <w:sz w:val="18"/>
                  <w:u w:val="single"/>
                  <w:lang w:eastAsia="x-none"/>
                </w:rPr>
                <w:delText>One story</w:delText>
              </w:r>
            </w:del>
          </w:p>
        </w:tc>
        <w:tc>
          <w:tcPr>
            <w:tcW w:w="1800" w:type="dxa"/>
            <w:shd w:val="clear" w:color="auto" w:fill="auto"/>
            <w:noWrap/>
          </w:tcPr>
          <w:p w14:paraId="3658282A" w14:textId="4CA1111A" w:rsidR="00C605D1" w:rsidRPr="008D6F63" w:rsidRDefault="00C605D1" w:rsidP="00C605D1">
            <w:pPr>
              <w:spacing w:after="0" w:line="240" w:lineRule="auto"/>
              <w:jc w:val="center"/>
              <w:rPr>
                <w:rFonts w:asciiTheme="minorHAnsi" w:eastAsiaTheme="minorEastAsia" w:hAnsiTheme="minorHAnsi" w:cstheme="minorBidi"/>
                <w:sz w:val="18"/>
                <w:szCs w:val="18"/>
              </w:rPr>
            </w:pPr>
            <w:del w:id="1030" w:author="Alhabibi, Haider@Energy" w:date="2022-01-03T21:19:00Z">
              <w:r w:rsidRPr="0006728B" w:rsidDel="008B211A">
                <w:rPr>
                  <w:sz w:val="18"/>
                  <w:u w:val="single"/>
                  <w:lang w:eastAsia="x-none"/>
                </w:rPr>
                <w:delText>7.5</w:delText>
              </w:r>
            </w:del>
          </w:p>
        </w:tc>
        <w:tc>
          <w:tcPr>
            <w:tcW w:w="1710" w:type="dxa"/>
            <w:shd w:val="clear" w:color="auto" w:fill="auto"/>
            <w:noWrap/>
          </w:tcPr>
          <w:p w14:paraId="6F09A3BA" w14:textId="5CBCA8B5" w:rsidR="00C605D1" w:rsidRPr="008D6F63" w:rsidRDefault="00C605D1" w:rsidP="00C605D1">
            <w:pPr>
              <w:spacing w:after="0" w:line="240" w:lineRule="auto"/>
              <w:jc w:val="center"/>
              <w:rPr>
                <w:rFonts w:asciiTheme="minorHAnsi" w:eastAsiaTheme="minorEastAsia" w:hAnsiTheme="minorHAnsi" w:cstheme="minorBidi"/>
                <w:sz w:val="18"/>
                <w:szCs w:val="18"/>
              </w:rPr>
            </w:pPr>
            <w:del w:id="1031" w:author="Alhabibi, Haider@Energy" w:date="2022-01-03T21:19:00Z">
              <w:r w:rsidRPr="0006728B" w:rsidDel="008B211A">
                <w:rPr>
                  <w:sz w:val="18"/>
                  <w:u w:val="single"/>
                  <w:lang w:eastAsia="x-none"/>
                </w:rPr>
                <w:delText>n/a</w:delText>
              </w:r>
            </w:del>
          </w:p>
        </w:tc>
        <w:tc>
          <w:tcPr>
            <w:tcW w:w="1350" w:type="dxa"/>
            <w:shd w:val="clear" w:color="auto" w:fill="auto"/>
            <w:noWrap/>
          </w:tcPr>
          <w:p w14:paraId="5FDB19EB" w14:textId="55BA0773" w:rsidR="00C605D1" w:rsidRPr="008D6F63" w:rsidRDefault="00C605D1" w:rsidP="00C605D1">
            <w:pPr>
              <w:spacing w:after="0" w:line="240" w:lineRule="auto"/>
              <w:jc w:val="center"/>
              <w:rPr>
                <w:rFonts w:asciiTheme="minorHAnsi" w:eastAsiaTheme="minorEastAsia" w:hAnsiTheme="minorHAnsi" w:cstheme="minorBidi"/>
                <w:sz w:val="18"/>
                <w:szCs w:val="18"/>
              </w:rPr>
            </w:pPr>
            <w:del w:id="1032" w:author="Alhabibi, Haider@Energy" w:date="2022-01-03T21:19:00Z">
              <w:r w:rsidRPr="0006728B" w:rsidDel="008B211A">
                <w:rPr>
                  <w:sz w:val="18"/>
                  <w:u w:val="single"/>
                  <w:lang w:eastAsia="x-none"/>
                </w:rPr>
                <w:delText>0.0080</w:delText>
              </w:r>
            </w:del>
          </w:p>
        </w:tc>
        <w:tc>
          <w:tcPr>
            <w:tcW w:w="1260" w:type="dxa"/>
            <w:shd w:val="clear" w:color="auto" w:fill="auto"/>
            <w:noWrap/>
          </w:tcPr>
          <w:p w14:paraId="737E363E" w14:textId="7D9B9BEE" w:rsidR="00C605D1" w:rsidRPr="008D6F63" w:rsidRDefault="00C605D1" w:rsidP="00C605D1">
            <w:pPr>
              <w:spacing w:after="0" w:line="240" w:lineRule="auto"/>
              <w:jc w:val="center"/>
              <w:rPr>
                <w:rFonts w:asciiTheme="minorHAnsi" w:eastAsiaTheme="minorEastAsia" w:hAnsiTheme="minorHAnsi" w:cstheme="minorBidi"/>
                <w:sz w:val="18"/>
                <w:szCs w:val="18"/>
              </w:rPr>
            </w:pPr>
            <w:del w:id="1033" w:author="Alhabibi, Haider@Energy" w:date="2022-01-03T21:19:00Z">
              <w:r w:rsidRPr="0006728B" w:rsidDel="008B211A">
                <w:rPr>
                  <w:sz w:val="18"/>
                  <w:u w:val="single"/>
                  <w:lang w:eastAsia="x-none"/>
                </w:rPr>
                <w:delText>n/a</w:delText>
              </w:r>
            </w:del>
          </w:p>
        </w:tc>
      </w:tr>
      <w:tr w:rsidR="00C605D1" w:rsidRPr="008D6F63" w14:paraId="0E38FD30" w14:textId="77777777" w:rsidTr="00DF413D">
        <w:trPr>
          <w:cantSplit/>
          <w:trHeight w:val="152"/>
        </w:trPr>
        <w:tc>
          <w:tcPr>
            <w:tcW w:w="1705" w:type="dxa"/>
            <w:shd w:val="clear" w:color="auto" w:fill="auto"/>
            <w:noWrap/>
          </w:tcPr>
          <w:p w14:paraId="5459D2AE" w14:textId="285009F5" w:rsidR="00C605D1" w:rsidRPr="0006728B" w:rsidRDefault="00C605D1" w:rsidP="00C605D1">
            <w:pPr>
              <w:spacing w:after="0" w:line="240" w:lineRule="auto"/>
              <w:jc w:val="center"/>
              <w:rPr>
                <w:sz w:val="18"/>
                <w:u w:val="single"/>
                <w:lang w:eastAsia="x-none"/>
              </w:rPr>
            </w:pPr>
            <w:del w:id="1034" w:author="Alhabibi, Haider@Energy" w:date="2022-01-03T21:19:00Z">
              <w:r w:rsidRPr="0006728B" w:rsidDel="008B211A">
                <w:rPr>
                  <w:sz w:val="18"/>
                  <w:u w:val="single"/>
                  <w:lang w:eastAsia="x-none"/>
                </w:rPr>
                <w:delText>Two or more story</w:delText>
              </w:r>
            </w:del>
          </w:p>
        </w:tc>
        <w:tc>
          <w:tcPr>
            <w:tcW w:w="1800" w:type="dxa"/>
            <w:shd w:val="clear" w:color="auto" w:fill="auto"/>
            <w:noWrap/>
          </w:tcPr>
          <w:p w14:paraId="14F433FB" w14:textId="4396285B" w:rsidR="00C605D1" w:rsidRPr="0006728B" w:rsidRDefault="00C605D1" w:rsidP="00C605D1">
            <w:pPr>
              <w:spacing w:after="0" w:line="240" w:lineRule="auto"/>
              <w:jc w:val="center"/>
              <w:rPr>
                <w:sz w:val="18"/>
                <w:u w:val="single"/>
                <w:lang w:eastAsia="x-none"/>
              </w:rPr>
            </w:pPr>
            <w:del w:id="1035" w:author="Alhabibi, Haider@Energy" w:date="2022-01-03T21:19:00Z">
              <w:r w:rsidRPr="0006728B" w:rsidDel="008B211A">
                <w:rPr>
                  <w:sz w:val="18"/>
                  <w:u w:val="single"/>
                  <w:lang w:eastAsia="x-none"/>
                </w:rPr>
                <w:delText>7.5</w:delText>
              </w:r>
            </w:del>
          </w:p>
        </w:tc>
        <w:tc>
          <w:tcPr>
            <w:tcW w:w="1710" w:type="dxa"/>
            <w:shd w:val="clear" w:color="auto" w:fill="auto"/>
            <w:noWrap/>
          </w:tcPr>
          <w:p w14:paraId="777AE4B2" w14:textId="1278E92D" w:rsidR="00C605D1" w:rsidRPr="0006728B" w:rsidRDefault="00C605D1" w:rsidP="00C605D1">
            <w:pPr>
              <w:spacing w:after="0" w:line="240" w:lineRule="auto"/>
              <w:jc w:val="center"/>
              <w:rPr>
                <w:sz w:val="18"/>
                <w:u w:val="single"/>
                <w:lang w:eastAsia="x-none"/>
              </w:rPr>
            </w:pPr>
            <w:del w:id="1036" w:author="Alhabibi, Haider@Energy" w:date="2022-01-03T21:19:00Z">
              <w:r w:rsidRPr="0006728B" w:rsidDel="008B211A">
                <w:rPr>
                  <w:sz w:val="18"/>
                  <w:u w:val="single"/>
                  <w:lang w:eastAsia="x-none"/>
                </w:rPr>
                <w:delText>n/a</w:delText>
              </w:r>
            </w:del>
          </w:p>
        </w:tc>
        <w:tc>
          <w:tcPr>
            <w:tcW w:w="1350" w:type="dxa"/>
            <w:shd w:val="clear" w:color="auto" w:fill="auto"/>
            <w:noWrap/>
          </w:tcPr>
          <w:p w14:paraId="40A46990" w14:textId="398DDD8B" w:rsidR="00C605D1" w:rsidRPr="0006728B" w:rsidRDefault="00C605D1" w:rsidP="00C605D1">
            <w:pPr>
              <w:spacing w:after="0" w:line="240" w:lineRule="auto"/>
              <w:jc w:val="center"/>
              <w:rPr>
                <w:sz w:val="18"/>
                <w:u w:val="single"/>
                <w:lang w:eastAsia="x-none"/>
              </w:rPr>
            </w:pPr>
            <w:del w:id="1037" w:author="Alhabibi, Haider@Energy" w:date="2022-01-03T21:19:00Z">
              <w:r w:rsidRPr="0006728B" w:rsidDel="008B211A">
                <w:rPr>
                  <w:sz w:val="18"/>
                  <w:u w:val="single"/>
                  <w:lang w:eastAsia="x-none"/>
                </w:rPr>
                <w:delText>0.0050</w:delText>
              </w:r>
            </w:del>
          </w:p>
        </w:tc>
        <w:tc>
          <w:tcPr>
            <w:tcW w:w="1260" w:type="dxa"/>
            <w:shd w:val="clear" w:color="auto" w:fill="auto"/>
            <w:noWrap/>
          </w:tcPr>
          <w:p w14:paraId="7E729E8A" w14:textId="31C3A496" w:rsidR="00C605D1" w:rsidRPr="0006728B" w:rsidRDefault="00C605D1" w:rsidP="00C605D1">
            <w:pPr>
              <w:spacing w:after="0" w:line="240" w:lineRule="auto"/>
              <w:jc w:val="center"/>
              <w:rPr>
                <w:sz w:val="18"/>
                <w:u w:val="single"/>
                <w:lang w:eastAsia="x-none"/>
              </w:rPr>
            </w:pPr>
            <w:del w:id="1038" w:author="Alhabibi, Haider@Energy" w:date="2022-01-03T21:19:00Z">
              <w:r w:rsidRPr="0006728B" w:rsidDel="008B211A">
                <w:rPr>
                  <w:sz w:val="18"/>
                  <w:u w:val="single"/>
                  <w:lang w:eastAsia="x-none"/>
                </w:rPr>
                <w:delText>n/a</w:delText>
              </w:r>
            </w:del>
          </w:p>
        </w:tc>
      </w:tr>
    </w:tbl>
    <w:p w14:paraId="4E31226A" w14:textId="123EB650" w:rsidR="00DF531F" w:rsidRDefault="00DF531F">
      <w:pPr>
        <w:spacing w:after="0" w:line="240" w:lineRule="auto"/>
        <w:rPr>
          <w:rFonts w:asciiTheme="minorHAnsi" w:hAnsiTheme="minorHAnsi" w:cstheme="minorHAnsi"/>
          <w:sz w:val="18"/>
          <w:szCs w:val="18"/>
        </w:rPr>
      </w:pPr>
    </w:p>
    <w:p w14:paraId="0AE4E6F8" w14:textId="77777777" w:rsidR="00DF531F" w:rsidRDefault="00DF531F">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0BC7FCED" w14:textId="77777777" w:rsidR="00641F8E" w:rsidRDefault="00641F8E">
      <w:pPr>
        <w:spacing w:after="0" w:line="240" w:lineRule="auto"/>
        <w:rPr>
          <w:rFonts w:asciiTheme="minorHAnsi" w:hAnsiTheme="minorHAnsi" w:cstheme="minorHAnsi"/>
          <w:sz w:val="18"/>
          <w:szCs w:val="18"/>
        </w:rPr>
      </w:pPr>
    </w:p>
    <w:tbl>
      <w:tblPr>
        <w:tblStyle w:val="TableGrid3"/>
        <w:tblpPr w:leftFromText="180" w:rightFromText="180" w:vertAnchor="text" w:tblpY="1"/>
        <w:tblOverlap w:val="never"/>
        <w:tblW w:w="10795" w:type="dxa"/>
        <w:tblLook w:val="04A0" w:firstRow="1" w:lastRow="0" w:firstColumn="1" w:lastColumn="0" w:noHBand="0" w:noVBand="1"/>
      </w:tblPr>
      <w:tblGrid>
        <w:gridCol w:w="1233"/>
        <w:gridCol w:w="1233"/>
        <w:gridCol w:w="1309"/>
        <w:gridCol w:w="360"/>
        <w:gridCol w:w="900"/>
        <w:gridCol w:w="257"/>
        <w:gridCol w:w="1813"/>
        <w:gridCol w:w="90"/>
        <w:gridCol w:w="1800"/>
        <w:gridCol w:w="1800"/>
      </w:tblGrid>
      <w:tr w:rsidR="003C4442" w:rsidRPr="00323F2C" w14:paraId="7114CB0E" w14:textId="77777777" w:rsidTr="003C4442">
        <w:trPr>
          <w:trHeight w:val="350"/>
        </w:trPr>
        <w:tc>
          <w:tcPr>
            <w:tcW w:w="10795" w:type="dxa"/>
            <w:gridSpan w:val="10"/>
          </w:tcPr>
          <w:p w14:paraId="00675BC9" w14:textId="5C753131" w:rsidR="003C4442" w:rsidRDefault="003C4442" w:rsidP="002C7351">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Pr="009D79A7">
              <w:rPr>
                <w:rFonts w:asciiTheme="minorHAnsi" w:hAnsiTheme="minorHAnsi" w:cstheme="minorHAnsi"/>
                <w:b/>
                <w:sz w:val="18"/>
                <w:szCs w:val="18"/>
              </w:rPr>
              <w:t>. HERS-Verified Drain Water Heat Recovery System (DWHR-H)</w:t>
            </w:r>
          </w:p>
          <w:p w14:paraId="48CCBA53" w14:textId="565AC6FD" w:rsidR="003C4442" w:rsidRPr="009D79A7" w:rsidRDefault="003C4442" w:rsidP="00BB3403">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BB3403">
              <w:rPr>
                <w:rFonts w:asciiTheme="minorHAnsi" w:hAnsiTheme="minorHAnsi" w:cstheme="minorHAnsi"/>
                <w:sz w:val="18"/>
                <w:szCs w:val="18"/>
              </w:rPr>
              <w:t>require one row of data for each drain water heat recovery system identified in Section B</w:t>
            </w:r>
            <w:ins w:id="1039" w:author="Markstrum, Alexis@Energy" w:date="2021-10-27T14:54:00Z">
              <w:r w:rsidR="008619BD">
                <w:rPr>
                  <w:rFonts w:asciiTheme="minorHAnsi" w:hAnsiTheme="minorHAnsi" w:cstheme="minorHAnsi"/>
                  <w:sz w:val="18"/>
                  <w:szCs w:val="18"/>
                </w:rPr>
                <w:t xml:space="preserve"> or </w:t>
              </w:r>
              <w:del w:id="1040" w:author="Alhabibi, Haider@Energy" w:date="2022-01-25T20:19:00Z">
                <w:r w:rsidR="008619BD" w:rsidDel="00EA2CE7">
                  <w:rPr>
                    <w:rFonts w:asciiTheme="minorHAnsi" w:hAnsiTheme="minorHAnsi" w:cstheme="minorHAnsi"/>
                    <w:sz w:val="18"/>
                    <w:szCs w:val="18"/>
                  </w:rPr>
                  <w:delText>D</w:delText>
                </w:r>
              </w:del>
            </w:ins>
            <w:ins w:id="1041" w:author="Alhabibi, Haider@Energy" w:date="2022-01-25T20:19:00Z">
              <w:r w:rsidR="00EA2CE7">
                <w:rPr>
                  <w:rFonts w:asciiTheme="minorHAnsi" w:hAnsiTheme="minorHAnsi" w:cstheme="minorHAnsi"/>
                  <w:sz w:val="18"/>
                  <w:szCs w:val="18"/>
                </w:rPr>
                <w:t>B2</w:t>
              </w:r>
            </w:ins>
            <w:r w:rsidR="00BB3403">
              <w:rPr>
                <w:rFonts w:asciiTheme="minorHAnsi" w:hAnsiTheme="minorHAnsi" w:cstheme="minorHAnsi"/>
                <w:sz w:val="18"/>
                <w:szCs w:val="18"/>
              </w:rPr>
              <w:t xml:space="preserve">. with B12 </w:t>
            </w:r>
            <w:ins w:id="1042" w:author="Markstrum, Alexis@Energy" w:date="2021-10-27T14:54:00Z">
              <w:r w:rsidR="008619BD">
                <w:rPr>
                  <w:rFonts w:asciiTheme="minorHAnsi" w:hAnsiTheme="minorHAnsi" w:cstheme="minorHAnsi"/>
                  <w:sz w:val="18"/>
                  <w:szCs w:val="18"/>
                </w:rPr>
                <w:t xml:space="preserve">or </w:t>
              </w:r>
              <w:del w:id="1043" w:author="Alhabibi, Haider@Energy" w:date="2022-01-25T20:19:00Z">
                <w:r w:rsidR="008619BD" w:rsidDel="00EA2CE7">
                  <w:rPr>
                    <w:rFonts w:asciiTheme="minorHAnsi" w:hAnsiTheme="minorHAnsi" w:cstheme="minorHAnsi"/>
                    <w:sz w:val="18"/>
                    <w:szCs w:val="18"/>
                  </w:rPr>
                  <w:delText>D</w:delText>
                </w:r>
              </w:del>
            </w:ins>
            <w:ins w:id="1044" w:author="Alhabibi, Haider@Energy" w:date="2022-01-25T20:19:00Z">
              <w:r w:rsidR="00EA2CE7">
                <w:rPr>
                  <w:rFonts w:asciiTheme="minorHAnsi" w:hAnsiTheme="minorHAnsi" w:cstheme="minorHAnsi"/>
                  <w:sz w:val="18"/>
                  <w:szCs w:val="18"/>
                </w:rPr>
                <w:t>B2-</w:t>
              </w:r>
            </w:ins>
            <w:ins w:id="1045" w:author="Markstrum, Alexis@Energy" w:date="2021-10-27T14:54:00Z">
              <w:r w:rsidR="008619BD">
                <w:rPr>
                  <w:rFonts w:asciiTheme="minorHAnsi" w:hAnsiTheme="minorHAnsi" w:cstheme="minorHAnsi"/>
                  <w:sz w:val="18"/>
                  <w:szCs w:val="18"/>
                </w:rPr>
                <w:t xml:space="preserve">09 </w:t>
              </w:r>
            </w:ins>
            <w:r w:rsidR="00BB3403">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9403AC" w:rsidRPr="00323F2C" w14:paraId="62D604D6" w14:textId="77777777" w:rsidTr="009403AC">
        <w:trPr>
          <w:trHeight w:val="144"/>
        </w:trPr>
        <w:tc>
          <w:tcPr>
            <w:tcW w:w="10795" w:type="dxa"/>
            <w:gridSpan w:val="10"/>
          </w:tcPr>
          <w:p w14:paraId="420C0985" w14:textId="2738CD37"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2A1FF1">
              <w:rPr>
                <w:rFonts w:asciiTheme="minorHAnsi" w:hAnsiTheme="minorHAnsi" w:cstheme="minorHAnsi"/>
                <w:b/>
                <w:sz w:val="18"/>
                <w:szCs w:val="18"/>
              </w:rPr>
              <w:t>Design DWHR System Information</w:t>
            </w:r>
          </w:p>
        </w:tc>
      </w:tr>
      <w:tr w:rsidR="009403AC" w:rsidRPr="00323F2C" w14:paraId="01ADADD5" w14:textId="77777777" w:rsidTr="009403AC">
        <w:trPr>
          <w:trHeight w:val="144"/>
        </w:trPr>
        <w:tc>
          <w:tcPr>
            <w:tcW w:w="1233" w:type="dxa"/>
          </w:tcPr>
          <w:p w14:paraId="4839B90F" w14:textId="62357401"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902" w:type="dxa"/>
            <w:gridSpan w:val="3"/>
            <w:vAlign w:val="bottom"/>
          </w:tcPr>
          <w:p w14:paraId="697D5E19" w14:textId="043BEFF9"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3060" w:type="dxa"/>
            <w:gridSpan w:val="4"/>
            <w:vAlign w:val="bottom"/>
          </w:tcPr>
          <w:p w14:paraId="098FC345" w14:textId="22E36D38"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03</w:t>
            </w:r>
          </w:p>
        </w:tc>
        <w:tc>
          <w:tcPr>
            <w:tcW w:w="3600" w:type="dxa"/>
            <w:gridSpan w:val="2"/>
            <w:vAlign w:val="bottom"/>
          </w:tcPr>
          <w:p w14:paraId="6B42EDE7" w14:textId="4843603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04</w:t>
            </w:r>
          </w:p>
        </w:tc>
      </w:tr>
      <w:tr w:rsidR="009403AC" w:rsidRPr="00323F2C" w14:paraId="0C632706" w14:textId="77777777" w:rsidTr="009403AC">
        <w:trPr>
          <w:trHeight w:val="144"/>
        </w:trPr>
        <w:tc>
          <w:tcPr>
            <w:tcW w:w="1233" w:type="dxa"/>
          </w:tcPr>
          <w:p w14:paraId="4784778F" w14:textId="239CCE66"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902" w:type="dxa"/>
            <w:gridSpan w:val="3"/>
            <w:vAlign w:val="bottom"/>
          </w:tcPr>
          <w:p w14:paraId="3FEB7F6B" w14:textId="51A6D3E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3060" w:type="dxa"/>
            <w:gridSpan w:val="4"/>
            <w:vAlign w:val="bottom"/>
          </w:tcPr>
          <w:p w14:paraId="4883F6E0" w14:textId="081B3AC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600" w:type="dxa"/>
            <w:gridSpan w:val="2"/>
            <w:vAlign w:val="bottom"/>
          </w:tcPr>
          <w:p w14:paraId="73C29F38" w14:textId="17A9B3B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9403AC" w:rsidRPr="00323F2C" w14:paraId="71875241" w14:textId="77777777" w:rsidTr="009403AC">
        <w:trPr>
          <w:trHeight w:val="144"/>
        </w:trPr>
        <w:tc>
          <w:tcPr>
            <w:tcW w:w="1233" w:type="dxa"/>
          </w:tcPr>
          <w:p w14:paraId="52DCD870" w14:textId="13F4F03A"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211E93">
              <w:rPr>
                <w:rFonts w:asciiTheme="minorHAnsi" w:eastAsia="Times New Roman" w:hAnsiTheme="minorHAnsi" w:cstheme="minorHAnsi"/>
                <w:sz w:val="18"/>
                <w:szCs w:val="18"/>
              </w:rPr>
              <w:t>2</w:t>
            </w:r>
            <w:ins w:id="1046" w:author="Markstrum, Alexis@Energy" w:date="2021-10-27T14:55:00Z">
              <w:r w:rsidR="00096D14">
                <w:rPr>
                  <w:rFonts w:asciiTheme="minorHAnsi" w:eastAsia="Times New Roman" w:hAnsiTheme="minorHAnsi" w:cstheme="minorHAnsi"/>
                  <w:sz w:val="18"/>
                  <w:szCs w:val="18"/>
                </w:rPr>
                <w:t xml:space="preserve"> or </w:t>
              </w:r>
              <w:del w:id="1047" w:author="Alhabibi, Haider@Energy" w:date="2022-01-25T20:19:00Z">
                <w:r w:rsidR="00096D14" w:rsidDel="00EA2CE7">
                  <w:rPr>
                    <w:rFonts w:asciiTheme="minorHAnsi" w:eastAsia="Times New Roman" w:hAnsiTheme="minorHAnsi" w:cstheme="minorHAnsi"/>
                    <w:sz w:val="18"/>
                    <w:szCs w:val="18"/>
                  </w:rPr>
                  <w:delText>C</w:delText>
                </w:r>
              </w:del>
            </w:ins>
            <w:ins w:id="1048" w:author="Alhabibi, Haider@Energy" w:date="2022-01-25T20:19:00Z">
              <w:r w:rsidR="001D6488">
                <w:rPr>
                  <w:rFonts w:asciiTheme="minorHAnsi" w:eastAsia="Times New Roman" w:hAnsiTheme="minorHAnsi" w:cstheme="minorHAnsi"/>
                  <w:sz w:val="18"/>
                  <w:szCs w:val="18"/>
                </w:rPr>
                <w:t>A2-</w:t>
              </w:r>
            </w:ins>
            <w:ins w:id="1049" w:author="Markstrum, Alexis@Energy" w:date="2021-10-27T14:55:00Z">
              <w:r w:rsidR="00096D14">
                <w:rPr>
                  <w:rFonts w:asciiTheme="minorHAnsi" w:eastAsia="Times New Roman" w:hAnsiTheme="minorHAnsi" w:cstheme="minorHAnsi"/>
                  <w:sz w:val="18"/>
                  <w:szCs w:val="18"/>
                </w:rPr>
                <w:t>02</w:t>
              </w:r>
            </w:ins>
            <w:r>
              <w:rPr>
                <w:rFonts w:asciiTheme="minorHAnsi" w:eastAsia="Times New Roman" w:hAnsiTheme="minorHAnsi" w:cstheme="minorHAnsi"/>
                <w:sz w:val="18"/>
                <w:szCs w:val="18"/>
              </w:rPr>
              <w:t>&gt;&gt;</w:t>
            </w:r>
          </w:p>
        </w:tc>
        <w:tc>
          <w:tcPr>
            <w:tcW w:w="2902" w:type="dxa"/>
            <w:gridSpan w:val="3"/>
          </w:tcPr>
          <w:p w14:paraId="348A0C5F"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7D68108F" w14:textId="2F09713A"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42%”&gt;&gt;</w:t>
            </w:r>
          </w:p>
        </w:tc>
        <w:tc>
          <w:tcPr>
            <w:tcW w:w="3060" w:type="dxa"/>
            <w:gridSpan w:val="4"/>
          </w:tcPr>
          <w:p w14:paraId="18499A4F"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1C502FEB" w14:textId="5AB1932D"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“NA”&gt;&gt;</w:t>
            </w:r>
          </w:p>
        </w:tc>
        <w:tc>
          <w:tcPr>
            <w:tcW w:w="3600" w:type="dxa"/>
            <w:gridSpan w:val="2"/>
          </w:tcPr>
          <w:p w14:paraId="69681450"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CF1R-PRF</w:t>
            </w:r>
          </w:p>
          <w:p w14:paraId="1F2535A2" w14:textId="58E041A3"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“NA”&gt;&gt;</w:t>
            </w:r>
          </w:p>
        </w:tc>
      </w:tr>
      <w:tr w:rsidR="009403AC" w:rsidRPr="00323F2C" w14:paraId="154C2959" w14:textId="77777777" w:rsidTr="009403AC">
        <w:trPr>
          <w:trHeight w:val="144"/>
        </w:trPr>
        <w:tc>
          <w:tcPr>
            <w:tcW w:w="1233" w:type="dxa"/>
          </w:tcPr>
          <w:p w14:paraId="73F99FA7"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902" w:type="dxa"/>
            <w:gridSpan w:val="3"/>
          </w:tcPr>
          <w:p w14:paraId="4A6ECA18"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060" w:type="dxa"/>
            <w:gridSpan w:val="4"/>
          </w:tcPr>
          <w:p w14:paraId="174BE173"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0" w:type="dxa"/>
            <w:gridSpan w:val="2"/>
          </w:tcPr>
          <w:p w14:paraId="5514AD60"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9403AC" w:rsidRPr="00323F2C" w14:paraId="286385B4" w14:textId="77777777" w:rsidTr="009403AC">
        <w:trPr>
          <w:trHeight w:val="144"/>
        </w:trPr>
        <w:tc>
          <w:tcPr>
            <w:tcW w:w="10795" w:type="dxa"/>
            <w:gridSpan w:val="10"/>
          </w:tcPr>
          <w:p w14:paraId="1F4154EB" w14:textId="7AF0C254"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2A1FF1">
              <w:rPr>
                <w:rFonts w:asciiTheme="minorHAnsi" w:hAnsiTheme="minorHAnsi" w:cstheme="minorHAnsi"/>
                <w:b/>
                <w:sz w:val="18"/>
                <w:szCs w:val="18"/>
              </w:rPr>
              <w:t>Installed DWHR System Information</w:t>
            </w:r>
          </w:p>
        </w:tc>
      </w:tr>
      <w:tr w:rsidR="009403AC" w:rsidRPr="00323F2C" w14:paraId="53639B1E" w14:textId="77777777" w:rsidTr="003C4442">
        <w:trPr>
          <w:trHeight w:val="144"/>
        </w:trPr>
        <w:tc>
          <w:tcPr>
            <w:tcW w:w="1233" w:type="dxa"/>
          </w:tcPr>
          <w:p w14:paraId="093DAFE3" w14:textId="44B3AE48"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tcPr>
          <w:p w14:paraId="79B2F2B1" w14:textId="0B17DE54"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309" w:type="dxa"/>
          </w:tcPr>
          <w:p w14:paraId="611570BA" w14:textId="18B7DE6D"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260" w:type="dxa"/>
            <w:gridSpan w:val="2"/>
          </w:tcPr>
          <w:p w14:paraId="0E92764D" w14:textId="2E854E62"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070" w:type="dxa"/>
            <w:gridSpan w:val="2"/>
          </w:tcPr>
          <w:p w14:paraId="2841FA83" w14:textId="7F9A4B6C"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890" w:type="dxa"/>
            <w:gridSpan w:val="2"/>
          </w:tcPr>
          <w:p w14:paraId="06343588" w14:textId="50CB1EB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800" w:type="dxa"/>
          </w:tcPr>
          <w:p w14:paraId="1BF64FE4" w14:textId="04B6BB2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9403AC" w:rsidRPr="00323F2C" w14:paraId="4FEA8DFE" w14:textId="77777777" w:rsidTr="00383FC8">
        <w:trPr>
          <w:trHeight w:val="144"/>
        </w:trPr>
        <w:tc>
          <w:tcPr>
            <w:tcW w:w="1233" w:type="dxa"/>
            <w:vAlign w:val="bottom"/>
          </w:tcPr>
          <w:p w14:paraId="46B873F0" w14:textId="314879C9"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vAlign w:val="bottom"/>
          </w:tcPr>
          <w:p w14:paraId="2F42BE11" w14:textId="1E91495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309" w:type="dxa"/>
            <w:vAlign w:val="bottom"/>
          </w:tcPr>
          <w:p w14:paraId="2E8268CB"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Model #</w:t>
            </w:r>
          </w:p>
        </w:tc>
        <w:tc>
          <w:tcPr>
            <w:tcW w:w="1260" w:type="dxa"/>
            <w:gridSpan w:val="2"/>
            <w:vAlign w:val="bottom"/>
          </w:tcPr>
          <w:p w14:paraId="5BFB0CAF"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Rated effectiveness</w:t>
            </w:r>
          </w:p>
        </w:tc>
        <w:tc>
          <w:tcPr>
            <w:tcW w:w="2070" w:type="dxa"/>
            <w:gridSpan w:val="2"/>
            <w:vAlign w:val="bottom"/>
          </w:tcPr>
          <w:p w14:paraId="4C96FEF5" w14:textId="42DF638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1890" w:type="dxa"/>
            <w:gridSpan w:val="2"/>
            <w:vAlign w:val="bottom"/>
          </w:tcPr>
          <w:p w14:paraId="57BFED18"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800" w:type="dxa"/>
            <w:vAlign w:val="bottom"/>
          </w:tcPr>
          <w:p w14:paraId="78F7A7BA"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tc>
      </w:tr>
      <w:tr w:rsidR="009403AC" w:rsidRPr="00323F2C" w14:paraId="0CFF93EB" w14:textId="77777777" w:rsidTr="003C4442">
        <w:trPr>
          <w:trHeight w:val="188"/>
        </w:trPr>
        <w:tc>
          <w:tcPr>
            <w:tcW w:w="1233" w:type="dxa"/>
          </w:tcPr>
          <w:p w14:paraId="3CF0660D" w14:textId="79296C7B" w:rsidR="009403AC" w:rsidRPr="009D79A7" w:rsidRDefault="00211E93"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del w:id="1050" w:author="Markstrum, Alexis@Energy" w:date="2021-10-27T14:56:00Z">
              <w:r w:rsidDel="00096D14">
                <w:rPr>
                  <w:rFonts w:asciiTheme="minorHAnsi" w:eastAsia="Times New Roman" w:hAnsiTheme="minorHAnsi" w:cstheme="minorHAnsi"/>
                  <w:sz w:val="18"/>
                  <w:szCs w:val="18"/>
                </w:rPr>
                <w:delText>A</w:delText>
              </w:r>
            </w:del>
            <w:ins w:id="1051" w:author="Markstrum, Alexis@Energy" w:date="2021-10-27T14:56:00Z">
              <w:r w:rsidR="00096D14">
                <w:rPr>
                  <w:rFonts w:asciiTheme="minorHAnsi" w:eastAsia="Times New Roman" w:hAnsiTheme="minorHAnsi" w:cstheme="minorHAnsi"/>
                  <w:sz w:val="18"/>
                  <w:szCs w:val="18"/>
                </w:rPr>
                <w:t>B</w:t>
              </w:r>
            </w:ins>
            <w:r>
              <w:rPr>
                <w:rFonts w:asciiTheme="minorHAnsi" w:eastAsia="Times New Roman" w:hAnsiTheme="minorHAnsi" w:cstheme="minorHAnsi"/>
                <w:sz w:val="18"/>
                <w:szCs w:val="18"/>
              </w:rPr>
              <w:t>02</w:t>
            </w:r>
            <w:ins w:id="1052" w:author="Markstrum, Alexis@Energy" w:date="2021-10-27T14:56:00Z">
              <w:r w:rsidR="00096D14">
                <w:rPr>
                  <w:rFonts w:asciiTheme="minorHAnsi" w:eastAsia="Times New Roman" w:hAnsiTheme="minorHAnsi" w:cstheme="minorHAnsi"/>
                  <w:sz w:val="18"/>
                  <w:szCs w:val="18"/>
                </w:rPr>
                <w:t xml:space="preserve"> or</w:t>
              </w:r>
              <w:del w:id="1053" w:author="Alhabibi, Haider@Energy" w:date="2022-01-25T20:20:00Z">
                <w:r w:rsidR="00096D14" w:rsidDel="001D6488">
                  <w:rPr>
                    <w:rFonts w:asciiTheme="minorHAnsi" w:eastAsia="Times New Roman" w:hAnsiTheme="minorHAnsi" w:cstheme="minorHAnsi"/>
                    <w:sz w:val="18"/>
                    <w:szCs w:val="18"/>
                  </w:rPr>
                  <w:delText xml:space="preserve"> D</w:delText>
                </w:r>
              </w:del>
            </w:ins>
            <w:ins w:id="1054" w:author="Alhabibi, Haider@Energy" w:date="2022-01-25T20:20:00Z">
              <w:r w:rsidR="001D6488">
                <w:rPr>
                  <w:rFonts w:asciiTheme="minorHAnsi" w:eastAsia="Times New Roman" w:hAnsiTheme="minorHAnsi" w:cstheme="minorHAnsi"/>
                  <w:sz w:val="18"/>
                  <w:szCs w:val="18"/>
                </w:rPr>
                <w:t>B2-</w:t>
              </w:r>
            </w:ins>
            <w:ins w:id="1055" w:author="Markstrum, Alexis@Energy" w:date="2021-10-27T14:56:00Z">
              <w:r w:rsidR="00096D14">
                <w:rPr>
                  <w:rFonts w:asciiTheme="minorHAnsi" w:eastAsia="Times New Roman" w:hAnsiTheme="minorHAnsi" w:cstheme="minorHAnsi"/>
                  <w:sz w:val="18"/>
                  <w:szCs w:val="18"/>
                </w:rPr>
                <w:t>02</w:t>
              </w:r>
            </w:ins>
            <w:r w:rsidR="009403AC">
              <w:rPr>
                <w:rFonts w:asciiTheme="minorHAnsi" w:eastAsia="Times New Roman" w:hAnsiTheme="minorHAnsi" w:cstheme="minorHAnsi"/>
                <w:sz w:val="18"/>
                <w:szCs w:val="18"/>
              </w:rPr>
              <w:t>&gt;&gt;</w:t>
            </w:r>
          </w:p>
        </w:tc>
        <w:tc>
          <w:tcPr>
            <w:tcW w:w="1233" w:type="dxa"/>
          </w:tcPr>
          <w:p w14:paraId="74563A30" w14:textId="2D44A165"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309" w:type="dxa"/>
          </w:tcPr>
          <w:p w14:paraId="2B033960" w14:textId="6D0A631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260" w:type="dxa"/>
            <w:gridSpan w:val="2"/>
          </w:tcPr>
          <w:p w14:paraId="35BCEE1E" w14:textId="17671AD6"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 xml:space="preserve">&lt;&lt;User </w:t>
            </w:r>
            <w:proofErr w:type="gramStart"/>
            <w:r w:rsidRPr="009D79A7">
              <w:rPr>
                <w:rFonts w:asciiTheme="minorHAnsi" w:eastAsia="Times New Roman" w:hAnsiTheme="minorHAnsi" w:cstheme="minorHAnsi"/>
                <w:sz w:val="18"/>
                <w:szCs w:val="18"/>
              </w:rPr>
              <w:t>input</w:t>
            </w:r>
            <w:r>
              <w:rPr>
                <w:rFonts w:asciiTheme="minorHAnsi" w:eastAsia="Times New Roman" w:hAnsiTheme="minorHAnsi" w:cstheme="minorHAnsi"/>
                <w:sz w:val="18"/>
                <w:szCs w:val="18"/>
              </w:rPr>
              <w:t>,  value</w:t>
            </w:r>
            <w:proofErr w:type="gramEnd"/>
            <w:r>
              <w:rPr>
                <w:rFonts w:asciiTheme="minorHAnsi" w:eastAsia="Times New Roman" w:hAnsiTheme="minorHAnsi" w:cstheme="minorHAnsi"/>
                <w:sz w:val="18"/>
                <w:szCs w:val="18"/>
              </w:rPr>
              <w:t xml:space="preserve"> ≥ Rated Effectiveness in I02, 0.42≤I03&lt;1 </w:t>
            </w:r>
            <w:r w:rsidRPr="009D79A7">
              <w:rPr>
                <w:rFonts w:asciiTheme="minorHAnsi" w:eastAsia="Times New Roman" w:hAnsiTheme="minorHAnsi" w:cstheme="minorHAnsi"/>
                <w:sz w:val="18"/>
                <w:szCs w:val="18"/>
              </w:rPr>
              <w:t>&gt;&gt;</w:t>
            </w:r>
          </w:p>
        </w:tc>
        <w:tc>
          <w:tcPr>
            <w:tcW w:w="2070" w:type="dxa"/>
            <w:gridSpan w:val="2"/>
          </w:tcPr>
          <w:p w14:paraId="4937259A" w14:textId="0225239B" w:rsidR="009403AC"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 xml:space="preserve">&lt;&lt; If performance, reference value from I03.  If prescriptive, </w:t>
            </w:r>
            <w:r w:rsidRPr="00FE60ED">
              <w:rPr>
                <w:rFonts w:asciiTheme="minorHAnsi" w:hAnsiTheme="minorHAnsi"/>
                <w:sz w:val="18"/>
                <w:szCs w:val="18"/>
              </w:rPr>
              <w:t>user pick from list:</w:t>
            </w:r>
          </w:p>
          <w:p w14:paraId="5D97E0E2" w14:textId="77777777" w:rsidR="009403AC" w:rsidRPr="005A5077" w:rsidRDefault="009403AC" w:rsidP="009403AC">
            <w:pPr>
              <w:pStyle w:val="ListParagraph"/>
              <w:keepNext/>
              <w:numPr>
                <w:ilvl w:val="0"/>
                <w:numId w:val="4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9403AC" w:rsidRDefault="009403AC" w:rsidP="009403AC">
            <w:pPr>
              <w:pStyle w:val="ListParagraph"/>
              <w:keepNext/>
              <w:numPr>
                <w:ilvl w:val="0"/>
                <w:numId w:val="4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9403AC" w:rsidRPr="009D79A7" w:rsidRDefault="009403AC" w:rsidP="009403AC">
            <w:pPr>
              <w:pStyle w:val="ListParagraph"/>
              <w:keepNext/>
              <w:numPr>
                <w:ilvl w:val="0"/>
                <w:numId w:val="4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1890" w:type="dxa"/>
            <w:gridSpan w:val="2"/>
          </w:tcPr>
          <w:p w14:paraId="2F3AE271" w14:textId="0EFB096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,0&lt;I06≤100 </w:t>
            </w:r>
            <w:r w:rsidRPr="009D79A7">
              <w:rPr>
                <w:rFonts w:asciiTheme="minorHAnsi" w:eastAsia="Times New Roman" w:hAnsiTheme="minorHAnsi" w:cstheme="minorHAnsi"/>
                <w:sz w:val="18"/>
                <w:szCs w:val="18"/>
              </w:rPr>
              <w:t>&gt;&gt;</w:t>
            </w:r>
          </w:p>
        </w:tc>
        <w:tc>
          <w:tcPr>
            <w:tcW w:w="1800" w:type="dxa"/>
          </w:tcPr>
          <w:p w14:paraId="010DE464"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Yes       □ No</w:t>
            </w:r>
          </w:p>
        </w:tc>
      </w:tr>
      <w:tr w:rsidR="009403AC" w:rsidRPr="00323F2C" w14:paraId="6FCEBAFC" w14:textId="77777777" w:rsidTr="003C4442">
        <w:trPr>
          <w:trHeight w:val="188"/>
        </w:trPr>
        <w:tc>
          <w:tcPr>
            <w:tcW w:w="1233" w:type="dxa"/>
          </w:tcPr>
          <w:p w14:paraId="0D51D516"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tcPr>
          <w:p w14:paraId="657FC3C9" w14:textId="6D87C9B3"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09" w:type="dxa"/>
          </w:tcPr>
          <w:p w14:paraId="7186D494"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60" w:type="dxa"/>
            <w:gridSpan w:val="2"/>
          </w:tcPr>
          <w:p w14:paraId="5C961472"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70" w:type="dxa"/>
            <w:gridSpan w:val="2"/>
          </w:tcPr>
          <w:p w14:paraId="049B3BCD"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90" w:type="dxa"/>
            <w:gridSpan w:val="2"/>
          </w:tcPr>
          <w:p w14:paraId="5251C78B"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00" w:type="dxa"/>
          </w:tcPr>
          <w:p w14:paraId="2660EF72"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403AC" w:rsidRPr="00323F2C" w14:paraId="13372191" w14:textId="77777777" w:rsidTr="003C4442">
        <w:trPr>
          <w:trHeight w:val="188"/>
        </w:trPr>
        <w:tc>
          <w:tcPr>
            <w:tcW w:w="1233" w:type="dxa"/>
          </w:tcPr>
          <w:p w14:paraId="1B3562AA" w14:textId="7137B02B"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562" w:type="dxa"/>
            <w:gridSpan w:val="9"/>
          </w:tcPr>
          <w:p w14:paraId="453EBF21" w14:textId="7C763592"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9403AC" w:rsidRPr="00323F2C" w14:paraId="56DA45F1" w14:textId="77777777" w:rsidTr="003C4442">
        <w:trPr>
          <w:trHeight w:val="188"/>
        </w:trPr>
        <w:tc>
          <w:tcPr>
            <w:tcW w:w="1233" w:type="dxa"/>
          </w:tcPr>
          <w:p w14:paraId="07EE8E93" w14:textId="006E675F"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562" w:type="dxa"/>
            <w:gridSpan w:val="9"/>
          </w:tcPr>
          <w:p w14:paraId="4CE3B66D" w14:textId="70FD432B"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9403AC" w:rsidRPr="00323F2C" w14:paraId="65A75D61" w14:textId="77777777" w:rsidTr="003C4442">
        <w:trPr>
          <w:trHeight w:val="188"/>
        </w:trPr>
        <w:tc>
          <w:tcPr>
            <w:tcW w:w="1233" w:type="dxa"/>
          </w:tcPr>
          <w:p w14:paraId="6A26D26D" w14:textId="268063D5"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562" w:type="dxa"/>
            <w:gridSpan w:val="9"/>
          </w:tcPr>
          <w:p w14:paraId="64427C4C" w14:textId="3F7AA5F4" w:rsidR="009403AC" w:rsidRPr="00935859"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9403AC" w:rsidRPr="00323F2C" w14:paraId="43E86152" w14:textId="77777777" w:rsidTr="003C4442">
        <w:trPr>
          <w:trHeight w:val="188"/>
        </w:trPr>
        <w:tc>
          <w:tcPr>
            <w:tcW w:w="1233" w:type="dxa"/>
            <w:vAlign w:val="center"/>
          </w:tcPr>
          <w:p w14:paraId="7A4A82F1" w14:textId="7C00A11D" w:rsidR="009403AC" w:rsidRPr="00450E94"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Pr>
                <w:rFonts w:cstheme="minorHAnsi"/>
                <w:sz w:val="18"/>
                <w:szCs w:val="18"/>
              </w:rPr>
              <w:t>15</w:t>
            </w:r>
          </w:p>
        </w:tc>
        <w:tc>
          <w:tcPr>
            <w:tcW w:w="4059" w:type="dxa"/>
            <w:gridSpan w:val="5"/>
            <w:vAlign w:val="center"/>
          </w:tcPr>
          <w:p w14:paraId="41C2457B" w14:textId="5218B5B8" w:rsidR="009403AC" w:rsidRPr="00B71192"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Verification Status:</w:t>
            </w:r>
          </w:p>
        </w:tc>
        <w:tc>
          <w:tcPr>
            <w:tcW w:w="5503" w:type="dxa"/>
            <w:gridSpan w:val="4"/>
            <w:vAlign w:val="center"/>
          </w:tcPr>
          <w:p w14:paraId="190030AF" w14:textId="77777777" w:rsidR="009403AC" w:rsidRPr="00B71192" w:rsidRDefault="009403AC" w:rsidP="009403AC">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7585F13" w14:textId="77777777" w:rsidR="009403AC" w:rsidRPr="00B71192" w:rsidRDefault="009403AC" w:rsidP="009403AC">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3C97DB4" w14:textId="544429E7" w:rsidR="009403AC" w:rsidRPr="00450E94" w:rsidRDefault="009403AC" w:rsidP="009403AC">
            <w:pPr>
              <w:pStyle w:val="ListParagraph"/>
              <w:keepNext/>
              <w:numPr>
                <w:ilvl w:val="0"/>
                <w:numId w:val="4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9403AC" w:rsidRPr="00323F2C" w14:paraId="628C4E55" w14:textId="77777777" w:rsidTr="003C4442">
        <w:trPr>
          <w:trHeight w:val="188"/>
        </w:trPr>
        <w:tc>
          <w:tcPr>
            <w:tcW w:w="1233" w:type="dxa"/>
          </w:tcPr>
          <w:p w14:paraId="48F1EE12" w14:textId="7736260B" w:rsidR="009403AC" w:rsidRPr="00450E94"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Pr>
                <w:rFonts w:cstheme="minorHAnsi"/>
                <w:sz w:val="18"/>
                <w:szCs w:val="18"/>
              </w:rPr>
              <w:t>16</w:t>
            </w:r>
          </w:p>
        </w:tc>
        <w:tc>
          <w:tcPr>
            <w:tcW w:w="9562" w:type="dxa"/>
            <w:gridSpan w:val="9"/>
            <w:vAlign w:val="center"/>
          </w:tcPr>
          <w:p w14:paraId="5DC17AAE" w14:textId="73CF8012" w:rsidR="009403AC" w:rsidRPr="00B71192"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 xml:space="preserve">Correction Notes: </w:t>
            </w:r>
            <w:r w:rsidRPr="00450E94">
              <w:rPr>
                <w:rFonts w:asciiTheme="minorHAnsi" w:hAnsiTheme="minorHAnsi" w:cs="TimesNewRomanPS-BoldMT"/>
                <w:bCs/>
                <w:sz w:val="18"/>
                <w:szCs w:val="18"/>
              </w:rPr>
              <w:t xml:space="preserve">&lt;&lt;if Verification Status= Fail, then text entry in this Corrections Notes field is </w:t>
            </w:r>
            <w:proofErr w:type="gramStart"/>
            <w:r w:rsidRPr="00450E94">
              <w:rPr>
                <w:rFonts w:asciiTheme="minorHAnsi" w:hAnsiTheme="minorHAnsi" w:cs="TimesNewRomanPS-BoldMT"/>
                <w:bCs/>
                <w:sz w:val="18"/>
                <w:szCs w:val="18"/>
              </w:rPr>
              <w:t>required;  user</w:t>
            </w:r>
            <w:proofErr w:type="gramEnd"/>
            <w:r w:rsidRPr="00450E94">
              <w:rPr>
                <w:rFonts w:asciiTheme="minorHAnsi" w:hAnsiTheme="minorHAnsi" w:cs="TimesNewRomanPS-BoldMT"/>
                <w:bCs/>
                <w:sz w:val="18"/>
                <w:szCs w:val="18"/>
              </w:rPr>
              <w:t xml:space="preserve"> input text&gt;&gt;</w:t>
            </w:r>
          </w:p>
        </w:tc>
      </w:tr>
      <w:tr w:rsidR="009403AC" w:rsidRPr="00323F2C" w14:paraId="2897199D" w14:textId="77777777" w:rsidTr="003C4442">
        <w:trPr>
          <w:trHeight w:val="260"/>
        </w:trPr>
        <w:tc>
          <w:tcPr>
            <w:tcW w:w="10795" w:type="dxa"/>
            <w:gridSpan w:val="10"/>
          </w:tcPr>
          <w:p w14:paraId="43DA4BB4" w14:textId="0446FA37"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7D07AA51" w14:textId="14ACBEA2" w:rsidR="00E65CD8" w:rsidRPr="00A05A69"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4102"/>
        <w:gridCol w:w="6115"/>
      </w:tblGrid>
      <w:tr w:rsidR="000E1685" w:rsidRPr="00323F2C" w14:paraId="0F7F46AF" w14:textId="77777777" w:rsidTr="002625AF">
        <w:trPr>
          <w:trHeight w:hRule="exact" w:val="712"/>
          <w:tblHeader/>
        </w:trPr>
        <w:tc>
          <w:tcPr>
            <w:tcW w:w="10790" w:type="dxa"/>
            <w:gridSpan w:val="3"/>
            <w:tcBorders>
              <w:bottom w:val="single" w:sz="4" w:space="0" w:color="auto"/>
            </w:tcBorders>
          </w:tcPr>
          <w:p w14:paraId="0F7F46AB" w14:textId="737624FC" w:rsidR="000E1685" w:rsidRPr="00A05A69"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A05A69">
              <w:rPr>
                <w:rFonts w:asciiTheme="minorHAnsi" w:hAnsiTheme="minorHAnsi" w:cstheme="minorHAnsi"/>
                <w:b/>
                <w:sz w:val="18"/>
                <w:szCs w:val="18"/>
              </w:rPr>
              <w:t>.</w:t>
            </w:r>
            <w:r w:rsidR="000E1685" w:rsidRPr="00A05A69">
              <w:rPr>
                <w:rFonts w:asciiTheme="minorHAnsi" w:hAnsiTheme="minorHAnsi" w:cstheme="minorHAnsi"/>
                <w:b/>
                <w:sz w:val="18"/>
                <w:szCs w:val="18"/>
              </w:rPr>
              <w:t xml:space="preserve"> HERS-Verified Pipe Insulation </w:t>
            </w:r>
            <w:r w:rsidR="0065796D" w:rsidRPr="00A05A69">
              <w:rPr>
                <w:rFonts w:asciiTheme="minorHAnsi" w:hAnsiTheme="minorHAnsi" w:cstheme="minorHAnsi"/>
                <w:b/>
                <w:sz w:val="18"/>
                <w:szCs w:val="18"/>
              </w:rPr>
              <w:t>Credit</w:t>
            </w:r>
            <w:r w:rsidR="001938BC" w:rsidRPr="00A05A69">
              <w:rPr>
                <w:rFonts w:asciiTheme="minorHAnsi" w:hAnsiTheme="minorHAnsi" w:cstheme="minorHAnsi"/>
                <w:b/>
                <w:sz w:val="18"/>
                <w:szCs w:val="18"/>
              </w:rPr>
              <w:t xml:space="preserve"> Requirements</w:t>
            </w:r>
            <w:r w:rsidR="00B04692" w:rsidRPr="00A05A69">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05A69">
              <w:rPr>
                <w:rFonts w:asciiTheme="minorHAnsi" w:hAnsiTheme="minorHAnsi" w:cstheme="minorHAnsi"/>
                <w:b/>
                <w:sz w:val="18"/>
                <w:szCs w:val="18"/>
              </w:rPr>
              <w:t>(RA3.6.3)</w:t>
            </w:r>
          </w:p>
          <w:p w14:paraId="0F7F46AD" w14:textId="6A94ABCC" w:rsidR="007305A1" w:rsidRPr="00A05A69" w:rsidRDefault="001938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Systems that utilize this distribution type shall comply with these requirements</w:t>
            </w:r>
            <w:r w:rsidR="00092950" w:rsidRPr="00A05A69">
              <w:rPr>
                <w:rFonts w:asciiTheme="minorHAnsi" w:hAnsiTheme="minorHAnsi" w:cstheme="minorHAnsi"/>
                <w:sz w:val="18"/>
                <w:szCs w:val="18"/>
              </w:rPr>
              <w:t>.</w:t>
            </w:r>
            <w:r w:rsidR="00641F8E">
              <w:rPr>
                <w:rFonts w:asciiTheme="minorHAnsi" w:hAnsiTheme="minorHAnsi" w:cstheme="minorHAnsi"/>
                <w:sz w:val="18"/>
                <w:szCs w:val="18"/>
              </w:rPr>
              <w:t xml:space="preserve">  </w:t>
            </w:r>
            <w:r w:rsidR="007305A1" w:rsidRPr="00A05A69">
              <w:rPr>
                <w:rFonts w:asciiTheme="minorHAnsi" w:hAnsiTheme="minorHAnsi" w:cstheme="minorHAnsi"/>
                <w:sz w:val="18"/>
                <w:szCs w:val="18"/>
              </w:rPr>
              <w:t xml:space="preserve">&lt;&lt;If </w:t>
            </w:r>
            <w:r w:rsidR="00F96517" w:rsidRPr="00A05A69">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211E93">
              <w:rPr>
                <w:rFonts w:asciiTheme="minorHAnsi" w:hAnsiTheme="minorHAnsi" w:cstheme="minorHAnsi"/>
                <w:sz w:val="18"/>
                <w:szCs w:val="18"/>
              </w:rPr>
              <w:t>10</w:t>
            </w:r>
            <w:ins w:id="1056" w:author="Markstrum, Alexis@Energy" w:date="2021-10-27T14:56:00Z">
              <w:r w:rsidR="00096D14">
                <w:rPr>
                  <w:rFonts w:asciiTheme="minorHAnsi" w:hAnsiTheme="minorHAnsi" w:cstheme="minorHAnsi"/>
                  <w:sz w:val="18"/>
                  <w:szCs w:val="18"/>
                </w:rPr>
                <w:t xml:space="preserve"> or </w:t>
              </w:r>
              <w:del w:id="1057" w:author="Alhabibi, Haider@Energy" w:date="2022-01-25T20:20:00Z">
                <w:r w:rsidR="00096D14" w:rsidDel="00C70FB4">
                  <w:rPr>
                    <w:rFonts w:asciiTheme="minorHAnsi" w:hAnsiTheme="minorHAnsi" w:cstheme="minorHAnsi"/>
                    <w:sz w:val="18"/>
                    <w:szCs w:val="18"/>
                  </w:rPr>
                  <w:delText>C</w:delText>
                </w:r>
              </w:del>
            </w:ins>
            <w:ins w:id="1058" w:author="Alhabibi, Haider@Energy" w:date="2022-01-25T20:20:00Z">
              <w:r w:rsidR="00C70FB4">
                <w:rPr>
                  <w:rFonts w:asciiTheme="minorHAnsi" w:hAnsiTheme="minorHAnsi" w:cstheme="minorHAnsi"/>
                  <w:sz w:val="18"/>
                  <w:szCs w:val="18"/>
                </w:rPr>
                <w:t>A2-</w:t>
              </w:r>
            </w:ins>
            <w:ins w:id="1059" w:author="Markstrum, Alexis@Energy" w:date="2021-10-27T14:56:00Z">
              <w:r w:rsidR="00096D14">
                <w:rPr>
                  <w:rFonts w:asciiTheme="minorHAnsi" w:hAnsiTheme="minorHAnsi" w:cstheme="minorHAnsi"/>
                  <w:sz w:val="18"/>
                  <w:szCs w:val="18"/>
                </w:rPr>
                <w:t>07</w:t>
              </w:r>
            </w:ins>
            <w:r w:rsidR="00FF28D5" w:rsidRPr="00A05A69">
              <w:rPr>
                <w:rFonts w:asciiTheme="minorHAnsi" w:hAnsiTheme="minorHAnsi" w:cstheme="minorHAnsi"/>
                <w:sz w:val="18"/>
                <w:szCs w:val="18"/>
              </w:rPr>
              <w:t xml:space="preserve"> </w:t>
            </w:r>
            <w:r w:rsidR="00F96517" w:rsidRPr="00A05A69">
              <w:rPr>
                <w:rFonts w:asciiTheme="minorHAnsi" w:hAnsiTheme="minorHAnsi" w:cstheme="minorHAnsi"/>
                <w:sz w:val="18"/>
                <w:szCs w:val="18"/>
              </w:rPr>
              <w:t>that have a value =</w:t>
            </w:r>
            <w:r w:rsidR="00F4590C" w:rsidRPr="00A05A69">
              <w:rPr>
                <w:rFonts w:asciiTheme="minorHAnsi" w:hAnsiTheme="minorHAnsi" w:cstheme="minorHAnsi"/>
                <w:sz w:val="18"/>
                <w:szCs w:val="18"/>
              </w:rPr>
              <w:t xml:space="preserve"> “</w:t>
            </w:r>
            <w:r w:rsidR="00A82A43" w:rsidRPr="00A05A69">
              <w:rPr>
                <w:rFonts w:asciiTheme="minorHAnsi" w:hAnsiTheme="minorHAnsi" w:cstheme="minorHAnsi"/>
                <w:sz w:val="18"/>
                <w:szCs w:val="18"/>
              </w:rPr>
              <w:t xml:space="preserve">HERS-Verified Pipe Insulation </w:t>
            </w:r>
            <w:r w:rsidR="0065796D" w:rsidRPr="00A05A69">
              <w:rPr>
                <w:rFonts w:asciiTheme="minorHAnsi" w:hAnsiTheme="minorHAnsi" w:cstheme="minorHAnsi"/>
                <w:sz w:val="18"/>
                <w:szCs w:val="18"/>
              </w:rPr>
              <w:t>Credit</w:t>
            </w:r>
            <w:r w:rsidR="00F4590C" w:rsidRPr="00A05A69">
              <w:rPr>
                <w:rFonts w:asciiTheme="minorHAnsi" w:hAnsiTheme="minorHAnsi" w:cstheme="minorHAnsi"/>
                <w:sz w:val="18"/>
                <w:szCs w:val="18"/>
              </w:rPr>
              <w:t>”</w:t>
            </w:r>
            <w:r w:rsidR="007305A1" w:rsidRPr="00A05A69">
              <w:rPr>
                <w:rFonts w:asciiTheme="minorHAnsi" w:hAnsiTheme="minorHAnsi" w:cstheme="minorHAnsi"/>
                <w:sz w:val="18"/>
                <w:szCs w:val="18"/>
              </w:rPr>
              <w:t>, then display the "section does not apply" message</w:t>
            </w:r>
            <w:r w:rsidR="00F4590C" w:rsidRPr="00A05A69">
              <w:rPr>
                <w:rFonts w:asciiTheme="minorHAnsi" w:hAnsiTheme="minorHAnsi" w:cstheme="minorHAnsi"/>
                <w:sz w:val="18"/>
                <w:szCs w:val="18"/>
              </w:rPr>
              <w:t xml:space="preserve">; else display this entire table </w:t>
            </w:r>
            <w:r w:rsidR="007305A1" w:rsidRPr="00A05A69">
              <w:rPr>
                <w:rFonts w:asciiTheme="minorHAnsi" w:hAnsiTheme="minorHAnsi" w:cstheme="minorHAnsi"/>
                <w:sz w:val="18"/>
                <w:szCs w:val="18"/>
              </w:rPr>
              <w:t>&gt;&gt;</w:t>
            </w:r>
          </w:p>
          <w:p w14:paraId="0F7F46AE" w14:textId="77777777" w:rsidR="000E1685" w:rsidRPr="00A05A69"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2625AF">
        <w:trPr>
          <w:trHeight w:hRule="exact" w:val="361"/>
          <w:tblHeader/>
        </w:trPr>
        <w:tc>
          <w:tcPr>
            <w:tcW w:w="573" w:type="dxa"/>
            <w:vAlign w:val="center"/>
          </w:tcPr>
          <w:p w14:paraId="0F7F46B0" w14:textId="77777777" w:rsidR="00A956FB" w:rsidRPr="00A05A69"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01</w:t>
            </w:r>
          </w:p>
        </w:tc>
        <w:tc>
          <w:tcPr>
            <w:tcW w:w="10217" w:type="dxa"/>
            <w:gridSpan w:val="2"/>
            <w:vAlign w:val="center"/>
          </w:tcPr>
          <w:p w14:paraId="0F7F46B1" w14:textId="73AAFA8E" w:rsidR="00A956FB" w:rsidRPr="00A05A69"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proofErr w:type="gramStart"/>
            <w:r w:rsidRPr="000E6E7E">
              <w:rPr>
                <w:rFonts w:asciiTheme="minorHAnsi" w:hAnsiTheme="minorHAnsi" w:cstheme="minorHAnsi"/>
                <w:sz w:val="18"/>
                <w:szCs w:val="18"/>
              </w:rPr>
              <w:t>comply</w:t>
            </w:r>
            <w:proofErr w:type="gramEnd"/>
            <w:r w:rsidRPr="000E6E7E">
              <w:rPr>
                <w:rFonts w:asciiTheme="minorHAnsi" w:hAnsiTheme="minorHAnsi" w:cstheme="minorHAnsi"/>
                <w:sz w:val="18"/>
                <w:szCs w:val="18"/>
              </w:rPr>
              <w:t xml:space="preserve"> with the insulation requirements in </w:t>
            </w:r>
            <w:r>
              <w:rPr>
                <w:rFonts w:asciiTheme="minorHAnsi" w:hAnsiTheme="minorHAnsi" w:cstheme="minorHAnsi"/>
                <w:sz w:val="18"/>
                <w:szCs w:val="18"/>
              </w:rPr>
              <w:t>150.0(J).</w:t>
            </w:r>
          </w:p>
        </w:tc>
      </w:tr>
      <w:tr w:rsidR="002625AF" w:rsidRPr="00323F2C" w14:paraId="0E223B85" w14:textId="77777777" w:rsidTr="00450E94">
        <w:trPr>
          <w:trHeight w:hRule="exact" w:val="1162"/>
          <w:tblHeader/>
        </w:trPr>
        <w:tc>
          <w:tcPr>
            <w:tcW w:w="573" w:type="dxa"/>
            <w:vAlign w:val="center"/>
          </w:tcPr>
          <w:p w14:paraId="07088214" w14:textId="218366DA"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02</w:t>
            </w:r>
          </w:p>
        </w:tc>
        <w:tc>
          <w:tcPr>
            <w:tcW w:w="4102" w:type="dxa"/>
            <w:vAlign w:val="center"/>
          </w:tcPr>
          <w:p w14:paraId="4B8B7B0B" w14:textId="4BB2A37F"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115" w:type="dxa"/>
            <w:vAlign w:val="center"/>
          </w:tcPr>
          <w:p w14:paraId="2454CF64" w14:textId="2C1D0A41" w:rsidR="003A56CA" w:rsidRPr="00450E94" w:rsidRDefault="003A56CA" w:rsidP="00450E94">
            <w:pPr>
              <w:keepNext/>
              <w:tabs>
                <w:tab w:val="left" w:pos="356"/>
              </w:tabs>
              <w:spacing w:after="0" w:line="240" w:lineRule="auto"/>
              <w:rPr>
                <w:sz w:val="18"/>
                <w:szCs w:val="18"/>
              </w:rPr>
            </w:pPr>
            <w:r w:rsidRPr="00450E94">
              <w:rPr>
                <w:sz w:val="18"/>
                <w:szCs w:val="18"/>
              </w:rPr>
              <w:t>&lt;&lt;user pick from list:</w:t>
            </w:r>
          </w:p>
          <w:p w14:paraId="1F37172E" w14:textId="7AAB9A8B" w:rsidR="002625AF" w:rsidRPr="00B71192" w:rsidRDefault="002625AF" w:rsidP="002625AF">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1F810399" w14:textId="77777777" w:rsidR="002625AF" w:rsidRPr="00B71192" w:rsidRDefault="002625AF" w:rsidP="002625AF">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C72E0AD" w14:textId="3373CDCA" w:rsidR="002625AF" w:rsidRPr="00450E94" w:rsidRDefault="002625AF"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2625AF" w:rsidRPr="00323F2C" w14:paraId="5BE2017A" w14:textId="77777777" w:rsidTr="00450E94">
        <w:trPr>
          <w:trHeight w:hRule="exact" w:val="280"/>
          <w:tblHeader/>
        </w:trPr>
        <w:tc>
          <w:tcPr>
            <w:tcW w:w="573" w:type="dxa"/>
            <w:vAlign w:val="center"/>
          </w:tcPr>
          <w:p w14:paraId="5C353D0D" w14:textId="5CC9F600" w:rsidR="002625AF" w:rsidRPr="00B71192"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217" w:type="dxa"/>
            <w:gridSpan w:val="2"/>
            <w:vAlign w:val="center"/>
          </w:tcPr>
          <w:p w14:paraId="01740B4C" w14:textId="5D854901"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3A56CA" w:rsidRPr="00450E94">
              <w:rPr>
                <w:rFonts w:asciiTheme="minorHAnsi" w:hAnsiTheme="minorHAnsi" w:cs="TimesNewRomanPS-BoldMT"/>
                <w:bCs/>
                <w:sz w:val="18"/>
                <w:szCs w:val="18"/>
              </w:rPr>
              <w:t xml:space="preserve">&lt;&lt;if Verification Status= Fail, then text entry in this Corrections Notes field is </w:t>
            </w:r>
            <w:proofErr w:type="gramStart"/>
            <w:r w:rsidR="003A56CA" w:rsidRPr="00450E94">
              <w:rPr>
                <w:rFonts w:asciiTheme="minorHAnsi" w:hAnsiTheme="minorHAnsi" w:cs="TimesNewRomanPS-BoldMT"/>
                <w:bCs/>
                <w:sz w:val="18"/>
                <w:szCs w:val="18"/>
              </w:rPr>
              <w:t>required;  user</w:t>
            </w:r>
            <w:proofErr w:type="gramEnd"/>
            <w:r w:rsidR="003A56CA" w:rsidRPr="00450E94">
              <w:rPr>
                <w:rFonts w:asciiTheme="minorHAnsi" w:hAnsiTheme="minorHAnsi" w:cs="TimesNewRomanPS-BoldMT"/>
                <w:bCs/>
                <w:sz w:val="18"/>
                <w:szCs w:val="18"/>
              </w:rPr>
              <w:t xml:space="preserve"> input text&gt;&gt;</w:t>
            </w:r>
          </w:p>
        </w:tc>
      </w:tr>
      <w:tr w:rsidR="002625AF" w:rsidRPr="00323F2C" w14:paraId="0F7F46B5" w14:textId="77777777" w:rsidTr="00450E94">
        <w:trPr>
          <w:trHeight w:hRule="exact" w:val="532"/>
          <w:tblHeader/>
        </w:trPr>
        <w:tc>
          <w:tcPr>
            <w:tcW w:w="10790" w:type="dxa"/>
            <w:gridSpan w:val="3"/>
            <w:tcBorders>
              <w:top w:val="single" w:sz="4" w:space="0" w:color="000000"/>
              <w:left w:val="single" w:sz="4" w:space="0" w:color="000000"/>
              <w:bottom w:val="single" w:sz="4" w:space="0" w:color="auto"/>
              <w:right w:val="single" w:sz="4" w:space="0" w:color="000000"/>
            </w:tcBorders>
          </w:tcPr>
          <w:p w14:paraId="0F7F46B3" w14:textId="305605C6" w:rsidR="002625AF" w:rsidRPr="000849F0" w:rsidRDefault="003A56CA" w:rsidP="002625AF">
            <w:pPr>
              <w:spacing w:after="0" w:line="240" w:lineRule="auto"/>
              <w:rPr>
                <w:rFonts w:asciiTheme="minorHAnsi" w:hAnsiTheme="minorHAnsi" w:cs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p w14:paraId="0F7F46B4" w14:textId="77777777" w:rsidR="002625AF" w:rsidRPr="001E3511" w:rsidRDefault="002625AF" w:rsidP="002625AF">
            <w:pPr>
              <w:spacing w:after="0" w:line="240" w:lineRule="auto"/>
              <w:rPr>
                <w:rFonts w:asciiTheme="minorHAnsi" w:hAnsiTheme="minorHAnsi" w:cstheme="minorHAnsi"/>
                <w:b/>
                <w:sz w:val="18"/>
                <w:szCs w:val="18"/>
              </w:rPr>
            </w:pPr>
          </w:p>
        </w:tc>
      </w:tr>
    </w:tbl>
    <w:p w14:paraId="0F7F46B6" w14:textId="77777777" w:rsidR="000E1685" w:rsidRPr="00A05A69"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4117"/>
        <w:gridCol w:w="6098"/>
      </w:tblGrid>
      <w:tr w:rsidR="00064F9C" w:rsidRPr="00323F2C" w14:paraId="0F7F46BA" w14:textId="77777777" w:rsidTr="002625AF">
        <w:trPr>
          <w:trHeight w:hRule="exact" w:val="712"/>
          <w:tblHeader/>
        </w:trPr>
        <w:tc>
          <w:tcPr>
            <w:tcW w:w="10773" w:type="dxa"/>
            <w:gridSpan w:val="3"/>
            <w:tcBorders>
              <w:bottom w:val="single" w:sz="4" w:space="0" w:color="auto"/>
            </w:tcBorders>
          </w:tcPr>
          <w:p w14:paraId="0F7F46B7" w14:textId="0C6AAC63" w:rsidR="00064F9C" w:rsidRPr="00A05A69"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064F9C" w:rsidRPr="00A05A69">
              <w:rPr>
                <w:rFonts w:asciiTheme="minorHAnsi" w:hAnsiTheme="minorHAnsi" w:cstheme="minorHAnsi"/>
                <w:b/>
                <w:sz w:val="18"/>
                <w:szCs w:val="18"/>
              </w:rPr>
              <w:t xml:space="preserve">. HERS-Verified Parallel Piping </w:t>
            </w:r>
            <w:r w:rsidR="001938BC" w:rsidRPr="00A05A69">
              <w:rPr>
                <w:rFonts w:asciiTheme="minorHAnsi" w:hAnsiTheme="minorHAnsi" w:cstheme="minorHAnsi"/>
                <w:b/>
                <w:sz w:val="18"/>
                <w:szCs w:val="18"/>
              </w:rPr>
              <w:t>Requirements</w:t>
            </w:r>
            <w:r w:rsidR="00DF32C1">
              <w:rPr>
                <w:rFonts w:asciiTheme="minorHAnsi" w:hAnsiTheme="minorHAnsi" w:cstheme="minorHAnsi"/>
                <w:b/>
                <w:sz w:val="18"/>
                <w:szCs w:val="18"/>
              </w:rPr>
              <w:t xml:space="preserve"> (PP-H) </w:t>
            </w:r>
            <w:r w:rsidR="00777ED6">
              <w:rPr>
                <w:rFonts w:asciiTheme="minorHAnsi" w:hAnsiTheme="minorHAnsi" w:cstheme="minorHAnsi"/>
                <w:b/>
                <w:sz w:val="18"/>
                <w:szCs w:val="18"/>
              </w:rPr>
              <w:t>(</w:t>
            </w:r>
            <w:r w:rsidR="00B04692" w:rsidRPr="00A05A69">
              <w:rPr>
                <w:rFonts w:asciiTheme="minorHAnsi" w:hAnsiTheme="minorHAnsi" w:cstheme="minorHAnsi"/>
                <w:b/>
                <w:sz w:val="18"/>
                <w:szCs w:val="18"/>
              </w:rPr>
              <w:t>RA3.6.4)</w:t>
            </w:r>
          </w:p>
          <w:p w14:paraId="0F7F46B9" w14:textId="12ECA34D" w:rsidR="009269B2" w:rsidRPr="00A05A69"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A05A69">
              <w:rPr>
                <w:rFonts w:asciiTheme="minorHAnsi" w:hAnsiTheme="minorHAnsi" w:cstheme="minorHAnsi"/>
                <w:sz w:val="18"/>
                <w:szCs w:val="18"/>
              </w:rPr>
              <w:t>Systems that utilize this distribution type shall comply with these requirements</w:t>
            </w:r>
            <w:r w:rsidR="00092950" w:rsidRPr="00A05A69">
              <w:rPr>
                <w:rFonts w:asciiTheme="minorHAnsi" w:hAnsiTheme="minorHAnsi" w:cstheme="minorHAnsi"/>
                <w:sz w:val="18"/>
                <w:szCs w:val="18"/>
              </w:rPr>
              <w:t>.</w:t>
            </w:r>
            <w:r w:rsidR="00641F8E">
              <w:rPr>
                <w:rFonts w:asciiTheme="minorHAnsi" w:hAnsiTheme="minorHAnsi" w:cstheme="minorHAnsi"/>
                <w:sz w:val="18"/>
                <w:szCs w:val="18"/>
              </w:rPr>
              <w:t xml:space="preserve"> </w:t>
            </w:r>
            <w:r w:rsidR="00B77D9F"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00B77D9F" w:rsidRPr="00641F8E">
              <w:rPr>
                <w:rFonts w:asciiTheme="minorHAnsi" w:hAnsiTheme="minorHAnsi" w:cstheme="minorHAnsi"/>
                <w:sz w:val="18"/>
                <w:szCs w:val="20"/>
              </w:rPr>
              <w:t xml:space="preserve"> </w:t>
            </w:r>
            <w:ins w:id="1060" w:author="Markstrum, Alexis@Energy" w:date="2021-10-27T14:56:00Z">
              <w:r w:rsidR="00096D14">
                <w:rPr>
                  <w:rFonts w:asciiTheme="minorHAnsi" w:hAnsiTheme="minorHAnsi" w:cstheme="minorHAnsi"/>
                  <w:sz w:val="18"/>
                  <w:szCs w:val="20"/>
                </w:rPr>
                <w:t xml:space="preserve">or </w:t>
              </w:r>
              <w:del w:id="1061" w:author="Alhabibi, Haider@Energy" w:date="2022-01-25T20:21:00Z">
                <w:r w:rsidR="00096D14" w:rsidDel="00C70FB4">
                  <w:rPr>
                    <w:rFonts w:asciiTheme="minorHAnsi" w:hAnsiTheme="minorHAnsi" w:cstheme="minorHAnsi"/>
                    <w:sz w:val="18"/>
                    <w:szCs w:val="20"/>
                  </w:rPr>
                  <w:delText>C</w:delText>
                </w:r>
              </w:del>
            </w:ins>
            <w:ins w:id="1062" w:author="Alhabibi, Haider@Energy" w:date="2022-01-25T20:21:00Z">
              <w:r w:rsidR="00C70FB4">
                <w:rPr>
                  <w:rFonts w:asciiTheme="minorHAnsi" w:hAnsiTheme="minorHAnsi" w:cstheme="minorHAnsi"/>
                  <w:sz w:val="18"/>
                  <w:szCs w:val="20"/>
                </w:rPr>
                <w:t>A2-</w:t>
              </w:r>
            </w:ins>
            <w:ins w:id="1063" w:author="Markstrum, Alexis@Energy" w:date="2021-10-27T14:56:00Z">
              <w:r w:rsidR="00096D14">
                <w:rPr>
                  <w:rFonts w:asciiTheme="minorHAnsi" w:hAnsiTheme="minorHAnsi" w:cstheme="minorHAnsi"/>
                  <w:sz w:val="18"/>
                  <w:szCs w:val="20"/>
                </w:rPr>
                <w:t xml:space="preserve">07 </w:t>
              </w:r>
            </w:ins>
            <w:r w:rsidR="00B77D9F" w:rsidRPr="00641F8E">
              <w:rPr>
                <w:rFonts w:asciiTheme="minorHAnsi" w:hAnsiTheme="minorHAnsi" w:cstheme="minorHAnsi"/>
                <w:sz w:val="18"/>
                <w:szCs w:val="20"/>
              </w:rPr>
              <w:t>= “</w:t>
            </w:r>
            <w:r w:rsidR="00B77D9F">
              <w:rPr>
                <w:rFonts w:asciiTheme="minorHAnsi" w:hAnsiTheme="minorHAnsi" w:cstheme="minorHAnsi"/>
                <w:sz w:val="18"/>
                <w:szCs w:val="20"/>
              </w:rPr>
              <w:t>HERS-Verified Parallel Piping</w:t>
            </w:r>
            <w:r w:rsidR="00B77D9F"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625AF">
        <w:trPr>
          <w:trHeight w:hRule="exact" w:val="288"/>
          <w:tblHeader/>
        </w:trPr>
        <w:tc>
          <w:tcPr>
            <w:tcW w:w="558" w:type="dxa"/>
            <w:vAlign w:val="center"/>
          </w:tcPr>
          <w:p w14:paraId="0F7F46BB"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01</w:t>
            </w:r>
          </w:p>
        </w:tc>
        <w:tc>
          <w:tcPr>
            <w:tcW w:w="10215" w:type="dxa"/>
            <w:gridSpan w:val="2"/>
            <w:vAlign w:val="center"/>
          </w:tcPr>
          <w:p w14:paraId="0F7F46BC" w14:textId="7B1F5D16"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625AF">
        <w:trPr>
          <w:trHeight w:hRule="exact" w:val="288"/>
          <w:tblHeader/>
        </w:trPr>
        <w:tc>
          <w:tcPr>
            <w:tcW w:w="558" w:type="dxa"/>
            <w:vAlign w:val="center"/>
          </w:tcPr>
          <w:p w14:paraId="0F7F46BE"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02</w:t>
            </w:r>
          </w:p>
        </w:tc>
        <w:tc>
          <w:tcPr>
            <w:tcW w:w="10215" w:type="dxa"/>
            <w:gridSpan w:val="2"/>
            <w:vAlign w:val="center"/>
          </w:tcPr>
          <w:p w14:paraId="0F7F46BF" w14:textId="7D4300BD" w:rsidR="00CC3747" w:rsidRPr="00A05A69"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625AF">
        <w:trPr>
          <w:trHeight w:hRule="exact" w:val="532"/>
          <w:tblHeader/>
        </w:trPr>
        <w:tc>
          <w:tcPr>
            <w:tcW w:w="558" w:type="dxa"/>
            <w:vAlign w:val="center"/>
          </w:tcPr>
          <w:p w14:paraId="0F7F46C1"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03</w:t>
            </w:r>
          </w:p>
        </w:tc>
        <w:tc>
          <w:tcPr>
            <w:tcW w:w="10215" w:type="dxa"/>
            <w:gridSpan w:val="2"/>
            <w:vAlign w:val="center"/>
          </w:tcPr>
          <w:p w14:paraId="0F7F46C2" w14:textId="0E803FAF"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625AF">
        <w:trPr>
          <w:trHeight w:hRule="exact" w:val="775"/>
          <w:tblHeader/>
        </w:trPr>
        <w:tc>
          <w:tcPr>
            <w:tcW w:w="558" w:type="dxa"/>
            <w:vAlign w:val="center"/>
          </w:tcPr>
          <w:p w14:paraId="0F7F46C4"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04</w:t>
            </w:r>
          </w:p>
        </w:tc>
        <w:tc>
          <w:tcPr>
            <w:tcW w:w="10215" w:type="dxa"/>
            <w:gridSpan w:val="2"/>
            <w:vAlign w:val="center"/>
          </w:tcPr>
          <w:p w14:paraId="0F7F46C5" w14:textId="3071ED84" w:rsidR="00CC3747" w:rsidRPr="00A05A69"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The hot water distribution piping must be separated by at least </w:t>
            </w:r>
            <w:r w:rsidR="00092950" w:rsidRPr="00A05A69">
              <w:rPr>
                <w:rFonts w:asciiTheme="minorHAnsi" w:hAnsiTheme="minorHAnsi" w:cstheme="minorHAnsi"/>
                <w:sz w:val="18"/>
                <w:szCs w:val="18"/>
              </w:rPr>
              <w:t>2</w:t>
            </w:r>
            <w:r w:rsidRPr="00A05A69">
              <w:rPr>
                <w:rFonts w:asciiTheme="minorHAnsi" w:hAnsiTheme="minorHAnsi" w:cstheme="minorHAnsi"/>
                <w:sz w:val="18"/>
                <w:szCs w:val="18"/>
              </w:rPr>
              <w:t xml:space="preserve"> inches from any other hot water supply piping, and at least </w:t>
            </w:r>
            <w:r w:rsidR="00092950" w:rsidRPr="00A05A69">
              <w:rPr>
                <w:rFonts w:asciiTheme="minorHAnsi" w:hAnsiTheme="minorHAnsi" w:cstheme="minorHAnsi"/>
                <w:sz w:val="18"/>
                <w:szCs w:val="18"/>
              </w:rPr>
              <w:t>6</w:t>
            </w:r>
            <w:r w:rsidRPr="00A05A69">
              <w:rPr>
                <w:rFonts w:asciiTheme="minorHAnsi" w:hAnsiTheme="minorHAnsi" w:cstheme="minorHAnsi"/>
                <w:sz w:val="18"/>
                <w:szCs w:val="18"/>
              </w:rPr>
              <w:t xml:space="preserve"> inches from any </w:t>
            </w:r>
            <w:proofErr w:type="gramStart"/>
            <w:r w:rsidRPr="00A05A69">
              <w:rPr>
                <w:rFonts w:asciiTheme="minorHAnsi" w:hAnsiTheme="minorHAnsi" w:cstheme="minorHAnsi"/>
                <w:sz w:val="18"/>
                <w:szCs w:val="18"/>
              </w:rPr>
              <w:t>cold water</w:t>
            </w:r>
            <w:proofErr w:type="gramEnd"/>
            <w:r w:rsidRPr="00A05A69">
              <w:rPr>
                <w:rFonts w:asciiTheme="minorHAnsi" w:hAnsiTheme="minorHAnsi" w:cstheme="minorHAnsi"/>
                <w:sz w:val="18"/>
                <w:szCs w:val="18"/>
              </w:rPr>
              <w:t xml:space="preserve"> supply piping.  Alternatively, the hot water supply piping must be insulated to the thicknesses shown in TABLE 120.3-A. (RA 4.4.4)</w:t>
            </w:r>
          </w:p>
        </w:tc>
      </w:tr>
      <w:tr w:rsidR="002625AF" w:rsidRPr="00323F2C" w14:paraId="021BD7CF" w14:textId="77777777" w:rsidTr="00450E94">
        <w:trPr>
          <w:trHeight w:hRule="exact" w:val="1207"/>
          <w:tblHeader/>
        </w:trPr>
        <w:tc>
          <w:tcPr>
            <w:tcW w:w="558" w:type="dxa"/>
            <w:vAlign w:val="center"/>
          </w:tcPr>
          <w:p w14:paraId="5C805A75" w14:textId="521C90C9"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05</w:t>
            </w:r>
          </w:p>
        </w:tc>
        <w:tc>
          <w:tcPr>
            <w:tcW w:w="4117" w:type="dxa"/>
            <w:vAlign w:val="center"/>
          </w:tcPr>
          <w:p w14:paraId="61336477" w14:textId="7A0B137B"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098" w:type="dxa"/>
            <w:vAlign w:val="center"/>
          </w:tcPr>
          <w:p w14:paraId="0584AB4A" w14:textId="5E9C7348" w:rsidR="003A56CA" w:rsidRPr="00450E94" w:rsidRDefault="003A56CA" w:rsidP="00450E94">
            <w:pPr>
              <w:keepNext/>
              <w:tabs>
                <w:tab w:val="left" w:pos="356"/>
              </w:tabs>
              <w:spacing w:after="0" w:line="240" w:lineRule="auto"/>
              <w:rPr>
                <w:sz w:val="18"/>
                <w:szCs w:val="18"/>
              </w:rPr>
            </w:pPr>
            <w:r w:rsidRPr="00B71192">
              <w:rPr>
                <w:sz w:val="18"/>
                <w:szCs w:val="18"/>
              </w:rPr>
              <w:t>&lt;&lt;user pick from list:</w:t>
            </w:r>
          </w:p>
          <w:p w14:paraId="15F747C4" w14:textId="0F4FDAAC" w:rsidR="002625AF" w:rsidRPr="00B71192" w:rsidRDefault="002625AF" w:rsidP="002625AF">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4A88DFA0" w14:textId="77777777" w:rsidR="002625AF" w:rsidRPr="00B71192" w:rsidRDefault="002625AF" w:rsidP="002625AF">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431B1C5C" w14:textId="7FF7EA84" w:rsidR="002625AF" w:rsidRPr="00450E94" w:rsidRDefault="002625AF"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2625AF" w:rsidRPr="00323F2C" w14:paraId="5CCF0466" w14:textId="77777777" w:rsidTr="00450E94">
        <w:trPr>
          <w:trHeight w:hRule="exact" w:val="352"/>
          <w:tblHeader/>
        </w:trPr>
        <w:tc>
          <w:tcPr>
            <w:tcW w:w="558" w:type="dxa"/>
            <w:vAlign w:val="center"/>
          </w:tcPr>
          <w:p w14:paraId="07BBB352" w14:textId="1E8506F2" w:rsidR="002625AF" w:rsidRPr="00B71192"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06</w:t>
            </w:r>
          </w:p>
        </w:tc>
        <w:tc>
          <w:tcPr>
            <w:tcW w:w="10215" w:type="dxa"/>
            <w:gridSpan w:val="2"/>
            <w:vAlign w:val="center"/>
          </w:tcPr>
          <w:p w14:paraId="46DB0EAE" w14:textId="4E16B431"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3A56CA" w:rsidRPr="00450E94">
              <w:rPr>
                <w:rFonts w:asciiTheme="minorHAnsi" w:hAnsiTheme="minorHAnsi" w:cs="TimesNewRomanPS-BoldMT"/>
                <w:bCs/>
                <w:sz w:val="18"/>
                <w:szCs w:val="18"/>
              </w:rPr>
              <w:t xml:space="preserve">&lt;&lt;if Verification Status= Fail, then text entry in this Corrections Notes field is </w:t>
            </w:r>
            <w:proofErr w:type="gramStart"/>
            <w:r w:rsidR="003A56CA" w:rsidRPr="00450E94">
              <w:rPr>
                <w:rFonts w:asciiTheme="minorHAnsi" w:hAnsiTheme="minorHAnsi" w:cs="TimesNewRomanPS-BoldMT"/>
                <w:bCs/>
                <w:sz w:val="18"/>
                <w:szCs w:val="18"/>
              </w:rPr>
              <w:t>required;  user</w:t>
            </w:r>
            <w:proofErr w:type="gramEnd"/>
            <w:r w:rsidR="003A56CA" w:rsidRPr="00450E94">
              <w:rPr>
                <w:rFonts w:asciiTheme="minorHAnsi" w:hAnsiTheme="minorHAnsi" w:cs="TimesNewRomanPS-BoldMT"/>
                <w:bCs/>
                <w:sz w:val="18"/>
                <w:szCs w:val="18"/>
              </w:rPr>
              <w:t xml:space="preserve"> input text&gt;&gt;</w:t>
            </w:r>
          </w:p>
        </w:tc>
      </w:tr>
      <w:tr w:rsidR="002625AF" w:rsidRPr="00323F2C" w14:paraId="0F7F46C9" w14:textId="77777777" w:rsidTr="00450E94">
        <w:trPr>
          <w:trHeight w:hRule="exact" w:val="550"/>
          <w:tblHeader/>
        </w:trPr>
        <w:tc>
          <w:tcPr>
            <w:tcW w:w="10773" w:type="dxa"/>
            <w:gridSpan w:val="3"/>
            <w:tcBorders>
              <w:top w:val="single" w:sz="4" w:space="0" w:color="000000"/>
              <w:left w:val="single" w:sz="4" w:space="0" w:color="000000"/>
              <w:bottom w:val="single" w:sz="4" w:space="0" w:color="auto"/>
              <w:right w:val="single" w:sz="4" w:space="0" w:color="000000"/>
            </w:tcBorders>
          </w:tcPr>
          <w:p w14:paraId="0F7F46C8" w14:textId="0CC1292A" w:rsidR="002625AF" w:rsidRPr="001E3511" w:rsidRDefault="003A56CA"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795355A1" w14:textId="77777777" w:rsidR="00641F8E" w:rsidRPr="00A05A69"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0B2E1FBB"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t>L. Parallel Piping Requirements (PP) (RA4.4.4)</w:t>
            </w:r>
          </w:p>
          <w:p w14:paraId="3F15B1F7" w14:textId="3652EF9E"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r w:rsidR="00B77D9F" w:rsidRPr="00641F8E">
              <w:rPr>
                <w:rFonts w:asciiTheme="minorHAnsi" w:hAnsiTheme="minorHAnsi" w:cstheme="minorHAnsi"/>
                <w:sz w:val="18"/>
                <w:szCs w:val="20"/>
              </w:rPr>
              <w:t>&lt;&lt;If A</w:t>
            </w:r>
            <w:r w:rsidR="00211E93">
              <w:rPr>
                <w:rFonts w:asciiTheme="minorHAnsi" w:hAnsiTheme="minorHAnsi" w:cstheme="minorHAnsi"/>
                <w:sz w:val="18"/>
                <w:szCs w:val="20"/>
              </w:rPr>
              <w:t>10</w:t>
            </w:r>
            <w:ins w:id="1064" w:author="Markstrum, Alexis@Energy" w:date="2021-10-27T14:56:00Z">
              <w:r w:rsidR="00096D14">
                <w:rPr>
                  <w:rFonts w:asciiTheme="minorHAnsi" w:hAnsiTheme="minorHAnsi" w:cstheme="minorHAnsi"/>
                  <w:sz w:val="18"/>
                  <w:szCs w:val="20"/>
                </w:rPr>
                <w:t xml:space="preserve"> or </w:t>
              </w:r>
              <w:del w:id="1065" w:author="Alhabibi, Haider@Energy" w:date="2022-01-25T20:21:00Z">
                <w:r w:rsidR="00096D14" w:rsidDel="00A80FE6">
                  <w:rPr>
                    <w:rFonts w:asciiTheme="minorHAnsi" w:hAnsiTheme="minorHAnsi" w:cstheme="minorHAnsi"/>
                    <w:sz w:val="18"/>
                    <w:szCs w:val="20"/>
                  </w:rPr>
                  <w:delText>C</w:delText>
                </w:r>
              </w:del>
            </w:ins>
            <w:ins w:id="1066" w:author="Alhabibi, Haider@Energy" w:date="2022-01-25T20:21:00Z">
              <w:r w:rsidR="00A80FE6">
                <w:rPr>
                  <w:rFonts w:asciiTheme="minorHAnsi" w:hAnsiTheme="minorHAnsi" w:cstheme="minorHAnsi"/>
                  <w:sz w:val="18"/>
                  <w:szCs w:val="20"/>
                </w:rPr>
                <w:t>A2-</w:t>
              </w:r>
            </w:ins>
            <w:ins w:id="1067" w:author="Markstrum, Alexis@Energy" w:date="2021-10-27T14:56:00Z">
              <w:r w:rsidR="00096D14">
                <w:rPr>
                  <w:rFonts w:asciiTheme="minorHAnsi" w:hAnsiTheme="minorHAnsi" w:cstheme="minorHAnsi"/>
                  <w:sz w:val="18"/>
                  <w:szCs w:val="20"/>
                </w:rPr>
                <w:t>0</w:t>
              </w:r>
            </w:ins>
            <w:ins w:id="1068" w:author="Markstrum, Alexis@Energy" w:date="2021-10-27T14:57:00Z">
              <w:r w:rsidR="00096D14">
                <w:rPr>
                  <w:rFonts w:asciiTheme="minorHAnsi" w:hAnsiTheme="minorHAnsi" w:cstheme="minorHAnsi"/>
                  <w:sz w:val="18"/>
                  <w:szCs w:val="20"/>
                </w:rPr>
                <w:t>7</w:t>
              </w:r>
            </w:ins>
            <w:r w:rsidR="00B77D9F" w:rsidRPr="00641F8E">
              <w:rPr>
                <w:rFonts w:asciiTheme="minorHAnsi" w:hAnsiTheme="minorHAnsi" w:cstheme="minorHAnsi"/>
                <w:sz w:val="18"/>
                <w:szCs w:val="20"/>
              </w:rPr>
              <w:t xml:space="preserve"> = “</w:t>
            </w:r>
            <w:r w:rsidR="00B77D9F">
              <w:rPr>
                <w:rFonts w:asciiTheme="minorHAnsi" w:hAnsiTheme="minorHAnsi" w:cstheme="minorHAnsi"/>
                <w:sz w:val="18"/>
                <w:szCs w:val="20"/>
              </w:rPr>
              <w:t>Parallel Piping</w:t>
            </w:r>
            <w:r w:rsidR="00B77D9F"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368" w:type="dxa"/>
            <w:vAlign w:val="center"/>
          </w:tcPr>
          <w:p w14:paraId="0BF8E7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Each central manifold has 15 feet or less of pipe between manifold and water heater </w:t>
            </w:r>
          </w:p>
        </w:tc>
      </w:tr>
      <w:tr w:rsidR="00641F8E" w:rsidRPr="00641F8E" w14:paraId="0F072DFA" w14:textId="77777777" w:rsidTr="00E20AD9">
        <w:trPr>
          <w:cantSplit/>
          <w:trHeight w:val="288"/>
          <w:tblHeader/>
        </w:trPr>
        <w:tc>
          <w:tcPr>
            <w:tcW w:w="648" w:type="dxa"/>
            <w:vAlign w:val="center"/>
          </w:tcPr>
          <w:p w14:paraId="349691A0"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368" w:type="dxa"/>
            <w:vAlign w:val="center"/>
          </w:tcPr>
          <w:p w14:paraId="1CB331E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641F8E" w:rsidRPr="00641F8E" w14:paraId="4C45A347" w14:textId="77777777" w:rsidTr="00E20AD9">
        <w:trPr>
          <w:cantSplit/>
          <w:trHeight w:val="288"/>
          <w:tblHeader/>
        </w:trPr>
        <w:tc>
          <w:tcPr>
            <w:tcW w:w="648" w:type="dxa"/>
            <w:vAlign w:val="center"/>
          </w:tcPr>
          <w:p w14:paraId="649E1572"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04</w:t>
            </w:r>
          </w:p>
        </w:tc>
        <w:tc>
          <w:tcPr>
            <w:tcW w:w="10368" w:type="dxa"/>
            <w:vAlign w:val="center"/>
          </w:tcPr>
          <w:p w14:paraId="1FA9B30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w:t>
            </w:r>
            <w:proofErr w:type="gramStart"/>
            <w:r w:rsidRPr="00641F8E">
              <w:rPr>
                <w:rFonts w:asciiTheme="minorHAnsi" w:hAnsiTheme="minorHAnsi" w:cstheme="minorHAnsi"/>
                <w:sz w:val="18"/>
                <w:szCs w:val="20"/>
              </w:rPr>
              <w:t>cold water</w:t>
            </w:r>
            <w:proofErr w:type="gramEnd"/>
            <w:r w:rsidRPr="00641F8E">
              <w:rPr>
                <w:rFonts w:asciiTheme="minorHAnsi" w:hAnsiTheme="minorHAnsi" w:cstheme="minorHAnsi"/>
                <w:sz w:val="18"/>
                <w:szCs w:val="20"/>
              </w:rPr>
              <w:t xml:space="preserve"> supply piping. Alternatively, the hot water supply piping must be insulated to the thicknesses shown in TABLE 120.3-A. </w:t>
            </w:r>
          </w:p>
        </w:tc>
      </w:tr>
      <w:tr w:rsidR="00641F8E" w:rsidRPr="00641F8E" w14:paraId="76F395FA" w14:textId="77777777" w:rsidTr="00383FC8">
        <w:trPr>
          <w:trHeight w:hRule="exact" w:val="235"/>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91432F4" w14:textId="6954F078" w:rsidR="00641F8E" w:rsidRPr="002C7351" w:rsidRDefault="00641F8E">
            <w:pPr>
              <w:keepNext/>
              <w:spacing w:after="0" w:line="240" w:lineRule="auto"/>
              <w:rPr>
                <w:rFonts w:asciiTheme="minorHAnsi" w:hAnsiTheme="minorHAnsi" w:cstheme="minorHAnsi"/>
                <w:b/>
                <w:sz w:val="18"/>
                <w:szCs w:val="18"/>
              </w:rPr>
            </w:pPr>
            <w:r w:rsidRPr="002C7351">
              <w:rPr>
                <w:rFonts w:asciiTheme="minorHAnsi" w:eastAsiaTheme="minorEastAsia" w:hAnsiTheme="minorHAnsi" w:cstheme="minorHAnsi"/>
                <w:b/>
                <w:sz w:val="18"/>
                <w:szCs w:val="18"/>
              </w:rPr>
              <w:t>The responsible person’s signature on this compliance document affirms that all applicable requirements in this table have</w:t>
            </w:r>
            <w:r w:rsidRPr="002C7351">
              <w:rPr>
                <w:rFonts w:asciiTheme="minorHAnsi" w:hAnsiTheme="minorHAnsi" w:cstheme="minorHAnsi"/>
                <w:b/>
                <w:sz w:val="18"/>
                <w:szCs w:val="18"/>
              </w:rPr>
              <w:t xml:space="preserve"> been </w:t>
            </w:r>
            <w:r w:rsidRPr="00DF413D">
              <w:rPr>
                <w:rFonts w:asciiTheme="minorHAnsi" w:hAnsiTheme="minorHAnsi" w:cstheme="minorHAnsi"/>
                <w:b/>
                <w:sz w:val="18"/>
                <w:szCs w:val="18"/>
              </w:rPr>
              <w:t>met</w:t>
            </w:r>
            <w:r w:rsidRPr="002C7351">
              <w:rPr>
                <w:rFonts w:asciiTheme="minorHAnsi" w:hAnsiTheme="minorHAnsi" w:cstheme="minorHAnsi"/>
                <w:b/>
                <w:sz w:val="18"/>
                <w:szCs w:val="18"/>
              </w:rPr>
              <w:t xml:space="preserve">.  </w:t>
            </w:r>
          </w:p>
        </w:tc>
      </w:tr>
    </w:tbl>
    <w:p w14:paraId="3264F97C" w14:textId="77777777" w:rsidR="00641F8E" w:rsidRPr="00A05A69"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62F14F98"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 (RA4.4.5)</w:t>
            </w:r>
          </w:p>
          <w:p w14:paraId="64BD04C3" w14:textId="5ECF584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w:t>
            </w:r>
            <w:ins w:id="1069" w:author="Markstrum, Alexis@Energy" w:date="2021-10-27T14:57:00Z">
              <w:r w:rsidR="00B2486A">
                <w:rPr>
                  <w:rFonts w:asciiTheme="minorHAnsi" w:hAnsiTheme="minorHAnsi" w:cstheme="minorHAnsi"/>
                  <w:sz w:val="18"/>
                  <w:szCs w:val="20"/>
                </w:rPr>
                <w:t xml:space="preserve">or </w:t>
              </w:r>
              <w:del w:id="1070" w:author="Alhabibi, Haider@Energy" w:date="2022-01-25T20:21:00Z">
                <w:r w:rsidR="00B2486A" w:rsidDel="00A80FE6">
                  <w:rPr>
                    <w:rFonts w:asciiTheme="minorHAnsi" w:hAnsiTheme="minorHAnsi" w:cstheme="minorHAnsi"/>
                    <w:sz w:val="18"/>
                    <w:szCs w:val="20"/>
                  </w:rPr>
                  <w:delText>C</w:delText>
                </w:r>
              </w:del>
            </w:ins>
            <w:ins w:id="1071" w:author="Alhabibi, Haider@Energy" w:date="2022-01-25T20:21:00Z">
              <w:r w:rsidR="00A80FE6">
                <w:rPr>
                  <w:rFonts w:asciiTheme="minorHAnsi" w:hAnsiTheme="minorHAnsi" w:cstheme="minorHAnsi"/>
                  <w:sz w:val="18"/>
                  <w:szCs w:val="20"/>
                </w:rPr>
                <w:t>A2-</w:t>
              </w:r>
            </w:ins>
            <w:ins w:id="1072" w:author="Markstrum, Alexis@Energy" w:date="2021-10-27T14:57:00Z">
              <w:r w:rsidR="00B2486A">
                <w:rPr>
                  <w:rFonts w:asciiTheme="minorHAnsi" w:hAnsiTheme="minorHAnsi" w:cstheme="minorHAnsi"/>
                  <w:sz w:val="18"/>
                  <w:szCs w:val="20"/>
                </w:rPr>
                <w:t xml:space="preserve">07 </w:t>
              </w:r>
            </w:ins>
            <w:r w:rsidRPr="00641F8E">
              <w:rPr>
                <w:rFonts w:asciiTheme="minorHAnsi" w:hAnsiTheme="minorHAnsi" w:cstheme="minorHAnsi"/>
                <w:sz w:val="18"/>
                <w:szCs w:val="20"/>
              </w:rPr>
              <w:t>=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r w:rsidRPr="00641F8E">
              <w:rPr>
                <w:rFonts w:asciiTheme="minorHAnsi" w:hAnsiTheme="minorHAnsi" w:cstheme="minorHAnsi"/>
                <w:sz w:val="18"/>
                <w:szCs w:val="20"/>
              </w:rPr>
              <w:t xml:space="preserve">      For combination pipe sizes the max allowed length of 3/8-inch piping is </w:t>
            </w:r>
            <w:proofErr w:type="gramStart"/>
            <w:r w:rsidRPr="00641F8E">
              <w:rPr>
                <w:rFonts w:asciiTheme="minorHAnsi" w:hAnsiTheme="minorHAnsi" w:cstheme="minorHAnsi"/>
                <w:sz w:val="18"/>
                <w:szCs w:val="20"/>
              </w:rPr>
              <w:t>7.5 feet,</w:t>
            </w:r>
            <w:proofErr w:type="gramEnd"/>
            <w:r w:rsidRPr="00641F8E">
              <w:rPr>
                <w:rFonts w:asciiTheme="minorHAnsi" w:hAnsiTheme="minorHAnsi" w:cstheme="minorHAnsi"/>
                <w:sz w:val="18"/>
                <w:szCs w:val="20"/>
              </w:rPr>
              <w:t xml:space="preserve"> of ½ inch piping is 5 feet, and ¾ 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½ inch - For only one pipe size – max length allowed is 10 feet</w:t>
            </w:r>
          </w:p>
          <w:p w14:paraId="71EBFD08"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For combination pipe sizes the allowed length of ½ inch piping is 5 feet, and ¾ inch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77777777" w:rsidR="00641F8E" w:rsidRPr="00641F8E" w:rsidRDefault="00641F8E" w:rsidP="00641F8E">
            <w:pPr>
              <w:keepNext/>
              <w:keepLines/>
              <w:suppressAutoHyphens/>
              <w:spacing w:after="0" w:line="240" w:lineRule="auto"/>
              <w:ind w:firstLine="432"/>
              <w:rPr>
                <w:rFonts w:asciiTheme="minorHAnsi" w:eastAsia="Times New Roman" w:hAnsiTheme="minorHAnsi" w:cstheme="minorHAnsi"/>
                <w:i/>
                <w:sz w:val="20"/>
                <w:szCs w:val="20"/>
              </w:rPr>
            </w:pPr>
            <w:r w:rsidRPr="00641F8E">
              <w:rPr>
                <w:rFonts w:asciiTheme="minorHAnsi" w:eastAsia="Times New Roman" w:hAnsiTheme="minorHAnsi" w:cstheme="minorHAnsi"/>
                <w:sz w:val="18"/>
                <w:szCs w:val="20"/>
              </w:rPr>
              <w:t>¾ 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A05A69">
              <w:rPr>
                <w:rFonts w:asciiTheme="minorHAnsi" w:hAnsiTheme="minorHAnsi" w:cstheme="minorHAnsi"/>
                <w:b/>
                <w:sz w:val="18"/>
                <w:szCs w:val="20"/>
              </w:rPr>
              <w:t xml:space="preserve"> </w:t>
            </w:r>
          </w:p>
        </w:tc>
      </w:tr>
    </w:tbl>
    <w:p w14:paraId="10C0F076"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58356561"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N</w:t>
            </w:r>
            <w:r w:rsidRPr="00641F8E">
              <w:rPr>
                <w:rFonts w:asciiTheme="minorHAnsi" w:hAnsiTheme="minorHAnsi" w:cstheme="minorHAnsi"/>
                <w:b/>
                <w:sz w:val="20"/>
                <w:szCs w:val="20"/>
              </w:rPr>
              <w:t>. Mandatory Requirements for all Recirculation System (RA4.4.7)</w:t>
            </w:r>
          </w:p>
          <w:p w14:paraId="01E94857" w14:textId="4D821AB9"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w:t>
            </w:r>
            <w:ins w:id="1073" w:author="Markstrum, Alexis@Energy" w:date="2021-10-27T14:57:00Z">
              <w:r w:rsidR="00B2486A">
                <w:rPr>
                  <w:rFonts w:asciiTheme="minorHAnsi" w:hAnsiTheme="minorHAnsi" w:cstheme="minorHAnsi"/>
                  <w:sz w:val="18"/>
                  <w:szCs w:val="20"/>
                </w:rPr>
                <w:t xml:space="preserve">or </w:t>
              </w:r>
              <w:del w:id="1074" w:author="Alhabibi, Haider@Energy" w:date="2022-01-25T20:22:00Z">
                <w:r w:rsidR="00B2486A" w:rsidDel="00A80FE6">
                  <w:rPr>
                    <w:rFonts w:asciiTheme="minorHAnsi" w:hAnsiTheme="minorHAnsi" w:cstheme="minorHAnsi"/>
                    <w:sz w:val="18"/>
                    <w:szCs w:val="20"/>
                  </w:rPr>
                  <w:delText>C</w:delText>
                </w:r>
              </w:del>
            </w:ins>
            <w:ins w:id="1075" w:author="Alhabibi, Haider@Energy" w:date="2022-01-25T20:22:00Z">
              <w:r w:rsidR="00A80FE6">
                <w:rPr>
                  <w:rFonts w:asciiTheme="minorHAnsi" w:hAnsiTheme="minorHAnsi" w:cstheme="minorHAnsi"/>
                  <w:sz w:val="18"/>
                  <w:szCs w:val="20"/>
                </w:rPr>
                <w:t>A2-</w:t>
              </w:r>
            </w:ins>
            <w:proofErr w:type="gramStart"/>
            <w:ins w:id="1076" w:author="Markstrum, Alexis@Energy" w:date="2021-10-27T14:57:00Z">
              <w:r w:rsidR="00B2486A">
                <w:rPr>
                  <w:rFonts w:asciiTheme="minorHAnsi" w:hAnsiTheme="minorHAnsi" w:cstheme="minorHAnsi"/>
                  <w:sz w:val="18"/>
                  <w:szCs w:val="20"/>
                </w:rPr>
                <w:t xml:space="preserve">07 </w:t>
              </w:r>
            </w:ins>
            <w:r w:rsidRPr="00641F8E">
              <w:rPr>
                <w:rFonts w:asciiTheme="minorHAnsi" w:hAnsiTheme="minorHAnsi" w:cstheme="minorHAnsi"/>
                <w:sz w:val="18"/>
                <w:szCs w:val="20"/>
              </w:rPr>
              <w:t xml:space="preserve"> =</w:t>
            </w:r>
            <w:proofErr w:type="gramEnd"/>
            <w:r w:rsidRPr="00641F8E">
              <w:rPr>
                <w:rFonts w:asciiTheme="minorHAnsi" w:hAnsiTheme="minorHAnsi" w:cstheme="minorHAnsi"/>
                <w:sz w:val="18"/>
                <w:szCs w:val="20"/>
              </w:rPr>
              <w:t xml:space="preserve">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10165" w:type="dxa"/>
            <w:vAlign w:val="center"/>
          </w:tcPr>
          <w:p w14:paraId="601EBA3C"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Piping must take 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w:t>
            </w:r>
            <w:proofErr w:type="gramStart"/>
            <w:r w:rsidRPr="00641F8E">
              <w:rPr>
                <w:rFonts w:cstheme="minorHAnsi"/>
                <w:sz w:val="18"/>
                <w:szCs w:val="20"/>
              </w:rPr>
              <w:t>cold water</w:t>
            </w:r>
            <w:proofErr w:type="gramEnd"/>
            <w:r w:rsidRPr="00641F8E">
              <w:rPr>
                <w:rFonts w:cstheme="minorHAnsi"/>
                <w:sz w:val="18"/>
                <w:szCs w:val="20"/>
              </w:rPr>
              <w:t xml:space="preserve">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04</w:t>
            </w:r>
          </w:p>
        </w:tc>
        <w:tc>
          <w:tcPr>
            <w:tcW w:w="10165" w:type="dxa"/>
            <w:vAlign w:val="center"/>
          </w:tcPr>
          <w:p w14:paraId="2061AE5F"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If more than one loop 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7456A32A"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Recirculation Non-Demand Controls Requirements (R-ND) (RA4.4.8)</w:t>
            </w:r>
          </w:p>
          <w:p w14:paraId="770090D5" w14:textId="0D716D47" w:rsidR="00641F8E" w:rsidRPr="007C481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ins w:id="1077" w:author="Markstrum, Alexis@Energy" w:date="2021-10-27T14:57:00Z">
              <w:r w:rsidR="00B2486A">
                <w:rPr>
                  <w:rFonts w:asciiTheme="minorHAnsi" w:hAnsiTheme="minorHAnsi" w:cstheme="minorHAnsi"/>
                  <w:sz w:val="18"/>
                  <w:szCs w:val="20"/>
                </w:rPr>
                <w:t xml:space="preserve"> or </w:t>
              </w:r>
              <w:del w:id="1078" w:author="Alhabibi, Haider@Energy" w:date="2022-01-25T20:22:00Z">
                <w:r w:rsidR="00B2486A" w:rsidDel="00A80FE6">
                  <w:rPr>
                    <w:rFonts w:asciiTheme="minorHAnsi" w:hAnsiTheme="minorHAnsi" w:cstheme="minorHAnsi"/>
                    <w:sz w:val="18"/>
                    <w:szCs w:val="20"/>
                  </w:rPr>
                  <w:delText>C</w:delText>
                </w:r>
              </w:del>
            </w:ins>
            <w:ins w:id="1079" w:author="Alhabibi, Haider@Energy" w:date="2022-01-25T20:22:00Z">
              <w:r w:rsidR="00A80FE6">
                <w:rPr>
                  <w:rFonts w:asciiTheme="minorHAnsi" w:hAnsiTheme="minorHAnsi" w:cstheme="minorHAnsi"/>
                  <w:sz w:val="18"/>
                  <w:szCs w:val="20"/>
                </w:rPr>
                <w:t>A2-</w:t>
              </w:r>
            </w:ins>
            <w:ins w:id="1080" w:author="Markstrum, Alexis@Energy" w:date="2021-10-27T14:57:00Z">
              <w:r w:rsidR="00B2486A">
                <w:rPr>
                  <w:rFonts w:asciiTheme="minorHAnsi" w:hAnsiTheme="minorHAnsi" w:cstheme="minorHAnsi"/>
                  <w:sz w:val="18"/>
                  <w:szCs w:val="20"/>
                </w:rPr>
                <w:t>07</w:t>
              </w:r>
            </w:ins>
            <w:r w:rsidRPr="00641F8E">
              <w:rPr>
                <w:rFonts w:asciiTheme="minorHAnsi" w:hAnsiTheme="minorHAnsi" w:cstheme="minorHAnsi"/>
                <w:sz w:val="18"/>
                <w:szCs w:val="20"/>
              </w:rPr>
              <w:t xml:space="preserve"> = “Recirculation System Non-Demand Control,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450E94"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59" w:type="dxa"/>
            <w:vAlign w:val="center"/>
          </w:tcPr>
          <w:p w14:paraId="730B6AA8" w14:textId="77777777" w:rsidR="00641F8E" w:rsidRPr="00450E94"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D85E3F">
              <w:rPr>
                <w:rFonts w:asciiTheme="minorHAnsi" w:hAnsiTheme="minorHAnsi" w:cstheme="minorHAnsi"/>
                <w:sz w:val="18"/>
                <w:szCs w:val="18"/>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A05A69"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w:t>
            </w:r>
            <w:r w:rsidRPr="00A05A69">
              <w:rPr>
                <w:rFonts w:asciiTheme="minorHAnsi" w:hAnsiTheme="minorHAnsi" w:cstheme="minorHAnsi"/>
                <w:b/>
                <w:sz w:val="18"/>
                <w:szCs w:val="20"/>
              </w:rPr>
              <w:t xml:space="preserve"> </w:t>
            </w:r>
            <w:r w:rsidRPr="00A05A69">
              <w:rPr>
                <w:rFonts w:asciiTheme="minorHAnsi" w:eastAsiaTheme="minorEastAsia" w:hAnsiTheme="minorHAnsi" w:cstheme="minorHAnsi"/>
                <w:b/>
                <w:sz w:val="18"/>
                <w:szCs w:val="20"/>
              </w:rPr>
              <w:t>been met.</w:t>
            </w:r>
            <w:r w:rsidRPr="00A05A69">
              <w:rPr>
                <w:rFonts w:asciiTheme="minorHAnsi" w:hAnsiTheme="minorHAnsi" w:cstheme="minorHAnsi"/>
                <w:b/>
                <w:sz w:val="18"/>
                <w:szCs w:val="20"/>
              </w:rPr>
              <w:t xml:space="preserve">  </w:t>
            </w:r>
          </w:p>
        </w:tc>
      </w:tr>
    </w:tbl>
    <w:p w14:paraId="7DECFA7E"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4CFC9C83"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Pr="00641F8E">
              <w:rPr>
                <w:rFonts w:asciiTheme="minorHAnsi" w:eastAsiaTheme="minorEastAsia" w:hAnsiTheme="minorHAnsi" w:cstheme="minorHAnsi"/>
                <w:b/>
                <w:sz w:val="20"/>
                <w:szCs w:val="20"/>
              </w:rPr>
              <w:t xml:space="preserve">. Demand Recirculation Manual Control (R-DRmc) (RA4.4.9)/Sensor Control Requirements </w:t>
            </w:r>
            <w:r w:rsidRPr="00641F8E">
              <w:rPr>
                <w:rFonts w:asciiTheme="minorHAnsi" w:hAnsiTheme="minorHAnsi" w:cstheme="minorHAnsi"/>
                <w:b/>
                <w:sz w:val="20"/>
                <w:szCs w:val="20"/>
              </w:rPr>
              <w:t>(RDRsc) (RA4.4.10)</w:t>
            </w:r>
          </w:p>
          <w:p w14:paraId="5BA1B8F4" w14:textId="2A7C3A00"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eastAsiaTheme="minorEastAsia" w:hAnsiTheme="minorHAnsi" w:cstheme="minorHAnsi"/>
                <w:sz w:val="18"/>
                <w:szCs w:val="20"/>
              </w:rPr>
              <w:t xml:space="preserve">Systems that utilize this distribution type shall comply with these requirements.  </w:t>
            </w:r>
            <w:r w:rsidRPr="00641F8E">
              <w:rPr>
                <w:rFonts w:asciiTheme="minorHAnsi" w:hAnsiTheme="minorHAnsi" w:cstheme="minorHAnsi"/>
                <w:sz w:val="18"/>
                <w:szCs w:val="20"/>
              </w:rPr>
              <w:t>&lt;&lt;If A</w:t>
            </w:r>
            <w:r w:rsidR="00211E93">
              <w:rPr>
                <w:rFonts w:asciiTheme="minorHAnsi" w:hAnsiTheme="minorHAnsi" w:cstheme="minorHAnsi"/>
                <w:sz w:val="18"/>
                <w:szCs w:val="20"/>
              </w:rPr>
              <w:t>10</w:t>
            </w:r>
            <w:ins w:id="1081" w:author="Markstrum, Alexis@Energy" w:date="2021-10-27T14:57:00Z">
              <w:r w:rsidR="00B2486A">
                <w:rPr>
                  <w:rFonts w:asciiTheme="minorHAnsi" w:hAnsiTheme="minorHAnsi" w:cstheme="minorHAnsi"/>
                  <w:sz w:val="18"/>
                  <w:szCs w:val="20"/>
                </w:rPr>
                <w:t xml:space="preserve"> or </w:t>
              </w:r>
              <w:del w:id="1082" w:author="Alhabibi, Haider@Energy" w:date="2022-01-25T20:22:00Z">
                <w:r w:rsidR="00B2486A" w:rsidDel="00A80FE6">
                  <w:rPr>
                    <w:rFonts w:asciiTheme="minorHAnsi" w:hAnsiTheme="minorHAnsi" w:cstheme="minorHAnsi"/>
                    <w:sz w:val="18"/>
                    <w:szCs w:val="20"/>
                  </w:rPr>
                  <w:delText>C</w:delText>
                </w:r>
              </w:del>
            </w:ins>
            <w:ins w:id="1083" w:author="Alhabibi, Haider@Energy" w:date="2022-01-25T20:22:00Z">
              <w:r w:rsidR="00A80FE6">
                <w:rPr>
                  <w:rFonts w:asciiTheme="minorHAnsi" w:hAnsiTheme="minorHAnsi" w:cstheme="minorHAnsi"/>
                  <w:sz w:val="18"/>
                  <w:szCs w:val="20"/>
                </w:rPr>
                <w:t>A2-</w:t>
              </w:r>
            </w:ins>
            <w:ins w:id="1084" w:author="Markstrum, Alexis@Energy" w:date="2021-10-27T14:57:00Z">
              <w:r w:rsidR="00B2486A">
                <w:rPr>
                  <w:rFonts w:asciiTheme="minorHAnsi" w:hAnsiTheme="minorHAnsi" w:cstheme="minorHAnsi"/>
                  <w:sz w:val="18"/>
                  <w:szCs w:val="20"/>
                </w:rPr>
                <w:t>07</w:t>
              </w:r>
            </w:ins>
            <w:r w:rsidRPr="00641F8E">
              <w:rPr>
                <w:rFonts w:asciiTheme="minorHAnsi" w:hAnsiTheme="minorHAnsi" w:cstheme="minorHAnsi"/>
                <w:sz w:val="18"/>
                <w:szCs w:val="20"/>
              </w:rPr>
              <w:t xml:space="preserve"> =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proofErr w:type="gramStart"/>
            <w:r w:rsidRPr="00641F8E">
              <w:rPr>
                <w:rFonts w:asciiTheme="minorHAnsi" w:hAnsiTheme="minorHAnsi" w:cstheme="minorHAnsi"/>
                <w:sz w:val="18"/>
                <w:szCs w:val="20"/>
              </w:rPr>
              <w:t>”</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w:t>
            </w:r>
            <w:proofErr w:type="gramEnd"/>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01</w:t>
            </w:r>
          </w:p>
        </w:tc>
        <w:tc>
          <w:tcPr>
            <w:tcW w:w="10163" w:type="dxa"/>
            <w:tcBorders>
              <w:top w:val="single" w:sz="4" w:space="0" w:color="auto"/>
            </w:tcBorders>
            <w:vAlign w:val="center"/>
          </w:tcPr>
          <w:p w14:paraId="0E2451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w:t>
            </w:r>
            <w:proofErr w:type="gramStart"/>
            <w:r w:rsidRPr="00641F8E">
              <w:rPr>
                <w:rFonts w:asciiTheme="minorHAnsi" w:eastAsiaTheme="minorEastAsia" w:hAnsiTheme="minorHAnsi" w:cstheme="minorHAnsi"/>
                <w:sz w:val="18"/>
                <w:szCs w:val="20"/>
              </w:rPr>
              <w:t>be located in</w:t>
            </w:r>
            <w:proofErr w:type="gramEnd"/>
            <w:r w:rsidRPr="00641F8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641F8E">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641F8E">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641F8E">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 xml:space="preserve">When the </w:t>
            </w:r>
            <w:proofErr w:type="gramStart"/>
            <w:r w:rsidRPr="00641F8E">
              <w:rPr>
                <w:rFonts w:asciiTheme="minorHAnsi" w:eastAsia="Times New Roman" w:hAnsiTheme="minorHAnsi" w:cstheme="minorHAnsi"/>
                <w:sz w:val="18"/>
                <w:szCs w:val="20"/>
              </w:rPr>
              <w:t>cold water</w:t>
            </w:r>
            <w:proofErr w:type="gramEnd"/>
            <w:r w:rsidRPr="00641F8E">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77777777" w:rsidR="00641F8E" w:rsidRPr="00641F8E" w:rsidRDefault="00641F8E" w:rsidP="00641F8E">
            <w:pPr>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p>
          <w:p w14:paraId="32B1D5F6" w14:textId="77777777" w:rsidR="00641F8E" w:rsidRPr="00641F8E" w:rsidRDefault="00641F8E" w:rsidP="00641F8E">
            <w:pPr>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213"/>
        <w:gridCol w:w="5935"/>
      </w:tblGrid>
      <w:tr w:rsidR="00641F8E" w:rsidRPr="00641F8E" w14:paraId="0F467D49" w14:textId="77777777" w:rsidTr="008D35FE">
        <w:trPr>
          <w:trHeight w:val="144"/>
          <w:tblHeader/>
        </w:trPr>
        <w:tc>
          <w:tcPr>
            <w:tcW w:w="10790" w:type="dxa"/>
            <w:gridSpan w:val="3"/>
            <w:tcBorders>
              <w:bottom w:val="single" w:sz="4" w:space="0" w:color="auto"/>
            </w:tcBorders>
          </w:tcPr>
          <w:p w14:paraId="00269ABC" w14:textId="6EC9584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lastRenderedPageBreak/>
              <w:t xml:space="preserve">Q. HERS-Verified Demand Recirculation Manual Control (RDRmc-H) (RA3.6.6)/Sensor Control </w:t>
            </w:r>
            <w:r w:rsidRPr="00641F8E">
              <w:rPr>
                <w:rFonts w:asciiTheme="minorHAnsi" w:hAnsiTheme="minorHAnsi" w:cstheme="minorHAnsi"/>
                <w:b/>
                <w:sz w:val="18"/>
                <w:szCs w:val="18"/>
              </w:rPr>
              <w:t>(RDRsc-H) (RA3.6.7)</w:t>
            </w:r>
            <w:r w:rsidRPr="00641F8E">
              <w:rPr>
                <w:rFonts w:asciiTheme="minorHAnsi" w:hAnsiTheme="minorHAnsi" w:cstheme="minorHAnsi"/>
                <w:b/>
                <w:sz w:val="20"/>
                <w:szCs w:val="18"/>
              </w:rPr>
              <w:t xml:space="preserve"> Requirements </w:t>
            </w:r>
          </w:p>
          <w:p w14:paraId="640AD97D" w14:textId="6F4E7BBB"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20"/>
                <w:szCs w:val="18"/>
              </w:rPr>
              <w:t>Systems that utilize this distribution type shall comply with these requirements</w:t>
            </w:r>
            <w:r>
              <w:rPr>
                <w:rFonts w:asciiTheme="minorHAnsi" w:hAnsiTheme="minorHAnsi" w:cstheme="minorHAnsi"/>
                <w:sz w:val="20"/>
                <w:szCs w:val="18"/>
              </w:rPr>
              <w:t xml:space="preserve">.  </w:t>
            </w:r>
            <w:r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w:t>
            </w:r>
            <w:ins w:id="1085" w:author="Markstrum, Alexis@Energy" w:date="2021-10-27T14:57:00Z">
              <w:r w:rsidR="00B2486A">
                <w:rPr>
                  <w:rFonts w:asciiTheme="minorHAnsi" w:hAnsiTheme="minorHAnsi" w:cstheme="minorHAnsi"/>
                  <w:sz w:val="18"/>
                  <w:szCs w:val="20"/>
                </w:rPr>
                <w:t xml:space="preserve">or </w:t>
              </w:r>
              <w:del w:id="1086" w:author="Alhabibi, Haider@Energy" w:date="2022-01-25T20:22:00Z">
                <w:r w:rsidR="00B2486A" w:rsidDel="00A80FE6">
                  <w:rPr>
                    <w:rFonts w:asciiTheme="minorHAnsi" w:hAnsiTheme="minorHAnsi" w:cstheme="minorHAnsi"/>
                    <w:sz w:val="18"/>
                    <w:szCs w:val="20"/>
                  </w:rPr>
                  <w:delText>C</w:delText>
                </w:r>
              </w:del>
            </w:ins>
            <w:ins w:id="1087" w:author="Alhabibi, Haider@Energy" w:date="2022-01-25T20:22:00Z">
              <w:r w:rsidR="00A80FE6">
                <w:rPr>
                  <w:rFonts w:asciiTheme="minorHAnsi" w:hAnsiTheme="minorHAnsi" w:cstheme="minorHAnsi"/>
                  <w:sz w:val="18"/>
                  <w:szCs w:val="20"/>
                </w:rPr>
                <w:t>A2-</w:t>
              </w:r>
            </w:ins>
            <w:ins w:id="1088" w:author="Markstrum, Alexis@Energy" w:date="2021-10-27T14:57:00Z">
              <w:r w:rsidR="00B2486A">
                <w:rPr>
                  <w:rFonts w:asciiTheme="minorHAnsi" w:hAnsiTheme="minorHAnsi" w:cstheme="minorHAnsi"/>
                  <w:sz w:val="18"/>
                  <w:szCs w:val="20"/>
                </w:rPr>
                <w:t xml:space="preserve">07 </w:t>
              </w:r>
            </w:ins>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8D35FE">
        <w:trPr>
          <w:trHeight w:val="144"/>
          <w:tblHeader/>
        </w:trPr>
        <w:tc>
          <w:tcPr>
            <w:tcW w:w="642" w:type="dxa"/>
            <w:tcBorders>
              <w:bottom w:val="single" w:sz="4" w:space="0" w:color="auto"/>
            </w:tcBorders>
            <w:vAlign w:val="center"/>
          </w:tcPr>
          <w:p w14:paraId="72FAEBE3" w14:textId="55ACA9F2" w:rsidR="00641F8E" w:rsidRPr="00450E94" w:rsidDel="006E1E98" w:rsidRDefault="00641F8E"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48" w:type="dxa"/>
            <w:gridSpan w:val="2"/>
            <w:tcBorders>
              <w:bottom w:val="single" w:sz="4" w:space="0" w:color="auto"/>
            </w:tcBorders>
          </w:tcPr>
          <w:p w14:paraId="1E411876" w14:textId="05A378E6" w:rsidR="00641F8E" w:rsidRPr="00450E94" w:rsidDel="006E1E9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71192">
              <w:rPr>
                <w:rFonts w:asciiTheme="minorHAnsi" w:hAnsiTheme="minorHAnsi" w:cstheme="minorHAnsi"/>
                <w:sz w:val="18"/>
                <w:szCs w:val="18"/>
              </w:rPr>
              <w:t xml:space="preserve">HERS rater shall perform a visual inspection to verify that the demand pump, manual/sensor controls and thermo-sensor are present and operating properly </w:t>
            </w:r>
            <w:r w:rsidR="00CE2B87" w:rsidRPr="00B71192">
              <w:rPr>
                <w:rFonts w:asciiTheme="minorHAnsi" w:hAnsiTheme="minorHAnsi" w:cstheme="minorHAnsi"/>
                <w:sz w:val="18"/>
                <w:szCs w:val="18"/>
              </w:rPr>
              <w:t>consisten</w:t>
            </w:r>
            <w:r w:rsidR="00CE2B87">
              <w:rPr>
                <w:rFonts w:asciiTheme="minorHAnsi" w:hAnsiTheme="minorHAnsi" w:cstheme="minorHAnsi"/>
                <w:sz w:val="18"/>
                <w:szCs w:val="18"/>
              </w:rPr>
              <w:t>t</w:t>
            </w:r>
            <w:r w:rsidR="00CE2B87" w:rsidRPr="00B71192">
              <w:rPr>
                <w:rFonts w:asciiTheme="minorHAnsi" w:hAnsiTheme="minorHAnsi" w:cstheme="minorHAnsi"/>
                <w:sz w:val="18"/>
                <w:szCs w:val="18"/>
              </w:rPr>
              <w:t xml:space="preserve"> </w:t>
            </w:r>
            <w:r w:rsidRPr="00B71192">
              <w:rPr>
                <w:rFonts w:asciiTheme="minorHAnsi" w:hAnsiTheme="minorHAnsi" w:cstheme="minorHAnsi"/>
                <w:sz w:val="18"/>
                <w:szCs w:val="18"/>
              </w:rPr>
              <w:t>with the applicable requirements of RA4.4.9 and RA4.4.10</w:t>
            </w:r>
          </w:p>
        </w:tc>
      </w:tr>
      <w:tr w:rsidR="008D35FE" w:rsidRPr="00641F8E" w:rsidDel="006E1E98" w14:paraId="558A0869" w14:textId="77777777" w:rsidTr="00450E94">
        <w:trPr>
          <w:trHeight w:val="144"/>
          <w:tblHeader/>
        </w:trPr>
        <w:tc>
          <w:tcPr>
            <w:tcW w:w="642" w:type="dxa"/>
            <w:tcBorders>
              <w:bottom w:val="single" w:sz="4" w:space="0" w:color="auto"/>
            </w:tcBorders>
            <w:vAlign w:val="center"/>
          </w:tcPr>
          <w:p w14:paraId="17A1B5B3" w14:textId="3A972E09" w:rsidR="008D35FE" w:rsidRPr="00450E94"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02</w:t>
            </w:r>
          </w:p>
        </w:tc>
        <w:tc>
          <w:tcPr>
            <w:tcW w:w="4213" w:type="dxa"/>
            <w:tcBorders>
              <w:bottom w:val="single" w:sz="4" w:space="0" w:color="auto"/>
            </w:tcBorders>
            <w:vAlign w:val="center"/>
          </w:tcPr>
          <w:p w14:paraId="389581A7" w14:textId="3D0F7A6C" w:rsidR="008D35FE" w:rsidRPr="00B71192" w:rsidRDefault="008D35FE"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5935" w:type="dxa"/>
            <w:tcBorders>
              <w:bottom w:val="single" w:sz="4" w:space="0" w:color="auto"/>
            </w:tcBorders>
            <w:vAlign w:val="center"/>
          </w:tcPr>
          <w:p w14:paraId="68C5E33A" w14:textId="6F86D08D" w:rsidR="00BA5E27" w:rsidRPr="00450E94" w:rsidRDefault="00BA5E27" w:rsidP="00450E94">
            <w:pPr>
              <w:spacing w:after="0"/>
              <w:rPr>
                <w:rFonts w:asciiTheme="minorHAnsi" w:hAnsiTheme="minorHAnsi" w:cs="Arial"/>
                <w:sz w:val="18"/>
                <w:szCs w:val="18"/>
              </w:rPr>
            </w:pPr>
            <w:r w:rsidRPr="00450E94">
              <w:rPr>
                <w:rFonts w:asciiTheme="minorHAnsi" w:hAnsiTheme="minorHAnsi" w:cs="Arial"/>
                <w:sz w:val="18"/>
                <w:szCs w:val="18"/>
              </w:rPr>
              <w:t>&lt;&lt;user pick from list:</w:t>
            </w:r>
          </w:p>
          <w:p w14:paraId="15D85A54" w14:textId="1C5AF717" w:rsidR="008D35FE" w:rsidRPr="00B71192" w:rsidRDefault="008D35FE" w:rsidP="008D35FE">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280DFADF" w14:textId="77777777" w:rsidR="008D35FE" w:rsidRPr="00B71192" w:rsidRDefault="008D35FE" w:rsidP="008D35FE">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31C45F55" w14:textId="3B5DF2E3" w:rsidR="008D35FE" w:rsidRPr="00450E94" w:rsidRDefault="008D35FE"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8D35FE" w:rsidRPr="00641F8E" w:rsidDel="006E1E98" w14:paraId="5629C62B" w14:textId="77777777" w:rsidTr="00450E94">
        <w:trPr>
          <w:trHeight w:val="144"/>
          <w:tblHeader/>
        </w:trPr>
        <w:tc>
          <w:tcPr>
            <w:tcW w:w="642" w:type="dxa"/>
            <w:tcBorders>
              <w:bottom w:val="single" w:sz="4" w:space="0" w:color="auto"/>
            </w:tcBorders>
            <w:vAlign w:val="center"/>
          </w:tcPr>
          <w:p w14:paraId="09FDC3AB" w14:textId="14FAD66F" w:rsidR="008D35FE" w:rsidRPr="00450E94"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148" w:type="dxa"/>
            <w:gridSpan w:val="2"/>
            <w:tcBorders>
              <w:bottom w:val="single" w:sz="4" w:space="0" w:color="auto"/>
            </w:tcBorders>
            <w:vAlign w:val="center"/>
          </w:tcPr>
          <w:p w14:paraId="674827BF" w14:textId="38FEF1A4" w:rsidR="008D35FE" w:rsidRPr="00B71192"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BA5E27" w:rsidRPr="00450E94">
              <w:rPr>
                <w:rFonts w:asciiTheme="minorHAnsi" w:hAnsiTheme="minorHAnsi" w:cs="TimesNewRomanPS-BoldMT"/>
                <w:bCs/>
                <w:sz w:val="18"/>
                <w:szCs w:val="18"/>
              </w:rPr>
              <w:t xml:space="preserve">&lt;&lt;if Verification Status= Fail, then text entry in this Corrections Notes field is </w:t>
            </w:r>
            <w:proofErr w:type="gramStart"/>
            <w:r w:rsidR="00BA5E27" w:rsidRPr="00450E94">
              <w:rPr>
                <w:rFonts w:asciiTheme="minorHAnsi" w:hAnsiTheme="minorHAnsi" w:cs="TimesNewRomanPS-BoldMT"/>
                <w:bCs/>
                <w:sz w:val="18"/>
                <w:szCs w:val="18"/>
              </w:rPr>
              <w:t>required;  user</w:t>
            </w:r>
            <w:proofErr w:type="gramEnd"/>
            <w:r w:rsidR="00BA5E27" w:rsidRPr="00450E94">
              <w:rPr>
                <w:rFonts w:asciiTheme="minorHAnsi" w:hAnsiTheme="minorHAnsi" w:cs="TimesNewRomanPS-BoldMT"/>
                <w:bCs/>
                <w:sz w:val="18"/>
                <w:szCs w:val="18"/>
              </w:rPr>
              <w:t xml:space="preserve"> input text&gt;&gt;</w:t>
            </w:r>
          </w:p>
        </w:tc>
      </w:tr>
      <w:tr w:rsidR="008D35FE" w:rsidRPr="00641F8E" w14:paraId="6262A39A" w14:textId="77777777" w:rsidTr="008D35FE">
        <w:trPr>
          <w:trHeight w:val="144"/>
          <w:tblHeader/>
        </w:trPr>
        <w:tc>
          <w:tcPr>
            <w:tcW w:w="10790" w:type="dxa"/>
            <w:gridSpan w:val="3"/>
            <w:vAlign w:val="center"/>
          </w:tcPr>
          <w:p w14:paraId="32D64D5C" w14:textId="4027B230" w:rsidR="008D35FE" w:rsidRPr="00641F8E" w:rsidRDefault="00BA5E27"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4BE98688" w14:textId="52DB5403" w:rsidR="00FB228D" w:rsidRPr="00A05A69" w:rsidRDefault="00FB228D" w:rsidP="00A05A6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tbl>
      <w:tblPr>
        <w:tblpPr w:leftFromText="180" w:rightFromText="180" w:vertAnchor="text" w:horzAnchor="margin" w:tblpY="120"/>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411887" w:rsidRPr="00323F2C" w14:paraId="15D6C658" w14:textId="77777777" w:rsidTr="00771523">
        <w:trPr>
          <w:trHeight w:val="260"/>
        </w:trPr>
        <w:tc>
          <w:tcPr>
            <w:tcW w:w="10795" w:type="dxa"/>
            <w:tcBorders>
              <w:top w:val="single" w:sz="4" w:space="0" w:color="000000"/>
              <w:left w:val="single" w:sz="4" w:space="0" w:color="000000"/>
              <w:bottom w:val="single" w:sz="4" w:space="0" w:color="000000"/>
              <w:right w:val="single" w:sz="4" w:space="0" w:color="000000"/>
            </w:tcBorders>
            <w:vAlign w:val="center"/>
          </w:tcPr>
          <w:p w14:paraId="36848B0A" w14:textId="5AD3EBF1" w:rsidR="00411887" w:rsidRPr="00A05A69" w:rsidRDefault="00641F8E" w:rsidP="0005484E">
            <w:pPr>
              <w:spacing w:after="0"/>
              <w:rPr>
                <w:rFonts w:asciiTheme="minorHAnsi" w:hAnsiTheme="minorHAnsi" w:cstheme="minorHAnsi"/>
                <w:b/>
                <w:sz w:val="18"/>
                <w:szCs w:val="18"/>
              </w:rPr>
            </w:pPr>
            <w:r>
              <w:rPr>
                <w:rFonts w:asciiTheme="minorHAnsi" w:hAnsiTheme="minorHAnsi" w:cstheme="minorHAnsi"/>
                <w:b/>
                <w:sz w:val="18"/>
                <w:szCs w:val="18"/>
              </w:rPr>
              <w:t>R</w:t>
            </w:r>
            <w:r w:rsidR="00411887" w:rsidRPr="00A05A69">
              <w:rPr>
                <w:rFonts w:asciiTheme="minorHAnsi" w:hAnsiTheme="minorHAnsi" w:cstheme="minorHAnsi"/>
                <w:b/>
                <w:sz w:val="18"/>
                <w:szCs w:val="18"/>
              </w:rPr>
              <w:t xml:space="preserve">. </w:t>
            </w:r>
            <w:r w:rsidR="005C2F04">
              <w:rPr>
                <w:rFonts w:asciiTheme="minorHAnsi" w:hAnsiTheme="minorHAnsi" w:cstheme="minorHAnsi"/>
                <w:b/>
                <w:sz w:val="18"/>
                <w:szCs w:val="18"/>
              </w:rPr>
              <w:t>Determination of HERS Verification Compliance</w:t>
            </w:r>
          </w:p>
        </w:tc>
      </w:tr>
      <w:tr w:rsidR="00BA5E27" w:rsidRPr="00323F2C" w14:paraId="3A0CBF57" w14:textId="77777777" w:rsidTr="00771523">
        <w:trPr>
          <w:trHeight w:val="602"/>
        </w:trPr>
        <w:tc>
          <w:tcPr>
            <w:tcW w:w="10795" w:type="dxa"/>
            <w:tcBorders>
              <w:top w:val="single" w:sz="4" w:space="0" w:color="000000"/>
              <w:left w:val="single" w:sz="4" w:space="0" w:color="000000"/>
              <w:bottom w:val="single" w:sz="4" w:space="0" w:color="000000"/>
              <w:right w:val="single" w:sz="4" w:space="0" w:color="000000"/>
            </w:tcBorders>
            <w:vAlign w:val="center"/>
          </w:tcPr>
          <w:p w14:paraId="6B83CAEC" w14:textId="0B5F3ADF" w:rsidR="00BA5E27" w:rsidRPr="003027B1" w:rsidRDefault="00BA5E27"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8A45F8">
              <w:rPr>
                <w:rFonts w:asciiTheme="minorHAnsi" w:eastAsia="Times New Roman" w:hAnsiTheme="minorHAnsi"/>
                <w:sz w:val="18"/>
                <w:szCs w:val="18"/>
              </w:rPr>
              <w:t>&lt;&lt;</w:t>
            </w:r>
            <w:r>
              <w:rPr>
                <w:rFonts w:asciiTheme="minorHAnsi" w:eastAsia="Times New Roman" w:hAnsiTheme="minorHAnsi"/>
                <w:sz w:val="18"/>
                <w:szCs w:val="18"/>
              </w:rPr>
              <w:t xml:space="preserve"> if </w:t>
            </w:r>
            <w:r w:rsidR="00132ED8">
              <w:rPr>
                <w:rFonts w:asciiTheme="minorHAnsi" w:eastAsia="Times New Roman" w:hAnsiTheme="minorHAnsi"/>
                <w:sz w:val="18"/>
                <w:szCs w:val="18"/>
              </w:rPr>
              <w:t>D08</w:t>
            </w:r>
            <w:r>
              <w:rPr>
                <w:rFonts w:asciiTheme="minorHAnsi" w:eastAsia="Times New Roman" w:hAnsiTheme="minorHAnsi"/>
                <w:sz w:val="18"/>
                <w:szCs w:val="18"/>
              </w:rPr>
              <w:t xml:space="preserve"> result = System Complies, and results for all applicable sections </w:t>
            </w:r>
            <w:r w:rsidR="00F5526F">
              <w:rPr>
                <w:rFonts w:asciiTheme="minorHAnsi" w:eastAsia="Times New Roman" w:hAnsiTheme="minorHAnsi"/>
                <w:sz w:val="18"/>
                <w:szCs w:val="18"/>
              </w:rPr>
              <w:t xml:space="preserve">F, </w:t>
            </w:r>
            <w:r w:rsidR="003A32BC">
              <w:rPr>
                <w:rFonts w:asciiTheme="minorHAnsi" w:eastAsia="Times New Roman" w:hAnsiTheme="minorHAnsi"/>
                <w:sz w:val="18"/>
                <w:szCs w:val="18"/>
              </w:rPr>
              <w:t xml:space="preserve">G, I, J, K, and Q </w:t>
            </w:r>
            <w:r w:rsidR="00450E94">
              <w:rPr>
                <w:rFonts w:asciiTheme="minorHAnsi" w:eastAsia="Times New Roman" w:hAnsiTheme="minorHAnsi" w:cstheme="minorHAnsi"/>
                <w:sz w:val="18"/>
                <w:szCs w:val="18"/>
              </w:rPr>
              <w:t>≠</w:t>
            </w:r>
            <w:r>
              <w:rPr>
                <w:rFonts w:asciiTheme="minorHAnsi" w:eastAsia="Times New Roman" w:hAnsiTheme="minorHAnsi"/>
                <w:sz w:val="18"/>
                <w:szCs w:val="18"/>
              </w:rPr>
              <w:t xml:space="preserve"> fail, </w:t>
            </w:r>
            <w:r w:rsidRPr="008A45F8">
              <w:rPr>
                <w:rFonts w:asciiTheme="minorHAnsi" w:eastAsia="Times New Roman"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4332D3ED" w14:textId="77777777" w:rsidR="00FB228D" w:rsidRPr="00A05A69"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p w14:paraId="0F7F47A5" w14:textId="77777777" w:rsidR="008E388E" w:rsidRPr="00A05A69" w:rsidRDefault="008E388E" w:rsidP="00064F9C">
      <w:pPr>
        <w:spacing w:after="0" w:line="240" w:lineRule="auto"/>
        <w:rPr>
          <w:rFonts w:asciiTheme="minorHAnsi" w:hAnsiTheme="minorHAnsi" w:cstheme="minorHAnsi"/>
          <w:sz w:val="18"/>
          <w:szCs w:val="18"/>
        </w:rPr>
      </w:pPr>
    </w:p>
    <w:sectPr w:rsidR="008E388E" w:rsidRPr="00A05A69" w:rsidSect="00411887">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C572F" w14:textId="77777777" w:rsidR="00E126F6" w:rsidRDefault="00E126F6" w:rsidP="004E3B6C">
      <w:pPr>
        <w:spacing w:after="0" w:line="240" w:lineRule="auto"/>
      </w:pPr>
      <w:r>
        <w:separator/>
      </w:r>
    </w:p>
  </w:endnote>
  <w:endnote w:type="continuationSeparator" w:id="0">
    <w:p w14:paraId="1920A866" w14:textId="77777777" w:rsidR="00E126F6" w:rsidRDefault="00E126F6" w:rsidP="004E3B6C">
      <w:pPr>
        <w:spacing w:after="0" w:line="240" w:lineRule="auto"/>
      </w:pPr>
      <w:r>
        <w:continuationSeparator/>
      </w:r>
    </w:p>
  </w:endnote>
  <w:endnote w:type="continuationNotice" w:id="1">
    <w:p w14:paraId="4BC9D6C8" w14:textId="77777777" w:rsidR="00E126F6" w:rsidRDefault="00E126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D8EEA" w14:textId="77777777" w:rsidR="000B7727" w:rsidRDefault="000B7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4799F49F" w:rsidR="00FD5324" w:rsidRPr="00C91513" w:rsidRDefault="00FD5324"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00928778" w:rsidR="00FD5324" w:rsidRPr="00C91513" w:rsidRDefault="00FD5324"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332" w:author="Markstrum, Alexis@Energy" w:date="2021-10-11T15:03:00Z">
      <w:r w:rsidR="00D801B7">
        <w:rPr>
          <w:i w:val="0"/>
          <w:sz w:val="20"/>
          <w:szCs w:val="20"/>
        </w:rPr>
        <w:t>22</w:t>
      </w:r>
    </w:ins>
    <w:del w:id="333" w:author="Markstrum, Alexis@Energy" w:date="2021-10-11T15:03:00Z">
      <w:r w:rsidRPr="00C91513" w:rsidDel="00D801B7">
        <w:rPr>
          <w:i w:val="0"/>
          <w:sz w:val="20"/>
          <w:szCs w:val="20"/>
        </w:rPr>
        <w:delText>1</w:delText>
      </w:r>
      <w:r w:rsidDel="00D801B7">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334" w:author="Markstrum, Alexis@Energy" w:date="2021-10-11T15:03:00Z">
      <w:r w:rsidR="002302E4" w:rsidDel="00D801B7">
        <w:rPr>
          <w:i w:val="0"/>
          <w:sz w:val="20"/>
          <w:szCs w:val="20"/>
        </w:rPr>
        <w:delText xml:space="preserve">October </w:delText>
      </w:r>
      <w:r w:rsidR="008E1688" w:rsidDel="00D801B7">
        <w:rPr>
          <w:i w:val="0"/>
          <w:sz w:val="20"/>
          <w:szCs w:val="20"/>
        </w:rPr>
        <w:delText>2021</w:delText>
      </w:r>
    </w:del>
    <w:ins w:id="335" w:author="Markstrum, Alexis@Energy" w:date="2021-10-11T15:03:00Z">
      <w:r w:rsidR="00D801B7">
        <w:rPr>
          <w:i w:val="0"/>
          <w:sz w:val="20"/>
          <w:szCs w:val="20"/>
        </w:rPr>
        <w:t>January 2022</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835B1" w14:textId="77777777" w:rsidR="000B7727" w:rsidRDefault="000B77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9AFF" w14:textId="77777777" w:rsidR="00FD5324" w:rsidRPr="00C91513" w:rsidRDefault="00FD5324"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18B0EADD" w:rsidR="00FD5324" w:rsidRPr="00C80016" w:rsidRDefault="00FD5324"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1089" w:author="Markstrum, Alexis@Energy" w:date="2021-10-11T15:04:00Z">
      <w:r w:rsidR="00C5722F">
        <w:rPr>
          <w:i w:val="0"/>
          <w:sz w:val="20"/>
          <w:szCs w:val="20"/>
        </w:rPr>
        <w:t>22</w:t>
      </w:r>
    </w:ins>
    <w:del w:id="1090" w:author="Markstrum, Alexis@Energy" w:date="2021-10-11T15:04:00Z">
      <w:r w:rsidRPr="00C91513" w:rsidDel="00C5722F">
        <w:rPr>
          <w:i w:val="0"/>
          <w:sz w:val="20"/>
          <w:szCs w:val="20"/>
        </w:rPr>
        <w:delText>1</w:delText>
      </w:r>
      <w:r w:rsidDel="00C5722F">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1091" w:author="Markstrum, Alexis@Energy" w:date="2021-10-11T15:04:00Z">
      <w:r w:rsidR="002302E4" w:rsidDel="00C5722F">
        <w:rPr>
          <w:i w:val="0"/>
          <w:sz w:val="20"/>
          <w:szCs w:val="20"/>
        </w:rPr>
        <w:delText xml:space="preserve">October </w:delText>
      </w:r>
      <w:r w:rsidR="008E1688" w:rsidDel="00C5722F">
        <w:rPr>
          <w:i w:val="0"/>
          <w:sz w:val="20"/>
          <w:szCs w:val="20"/>
        </w:rPr>
        <w:delText>2021</w:delText>
      </w:r>
    </w:del>
    <w:ins w:id="1092" w:author="Markstrum, Alexis@Energy" w:date="2021-10-11T15:04:00Z">
      <w:r w:rsidR="00C5722F">
        <w:rPr>
          <w:i w:val="0"/>
          <w:sz w:val="20"/>
          <w:szCs w:val="20"/>
        </w:rPr>
        <w:t>January 2022</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9B61F" w14:textId="77777777" w:rsidR="00E126F6" w:rsidRDefault="00E126F6" w:rsidP="004E3B6C">
      <w:pPr>
        <w:spacing w:after="0" w:line="240" w:lineRule="auto"/>
      </w:pPr>
      <w:r>
        <w:separator/>
      </w:r>
    </w:p>
  </w:footnote>
  <w:footnote w:type="continuationSeparator" w:id="0">
    <w:p w14:paraId="595FEBBD" w14:textId="77777777" w:rsidR="00E126F6" w:rsidRDefault="00E126F6" w:rsidP="004E3B6C">
      <w:pPr>
        <w:spacing w:after="0" w:line="240" w:lineRule="auto"/>
      </w:pPr>
      <w:r>
        <w:continuationSeparator/>
      </w:r>
    </w:p>
  </w:footnote>
  <w:footnote w:type="continuationNotice" w:id="1">
    <w:p w14:paraId="6A317F3A" w14:textId="77777777" w:rsidR="00E126F6" w:rsidRDefault="00E126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2DF03EC3" w:rsidR="00FD5324" w:rsidRDefault="00FD53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B" w14:textId="7DF8AF49" w:rsidR="00FD5324" w:rsidRPr="00913A72" w:rsidRDefault="000B7727" w:rsidP="00913A72">
    <w:pPr>
      <w:suppressAutoHyphens/>
      <w:spacing w:after="0" w:line="240" w:lineRule="auto"/>
      <w:ind w:left="-90"/>
      <w:rPr>
        <w:rFonts w:ascii="Arial" w:eastAsia="Times New Roman" w:hAnsi="Arial" w:cs="Arial"/>
        <w:sz w:val="14"/>
        <w:szCs w:val="14"/>
      </w:rPr>
    </w:pPr>
    <w:customXmlInsRangeStart w:id="325" w:author="Geiser, Che@Energy" w:date="2022-04-11T13:59:00Z"/>
    <w:sdt>
      <w:sdtPr>
        <w:rPr>
          <w:rFonts w:ascii="Arial" w:eastAsia="Times New Roman" w:hAnsi="Arial" w:cs="Arial"/>
          <w:sz w:val="14"/>
          <w:szCs w:val="14"/>
        </w:rPr>
        <w:id w:val="-1865276956"/>
        <w:docPartObj>
          <w:docPartGallery w:val="Watermarks"/>
          <w:docPartUnique/>
        </w:docPartObj>
      </w:sdtPr>
      <w:sdtContent>
        <w:customXmlInsRangeEnd w:id="325"/>
        <w:ins w:id="326" w:author="Geiser, Che@Energy" w:date="2022-04-11T13:59:00Z">
          <w:r w:rsidRPr="000B7727">
            <w:rPr>
              <w:rFonts w:ascii="Arial" w:eastAsia="Times New Roman" w:hAnsi="Arial" w:cs="Arial"/>
              <w:noProof/>
              <w:sz w:val="14"/>
              <w:szCs w:val="14"/>
            </w:rPr>
            <w:pict w14:anchorId="130640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9"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327" w:author="Geiser, Che@Energy" w:date="2022-04-11T13:59:00Z"/>
      </w:sdtContent>
    </w:sdt>
    <w:customXmlInsRangeEnd w:id="327"/>
    <w:r w:rsidR="00FD5324" w:rsidRPr="005B1B6C">
      <w:rPr>
        <w:rFonts w:ascii="Arial" w:eastAsia="Times New Roman" w:hAnsi="Arial"/>
        <w:noProof/>
        <w:sz w:val="14"/>
      </w:rPr>
      <w:drawing>
        <wp:anchor distT="0" distB="0" distL="114300" distR="114300" simplePos="0" relativeHeight="251658240" behindDoc="0" locked="0" layoutInCell="1" allowOverlap="1" wp14:anchorId="0F7F47D7" wp14:editId="1121BA75">
          <wp:simplePos x="0" y="0"/>
          <wp:positionH relativeFrom="margin">
            <wp:posOffset>6480810</wp:posOffset>
          </wp:positionH>
          <wp:positionV relativeFrom="margin">
            <wp:posOffset>-1271270</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FD5324" w:rsidRPr="00913A72">
      <w:rPr>
        <w:rFonts w:ascii="Arial" w:eastAsia="Times New Roman" w:hAnsi="Arial" w:cs="Arial"/>
        <w:sz w:val="14"/>
        <w:szCs w:val="14"/>
      </w:rPr>
      <w:t>STATE OF CALIFORNIA</w:t>
    </w:r>
  </w:p>
  <w:p w14:paraId="0F7F47AC" w14:textId="39D2E0FE" w:rsidR="00FD5324" w:rsidRPr="00913A72" w:rsidRDefault="00FD5324" w:rsidP="00913A7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SINGLE DWELLING UNIT HOT WATER SYSTEM DISTRIBUTION</w:t>
    </w:r>
  </w:p>
  <w:p w14:paraId="0F7F47AD" w14:textId="662F7394" w:rsidR="00FD5324" w:rsidRPr="00913A72" w:rsidRDefault="00FD5324"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CEC-CF</w:t>
    </w:r>
    <w:r>
      <w:rPr>
        <w:rFonts w:ascii="Arial" w:eastAsia="Times New Roman" w:hAnsi="Arial" w:cs="Arial"/>
        <w:sz w:val="14"/>
        <w:szCs w:val="14"/>
      </w:rPr>
      <w:t>3</w:t>
    </w:r>
    <w:r w:rsidRPr="00913A72">
      <w:rPr>
        <w:rFonts w:ascii="Arial" w:eastAsia="Times New Roman" w:hAnsi="Arial" w:cs="Arial"/>
        <w:sz w:val="14"/>
        <w:szCs w:val="14"/>
      </w:rPr>
      <w:t>R-</w:t>
    </w:r>
    <w:r>
      <w:rPr>
        <w:rFonts w:ascii="Arial" w:eastAsia="Times New Roman" w:hAnsi="Arial" w:cs="Arial"/>
        <w:sz w:val="14"/>
        <w:szCs w:val="14"/>
      </w:rPr>
      <w:t>PLB-22-H</w:t>
    </w:r>
    <w:r w:rsidRPr="00913A72">
      <w:rPr>
        <w:rFonts w:ascii="Arial" w:eastAsia="Times New Roman" w:hAnsi="Arial" w:cs="Arial"/>
        <w:sz w:val="14"/>
        <w:szCs w:val="14"/>
      </w:rPr>
      <w:t xml:space="preserve"> (Revised </w:t>
    </w:r>
    <w:del w:id="328" w:author="Markstrum, Alexis@Energy" w:date="2021-10-11T15:03:00Z">
      <w:r w:rsidR="002302E4" w:rsidDel="00D801B7">
        <w:rPr>
          <w:rFonts w:ascii="Arial" w:eastAsia="Times New Roman" w:hAnsi="Arial" w:cs="Arial"/>
          <w:sz w:val="14"/>
          <w:szCs w:val="14"/>
        </w:rPr>
        <w:delText>10</w:delText>
      </w:r>
    </w:del>
    <w:ins w:id="329" w:author="Markstrum, Alexis@Energy" w:date="2021-10-11T15:03:00Z">
      <w:r w:rsidR="00D801B7">
        <w:rPr>
          <w:rFonts w:ascii="Arial" w:eastAsia="Times New Roman" w:hAnsi="Arial" w:cs="Arial"/>
          <w:sz w:val="14"/>
          <w:szCs w:val="14"/>
        </w:rPr>
        <w:t>01</w:t>
      </w:r>
    </w:ins>
    <w:r>
      <w:rPr>
        <w:rFonts w:ascii="Arial" w:eastAsia="Times New Roman" w:hAnsi="Arial" w:cs="Arial"/>
        <w:sz w:val="14"/>
        <w:szCs w:val="14"/>
      </w:rPr>
      <w:t>/2</w:t>
    </w:r>
    <w:ins w:id="330" w:author="Markstrum, Alexis@Energy" w:date="2021-10-11T15:03:00Z">
      <w:r w:rsidR="00D801B7">
        <w:rPr>
          <w:rFonts w:ascii="Arial" w:eastAsia="Times New Roman" w:hAnsi="Arial" w:cs="Arial"/>
          <w:sz w:val="14"/>
          <w:szCs w:val="14"/>
        </w:rPr>
        <w:t>2</w:t>
      </w:r>
    </w:ins>
    <w:del w:id="331" w:author="Markstrum, Alexis@Energy" w:date="2021-10-11T15:03:00Z">
      <w:r w:rsidR="008E1688" w:rsidDel="00D801B7">
        <w:rPr>
          <w:rFonts w:ascii="Arial" w:eastAsia="Times New Roman" w:hAnsi="Arial" w:cs="Arial"/>
          <w:sz w:val="14"/>
          <w:szCs w:val="14"/>
        </w:rPr>
        <w:delText>1</w:delText>
      </w:r>
    </w:del>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CALIFORNIA ENERGY COMMISSION</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28"/>
      <w:gridCol w:w="743"/>
      <w:gridCol w:w="3176"/>
      <w:gridCol w:w="2047"/>
    </w:tblGrid>
    <w:tr w:rsidR="00FD5324" w:rsidRPr="00F85124" w14:paraId="0F7F47B0" w14:textId="77777777" w:rsidTr="00450E94">
      <w:trPr>
        <w:cantSplit/>
        <w:trHeight w:val="288"/>
      </w:trPr>
      <w:tc>
        <w:tcPr>
          <w:tcW w:w="3708" w:type="pct"/>
          <w:gridSpan w:val="3"/>
          <w:tcBorders>
            <w:bottom w:val="single" w:sz="4" w:space="0" w:color="auto"/>
            <w:right w:val="nil"/>
          </w:tcBorders>
          <w:vAlign w:val="center"/>
        </w:tcPr>
        <w:p w14:paraId="0F7F47AE" w14:textId="58B5F2D6" w:rsidR="00FD5324" w:rsidRPr="00F85124" w:rsidRDefault="00FD5324" w:rsidP="00A05A69">
          <w:pPr>
            <w:pStyle w:val="Style14"/>
            <w:rPr>
              <w:b/>
            </w:rPr>
          </w:pPr>
          <w:r>
            <w:t>CERTIFICATE OF VERIFICATION</w:t>
          </w:r>
        </w:p>
      </w:tc>
      <w:tc>
        <w:tcPr>
          <w:tcW w:w="1292" w:type="pct"/>
          <w:tcBorders>
            <w:left w:val="nil"/>
            <w:bottom w:val="single" w:sz="4" w:space="0" w:color="auto"/>
          </w:tcBorders>
          <w:tcMar>
            <w:left w:w="115" w:type="dxa"/>
            <w:right w:w="115" w:type="dxa"/>
          </w:tcMar>
          <w:vAlign w:val="center"/>
        </w:tcPr>
        <w:p w14:paraId="0F7F47AF" w14:textId="5731E730" w:rsidR="00FD5324" w:rsidRDefault="00FD5324">
          <w:pPr>
            <w:pStyle w:val="Style15"/>
            <w:rPr>
              <w:b/>
            </w:rPr>
          </w:pPr>
          <w:r>
            <w:t>CF3R-PLB-22-H</w:t>
          </w:r>
        </w:p>
      </w:tc>
    </w:tr>
    <w:tr w:rsidR="00FD5324" w:rsidRPr="00F85124" w14:paraId="0F7F47B3" w14:textId="77777777" w:rsidTr="00450E94">
      <w:trPr>
        <w:cantSplit/>
        <w:trHeight w:val="288"/>
      </w:trPr>
      <w:tc>
        <w:tcPr>
          <w:tcW w:w="2581" w:type="pct"/>
          <w:gridSpan w:val="2"/>
          <w:tcBorders>
            <w:right w:val="nil"/>
          </w:tcBorders>
        </w:tcPr>
        <w:p w14:paraId="0F7F47B1" w14:textId="77777777" w:rsidR="00FD5324" w:rsidRPr="00F85124" w:rsidRDefault="00FD5324" w:rsidP="00C33BFE">
          <w:pPr>
            <w:pStyle w:val="Style10"/>
            <w:rPr>
              <w:sz w:val="12"/>
              <w:szCs w:val="12"/>
            </w:rPr>
          </w:pPr>
          <w:r>
            <w:t xml:space="preserve">HERS Verified </w:t>
          </w:r>
          <w:r w:rsidRPr="006D2E42">
            <w:t>Single Dwelling Unit Hot Water System Distribution</w:t>
          </w:r>
        </w:p>
      </w:tc>
      <w:tc>
        <w:tcPr>
          <w:tcW w:w="2419" w:type="pct"/>
          <w:gridSpan w:val="2"/>
          <w:tcBorders>
            <w:left w:val="nil"/>
          </w:tcBorders>
        </w:tcPr>
        <w:p w14:paraId="0F7F47B2" w14:textId="1D14A406"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B7727">
            <w:rPr>
              <w:noProof/>
            </w:rPr>
            <w:t>11</w:t>
          </w:r>
          <w:r>
            <w:rPr>
              <w:noProof/>
            </w:rPr>
            <w:fldChar w:fldCharType="end"/>
          </w:r>
          <w:r w:rsidRPr="00F85124">
            <w:t>)</w:t>
          </w:r>
        </w:p>
      </w:tc>
    </w:tr>
    <w:tr w:rsidR="00FD5324" w:rsidRPr="00F85124" w14:paraId="0F7F47B7" w14:textId="77777777" w:rsidTr="00450E94">
      <w:trPr>
        <w:cantSplit/>
        <w:trHeight w:val="288"/>
      </w:trPr>
      <w:tc>
        <w:tcPr>
          <w:tcW w:w="0" w:type="auto"/>
        </w:tcPr>
        <w:p w14:paraId="0F7F47B4" w14:textId="77777777" w:rsidR="00FD5324" w:rsidRPr="00F85124" w:rsidRDefault="00FD5324" w:rsidP="00C33BFE">
          <w:pPr>
            <w:pStyle w:val="Style12"/>
          </w:pPr>
          <w:r w:rsidRPr="00F85124">
            <w:t>Project Name:</w:t>
          </w:r>
        </w:p>
      </w:tc>
      <w:tc>
        <w:tcPr>
          <w:tcW w:w="1471" w:type="pct"/>
          <w:gridSpan w:val="2"/>
        </w:tcPr>
        <w:p w14:paraId="0F7F47B5" w14:textId="77777777" w:rsidR="00FD5324" w:rsidRPr="00F85124" w:rsidRDefault="00FD5324" w:rsidP="00C33BFE">
          <w:pPr>
            <w:pStyle w:val="Style12"/>
          </w:pPr>
          <w:r w:rsidRPr="00F85124">
            <w:t>Enforcement Agency:</w:t>
          </w:r>
        </w:p>
      </w:tc>
      <w:tc>
        <w:tcPr>
          <w:tcW w:w="1292" w:type="pct"/>
        </w:tcPr>
        <w:p w14:paraId="0F7F47B6" w14:textId="77777777" w:rsidR="00FD5324" w:rsidRPr="00F85124" w:rsidRDefault="00FD5324" w:rsidP="00C33BFE">
          <w:pPr>
            <w:pStyle w:val="Style12"/>
          </w:pPr>
          <w:r w:rsidRPr="00F85124">
            <w:t>Permit Number:</w:t>
          </w:r>
        </w:p>
      </w:tc>
    </w:tr>
    <w:tr w:rsidR="00FD5324" w:rsidRPr="00F85124" w14:paraId="0F7F47BB" w14:textId="77777777" w:rsidTr="00450E94">
      <w:trPr>
        <w:cantSplit/>
        <w:trHeight w:val="288"/>
      </w:trPr>
      <w:tc>
        <w:tcPr>
          <w:tcW w:w="0" w:type="auto"/>
        </w:tcPr>
        <w:p w14:paraId="0F7F47B8" w14:textId="77777777" w:rsidR="00FD5324" w:rsidRPr="00F85124" w:rsidRDefault="00FD5324" w:rsidP="00C33BFE">
          <w:pPr>
            <w:pStyle w:val="Style12"/>
            <w:rPr>
              <w:vertAlign w:val="superscript"/>
            </w:rPr>
          </w:pPr>
          <w:r w:rsidRPr="00F85124">
            <w:t>Dwelling Address:</w:t>
          </w:r>
        </w:p>
      </w:tc>
      <w:tc>
        <w:tcPr>
          <w:tcW w:w="1471" w:type="pct"/>
          <w:gridSpan w:val="2"/>
        </w:tcPr>
        <w:p w14:paraId="0F7F47B9" w14:textId="77777777" w:rsidR="00FD5324" w:rsidRPr="00F85124" w:rsidRDefault="00FD5324" w:rsidP="00C33BFE">
          <w:pPr>
            <w:pStyle w:val="Style12"/>
            <w:rPr>
              <w:vertAlign w:val="superscript"/>
            </w:rPr>
          </w:pPr>
          <w:r w:rsidRPr="00F85124">
            <w:t>City</w:t>
          </w:r>
        </w:p>
      </w:tc>
      <w:tc>
        <w:tcPr>
          <w:tcW w:w="1292" w:type="pct"/>
        </w:tcPr>
        <w:p w14:paraId="0F7F47BA" w14:textId="77777777" w:rsidR="00FD5324" w:rsidRPr="00F85124" w:rsidRDefault="00FD5324" w:rsidP="00C33BFE">
          <w:pPr>
            <w:pStyle w:val="Style12"/>
            <w:rPr>
              <w:vertAlign w:val="superscript"/>
            </w:rPr>
          </w:pPr>
          <w:r w:rsidRPr="00F85124">
            <w:t>Zip Code</w:t>
          </w:r>
        </w:p>
      </w:tc>
    </w:tr>
  </w:tbl>
  <w:p w14:paraId="0F7F47BC" w14:textId="77777777" w:rsidR="00FD5324" w:rsidRPr="006D2E42" w:rsidRDefault="00FD5324" w:rsidP="004A16DC">
    <w:pPr>
      <w:pStyle w:val="Header"/>
      <w:spacing w:after="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0CC99F48" w:rsidR="00FD5324" w:rsidRDefault="00FD532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96F39B1" w:rsidR="00FD5324" w:rsidRDefault="00FD53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574"/>
      <w:gridCol w:w="1825"/>
    </w:tblGrid>
    <w:tr w:rsidR="00FD5324" w:rsidRPr="00F85124" w14:paraId="0F7F47CF" w14:textId="77777777" w:rsidTr="0036348A">
      <w:trPr>
        <w:cantSplit/>
        <w:trHeight w:val="288"/>
      </w:trPr>
      <w:tc>
        <w:tcPr>
          <w:tcW w:w="4155" w:type="pct"/>
          <w:gridSpan w:val="2"/>
          <w:tcBorders>
            <w:bottom w:val="single" w:sz="4" w:space="0" w:color="auto"/>
            <w:right w:val="nil"/>
          </w:tcBorders>
          <w:vAlign w:val="center"/>
        </w:tcPr>
        <w:p w14:paraId="0F7F47CD" w14:textId="307F0869" w:rsidR="00FD5324" w:rsidRPr="00F85124" w:rsidRDefault="00FD5324">
          <w:pPr>
            <w:pStyle w:val="Style14"/>
            <w:rPr>
              <w:b/>
            </w:rPr>
          </w:pPr>
          <w:r>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1472742C" w:rsidR="00FD5324" w:rsidRDefault="00FD5324">
          <w:pPr>
            <w:pStyle w:val="Style15"/>
            <w:rPr>
              <w:b/>
            </w:rPr>
          </w:pPr>
          <w:r>
            <w:t>CF3R-PLB-22-H</w:t>
          </w:r>
        </w:p>
      </w:tc>
    </w:tr>
    <w:tr w:rsidR="00FD5324" w:rsidRPr="00F85124" w14:paraId="0F7F47D2" w14:textId="77777777" w:rsidTr="00C33BFE">
      <w:trPr>
        <w:cantSplit/>
        <w:trHeight w:val="288"/>
      </w:trPr>
      <w:tc>
        <w:tcPr>
          <w:tcW w:w="2500" w:type="pct"/>
          <w:tcBorders>
            <w:right w:val="nil"/>
          </w:tcBorders>
        </w:tcPr>
        <w:p w14:paraId="0F7F47D0" w14:textId="77777777" w:rsidR="00FD5324" w:rsidRPr="00F85124" w:rsidRDefault="00FD5324" w:rsidP="00C33BFE">
          <w:pPr>
            <w:pStyle w:val="Style10"/>
            <w:rPr>
              <w:sz w:val="12"/>
              <w:szCs w:val="12"/>
            </w:rPr>
          </w:pPr>
          <w:r>
            <w:t xml:space="preserve">HERS Verified </w:t>
          </w:r>
          <w:r w:rsidRPr="006D2E42">
            <w:t>Single Dwelling Unit Hot Water System Distribution</w:t>
          </w:r>
        </w:p>
      </w:tc>
      <w:tc>
        <w:tcPr>
          <w:tcW w:w="2500" w:type="pct"/>
          <w:gridSpan w:val="2"/>
          <w:tcBorders>
            <w:left w:val="nil"/>
          </w:tcBorders>
        </w:tcPr>
        <w:p w14:paraId="0F7F47D1" w14:textId="06518D0B"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B7727">
            <w:rPr>
              <w:noProof/>
            </w:rPr>
            <w:t>15</w:t>
          </w:r>
          <w:r>
            <w:rPr>
              <w:noProof/>
            </w:rPr>
            <w:fldChar w:fldCharType="end"/>
          </w:r>
          <w:r w:rsidRPr="00F85124">
            <w:t>)</w:t>
          </w:r>
        </w:p>
      </w:tc>
    </w:tr>
  </w:tbl>
  <w:p w14:paraId="0F7F47D3" w14:textId="3B0538BB" w:rsidR="00FD5324" w:rsidRPr="006D2E42" w:rsidRDefault="00FD5324" w:rsidP="004A16DC">
    <w:pPr>
      <w:pStyle w:val="Header"/>
      <w:spacing w:after="0"/>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652C8ECD" w:rsidR="00FD5324" w:rsidRDefault="00FD53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DAF"/>
    <w:multiLevelType w:val="hybridMultilevel"/>
    <w:tmpl w:val="8B5CB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A7E2B"/>
    <w:multiLevelType w:val="hybridMultilevel"/>
    <w:tmpl w:val="9CCCBE0A"/>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47EF1"/>
    <w:multiLevelType w:val="hybridMultilevel"/>
    <w:tmpl w:val="092C2240"/>
    <w:lvl w:ilvl="0" w:tplc="9C5E6B9C">
      <w:start w:val="1"/>
      <w:numFmt w:val="bullet"/>
      <w:lvlText w:val=""/>
      <w:lvlJc w:val="left"/>
      <w:pPr>
        <w:ind w:left="720" w:hanging="360"/>
      </w:pPr>
      <w:rPr>
        <w:rFonts w:ascii="Wingdings" w:eastAsia="Times New Roman" w:hAnsi="Wingdings" w:cs="Times New Roman" w:hint="default"/>
      </w:rPr>
    </w:lvl>
    <w:lvl w:ilvl="1" w:tplc="A45621D6" w:tentative="1">
      <w:start w:val="1"/>
      <w:numFmt w:val="bullet"/>
      <w:lvlText w:val="o"/>
      <w:lvlJc w:val="left"/>
      <w:pPr>
        <w:ind w:left="1440" w:hanging="360"/>
      </w:pPr>
      <w:rPr>
        <w:rFonts w:ascii="Courier New" w:hAnsi="Courier New" w:cs="Courier New" w:hint="default"/>
      </w:rPr>
    </w:lvl>
    <w:lvl w:ilvl="2" w:tplc="7968032E" w:tentative="1">
      <w:start w:val="1"/>
      <w:numFmt w:val="bullet"/>
      <w:lvlText w:val=""/>
      <w:lvlJc w:val="left"/>
      <w:pPr>
        <w:ind w:left="2160" w:hanging="360"/>
      </w:pPr>
      <w:rPr>
        <w:rFonts w:ascii="Wingdings" w:hAnsi="Wingdings" w:hint="default"/>
      </w:rPr>
    </w:lvl>
    <w:lvl w:ilvl="3" w:tplc="7E863E1C" w:tentative="1">
      <w:start w:val="1"/>
      <w:numFmt w:val="bullet"/>
      <w:lvlText w:val=""/>
      <w:lvlJc w:val="left"/>
      <w:pPr>
        <w:ind w:left="2880" w:hanging="360"/>
      </w:pPr>
      <w:rPr>
        <w:rFonts w:ascii="Symbol" w:hAnsi="Symbol" w:hint="default"/>
      </w:rPr>
    </w:lvl>
    <w:lvl w:ilvl="4" w:tplc="480A10A2" w:tentative="1">
      <w:start w:val="1"/>
      <w:numFmt w:val="bullet"/>
      <w:lvlText w:val="o"/>
      <w:lvlJc w:val="left"/>
      <w:pPr>
        <w:ind w:left="3600" w:hanging="360"/>
      </w:pPr>
      <w:rPr>
        <w:rFonts w:ascii="Courier New" w:hAnsi="Courier New" w:cs="Courier New" w:hint="default"/>
      </w:rPr>
    </w:lvl>
    <w:lvl w:ilvl="5" w:tplc="75BC404C" w:tentative="1">
      <w:start w:val="1"/>
      <w:numFmt w:val="bullet"/>
      <w:lvlText w:val=""/>
      <w:lvlJc w:val="left"/>
      <w:pPr>
        <w:ind w:left="4320" w:hanging="360"/>
      </w:pPr>
      <w:rPr>
        <w:rFonts w:ascii="Wingdings" w:hAnsi="Wingdings" w:hint="default"/>
      </w:rPr>
    </w:lvl>
    <w:lvl w:ilvl="6" w:tplc="F2D44DA4" w:tentative="1">
      <w:start w:val="1"/>
      <w:numFmt w:val="bullet"/>
      <w:lvlText w:val=""/>
      <w:lvlJc w:val="left"/>
      <w:pPr>
        <w:ind w:left="5040" w:hanging="360"/>
      </w:pPr>
      <w:rPr>
        <w:rFonts w:ascii="Symbol" w:hAnsi="Symbol" w:hint="default"/>
      </w:rPr>
    </w:lvl>
    <w:lvl w:ilvl="7" w:tplc="E42AD36A" w:tentative="1">
      <w:start w:val="1"/>
      <w:numFmt w:val="bullet"/>
      <w:lvlText w:val="o"/>
      <w:lvlJc w:val="left"/>
      <w:pPr>
        <w:ind w:left="5760" w:hanging="360"/>
      </w:pPr>
      <w:rPr>
        <w:rFonts w:ascii="Courier New" w:hAnsi="Courier New" w:cs="Courier New" w:hint="default"/>
      </w:rPr>
    </w:lvl>
    <w:lvl w:ilvl="8" w:tplc="18B2B1C6" w:tentative="1">
      <w:start w:val="1"/>
      <w:numFmt w:val="bullet"/>
      <w:lvlText w:val=""/>
      <w:lvlJc w:val="left"/>
      <w:pPr>
        <w:ind w:left="6480" w:hanging="360"/>
      </w:pPr>
      <w:rPr>
        <w:rFonts w:ascii="Wingdings" w:hAnsi="Wingdings" w:hint="default"/>
      </w:rPr>
    </w:lvl>
  </w:abstractNum>
  <w:abstractNum w:abstractNumId="3"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C1AE1"/>
    <w:multiLevelType w:val="hybridMultilevel"/>
    <w:tmpl w:val="C0E22402"/>
    <w:lvl w:ilvl="0" w:tplc="CEBA60C4">
      <w:start w:val="1"/>
      <w:numFmt w:val="bullet"/>
      <w:lvlText w:val=""/>
      <w:lvlJc w:val="left"/>
      <w:pPr>
        <w:ind w:left="1080" w:hanging="360"/>
      </w:pPr>
      <w:rPr>
        <w:rFonts w:ascii="Wingdings" w:eastAsia="Times New Roman" w:hAnsi="Wingdings" w:cs="Times New Roman" w:hint="default"/>
      </w:rPr>
    </w:lvl>
    <w:lvl w:ilvl="1" w:tplc="CCC89B78" w:tentative="1">
      <w:start w:val="1"/>
      <w:numFmt w:val="bullet"/>
      <w:lvlText w:val="o"/>
      <w:lvlJc w:val="left"/>
      <w:pPr>
        <w:ind w:left="1800" w:hanging="360"/>
      </w:pPr>
      <w:rPr>
        <w:rFonts w:ascii="Courier New" w:hAnsi="Courier New" w:cs="Courier New" w:hint="default"/>
      </w:rPr>
    </w:lvl>
    <w:lvl w:ilvl="2" w:tplc="F9B88B40" w:tentative="1">
      <w:start w:val="1"/>
      <w:numFmt w:val="bullet"/>
      <w:lvlText w:val=""/>
      <w:lvlJc w:val="left"/>
      <w:pPr>
        <w:ind w:left="2520" w:hanging="360"/>
      </w:pPr>
      <w:rPr>
        <w:rFonts w:ascii="Wingdings" w:hAnsi="Wingdings" w:hint="default"/>
      </w:rPr>
    </w:lvl>
    <w:lvl w:ilvl="3" w:tplc="978EBE2E" w:tentative="1">
      <w:start w:val="1"/>
      <w:numFmt w:val="bullet"/>
      <w:lvlText w:val=""/>
      <w:lvlJc w:val="left"/>
      <w:pPr>
        <w:ind w:left="3240" w:hanging="360"/>
      </w:pPr>
      <w:rPr>
        <w:rFonts w:ascii="Symbol" w:hAnsi="Symbol" w:hint="default"/>
      </w:rPr>
    </w:lvl>
    <w:lvl w:ilvl="4" w:tplc="65C25BE6" w:tentative="1">
      <w:start w:val="1"/>
      <w:numFmt w:val="bullet"/>
      <w:lvlText w:val="o"/>
      <w:lvlJc w:val="left"/>
      <w:pPr>
        <w:ind w:left="3960" w:hanging="360"/>
      </w:pPr>
      <w:rPr>
        <w:rFonts w:ascii="Courier New" w:hAnsi="Courier New" w:cs="Courier New" w:hint="default"/>
      </w:rPr>
    </w:lvl>
    <w:lvl w:ilvl="5" w:tplc="1BF83DFA" w:tentative="1">
      <w:start w:val="1"/>
      <w:numFmt w:val="bullet"/>
      <w:lvlText w:val=""/>
      <w:lvlJc w:val="left"/>
      <w:pPr>
        <w:ind w:left="4680" w:hanging="360"/>
      </w:pPr>
      <w:rPr>
        <w:rFonts w:ascii="Wingdings" w:hAnsi="Wingdings" w:hint="default"/>
      </w:rPr>
    </w:lvl>
    <w:lvl w:ilvl="6" w:tplc="06D42D4C" w:tentative="1">
      <w:start w:val="1"/>
      <w:numFmt w:val="bullet"/>
      <w:lvlText w:val=""/>
      <w:lvlJc w:val="left"/>
      <w:pPr>
        <w:ind w:left="5400" w:hanging="360"/>
      </w:pPr>
      <w:rPr>
        <w:rFonts w:ascii="Symbol" w:hAnsi="Symbol" w:hint="default"/>
      </w:rPr>
    </w:lvl>
    <w:lvl w:ilvl="7" w:tplc="425AC2F2" w:tentative="1">
      <w:start w:val="1"/>
      <w:numFmt w:val="bullet"/>
      <w:lvlText w:val="o"/>
      <w:lvlJc w:val="left"/>
      <w:pPr>
        <w:ind w:left="6120" w:hanging="360"/>
      </w:pPr>
      <w:rPr>
        <w:rFonts w:ascii="Courier New" w:hAnsi="Courier New" w:cs="Courier New" w:hint="default"/>
      </w:rPr>
    </w:lvl>
    <w:lvl w:ilvl="8" w:tplc="592677AC" w:tentative="1">
      <w:start w:val="1"/>
      <w:numFmt w:val="bullet"/>
      <w:lvlText w:val=""/>
      <w:lvlJc w:val="left"/>
      <w:pPr>
        <w:ind w:left="6840" w:hanging="360"/>
      </w:pPr>
      <w:rPr>
        <w:rFonts w:ascii="Wingdings" w:hAnsi="Wingdings" w:hint="default"/>
      </w:rPr>
    </w:lvl>
  </w:abstractNum>
  <w:abstractNum w:abstractNumId="5" w15:restartNumberingAfterBreak="0">
    <w:nsid w:val="13357B3B"/>
    <w:multiLevelType w:val="hybridMultilevel"/>
    <w:tmpl w:val="A036D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960B0C"/>
    <w:multiLevelType w:val="hybridMultilevel"/>
    <w:tmpl w:val="E4063AB6"/>
    <w:lvl w:ilvl="0" w:tplc="0C00B32C">
      <w:start w:val="13"/>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5758F"/>
    <w:multiLevelType w:val="hybridMultilevel"/>
    <w:tmpl w:val="3FE6C032"/>
    <w:lvl w:ilvl="0" w:tplc="1F74F818">
      <w:start w:val="1"/>
      <w:numFmt w:val="bullet"/>
      <w:lvlText w:val=""/>
      <w:lvlJc w:val="left"/>
      <w:pPr>
        <w:ind w:left="720" w:hanging="360"/>
      </w:pPr>
      <w:rPr>
        <w:rFonts w:ascii="Wingdings" w:eastAsia="Times New Roman" w:hAnsi="Wingdings" w:cs="Times New Roman" w:hint="default"/>
      </w:rPr>
    </w:lvl>
    <w:lvl w:ilvl="1" w:tplc="57ACE242" w:tentative="1">
      <w:start w:val="1"/>
      <w:numFmt w:val="bullet"/>
      <w:lvlText w:val="o"/>
      <w:lvlJc w:val="left"/>
      <w:pPr>
        <w:ind w:left="1440" w:hanging="360"/>
      </w:pPr>
      <w:rPr>
        <w:rFonts w:ascii="Courier New" w:hAnsi="Courier New" w:cs="Courier New" w:hint="default"/>
      </w:rPr>
    </w:lvl>
    <w:lvl w:ilvl="2" w:tplc="AB766C9C" w:tentative="1">
      <w:start w:val="1"/>
      <w:numFmt w:val="bullet"/>
      <w:lvlText w:val=""/>
      <w:lvlJc w:val="left"/>
      <w:pPr>
        <w:ind w:left="2160" w:hanging="360"/>
      </w:pPr>
      <w:rPr>
        <w:rFonts w:ascii="Wingdings" w:hAnsi="Wingdings" w:hint="default"/>
      </w:rPr>
    </w:lvl>
    <w:lvl w:ilvl="3" w:tplc="F54ADC4A" w:tentative="1">
      <w:start w:val="1"/>
      <w:numFmt w:val="bullet"/>
      <w:lvlText w:val=""/>
      <w:lvlJc w:val="left"/>
      <w:pPr>
        <w:ind w:left="2880" w:hanging="360"/>
      </w:pPr>
      <w:rPr>
        <w:rFonts w:ascii="Symbol" w:hAnsi="Symbol" w:hint="default"/>
      </w:rPr>
    </w:lvl>
    <w:lvl w:ilvl="4" w:tplc="B2E6D39E" w:tentative="1">
      <w:start w:val="1"/>
      <w:numFmt w:val="bullet"/>
      <w:lvlText w:val="o"/>
      <w:lvlJc w:val="left"/>
      <w:pPr>
        <w:ind w:left="3600" w:hanging="360"/>
      </w:pPr>
      <w:rPr>
        <w:rFonts w:ascii="Courier New" w:hAnsi="Courier New" w:cs="Courier New" w:hint="default"/>
      </w:rPr>
    </w:lvl>
    <w:lvl w:ilvl="5" w:tplc="D0E45D38" w:tentative="1">
      <w:start w:val="1"/>
      <w:numFmt w:val="bullet"/>
      <w:lvlText w:val=""/>
      <w:lvlJc w:val="left"/>
      <w:pPr>
        <w:ind w:left="4320" w:hanging="360"/>
      </w:pPr>
      <w:rPr>
        <w:rFonts w:ascii="Wingdings" w:hAnsi="Wingdings" w:hint="default"/>
      </w:rPr>
    </w:lvl>
    <w:lvl w:ilvl="6" w:tplc="C9C87056" w:tentative="1">
      <w:start w:val="1"/>
      <w:numFmt w:val="bullet"/>
      <w:lvlText w:val=""/>
      <w:lvlJc w:val="left"/>
      <w:pPr>
        <w:ind w:left="5040" w:hanging="360"/>
      </w:pPr>
      <w:rPr>
        <w:rFonts w:ascii="Symbol" w:hAnsi="Symbol" w:hint="default"/>
      </w:rPr>
    </w:lvl>
    <w:lvl w:ilvl="7" w:tplc="F47CE41C" w:tentative="1">
      <w:start w:val="1"/>
      <w:numFmt w:val="bullet"/>
      <w:lvlText w:val="o"/>
      <w:lvlJc w:val="left"/>
      <w:pPr>
        <w:ind w:left="5760" w:hanging="360"/>
      </w:pPr>
      <w:rPr>
        <w:rFonts w:ascii="Courier New" w:hAnsi="Courier New" w:cs="Courier New" w:hint="default"/>
      </w:rPr>
    </w:lvl>
    <w:lvl w:ilvl="8" w:tplc="8220952A" w:tentative="1">
      <w:start w:val="1"/>
      <w:numFmt w:val="bullet"/>
      <w:lvlText w:val=""/>
      <w:lvlJc w:val="left"/>
      <w:pPr>
        <w:ind w:left="6480" w:hanging="360"/>
      </w:pPr>
      <w:rPr>
        <w:rFonts w:ascii="Wingdings" w:hAnsi="Wingdings" w:hint="default"/>
      </w:rPr>
    </w:lvl>
  </w:abstractNum>
  <w:abstractNum w:abstractNumId="8" w15:restartNumberingAfterBreak="0">
    <w:nsid w:val="172E796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718D9"/>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231E4D"/>
    <w:multiLevelType w:val="hybridMultilevel"/>
    <w:tmpl w:val="98BA8574"/>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22E447D3"/>
    <w:multiLevelType w:val="hybridMultilevel"/>
    <w:tmpl w:val="EBFCAFC4"/>
    <w:lvl w:ilvl="0" w:tplc="958489F4">
      <w:start w:val="1"/>
      <w:numFmt w:val="bullet"/>
      <w:lvlText w:val=""/>
      <w:lvlJc w:val="left"/>
      <w:pPr>
        <w:ind w:left="360" w:hanging="360"/>
      </w:pPr>
      <w:rPr>
        <w:rFonts w:ascii="Wingdings" w:eastAsia="Times New Roman" w:hAnsi="Wingdings" w:cs="Times New Roman" w:hint="default"/>
      </w:rPr>
    </w:lvl>
    <w:lvl w:ilvl="1" w:tplc="F40C0DD6" w:tentative="1">
      <w:start w:val="1"/>
      <w:numFmt w:val="bullet"/>
      <w:lvlText w:val="o"/>
      <w:lvlJc w:val="left"/>
      <w:pPr>
        <w:ind w:left="1080" w:hanging="360"/>
      </w:pPr>
      <w:rPr>
        <w:rFonts w:ascii="Courier New" w:hAnsi="Courier New" w:cs="Courier New" w:hint="default"/>
      </w:rPr>
    </w:lvl>
    <w:lvl w:ilvl="2" w:tplc="290897FC" w:tentative="1">
      <w:start w:val="1"/>
      <w:numFmt w:val="bullet"/>
      <w:lvlText w:val=""/>
      <w:lvlJc w:val="left"/>
      <w:pPr>
        <w:ind w:left="1800" w:hanging="360"/>
      </w:pPr>
      <w:rPr>
        <w:rFonts w:ascii="Wingdings" w:hAnsi="Wingdings" w:hint="default"/>
      </w:rPr>
    </w:lvl>
    <w:lvl w:ilvl="3" w:tplc="1BE6B13A" w:tentative="1">
      <w:start w:val="1"/>
      <w:numFmt w:val="bullet"/>
      <w:lvlText w:val=""/>
      <w:lvlJc w:val="left"/>
      <w:pPr>
        <w:ind w:left="2520" w:hanging="360"/>
      </w:pPr>
      <w:rPr>
        <w:rFonts w:ascii="Symbol" w:hAnsi="Symbol" w:hint="default"/>
      </w:rPr>
    </w:lvl>
    <w:lvl w:ilvl="4" w:tplc="AF225478" w:tentative="1">
      <w:start w:val="1"/>
      <w:numFmt w:val="bullet"/>
      <w:lvlText w:val="o"/>
      <w:lvlJc w:val="left"/>
      <w:pPr>
        <w:ind w:left="3240" w:hanging="360"/>
      </w:pPr>
      <w:rPr>
        <w:rFonts w:ascii="Courier New" w:hAnsi="Courier New" w:cs="Courier New" w:hint="default"/>
      </w:rPr>
    </w:lvl>
    <w:lvl w:ilvl="5" w:tplc="E29620E4" w:tentative="1">
      <w:start w:val="1"/>
      <w:numFmt w:val="bullet"/>
      <w:lvlText w:val=""/>
      <w:lvlJc w:val="left"/>
      <w:pPr>
        <w:ind w:left="3960" w:hanging="360"/>
      </w:pPr>
      <w:rPr>
        <w:rFonts w:ascii="Wingdings" w:hAnsi="Wingdings" w:hint="default"/>
      </w:rPr>
    </w:lvl>
    <w:lvl w:ilvl="6" w:tplc="4252D3D6" w:tentative="1">
      <w:start w:val="1"/>
      <w:numFmt w:val="bullet"/>
      <w:lvlText w:val=""/>
      <w:lvlJc w:val="left"/>
      <w:pPr>
        <w:ind w:left="4680" w:hanging="360"/>
      </w:pPr>
      <w:rPr>
        <w:rFonts w:ascii="Symbol" w:hAnsi="Symbol" w:hint="default"/>
      </w:rPr>
    </w:lvl>
    <w:lvl w:ilvl="7" w:tplc="6294376C" w:tentative="1">
      <w:start w:val="1"/>
      <w:numFmt w:val="bullet"/>
      <w:lvlText w:val="o"/>
      <w:lvlJc w:val="left"/>
      <w:pPr>
        <w:ind w:left="5400" w:hanging="360"/>
      </w:pPr>
      <w:rPr>
        <w:rFonts w:ascii="Courier New" w:hAnsi="Courier New" w:cs="Courier New" w:hint="default"/>
      </w:rPr>
    </w:lvl>
    <w:lvl w:ilvl="8" w:tplc="94004088" w:tentative="1">
      <w:start w:val="1"/>
      <w:numFmt w:val="bullet"/>
      <w:lvlText w:val=""/>
      <w:lvlJc w:val="left"/>
      <w:pPr>
        <w:ind w:left="6120" w:hanging="360"/>
      </w:pPr>
      <w:rPr>
        <w:rFonts w:ascii="Wingdings" w:hAnsi="Wingdings" w:hint="default"/>
      </w:rPr>
    </w:lvl>
  </w:abstractNum>
  <w:abstractNum w:abstractNumId="12"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D84380"/>
    <w:multiLevelType w:val="hybridMultilevel"/>
    <w:tmpl w:val="BC106A2E"/>
    <w:lvl w:ilvl="0" w:tplc="26F85B26">
      <w:start w:val="1"/>
      <w:numFmt w:val="upperLetter"/>
      <w:lvlText w:val="%1."/>
      <w:lvlJc w:val="left"/>
      <w:pPr>
        <w:ind w:left="1080" w:hanging="360"/>
      </w:pPr>
      <w:rPr>
        <w:rFonts w:ascii="Times New Roman" w:hAnsi="Times New Roman" w:cs="Times New Roman" w:hint="default"/>
        <w:sz w:val="20"/>
        <w:szCs w:val="20"/>
      </w:rPr>
    </w:lvl>
    <w:lvl w:ilvl="1" w:tplc="167601BA">
      <w:start w:val="1"/>
      <w:numFmt w:val="decimal"/>
      <w:lvlText w:val="%2."/>
      <w:lvlJc w:val="left"/>
      <w:pPr>
        <w:tabs>
          <w:tab w:val="num" w:pos="1440"/>
        </w:tabs>
        <w:ind w:left="1440" w:hanging="360"/>
      </w:pPr>
    </w:lvl>
    <w:lvl w:ilvl="2" w:tplc="A2AE6974">
      <w:start w:val="1"/>
      <w:numFmt w:val="decimal"/>
      <w:lvlText w:val="%3."/>
      <w:lvlJc w:val="left"/>
      <w:pPr>
        <w:tabs>
          <w:tab w:val="num" w:pos="2160"/>
        </w:tabs>
        <w:ind w:left="2160" w:hanging="360"/>
      </w:pPr>
    </w:lvl>
    <w:lvl w:ilvl="3" w:tplc="E6F4A9C4">
      <w:start w:val="1"/>
      <w:numFmt w:val="decimal"/>
      <w:lvlText w:val="%4."/>
      <w:lvlJc w:val="left"/>
      <w:pPr>
        <w:tabs>
          <w:tab w:val="num" w:pos="2880"/>
        </w:tabs>
        <w:ind w:left="2880" w:hanging="360"/>
      </w:pPr>
    </w:lvl>
    <w:lvl w:ilvl="4" w:tplc="45F6437A">
      <w:start w:val="1"/>
      <w:numFmt w:val="decimal"/>
      <w:lvlText w:val="%5."/>
      <w:lvlJc w:val="left"/>
      <w:pPr>
        <w:tabs>
          <w:tab w:val="num" w:pos="3600"/>
        </w:tabs>
        <w:ind w:left="3600" w:hanging="360"/>
      </w:pPr>
    </w:lvl>
    <w:lvl w:ilvl="5" w:tplc="F2507282">
      <w:start w:val="1"/>
      <w:numFmt w:val="decimal"/>
      <w:lvlText w:val="%6."/>
      <w:lvlJc w:val="left"/>
      <w:pPr>
        <w:tabs>
          <w:tab w:val="num" w:pos="4320"/>
        </w:tabs>
        <w:ind w:left="4320" w:hanging="360"/>
      </w:pPr>
    </w:lvl>
    <w:lvl w:ilvl="6" w:tplc="51F818D2">
      <w:start w:val="1"/>
      <w:numFmt w:val="decimal"/>
      <w:lvlText w:val="%7."/>
      <w:lvlJc w:val="left"/>
      <w:pPr>
        <w:tabs>
          <w:tab w:val="num" w:pos="5040"/>
        </w:tabs>
        <w:ind w:left="5040" w:hanging="360"/>
      </w:pPr>
    </w:lvl>
    <w:lvl w:ilvl="7" w:tplc="A3CAE9DE">
      <w:start w:val="1"/>
      <w:numFmt w:val="decimal"/>
      <w:lvlText w:val="%8."/>
      <w:lvlJc w:val="left"/>
      <w:pPr>
        <w:tabs>
          <w:tab w:val="num" w:pos="5760"/>
        </w:tabs>
        <w:ind w:left="5760" w:hanging="360"/>
      </w:pPr>
    </w:lvl>
    <w:lvl w:ilvl="8" w:tplc="6DFA9DEE">
      <w:start w:val="1"/>
      <w:numFmt w:val="decimal"/>
      <w:lvlText w:val="%9."/>
      <w:lvlJc w:val="left"/>
      <w:pPr>
        <w:tabs>
          <w:tab w:val="num" w:pos="6480"/>
        </w:tabs>
        <w:ind w:left="6480" w:hanging="360"/>
      </w:pPr>
    </w:lvl>
  </w:abstractNum>
  <w:abstractNum w:abstractNumId="14"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DE4521"/>
    <w:multiLevelType w:val="hybridMultilevel"/>
    <w:tmpl w:val="A9361528"/>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3679710B"/>
    <w:multiLevelType w:val="hybridMultilevel"/>
    <w:tmpl w:val="19DEC136"/>
    <w:lvl w:ilvl="0" w:tplc="BEA8C7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9"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20" w15:restartNumberingAfterBreak="0">
    <w:nsid w:val="36CF7239"/>
    <w:multiLevelType w:val="hybridMultilevel"/>
    <w:tmpl w:val="EE802EA6"/>
    <w:lvl w:ilvl="0" w:tplc="FE9095DE">
      <w:start w:val="1"/>
      <w:numFmt w:val="decimal"/>
      <w:lvlText w:val="%1."/>
      <w:lvlJc w:val="left"/>
      <w:pPr>
        <w:ind w:left="720" w:hanging="360"/>
      </w:pPr>
    </w:lvl>
    <w:lvl w:ilvl="1" w:tplc="CFAC9F6E" w:tentative="1">
      <w:start w:val="1"/>
      <w:numFmt w:val="lowerLetter"/>
      <w:lvlText w:val="%2."/>
      <w:lvlJc w:val="left"/>
      <w:pPr>
        <w:ind w:left="1440" w:hanging="360"/>
      </w:pPr>
    </w:lvl>
    <w:lvl w:ilvl="2" w:tplc="CBE6B46A" w:tentative="1">
      <w:start w:val="1"/>
      <w:numFmt w:val="lowerRoman"/>
      <w:lvlText w:val="%3."/>
      <w:lvlJc w:val="right"/>
      <w:pPr>
        <w:ind w:left="2160" w:hanging="180"/>
      </w:pPr>
    </w:lvl>
    <w:lvl w:ilvl="3" w:tplc="E12614D8" w:tentative="1">
      <w:start w:val="1"/>
      <w:numFmt w:val="decimal"/>
      <w:lvlText w:val="%4."/>
      <w:lvlJc w:val="left"/>
      <w:pPr>
        <w:ind w:left="2880" w:hanging="360"/>
      </w:pPr>
    </w:lvl>
    <w:lvl w:ilvl="4" w:tplc="12F46CAE" w:tentative="1">
      <w:start w:val="1"/>
      <w:numFmt w:val="lowerLetter"/>
      <w:lvlText w:val="%5."/>
      <w:lvlJc w:val="left"/>
      <w:pPr>
        <w:ind w:left="3600" w:hanging="360"/>
      </w:pPr>
    </w:lvl>
    <w:lvl w:ilvl="5" w:tplc="B4FA5E1E" w:tentative="1">
      <w:start w:val="1"/>
      <w:numFmt w:val="lowerRoman"/>
      <w:lvlText w:val="%6."/>
      <w:lvlJc w:val="right"/>
      <w:pPr>
        <w:ind w:left="4320" w:hanging="180"/>
      </w:pPr>
    </w:lvl>
    <w:lvl w:ilvl="6" w:tplc="40F0C45A" w:tentative="1">
      <w:start w:val="1"/>
      <w:numFmt w:val="decimal"/>
      <w:lvlText w:val="%7."/>
      <w:lvlJc w:val="left"/>
      <w:pPr>
        <w:ind w:left="5040" w:hanging="360"/>
      </w:pPr>
    </w:lvl>
    <w:lvl w:ilvl="7" w:tplc="4FB2D9C0" w:tentative="1">
      <w:start w:val="1"/>
      <w:numFmt w:val="lowerLetter"/>
      <w:lvlText w:val="%8."/>
      <w:lvlJc w:val="left"/>
      <w:pPr>
        <w:ind w:left="5760" w:hanging="360"/>
      </w:pPr>
    </w:lvl>
    <w:lvl w:ilvl="8" w:tplc="3BD24178" w:tentative="1">
      <w:start w:val="1"/>
      <w:numFmt w:val="lowerRoman"/>
      <w:lvlText w:val="%9."/>
      <w:lvlJc w:val="right"/>
      <w:pPr>
        <w:ind w:left="6480" w:hanging="180"/>
      </w:pPr>
    </w:lvl>
  </w:abstractNum>
  <w:abstractNum w:abstractNumId="21" w15:restartNumberingAfterBreak="0">
    <w:nsid w:val="38AA1024"/>
    <w:multiLevelType w:val="hybridMultilevel"/>
    <w:tmpl w:val="BD9CAF00"/>
    <w:lvl w:ilvl="0" w:tplc="5CFA36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EF6E88"/>
    <w:multiLevelType w:val="hybridMultilevel"/>
    <w:tmpl w:val="A698AA24"/>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9C28DB"/>
    <w:multiLevelType w:val="hybridMultilevel"/>
    <w:tmpl w:val="240C220C"/>
    <w:lvl w:ilvl="0" w:tplc="04090001">
      <w:start w:val="1"/>
      <w:numFmt w:val="upperLetter"/>
      <w:lvlText w:val="%1."/>
      <w:lvlJc w:val="left"/>
      <w:pPr>
        <w:ind w:left="1080" w:hanging="360"/>
      </w:p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5" w15:restartNumberingAfterBreak="0">
    <w:nsid w:val="3BAA1BAF"/>
    <w:multiLevelType w:val="hybridMultilevel"/>
    <w:tmpl w:val="1728BAC0"/>
    <w:lvl w:ilvl="0" w:tplc="04090015">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6" w15:restartNumberingAfterBreak="0">
    <w:nsid w:val="3BBA0795"/>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27" w15:restartNumberingAfterBreak="0">
    <w:nsid w:val="3DF934C8"/>
    <w:multiLevelType w:val="hybridMultilevel"/>
    <w:tmpl w:val="A0BA9B86"/>
    <w:lvl w:ilvl="0" w:tplc="5CFA361A">
      <w:start w:val="1"/>
      <w:numFmt w:val="upperLetter"/>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413D7A35"/>
    <w:multiLevelType w:val="hybridMultilevel"/>
    <w:tmpl w:val="1BD064B0"/>
    <w:lvl w:ilvl="0" w:tplc="04090015">
      <w:start w:val="15"/>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A10561"/>
    <w:multiLevelType w:val="hybridMultilevel"/>
    <w:tmpl w:val="FDA6901E"/>
    <w:lvl w:ilvl="0" w:tplc="70249C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0" w15:restartNumberingAfterBreak="0">
    <w:nsid w:val="4C616596"/>
    <w:multiLevelType w:val="hybridMultilevel"/>
    <w:tmpl w:val="EED869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2"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B3090A"/>
    <w:multiLevelType w:val="hybridMultilevel"/>
    <w:tmpl w:val="679AE870"/>
    <w:lvl w:ilvl="0" w:tplc="927E99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39551D"/>
    <w:multiLevelType w:val="hybridMultilevel"/>
    <w:tmpl w:val="FE40A2C0"/>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6" w15:restartNumberingAfterBreak="0">
    <w:nsid w:val="59D878E1"/>
    <w:multiLevelType w:val="hybridMultilevel"/>
    <w:tmpl w:val="07269324"/>
    <w:lvl w:ilvl="0" w:tplc="5FE2B916">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FC5519"/>
    <w:multiLevelType w:val="hybridMultilevel"/>
    <w:tmpl w:val="33861E72"/>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6144A7"/>
    <w:multiLevelType w:val="hybridMultilevel"/>
    <w:tmpl w:val="5A74970C"/>
    <w:lvl w:ilvl="0" w:tplc="04090001">
      <w:start w:val="1"/>
      <w:numFmt w:val="upperLetter"/>
      <w:lvlText w:val="%1."/>
      <w:lvlJc w:val="left"/>
      <w:pPr>
        <w:ind w:left="720" w:hanging="360"/>
      </w:p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41" w15:restartNumberingAfterBreak="0">
    <w:nsid w:val="6BC53FAE"/>
    <w:multiLevelType w:val="hybridMultilevel"/>
    <w:tmpl w:val="8F5E6C9E"/>
    <w:lvl w:ilvl="0" w:tplc="04090015">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2"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381809"/>
    <w:multiLevelType w:val="hybridMultilevel"/>
    <w:tmpl w:val="23C222D2"/>
    <w:lvl w:ilvl="0" w:tplc="0409000F">
      <w:start w:val="3"/>
      <w:numFmt w:val="bullet"/>
      <w:lvlText w:val="-"/>
      <w:lvlJc w:val="left"/>
      <w:pPr>
        <w:ind w:left="720" w:hanging="360"/>
      </w:pPr>
      <w:rPr>
        <w:rFonts w:ascii="Calibri" w:eastAsia="Calibri" w:hAnsi="Calibri"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5" w15:restartNumberingAfterBreak="0">
    <w:nsid w:val="73531AE5"/>
    <w:multiLevelType w:val="hybridMultilevel"/>
    <w:tmpl w:val="5A74970C"/>
    <w:lvl w:ilvl="0" w:tplc="04090001">
      <w:start w:val="1"/>
      <w:numFmt w:val="upperLetter"/>
      <w:lvlText w:val="%1."/>
      <w:lvlJc w:val="left"/>
      <w:pPr>
        <w:ind w:left="108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6" w15:restartNumberingAfterBreak="0">
    <w:nsid w:val="74B473ED"/>
    <w:multiLevelType w:val="hybridMultilevel"/>
    <w:tmpl w:val="33BE4A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A13D64"/>
    <w:multiLevelType w:val="hybridMultilevel"/>
    <w:tmpl w:val="5732854C"/>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6D48CB"/>
    <w:multiLevelType w:val="hybridMultilevel"/>
    <w:tmpl w:val="26947862"/>
    <w:lvl w:ilvl="0" w:tplc="FF282ED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1" w15:restartNumberingAfterBreak="0">
    <w:nsid w:val="7CF3511D"/>
    <w:multiLevelType w:val="hybridMultilevel"/>
    <w:tmpl w:val="53D69516"/>
    <w:lvl w:ilvl="0" w:tplc="7090C1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B736A8"/>
    <w:multiLevelType w:val="hybridMultilevel"/>
    <w:tmpl w:val="0ED42F5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7F937AE4"/>
    <w:multiLevelType w:val="hybridMultilevel"/>
    <w:tmpl w:val="948EA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9"/>
  </w:num>
  <w:num w:numId="2">
    <w:abstractNumId w:val="51"/>
  </w:num>
  <w:num w:numId="3">
    <w:abstractNumId w:val="44"/>
  </w:num>
  <w:num w:numId="4">
    <w:abstractNumId w:val="11"/>
  </w:num>
  <w:num w:numId="5">
    <w:abstractNumId w:val="2"/>
  </w:num>
  <w:num w:numId="6">
    <w:abstractNumId w:val="7"/>
  </w:num>
  <w:num w:numId="7">
    <w:abstractNumId w:val="4"/>
  </w:num>
  <w:num w:numId="8">
    <w:abstractNumId w:val="25"/>
  </w:num>
  <w:num w:numId="9">
    <w:abstractNumId w:val="41"/>
  </w:num>
  <w:num w:numId="10">
    <w:abstractNumId w:val="20"/>
  </w:num>
  <w:num w:numId="11">
    <w:abstractNumId w:val="37"/>
  </w:num>
  <w:num w:numId="12">
    <w:abstractNumId w:val="18"/>
  </w:num>
  <w:num w:numId="13">
    <w:abstractNumId w:val="35"/>
  </w:num>
  <w:num w:numId="14">
    <w:abstractNumId w:val="21"/>
  </w:num>
  <w:num w:numId="15">
    <w:abstractNumId w:val="29"/>
  </w:num>
  <w:num w:numId="16">
    <w:abstractNumId w:val="50"/>
  </w:num>
  <w:num w:numId="17">
    <w:abstractNumId w:val="0"/>
  </w:num>
  <w:num w:numId="18">
    <w:abstractNumId w:val="45"/>
  </w:num>
  <w:num w:numId="19">
    <w:abstractNumId w:val="40"/>
  </w:num>
  <w:num w:numId="20">
    <w:abstractNumId w:val="13"/>
  </w:num>
  <w:num w:numId="21">
    <w:abstractNumId w:val="27"/>
  </w:num>
  <w:num w:numId="22">
    <w:abstractNumId w:val="5"/>
  </w:num>
  <w:num w:numId="23">
    <w:abstractNumId w:val="31"/>
  </w:num>
  <w:num w:numId="24">
    <w:abstractNumId w:val="24"/>
  </w:num>
  <w:num w:numId="25">
    <w:abstractNumId w:val="49"/>
  </w:num>
  <w:num w:numId="26">
    <w:abstractNumId w:val="6"/>
  </w:num>
  <w:num w:numId="27">
    <w:abstractNumId w:val="28"/>
  </w:num>
  <w:num w:numId="28">
    <w:abstractNumId w:val="12"/>
  </w:num>
  <w:num w:numId="29">
    <w:abstractNumId w:val="33"/>
  </w:num>
  <w:num w:numId="30">
    <w:abstractNumId w:val="36"/>
  </w:num>
  <w:num w:numId="31">
    <w:abstractNumId w:val="22"/>
  </w:num>
  <w:num w:numId="32">
    <w:abstractNumId w:val="1"/>
  </w:num>
  <w:num w:numId="33">
    <w:abstractNumId w:val="38"/>
  </w:num>
  <w:num w:numId="34">
    <w:abstractNumId w:val="17"/>
  </w:num>
  <w:num w:numId="35">
    <w:abstractNumId w:val="9"/>
  </w:num>
  <w:num w:numId="36">
    <w:abstractNumId w:val="53"/>
  </w:num>
  <w:num w:numId="37">
    <w:abstractNumId w:val="15"/>
  </w:num>
  <w:num w:numId="38">
    <w:abstractNumId w:val="43"/>
  </w:num>
  <w:num w:numId="39">
    <w:abstractNumId w:val="48"/>
  </w:num>
  <w:num w:numId="40">
    <w:abstractNumId w:val="23"/>
  </w:num>
  <w:num w:numId="41">
    <w:abstractNumId w:val="34"/>
  </w:num>
  <w:num w:numId="42">
    <w:abstractNumId w:val="12"/>
    <w:lvlOverride w:ilvl="0">
      <w:startOverride w:val="1"/>
    </w:lvlOverride>
    <w:lvlOverride w:ilvl="1"/>
    <w:lvlOverride w:ilvl="2"/>
    <w:lvlOverride w:ilvl="3"/>
    <w:lvlOverride w:ilvl="4"/>
    <w:lvlOverride w:ilvl="5"/>
    <w:lvlOverride w:ilvl="6"/>
    <w:lvlOverride w:ilvl="7"/>
    <w:lvlOverride w:ilvl="8"/>
  </w:num>
  <w:num w:numId="43">
    <w:abstractNumId w:val="47"/>
  </w:num>
  <w:num w:numId="44">
    <w:abstractNumId w:val="32"/>
  </w:num>
  <w:num w:numId="45">
    <w:abstractNumId w:val="10"/>
  </w:num>
  <w:num w:numId="46">
    <w:abstractNumId w:val="39"/>
  </w:num>
  <w:num w:numId="47">
    <w:abstractNumId w:val="3"/>
  </w:num>
  <w:num w:numId="48">
    <w:abstractNumId w:val="52"/>
  </w:num>
  <w:num w:numId="49">
    <w:abstractNumId w:val="26"/>
  </w:num>
  <w:num w:numId="50">
    <w:abstractNumId w:val="8"/>
  </w:num>
  <w:num w:numId="51">
    <w:abstractNumId w:val="14"/>
  </w:num>
  <w:num w:numId="52">
    <w:abstractNumId w:val="30"/>
  </w:num>
  <w:num w:numId="53">
    <w:abstractNumId w:val="42"/>
  </w:num>
  <w:num w:numId="54">
    <w:abstractNumId w:val="16"/>
  </w:num>
  <w:num w:numId="55">
    <w:abstractNumId w:val="46"/>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Tam, Danny@Energy">
    <w15:presenceInfo w15:providerId="AD" w15:userId="S::Danny.Tam@energy.ca.gov::a6ee4652-f9b2-403d-bfc6-d23a6916fd73"/>
  </w15:person>
  <w15:person w15:author="Geiser, Che@Energy">
    <w15:presenceInfo w15:providerId="AD" w15:userId="S::Che.Geiser@energy.ca.gov::f4cf4352-3862-420c-aa54-a6394c0570e7"/>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trackRevisions/>
  <w:documentProtection w:edit="trackedChanges" w:enforcement="1" w:cryptProviderType="rsaAES" w:cryptAlgorithmClass="hash" w:cryptAlgorithmType="typeAny" w:cryptAlgorithmSid="14" w:cryptSpinCount="100000" w:hash="rL5vGsUSwSKZSeUEO3v+MwS/dwYUbSukNWHxzeIPUdNJlwUrijMMgogAQUY1Y7dN4U/E7+KhJZhu8SSIbx3AWQ==" w:salt="3LyA8pL2PbuT2knCB8nXow=="/>
  <w:defaultTabStop w:val="720"/>
  <w:drawingGridHorizontalSpacing w:val="110"/>
  <w:displayHorizontalDrawingGridEvery w:val="2"/>
  <w:displayVerticalDrawingGridEvery w:val="2"/>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10453"/>
    <w:rsid w:val="00010FF6"/>
    <w:rsid w:val="00013667"/>
    <w:rsid w:val="00020A1B"/>
    <w:rsid w:val="00025661"/>
    <w:rsid w:val="00026F0A"/>
    <w:rsid w:val="000348E3"/>
    <w:rsid w:val="00034C3F"/>
    <w:rsid w:val="00034EAB"/>
    <w:rsid w:val="00035EF9"/>
    <w:rsid w:val="00046302"/>
    <w:rsid w:val="00047C58"/>
    <w:rsid w:val="000546D5"/>
    <w:rsid w:val="0005484E"/>
    <w:rsid w:val="000601F4"/>
    <w:rsid w:val="0006478B"/>
    <w:rsid w:val="00064983"/>
    <w:rsid w:val="00064F9C"/>
    <w:rsid w:val="00065203"/>
    <w:rsid w:val="00072F5C"/>
    <w:rsid w:val="000807DE"/>
    <w:rsid w:val="000849F0"/>
    <w:rsid w:val="00092950"/>
    <w:rsid w:val="00094B34"/>
    <w:rsid w:val="00096D14"/>
    <w:rsid w:val="0009742B"/>
    <w:rsid w:val="000A05A2"/>
    <w:rsid w:val="000A0AFB"/>
    <w:rsid w:val="000B52D6"/>
    <w:rsid w:val="000B7422"/>
    <w:rsid w:val="000B7727"/>
    <w:rsid w:val="000C360A"/>
    <w:rsid w:val="000C6B64"/>
    <w:rsid w:val="000D2396"/>
    <w:rsid w:val="000D25B8"/>
    <w:rsid w:val="000D2BEB"/>
    <w:rsid w:val="000D3D9E"/>
    <w:rsid w:val="000D4598"/>
    <w:rsid w:val="000D610A"/>
    <w:rsid w:val="000E1685"/>
    <w:rsid w:val="000E45E2"/>
    <w:rsid w:val="000E6115"/>
    <w:rsid w:val="000F1D06"/>
    <w:rsid w:val="000F75BC"/>
    <w:rsid w:val="00113182"/>
    <w:rsid w:val="0012169B"/>
    <w:rsid w:val="00122A6B"/>
    <w:rsid w:val="00122DFF"/>
    <w:rsid w:val="001233C7"/>
    <w:rsid w:val="0013071A"/>
    <w:rsid w:val="00130C73"/>
    <w:rsid w:val="00132963"/>
    <w:rsid w:val="00132ED8"/>
    <w:rsid w:val="0013538D"/>
    <w:rsid w:val="00136975"/>
    <w:rsid w:val="001379AE"/>
    <w:rsid w:val="001416A8"/>
    <w:rsid w:val="001418FF"/>
    <w:rsid w:val="0014483B"/>
    <w:rsid w:val="00144AB7"/>
    <w:rsid w:val="001455A6"/>
    <w:rsid w:val="00147EA4"/>
    <w:rsid w:val="00147F7C"/>
    <w:rsid w:val="00157DF4"/>
    <w:rsid w:val="0016093A"/>
    <w:rsid w:val="00166F9C"/>
    <w:rsid w:val="00177CE0"/>
    <w:rsid w:val="00180B11"/>
    <w:rsid w:val="00186072"/>
    <w:rsid w:val="00187D79"/>
    <w:rsid w:val="0019006C"/>
    <w:rsid w:val="00190379"/>
    <w:rsid w:val="001914EC"/>
    <w:rsid w:val="00192296"/>
    <w:rsid w:val="001938BC"/>
    <w:rsid w:val="00193F95"/>
    <w:rsid w:val="001A5DB6"/>
    <w:rsid w:val="001A6F3A"/>
    <w:rsid w:val="001B3105"/>
    <w:rsid w:val="001B6293"/>
    <w:rsid w:val="001B692C"/>
    <w:rsid w:val="001C4250"/>
    <w:rsid w:val="001C6EE0"/>
    <w:rsid w:val="001C791D"/>
    <w:rsid w:val="001D1F6F"/>
    <w:rsid w:val="001D396A"/>
    <w:rsid w:val="001D6488"/>
    <w:rsid w:val="001E3511"/>
    <w:rsid w:val="001E58D1"/>
    <w:rsid w:val="001E78D5"/>
    <w:rsid w:val="001F0055"/>
    <w:rsid w:val="001F0A85"/>
    <w:rsid w:val="001F3460"/>
    <w:rsid w:val="001F353A"/>
    <w:rsid w:val="001F3BFF"/>
    <w:rsid w:val="001F3C43"/>
    <w:rsid w:val="00211E93"/>
    <w:rsid w:val="00212109"/>
    <w:rsid w:val="002145A5"/>
    <w:rsid w:val="00216B4F"/>
    <w:rsid w:val="00216FB1"/>
    <w:rsid w:val="002176C2"/>
    <w:rsid w:val="0022056E"/>
    <w:rsid w:val="0022213C"/>
    <w:rsid w:val="00222953"/>
    <w:rsid w:val="002302E4"/>
    <w:rsid w:val="0023197E"/>
    <w:rsid w:val="0023694B"/>
    <w:rsid w:val="002431D7"/>
    <w:rsid w:val="002456C7"/>
    <w:rsid w:val="002473C4"/>
    <w:rsid w:val="0025415A"/>
    <w:rsid w:val="002544C3"/>
    <w:rsid w:val="00256327"/>
    <w:rsid w:val="00256B55"/>
    <w:rsid w:val="0025788B"/>
    <w:rsid w:val="002578E7"/>
    <w:rsid w:val="002600BD"/>
    <w:rsid w:val="00260EB7"/>
    <w:rsid w:val="002625AF"/>
    <w:rsid w:val="00264A7E"/>
    <w:rsid w:val="002669DB"/>
    <w:rsid w:val="00267060"/>
    <w:rsid w:val="00267109"/>
    <w:rsid w:val="002709C7"/>
    <w:rsid w:val="00274FB3"/>
    <w:rsid w:val="00276DD9"/>
    <w:rsid w:val="00277C19"/>
    <w:rsid w:val="00283894"/>
    <w:rsid w:val="002A058D"/>
    <w:rsid w:val="002A45FE"/>
    <w:rsid w:val="002A4FD5"/>
    <w:rsid w:val="002A63C0"/>
    <w:rsid w:val="002A7B9B"/>
    <w:rsid w:val="002B102D"/>
    <w:rsid w:val="002B1F33"/>
    <w:rsid w:val="002B4375"/>
    <w:rsid w:val="002B5F75"/>
    <w:rsid w:val="002C3E82"/>
    <w:rsid w:val="002C594D"/>
    <w:rsid w:val="002C7351"/>
    <w:rsid w:val="002D344E"/>
    <w:rsid w:val="002D7D57"/>
    <w:rsid w:val="002E3AD7"/>
    <w:rsid w:val="002E6A39"/>
    <w:rsid w:val="002F12C6"/>
    <w:rsid w:val="002F18C2"/>
    <w:rsid w:val="002F1EAA"/>
    <w:rsid w:val="002F44E2"/>
    <w:rsid w:val="002F6B0E"/>
    <w:rsid w:val="002F6D61"/>
    <w:rsid w:val="003004FB"/>
    <w:rsid w:val="003027B1"/>
    <w:rsid w:val="00304DD4"/>
    <w:rsid w:val="00305943"/>
    <w:rsid w:val="0031022E"/>
    <w:rsid w:val="003166CA"/>
    <w:rsid w:val="003222A9"/>
    <w:rsid w:val="0032295A"/>
    <w:rsid w:val="00323F2C"/>
    <w:rsid w:val="00327949"/>
    <w:rsid w:val="003279CA"/>
    <w:rsid w:val="0033003F"/>
    <w:rsid w:val="003317CB"/>
    <w:rsid w:val="00332C3F"/>
    <w:rsid w:val="00334B00"/>
    <w:rsid w:val="00347515"/>
    <w:rsid w:val="00353208"/>
    <w:rsid w:val="00353FF6"/>
    <w:rsid w:val="003553ED"/>
    <w:rsid w:val="0035556A"/>
    <w:rsid w:val="00356EF4"/>
    <w:rsid w:val="00357CFC"/>
    <w:rsid w:val="003609C5"/>
    <w:rsid w:val="00362F77"/>
    <w:rsid w:val="0036348A"/>
    <w:rsid w:val="00371321"/>
    <w:rsid w:val="00371CAD"/>
    <w:rsid w:val="003739EF"/>
    <w:rsid w:val="00375228"/>
    <w:rsid w:val="003765F9"/>
    <w:rsid w:val="00383435"/>
    <w:rsid w:val="003838CF"/>
    <w:rsid w:val="00383FC8"/>
    <w:rsid w:val="00390ECF"/>
    <w:rsid w:val="003A32BC"/>
    <w:rsid w:val="003A56CA"/>
    <w:rsid w:val="003B2758"/>
    <w:rsid w:val="003B2928"/>
    <w:rsid w:val="003C08D4"/>
    <w:rsid w:val="003C0EF4"/>
    <w:rsid w:val="003C2B0D"/>
    <w:rsid w:val="003C4442"/>
    <w:rsid w:val="003C5766"/>
    <w:rsid w:val="003D260A"/>
    <w:rsid w:val="003D3970"/>
    <w:rsid w:val="003D7869"/>
    <w:rsid w:val="003D7F1B"/>
    <w:rsid w:val="003E5D1D"/>
    <w:rsid w:val="003E796B"/>
    <w:rsid w:val="003E7C75"/>
    <w:rsid w:val="00400D12"/>
    <w:rsid w:val="004021C5"/>
    <w:rsid w:val="004035F2"/>
    <w:rsid w:val="00410D90"/>
    <w:rsid w:val="00410ECB"/>
    <w:rsid w:val="00411887"/>
    <w:rsid w:val="004125D7"/>
    <w:rsid w:val="004144C8"/>
    <w:rsid w:val="0042224A"/>
    <w:rsid w:val="00422867"/>
    <w:rsid w:val="00426876"/>
    <w:rsid w:val="00427F23"/>
    <w:rsid w:val="0043125D"/>
    <w:rsid w:val="00433BD6"/>
    <w:rsid w:val="004348C4"/>
    <w:rsid w:val="00442EBB"/>
    <w:rsid w:val="0044682A"/>
    <w:rsid w:val="00450E94"/>
    <w:rsid w:val="00455CD1"/>
    <w:rsid w:val="004561B1"/>
    <w:rsid w:val="004577D2"/>
    <w:rsid w:val="004648AA"/>
    <w:rsid w:val="00465F4D"/>
    <w:rsid w:val="00467528"/>
    <w:rsid w:val="004716A9"/>
    <w:rsid w:val="004737C4"/>
    <w:rsid w:val="00476633"/>
    <w:rsid w:val="004818A4"/>
    <w:rsid w:val="00493396"/>
    <w:rsid w:val="00493F0F"/>
    <w:rsid w:val="0049441B"/>
    <w:rsid w:val="00494DCF"/>
    <w:rsid w:val="004953E7"/>
    <w:rsid w:val="00496FB9"/>
    <w:rsid w:val="004A16DC"/>
    <w:rsid w:val="004B0F33"/>
    <w:rsid w:val="004B5988"/>
    <w:rsid w:val="004B7501"/>
    <w:rsid w:val="004B7988"/>
    <w:rsid w:val="004B7D10"/>
    <w:rsid w:val="004C395F"/>
    <w:rsid w:val="004D1480"/>
    <w:rsid w:val="004E16E0"/>
    <w:rsid w:val="004E1C67"/>
    <w:rsid w:val="004E3B6C"/>
    <w:rsid w:val="004F13BE"/>
    <w:rsid w:val="00511958"/>
    <w:rsid w:val="00512AE6"/>
    <w:rsid w:val="005136A3"/>
    <w:rsid w:val="00520259"/>
    <w:rsid w:val="0052448D"/>
    <w:rsid w:val="00526D3D"/>
    <w:rsid w:val="0053169A"/>
    <w:rsid w:val="00531DE4"/>
    <w:rsid w:val="00533FC8"/>
    <w:rsid w:val="005438DF"/>
    <w:rsid w:val="0055112E"/>
    <w:rsid w:val="00554EE8"/>
    <w:rsid w:val="00563D2C"/>
    <w:rsid w:val="0056485C"/>
    <w:rsid w:val="00574862"/>
    <w:rsid w:val="00583B52"/>
    <w:rsid w:val="00585029"/>
    <w:rsid w:val="00585D1F"/>
    <w:rsid w:val="0058605A"/>
    <w:rsid w:val="00587770"/>
    <w:rsid w:val="00592019"/>
    <w:rsid w:val="00596745"/>
    <w:rsid w:val="00596A16"/>
    <w:rsid w:val="005A35FF"/>
    <w:rsid w:val="005A5077"/>
    <w:rsid w:val="005A673E"/>
    <w:rsid w:val="005B1B6C"/>
    <w:rsid w:val="005B4893"/>
    <w:rsid w:val="005C1235"/>
    <w:rsid w:val="005C2F04"/>
    <w:rsid w:val="005C69A2"/>
    <w:rsid w:val="005D0176"/>
    <w:rsid w:val="005D11BC"/>
    <w:rsid w:val="005D2389"/>
    <w:rsid w:val="005D4716"/>
    <w:rsid w:val="005D78F8"/>
    <w:rsid w:val="005E1CB6"/>
    <w:rsid w:val="005E20A6"/>
    <w:rsid w:val="005E71B4"/>
    <w:rsid w:val="005F39F7"/>
    <w:rsid w:val="005F5F84"/>
    <w:rsid w:val="006017B3"/>
    <w:rsid w:val="00602222"/>
    <w:rsid w:val="00604247"/>
    <w:rsid w:val="00604BC8"/>
    <w:rsid w:val="00606394"/>
    <w:rsid w:val="006074F7"/>
    <w:rsid w:val="006155F7"/>
    <w:rsid w:val="00625EF9"/>
    <w:rsid w:val="00627215"/>
    <w:rsid w:val="0063645C"/>
    <w:rsid w:val="00641F8E"/>
    <w:rsid w:val="00643B79"/>
    <w:rsid w:val="006441C9"/>
    <w:rsid w:val="0064691B"/>
    <w:rsid w:val="0065796D"/>
    <w:rsid w:val="00660D0A"/>
    <w:rsid w:val="00662936"/>
    <w:rsid w:val="00663CC9"/>
    <w:rsid w:val="00663D1C"/>
    <w:rsid w:val="00673062"/>
    <w:rsid w:val="006813CE"/>
    <w:rsid w:val="006971F7"/>
    <w:rsid w:val="00697250"/>
    <w:rsid w:val="006A451F"/>
    <w:rsid w:val="006A662E"/>
    <w:rsid w:val="006A7E82"/>
    <w:rsid w:val="006B3D34"/>
    <w:rsid w:val="006C167A"/>
    <w:rsid w:val="006C1A68"/>
    <w:rsid w:val="006C36EE"/>
    <w:rsid w:val="006C51E6"/>
    <w:rsid w:val="006D0D5A"/>
    <w:rsid w:val="006D27B8"/>
    <w:rsid w:val="006D2E42"/>
    <w:rsid w:val="006D43C4"/>
    <w:rsid w:val="006D65C2"/>
    <w:rsid w:val="006D7821"/>
    <w:rsid w:val="006E0618"/>
    <w:rsid w:val="006E1E98"/>
    <w:rsid w:val="006E258E"/>
    <w:rsid w:val="006E4B25"/>
    <w:rsid w:val="006E72A8"/>
    <w:rsid w:val="006F1E2A"/>
    <w:rsid w:val="006F400D"/>
    <w:rsid w:val="006F4A34"/>
    <w:rsid w:val="00704E79"/>
    <w:rsid w:val="00707B29"/>
    <w:rsid w:val="00711708"/>
    <w:rsid w:val="007140B9"/>
    <w:rsid w:val="00720D79"/>
    <w:rsid w:val="00722694"/>
    <w:rsid w:val="007305A1"/>
    <w:rsid w:val="00731004"/>
    <w:rsid w:val="007325A8"/>
    <w:rsid w:val="00733B18"/>
    <w:rsid w:val="00736541"/>
    <w:rsid w:val="007376A9"/>
    <w:rsid w:val="00747A98"/>
    <w:rsid w:val="007568C3"/>
    <w:rsid w:val="00764432"/>
    <w:rsid w:val="00770BE1"/>
    <w:rsid w:val="00771523"/>
    <w:rsid w:val="007727F8"/>
    <w:rsid w:val="007771B8"/>
    <w:rsid w:val="00777ED6"/>
    <w:rsid w:val="0078696D"/>
    <w:rsid w:val="00787826"/>
    <w:rsid w:val="00792100"/>
    <w:rsid w:val="007951A4"/>
    <w:rsid w:val="00795769"/>
    <w:rsid w:val="00795808"/>
    <w:rsid w:val="007A27A1"/>
    <w:rsid w:val="007A56DD"/>
    <w:rsid w:val="007A73AF"/>
    <w:rsid w:val="007B088E"/>
    <w:rsid w:val="007B0D5E"/>
    <w:rsid w:val="007B499C"/>
    <w:rsid w:val="007B6A87"/>
    <w:rsid w:val="007C165D"/>
    <w:rsid w:val="007C2E10"/>
    <w:rsid w:val="007C41E1"/>
    <w:rsid w:val="007C4814"/>
    <w:rsid w:val="007C713C"/>
    <w:rsid w:val="007D76B1"/>
    <w:rsid w:val="007D7B77"/>
    <w:rsid w:val="007E190B"/>
    <w:rsid w:val="007E24AD"/>
    <w:rsid w:val="007E4F4D"/>
    <w:rsid w:val="007F04D6"/>
    <w:rsid w:val="007F2497"/>
    <w:rsid w:val="007F431D"/>
    <w:rsid w:val="007F7E71"/>
    <w:rsid w:val="008049A6"/>
    <w:rsid w:val="00811F8E"/>
    <w:rsid w:val="00816EBB"/>
    <w:rsid w:val="0082708E"/>
    <w:rsid w:val="00834840"/>
    <w:rsid w:val="00835CA5"/>
    <w:rsid w:val="00841F88"/>
    <w:rsid w:val="00845B3C"/>
    <w:rsid w:val="00845DDA"/>
    <w:rsid w:val="00850E4B"/>
    <w:rsid w:val="008618D8"/>
    <w:rsid w:val="008619BD"/>
    <w:rsid w:val="00865941"/>
    <w:rsid w:val="00867AFA"/>
    <w:rsid w:val="00871BF4"/>
    <w:rsid w:val="00871C24"/>
    <w:rsid w:val="008747B8"/>
    <w:rsid w:val="00874A91"/>
    <w:rsid w:val="00876910"/>
    <w:rsid w:val="00876C88"/>
    <w:rsid w:val="00876F4B"/>
    <w:rsid w:val="00880CB5"/>
    <w:rsid w:val="00890BBF"/>
    <w:rsid w:val="008924B8"/>
    <w:rsid w:val="008A088F"/>
    <w:rsid w:val="008A0B09"/>
    <w:rsid w:val="008A6EEA"/>
    <w:rsid w:val="008B05BB"/>
    <w:rsid w:val="008B1241"/>
    <w:rsid w:val="008B211A"/>
    <w:rsid w:val="008C11DD"/>
    <w:rsid w:val="008D35FE"/>
    <w:rsid w:val="008D37C6"/>
    <w:rsid w:val="008E1688"/>
    <w:rsid w:val="008E2A8D"/>
    <w:rsid w:val="008E388E"/>
    <w:rsid w:val="008E5B69"/>
    <w:rsid w:val="008E73F2"/>
    <w:rsid w:val="008F0FC8"/>
    <w:rsid w:val="008F119E"/>
    <w:rsid w:val="008F15F7"/>
    <w:rsid w:val="0090287C"/>
    <w:rsid w:val="0091146E"/>
    <w:rsid w:val="00911B47"/>
    <w:rsid w:val="00913A72"/>
    <w:rsid w:val="0091592F"/>
    <w:rsid w:val="0091782E"/>
    <w:rsid w:val="0092321B"/>
    <w:rsid w:val="009234C3"/>
    <w:rsid w:val="009242A1"/>
    <w:rsid w:val="009268B1"/>
    <w:rsid w:val="009269B2"/>
    <w:rsid w:val="00930EB5"/>
    <w:rsid w:val="00935470"/>
    <w:rsid w:val="00935859"/>
    <w:rsid w:val="009403AC"/>
    <w:rsid w:val="0094138E"/>
    <w:rsid w:val="0095386E"/>
    <w:rsid w:val="009563F0"/>
    <w:rsid w:val="0096040D"/>
    <w:rsid w:val="00975A1A"/>
    <w:rsid w:val="009813F1"/>
    <w:rsid w:val="00981BEC"/>
    <w:rsid w:val="00990D0A"/>
    <w:rsid w:val="00990D7C"/>
    <w:rsid w:val="00991614"/>
    <w:rsid w:val="009916D8"/>
    <w:rsid w:val="00992424"/>
    <w:rsid w:val="00994805"/>
    <w:rsid w:val="00994F23"/>
    <w:rsid w:val="009A203E"/>
    <w:rsid w:val="009A48FF"/>
    <w:rsid w:val="009A63CA"/>
    <w:rsid w:val="009B534F"/>
    <w:rsid w:val="009B681B"/>
    <w:rsid w:val="009B7609"/>
    <w:rsid w:val="009B7D4A"/>
    <w:rsid w:val="009C10FB"/>
    <w:rsid w:val="009C19C3"/>
    <w:rsid w:val="009C1BD6"/>
    <w:rsid w:val="009C1D6E"/>
    <w:rsid w:val="009C4B10"/>
    <w:rsid w:val="009D30A9"/>
    <w:rsid w:val="009D4437"/>
    <w:rsid w:val="009D6242"/>
    <w:rsid w:val="009D7A13"/>
    <w:rsid w:val="009E0D73"/>
    <w:rsid w:val="009F72E3"/>
    <w:rsid w:val="00A0137D"/>
    <w:rsid w:val="00A03FBA"/>
    <w:rsid w:val="00A04883"/>
    <w:rsid w:val="00A056A4"/>
    <w:rsid w:val="00A05A69"/>
    <w:rsid w:val="00A11FD9"/>
    <w:rsid w:val="00A122CA"/>
    <w:rsid w:val="00A123F0"/>
    <w:rsid w:val="00A1435D"/>
    <w:rsid w:val="00A15705"/>
    <w:rsid w:val="00A1738B"/>
    <w:rsid w:val="00A36348"/>
    <w:rsid w:val="00A417EC"/>
    <w:rsid w:val="00A424B6"/>
    <w:rsid w:val="00A445DE"/>
    <w:rsid w:val="00A45B6A"/>
    <w:rsid w:val="00A55D6E"/>
    <w:rsid w:val="00A566AA"/>
    <w:rsid w:val="00A803E2"/>
    <w:rsid w:val="00A809F0"/>
    <w:rsid w:val="00A80FE6"/>
    <w:rsid w:val="00A82A43"/>
    <w:rsid w:val="00A92D60"/>
    <w:rsid w:val="00A934C0"/>
    <w:rsid w:val="00A93E82"/>
    <w:rsid w:val="00A956FB"/>
    <w:rsid w:val="00AA01B2"/>
    <w:rsid w:val="00AA2A5A"/>
    <w:rsid w:val="00AB434E"/>
    <w:rsid w:val="00AC03FE"/>
    <w:rsid w:val="00AC1974"/>
    <w:rsid w:val="00AC4B2D"/>
    <w:rsid w:val="00AD0DE8"/>
    <w:rsid w:val="00AD7981"/>
    <w:rsid w:val="00AE281C"/>
    <w:rsid w:val="00AE6068"/>
    <w:rsid w:val="00AE79F4"/>
    <w:rsid w:val="00AE7D2E"/>
    <w:rsid w:val="00AF02DF"/>
    <w:rsid w:val="00AF2949"/>
    <w:rsid w:val="00AF3886"/>
    <w:rsid w:val="00AF5BDE"/>
    <w:rsid w:val="00B02169"/>
    <w:rsid w:val="00B022F9"/>
    <w:rsid w:val="00B04692"/>
    <w:rsid w:val="00B062D7"/>
    <w:rsid w:val="00B1560F"/>
    <w:rsid w:val="00B16B2C"/>
    <w:rsid w:val="00B2486A"/>
    <w:rsid w:val="00B251DF"/>
    <w:rsid w:val="00B37017"/>
    <w:rsid w:val="00B40255"/>
    <w:rsid w:val="00B41E50"/>
    <w:rsid w:val="00B42098"/>
    <w:rsid w:val="00B50E4A"/>
    <w:rsid w:val="00B5420A"/>
    <w:rsid w:val="00B549F6"/>
    <w:rsid w:val="00B5653D"/>
    <w:rsid w:val="00B61354"/>
    <w:rsid w:val="00B6144B"/>
    <w:rsid w:val="00B614D3"/>
    <w:rsid w:val="00B65F0F"/>
    <w:rsid w:val="00B7047B"/>
    <w:rsid w:val="00B71192"/>
    <w:rsid w:val="00B7334B"/>
    <w:rsid w:val="00B73379"/>
    <w:rsid w:val="00B73475"/>
    <w:rsid w:val="00B74627"/>
    <w:rsid w:val="00B76E3D"/>
    <w:rsid w:val="00B77D9F"/>
    <w:rsid w:val="00B802F5"/>
    <w:rsid w:val="00B843FA"/>
    <w:rsid w:val="00B914D1"/>
    <w:rsid w:val="00B917B2"/>
    <w:rsid w:val="00B93A6C"/>
    <w:rsid w:val="00B971C9"/>
    <w:rsid w:val="00B97F68"/>
    <w:rsid w:val="00BA0DE5"/>
    <w:rsid w:val="00BA592A"/>
    <w:rsid w:val="00BA5E27"/>
    <w:rsid w:val="00BB3403"/>
    <w:rsid w:val="00BB6EE2"/>
    <w:rsid w:val="00BC0A50"/>
    <w:rsid w:val="00BC1420"/>
    <w:rsid w:val="00BC512C"/>
    <w:rsid w:val="00BD168A"/>
    <w:rsid w:val="00BD57B1"/>
    <w:rsid w:val="00BD5A3B"/>
    <w:rsid w:val="00BD7E2D"/>
    <w:rsid w:val="00BE1972"/>
    <w:rsid w:val="00BE3305"/>
    <w:rsid w:val="00BF25D5"/>
    <w:rsid w:val="00BF4443"/>
    <w:rsid w:val="00BF71E8"/>
    <w:rsid w:val="00BF7314"/>
    <w:rsid w:val="00C04DCE"/>
    <w:rsid w:val="00C063FD"/>
    <w:rsid w:val="00C07730"/>
    <w:rsid w:val="00C11154"/>
    <w:rsid w:val="00C126AF"/>
    <w:rsid w:val="00C12EA4"/>
    <w:rsid w:val="00C14A87"/>
    <w:rsid w:val="00C16266"/>
    <w:rsid w:val="00C17920"/>
    <w:rsid w:val="00C207A5"/>
    <w:rsid w:val="00C239B7"/>
    <w:rsid w:val="00C258EC"/>
    <w:rsid w:val="00C27BCE"/>
    <w:rsid w:val="00C309E7"/>
    <w:rsid w:val="00C33BFE"/>
    <w:rsid w:val="00C35A11"/>
    <w:rsid w:val="00C41113"/>
    <w:rsid w:val="00C4167D"/>
    <w:rsid w:val="00C41DB5"/>
    <w:rsid w:val="00C430DC"/>
    <w:rsid w:val="00C450A9"/>
    <w:rsid w:val="00C46AC8"/>
    <w:rsid w:val="00C47121"/>
    <w:rsid w:val="00C50541"/>
    <w:rsid w:val="00C52DF5"/>
    <w:rsid w:val="00C533F7"/>
    <w:rsid w:val="00C53FDF"/>
    <w:rsid w:val="00C53FE6"/>
    <w:rsid w:val="00C549BD"/>
    <w:rsid w:val="00C55E3A"/>
    <w:rsid w:val="00C56024"/>
    <w:rsid w:val="00C5722F"/>
    <w:rsid w:val="00C60404"/>
    <w:rsid w:val="00C605D1"/>
    <w:rsid w:val="00C6275F"/>
    <w:rsid w:val="00C70F8D"/>
    <w:rsid w:val="00C70FB4"/>
    <w:rsid w:val="00C713D7"/>
    <w:rsid w:val="00C7156E"/>
    <w:rsid w:val="00C71DFF"/>
    <w:rsid w:val="00C7551D"/>
    <w:rsid w:val="00C80016"/>
    <w:rsid w:val="00C851AD"/>
    <w:rsid w:val="00C91513"/>
    <w:rsid w:val="00C92FBA"/>
    <w:rsid w:val="00C9491D"/>
    <w:rsid w:val="00C9553B"/>
    <w:rsid w:val="00C97CD0"/>
    <w:rsid w:val="00CA1005"/>
    <w:rsid w:val="00CA27B6"/>
    <w:rsid w:val="00CA463B"/>
    <w:rsid w:val="00CA7C26"/>
    <w:rsid w:val="00CB0B04"/>
    <w:rsid w:val="00CB21D4"/>
    <w:rsid w:val="00CB41C8"/>
    <w:rsid w:val="00CB59A5"/>
    <w:rsid w:val="00CC3747"/>
    <w:rsid w:val="00CC3F68"/>
    <w:rsid w:val="00CC4CAF"/>
    <w:rsid w:val="00CD098C"/>
    <w:rsid w:val="00CD11B4"/>
    <w:rsid w:val="00CD1D96"/>
    <w:rsid w:val="00CD3504"/>
    <w:rsid w:val="00CD49C6"/>
    <w:rsid w:val="00CD6823"/>
    <w:rsid w:val="00CE1CE6"/>
    <w:rsid w:val="00CE2B87"/>
    <w:rsid w:val="00CE2BDF"/>
    <w:rsid w:val="00CE616E"/>
    <w:rsid w:val="00CF186E"/>
    <w:rsid w:val="00CF2ADD"/>
    <w:rsid w:val="00CF62EE"/>
    <w:rsid w:val="00D04A55"/>
    <w:rsid w:val="00D11ADC"/>
    <w:rsid w:val="00D11CB0"/>
    <w:rsid w:val="00D11D0C"/>
    <w:rsid w:val="00D146D9"/>
    <w:rsid w:val="00D21FDB"/>
    <w:rsid w:val="00D23E4B"/>
    <w:rsid w:val="00D27702"/>
    <w:rsid w:val="00D30288"/>
    <w:rsid w:val="00D348F0"/>
    <w:rsid w:val="00D35CCC"/>
    <w:rsid w:val="00D372D8"/>
    <w:rsid w:val="00D405C8"/>
    <w:rsid w:val="00D442A6"/>
    <w:rsid w:val="00D44924"/>
    <w:rsid w:val="00D525FE"/>
    <w:rsid w:val="00D55D91"/>
    <w:rsid w:val="00D56448"/>
    <w:rsid w:val="00D630C0"/>
    <w:rsid w:val="00D65630"/>
    <w:rsid w:val="00D65ACF"/>
    <w:rsid w:val="00D668B5"/>
    <w:rsid w:val="00D72ABF"/>
    <w:rsid w:val="00D73EDD"/>
    <w:rsid w:val="00D74ADA"/>
    <w:rsid w:val="00D74ED9"/>
    <w:rsid w:val="00D7513B"/>
    <w:rsid w:val="00D75806"/>
    <w:rsid w:val="00D7737C"/>
    <w:rsid w:val="00D801B7"/>
    <w:rsid w:val="00D80631"/>
    <w:rsid w:val="00D82384"/>
    <w:rsid w:val="00D843F8"/>
    <w:rsid w:val="00D85E3F"/>
    <w:rsid w:val="00D86BD0"/>
    <w:rsid w:val="00D86D5C"/>
    <w:rsid w:val="00D879CA"/>
    <w:rsid w:val="00D91F99"/>
    <w:rsid w:val="00D9665A"/>
    <w:rsid w:val="00DA2983"/>
    <w:rsid w:val="00DA48EB"/>
    <w:rsid w:val="00DA5B77"/>
    <w:rsid w:val="00DB13D1"/>
    <w:rsid w:val="00DB7BEA"/>
    <w:rsid w:val="00DC18FD"/>
    <w:rsid w:val="00DC25AA"/>
    <w:rsid w:val="00DC522B"/>
    <w:rsid w:val="00DC71A3"/>
    <w:rsid w:val="00DD3997"/>
    <w:rsid w:val="00DD7A9E"/>
    <w:rsid w:val="00DE23EE"/>
    <w:rsid w:val="00DE5076"/>
    <w:rsid w:val="00DE5497"/>
    <w:rsid w:val="00DE68B9"/>
    <w:rsid w:val="00DE7A20"/>
    <w:rsid w:val="00DF3222"/>
    <w:rsid w:val="00DF32C1"/>
    <w:rsid w:val="00DF3388"/>
    <w:rsid w:val="00DF413D"/>
    <w:rsid w:val="00DF49E0"/>
    <w:rsid w:val="00DF4BB0"/>
    <w:rsid w:val="00DF531F"/>
    <w:rsid w:val="00DF67E5"/>
    <w:rsid w:val="00E0468F"/>
    <w:rsid w:val="00E04921"/>
    <w:rsid w:val="00E07C31"/>
    <w:rsid w:val="00E126F6"/>
    <w:rsid w:val="00E201AC"/>
    <w:rsid w:val="00E20AD9"/>
    <w:rsid w:val="00E22524"/>
    <w:rsid w:val="00E2707C"/>
    <w:rsid w:val="00E37B5C"/>
    <w:rsid w:val="00E43F52"/>
    <w:rsid w:val="00E44319"/>
    <w:rsid w:val="00E44F15"/>
    <w:rsid w:val="00E5015A"/>
    <w:rsid w:val="00E50E28"/>
    <w:rsid w:val="00E53F43"/>
    <w:rsid w:val="00E54E23"/>
    <w:rsid w:val="00E611DC"/>
    <w:rsid w:val="00E65215"/>
    <w:rsid w:val="00E65CD8"/>
    <w:rsid w:val="00E71469"/>
    <w:rsid w:val="00E71FAB"/>
    <w:rsid w:val="00E77A0E"/>
    <w:rsid w:val="00E81D52"/>
    <w:rsid w:val="00E879AA"/>
    <w:rsid w:val="00E9142C"/>
    <w:rsid w:val="00E91725"/>
    <w:rsid w:val="00EA0965"/>
    <w:rsid w:val="00EA2CE7"/>
    <w:rsid w:val="00EB0542"/>
    <w:rsid w:val="00EB333A"/>
    <w:rsid w:val="00EB7683"/>
    <w:rsid w:val="00EC0140"/>
    <w:rsid w:val="00EC1611"/>
    <w:rsid w:val="00EC1CBE"/>
    <w:rsid w:val="00ED1C7D"/>
    <w:rsid w:val="00ED6E64"/>
    <w:rsid w:val="00EE0059"/>
    <w:rsid w:val="00EE3342"/>
    <w:rsid w:val="00EF43E7"/>
    <w:rsid w:val="00EF51D7"/>
    <w:rsid w:val="00EF7B18"/>
    <w:rsid w:val="00F017C1"/>
    <w:rsid w:val="00F0196F"/>
    <w:rsid w:val="00F1004F"/>
    <w:rsid w:val="00F14AC1"/>
    <w:rsid w:val="00F2136B"/>
    <w:rsid w:val="00F41465"/>
    <w:rsid w:val="00F43BE7"/>
    <w:rsid w:val="00F43DC7"/>
    <w:rsid w:val="00F4590C"/>
    <w:rsid w:val="00F45F7B"/>
    <w:rsid w:val="00F5274C"/>
    <w:rsid w:val="00F5526F"/>
    <w:rsid w:val="00F55E19"/>
    <w:rsid w:val="00F6420C"/>
    <w:rsid w:val="00F642F7"/>
    <w:rsid w:val="00F64888"/>
    <w:rsid w:val="00F65B9C"/>
    <w:rsid w:val="00F67605"/>
    <w:rsid w:val="00F7001C"/>
    <w:rsid w:val="00F70BFD"/>
    <w:rsid w:val="00F7760E"/>
    <w:rsid w:val="00F8123B"/>
    <w:rsid w:val="00F83A1B"/>
    <w:rsid w:val="00F91DB1"/>
    <w:rsid w:val="00F96517"/>
    <w:rsid w:val="00FA4660"/>
    <w:rsid w:val="00FA67D5"/>
    <w:rsid w:val="00FB0CB9"/>
    <w:rsid w:val="00FB228D"/>
    <w:rsid w:val="00FB266D"/>
    <w:rsid w:val="00FB57F9"/>
    <w:rsid w:val="00FC0855"/>
    <w:rsid w:val="00FC1BBC"/>
    <w:rsid w:val="00FC7BC6"/>
    <w:rsid w:val="00FD3F4C"/>
    <w:rsid w:val="00FD5324"/>
    <w:rsid w:val="00FD5FAF"/>
    <w:rsid w:val="00FF2686"/>
    <w:rsid w:val="00FF28D5"/>
    <w:rsid w:val="00FF373B"/>
    <w:rsid w:val="00FF3BD3"/>
    <w:rsid w:val="00FF42EC"/>
    <w:rsid w:val="00FF4ECD"/>
    <w:rsid w:val="305A6B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0F7F439A"/>
  <w15:docId w15:val="{A76F5ABA-7A63-4DE7-A2B9-2420EC10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441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809F0"/>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A1435D"/>
    <w:rPr>
      <w:color w:val="2B579A"/>
      <w:shd w:val="clear" w:color="auto" w:fill="E1DFDD"/>
    </w:rPr>
  </w:style>
  <w:style w:type="table" w:customStyle="1" w:styleId="TableGrid4">
    <w:name w:val="Table Grid4"/>
    <w:basedOn w:val="TableNormal"/>
    <w:next w:val="TableGrid"/>
    <w:uiPriority w:val="39"/>
    <w:rsid w:val="00CB41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27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DB84E5-35CA-4421-A1B6-82A9B16CC5DC}">
  <ds:schemaRefs>
    <ds:schemaRef ds:uri="http://schemas.openxmlformats.org/officeDocument/2006/bibliography"/>
  </ds:schemaRefs>
</ds:datastoreItem>
</file>

<file path=customXml/itemProps2.xml><?xml version="1.0" encoding="utf-8"?>
<ds:datastoreItem xmlns:ds="http://schemas.openxmlformats.org/officeDocument/2006/customXml" ds:itemID="{0FAAFB78-6966-4077-A229-726FD7CA08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CAE07C-FBE9-4E81-AAB1-F20D9EA2B087}">
  <ds:schemaRefs>
    <ds:schemaRef ds:uri="http://schemas.openxmlformats.org/officeDocument/2006/bibliography"/>
  </ds:schemaRefs>
</ds:datastoreItem>
</file>

<file path=customXml/itemProps4.xml><?xml version="1.0" encoding="utf-8"?>
<ds:datastoreItem xmlns:ds="http://schemas.openxmlformats.org/officeDocument/2006/customXml" ds:itemID="{DFFCF911-0D15-48DB-9C0A-9ACCC0C95F9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90B91455-E3BF-4377-9EEB-8D839BC1AD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26</Pages>
  <Words>10250</Words>
  <Characters>58425</Characters>
  <Application>Microsoft Office Word</Application>
  <DocSecurity>0</DocSecurity>
  <Lines>486</Lines>
  <Paragraphs>137</Paragraphs>
  <ScaleCrop>false</ScaleCrop>
  <Company>California Energy Commission</Company>
  <LinksUpToDate>false</LinksUpToDate>
  <CharactersWithSpaces>68538</CharactersWithSpaces>
  <SharedDoc>false</SharedDoc>
  <HLinks>
    <vt:vector size="30" baseType="variant">
      <vt:variant>
        <vt:i4>3211277</vt:i4>
      </vt:variant>
      <vt:variant>
        <vt:i4>12</vt:i4>
      </vt:variant>
      <vt:variant>
        <vt:i4>0</vt:i4>
      </vt:variant>
      <vt:variant>
        <vt:i4>5</vt:i4>
      </vt:variant>
      <vt:variant>
        <vt:lpwstr>mailto:Danny.Tam@energy.ca.gov</vt:lpwstr>
      </vt:variant>
      <vt:variant>
        <vt:lpwstr/>
      </vt:variant>
      <vt:variant>
        <vt:i4>3211277</vt:i4>
      </vt:variant>
      <vt:variant>
        <vt:i4>9</vt:i4>
      </vt:variant>
      <vt:variant>
        <vt:i4>0</vt:i4>
      </vt:variant>
      <vt:variant>
        <vt:i4>5</vt:i4>
      </vt:variant>
      <vt:variant>
        <vt:lpwstr>mailto:Danny.Tam@energy.ca.gov</vt:lpwstr>
      </vt:variant>
      <vt:variant>
        <vt:lpwstr/>
      </vt:variant>
      <vt:variant>
        <vt:i4>3211277</vt:i4>
      </vt:variant>
      <vt:variant>
        <vt:i4>6</vt:i4>
      </vt:variant>
      <vt:variant>
        <vt:i4>0</vt:i4>
      </vt:variant>
      <vt:variant>
        <vt:i4>5</vt:i4>
      </vt:variant>
      <vt:variant>
        <vt:lpwstr>mailto:Danny.Tam@energy.ca.gov</vt:lpwstr>
      </vt:variant>
      <vt:variant>
        <vt:lpwstr/>
      </vt:variant>
      <vt:variant>
        <vt:i4>3211277</vt:i4>
      </vt:variant>
      <vt:variant>
        <vt:i4>3</vt:i4>
      </vt:variant>
      <vt:variant>
        <vt:i4>0</vt:i4>
      </vt:variant>
      <vt:variant>
        <vt:i4>5</vt:i4>
      </vt:variant>
      <vt:variant>
        <vt:lpwstr>mailto:Danny.Tam@energy.ca.gov</vt:lpwstr>
      </vt:variant>
      <vt:variant>
        <vt:lpwstr/>
      </vt:variant>
      <vt:variant>
        <vt:i4>3211277</vt:i4>
      </vt:variant>
      <vt:variant>
        <vt:i4>0</vt:i4>
      </vt:variant>
      <vt:variant>
        <vt:i4>0</vt:i4>
      </vt:variant>
      <vt:variant>
        <vt:i4>5</vt:i4>
      </vt:variant>
      <vt:variant>
        <vt:lpwstr>mailto:Danny.Tam@energy.ca.gov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Geiser, Che@Energy</cp:lastModifiedBy>
  <cp:revision>196</cp:revision>
  <cp:lastPrinted>2018-10-23T21:25:00Z</cp:lastPrinted>
  <dcterms:created xsi:type="dcterms:W3CDTF">2019-11-25T18:25:00Z</dcterms:created>
  <dcterms:modified xsi:type="dcterms:W3CDTF">2022-04-11T21:00:00Z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621400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