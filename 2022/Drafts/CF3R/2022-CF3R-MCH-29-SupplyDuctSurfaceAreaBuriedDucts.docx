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8F197" w14:textId="614311A4" w:rsidR="00FD0FA3" w:rsidRDefault="00FD0FA3" w:rsidP="00FD0FA3">
      <w:pPr>
        <w:rPr>
          <w:rFonts w:asciiTheme="minorHAnsi" w:hAnsiTheme="minorHAnsi"/>
          <w:i/>
          <w:sz w:val="18"/>
          <w:szCs w:val="18"/>
        </w:rPr>
      </w:pPr>
      <w:r w:rsidRPr="00877B2C">
        <w:rPr>
          <w:rFonts w:asciiTheme="minorHAnsi" w:hAnsiTheme="minorHAnsi"/>
          <w:i/>
          <w:sz w:val="18"/>
          <w:szCs w:val="18"/>
        </w:rPr>
        <w:t>Note: Submit one Certificate of installation for each duct system that must demonstrate compliance in the dwelling.</w:t>
      </w:r>
    </w:p>
    <w:p w14:paraId="1F9CB4E7" w14:textId="77777777" w:rsidR="00442222" w:rsidRPr="00877B2C" w:rsidRDefault="00442222" w:rsidP="00FD0FA3">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5416"/>
        <w:gridCol w:w="5155"/>
      </w:tblGrid>
      <w:tr w:rsidR="00FD0FA3" w:rsidRPr="005369B5" w14:paraId="7758F199" w14:textId="77777777" w:rsidTr="00864738">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758F198" w14:textId="67C9FDC9" w:rsidR="00FD0FA3" w:rsidRPr="00877B2C" w:rsidRDefault="00FD0FA3" w:rsidP="00864738">
            <w:pPr>
              <w:rPr>
                <w:rFonts w:asciiTheme="minorHAnsi" w:hAnsiTheme="minorHAnsi"/>
                <w:b/>
                <w:caps/>
                <w:sz w:val="18"/>
                <w:szCs w:val="18"/>
              </w:rPr>
            </w:pPr>
            <w:r w:rsidRPr="00F70B2C">
              <w:rPr>
                <w:rFonts w:asciiTheme="minorHAnsi" w:hAnsiTheme="minorHAnsi"/>
                <w:b/>
                <w:caps/>
                <w:szCs w:val="18"/>
              </w:rPr>
              <w:t xml:space="preserve">A. </w:t>
            </w:r>
            <w:r w:rsidR="00442222" w:rsidRPr="00F70B2C">
              <w:rPr>
                <w:rFonts w:asciiTheme="minorHAnsi" w:hAnsiTheme="minorHAnsi"/>
                <w:b/>
                <w:szCs w:val="18"/>
              </w:rPr>
              <w:t>Duct System Information</w:t>
            </w:r>
          </w:p>
        </w:tc>
      </w:tr>
      <w:tr w:rsidR="00FD0FA3" w:rsidRPr="005369B5" w14:paraId="7758F19D"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9A" w14:textId="5D06AE05" w:rsidR="00FD0FA3" w:rsidRPr="00877B2C" w:rsidRDefault="003527A2" w:rsidP="00864738">
            <w:pPr>
              <w:jc w:val="center"/>
              <w:rPr>
                <w:rFonts w:asciiTheme="minorHAnsi" w:hAnsiTheme="minorHAnsi"/>
                <w:sz w:val="18"/>
                <w:szCs w:val="18"/>
              </w:rPr>
            </w:pPr>
            <w:r>
              <w:rPr>
                <w:rFonts w:asciiTheme="minorHAnsi" w:hAnsiTheme="minorHAnsi"/>
                <w:sz w:val="18"/>
                <w:szCs w:val="18"/>
              </w:rPr>
              <w:t>01</w:t>
            </w:r>
          </w:p>
        </w:tc>
        <w:tc>
          <w:tcPr>
            <w:tcW w:w="2455" w:type="pct"/>
            <w:tcBorders>
              <w:top w:val="single" w:sz="4" w:space="0" w:color="auto"/>
              <w:left w:val="single" w:sz="4" w:space="0" w:color="auto"/>
              <w:bottom w:val="single" w:sz="4" w:space="0" w:color="auto"/>
              <w:right w:val="single" w:sz="4" w:space="0" w:color="auto"/>
            </w:tcBorders>
            <w:vAlign w:val="center"/>
          </w:tcPr>
          <w:p w14:paraId="7758F19B" w14:textId="43CC449C" w:rsidR="00FD0FA3" w:rsidRPr="00877B2C" w:rsidRDefault="00E221C5" w:rsidP="00864738">
            <w:pPr>
              <w:rPr>
                <w:rFonts w:asciiTheme="minorHAnsi" w:hAnsiTheme="minorHAnsi"/>
                <w:sz w:val="18"/>
                <w:szCs w:val="18"/>
              </w:rPr>
            </w:pPr>
            <w:r>
              <w:rPr>
                <w:rFonts w:asciiTheme="minorHAnsi" w:hAnsiTheme="minorHAnsi"/>
                <w:sz w:val="18"/>
                <w:szCs w:val="18"/>
              </w:rPr>
              <w:t>Space Conditioning</w:t>
            </w:r>
            <w:r w:rsidRPr="00877B2C">
              <w:rPr>
                <w:rFonts w:asciiTheme="minorHAnsi" w:hAnsiTheme="minorHAnsi"/>
                <w:sz w:val="18"/>
                <w:szCs w:val="18"/>
              </w:rPr>
              <w:t xml:space="preserve"> </w:t>
            </w:r>
            <w:r w:rsidR="00FD0FA3" w:rsidRPr="00877B2C">
              <w:rPr>
                <w:rFonts w:asciiTheme="minorHAnsi" w:hAnsiTheme="minorHAnsi"/>
                <w:sz w:val="18"/>
                <w:szCs w:val="18"/>
              </w:rPr>
              <w:t>System Name or Identification/Tag</w:t>
            </w:r>
          </w:p>
        </w:tc>
        <w:tc>
          <w:tcPr>
            <w:tcW w:w="2337" w:type="pct"/>
            <w:tcBorders>
              <w:top w:val="single" w:sz="4" w:space="0" w:color="auto"/>
              <w:left w:val="single" w:sz="4" w:space="0" w:color="auto"/>
              <w:bottom w:val="single" w:sz="4" w:space="0" w:color="auto"/>
              <w:right w:val="single" w:sz="4" w:space="0" w:color="auto"/>
            </w:tcBorders>
            <w:vAlign w:val="center"/>
          </w:tcPr>
          <w:p w14:paraId="7758F19C" w14:textId="77777777" w:rsidR="00FD0FA3" w:rsidRPr="00F70B2C" w:rsidRDefault="00FD0FA3" w:rsidP="00864738">
            <w:pPr>
              <w:rPr>
                <w:rFonts w:asciiTheme="minorHAnsi" w:hAnsiTheme="minorHAnsi"/>
                <w:b/>
                <w:sz w:val="18"/>
                <w:szCs w:val="18"/>
              </w:rPr>
            </w:pPr>
          </w:p>
        </w:tc>
      </w:tr>
      <w:tr w:rsidR="00FD0FA3" w:rsidRPr="005369B5" w14:paraId="7758F1A1"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9E" w14:textId="0C64FA57" w:rsidR="00FD0FA3" w:rsidRPr="00877B2C" w:rsidRDefault="00FD0FA3" w:rsidP="003527A2">
            <w:pPr>
              <w:jc w:val="center"/>
              <w:rPr>
                <w:rFonts w:asciiTheme="minorHAnsi" w:hAnsiTheme="minorHAnsi"/>
                <w:sz w:val="18"/>
                <w:szCs w:val="18"/>
              </w:rPr>
            </w:pPr>
            <w:r w:rsidRPr="00877B2C">
              <w:rPr>
                <w:rFonts w:asciiTheme="minorHAnsi" w:hAnsiTheme="minorHAnsi"/>
                <w:sz w:val="18"/>
                <w:szCs w:val="18"/>
              </w:rPr>
              <w:t>02</w:t>
            </w:r>
          </w:p>
        </w:tc>
        <w:tc>
          <w:tcPr>
            <w:tcW w:w="2455" w:type="pct"/>
            <w:tcBorders>
              <w:top w:val="single" w:sz="4" w:space="0" w:color="auto"/>
              <w:left w:val="single" w:sz="4" w:space="0" w:color="auto"/>
              <w:bottom w:val="single" w:sz="4" w:space="0" w:color="auto"/>
              <w:right w:val="single" w:sz="4" w:space="0" w:color="auto"/>
            </w:tcBorders>
            <w:vAlign w:val="center"/>
          </w:tcPr>
          <w:p w14:paraId="7758F19F" w14:textId="1F27162B" w:rsidR="00FD0FA3" w:rsidRPr="00877B2C" w:rsidRDefault="00E221C5" w:rsidP="00E221C5">
            <w:pPr>
              <w:rPr>
                <w:rFonts w:asciiTheme="minorHAnsi" w:hAnsiTheme="minorHAnsi"/>
                <w:sz w:val="18"/>
                <w:szCs w:val="18"/>
              </w:rPr>
            </w:pPr>
            <w:r>
              <w:rPr>
                <w:rFonts w:asciiTheme="minorHAnsi" w:hAnsiTheme="minorHAnsi"/>
                <w:sz w:val="18"/>
                <w:szCs w:val="18"/>
              </w:rPr>
              <w:t xml:space="preserve">Space Conditioning </w:t>
            </w:r>
            <w:r w:rsidR="00FD0FA3" w:rsidRPr="00877B2C">
              <w:rPr>
                <w:rFonts w:asciiTheme="minorHAnsi" w:hAnsiTheme="minorHAnsi"/>
                <w:sz w:val="18"/>
                <w:szCs w:val="18"/>
              </w:rPr>
              <w:t>System Location or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7758F1A0" w14:textId="77777777" w:rsidR="00FD0FA3" w:rsidRPr="005369B5" w:rsidRDefault="00FD0FA3" w:rsidP="00864738">
            <w:pPr>
              <w:rPr>
                <w:rFonts w:asciiTheme="minorHAnsi" w:hAnsiTheme="minorHAnsi"/>
                <w:sz w:val="18"/>
                <w:szCs w:val="18"/>
              </w:rPr>
            </w:pPr>
          </w:p>
        </w:tc>
      </w:tr>
      <w:tr w:rsidR="00E221C5" w:rsidRPr="005369B5" w14:paraId="7F5FDDA5"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0357DAFF" w14:textId="1E948F6A" w:rsidR="00E221C5" w:rsidRPr="00877B2C" w:rsidRDefault="00E221C5" w:rsidP="003527A2">
            <w:pPr>
              <w:jc w:val="center"/>
              <w:rPr>
                <w:rFonts w:asciiTheme="minorHAnsi" w:hAnsiTheme="minorHAnsi"/>
                <w:sz w:val="18"/>
                <w:szCs w:val="18"/>
              </w:rPr>
            </w:pPr>
            <w:r>
              <w:rPr>
                <w:rFonts w:asciiTheme="minorHAnsi" w:hAnsiTheme="minorHAnsi"/>
                <w:sz w:val="18"/>
                <w:szCs w:val="18"/>
              </w:rPr>
              <w:t>03</w:t>
            </w:r>
          </w:p>
        </w:tc>
        <w:tc>
          <w:tcPr>
            <w:tcW w:w="2455" w:type="pct"/>
            <w:tcBorders>
              <w:top w:val="single" w:sz="4" w:space="0" w:color="auto"/>
              <w:left w:val="single" w:sz="4" w:space="0" w:color="auto"/>
              <w:bottom w:val="single" w:sz="4" w:space="0" w:color="auto"/>
              <w:right w:val="single" w:sz="4" w:space="0" w:color="auto"/>
            </w:tcBorders>
            <w:vAlign w:val="center"/>
          </w:tcPr>
          <w:p w14:paraId="5C79099B" w14:textId="534F2063" w:rsidR="00E221C5" w:rsidRDefault="00E221C5" w:rsidP="00E221C5">
            <w:pPr>
              <w:rPr>
                <w:rFonts w:asciiTheme="minorHAnsi" w:hAnsiTheme="minorHAnsi"/>
                <w:sz w:val="18"/>
                <w:szCs w:val="18"/>
              </w:rPr>
            </w:pPr>
            <w:r w:rsidRPr="00E221C5">
              <w:rPr>
                <w:rFonts w:asciiTheme="minorHAnsi" w:hAnsiTheme="minorHAnsi"/>
                <w:sz w:val="18"/>
                <w:szCs w:val="18"/>
              </w:rPr>
              <w:t>Indoor Unit Name or Description of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2A725627" w14:textId="77777777" w:rsidR="00E221C5" w:rsidRPr="005369B5" w:rsidRDefault="00E221C5" w:rsidP="00864738">
            <w:pPr>
              <w:rPr>
                <w:rFonts w:asciiTheme="minorHAnsi" w:hAnsiTheme="minorHAnsi"/>
                <w:sz w:val="18"/>
                <w:szCs w:val="18"/>
              </w:rPr>
            </w:pPr>
          </w:p>
        </w:tc>
      </w:tr>
      <w:tr w:rsidR="00FD0FA3" w:rsidRPr="005369B5" w14:paraId="7758F1A5"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2" w14:textId="1F2735FF"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w:t>
            </w:r>
            <w:r w:rsidR="00E221C5">
              <w:rPr>
                <w:rFonts w:asciiTheme="minorHAnsi" w:hAnsiTheme="minorHAnsi"/>
                <w:sz w:val="18"/>
                <w:szCs w:val="18"/>
              </w:rPr>
              <w:t>4</w:t>
            </w:r>
          </w:p>
        </w:tc>
        <w:tc>
          <w:tcPr>
            <w:tcW w:w="2455" w:type="pct"/>
            <w:tcBorders>
              <w:top w:val="single" w:sz="4" w:space="0" w:color="auto"/>
              <w:left w:val="single" w:sz="4" w:space="0" w:color="auto"/>
              <w:bottom w:val="single" w:sz="4" w:space="0" w:color="auto"/>
              <w:right w:val="single" w:sz="4" w:space="0" w:color="auto"/>
            </w:tcBorders>
            <w:vAlign w:val="center"/>
          </w:tcPr>
          <w:p w14:paraId="7758F1A3" w14:textId="08F77858"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4" w14:textId="77777777" w:rsidR="00FD0FA3" w:rsidRPr="00A92C18" w:rsidRDefault="00FD0FA3" w:rsidP="00864738">
            <w:pPr>
              <w:rPr>
                <w:rFonts w:asciiTheme="minorHAnsi" w:hAnsiTheme="minorHAnsi"/>
              </w:rPr>
            </w:pPr>
          </w:p>
        </w:tc>
      </w:tr>
      <w:tr w:rsidR="00FD0FA3" w:rsidRPr="005369B5" w14:paraId="7758F1A9"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6" w14:textId="3E4F2A70"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w:t>
            </w:r>
            <w:r w:rsidR="00E221C5">
              <w:rPr>
                <w:rFonts w:asciiTheme="minorHAnsi" w:hAnsiTheme="minorHAnsi"/>
                <w:sz w:val="18"/>
                <w:szCs w:val="18"/>
              </w:rPr>
              <w:t>5</w:t>
            </w:r>
          </w:p>
        </w:tc>
        <w:tc>
          <w:tcPr>
            <w:tcW w:w="2455" w:type="pct"/>
            <w:tcBorders>
              <w:top w:val="single" w:sz="4" w:space="0" w:color="auto"/>
              <w:left w:val="single" w:sz="4" w:space="0" w:color="auto"/>
              <w:bottom w:val="single" w:sz="4" w:space="0" w:color="auto"/>
              <w:right w:val="single" w:sz="4" w:space="0" w:color="auto"/>
            </w:tcBorders>
            <w:vAlign w:val="center"/>
          </w:tcPr>
          <w:p w14:paraId="7758F1A7" w14:textId="18D06FE9"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8" w14:textId="77777777" w:rsidR="00FD0FA3" w:rsidRPr="00A92C18" w:rsidRDefault="00FD0FA3" w:rsidP="00864738">
            <w:pPr>
              <w:rPr>
                <w:rFonts w:asciiTheme="minorHAnsi" w:hAnsiTheme="minorHAnsi"/>
              </w:rPr>
            </w:pPr>
          </w:p>
        </w:tc>
      </w:tr>
      <w:tr w:rsidR="00FD0FA3" w:rsidRPr="005369B5" w14:paraId="7758F1AD"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A" w14:textId="7E1BEA5E"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w:t>
            </w:r>
            <w:r w:rsidR="00E221C5">
              <w:rPr>
                <w:rFonts w:asciiTheme="minorHAnsi" w:hAnsiTheme="minorHAnsi"/>
                <w:sz w:val="18"/>
                <w:szCs w:val="18"/>
              </w:rPr>
              <w:t>6</w:t>
            </w:r>
          </w:p>
        </w:tc>
        <w:tc>
          <w:tcPr>
            <w:tcW w:w="2455" w:type="pct"/>
            <w:tcBorders>
              <w:top w:val="single" w:sz="4" w:space="0" w:color="auto"/>
              <w:left w:val="single" w:sz="4" w:space="0" w:color="auto"/>
              <w:bottom w:val="single" w:sz="4" w:space="0" w:color="auto"/>
              <w:right w:val="single" w:sz="4" w:space="0" w:color="auto"/>
            </w:tcBorders>
            <w:vAlign w:val="center"/>
          </w:tcPr>
          <w:p w14:paraId="7758F1AB" w14:textId="0F61EA01"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C" w14:textId="77777777" w:rsidR="00FD0FA3" w:rsidRPr="00A92C18" w:rsidRDefault="00FD0FA3" w:rsidP="00864738">
            <w:pPr>
              <w:rPr>
                <w:rFonts w:asciiTheme="minorHAnsi" w:hAnsiTheme="minorHAnsi"/>
              </w:rPr>
            </w:pPr>
          </w:p>
        </w:tc>
      </w:tr>
    </w:tbl>
    <w:p w14:paraId="7758F1AE" w14:textId="77777777" w:rsidR="00FD0FA3" w:rsidRPr="00F70B2C" w:rsidRDefault="00FD0FA3" w:rsidP="00FD0FA3">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FD0FA3" w:rsidRPr="006136A2" w14:paraId="7758F1B1"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AF" w14:textId="22CEC688" w:rsidR="00FD0FA3" w:rsidRPr="00F70B2C" w:rsidRDefault="00FD0FA3" w:rsidP="00864738">
            <w:pPr>
              <w:tabs>
                <w:tab w:val="left" w:pos="360"/>
                <w:tab w:val="left" w:pos="3600"/>
                <w:tab w:val="left" w:pos="4680"/>
                <w:tab w:val="left" w:pos="5940"/>
                <w:tab w:val="left" w:pos="6930"/>
                <w:tab w:val="left" w:pos="8100"/>
                <w:tab w:val="left" w:pos="9090"/>
              </w:tabs>
              <w:rPr>
                <w:rFonts w:asciiTheme="minorHAnsi" w:hAnsiTheme="minorHAnsi"/>
                <w:b/>
                <w:bCs/>
                <w:szCs w:val="18"/>
              </w:rPr>
            </w:pPr>
            <w:r w:rsidRPr="00F70B2C">
              <w:rPr>
                <w:rFonts w:asciiTheme="minorHAnsi" w:hAnsiTheme="minorHAnsi"/>
                <w:b/>
                <w:bCs/>
                <w:szCs w:val="18"/>
              </w:rPr>
              <w:t xml:space="preserve">B. </w:t>
            </w:r>
            <w:r w:rsidR="00442222" w:rsidRPr="00F70B2C">
              <w:rPr>
                <w:rFonts w:asciiTheme="minorHAnsi" w:hAnsiTheme="minorHAnsi"/>
                <w:b/>
                <w:szCs w:val="18"/>
              </w:rPr>
              <w:t>Duct Surface Area Reduction and R-value Compliance Credit</w:t>
            </w:r>
          </w:p>
          <w:p w14:paraId="7758F1B0" w14:textId="77777777" w:rsidR="00FD0FA3" w:rsidRPr="00877B2C" w:rsidRDefault="00FD0FA3" w:rsidP="00864738">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tc>
      </w:tr>
      <w:tr w:rsidR="00FD0FA3" w:rsidRPr="006136A2" w14:paraId="7758F1B4"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2"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3"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FD0FA3" w:rsidRPr="006136A2" w14:paraId="7758F1B7"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5"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6"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FD0FA3" w:rsidRPr="006136A2" w14:paraId="7758F1BA"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8"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9" w14:textId="014F803B" w:rsidR="00FD0FA3" w:rsidRPr="00877B2C" w:rsidRDefault="00FD0FA3" w:rsidP="00BE4C42">
            <w:pPr>
              <w:rPr>
                <w:rFonts w:asciiTheme="minorHAnsi" w:hAnsiTheme="minorHAnsi"/>
                <w:sz w:val="18"/>
                <w:szCs w:val="18"/>
              </w:rPr>
            </w:pPr>
            <w:r w:rsidRPr="00877B2C">
              <w:rPr>
                <w:rFonts w:asciiTheme="minorHAnsi" w:hAnsiTheme="minorHAnsi"/>
                <w:sz w:val="18"/>
                <w:szCs w:val="18"/>
              </w:rPr>
              <w:t>The duct system installation, including duct sizes</w:t>
            </w:r>
            <w:r w:rsidR="00BE4C42">
              <w:rPr>
                <w:rFonts w:asciiTheme="minorHAnsi" w:hAnsiTheme="minorHAnsi"/>
                <w:sz w:val="18"/>
                <w:szCs w:val="18"/>
              </w:rPr>
              <w:t>, R-values, and lengths,</w:t>
            </w:r>
            <w:r w:rsidR="00BE4C42" w:rsidRPr="00877B2C">
              <w:rPr>
                <w:rFonts w:asciiTheme="minorHAnsi" w:hAnsiTheme="minorHAnsi"/>
                <w:sz w:val="18"/>
                <w:szCs w:val="18"/>
              </w:rPr>
              <w:t xml:space="preserve"> </w:t>
            </w:r>
            <w:r w:rsidRPr="00877B2C">
              <w:rPr>
                <w:rFonts w:asciiTheme="minorHAnsi" w:hAnsiTheme="minorHAnsi"/>
                <w:sz w:val="18"/>
                <w:szCs w:val="18"/>
              </w:rPr>
              <w:t>and locations of supply &amp; return registers shall conform to the duct system design layout approved by the enforcement agency.</w:t>
            </w:r>
          </w:p>
        </w:tc>
      </w:tr>
      <w:tr w:rsidR="00FD0FA3" w:rsidRPr="006136A2" w14:paraId="7758F1BD"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B"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C"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FD0FA3" w:rsidRPr="006136A2" w14:paraId="7758F1C0"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E"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F"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D36FD1" w:rsidRPr="006136A2" w14:paraId="7758F1C4"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1" w14:textId="77777777" w:rsidR="00D36FD1" w:rsidRPr="00877B2C" w:rsidRDefault="00D36FD1" w:rsidP="00864738">
            <w:pPr>
              <w:jc w:val="center"/>
              <w:rPr>
                <w:rFonts w:asciiTheme="minorHAnsi" w:hAnsiTheme="minorHAnsi"/>
                <w:sz w:val="18"/>
                <w:szCs w:val="18"/>
              </w:rPr>
            </w:pPr>
            <w:r w:rsidRPr="00877B2C">
              <w:rPr>
                <w:rFonts w:asciiTheme="minorHAnsi" w:hAnsiTheme="minorHAnsi"/>
                <w:sz w:val="18"/>
                <w:szCs w:val="18"/>
              </w:rPr>
              <w:t>06</w:t>
            </w:r>
          </w:p>
        </w:tc>
        <w:tc>
          <w:tcPr>
            <w:tcW w:w="2846" w:type="dxa"/>
            <w:tcBorders>
              <w:top w:val="single" w:sz="4" w:space="0" w:color="auto"/>
              <w:left w:val="single" w:sz="4" w:space="0" w:color="auto"/>
              <w:bottom w:val="single" w:sz="4" w:space="0" w:color="auto"/>
              <w:right w:val="single" w:sz="4" w:space="0" w:color="auto"/>
            </w:tcBorders>
            <w:vAlign w:val="center"/>
          </w:tcPr>
          <w:p w14:paraId="7758F1C2" w14:textId="77777777" w:rsidR="00D36FD1" w:rsidRPr="00877B2C" w:rsidRDefault="00D36FD1"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125841C7" w14:textId="77777777" w:rsidR="0014781A" w:rsidRDefault="0014781A" w:rsidP="001D7CD9">
            <w:pPr>
              <w:pStyle w:val="ListParagraph"/>
              <w:keepNext/>
              <w:numPr>
                <w:ilvl w:val="0"/>
                <w:numId w:val="14"/>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1C3" w14:textId="621827C1" w:rsidR="00D36FD1" w:rsidRPr="0014781A" w:rsidRDefault="0014781A" w:rsidP="001D7CD9">
            <w:pPr>
              <w:pStyle w:val="ListParagraph"/>
              <w:keepNext/>
              <w:numPr>
                <w:ilvl w:val="0"/>
                <w:numId w:val="14"/>
              </w:numPr>
              <w:tabs>
                <w:tab w:val="left" w:pos="356"/>
              </w:tabs>
              <w:rPr>
                <w:rFonts w:asciiTheme="minorHAnsi" w:hAnsiTheme="minorHAnsi"/>
                <w:b/>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1C7"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5" w14:textId="77777777" w:rsidR="00D07066" w:rsidRPr="00877B2C" w:rsidRDefault="00D07066" w:rsidP="00864738">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C6" w14:textId="77777777" w:rsidR="00D07066" w:rsidRPr="00877B2C" w:rsidRDefault="00D07066" w:rsidP="00D6117A">
            <w:pPr>
              <w:rPr>
                <w:rFonts w:asciiTheme="minorHAnsi" w:hAnsiTheme="minorHAnsi"/>
                <w:sz w:val="18"/>
                <w:szCs w:val="18"/>
              </w:rPr>
            </w:pPr>
            <w:r w:rsidRPr="00877B2C">
              <w:rPr>
                <w:rFonts w:asciiTheme="minorHAnsi" w:hAnsiTheme="minorHAnsi"/>
                <w:sz w:val="18"/>
                <w:szCs w:val="18"/>
              </w:rPr>
              <w:t>Correction Notes:</w:t>
            </w:r>
          </w:p>
        </w:tc>
      </w:tr>
      <w:tr w:rsidR="00FD0FA3" w:rsidRPr="006136A2" w14:paraId="7758F1C9"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C8" w14:textId="77777777" w:rsidR="00FD0FA3" w:rsidRPr="00877B2C" w:rsidRDefault="00533ED1" w:rsidP="00864738">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1CA" w14:textId="77777777" w:rsidR="00FD0FA3" w:rsidRPr="00F70B2C" w:rsidRDefault="00FD0FA3" w:rsidP="00FD0FA3">
      <w:pPr>
        <w:pStyle w:val="Heade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FD0FA3" w:rsidRPr="006136A2" w14:paraId="7758F1CD"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CB" w14:textId="6508A8BA" w:rsidR="00FD0FA3" w:rsidRPr="00F70B2C" w:rsidRDefault="00FD0FA3" w:rsidP="00864738">
            <w:pPr>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C. </w:t>
            </w:r>
            <w:r w:rsidR="00442222" w:rsidRPr="00F70B2C">
              <w:rPr>
                <w:rFonts w:asciiTheme="minorHAnsi" w:hAnsiTheme="minorHAnsi"/>
                <w:b/>
                <w:szCs w:val="18"/>
              </w:rPr>
              <w:t>Buried Ducts Compliance Credit</w:t>
            </w:r>
          </w:p>
          <w:p w14:paraId="7758F1CC" w14:textId="77777777" w:rsidR="00FD0FA3" w:rsidRPr="00877B2C" w:rsidRDefault="00FD0FA3" w:rsidP="00864738">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tc>
      </w:tr>
      <w:tr w:rsidR="00FD0FA3" w:rsidRPr="006136A2" w14:paraId="7758F1D0"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E"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CF" w14:textId="1E56732E"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FD0FA3" w:rsidRPr="006136A2" w14:paraId="7758F1D3"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1"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2" w14:textId="44BC5E5D" w:rsidR="00FD0FA3" w:rsidRPr="00877B2C" w:rsidRDefault="00FD0FA3" w:rsidP="00AB10BA">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3527A2" w:rsidRPr="006136A2" w14:paraId="7758F1D6"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4" w14:textId="77777777" w:rsidR="003527A2" w:rsidRPr="00877B2C" w:rsidRDefault="003527A2" w:rsidP="003527A2">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5" w14:textId="38B2FD70" w:rsidR="003527A2" w:rsidRPr="00877B2C" w:rsidRDefault="003527A2" w:rsidP="00F6717A">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duct</w:t>
            </w:r>
            <w:r w:rsidR="00F6717A">
              <w:rPr>
                <w:rFonts w:asciiTheme="minorHAnsi" w:hAnsiTheme="minorHAnsi"/>
                <w:sz w:val="18"/>
                <w:szCs w:val="18"/>
              </w:rPr>
              <w:t xml:space="preserve"> nominal diameter</w:t>
            </w:r>
            <w:r>
              <w:rPr>
                <w:rFonts w:asciiTheme="minorHAnsi" w:hAnsiTheme="minorHAnsi"/>
                <w:sz w:val="18"/>
                <w:szCs w:val="18"/>
              </w:rPr>
              <w:t xml:space="preserve">, R-value, and length of each </w:t>
            </w:r>
            <w:r w:rsidR="00F6717A">
              <w:rPr>
                <w:rFonts w:asciiTheme="minorHAnsi" w:hAnsiTheme="minorHAnsi"/>
                <w:sz w:val="18"/>
                <w:szCs w:val="18"/>
              </w:rPr>
              <w:t>segment, ceiling insulation depth, type (</w:t>
            </w:r>
            <w:proofErr w:type="gramStart"/>
            <w:r w:rsidR="00F6717A">
              <w:rPr>
                <w:rFonts w:asciiTheme="minorHAnsi" w:hAnsiTheme="minorHAnsi"/>
                <w:sz w:val="18"/>
                <w:szCs w:val="18"/>
              </w:rPr>
              <w:t>i.e.</w:t>
            </w:r>
            <w:proofErr w:type="gramEnd"/>
            <w:r w:rsidR="00F6717A">
              <w:rPr>
                <w:rFonts w:asciiTheme="minorHAnsi" w:hAnsiTheme="minorHAnsi"/>
                <w:sz w:val="18"/>
                <w:szCs w:val="18"/>
              </w:rPr>
              <w:t xml:space="preserve"> fiberglass or cellulose), and R-value, and supply and return register locations</w:t>
            </w:r>
            <w:r>
              <w:rPr>
                <w:rFonts w:asciiTheme="minorHAnsi" w:hAnsiTheme="minorHAnsi"/>
                <w:sz w:val="18"/>
                <w:szCs w:val="18"/>
              </w:rPr>
              <w:t>.</w:t>
            </w:r>
          </w:p>
        </w:tc>
      </w:tr>
      <w:tr w:rsidR="003527A2" w:rsidRPr="006136A2" w14:paraId="7758F1D9"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7" w14:textId="77777777" w:rsidR="003527A2" w:rsidRPr="00877B2C" w:rsidRDefault="003527A2" w:rsidP="003527A2">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8" w14:textId="23699357" w:rsidR="003527A2" w:rsidRPr="00877B2C" w:rsidRDefault="003527A2" w:rsidP="003527A2">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3527A2" w:rsidRPr="006136A2" w14:paraId="7758F1DC"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A" w14:textId="77777777" w:rsidR="003527A2" w:rsidRPr="00877B2C" w:rsidRDefault="003527A2" w:rsidP="003527A2">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B" w14:textId="357DC1CA" w:rsidR="003527A2" w:rsidRPr="00877B2C" w:rsidRDefault="00F6717A" w:rsidP="00F6717A">
            <w:pPr>
              <w:rPr>
                <w:rFonts w:asciiTheme="minorHAnsi" w:hAnsiTheme="minorHAnsi"/>
                <w:sz w:val="18"/>
                <w:szCs w:val="18"/>
              </w:rPr>
            </w:pPr>
            <w:r>
              <w:rPr>
                <w:rFonts w:asciiTheme="minorHAnsi" w:hAnsiTheme="minorHAnsi"/>
                <w:sz w:val="18"/>
                <w:szCs w:val="18"/>
              </w:rPr>
              <w:t>Ducts</w:t>
            </w:r>
            <w:r w:rsidR="003527A2" w:rsidRPr="00877B2C">
              <w:rPr>
                <w:rFonts w:asciiTheme="minorHAnsi" w:hAnsiTheme="minorHAnsi"/>
                <w:sz w:val="18"/>
                <w:szCs w:val="18"/>
              </w:rPr>
              <w:t xml:space="preserve"> shall not have severely twisted or compressed sections that would rest</w:t>
            </w:r>
            <w:r w:rsidR="003527A2">
              <w:rPr>
                <w:rFonts w:asciiTheme="minorHAnsi" w:hAnsiTheme="minorHAnsi"/>
                <w:sz w:val="18"/>
                <w:szCs w:val="18"/>
              </w:rPr>
              <w:t>rict required operating airflow.</w:t>
            </w:r>
          </w:p>
        </w:tc>
      </w:tr>
      <w:tr w:rsidR="00FD0FA3" w:rsidRPr="006136A2" w14:paraId="7758F1DF"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D" w14:textId="4E21002A" w:rsidR="00FD0FA3" w:rsidRPr="00877B2C" w:rsidRDefault="00F6717A" w:rsidP="00864738">
            <w:pPr>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E" w14:textId="405394D3" w:rsidR="00FD0FA3" w:rsidRPr="00877B2C" w:rsidRDefault="00F6717A" w:rsidP="00864738">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w:t>
            </w:r>
            <w:proofErr w:type="gramStart"/>
            <w:r w:rsidRPr="00801F86">
              <w:rPr>
                <w:rFonts w:asciiTheme="minorHAnsi" w:hAnsiTheme="minorHAnsi"/>
                <w:sz w:val="18"/>
                <w:szCs w:val="18"/>
              </w:rPr>
              <w:t>i.e.</w:t>
            </w:r>
            <w:proofErr w:type="gramEnd"/>
            <w:r w:rsidRPr="00801F86">
              <w:rPr>
                <w:rFonts w:asciiTheme="minorHAnsi" w:hAnsiTheme="minorHAnsi"/>
                <w:sz w:val="18"/>
                <w:szCs w:val="18"/>
              </w:rPr>
              <w:t xml:space="preserv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3527A2" w:rsidRPr="0014781A" w14:paraId="6662C457"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E136604" w14:textId="0E0A920E" w:rsidR="003527A2" w:rsidRPr="00877B2C" w:rsidRDefault="00F6717A"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87833A9" w14:textId="33BBE919" w:rsidR="003527A2" w:rsidRPr="003527A2" w:rsidRDefault="003527A2" w:rsidP="00F6717A">
            <w:pPr>
              <w:keepNext/>
              <w:tabs>
                <w:tab w:val="left" w:pos="356"/>
              </w:tabs>
              <w:rPr>
                <w:rFonts w:asciiTheme="minorHAnsi" w:hAnsiTheme="minorHAnsi"/>
                <w:sz w:val="18"/>
                <w:szCs w:val="18"/>
              </w:rPr>
            </w:pPr>
            <w:r w:rsidRPr="00877B2C">
              <w:rPr>
                <w:rFonts w:asciiTheme="minorHAnsi" w:hAnsiTheme="minorHAnsi"/>
                <w:sz w:val="18"/>
                <w:szCs w:val="18"/>
              </w:rPr>
              <w:t xml:space="preserve">The dwelling shall comply with all Quality Insulation Installation requirements as documented on the applicable </w:t>
            </w:r>
            <w:r w:rsidR="00F6717A" w:rsidRPr="00877B2C">
              <w:rPr>
                <w:rFonts w:asciiTheme="minorHAnsi" w:hAnsiTheme="minorHAnsi"/>
                <w:sz w:val="18"/>
                <w:szCs w:val="18"/>
              </w:rPr>
              <w:t>CF2R</w:t>
            </w:r>
            <w:r w:rsidRPr="00877B2C">
              <w:rPr>
                <w:rFonts w:asciiTheme="minorHAnsi" w:hAnsiTheme="minorHAnsi"/>
                <w:sz w:val="18"/>
                <w:szCs w:val="18"/>
              </w:rPr>
              <w:t xml:space="preserve"> and </w:t>
            </w:r>
            <w:r w:rsidR="00F6717A" w:rsidRPr="00877B2C">
              <w:rPr>
                <w:rFonts w:asciiTheme="minorHAnsi" w:hAnsiTheme="minorHAnsi"/>
                <w:sz w:val="18"/>
                <w:szCs w:val="18"/>
              </w:rPr>
              <w:t>CF3R</w:t>
            </w:r>
            <w:r w:rsidRPr="00877B2C">
              <w:rPr>
                <w:rFonts w:asciiTheme="minorHAnsi" w:hAnsiTheme="minorHAnsi"/>
                <w:sz w:val="18"/>
                <w:szCs w:val="18"/>
              </w:rPr>
              <w:t>.</w:t>
            </w:r>
          </w:p>
        </w:tc>
      </w:tr>
      <w:tr w:rsidR="00FD0FA3" w:rsidRPr="006136A2" w14:paraId="7758F1E3"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0" w14:textId="7B35229E" w:rsidR="00FD0FA3" w:rsidRPr="00877B2C" w:rsidRDefault="00FD0FA3" w:rsidP="003527A2">
            <w:pPr>
              <w:jc w:val="center"/>
              <w:rPr>
                <w:rFonts w:asciiTheme="minorHAnsi" w:hAnsiTheme="minorHAnsi"/>
                <w:sz w:val="18"/>
                <w:szCs w:val="18"/>
              </w:rPr>
            </w:pPr>
            <w:r w:rsidRPr="00877B2C">
              <w:rPr>
                <w:rFonts w:asciiTheme="minorHAnsi" w:hAnsiTheme="minorHAnsi"/>
                <w:sz w:val="18"/>
                <w:szCs w:val="18"/>
              </w:rPr>
              <w:t>0</w:t>
            </w:r>
            <w:r w:rsidR="003527A2">
              <w:rPr>
                <w:rFonts w:asciiTheme="minorHAnsi" w:hAnsiTheme="minorHAnsi"/>
                <w:sz w:val="18"/>
                <w:szCs w:val="18"/>
              </w:rPr>
              <w:t>8</w:t>
            </w:r>
          </w:p>
        </w:tc>
        <w:tc>
          <w:tcPr>
            <w:tcW w:w="2846" w:type="dxa"/>
            <w:tcBorders>
              <w:top w:val="single" w:sz="4" w:space="0" w:color="auto"/>
              <w:left w:val="single" w:sz="4" w:space="0" w:color="auto"/>
              <w:bottom w:val="single" w:sz="4" w:space="0" w:color="auto"/>
              <w:right w:val="single" w:sz="4" w:space="0" w:color="auto"/>
            </w:tcBorders>
            <w:vAlign w:val="center"/>
          </w:tcPr>
          <w:p w14:paraId="7758F1E1"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435D2A9A" w14:textId="77777777" w:rsidR="0014781A" w:rsidRDefault="0014781A" w:rsidP="001D7CD9">
            <w:pPr>
              <w:pStyle w:val="ListParagraph"/>
              <w:keepNext/>
              <w:numPr>
                <w:ilvl w:val="0"/>
                <w:numId w:val="15"/>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1E2" w14:textId="1C65A03D" w:rsidR="00FD0FA3" w:rsidRPr="0014781A" w:rsidRDefault="0014781A" w:rsidP="001D7CD9">
            <w:pPr>
              <w:pStyle w:val="ListParagraph"/>
              <w:keepNext/>
              <w:numPr>
                <w:ilvl w:val="0"/>
                <w:numId w:val="15"/>
              </w:numPr>
              <w:tabs>
                <w:tab w:val="left" w:pos="356"/>
              </w:tabs>
              <w:rPr>
                <w:rFonts w:asciiTheme="minorHAnsi" w:hAnsiTheme="minorHAns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1E6"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4" w14:textId="4C18419F" w:rsidR="00D07066" w:rsidRPr="00877B2C" w:rsidRDefault="00D07066" w:rsidP="003527A2">
            <w:pPr>
              <w:jc w:val="center"/>
              <w:rPr>
                <w:rFonts w:asciiTheme="minorHAnsi" w:hAnsiTheme="minorHAnsi"/>
                <w:sz w:val="18"/>
                <w:szCs w:val="18"/>
              </w:rPr>
            </w:pPr>
            <w:r w:rsidRPr="00877B2C">
              <w:rPr>
                <w:rFonts w:asciiTheme="minorHAnsi" w:hAnsiTheme="minorHAnsi"/>
                <w:sz w:val="18"/>
                <w:szCs w:val="18"/>
              </w:rPr>
              <w:t>0</w:t>
            </w:r>
            <w:r w:rsidR="003527A2">
              <w:rPr>
                <w:rFonts w:asciiTheme="minorHAnsi" w:hAnsiTheme="minorHAnsi"/>
                <w:sz w:val="18"/>
                <w:szCs w:val="18"/>
              </w:rPr>
              <w:t>9</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E5" w14:textId="77777777" w:rsidR="00D07066" w:rsidRPr="00877B2C" w:rsidRDefault="00D07066" w:rsidP="00D6117A">
            <w:pPr>
              <w:rPr>
                <w:rFonts w:asciiTheme="minorHAnsi" w:hAnsiTheme="minorHAnsi"/>
                <w:sz w:val="18"/>
                <w:szCs w:val="18"/>
              </w:rPr>
            </w:pPr>
            <w:r w:rsidRPr="00877B2C">
              <w:rPr>
                <w:rFonts w:asciiTheme="minorHAnsi" w:hAnsiTheme="minorHAnsi"/>
                <w:sz w:val="18"/>
                <w:szCs w:val="18"/>
              </w:rPr>
              <w:t>Correction Notes:</w:t>
            </w:r>
          </w:p>
        </w:tc>
      </w:tr>
      <w:tr w:rsidR="00D07066" w:rsidRPr="006136A2" w14:paraId="7758F1E8" w14:textId="77777777" w:rsidTr="00D0706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E7" w14:textId="77777777" w:rsidR="00D07066" w:rsidRPr="00877B2C" w:rsidRDefault="00533ED1" w:rsidP="00864738">
            <w:pPr>
              <w:rPr>
                <w:rFonts w:asciiTheme="minorHAnsi" w:hAnsiTheme="minorHAnsi"/>
                <w:sz w:val="18"/>
                <w:szCs w:val="18"/>
              </w:rPr>
            </w:pPr>
            <w:r w:rsidRPr="00877B2C">
              <w:rPr>
                <w:rFonts w:asciiTheme="minorHAnsi" w:hAnsiTheme="minorHAnsi"/>
                <w:b/>
                <w:sz w:val="18"/>
                <w:szCs w:val="18"/>
              </w:rPr>
              <w:lastRenderedPageBreak/>
              <w:t>The responsible person’s signature on this compliance document affirms that all applicable requirements in this table have been met.</w:t>
            </w:r>
          </w:p>
        </w:tc>
      </w:tr>
      <w:tr w:rsidR="00FD0FA3" w:rsidRPr="006136A2" w14:paraId="7758F1EC"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EA" w14:textId="16C427EA" w:rsidR="00FD0FA3" w:rsidRPr="00F70B2C" w:rsidRDefault="00FD0FA3" w:rsidP="00864738">
            <w:pPr>
              <w:keepNext/>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D. </w:t>
            </w:r>
            <w:r w:rsidR="00442222" w:rsidRPr="00F70B2C">
              <w:rPr>
                <w:rFonts w:asciiTheme="minorHAnsi" w:hAnsiTheme="minorHAnsi"/>
                <w:b/>
                <w:szCs w:val="18"/>
              </w:rPr>
              <w:t>Deeply Buried Ducts Compliance Credit</w:t>
            </w:r>
          </w:p>
          <w:p w14:paraId="7758F1EB" w14:textId="3735D43D" w:rsidR="00FD0FA3" w:rsidRPr="00877B2C" w:rsidRDefault="00FD0FA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w:t>
            </w:r>
            <w:r w:rsidR="00C137C9">
              <w:rPr>
                <w:rFonts w:asciiTheme="minorHAnsi" w:hAnsiTheme="minorHAnsi"/>
                <w:sz w:val="18"/>
                <w:szCs w:val="18"/>
              </w:rPr>
              <w:t xml:space="preserve"> meeting the requirements for buried ducts and covered by at least 3.5 inches of insulation can take credit for effective duct insulation </w:t>
            </w:r>
            <w:r w:rsidR="003D1625">
              <w:rPr>
                <w:rFonts w:asciiTheme="minorHAnsi" w:hAnsiTheme="minorHAnsi"/>
                <w:sz w:val="18"/>
                <w:szCs w:val="18"/>
              </w:rPr>
              <w:t xml:space="preserve">levels </w:t>
            </w:r>
            <w:r w:rsidR="00871988">
              <w:rPr>
                <w:rFonts w:asciiTheme="minorHAnsi" w:hAnsiTheme="minorHAnsi"/>
                <w:sz w:val="18"/>
                <w:szCs w:val="18"/>
              </w:rPr>
              <w:t>greater than</w:t>
            </w:r>
            <w:r w:rsidR="00C137C9">
              <w:rPr>
                <w:rFonts w:asciiTheme="minorHAnsi" w:hAnsiTheme="minorHAnsi"/>
                <w:sz w:val="18"/>
                <w:szCs w:val="18"/>
              </w:rPr>
              <w:t xml:space="preserve"> buried ducts. </w:t>
            </w:r>
            <w:r w:rsidR="002F3EE7">
              <w:rPr>
                <w:rFonts w:asciiTheme="minorHAnsi" w:hAnsiTheme="minorHAnsi"/>
                <w:sz w:val="18"/>
                <w:szCs w:val="18"/>
              </w:rPr>
              <w:t xml:space="preserve">Deeply buried ducts have the option of using </w:t>
            </w:r>
            <w:r w:rsidR="00C137C9">
              <w:rPr>
                <w:rFonts w:asciiTheme="minorHAnsi" w:hAnsiTheme="minorHAnsi"/>
                <w:sz w:val="18"/>
                <w:szCs w:val="18"/>
              </w:rPr>
              <w:t>lowered portion</w:t>
            </w:r>
            <w:r w:rsidR="002F3EE7">
              <w:rPr>
                <w:rFonts w:asciiTheme="minorHAnsi" w:hAnsiTheme="minorHAnsi"/>
                <w:sz w:val="18"/>
                <w:szCs w:val="18"/>
              </w:rPr>
              <w:t>s</w:t>
            </w:r>
            <w:r w:rsidR="00C137C9">
              <w:rPr>
                <w:rFonts w:asciiTheme="minorHAnsi" w:hAnsiTheme="minorHAnsi"/>
                <w:sz w:val="18"/>
                <w:szCs w:val="18"/>
              </w:rPr>
              <w:t xml:space="preserve"> of the ceiling</w:t>
            </w:r>
            <w:r w:rsidR="002F3EE7">
              <w:rPr>
                <w:rFonts w:asciiTheme="minorHAnsi" w:hAnsiTheme="minorHAnsi"/>
                <w:sz w:val="18"/>
                <w:szCs w:val="18"/>
              </w:rPr>
              <w:t xml:space="preserve"> or </w:t>
            </w:r>
            <w:r w:rsidR="00C137C9">
              <w:rPr>
                <w:rFonts w:asciiTheme="minorHAnsi" w:hAnsiTheme="minorHAnsi"/>
                <w:sz w:val="18"/>
                <w:szCs w:val="18"/>
              </w:rPr>
              <w:t>durable containment system</w:t>
            </w:r>
            <w:r w:rsidR="002F3EE7">
              <w:rPr>
                <w:rFonts w:asciiTheme="minorHAnsi" w:hAnsiTheme="minorHAnsi"/>
                <w:sz w:val="18"/>
                <w:szCs w:val="18"/>
              </w:rPr>
              <w:t xml:space="preserve">s to achieve burial depth greater than the </w:t>
            </w:r>
            <w:r w:rsidR="003D1625">
              <w:rPr>
                <w:rFonts w:asciiTheme="minorHAnsi" w:hAnsiTheme="minorHAnsi"/>
                <w:sz w:val="18"/>
                <w:szCs w:val="18"/>
              </w:rPr>
              <w:t>overall</w:t>
            </w:r>
            <w:r w:rsidR="002F3EE7">
              <w:rPr>
                <w:rFonts w:asciiTheme="minorHAnsi" w:hAnsiTheme="minorHAnsi"/>
                <w:sz w:val="18"/>
                <w:szCs w:val="18"/>
              </w:rPr>
              <w:t xml:space="preserve"> attic insulation level</w:t>
            </w:r>
            <w:r w:rsidR="00C137C9">
              <w:rPr>
                <w:rFonts w:asciiTheme="minorHAnsi" w:hAnsiTheme="minorHAnsi"/>
                <w:sz w:val="18"/>
                <w:szCs w:val="18"/>
              </w:rPr>
              <w:t>. Deeply buried duct systems must comply with the following requirements:</w:t>
            </w:r>
          </w:p>
        </w:tc>
      </w:tr>
      <w:tr w:rsidR="00FD0FA3" w:rsidRPr="006136A2" w14:paraId="7758F1EF"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D"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EE" w14:textId="77777777" w:rsidR="00FD0FA3" w:rsidRPr="00877B2C" w:rsidRDefault="00FD0FA3" w:rsidP="00864738">
            <w:pPr>
              <w:keepNext/>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FD0FA3" w:rsidRPr="006136A2" w14:paraId="7758F1F2"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0"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1" w14:textId="77777777" w:rsidR="00FD0FA3" w:rsidRPr="00877B2C" w:rsidRDefault="00FD0FA3" w:rsidP="00864738">
            <w:pPr>
              <w:keepNext/>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FD0FA3" w:rsidRPr="006136A2" w14:paraId="7758F1F5"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3"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4" w14:textId="447B80AE" w:rsidR="00FD0FA3" w:rsidRPr="00877B2C" w:rsidRDefault="00C137C9" w:rsidP="00B853ED">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xml:space="preserve">, duct </w:t>
            </w:r>
            <w:r w:rsidR="00B853ED">
              <w:rPr>
                <w:rFonts w:asciiTheme="minorHAnsi" w:hAnsiTheme="minorHAnsi"/>
                <w:sz w:val="18"/>
                <w:szCs w:val="18"/>
              </w:rPr>
              <w:t>nominal diameter</w:t>
            </w:r>
            <w:r>
              <w:rPr>
                <w:rFonts w:asciiTheme="minorHAnsi" w:hAnsiTheme="minorHAnsi"/>
                <w:sz w:val="18"/>
                <w:szCs w:val="18"/>
              </w:rPr>
              <w:t xml:space="preserve">, R-value, and length of each </w:t>
            </w:r>
            <w:r w:rsidR="00B853ED">
              <w:rPr>
                <w:rFonts w:asciiTheme="minorHAnsi" w:hAnsiTheme="minorHAnsi"/>
                <w:sz w:val="18"/>
                <w:szCs w:val="18"/>
              </w:rPr>
              <w:t>segment</w:t>
            </w:r>
            <w:r>
              <w:rPr>
                <w:rFonts w:asciiTheme="minorHAnsi" w:hAnsiTheme="minorHAnsi"/>
                <w:sz w:val="18"/>
                <w:szCs w:val="18"/>
              </w:rPr>
              <w:t xml:space="preserve">, </w:t>
            </w:r>
            <w:r w:rsidR="00B853ED">
              <w:rPr>
                <w:rFonts w:asciiTheme="minorHAnsi" w:hAnsiTheme="minorHAnsi"/>
                <w:sz w:val="18"/>
                <w:szCs w:val="18"/>
              </w:rPr>
              <w:t>ceiling insulation depth, type (</w:t>
            </w:r>
            <w:proofErr w:type="gramStart"/>
            <w:r w:rsidR="00B853ED">
              <w:rPr>
                <w:rFonts w:asciiTheme="minorHAnsi" w:hAnsiTheme="minorHAnsi"/>
                <w:sz w:val="18"/>
                <w:szCs w:val="18"/>
              </w:rPr>
              <w:t>i.e.</w:t>
            </w:r>
            <w:proofErr w:type="gramEnd"/>
            <w:r w:rsidR="00B853ED">
              <w:rPr>
                <w:rFonts w:asciiTheme="minorHAnsi" w:hAnsiTheme="minorHAnsi"/>
                <w:sz w:val="18"/>
                <w:szCs w:val="18"/>
              </w:rPr>
              <w:t xml:space="preserve"> fiberglass or cellulose), and R-value, </w:t>
            </w:r>
            <w:r w:rsidR="00B112BF">
              <w:rPr>
                <w:rFonts w:asciiTheme="minorHAnsi" w:hAnsiTheme="minorHAnsi"/>
                <w:sz w:val="18"/>
                <w:szCs w:val="18"/>
              </w:rPr>
              <w:t>lowered chase or containment system</w:t>
            </w:r>
            <w:r w:rsidR="003D1625">
              <w:rPr>
                <w:rFonts w:asciiTheme="minorHAnsi" w:hAnsiTheme="minorHAnsi"/>
                <w:sz w:val="18"/>
                <w:szCs w:val="18"/>
              </w:rPr>
              <w:t xml:space="preserve"> locations</w:t>
            </w:r>
            <w:r w:rsidR="00B853ED">
              <w:rPr>
                <w:rFonts w:asciiTheme="minorHAnsi" w:hAnsiTheme="minorHAnsi"/>
                <w:sz w:val="18"/>
                <w:szCs w:val="18"/>
              </w:rPr>
              <w:t>, and supply and return register locations</w:t>
            </w:r>
            <w:r>
              <w:rPr>
                <w:rFonts w:asciiTheme="minorHAnsi" w:hAnsiTheme="minorHAnsi"/>
                <w:sz w:val="18"/>
                <w:szCs w:val="18"/>
              </w:rPr>
              <w:t>.</w:t>
            </w:r>
          </w:p>
        </w:tc>
      </w:tr>
      <w:tr w:rsidR="00FD0FA3" w:rsidRPr="006136A2" w14:paraId="7758F1F8"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6"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7" w14:textId="2CDF0A7A" w:rsidR="00FD0FA3" w:rsidRPr="00877B2C" w:rsidRDefault="00FD0FA3" w:rsidP="001407E3">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sidR="008651C9">
              <w:rPr>
                <w:rFonts w:asciiTheme="minorHAnsi" w:hAnsiTheme="minorHAnsi"/>
                <w:sz w:val="18"/>
                <w:szCs w:val="18"/>
              </w:rPr>
              <w:t xml:space="preserve"> Verification of duct system installation shall be completed prior to burial of ducts. </w:t>
            </w:r>
            <w:r w:rsidR="001407E3">
              <w:rPr>
                <w:rFonts w:asciiTheme="minorHAnsi" w:hAnsiTheme="minorHAnsi"/>
                <w:sz w:val="18"/>
                <w:szCs w:val="18"/>
              </w:rPr>
              <w:t xml:space="preserve">Verification of </w:t>
            </w:r>
            <w:r w:rsidR="008651C9">
              <w:rPr>
                <w:rFonts w:asciiTheme="minorHAnsi" w:hAnsiTheme="minorHAnsi"/>
                <w:sz w:val="18"/>
                <w:szCs w:val="18"/>
              </w:rPr>
              <w:t>insulation installation</w:t>
            </w:r>
            <w:r w:rsidR="001407E3">
              <w:rPr>
                <w:rFonts w:asciiTheme="minorHAnsi" w:hAnsiTheme="minorHAnsi"/>
                <w:sz w:val="18"/>
                <w:szCs w:val="18"/>
              </w:rPr>
              <w:t xml:space="preserve"> shall be completed by a second HERS inspection </w:t>
            </w:r>
            <w:r w:rsidR="008651C9">
              <w:rPr>
                <w:rFonts w:asciiTheme="minorHAnsi" w:hAnsiTheme="minorHAnsi"/>
                <w:sz w:val="18"/>
                <w:szCs w:val="18"/>
              </w:rPr>
              <w:t xml:space="preserve">after ducts are buried. </w:t>
            </w:r>
          </w:p>
        </w:tc>
      </w:tr>
      <w:tr w:rsidR="00FD0FA3" w:rsidRPr="006136A2" w14:paraId="7758F1FB"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9"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A" w14:textId="6EE3D697" w:rsidR="00FD0FA3" w:rsidRPr="00877B2C" w:rsidRDefault="00F6717A" w:rsidP="00801F86">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w:t>
            </w:r>
            <w:r w:rsidR="00FD0FA3" w:rsidRPr="00877B2C">
              <w:rPr>
                <w:rFonts w:asciiTheme="minorHAnsi" w:hAnsiTheme="minorHAnsi"/>
                <w:sz w:val="18"/>
                <w:szCs w:val="18"/>
              </w:rPr>
              <w:t>shall not have severely twisted or compressed sections that would rest</w:t>
            </w:r>
            <w:r w:rsidR="00B853ED">
              <w:rPr>
                <w:rFonts w:asciiTheme="minorHAnsi" w:hAnsiTheme="minorHAnsi"/>
                <w:sz w:val="18"/>
                <w:szCs w:val="18"/>
              </w:rPr>
              <w:t>rict required operating airflow.</w:t>
            </w:r>
          </w:p>
        </w:tc>
      </w:tr>
      <w:tr w:rsidR="001407E3" w:rsidRPr="00877B2C" w14:paraId="5E13F509"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1D1CDEF" w14:textId="77777777" w:rsidR="001407E3" w:rsidRPr="00877B2C" w:rsidRDefault="001407E3" w:rsidP="000822FB">
            <w:pPr>
              <w:keepNext/>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48D63DF6" w14:textId="0E745019" w:rsidR="001407E3" w:rsidRPr="00877B2C" w:rsidRDefault="00F6717A" w:rsidP="00B853ED">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w:t>
            </w:r>
            <w:proofErr w:type="gramStart"/>
            <w:r w:rsidRPr="00801F86">
              <w:rPr>
                <w:rFonts w:asciiTheme="minorHAnsi" w:hAnsiTheme="minorHAnsi"/>
                <w:sz w:val="18"/>
                <w:szCs w:val="18"/>
              </w:rPr>
              <w:t>i.e.</w:t>
            </w:r>
            <w:proofErr w:type="gramEnd"/>
            <w:r w:rsidRPr="00801F86">
              <w:rPr>
                <w:rFonts w:asciiTheme="minorHAnsi" w:hAnsiTheme="minorHAnsi"/>
                <w:sz w:val="18"/>
                <w:szCs w:val="18"/>
              </w:rPr>
              <w:t xml:space="preserv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801F86" w:rsidRPr="0014781A" w14:paraId="3F34C0CD"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086ABF6" w14:textId="39093C88" w:rsidR="00801F86" w:rsidRPr="00877B2C" w:rsidRDefault="00F6717A"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6B95668" w14:textId="30A7F58B" w:rsidR="00801F86" w:rsidRPr="00801F86" w:rsidRDefault="00801F86" w:rsidP="00F6717A">
            <w:pPr>
              <w:keepNext/>
              <w:tabs>
                <w:tab w:val="left" w:pos="356"/>
              </w:tabs>
              <w:rPr>
                <w:rFonts w:asciiTheme="minorHAnsi" w:hAnsiTheme="minorHAnsi"/>
                <w:b/>
                <w:sz w:val="18"/>
                <w:szCs w:val="18"/>
              </w:rPr>
            </w:pPr>
            <w:r w:rsidRPr="00801F86">
              <w:rPr>
                <w:rFonts w:asciiTheme="minorHAnsi" w:hAnsiTheme="minorHAnsi"/>
                <w:sz w:val="18"/>
                <w:szCs w:val="18"/>
              </w:rPr>
              <w:t xml:space="preserve">The dwelling shall comply with all Quality Insulation Installation requirements as documented on the applicable </w:t>
            </w:r>
            <w:r w:rsidR="00F6717A" w:rsidRPr="00801F86">
              <w:rPr>
                <w:rFonts w:asciiTheme="minorHAnsi" w:hAnsiTheme="minorHAnsi"/>
                <w:sz w:val="18"/>
                <w:szCs w:val="18"/>
              </w:rPr>
              <w:t>CF2R</w:t>
            </w:r>
            <w:r w:rsidRPr="00801F86">
              <w:rPr>
                <w:rFonts w:asciiTheme="minorHAnsi" w:hAnsiTheme="minorHAnsi"/>
                <w:sz w:val="18"/>
                <w:szCs w:val="18"/>
              </w:rPr>
              <w:t xml:space="preserve"> and</w:t>
            </w:r>
            <w:r w:rsidR="00F6717A">
              <w:rPr>
                <w:rFonts w:asciiTheme="minorHAnsi" w:hAnsiTheme="minorHAnsi"/>
                <w:sz w:val="18"/>
                <w:szCs w:val="18"/>
              </w:rPr>
              <w:t xml:space="preserve"> </w:t>
            </w:r>
            <w:r w:rsidR="00F6717A" w:rsidRPr="00801F86">
              <w:rPr>
                <w:rFonts w:asciiTheme="minorHAnsi" w:hAnsiTheme="minorHAnsi"/>
                <w:sz w:val="18"/>
                <w:szCs w:val="18"/>
              </w:rPr>
              <w:t>CF3R</w:t>
            </w:r>
            <w:r w:rsidRPr="00801F86">
              <w:rPr>
                <w:rFonts w:asciiTheme="minorHAnsi" w:hAnsiTheme="minorHAnsi"/>
                <w:sz w:val="18"/>
                <w:szCs w:val="18"/>
              </w:rPr>
              <w:t>.</w:t>
            </w:r>
          </w:p>
        </w:tc>
      </w:tr>
      <w:tr w:rsidR="00067E04" w:rsidRPr="0014781A" w14:paraId="1E0E71D0"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716EF81" w14:textId="157F4D05" w:rsidR="00067E04" w:rsidRPr="00877B2C" w:rsidRDefault="00F6717A"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01984F4" w14:textId="16033138" w:rsidR="00067E04" w:rsidRPr="00067E04" w:rsidRDefault="00F6717A" w:rsidP="007E5F90">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 xml:space="preserve">ment systems shall have walls at least 7 inches wider than the duct outer diameter, extend at least 3.5 inches above the </w:t>
            </w:r>
            <w:proofErr w:type="spellStart"/>
            <w:r>
              <w:rPr>
                <w:rFonts w:asciiTheme="minorHAnsi" w:hAnsiTheme="minorHAnsi"/>
                <w:sz w:val="18"/>
                <w:szCs w:val="18"/>
              </w:rPr>
              <w:t>duct</w:t>
            </w:r>
            <w:proofErr w:type="spellEnd"/>
            <w:r>
              <w:rPr>
                <w:rFonts w:asciiTheme="minorHAnsi" w:hAnsiTheme="minorHAnsi"/>
                <w:sz w:val="18"/>
                <w:szCs w:val="18"/>
              </w:rPr>
              <w:t xml:space="preserve"> jacket, be filled completely with blown insulation, and have the duct centered between the containment walls.</w:t>
            </w:r>
          </w:p>
        </w:tc>
      </w:tr>
      <w:tr w:rsidR="00FD0FA3" w:rsidRPr="006136A2" w14:paraId="7758F202"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F" w14:textId="5064F7F0" w:rsidR="00FD0FA3" w:rsidRPr="00877B2C" w:rsidRDefault="00FD0FA3" w:rsidP="00067E04">
            <w:pPr>
              <w:jc w:val="center"/>
              <w:rPr>
                <w:rFonts w:asciiTheme="minorHAnsi" w:hAnsiTheme="minorHAnsi"/>
                <w:sz w:val="18"/>
                <w:szCs w:val="18"/>
              </w:rPr>
            </w:pPr>
            <w:r w:rsidRPr="00877B2C">
              <w:rPr>
                <w:rFonts w:asciiTheme="minorHAnsi" w:hAnsiTheme="minorHAnsi"/>
                <w:sz w:val="18"/>
                <w:szCs w:val="18"/>
              </w:rPr>
              <w:t>0</w:t>
            </w:r>
            <w:r w:rsidR="00067E04">
              <w:rPr>
                <w:rFonts w:asciiTheme="minorHAnsi" w:hAnsiTheme="minorHAnsi"/>
                <w:sz w:val="18"/>
                <w:szCs w:val="18"/>
              </w:rPr>
              <w:t>9</w:t>
            </w:r>
          </w:p>
        </w:tc>
        <w:tc>
          <w:tcPr>
            <w:tcW w:w="2846" w:type="dxa"/>
            <w:tcBorders>
              <w:top w:val="single" w:sz="4" w:space="0" w:color="auto"/>
              <w:left w:val="single" w:sz="4" w:space="0" w:color="auto"/>
              <w:bottom w:val="single" w:sz="4" w:space="0" w:color="auto"/>
              <w:right w:val="single" w:sz="4" w:space="0" w:color="auto"/>
            </w:tcBorders>
            <w:vAlign w:val="center"/>
          </w:tcPr>
          <w:p w14:paraId="7758F200"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533D5A6E" w14:textId="77777777" w:rsidR="0014781A" w:rsidRDefault="0014781A" w:rsidP="001D7CD9">
            <w:pPr>
              <w:pStyle w:val="ListParagraph"/>
              <w:keepNext/>
              <w:numPr>
                <w:ilvl w:val="0"/>
                <w:numId w:val="16"/>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201" w14:textId="0BC669E8" w:rsidR="00FD0FA3" w:rsidRPr="0014781A" w:rsidRDefault="0014781A" w:rsidP="001D7CD9">
            <w:pPr>
              <w:pStyle w:val="ListParagraph"/>
              <w:keepNext/>
              <w:numPr>
                <w:ilvl w:val="0"/>
                <w:numId w:val="16"/>
              </w:numPr>
              <w:tabs>
                <w:tab w:val="left" w:pos="356"/>
              </w:tabs>
              <w:rPr>
                <w:rFonts w:asciiTheme="minorHAnsi" w:hAnsiTheme="minorHAnsi"/>
                <w:b/>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205"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03" w14:textId="0397C177" w:rsidR="00D07066" w:rsidRPr="00877B2C" w:rsidRDefault="00067E04" w:rsidP="00067E04">
            <w:pPr>
              <w:jc w:val="center"/>
              <w:rPr>
                <w:rFonts w:asciiTheme="minorHAnsi" w:hAnsiTheme="minorHAnsi"/>
                <w:sz w:val="18"/>
                <w:szCs w:val="18"/>
              </w:rPr>
            </w:pPr>
            <w:r>
              <w:rPr>
                <w:rFonts w:asciiTheme="minorHAnsi" w:hAnsiTheme="minorHAnsi"/>
                <w:sz w:val="18"/>
                <w:szCs w:val="18"/>
              </w:rPr>
              <w:t>10</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04" w14:textId="77777777" w:rsidR="00D07066" w:rsidRPr="00877B2C" w:rsidRDefault="00D07066" w:rsidP="002A3A30">
            <w:pPr>
              <w:rPr>
                <w:rFonts w:asciiTheme="minorHAnsi" w:hAnsiTheme="minorHAnsi"/>
                <w:sz w:val="18"/>
                <w:szCs w:val="18"/>
              </w:rPr>
            </w:pPr>
            <w:r w:rsidRPr="00877B2C">
              <w:rPr>
                <w:rFonts w:asciiTheme="minorHAnsi" w:hAnsiTheme="minorHAnsi"/>
                <w:sz w:val="18"/>
                <w:szCs w:val="18"/>
              </w:rPr>
              <w:t>Correction Notes:</w:t>
            </w:r>
          </w:p>
        </w:tc>
      </w:tr>
      <w:tr w:rsidR="00D07066" w:rsidRPr="006136A2" w14:paraId="7758F207" w14:textId="77777777" w:rsidTr="00D0706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206" w14:textId="77777777" w:rsidR="00D07066" w:rsidRPr="00877B2C" w:rsidRDefault="00533ED1" w:rsidP="00864738">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08" w14:textId="6894C4B3" w:rsidR="005A48A5" w:rsidRDefault="005A48A5" w:rsidP="005F2F11">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Style w:val="TableGrid"/>
        <w:tblW w:w="0" w:type="auto"/>
        <w:tblLayout w:type="fixed"/>
        <w:tblLook w:val="04A0" w:firstRow="1" w:lastRow="0" w:firstColumn="1" w:lastColumn="0" w:noHBand="0" w:noVBand="1"/>
      </w:tblPr>
      <w:tblGrid>
        <w:gridCol w:w="1278"/>
        <w:gridCol w:w="990"/>
        <w:gridCol w:w="810"/>
        <w:gridCol w:w="720"/>
        <w:gridCol w:w="1350"/>
        <w:gridCol w:w="1350"/>
        <w:gridCol w:w="1350"/>
        <w:gridCol w:w="1800"/>
        <w:gridCol w:w="1368"/>
      </w:tblGrid>
      <w:tr w:rsidR="00A6143F" w14:paraId="6DBDC13D" w14:textId="77777777" w:rsidTr="00494FDB">
        <w:trPr>
          <w:trHeight w:val="224"/>
        </w:trPr>
        <w:tc>
          <w:tcPr>
            <w:tcW w:w="11016" w:type="dxa"/>
            <w:gridSpan w:val="9"/>
          </w:tcPr>
          <w:p w14:paraId="5B7334CF" w14:textId="47C79A0D" w:rsidR="00A6143F" w:rsidRDefault="00A6143F" w:rsidP="00494FDB">
            <w:pPr>
              <w:rPr>
                <w:rFonts w:asciiTheme="minorHAnsi" w:hAnsiTheme="minorHAnsi"/>
                <w:sz w:val="18"/>
                <w:szCs w:val="18"/>
              </w:rPr>
            </w:pPr>
            <w:r>
              <w:rPr>
                <w:rFonts w:asciiTheme="minorHAnsi" w:hAnsiTheme="minorHAnsi"/>
                <w:b/>
                <w:bCs/>
                <w:szCs w:val="18"/>
              </w:rPr>
              <w:t>E. Duct System Design Details</w:t>
            </w:r>
          </w:p>
        </w:tc>
      </w:tr>
      <w:tr w:rsidR="00A6143F" w14:paraId="6D9DBBB1" w14:textId="77777777" w:rsidTr="00494FDB">
        <w:trPr>
          <w:trHeight w:val="224"/>
        </w:trPr>
        <w:tc>
          <w:tcPr>
            <w:tcW w:w="1278" w:type="dxa"/>
          </w:tcPr>
          <w:p w14:paraId="23AB2B69" w14:textId="77777777" w:rsidR="00A6143F" w:rsidRDefault="00A6143F" w:rsidP="00494FDB">
            <w:pPr>
              <w:jc w:val="center"/>
              <w:rPr>
                <w:rFonts w:asciiTheme="minorHAnsi" w:hAnsiTheme="minorHAnsi"/>
                <w:sz w:val="18"/>
                <w:szCs w:val="18"/>
              </w:rPr>
            </w:pPr>
            <w:r>
              <w:rPr>
                <w:rFonts w:asciiTheme="minorHAnsi" w:hAnsiTheme="minorHAnsi"/>
                <w:sz w:val="18"/>
                <w:szCs w:val="18"/>
              </w:rPr>
              <w:t>01</w:t>
            </w:r>
          </w:p>
        </w:tc>
        <w:tc>
          <w:tcPr>
            <w:tcW w:w="990" w:type="dxa"/>
          </w:tcPr>
          <w:p w14:paraId="78AD247F" w14:textId="77777777" w:rsidR="00A6143F" w:rsidRDefault="00A6143F" w:rsidP="00494FDB">
            <w:pPr>
              <w:jc w:val="center"/>
              <w:rPr>
                <w:rFonts w:asciiTheme="minorHAnsi" w:hAnsiTheme="minorHAnsi"/>
                <w:sz w:val="18"/>
                <w:szCs w:val="18"/>
              </w:rPr>
            </w:pPr>
            <w:r>
              <w:rPr>
                <w:rFonts w:asciiTheme="minorHAnsi" w:hAnsiTheme="minorHAnsi"/>
                <w:sz w:val="18"/>
                <w:szCs w:val="18"/>
              </w:rPr>
              <w:t>02</w:t>
            </w:r>
          </w:p>
        </w:tc>
        <w:tc>
          <w:tcPr>
            <w:tcW w:w="810" w:type="dxa"/>
          </w:tcPr>
          <w:p w14:paraId="255E15AC" w14:textId="77777777" w:rsidR="00A6143F" w:rsidRDefault="00A6143F" w:rsidP="00494FDB">
            <w:pPr>
              <w:jc w:val="center"/>
              <w:rPr>
                <w:rFonts w:asciiTheme="minorHAnsi" w:hAnsiTheme="minorHAnsi"/>
                <w:sz w:val="18"/>
                <w:szCs w:val="18"/>
              </w:rPr>
            </w:pPr>
            <w:r>
              <w:rPr>
                <w:rFonts w:asciiTheme="minorHAnsi" w:hAnsiTheme="minorHAnsi"/>
                <w:sz w:val="18"/>
                <w:szCs w:val="18"/>
              </w:rPr>
              <w:t>03</w:t>
            </w:r>
          </w:p>
        </w:tc>
        <w:tc>
          <w:tcPr>
            <w:tcW w:w="720" w:type="dxa"/>
          </w:tcPr>
          <w:p w14:paraId="257232F0" w14:textId="77777777" w:rsidR="00A6143F" w:rsidRDefault="00A6143F" w:rsidP="00494FDB">
            <w:pPr>
              <w:jc w:val="center"/>
              <w:rPr>
                <w:rFonts w:asciiTheme="minorHAnsi" w:hAnsiTheme="minorHAnsi"/>
                <w:sz w:val="18"/>
                <w:szCs w:val="18"/>
              </w:rPr>
            </w:pPr>
            <w:r>
              <w:rPr>
                <w:rFonts w:asciiTheme="minorHAnsi" w:hAnsiTheme="minorHAnsi"/>
                <w:sz w:val="18"/>
                <w:szCs w:val="18"/>
              </w:rPr>
              <w:t>04</w:t>
            </w:r>
          </w:p>
        </w:tc>
        <w:tc>
          <w:tcPr>
            <w:tcW w:w="1350" w:type="dxa"/>
          </w:tcPr>
          <w:p w14:paraId="2918F7A8" w14:textId="77777777" w:rsidR="00A6143F" w:rsidRDefault="00A6143F" w:rsidP="00494FDB">
            <w:pPr>
              <w:jc w:val="center"/>
              <w:rPr>
                <w:rFonts w:asciiTheme="minorHAnsi" w:hAnsiTheme="minorHAnsi"/>
                <w:sz w:val="18"/>
                <w:szCs w:val="18"/>
              </w:rPr>
            </w:pPr>
            <w:r>
              <w:rPr>
                <w:rFonts w:asciiTheme="minorHAnsi" w:hAnsiTheme="minorHAnsi"/>
                <w:sz w:val="18"/>
                <w:szCs w:val="18"/>
              </w:rPr>
              <w:t>05</w:t>
            </w:r>
          </w:p>
        </w:tc>
        <w:tc>
          <w:tcPr>
            <w:tcW w:w="1350" w:type="dxa"/>
          </w:tcPr>
          <w:p w14:paraId="3DE1B309" w14:textId="77777777" w:rsidR="00A6143F" w:rsidRDefault="00A6143F" w:rsidP="00494FDB">
            <w:pPr>
              <w:jc w:val="center"/>
              <w:rPr>
                <w:rFonts w:asciiTheme="minorHAnsi" w:hAnsiTheme="minorHAnsi"/>
                <w:sz w:val="18"/>
                <w:szCs w:val="18"/>
              </w:rPr>
            </w:pPr>
            <w:r>
              <w:rPr>
                <w:rFonts w:asciiTheme="minorHAnsi" w:hAnsiTheme="minorHAnsi"/>
                <w:sz w:val="18"/>
                <w:szCs w:val="18"/>
              </w:rPr>
              <w:t>06</w:t>
            </w:r>
          </w:p>
        </w:tc>
        <w:tc>
          <w:tcPr>
            <w:tcW w:w="1350" w:type="dxa"/>
          </w:tcPr>
          <w:p w14:paraId="169E334B" w14:textId="77777777" w:rsidR="00A6143F" w:rsidRDefault="00A6143F" w:rsidP="00494FDB">
            <w:pPr>
              <w:jc w:val="center"/>
              <w:rPr>
                <w:rFonts w:asciiTheme="minorHAnsi" w:hAnsiTheme="minorHAnsi"/>
                <w:sz w:val="18"/>
                <w:szCs w:val="18"/>
              </w:rPr>
            </w:pPr>
            <w:r>
              <w:rPr>
                <w:rFonts w:asciiTheme="minorHAnsi" w:hAnsiTheme="minorHAnsi"/>
                <w:sz w:val="18"/>
                <w:szCs w:val="18"/>
              </w:rPr>
              <w:t>07</w:t>
            </w:r>
          </w:p>
        </w:tc>
        <w:tc>
          <w:tcPr>
            <w:tcW w:w="1800" w:type="dxa"/>
          </w:tcPr>
          <w:p w14:paraId="4E22819D" w14:textId="77777777" w:rsidR="00A6143F" w:rsidRDefault="00A6143F" w:rsidP="00494FDB">
            <w:pPr>
              <w:jc w:val="center"/>
              <w:rPr>
                <w:rFonts w:asciiTheme="minorHAnsi" w:hAnsiTheme="minorHAnsi"/>
                <w:sz w:val="18"/>
                <w:szCs w:val="18"/>
              </w:rPr>
            </w:pPr>
            <w:r>
              <w:rPr>
                <w:rFonts w:asciiTheme="minorHAnsi" w:hAnsiTheme="minorHAnsi"/>
                <w:sz w:val="18"/>
                <w:szCs w:val="18"/>
              </w:rPr>
              <w:t>08</w:t>
            </w:r>
          </w:p>
        </w:tc>
        <w:tc>
          <w:tcPr>
            <w:tcW w:w="1368" w:type="dxa"/>
          </w:tcPr>
          <w:p w14:paraId="1CD334CF" w14:textId="77777777" w:rsidR="00A6143F" w:rsidRDefault="00A6143F" w:rsidP="00494FDB">
            <w:pPr>
              <w:jc w:val="center"/>
              <w:rPr>
                <w:rFonts w:asciiTheme="minorHAnsi" w:hAnsiTheme="minorHAnsi"/>
                <w:sz w:val="18"/>
                <w:szCs w:val="18"/>
              </w:rPr>
            </w:pPr>
            <w:r>
              <w:rPr>
                <w:rFonts w:asciiTheme="minorHAnsi" w:hAnsiTheme="minorHAnsi"/>
                <w:sz w:val="18"/>
                <w:szCs w:val="18"/>
              </w:rPr>
              <w:t>09</w:t>
            </w:r>
          </w:p>
        </w:tc>
      </w:tr>
      <w:tr w:rsidR="00A6143F" w14:paraId="4D5D58C6" w14:textId="77777777" w:rsidTr="00494FDB">
        <w:trPr>
          <w:trHeight w:val="494"/>
        </w:trPr>
        <w:tc>
          <w:tcPr>
            <w:tcW w:w="1278" w:type="dxa"/>
            <w:vAlign w:val="bottom"/>
          </w:tcPr>
          <w:p w14:paraId="573674FA" w14:textId="77777777" w:rsidR="00A6143F" w:rsidRDefault="00A6143F" w:rsidP="00494FDB">
            <w:pPr>
              <w:jc w:val="center"/>
              <w:rPr>
                <w:rFonts w:asciiTheme="minorHAnsi" w:hAnsiTheme="minorHAnsi"/>
                <w:sz w:val="18"/>
                <w:szCs w:val="18"/>
              </w:rPr>
            </w:pPr>
            <w:r>
              <w:rPr>
                <w:rFonts w:asciiTheme="minorHAnsi" w:hAnsiTheme="minorHAnsi"/>
                <w:sz w:val="18"/>
                <w:szCs w:val="18"/>
              </w:rPr>
              <w:t>Duct Segment Identification</w:t>
            </w:r>
          </w:p>
        </w:tc>
        <w:tc>
          <w:tcPr>
            <w:tcW w:w="990" w:type="dxa"/>
            <w:vAlign w:val="bottom"/>
          </w:tcPr>
          <w:p w14:paraId="5F328870" w14:textId="77777777" w:rsidR="00A6143F" w:rsidRDefault="00A6143F" w:rsidP="00494FDB">
            <w:pPr>
              <w:jc w:val="center"/>
              <w:rPr>
                <w:rFonts w:asciiTheme="minorHAnsi" w:hAnsiTheme="minorHAnsi"/>
                <w:sz w:val="18"/>
                <w:szCs w:val="18"/>
              </w:rPr>
            </w:pPr>
            <w:r>
              <w:rPr>
                <w:rFonts w:asciiTheme="minorHAnsi" w:hAnsiTheme="minorHAnsi"/>
                <w:sz w:val="18"/>
                <w:szCs w:val="18"/>
              </w:rPr>
              <w:t>Nominal Diam. (in)</w:t>
            </w:r>
          </w:p>
        </w:tc>
        <w:tc>
          <w:tcPr>
            <w:tcW w:w="810" w:type="dxa"/>
            <w:vAlign w:val="bottom"/>
          </w:tcPr>
          <w:p w14:paraId="30A926ED" w14:textId="77777777" w:rsidR="00A6143F" w:rsidRDefault="00A6143F" w:rsidP="00494FDB">
            <w:pPr>
              <w:jc w:val="center"/>
              <w:rPr>
                <w:rFonts w:asciiTheme="minorHAnsi" w:hAnsiTheme="minorHAnsi"/>
                <w:sz w:val="18"/>
                <w:szCs w:val="18"/>
              </w:rPr>
            </w:pPr>
            <w:r>
              <w:rPr>
                <w:rFonts w:asciiTheme="minorHAnsi" w:hAnsiTheme="minorHAnsi"/>
                <w:sz w:val="18"/>
                <w:szCs w:val="18"/>
              </w:rPr>
              <w:t xml:space="preserve">Duct </w:t>
            </w:r>
          </w:p>
          <w:p w14:paraId="64471DB3" w14:textId="77777777" w:rsidR="00A6143F" w:rsidRDefault="00A6143F" w:rsidP="00494FDB">
            <w:pPr>
              <w:jc w:val="center"/>
              <w:rPr>
                <w:rFonts w:asciiTheme="minorHAnsi" w:hAnsiTheme="minorHAnsi"/>
                <w:sz w:val="18"/>
                <w:szCs w:val="18"/>
              </w:rPr>
            </w:pPr>
            <w:r>
              <w:rPr>
                <w:rFonts w:asciiTheme="minorHAnsi" w:hAnsiTheme="minorHAnsi"/>
                <w:sz w:val="18"/>
                <w:szCs w:val="18"/>
              </w:rPr>
              <w:t>R-value</w:t>
            </w:r>
          </w:p>
        </w:tc>
        <w:tc>
          <w:tcPr>
            <w:tcW w:w="720" w:type="dxa"/>
            <w:vAlign w:val="bottom"/>
          </w:tcPr>
          <w:p w14:paraId="174B406F" w14:textId="77777777" w:rsidR="00A6143F" w:rsidRDefault="00A6143F" w:rsidP="00494FDB">
            <w:pPr>
              <w:jc w:val="center"/>
              <w:rPr>
                <w:rFonts w:asciiTheme="minorHAnsi" w:hAnsiTheme="minorHAnsi"/>
                <w:sz w:val="18"/>
                <w:szCs w:val="18"/>
              </w:rPr>
            </w:pPr>
            <w:r>
              <w:rPr>
                <w:rFonts w:asciiTheme="minorHAnsi" w:hAnsiTheme="minorHAnsi"/>
                <w:sz w:val="18"/>
                <w:szCs w:val="18"/>
              </w:rPr>
              <w:t>Length</w:t>
            </w:r>
          </w:p>
          <w:p w14:paraId="3CF3A516" w14:textId="77777777" w:rsidR="00A6143F" w:rsidRDefault="00A6143F" w:rsidP="00494FDB">
            <w:pPr>
              <w:jc w:val="center"/>
              <w:rPr>
                <w:rFonts w:asciiTheme="minorHAnsi" w:hAnsiTheme="minorHAnsi"/>
                <w:sz w:val="18"/>
                <w:szCs w:val="18"/>
              </w:rPr>
            </w:pPr>
            <w:r>
              <w:rPr>
                <w:rFonts w:asciiTheme="minorHAnsi" w:hAnsiTheme="minorHAnsi"/>
                <w:sz w:val="18"/>
                <w:szCs w:val="18"/>
              </w:rPr>
              <w:t>(ft)</w:t>
            </w:r>
          </w:p>
        </w:tc>
        <w:tc>
          <w:tcPr>
            <w:tcW w:w="1350" w:type="dxa"/>
            <w:vAlign w:val="bottom"/>
          </w:tcPr>
          <w:p w14:paraId="6A1110C3"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R-value</w:t>
            </w:r>
          </w:p>
        </w:tc>
        <w:tc>
          <w:tcPr>
            <w:tcW w:w="1350" w:type="dxa"/>
            <w:vAlign w:val="bottom"/>
          </w:tcPr>
          <w:p w14:paraId="2BBCE587"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Depth (in)</w:t>
            </w:r>
          </w:p>
        </w:tc>
        <w:tc>
          <w:tcPr>
            <w:tcW w:w="1350" w:type="dxa"/>
            <w:vAlign w:val="bottom"/>
          </w:tcPr>
          <w:p w14:paraId="08BE39F9"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Type</w:t>
            </w:r>
          </w:p>
        </w:tc>
        <w:tc>
          <w:tcPr>
            <w:tcW w:w="1800" w:type="dxa"/>
            <w:vAlign w:val="bottom"/>
          </w:tcPr>
          <w:p w14:paraId="04C2B557" w14:textId="77777777" w:rsidR="00A6143F" w:rsidRDefault="00A6143F" w:rsidP="00494FDB">
            <w:pPr>
              <w:jc w:val="center"/>
              <w:rPr>
                <w:rFonts w:asciiTheme="minorHAnsi" w:hAnsiTheme="minorHAnsi"/>
                <w:sz w:val="18"/>
                <w:szCs w:val="18"/>
              </w:rPr>
            </w:pPr>
            <w:r>
              <w:rPr>
                <w:rFonts w:asciiTheme="minorHAnsi" w:hAnsiTheme="minorHAnsi"/>
                <w:sz w:val="18"/>
                <w:szCs w:val="18"/>
              </w:rPr>
              <w:t>Containment System or Lowered Chase</w:t>
            </w:r>
          </w:p>
        </w:tc>
        <w:tc>
          <w:tcPr>
            <w:tcW w:w="1368" w:type="dxa"/>
            <w:vAlign w:val="bottom"/>
          </w:tcPr>
          <w:p w14:paraId="3CB380B4" w14:textId="77777777" w:rsidR="00A6143F" w:rsidRDefault="00A6143F" w:rsidP="00494FDB">
            <w:pPr>
              <w:jc w:val="center"/>
              <w:rPr>
                <w:rFonts w:asciiTheme="minorHAnsi" w:hAnsiTheme="minorHAnsi"/>
                <w:sz w:val="18"/>
                <w:szCs w:val="18"/>
              </w:rPr>
            </w:pPr>
            <w:r>
              <w:rPr>
                <w:rFonts w:asciiTheme="minorHAnsi" w:hAnsiTheme="minorHAnsi"/>
                <w:sz w:val="18"/>
                <w:szCs w:val="18"/>
              </w:rPr>
              <w:t>Duct Burial Level</w:t>
            </w:r>
          </w:p>
        </w:tc>
      </w:tr>
      <w:tr w:rsidR="00A6143F" w14:paraId="02E072D7" w14:textId="77777777" w:rsidTr="00494FDB">
        <w:tc>
          <w:tcPr>
            <w:tcW w:w="1278" w:type="dxa"/>
          </w:tcPr>
          <w:p w14:paraId="1123868A" w14:textId="77777777" w:rsidR="00A6143F" w:rsidRDefault="00A6143F" w:rsidP="00494FDB">
            <w:pPr>
              <w:rPr>
                <w:rFonts w:asciiTheme="minorHAnsi" w:hAnsiTheme="minorHAnsi"/>
                <w:sz w:val="18"/>
                <w:szCs w:val="18"/>
              </w:rPr>
            </w:pPr>
          </w:p>
        </w:tc>
        <w:tc>
          <w:tcPr>
            <w:tcW w:w="990" w:type="dxa"/>
          </w:tcPr>
          <w:p w14:paraId="1AED111C" w14:textId="77777777" w:rsidR="00A6143F" w:rsidRDefault="00A6143F" w:rsidP="00494FDB">
            <w:pPr>
              <w:rPr>
                <w:rFonts w:asciiTheme="minorHAnsi" w:hAnsiTheme="minorHAnsi"/>
                <w:sz w:val="18"/>
                <w:szCs w:val="18"/>
              </w:rPr>
            </w:pPr>
          </w:p>
        </w:tc>
        <w:tc>
          <w:tcPr>
            <w:tcW w:w="810" w:type="dxa"/>
          </w:tcPr>
          <w:p w14:paraId="13B622C3" w14:textId="77777777" w:rsidR="00A6143F" w:rsidRDefault="00A6143F" w:rsidP="00494FDB">
            <w:pPr>
              <w:rPr>
                <w:rFonts w:asciiTheme="minorHAnsi" w:hAnsiTheme="minorHAnsi"/>
                <w:sz w:val="18"/>
                <w:szCs w:val="18"/>
              </w:rPr>
            </w:pPr>
          </w:p>
        </w:tc>
        <w:tc>
          <w:tcPr>
            <w:tcW w:w="720" w:type="dxa"/>
          </w:tcPr>
          <w:p w14:paraId="4D60402C" w14:textId="77777777" w:rsidR="00A6143F" w:rsidRDefault="00A6143F" w:rsidP="00494FDB">
            <w:pPr>
              <w:rPr>
                <w:rFonts w:asciiTheme="minorHAnsi" w:hAnsiTheme="minorHAnsi"/>
                <w:sz w:val="18"/>
                <w:szCs w:val="18"/>
              </w:rPr>
            </w:pPr>
          </w:p>
        </w:tc>
        <w:tc>
          <w:tcPr>
            <w:tcW w:w="1350" w:type="dxa"/>
          </w:tcPr>
          <w:p w14:paraId="008AADB5" w14:textId="77777777" w:rsidR="00A6143F" w:rsidRDefault="00A6143F" w:rsidP="00494FDB">
            <w:pPr>
              <w:rPr>
                <w:rFonts w:asciiTheme="minorHAnsi" w:hAnsiTheme="minorHAnsi"/>
                <w:sz w:val="18"/>
                <w:szCs w:val="18"/>
              </w:rPr>
            </w:pPr>
          </w:p>
        </w:tc>
        <w:tc>
          <w:tcPr>
            <w:tcW w:w="1350" w:type="dxa"/>
          </w:tcPr>
          <w:p w14:paraId="6336A46F" w14:textId="77777777" w:rsidR="00A6143F" w:rsidRDefault="00A6143F" w:rsidP="00494FDB">
            <w:pPr>
              <w:rPr>
                <w:rFonts w:asciiTheme="minorHAnsi" w:hAnsiTheme="minorHAnsi"/>
                <w:sz w:val="18"/>
                <w:szCs w:val="18"/>
              </w:rPr>
            </w:pPr>
          </w:p>
        </w:tc>
        <w:tc>
          <w:tcPr>
            <w:tcW w:w="1350" w:type="dxa"/>
          </w:tcPr>
          <w:p w14:paraId="424F328F" w14:textId="77777777" w:rsidR="00A6143F" w:rsidRDefault="00A6143F" w:rsidP="00494FDB">
            <w:pPr>
              <w:rPr>
                <w:rFonts w:asciiTheme="minorHAnsi" w:hAnsiTheme="minorHAnsi"/>
                <w:sz w:val="18"/>
                <w:szCs w:val="18"/>
              </w:rPr>
            </w:pPr>
          </w:p>
        </w:tc>
        <w:tc>
          <w:tcPr>
            <w:tcW w:w="1800" w:type="dxa"/>
          </w:tcPr>
          <w:p w14:paraId="73535D08" w14:textId="77777777" w:rsidR="00A6143F" w:rsidRDefault="00A6143F" w:rsidP="00494FDB">
            <w:pPr>
              <w:rPr>
                <w:rFonts w:asciiTheme="minorHAnsi" w:hAnsiTheme="minorHAnsi"/>
                <w:sz w:val="18"/>
                <w:szCs w:val="18"/>
              </w:rPr>
            </w:pPr>
          </w:p>
        </w:tc>
        <w:tc>
          <w:tcPr>
            <w:tcW w:w="1368" w:type="dxa"/>
          </w:tcPr>
          <w:p w14:paraId="6024E7E0" w14:textId="77777777" w:rsidR="00A6143F" w:rsidRDefault="00A6143F" w:rsidP="00494FDB">
            <w:pPr>
              <w:rPr>
                <w:rFonts w:asciiTheme="minorHAnsi" w:hAnsiTheme="minorHAnsi"/>
                <w:sz w:val="18"/>
                <w:szCs w:val="18"/>
              </w:rPr>
            </w:pPr>
          </w:p>
        </w:tc>
      </w:tr>
      <w:tr w:rsidR="00A6143F" w14:paraId="6ED67606" w14:textId="77777777" w:rsidTr="00494FDB">
        <w:tc>
          <w:tcPr>
            <w:tcW w:w="1278" w:type="dxa"/>
          </w:tcPr>
          <w:p w14:paraId="77A25C3F" w14:textId="77777777" w:rsidR="00A6143F" w:rsidRDefault="00A6143F" w:rsidP="00494FDB">
            <w:pPr>
              <w:rPr>
                <w:rFonts w:asciiTheme="minorHAnsi" w:hAnsiTheme="minorHAnsi"/>
                <w:sz w:val="18"/>
                <w:szCs w:val="18"/>
              </w:rPr>
            </w:pPr>
          </w:p>
        </w:tc>
        <w:tc>
          <w:tcPr>
            <w:tcW w:w="990" w:type="dxa"/>
          </w:tcPr>
          <w:p w14:paraId="2AB9DB4B" w14:textId="77777777" w:rsidR="00A6143F" w:rsidRDefault="00A6143F" w:rsidP="00494FDB">
            <w:pPr>
              <w:rPr>
                <w:rFonts w:asciiTheme="minorHAnsi" w:hAnsiTheme="minorHAnsi"/>
                <w:sz w:val="18"/>
                <w:szCs w:val="18"/>
              </w:rPr>
            </w:pPr>
          </w:p>
        </w:tc>
        <w:tc>
          <w:tcPr>
            <w:tcW w:w="810" w:type="dxa"/>
          </w:tcPr>
          <w:p w14:paraId="371EA723" w14:textId="77777777" w:rsidR="00A6143F" w:rsidRDefault="00A6143F" w:rsidP="00494FDB">
            <w:pPr>
              <w:rPr>
                <w:rFonts w:asciiTheme="minorHAnsi" w:hAnsiTheme="minorHAnsi"/>
                <w:sz w:val="18"/>
                <w:szCs w:val="18"/>
              </w:rPr>
            </w:pPr>
          </w:p>
        </w:tc>
        <w:tc>
          <w:tcPr>
            <w:tcW w:w="720" w:type="dxa"/>
          </w:tcPr>
          <w:p w14:paraId="2DFEA9DB" w14:textId="77777777" w:rsidR="00A6143F" w:rsidRDefault="00A6143F" w:rsidP="00494FDB">
            <w:pPr>
              <w:rPr>
                <w:rFonts w:asciiTheme="minorHAnsi" w:hAnsiTheme="minorHAnsi"/>
                <w:sz w:val="18"/>
                <w:szCs w:val="18"/>
              </w:rPr>
            </w:pPr>
          </w:p>
        </w:tc>
        <w:tc>
          <w:tcPr>
            <w:tcW w:w="1350" w:type="dxa"/>
          </w:tcPr>
          <w:p w14:paraId="1DC6FC9E" w14:textId="77777777" w:rsidR="00A6143F" w:rsidRDefault="00A6143F" w:rsidP="00494FDB">
            <w:pPr>
              <w:rPr>
                <w:rFonts w:asciiTheme="minorHAnsi" w:hAnsiTheme="minorHAnsi"/>
                <w:sz w:val="18"/>
                <w:szCs w:val="18"/>
              </w:rPr>
            </w:pPr>
          </w:p>
        </w:tc>
        <w:tc>
          <w:tcPr>
            <w:tcW w:w="1350" w:type="dxa"/>
          </w:tcPr>
          <w:p w14:paraId="75D60CDE" w14:textId="77777777" w:rsidR="00A6143F" w:rsidRDefault="00A6143F" w:rsidP="00494FDB">
            <w:pPr>
              <w:rPr>
                <w:rFonts w:asciiTheme="minorHAnsi" w:hAnsiTheme="minorHAnsi"/>
                <w:sz w:val="18"/>
                <w:szCs w:val="18"/>
              </w:rPr>
            </w:pPr>
          </w:p>
        </w:tc>
        <w:tc>
          <w:tcPr>
            <w:tcW w:w="1350" w:type="dxa"/>
          </w:tcPr>
          <w:p w14:paraId="2FB887D3" w14:textId="77777777" w:rsidR="00A6143F" w:rsidRDefault="00A6143F" w:rsidP="00494FDB">
            <w:pPr>
              <w:rPr>
                <w:rFonts w:asciiTheme="minorHAnsi" w:hAnsiTheme="minorHAnsi"/>
                <w:sz w:val="18"/>
                <w:szCs w:val="18"/>
              </w:rPr>
            </w:pPr>
          </w:p>
        </w:tc>
        <w:tc>
          <w:tcPr>
            <w:tcW w:w="1800" w:type="dxa"/>
          </w:tcPr>
          <w:p w14:paraId="553F8823" w14:textId="77777777" w:rsidR="00A6143F" w:rsidRDefault="00A6143F" w:rsidP="00494FDB">
            <w:pPr>
              <w:rPr>
                <w:rFonts w:asciiTheme="minorHAnsi" w:hAnsiTheme="minorHAnsi"/>
                <w:sz w:val="18"/>
                <w:szCs w:val="18"/>
              </w:rPr>
            </w:pPr>
          </w:p>
        </w:tc>
        <w:tc>
          <w:tcPr>
            <w:tcW w:w="1368" w:type="dxa"/>
          </w:tcPr>
          <w:p w14:paraId="0156826E" w14:textId="77777777" w:rsidR="00A6143F" w:rsidRDefault="00A6143F" w:rsidP="00494FDB">
            <w:pPr>
              <w:rPr>
                <w:rFonts w:asciiTheme="minorHAnsi" w:hAnsiTheme="minorHAnsi"/>
                <w:sz w:val="18"/>
                <w:szCs w:val="18"/>
              </w:rPr>
            </w:pPr>
          </w:p>
        </w:tc>
      </w:tr>
    </w:tbl>
    <w:p w14:paraId="6D27570F" w14:textId="77777777" w:rsidR="00A6143F" w:rsidRDefault="00A6143F" w:rsidP="005F2F11">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Style w:val="TableGrid"/>
        <w:tblW w:w="0" w:type="auto"/>
        <w:tblLook w:val="04A0" w:firstRow="1" w:lastRow="0" w:firstColumn="1" w:lastColumn="0" w:noHBand="0" w:noVBand="1"/>
      </w:tblPr>
      <w:tblGrid>
        <w:gridCol w:w="399"/>
        <w:gridCol w:w="10617"/>
      </w:tblGrid>
      <w:tr w:rsidR="003E6702" w14:paraId="46504B1D" w14:textId="77777777" w:rsidTr="003E6702">
        <w:tc>
          <w:tcPr>
            <w:tcW w:w="11016" w:type="dxa"/>
            <w:gridSpan w:val="2"/>
          </w:tcPr>
          <w:p w14:paraId="2136971F" w14:textId="4F6DD0B2" w:rsidR="003E6702" w:rsidRPr="00566DA0" w:rsidRDefault="00A6143F" w:rsidP="005F2F11">
            <w:pPr>
              <w:tabs>
                <w:tab w:val="left" w:pos="360"/>
                <w:tab w:val="left" w:pos="3600"/>
                <w:tab w:val="left" w:pos="4680"/>
                <w:tab w:val="left" w:pos="5940"/>
                <w:tab w:val="left" w:pos="6930"/>
                <w:tab w:val="left" w:pos="8100"/>
                <w:tab w:val="left" w:pos="9090"/>
              </w:tabs>
              <w:rPr>
                <w:rFonts w:asciiTheme="minorHAnsi" w:hAnsiTheme="minorHAnsi"/>
                <w:b/>
                <w:bCs/>
                <w:szCs w:val="18"/>
              </w:rPr>
            </w:pPr>
            <w:r>
              <w:rPr>
                <w:rFonts w:asciiTheme="minorHAnsi" w:hAnsiTheme="minorHAnsi"/>
                <w:b/>
                <w:bCs/>
                <w:szCs w:val="18"/>
              </w:rPr>
              <w:t>F</w:t>
            </w:r>
            <w:r w:rsidR="003E6702">
              <w:rPr>
                <w:rFonts w:asciiTheme="minorHAnsi" w:hAnsiTheme="minorHAnsi"/>
                <w:b/>
                <w:bCs/>
                <w:szCs w:val="18"/>
              </w:rPr>
              <w:t>. Determination of HERS Verification Compliance</w:t>
            </w:r>
          </w:p>
        </w:tc>
      </w:tr>
      <w:tr w:rsidR="003E6702" w14:paraId="71D3C327" w14:textId="77777777" w:rsidTr="003E6702">
        <w:tc>
          <w:tcPr>
            <w:tcW w:w="11016" w:type="dxa"/>
            <w:gridSpan w:val="2"/>
          </w:tcPr>
          <w:p w14:paraId="115E82FC" w14:textId="7D167EEA" w:rsidR="003E6702" w:rsidRPr="00566DA0" w:rsidRDefault="003E6702" w:rsidP="005F2F11">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 xml:space="preserve">All applicable sections of this document shall indicate compliance with the specified verification protocol requirements </w:t>
            </w:r>
            <w:proofErr w:type="gramStart"/>
            <w:r>
              <w:rPr>
                <w:rFonts w:asciiTheme="minorHAnsi" w:hAnsiTheme="minorHAnsi"/>
                <w:bCs/>
                <w:sz w:val="18"/>
                <w:szCs w:val="18"/>
              </w:rPr>
              <w:t>in order for</w:t>
            </w:r>
            <w:proofErr w:type="gramEnd"/>
            <w:r>
              <w:rPr>
                <w:rFonts w:asciiTheme="minorHAnsi" w:hAnsiTheme="minorHAnsi"/>
                <w:bCs/>
                <w:sz w:val="18"/>
                <w:szCs w:val="18"/>
              </w:rPr>
              <w:t xml:space="preserve"> this Certificate of Verification as a whole to be determined to be in compliance.</w:t>
            </w:r>
          </w:p>
        </w:tc>
      </w:tr>
      <w:tr w:rsidR="003E6702" w14:paraId="6EC6121F" w14:textId="77777777" w:rsidTr="00566DA0">
        <w:tc>
          <w:tcPr>
            <w:tcW w:w="378" w:type="dxa"/>
          </w:tcPr>
          <w:p w14:paraId="38699150" w14:textId="44F87943" w:rsidR="003E6702" w:rsidRPr="003E6702" w:rsidRDefault="003E6702" w:rsidP="00566DA0">
            <w:pPr>
              <w:tabs>
                <w:tab w:val="left" w:pos="360"/>
                <w:tab w:val="left" w:pos="3600"/>
                <w:tab w:val="left" w:pos="4680"/>
                <w:tab w:val="left" w:pos="5940"/>
                <w:tab w:val="left" w:pos="6930"/>
                <w:tab w:val="left" w:pos="8100"/>
                <w:tab w:val="left" w:pos="9090"/>
              </w:tabs>
              <w:jc w:val="center"/>
              <w:rPr>
                <w:rFonts w:asciiTheme="minorHAnsi" w:hAnsiTheme="minorHAnsi"/>
                <w:bCs/>
                <w:sz w:val="18"/>
                <w:szCs w:val="18"/>
              </w:rPr>
            </w:pPr>
            <w:r>
              <w:rPr>
                <w:rFonts w:asciiTheme="minorHAnsi" w:hAnsiTheme="minorHAnsi"/>
                <w:bCs/>
                <w:sz w:val="18"/>
                <w:szCs w:val="18"/>
              </w:rPr>
              <w:t>01</w:t>
            </w:r>
          </w:p>
        </w:tc>
        <w:tc>
          <w:tcPr>
            <w:tcW w:w="10638" w:type="dxa"/>
          </w:tcPr>
          <w:p w14:paraId="63F2A58E" w14:textId="74E60C0F" w:rsidR="003E6702" w:rsidRPr="00566DA0" w:rsidRDefault="003E6702" w:rsidP="005F2F11">
            <w:pPr>
              <w:tabs>
                <w:tab w:val="left" w:pos="360"/>
                <w:tab w:val="left" w:pos="3600"/>
                <w:tab w:val="left" w:pos="4680"/>
                <w:tab w:val="left" w:pos="5940"/>
                <w:tab w:val="left" w:pos="6930"/>
                <w:tab w:val="left" w:pos="8100"/>
                <w:tab w:val="left" w:pos="9090"/>
              </w:tabs>
              <w:rPr>
                <w:rFonts w:asciiTheme="minorHAnsi" w:hAnsiTheme="minorHAnsi"/>
                <w:bCs/>
                <w:sz w:val="18"/>
                <w:szCs w:val="18"/>
              </w:rPr>
            </w:pPr>
          </w:p>
        </w:tc>
      </w:tr>
    </w:tbl>
    <w:p w14:paraId="44F4C65E" w14:textId="69310A51" w:rsidR="00590C0B" w:rsidRDefault="00590C0B">
      <w:pPr>
        <w:rPr>
          <w:rFonts w:asciiTheme="minorHAnsi" w:hAnsiTheme="minorHAnsi"/>
          <w:sz w:val="18"/>
          <w:szCs w:val="18"/>
        </w:rPr>
      </w:pPr>
    </w:p>
    <w:p w14:paraId="7758F209" w14:textId="7279C7D9" w:rsidR="00906E56" w:rsidRDefault="00906E56">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906E56" w:rsidRPr="009E2C1C" w14:paraId="7758F20B" w14:textId="77777777" w:rsidTr="00906E56">
        <w:trPr>
          <w:trHeight w:val="288"/>
        </w:trPr>
        <w:tc>
          <w:tcPr>
            <w:tcW w:w="10950" w:type="dxa"/>
            <w:gridSpan w:val="4"/>
            <w:vAlign w:val="center"/>
          </w:tcPr>
          <w:p w14:paraId="7758F20A" w14:textId="77777777" w:rsidR="00906E56" w:rsidRPr="009351D2" w:rsidRDefault="00906E56" w:rsidP="00906E5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906E56" w:rsidRPr="001B14D6" w14:paraId="7758F20D" w14:textId="77777777" w:rsidTr="00906E56">
        <w:trPr>
          <w:trHeight w:val="360"/>
        </w:trPr>
        <w:tc>
          <w:tcPr>
            <w:tcW w:w="10950" w:type="dxa"/>
            <w:gridSpan w:val="4"/>
            <w:vAlign w:val="center"/>
          </w:tcPr>
          <w:p w14:paraId="7758F20C" w14:textId="77777777" w:rsidR="00906E56" w:rsidRPr="00E136A4" w:rsidRDefault="00906E56" w:rsidP="001D7CD9">
            <w:pPr>
              <w:numPr>
                <w:ilvl w:val="0"/>
                <w:numId w:val="6"/>
              </w:numPr>
              <w:ind w:left="271" w:hanging="288"/>
              <w:rPr>
                <w:rFonts w:asciiTheme="minorHAnsi" w:hAnsiTheme="minorHAnsi"/>
                <w:sz w:val="18"/>
                <w:szCs w:val="18"/>
              </w:rPr>
            </w:pPr>
            <w:r>
              <w:rPr>
                <w:rFonts w:asciiTheme="minorHAnsi" w:hAnsiTheme="minorHAnsi"/>
                <w:sz w:val="18"/>
                <w:szCs w:val="18"/>
              </w:rPr>
              <w:t xml:space="preserve">I </w:t>
            </w:r>
            <w:r w:rsidRPr="00E136A4">
              <w:rPr>
                <w:rFonts w:asciiTheme="minorHAnsi" w:hAnsiTheme="minorHAnsi"/>
                <w:sz w:val="18"/>
                <w:szCs w:val="18"/>
              </w:rPr>
              <w:t xml:space="preserve">certify that this Certificate of </w:t>
            </w:r>
            <w:r>
              <w:rPr>
                <w:rFonts w:asciiTheme="minorHAnsi" w:hAnsiTheme="minorHAnsi"/>
                <w:sz w:val="18"/>
                <w:szCs w:val="18"/>
              </w:rPr>
              <w:t xml:space="preserve">Verification </w:t>
            </w:r>
            <w:r w:rsidRPr="00E136A4">
              <w:rPr>
                <w:rFonts w:asciiTheme="minorHAnsi" w:hAnsiTheme="minorHAnsi"/>
                <w:sz w:val="18"/>
                <w:szCs w:val="18"/>
              </w:rPr>
              <w:t>documentation is accurate and complete.</w:t>
            </w:r>
          </w:p>
        </w:tc>
      </w:tr>
      <w:tr w:rsidR="00906E56" w:rsidRPr="00FD7A7F" w14:paraId="7758F210" w14:textId="77777777" w:rsidTr="00906E56">
        <w:trPr>
          <w:trHeight w:val="360"/>
        </w:trPr>
        <w:tc>
          <w:tcPr>
            <w:tcW w:w="5434" w:type="dxa"/>
          </w:tcPr>
          <w:p w14:paraId="7758F20E" w14:textId="77777777" w:rsidR="00906E56" w:rsidRPr="0047600B" w:rsidRDefault="00906E56" w:rsidP="00906E56">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Name:</w:t>
            </w:r>
          </w:p>
        </w:tc>
        <w:tc>
          <w:tcPr>
            <w:tcW w:w="5516" w:type="dxa"/>
            <w:gridSpan w:val="3"/>
          </w:tcPr>
          <w:p w14:paraId="7758F20F" w14:textId="77777777" w:rsidR="00906E56" w:rsidRPr="0047600B" w:rsidRDefault="00906E56" w:rsidP="00906E56">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Signature:</w:t>
            </w:r>
          </w:p>
        </w:tc>
      </w:tr>
      <w:tr w:rsidR="00906E56" w:rsidRPr="00FD7A7F" w14:paraId="7758F213" w14:textId="77777777" w:rsidTr="00906E56">
        <w:trPr>
          <w:trHeight w:val="360"/>
        </w:trPr>
        <w:tc>
          <w:tcPr>
            <w:tcW w:w="5434" w:type="dxa"/>
          </w:tcPr>
          <w:p w14:paraId="7758F211" w14:textId="77777777" w:rsidR="00906E56" w:rsidRPr="0047600B" w:rsidRDefault="00906E56" w:rsidP="00906E56">
            <w:pPr>
              <w:rPr>
                <w:rFonts w:asciiTheme="minorHAnsi" w:hAnsiTheme="minorHAnsi"/>
                <w:sz w:val="14"/>
                <w:szCs w:val="14"/>
              </w:rPr>
            </w:pPr>
            <w:r>
              <w:rPr>
                <w:rFonts w:asciiTheme="minorHAnsi" w:hAnsiTheme="minorHAnsi"/>
                <w:sz w:val="14"/>
                <w:szCs w:val="14"/>
              </w:rPr>
              <w:t>Company</w:t>
            </w:r>
            <w:r w:rsidRPr="0047600B">
              <w:rPr>
                <w:rFonts w:asciiTheme="minorHAnsi" w:hAnsiTheme="minorHAnsi"/>
                <w:sz w:val="14"/>
                <w:szCs w:val="14"/>
              </w:rPr>
              <w:t>:</w:t>
            </w:r>
          </w:p>
        </w:tc>
        <w:tc>
          <w:tcPr>
            <w:tcW w:w="5516" w:type="dxa"/>
            <w:gridSpan w:val="3"/>
          </w:tcPr>
          <w:p w14:paraId="7758F212" w14:textId="77777777" w:rsidR="00906E56" w:rsidRPr="0047600B" w:rsidRDefault="00906E56" w:rsidP="00906E56">
            <w:pPr>
              <w:rPr>
                <w:rFonts w:asciiTheme="minorHAnsi" w:hAnsiTheme="minorHAnsi"/>
                <w:sz w:val="14"/>
                <w:szCs w:val="14"/>
              </w:rPr>
            </w:pPr>
            <w:r w:rsidRPr="0047600B">
              <w:rPr>
                <w:rFonts w:asciiTheme="minorHAnsi" w:hAnsiTheme="minorHAnsi"/>
                <w:sz w:val="14"/>
                <w:szCs w:val="14"/>
              </w:rPr>
              <w:t>Date</w:t>
            </w:r>
            <w:r>
              <w:rPr>
                <w:rFonts w:asciiTheme="minorHAnsi" w:hAnsiTheme="minorHAnsi"/>
                <w:sz w:val="14"/>
                <w:szCs w:val="14"/>
              </w:rPr>
              <w:t xml:space="preserve"> Signed</w:t>
            </w:r>
            <w:r w:rsidRPr="0047600B">
              <w:rPr>
                <w:rFonts w:asciiTheme="minorHAnsi" w:hAnsiTheme="minorHAnsi"/>
                <w:sz w:val="14"/>
                <w:szCs w:val="14"/>
              </w:rPr>
              <w:t>:</w:t>
            </w:r>
          </w:p>
        </w:tc>
      </w:tr>
      <w:tr w:rsidR="00906E56" w:rsidRPr="00FD7A7F" w14:paraId="7758F216" w14:textId="77777777" w:rsidTr="00906E56">
        <w:trPr>
          <w:trHeight w:val="360"/>
        </w:trPr>
        <w:tc>
          <w:tcPr>
            <w:tcW w:w="5434" w:type="dxa"/>
          </w:tcPr>
          <w:p w14:paraId="7758F214" w14:textId="77777777" w:rsidR="00906E56" w:rsidRPr="0047600B" w:rsidRDefault="00906E56" w:rsidP="00906E56">
            <w:pPr>
              <w:rPr>
                <w:rFonts w:asciiTheme="minorHAnsi" w:hAnsiTheme="minorHAnsi"/>
                <w:sz w:val="14"/>
                <w:szCs w:val="14"/>
              </w:rPr>
            </w:pPr>
            <w:r w:rsidRPr="0047600B">
              <w:rPr>
                <w:rFonts w:asciiTheme="minorHAnsi" w:hAnsiTheme="minorHAnsi"/>
                <w:sz w:val="14"/>
                <w:szCs w:val="14"/>
              </w:rPr>
              <w:t>Address:</w:t>
            </w:r>
          </w:p>
        </w:tc>
        <w:tc>
          <w:tcPr>
            <w:tcW w:w="5516" w:type="dxa"/>
            <w:gridSpan w:val="3"/>
          </w:tcPr>
          <w:p w14:paraId="7758F215" w14:textId="77777777" w:rsidR="00906E56" w:rsidRPr="0047600B" w:rsidRDefault="00906E56" w:rsidP="00906E56">
            <w:pPr>
              <w:rPr>
                <w:rFonts w:asciiTheme="minorHAnsi" w:hAnsiTheme="minorHAnsi"/>
                <w:sz w:val="14"/>
                <w:szCs w:val="14"/>
              </w:rPr>
            </w:pPr>
            <w:r>
              <w:rPr>
                <w:rFonts w:asciiTheme="minorHAnsi" w:hAnsiTheme="minorHAnsi"/>
                <w:sz w:val="14"/>
                <w:szCs w:val="14"/>
              </w:rPr>
              <w:t>CEA/HERS Certification Information (if a</w:t>
            </w:r>
            <w:r w:rsidRPr="0047600B">
              <w:rPr>
                <w:rFonts w:asciiTheme="minorHAnsi" w:hAnsiTheme="minorHAnsi"/>
                <w:sz w:val="14"/>
                <w:szCs w:val="14"/>
              </w:rPr>
              <w:t>pplicable</w:t>
            </w:r>
            <w:r>
              <w:rPr>
                <w:rFonts w:asciiTheme="minorHAnsi" w:hAnsiTheme="minorHAnsi"/>
                <w:sz w:val="14"/>
                <w:szCs w:val="14"/>
              </w:rPr>
              <w:t>)</w:t>
            </w:r>
            <w:r w:rsidRPr="0047600B">
              <w:rPr>
                <w:rFonts w:asciiTheme="minorHAnsi" w:hAnsiTheme="minorHAnsi"/>
                <w:sz w:val="14"/>
                <w:szCs w:val="14"/>
              </w:rPr>
              <w:t>:</w:t>
            </w:r>
          </w:p>
        </w:tc>
      </w:tr>
      <w:tr w:rsidR="00906E56" w:rsidRPr="00FD7A7F" w14:paraId="7758F219" w14:textId="77777777" w:rsidTr="00906E56">
        <w:trPr>
          <w:trHeight w:val="360"/>
        </w:trPr>
        <w:tc>
          <w:tcPr>
            <w:tcW w:w="5434" w:type="dxa"/>
          </w:tcPr>
          <w:p w14:paraId="7758F217" w14:textId="77777777" w:rsidR="00906E56" w:rsidRPr="0047600B" w:rsidRDefault="00906E56" w:rsidP="00906E56">
            <w:pPr>
              <w:rPr>
                <w:rFonts w:asciiTheme="minorHAnsi" w:hAnsiTheme="minorHAnsi"/>
                <w:sz w:val="14"/>
                <w:szCs w:val="14"/>
              </w:rPr>
            </w:pPr>
            <w:r w:rsidRPr="0047600B">
              <w:rPr>
                <w:rFonts w:asciiTheme="minorHAnsi" w:hAnsiTheme="minorHAnsi"/>
                <w:sz w:val="14"/>
                <w:szCs w:val="14"/>
              </w:rPr>
              <w:t>City/State/Zip:</w:t>
            </w:r>
          </w:p>
        </w:tc>
        <w:tc>
          <w:tcPr>
            <w:tcW w:w="5516" w:type="dxa"/>
            <w:gridSpan w:val="3"/>
          </w:tcPr>
          <w:p w14:paraId="7758F218" w14:textId="77777777" w:rsidR="00906E56" w:rsidRPr="0047600B" w:rsidRDefault="00906E56" w:rsidP="00906E56">
            <w:pPr>
              <w:rPr>
                <w:rFonts w:asciiTheme="minorHAnsi" w:hAnsiTheme="minorHAnsi"/>
                <w:sz w:val="14"/>
                <w:szCs w:val="14"/>
              </w:rPr>
            </w:pPr>
            <w:r w:rsidRPr="0047600B">
              <w:rPr>
                <w:rFonts w:asciiTheme="minorHAnsi" w:hAnsiTheme="minorHAnsi"/>
                <w:sz w:val="14"/>
                <w:szCs w:val="14"/>
              </w:rPr>
              <w:t>Phone:</w:t>
            </w:r>
          </w:p>
        </w:tc>
      </w:tr>
      <w:tr w:rsidR="00906E56" w:rsidRPr="008E6C57" w14:paraId="7758F21B" w14:textId="77777777" w:rsidTr="00906E56">
        <w:tblPrEx>
          <w:tblCellMar>
            <w:left w:w="115" w:type="dxa"/>
            <w:right w:w="115" w:type="dxa"/>
          </w:tblCellMar>
        </w:tblPrEx>
        <w:trPr>
          <w:trHeight w:val="296"/>
        </w:trPr>
        <w:tc>
          <w:tcPr>
            <w:tcW w:w="10950" w:type="dxa"/>
            <w:gridSpan w:val="4"/>
            <w:vAlign w:val="center"/>
          </w:tcPr>
          <w:p w14:paraId="7758F21A" w14:textId="77777777" w:rsidR="00906E56" w:rsidRDefault="00906E56" w:rsidP="00906E5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906E56" w:rsidRPr="008E6C57" w14:paraId="7758F222" w14:textId="77777777" w:rsidTr="00906E56">
        <w:tblPrEx>
          <w:tblCellMar>
            <w:left w:w="115" w:type="dxa"/>
            <w:right w:w="115" w:type="dxa"/>
          </w:tblCellMar>
        </w:tblPrEx>
        <w:trPr>
          <w:trHeight w:val="504"/>
        </w:trPr>
        <w:tc>
          <w:tcPr>
            <w:tcW w:w="10950" w:type="dxa"/>
            <w:gridSpan w:val="4"/>
            <w:shd w:val="clear" w:color="auto" w:fill="auto"/>
          </w:tcPr>
          <w:p w14:paraId="7758F21C" w14:textId="77777777" w:rsidR="00906E56" w:rsidRPr="00B706BB" w:rsidRDefault="00906E56" w:rsidP="00F70B2C">
            <w:pPr>
              <w:pStyle w:val="p2"/>
              <w:keepNext/>
              <w:tabs>
                <w:tab w:val="clear" w:pos="357"/>
              </w:tabs>
              <w:spacing w:line="240" w:lineRule="auto"/>
              <w:ind w:left="0" w:right="90" w:firstLine="0"/>
              <w:rPr>
                <w:rFonts w:asciiTheme="minorHAnsi" w:hAnsiTheme="minorHAnsi"/>
                <w:sz w:val="18"/>
                <w:szCs w:val="18"/>
              </w:rPr>
            </w:pPr>
            <w:r w:rsidRPr="00B706BB">
              <w:rPr>
                <w:rFonts w:asciiTheme="minorHAnsi" w:hAnsiTheme="minorHAnsi"/>
                <w:sz w:val="18"/>
                <w:szCs w:val="18"/>
              </w:rPr>
              <w:t xml:space="preserve">I certify the following under penalty of perjury, under the laws of the State of California: </w:t>
            </w:r>
          </w:p>
          <w:p w14:paraId="7758F21D" w14:textId="77777777" w:rsidR="00906E56" w:rsidRPr="00B706BB" w:rsidRDefault="00906E56" w:rsidP="001D7CD9">
            <w:pPr>
              <w:pStyle w:val="p2"/>
              <w:keepNext/>
              <w:numPr>
                <w:ilvl w:val="0"/>
                <w:numId w:val="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8E6C57">
              <w:rPr>
                <w:rFonts w:asciiTheme="minorHAnsi" w:hAnsiTheme="minorHAnsi"/>
                <w:sz w:val="18"/>
                <w:szCs w:val="18"/>
              </w:rPr>
              <w:t xml:space="preserve">information provided on this </w:t>
            </w:r>
            <w:r>
              <w:rPr>
                <w:rFonts w:asciiTheme="minorHAnsi" w:hAnsiTheme="minorHAnsi"/>
                <w:sz w:val="18"/>
                <w:szCs w:val="18"/>
              </w:rPr>
              <w:t>Certificate of Verification</w:t>
            </w:r>
            <w:r w:rsidRPr="008E6C57">
              <w:rPr>
                <w:rFonts w:asciiTheme="minorHAnsi" w:hAnsiTheme="minorHAnsi"/>
                <w:sz w:val="18"/>
                <w:szCs w:val="18"/>
              </w:rPr>
              <w:t xml:space="preserve"> is true and correct.</w:t>
            </w:r>
          </w:p>
          <w:p w14:paraId="7758F21E" w14:textId="77777777" w:rsidR="00906E56" w:rsidRPr="00907289" w:rsidRDefault="00906E56" w:rsidP="001D7CD9">
            <w:pPr>
              <w:pStyle w:val="p2"/>
              <w:keepNext/>
              <w:numPr>
                <w:ilvl w:val="0"/>
                <w:numId w:val="7"/>
              </w:numPr>
              <w:tabs>
                <w:tab w:val="clear" w:pos="357"/>
              </w:tabs>
              <w:spacing w:line="240" w:lineRule="auto"/>
              <w:ind w:right="90"/>
              <w:rPr>
                <w:rFonts w:asciiTheme="minorHAnsi" w:hAnsiTheme="minorHAnsi"/>
                <w:sz w:val="18"/>
                <w:szCs w:val="18"/>
              </w:rPr>
            </w:pPr>
            <w:r>
              <w:rPr>
                <w:rFonts w:asciiTheme="minorHAnsi" w:hAnsiTheme="minorHAnsi"/>
                <w:sz w:val="18"/>
                <w:szCs w:val="18"/>
              </w:rPr>
              <w:t>I am the certified HERS R</w:t>
            </w:r>
            <w:r w:rsidRPr="00907289">
              <w:rPr>
                <w:rFonts w:asciiTheme="minorHAnsi" w:hAnsiTheme="minorHAnsi"/>
                <w:sz w:val="18"/>
                <w:szCs w:val="18"/>
              </w:rPr>
              <w:t xml:space="preserve">ater who performed the verification </w:t>
            </w:r>
            <w:r>
              <w:rPr>
                <w:rFonts w:asciiTheme="minorHAnsi" w:hAnsiTheme="minorHAnsi"/>
                <w:sz w:val="18"/>
                <w:szCs w:val="18"/>
              </w:rPr>
              <w:t>identified and reported on this C</w:t>
            </w:r>
            <w:r w:rsidRPr="00907289">
              <w:rPr>
                <w:rFonts w:asciiTheme="minorHAnsi" w:hAnsiTheme="minorHAnsi"/>
                <w:sz w:val="18"/>
                <w:szCs w:val="18"/>
              </w:rPr>
              <w:t>ertificate</w:t>
            </w:r>
            <w:r>
              <w:rPr>
                <w:rFonts w:asciiTheme="minorHAnsi" w:hAnsiTheme="minorHAnsi"/>
                <w:sz w:val="18"/>
                <w:szCs w:val="18"/>
              </w:rPr>
              <w:t xml:space="preserve"> of Verification (responsible rater)</w:t>
            </w:r>
            <w:r w:rsidRPr="00907289">
              <w:rPr>
                <w:rFonts w:asciiTheme="minorHAnsi" w:hAnsiTheme="minorHAnsi"/>
                <w:sz w:val="18"/>
                <w:szCs w:val="18"/>
              </w:rPr>
              <w:t>.</w:t>
            </w:r>
          </w:p>
          <w:p w14:paraId="7758F21F" w14:textId="77777777" w:rsidR="00906E56" w:rsidRDefault="00906E56" w:rsidP="001D7CD9">
            <w:pPr>
              <w:pStyle w:val="p2"/>
              <w:keepNext/>
              <w:numPr>
                <w:ilvl w:val="0"/>
                <w:numId w:val="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B706BB">
              <w:rPr>
                <w:rFonts w:asciiTheme="minorHAnsi" w:hAnsiTheme="minorHAnsi"/>
                <w:sz w:val="18"/>
                <w:szCs w:val="18"/>
              </w:rPr>
              <w:t>installed features, materials, components, manufactured devices, or system performance diagnostic results that require HERS verification</w:t>
            </w:r>
            <w:r>
              <w:rPr>
                <w:rFonts w:asciiTheme="minorHAnsi" w:hAnsiTheme="minorHAnsi"/>
                <w:sz w:val="18"/>
                <w:szCs w:val="18"/>
              </w:rPr>
              <w:t xml:space="preserve"> identified on this Certificate of Verification comply</w:t>
            </w:r>
            <w:r w:rsidRPr="00907289">
              <w:rPr>
                <w:rFonts w:asciiTheme="minorHAnsi" w:hAnsiTheme="minorHAnsi"/>
                <w:sz w:val="18"/>
                <w:szCs w:val="18"/>
              </w:rPr>
              <w:t xml:space="preserve"> with the applicable requirements in Reference Appendices </w:t>
            </w:r>
            <w:r w:rsidRPr="00057A11">
              <w:rPr>
                <w:rFonts w:asciiTheme="minorHAnsi" w:hAnsiTheme="minorHAnsi"/>
                <w:sz w:val="18"/>
                <w:szCs w:val="18"/>
              </w:rPr>
              <w:t>RA2</w:t>
            </w:r>
            <w:r>
              <w:rPr>
                <w:rFonts w:asciiTheme="minorHAnsi" w:hAnsiTheme="minorHAnsi"/>
                <w:sz w:val="18"/>
                <w:szCs w:val="18"/>
              </w:rPr>
              <w:t>,</w:t>
            </w:r>
            <w:r w:rsidRPr="00907289">
              <w:rPr>
                <w:rFonts w:asciiTheme="minorHAnsi" w:hAnsiTheme="minorHAnsi"/>
                <w:sz w:val="18"/>
                <w:szCs w:val="18"/>
              </w:rPr>
              <w:t xml:space="preserve"> </w:t>
            </w:r>
            <w:r w:rsidRPr="00057A11">
              <w:rPr>
                <w:rFonts w:asciiTheme="minorHAnsi" w:hAnsiTheme="minorHAnsi"/>
                <w:sz w:val="18"/>
                <w:szCs w:val="18"/>
              </w:rPr>
              <w:t>RA3</w:t>
            </w:r>
            <w:r>
              <w:rPr>
                <w:rFonts w:asciiTheme="minorHAnsi" w:hAnsiTheme="minorHAnsi"/>
                <w:sz w:val="18"/>
                <w:szCs w:val="18"/>
              </w:rPr>
              <w:t xml:space="preserve">, and </w:t>
            </w:r>
            <w:r w:rsidRPr="00907289">
              <w:rPr>
                <w:rFonts w:asciiTheme="minorHAnsi" w:hAnsiTheme="minorHAnsi"/>
                <w:sz w:val="18"/>
                <w:szCs w:val="18"/>
              </w:rPr>
              <w:t xml:space="preserve">the </w:t>
            </w:r>
            <w:r>
              <w:rPr>
                <w:rFonts w:asciiTheme="minorHAnsi" w:hAnsiTheme="minorHAnsi"/>
                <w:sz w:val="18"/>
                <w:szCs w:val="18"/>
              </w:rPr>
              <w:t xml:space="preserve">requirements specified on the </w:t>
            </w:r>
            <w:r w:rsidRPr="00907289">
              <w:rPr>
                <w:rFonts w:asciiTheme="minorHAnsi" w:hAnsiTheme="minorHAnsi"/>
                <w:sz w:val="18"/>
                <w:szCs w:val="18"/>
              </w:rPr>
              <w:t>Certifica</w:t>
            </w:r>
            <w:r>
              <w:rPr>
                <w:rFonts w:asciiTheme="minorHAnsi" w:hAnsiTheme="minorHAnsi"/>
                <w:sz w:val="18"/>
                <w:szCs w:val="18"/>
              </w:rPr>
              <w:t>te of Compliance</w:t>
            </w:r>
            <w:r w:rsidRPr="00907289">
              <w:rPr>
                <w:rFonts w:asciiTheme="minorHAnsi" w:hAnsiTheme="minorHAnsi"/>
                <w:sz w:val="18"/>
                <w:szCs w:val="18"/>
              </w:rPr>
              <w:t xml:space="preserve"> </w:t>
            </w:r>
            <w:r>
              <w:rPr>
                <w:rFonts w:asciiTheme="minorHAnsi" w:hAnsiTheme="minorHAnsi"/>
                <w:sz w:val="18"/>
                <w:szCs w:val="18"/>
              </w:rPr>
              <w:t xml:space="preserve">for the building </w:t>
            </w:r>
            <w:r w:rsidRPr="00907289">
              <w:rPr>
                <w:rFonts w:asciiTheme="minorHAnsi" w:hAnsiTheme="minorHAnsi"/>
                <w:sz w:val="18"/>
                <w:szCs w:val="18"/>
              </w:rPr>
              <w:t>appro</w:t>
            </w:r>
            <w:r>
              <w:rPr>
                <w:rFonts w:asciiTheme="minorHAnsi" w:hAnsiTheme="minorHAnsi"/>
                <w:sz w:val="18"/>
                <w:szCs w:val="18"/>
              </w:rPr>
              <w:t>ved by the enforcement agency.</w:t>
            </w:r>
          </w:p>
          <w:p w14:paraId="7758F220" w14:textId="77777777" w:rsidR="00906E56" w:rsidRDefault="00906E56" w:rsidP="001D7CD9">
            <w:pPr>
              <w:pStyle w:val="p2"/>
              <w:keepNext/>
              <w:numPr>
                <w:ilvl w:val="0"/>
                <w:numId w:val="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 The </w:t>
            </w:r>
            <w:r w:rsidRPr="00907289">
              <w:rPr>
                <w:rFonts w:asciiTheme="minorHAnsi" w:hAnsiTheme="minorHAnsi"/>
                <w:sz w:val="18"/>
                <w:szCs w:val="18"/>
              </w:rPr>
              <w:t xml:space="preserve">information reported on applicable sections of </w:t>
            </w:r>
            <w:r>
              <w:rPr>
                <w:rFonts w:asciiTheme="minorHAnsi" w:hAnsiTheme="minorHAnsi"/>
                <w:sz w:val="18"/>
                <w:szCs w:val="18"/>
              </w:rPr>
              <w:t>the</w:t>
            </w:r>
            <w:r w:rsidRPr="00BA699E">
              <w:rPr>
                <w:rFonts w:asciiTheme="minorHAnsi" w:hAnsiTheme="minorHAnsi"/>
                <w:sz w:val="18"/>
                <w:szCs w:val="18"/>
              </w:rPr>
              <w:t xml:space="preserve"> Certificate(s) of Installation </w:t>
            </w:r>
            <w:r>
              <w:rPr>
                <w:rFonts w:asciiTheme="minorHAnsi" w:hAnsiTheme="minorHAnsi"/>
                <w:sz w:val="18"/>
                <w:szCs w:val="18"/>
              </w:rPr>
              <w:t xml:space="preserve">(CF2R) </w:t>
            </w:r>
            <w:r w:rsidRPr="00BA699E">
              <w:rPr>
                <w:rFonts w:asciiTheme="minorHAnsi" w:hAnsiTheme="minorHAnsi"/>
                <w:sz w:val="18"/>
                <w:szCs w:val="18"/>
              </w:rPr>
              <w:t>signed and submitted by the person(s) responsible for the construction or installation</w:t>
            </w:r>
            <w:r w:rsidRPr="00907289">
              <w:rPr>
                <w:rFonts w:asciiTheme="minorHAnsi" w:hAnsiTheme="minorHAnsi"/>
                <w:sz w:val="18"/>
                <w:szCs w:val="18"/>
              </w:rPr>
              <w:t xml:space="preserve"> conforms to the requirements specified on the Certificate(s) of Compliance (</w:t>
            </w:r>
            <w:r>
              <w:rPr>
                <w:rFonts w:asciiTheme="minorHAnsi" w:hAnsiTheme="minorHAnsi"/>
                <w:sz w:val="18"/>
                <w:szCs w:val="18"/>
              </w:rPr>
              <w:t>CF1R</w:t>
            </w:r>
            <w:r w:rsidRPr="00907289">
              <w:rPr>
                <w:rFonts w:asciiTheme="minorHAnsi" w:hAnsiTheme="minorHAnsi"/>
                <w:sz w:val="18"/>
                <w:szCs w:val="18"/>
              </w:rPr>
              <w:t>) approved by the enforcement agency.</w:t>
            </w:r>
          </w:p>
          <w:p w14:paraId="7758F221" w14:textId="77777777" w:rsidR="00906E56" w:rsidRPr="00BA699E" w:rsidRDefault="00906E56" w:rsidP="001D7CD9">
            <w:pPr>
              <w:pStyle w:val="p2"/>
              <w:keepNext/>
              <w:numPr>
                <w:ilvl w:val="0"/>
                <w:numId w:val="7"/>
              </w:numPr>
              <w:tabs>
                <w:tab w:val="clear" w:pos="357"/>
              </w:tabs>
              <w:spacing w:line="240" w:lineRule="auto"/>
              <w:ind w:right="90"/>
              <w:rPr>
                <w:rFonts w:asciiTheme="minorHAnsi" w:hAnsiTheme="minorHAnsi"/>
                <w:sz w:val="18"/>
                <w:szCs w:val="18"/>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shall be </w:t>
            </w:r>
            <w:proofErr w:type="gramStart"/>
            <w:r w:rsidRPr="00760262">
              <w:rPr>
                <w:rFonts w:asciiTheme="minorHAnsi" w:hAnsiTheme="minorHAnsi"/>
                <w:sz w:val="18"/>
                <w:szCs w:val="18"/>
              </w:rPr>
              <w:t>posted, or</w:t>
            </w:r>
            <w:proofErr w:type="gramEnd"/>
            <w:r w:rsidRPr="00760262">
              <w:rPr>
                <w:rFonts w:asciiTheme="minorHAnsi" w:hAnsiTheme="minorHAnsi"/>
                <w:sz w:val="18"/>
                <w:szCs w:val="18"/>
              </w:rPr>
              <w:t xml:space="preserve"> made available with the building permit(s) issued for the building, and made available to the enforcement agency f</w:t>
            </w:r>
            <w:r>
              <w:rPr>
                <w:rFonts w:asciiTheme="minorHAnsi" w:hAnsiTheme="minorHAnsi"/>
                <w:sz w:val="18"/>
                <w:szCs w:val="18"/>
              </w:rPr>
              <w:t xml:space="preserve">or all applicable inspections. </w:t>
            </w:r>
            <w:r w:rsidRPr="00760262">
              <w:rPr>
                <w:rFonts w:asciiTheme="minorHAnsi" w:hAnsiTheme="minorHAnsi"/>
                <w:sz w:val="18"/>
                <w:szCs w:val="18"/>
              </w:rPr>
              <w:t xml:space="preserve">I understand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is required to be included with the documentation the builder provides to the building owner at occupancy.</w:t>
            </w:r>
            <w:r w:rsidRPr="008E6C57">
              <w:rPr>
                <w:rFonts w:asciiTheme="minorHAnsi" w:hAnsiTheme="minorHAnsi"/>
                <w:sz w:val="18"/>
                <w:szCs w:val="18"/>
              </w:rPr>
              <w:t xml:space="preserve">  </w:t>
            </w:r>
          </w:p>
        </w:tc>
      </w:tr>
      <w:tr w:rsidR="00906E56" w:rsidRPr="00026C7B" w14:paraId="7758F224" w14:textId="77777777" w:rsidTr="00906E56">
        <w:tblPrEx>
          <w:tblCellMar>
            <w:left w:w="115" w:type="dxa"/>
            <w:right w:w="115" w:type="dxa"/>
          </w:tblCellMar>
        </w:tblPrEx>
        <w:trPr>
          <w:trHeight w:val="278"/>
        </w:trPr>
        <w:tc>
          <w:tcPr>
            <w:tcW w:w="10950" w:type="dxa"/>
            <w:gridSpan w:val="4"/>
            <w:vAlign w:val="center"/>
          </w:tcPr>
          <w:p w14:paraId="7758F223" w14:textId="77777777" w:rsidR="00906E56" w:rsidRPr="00026C7B" w:rsidRDefault="00906E56" w:rsidP="00906E5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26C7B">
              <w:rPr>
                <w:rFonts w:asciiTheme="minorHAnsi" w:hAnsiTheme="minorHAnsi" w:cs="Arial"/>
                <w:b/>
                <w:caps/>
                <w:sz w:val="18"/>
                <w:szCs w:val="18"/>
              </w:rPr>
              <w:t>BUILDER OR INSTALLER INFORMATION AS SHOWN ON THE CERTIFICATE</w:t>
            </w:r>
            <w:r>
              <w:rPr>
                <w:rFonts w:asciiTheme="minorHAnsi" w:hAnsiTheme="minorHAnsi" w:cs="Arial"/>
                <w:b/>
                <w:caps/>
                <w:sz w:val="18"/>
                <w:szCs w:val="18"/>
              </w:rPr>
              <w:t xml:space="preserve"> OF INSTALLATION</w:t>
            </w:r>
          </w:p>
        </w:tc>
      </w:tr>
      <w:tr w:rsidR="00906E56" w:rsidRPr="00026C7B" w14:paraId="7758F226" w14:textId="77777777" w:rsidTr="00F70B2C">
        <w:tblPrEx>
          <w:tblCellMar>
            <w:left w:w="115" w:type="dxa"/>
            <w:right w:w="115" w:type="dxa"/>
          </w:tblCellMar>
        </w:tblPrEx>
        <w:trPr>
          <w:trHeight w:hRule="exact" w:val="360"/>
        </w:trPr>
        <w:tc>
          <w:tcPr>
            <w:tcW w:w="10950" w:type="dxa"/>
            <w:gridSpan w:val="4"/>
          </w:tcPr>
          <w:p w14:paraId="7758F225" w14:textId="77777777" w:rsidR="00906E56" w:rsidRPr="008223A4" w:rsidRDefault="00906E56" w:rsidP="00F70B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Company N</w:t>
            </w:r>
            <w:r>
              <w:rPr>
                <w:rFonts w:asciiTheme="minorHAnsi" w:hAnsiTheme="minorHAnsi"/>
                <w:sz w:val="14"/>
                <w:szCs w:val="14"/>
              </w:rPr>
              <w:t>ame (Installing Subcontractor,</w:t>
            </w:r>
            <w:r w:rsidRPr="008223A4">
              <w:rPr>
                <w:rFonts w:asciiTheme="minorHAnsi" w:hAnsiTheme="minorHAnsi"/>
                <w:sz w:val="14"/>
                <w:szCs w:val="14"/>
              </w:rPr>
              <w:t xml:space="preserve"> General Contractor</w:t>
            </w:r>
            <w:r>
              <w:rPr>
                <w:rFonts w:asciiTheme="minorHAnsi" w:hAnsiTheme="minorHAnsi"/>
                <w:sz w:val="14"/>
                <w:szCs w:val="14"/>
              </w:rPr>
              <w:t>,</w:t>
            </w:r>
            <w:r w:rsidRPr="008223A4">
              <w:rPr>
                <w:rFonts w:asciiTheme="minorHAnsi" w:hAnsiTheme="minorHAnsi"/>
                <w:sz w:val="14"/>
                <w:szCs w:val="14"/>
              </w:rPr>
              <w:t xml:space="preserve"> or Builder/Owner):</w:t>
            </w:r>
          </w:p>
        </w:tc>
      </w:tr>
      <w:tr w:rsidR="00906E56" w:rsidRPr="00026C7B" w14:paraId="7758F229" w14:textId="77777777" w:rsidTr="00F70B2C">
        <w:tblPrEx>
          <w:tblCellMar>
            <w:left w:w="115" w:type="dxa"/>
            <w:right w:w="115" w:type="dxa"/>
          </w:tblCellMar>
        </w:tblPrEx>
        <w:trPr>
          <w:trHeight w:hRule="exact" w:val="360"/>
        </w:trPr>
        <w:tc>
          <w:tcPr>
            <w:tcW w:w="5475" w:type="dxa"/>
            <w:gridSpan w:val="2"/>
          </w:tcPr>
          <w:p w14:paraId="7758F227" w14:textId="77777777" w:rsidR="00906E56" w:rsidRPr="008223A4" w:rsidRDefault="00906E56" w:rsidP="00F70B2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Builder or Installer</w:t>
            </w:r>
            <w:r w:rsidRPr="008223A4">
              <w:rPr>
                <w:rFonts w:asciiTheme="minorHAnsi" w:hAnsiTheme="minorHAnsi"/>
                <w:sz w:val="14"/>
                <w:szCs w:val="14"/>
              </w:rPr>
              <w:t xml:space="preserve"> Name:</w:t>
            </w:r>
          </w:p>
        </w:tc>
        <w:tc>
          <w:tcPr>
            <w:tcW w:w="5475" w:type="dxa"/>
            <w:gridSpan w:val="2"/>
          </w:tcPr>
          <w:p w14:paraId="7758F228" w14:textId="77777777" w:rsidR="00906E56" w:rsidRPr="008223A4" w:rsidRDefault="00906E56" w:rsidP="0044222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CSLB License:</w:t>
            </w:r>
          </w:p>
        </w:tc>
      </w:tr>
      <w:tr w:rsidR="00906E56" w:rsidRPr="008E6C57" w14:paraId="7758F22B" w14:textId="77777777" w:rsidTr="00906E56">
        <w:tblPrEx>
          <w:tblCellMar>
            <w:left w:w="108" w:type="dxa"/>
            <w:right w:w="108" w:type="dxa"/>
          </w:tblCellMar>
        </w:tblPrEx>
        <w:trPr>
          <w:trHeight w:hRule="exact" w:val="288"/>
        </w:trPr>
        <w:tc>
          <w:tcPr>
            <w:tcW w:w="10950" w:type="dxa"/>
            <w:gridSpan w:val="4"/>
            <w:vAlign w:val="center"/>
          </w:tcPr>
          <w:p w14:paraId="7758F22A" w14:textId="77777777" w:rsidR="00906E56" w:rsidRPr="001B6B55" w:rsidRDefault="00906E56" w:rsidP="00F70B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Pr>
                <w:rFonts w:asciiTheme="minorHAnsi" w:hAnsiTheme="minorHAnsi" w:cs="Arial"/>
                <w:b/>
                <w:caps/>
                <w:sz w:val="18"/>
                <w:szCs w:val="18"/>
              </w:rPr>
              <w:t>HERS</w:t>
            </w:r>
            <w:proofErr w:type="gramEnd"/>
            <w:r>
              <w:rPr>
                <w:rFonts w:asciiTheme="minorHAnsi" w:hAnsiTheme="minorHAnsi" w:cs="Arial"/>
                <w:b/>
                <w:caps/>
                <w:sz w:val="18"/>
                <w:szCs w:val="18"/>
              </w:rPr>
              <w:t xml:space="preserve"> PROVIDER DATA REGISTRY INFORMATION</w:t>
            </w:r>
          </w:p>
        </w:tc>
      </w:tr>
      <w:tr w:rsidR="00906E56" w:rsidRPr="008E6C57" w14:paraId="7758F22E" w14:textId="77777777" w:rsidTr="00906E56">
        <w:tblPrEx>
          <w:tblCellMar>
            <w:left w:w="108" w:type="dxa"/>
            <w:right w:w="108" w:type="dxa"/>
          </w:tblCellMar>
        </w:tblPrEx>
        <w:trPr>
          <w:trHeight w:hRule="exact" w:val="360"/>
        </w:trPr>
        <w:tc>
          <w:tcPr>
            <w:tcW w:w="5482" w:type="dxa"/>
            <w:gridSpan w:val="3"/>
          </w:tcPr>
          <w:p w14:paraId="7758F22C" w14:textId="77777777" w:rsidR="00906E56" w:rsidRPr="008223A4" w:rsidRDefault="00906E56" w:rsidP="00906E5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w:t>
            </w:r>
            <w:r w:rsidRPr="008223A4">
              <w:rPr>
                <w:rFonts w:asciiTheme="minorHAnsi" w:hAnsiTheme="minorHAnsi"/>
                <w:sz w:val="14"/>
                <w:szCs w:val="14"/>
              </w:rPr>
              <w:t xml:space="preserve"> (if applicable):</w:t>
            </w:r>
          </w:p>
        </w:tc>
        <w:tc>
          <w:tcPr>
            <w:tcW w:w="5468" w:type="dxa"/>
          </w:tcPr>
          <w:p w14:paraId="7758F22D" w14:textId="3EA451F9" w:rsidR="00906E56" w:rsidRPr="008223A4" w:rsidRDefault="00906E56" w:rsidP="00906E5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C637A7">
              <w:rPr>
                <w:rFonts w:asciiTheme="minorHAnsi" w:hAnsiTheme="minorHAnsi"/>
                <w:sz w:val="14"/>
                <w:szCs w:val="14"/>
              </w:rPr>
              <w:t>Dwelling Test Status in Sample Group (if applicable)</w:t>
            </w:r>
            <w:r w:rsidR="00442222">
              <w:rPr>
                <w:rFonts w:asciiTheme="minorHAnsi" w:hAnsiTheme="minorHAnsi"/>
                <w:sz w:val="14"/>
                <w:szCs w:val="14"/>
              </w:rPr>
              <w:t>:</w:t>
            </w:r>
          </w:p>
        </w:tc>
      </w:tr>
      <w:tr w:rsidR="00906E56" w:rsidRPr="008E6C57" w14:paraId="7758F230" w14:textId="77777777" w:rsidTr="00906E56">
        <w:tblPrEx>
          <w:tblCellMar>
            <w:left w:w="108" w:type="dxa"/>
            <w:right w:w="108" w:type="dxa"/>
          </w:tblCellMar>
        </w:tblPrEx>
        <w:trPr>
          <w:trHeight w:val="288"/>
        </w:trPr>
        <w:tc>
          <w:tcPr>
            <w:tcW w:w="10950" w:type="dxa"/>
            <w:gridSpan w:val="4"/>
            <w:vAlign w:val="center"/>
          </w:tcPr>
          <w:p w14:paraId="7758F22F" w14:textId="77777777" w:rsidR="00906E56" w:rsidRPr="001B6B55" w:rsidRDefault="00906E56" w:rsidP="00F70B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Pr>
                <w:rFonts w:asciiTheme="minorHAnsi" w:hAnsiTheme="minorHAnsi" w:cs="Arial"/>
                <w:b/>
                <w:caps/>
                <w:sz w:val="18"/>
                <w:szCs w:val="18"/>
              </w:rPr>
              <w:t>HERS</w:t>
            </w:r>
            <w:proofErr w:type="gramEnd"/>
            <w:r>
              <w:rPr>
                <w:rFonts w:asciiTheme="minorHAnsi" w:hAnsiTheme="minorHAnsi" w:cs="Arial"/>
                <w:b/>
                <w:caps/>
                <w:sz w:val="18"/>
                <w:szCs w:val="18"/>
              </w:rPr>
              <w:t xml:space="preserve"> RATER INFORMATION</w:t>
            </w:r>
          </w:p>
        </w:tc>
      </w:tr>
      <w:tr w:rsidR="00906E56" w:rsidRPr="008E6C57" w14:paraId="7758F232" w14:textId="77777777" w:rsidTr="00906E56">
        <w:tblPrEx>
          <w:tblCellMar>
            <w:left w:w="108" w:type="dxa"/>
            <w:right w:w="108" w:type="dxa"/>
          </w:tblCellMar>
        </w:tblPrEx>
        <w:trPr>
          <w:trHeight w:hRule="exact" w:val="360"/>
        </w:trPr>
        <w:tc>
          <w:tcPr>
            <w:tcW w:w="10950" w:type="dxa"/>
            <w:gridSpan w:val="4"/>
          </w:tcPr>
          <w:p w14:paraId="7758F231" w14:textId="77777777" w:rsidR="00906E56" w:rsidRPr="008223A4" w:rsidRDefault="00906E56" w:rsidP="00906E5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HERS Rater Company Name:</w:t>
            </w:r>
          </w:p>
        </w:tc>
      </w:tr>
      <w:tr w:rsidR="00906E56" w:rsidRPr="008E6C57" w14:paraId="7758F235" w14:textId="77777777" w:rsidTr="00906E5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758F233" w14:textId="77777777" w:rsidR="00906E56" w:rsidRPr="008223A4" w:rsidRDefault="00906E56" w:rsidP="00906E5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Rater</w:t>
            </w:r>
            <w:r w:rsidRPr="008223A4">
              <w:rPr>
                <w:rFonts w:asciiTheme="minorHAnsi" w:hAnsiTheme="minorHAnsi"/>
                <w:sz w:val="14"/>
                <w:szCs w:val="14"/>
              </w:rPr>
              <w:t xml:space="preserve"> Name:</w:t>
            </w:r>
          </w:p>
        </w:tc>
        <w:tc>
          <w:tcPr>
            <w:tcW w:w="5468" w:type="dxa"/>
            <w:tcBorders>
              <w:top w:val="single" w:sz="4" w:space="0" w:color="auto"/>
              <w:left w:val="single" w:sz="4" w:space="0" w:color="auto"/>
              <w:bottom w:val="single" w:sz="4" w:space="0" w:color="auto"/>
              <w:right w:val="single" w:sz="4" w:space="0" w:color="auto"/>
            </w:tcBorders>
          </w:tcPr>
          <w:p w14:paraId="7758F234" w14:textId="77777777" w:rsidR="00906E56" w:rsidRPr="008223A4" w:rsidRDefault="00906E56" w:rsidP="00906E5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Responsible Rater Signature:</w:t>
            </w:r>
          </w:p>
        </w:tc>
      </w:tr>
      <w:tr w:rsidR="00906E56" w:rsidRPr="008E6C57" w14:paraId="7758F238" w14:textId="77777777" w:rsidTr="00906E5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758F236" w14:textId="40E98BD5" w:rsidR="00906E56" w:rsidRPr="008223A4" w:rsidRDefault="00906E56" w:rsidP="00906E5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w:t>
            </w:r>
            <w:r w:rsidRPr="008223A4">
              <w:rPr>
                <w:rFonts w:asciiTheme="minorHAnsi" w:hAnsiTheme="minorHAnsi"/>
                <w:sz w:val="14"/>
                <w:szCs w:val="14"/>
              </w:rPr>
              <w:t xml:space="preserve"> Certification Number w/ this HERS Provider</w:t>
            </w:r>
            <w:r w:rsidR="00442222">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7758F237" w14:textId="77777777" w:rsidR="00906E56" w:rsidRPr="008223A4" w:rsidRDefault="00906E56" w:rsidP="00906E5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Date Signed:</w:t>
            </w:r>
          </w:p>
        </w:tc>
      </w:tr>
    </w:tbl>
    <w:p w14:paraId="7758F239" w14:textId="77777777" w:rsidR="00E6616C" w:rsidRPr="005369B5" w:rsidRDefault="00E6616C" w:rsidP="000B4491">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cs="Arial"/>
          <w:b/>
          <w:bCs/>
          <w:i/>
          <w:caps/>
          <w:sz w:val="18"/>
          <w:szCs w:val="18"/>
          <w:u w:val="single"/>
        </w:rPr>
      </w:pPr>
    </w:p>
    <w:p w14:paraId="7758F23A" w14:textId="77777777" w:rsidR="001114AE" w:rsidRDefault="001114AE" w:rsidP="003044D3">
      <w:pPr>
        <w:rPr>
          <w:rFonts w:asciiTheme="minorHAnsi" w:hAnsiTheme="minorHAnsi"/>
          <w:b/>
          <w:sz w:val="18"/>
          <w:szCs w:val="18"/>
        </w:rPr>
        <w:sectPr w:rsidR="001114AE" w:rsidSect="00566DA0">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7758F23B" w14:textId="5447B04A" w:rsidR="000C09F1" w:rsidRPr="00F70B2C" w:rsidRDefault="00442222" w:rsidP="00F70B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b/>
          <w:szCs w:val="18"/>
        </w:rPr>
      </w:pPr>
      <w:r>
        <w:rPr>
          <w:rFonts w:asciiTheme="minorHAnsi" w:hAnsiTheme="minorHAnsi"/>
          <w:b/>
          <w:szCs w:val="18"/>
        </w:rPr>
        <w:lastRenderedPageBreak/>
        <w:t>CF3R-MCH-29-H User Instructions</w:t>
      </w:r>
    </w:p>
    <w:p w14:paraId="7758F23C" w14:textId="5247C1EB" w:rsidR="00F414A2" w:rsidRPr="00877B2C" w:rsidRDefault="00F414A2" w:rsidP="00F02F9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caps/>
          <w:sz w:val="18"/>
          <w:szCs w:val="18"/>
        </w:rPr>
      </w:pPr>
    </w:p>
    <w:p w14:paraId="0D8DF1C5" w14:textId="77777777" w:rsidR="00BD4D09" w:rsidRPr="00EB7C97" w:rsidRDefault="00442222" w:rsidP="00EB7C97">
      <w:pPr>
        <w:rPr>
          <w:rFonts w:ascii="Calibri" w:hAnsi="Calibri"/>
          <w:i/>
        </w:rPr>
      </w:pPr>
      <w:r w:rsidRPr="00A80136">
        <w:rPr>
          <w:rFonts w:asciiTheme="minorHAnsi" w:hAnsiTheme="minorHAnsi"/>
          <w:b/>
        </w:rPr>
        <w:t>Section A. Duct System Information</w:t>
      </w:r>
      <w:r w:rsidDel="00442222">
        <w:rPr>
          <w:rFonts w:asciiTheme="minorHAnsi" w:hAnsiTheme="minorHAnsi"/>
          <w:b/>
          <w:caps/>
          <w:sz w:val="18"/>
        </w:rPr>
        <w:t xml:space="preserve"> </w:t>
      </w:r>
    </w:p>
    <w:p w14:paraId="7758F23E" w14:textId="54C3B1E2" w:rsidR="00F414A2" w:rsidRPr="00CF117E" w:rsidRDefault="00F414A2" w:rsidP="00910091">
      <w:pPr>
        <w:pStyle w:val="ListParagraph"/>
        <w:numPr>
          <w:ilvl w:val="0"/>
          <w:numId w:val="10"/>
        </w:numPr>
        <w:rPr>
          <w:rFonts w:ascii="Calibri" w:hAnsi="Calibri"/>
          <w:i/>
        </w:rPr>
      </w:pPr>
      <w:r w:rsidRPr="00CF117E">
        <w:rPr>
          <w:rFonts w:ascii="Calibri" w:hAnsi="Calibri"/>
          <w:i/>
        </w:rPr>
        <w:t xml:space="preserve">System Identification or Name: </w:t>
      </w:r>
      <w:r w:rsidRPr="00CF117E">
        <w:rPr>
          <w:rFonts w:ascii="Calibri" w:hAnsi="Calibri"/>
        </w:rPr>
        <w:t>This field is filled out automatically. It is referenced from the CF2R-MCH-</w:t>
      </w:r>
      <w:r w:rsidR="00866FF0">
        <w:rPr>
          <w:rFonts w:ascii="Calibri" w:hAnsi="Calibri"/>
        </w:rPr>
        <w:t>01</w:t>
      </w:r>
      <w:r w:rsidRPr="00CF117E">
        <w:rPr>
          <w:rFonts w:ascii="Calibri" w:hAnsi="Calibri"/>
        </w:rPr>
        <w:t>, which must be completed prior to this document.</w:t>
      </w:r>
    </w:p>
    <w:p w14:paraId="7758F23F" w14:textId="354B53E9" w:rsidR="00F414A2" w:rsidRPr="00E221C5" w:rsidRDefault="00F414A2" w:rsidP="00910091">
      <w:pPr>
        <w:pStyle w:val="ListParagraph"/>
        <w:numPr>
          <w:ilvl w:val="0"/>
          <w:numId w:val="10"/>
        </w:numPr>
        <w:rPr>
          <w:rFonts w:ascii="Calibri" w:hAnsi="Calibri"/>
          <w:i/>
        </w:rPr>
      </w:pPr>
      <w:r w:rsidRPr="00CF117E">
        <w:rPr>
          <w:rFonts w:asciiTheme="minorHAnsi" w:hAnsiTheme="minorHAnsi"/>
          <w:i/>
          <w:szCs w:val="18"/>
        </w:rPr>
        <w:t>System Location or Area Served:</w:t>
      </w:r>
      <w:r w:rsidRPr="00CF117E">
        <w:rPr>
          <w:rFonts w:ascii="Calibri" w:hAnsi="Calibri"/>
        </w:rPr>
        <w:t xml:space="preserve"> This field is filled out automatically. It is referenced from the CF2R-MCH-</w:t>
      </w:r>
      <w:r w:rsidR="00866FF0">
        <w:rPr>
          <w:rFonts w:ascii="Calibri" w:hAnsi="Calibri"/>
        </w:rPr>
        <w:t>01</w:t>
      </w:r>
      <w:r w:rsidRPr="00CF117E">
        <w:rPr>
          <w:rFonts w:ascii="Calibri" w:hAnsi="Calibri"/>
        </w:rPr>
        <w:t>, which must be completed prior to this document.</w:t>
      </w:r>
    </w:p>
    <w:p w14:paraId="25DEF18E" w14:textId="58B4974C" w:rsidR="00E221C5" w:rsidRPr="00E221C5" w:rsidRDefault="00E221C5" w:rsidP="00E221C5">
      <w:pPr>
        <w:pStyle w:val="ListParagraph"/>
        <w:numPr>
          <w:ilvl w:val="0"/>
          <w:numId w:val="10"/>
        </w:numPr>
        <w:rPr>
          <w:rFonts w:ascii="Calibri" w:hAnsi="Calibri"/>
          <w:i/>
        </w:rPr>
      </w:pPr>
      <w:r w:rsidRPr="00E221C5">
        <w:rPr>
          <w:rFonts w:ascii="Calibri" w:hAnsi="Calibri"/>
          <w:i/>
        </w:rPr>
        <w:t xml:space="preserve">Indoor Unit Name: </w:t>
      </w:r>
      <w:r w:rsidRPr="00E221C5">
        <w:rPr>
          <w:rFonts w:ascii="Calibri" w:hAnsi="Calibri"/>
        </w:rPr>
        <w:t>This field is filled out automatically. It is referenced from the CF2R-MCH-01, which must be completed prior to this document.</w:t>
      </w:r>
    </w:p>
    <w:p w14:paraId="7758F240" w14:textId="03CB3F04"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Status – Duct Surface Area Reduction and R-Value Compliance Credit: This field is auto filled from the CF</w:t>
      </w:r>
      <w:r w:rsidR="008C4ABB">
        <w:rPr>
          <w:rFonts w:asciiTheme="minorHAnsi" w:hAnsiTheme="minorHAnsi"/>
          <w:szCs w:val="18"/>
        </w:rPr>
        <w:t>2</w:t>
      </w:r>
      <w:r w:rsidRPr="00CF117E">
        <w:rPr>
          <w:rFonts w:asciiTheme="minorHAnsi" w:hAnsiTheme="minorHAnsi"/>
          <w:szCs w:val="18"/>
        </w:rPr>
        <w:t>R</w:t>
      </w:r>
      <w:r w:rsidR="008C4ABB">
        <w:rPr>
          <w:rFonts w:asciiTheme="minorHAnsi" w:hAnsiTheme="minorHAnsi"/>
          <w:szCs w:val="18"/>
        </w:rPr>
        <w:t>-MCH-29</w:t>
      </w:r>
      <w:r w:rsidRPr="00CF117E">
        <w:rPr>
          <w:rFonts w:asciiTheme="minorHAnsi" w:hAnsiTheme="minorHAnsi"/>
          <w:szCs w:val="18"/>
        </w:rPr>
        <w:t xml:space="preserve"> indicating if the credit is being used. If not, then </w:t>
      </w:r>
      <w:r w:rsidR="00F05C17">
        <w:rPr>
          <w:rFonts w:asciiTheme="minorHAnsi" w:hAnsiTheme="minorHAnsi"/>
          <w:szCs w:val="18"/>
        </w:rPr>
        <w:t>“</w:t>
      </w:r>
      <w:r w:rsidRPr="00CF117E">
        <w:rPr>
          <w:rFonts w:asciiTheme="minorHAnsi" w:hAnsiTheme="minorHAnsi"/>
          <w:szCs w:val="18"/>
        </w:rPr>
        <w:t>N/A</w:t>
      </w:r>
      <w:r w:rsidR="00F05C17">
        <w:rPr>
          <w:rFonts w:asciiTheme="minorHAnsi" w:hAnsiTheme="minorHAnsi"/>
          <w:szCs w:val="18"/>
        </w:rPr>
        <w:t>”</w:t>
      </w:r>
      <w:r w:rsidRPr="00CF117E">
        <w:rPr>
          <w:rFonts w:asciiTheme="minorHAnsi" w:hAnsiTheme="minorHAnsi"/>
          <w:szCs w:val="18"/>
        </w:rPr>
        <w:t xml:space="preserve"> will be displayed.</w:t>
      </w:r>
    </w:p>
    <w:p w14:paraId="7758F241" w14:textId="273D2CA2"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Status – Buried Ducts Compliance Credit: This filed is auto filled from the CF</w:t>
      </w:r>
      <w:r w:rsidR="00866FF0">
        <w:rPr>
          <w:rFonts w:asciiTheme="minorHAnsi" w:hAnsiTheme="minorHAnsi"/>
          <w:szCs w:val="18"/>
        </w:rPr>
        <w:t>2</w:t>
      </w:r>
      <w:r w:rsidRPr="00CF117E">
        <w:rPr>
          <w:rFonts w:asciiTheme="minorHAnsi" w:hAnsiTheme="minorHAnsi"/>
          <w:szCs w:val="18"/>
        </w:rPr>
        <w:t>R</w:t>
      </w:r>
      <w:r w:rsidR="00866FF0">
        <w:rPr>
          <w:rFonts w:asciiTheme="minorHAnsi" w:hAnsiTheme="minorHAnsi"/>
          <w:szCs w:val="18"/>
        </w:rPr>
        <w:t>-MCH-29</w:t>
      </w:r>
      <w:r w:rsidRPr="00CF117E">
        <w:rPr>
          <w:rFonts w:asciiTheme="minorHAnsi" w:hAnsiTheme="minorHAnsi"/>
          <w:szCs w:val="18"/>
        </w:rPr>
        <w:t xml:space="preserve"> indicating if the credit is being used. If not, then “N/A” will be displayed.</w:t>
      </w:r>
    </w:p>
    <w:p w14:paraId="7758F242" w14:textId="70E614D2"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Status – Deeply Buried Ducts Compliance Credit: This field is auto filled from the CF</w:t>
      </w:r>
      <w:r w:rsidR="00866FF0">
        <w:rPr>
          <w:rFonts w:asciiTheme="minorHAnsi" w:hAnsiTheme="minorHAnsi"/>
          <w:szCs w:val="18"/>
        </w:rPr>
        <w:t>2</w:t>
      </w:r>
      <w:r w:rsidRPr="00CF117E">
        <w:rPr>
          <w:rFonts w:asciiTheme="minorHAnsi" w:hAnsiTheme="minorHAnsi"/>
          <w:szCs w:val="18"/>
        </w:rPr>
        <w:t>R</w:t>
      </w:r>
      <w:r w:rsidR="00866FF0">
        <w:rPr>
          <w:rFonts w:asciiTheme="minorHAnsi" w:hAnsiTheme="minorHAnsi"/>
          <w:szCs w:val="18"/>
        </w:rPr>
        <w:t>-MCH-29</w:t>
      </w:r>
      <w:r w:rsidRPr="00CF117E">
        <w:rPr>
          <w:rFonts w:asciiTheme="minorHAnsi" w:hAnsiTheme="minorHAnsi"/>
          <w:szCs w:val="18"/>
        </w:rPr>
        <w:t xml:space="preserve"> indicating if the credit is being used. If not, then “N/A” will be displayed. </w:t>
      </w:r>
    </w:p>
    <w:p w14:paraId="7758F243" w14:textId="77777777" w:rsidR="00442222" w:rsidRPr="00A80136" w:rsidRDefault="00442222" w:rsidP="00F70B2C">
      <w:pPr>
        <w:rPr>
          <w:rFonts w:asciiTheme="minorHAnsi" w:hAnsiTheme="minorHAnsi"/>
          <w:b/>
        </w:rPr>
      </w:pPr>
    </w:p>
    <w:p w14:paraId="6F72A0A9" w14:textId="0938CA6F" w:rsidR="00442222" w:rsidRPr="00A80136" w:rsidRDefault="00442222" w:rsidP="00F70B2C">
      <w:pPr>
        <w:rPr>
          <w:rFonts w:asciiTheme="minorHAnsi" w:hAnsiTheme="minorHAnsi"/>
          <w:b/>
        </w:rPr>
      </w:pPr>
      <w:r w:rsidRPr="00A80136">
        <w:rPr>
          <w:rFonts w:asciiTheme="minorHAnsi" w:hAnsiTheme="minorHAnsi"/>
          <w:b/>
        </w:rPr>
        <w:t>Section B. Duct Surface Area Reduction and R-value Compliance Credit</w:t>
      </w:r>
    </w:p>
    <w:p w14:paraId="7758F245" w14:textId="77777777" w:rsidR="00F414A2" w:rsidRPr="009706DA" w:rsidRDefault="00F414A2" w:rsidP="00910091">
      <w:pPr>
        <w:numPr>
          <w:ilvl w:val="0"/>
          <w:numId w:val="11"/>
        </w:numPr>
        <w:rPr>
          <w:rFonts w:asciiTheme="minorHAnsi" w:hAnsiTheme="minorHAnsi"/>
        </w:rPr>
      </w:pPr>
      <w:r w:rsidRPr="00BF3A8F">
        <w:rPr>
          <w:rFonts w:asciiTheme="minorHAnsi" w:hAnsiTheme="minorHAnsi"/>
        </w:rPr>
        <w:t>This field must be a true statement (or not applicable) for the system to comply.</w:t>
      </w:r>
    </w:p>
    <w:p w14:paraId="7758F246" w14:textId="77777777" w:rsidR="00F414A2" w:rsidRPr="009706DA"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7" w14:textId="77777777" w:rsidR="00F414A2"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8" w14:textId="77777777" w:rsidR="00F414A2" w:rsidRPr="00F70B2C" w:rsidRDefault="00F414A2" w:rsidP="00910091">
      <w:pPr>
        <w:numPr>
          <w:ilvl w:val="0"/>
          <w:numId w:val="11"/>
        </w:numPr>
        <w:rPr>
          <w:rFonts w:asciiTheme="minorHAnsi" w:hAnsiTheme="minorHAnsi"/>
          <w:b/>
        </w:rPr>
      </w:pPr>
      <w:r w:rsidRPr="009706DA">
        <w:rPr>
          <w:rFonts w:asciiTheme="minorHAnsi" w:hAnsiTheme="minorHAnsi"/>
        </w:rPr>
        <w:t>This field must be a true statement (or not applicable) for the system to comply.</w:t>
      </w:r>
    </w:p>
    <w:p w14:paraId="7758F249" w14:textId="77777777" w:rsidR="00F414A2"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A" w14:textId="57676542" w:rsidR="00F414A2" w:rsidRDefault="00F414A2" w:rsidP="00910091">
      <w:pPr>
        <w:numPr>
          <w:ilvl w:val="0"/>
          <w:numId w:val="11"/>
        </w:numPr>
        <w:rPr>
          <w:rFonts w:asciiTheme="minorHAnsi" w:hAnsiTheme="minorHAnsi"/>
        </w:rPr>
      </w:pPr>
      <w:r>
        <w:rPr>
          <w:rFonts w:asciiTheme="minorHAnsi" w:hAnsiTheme="minorHAnsi"/>
          <w:i/>
        </w:rPr>
        <w:t>Verification Status:</w:t>
      </w:r>
      <w:r>
        <w:rPr>
          <w:rFonts w:asciiTheme="minorHAnsi" w:hAnsiTheme="minorHAnsi"/>
        </w:rPr>
        <w:t xml:space="preserve"> </w:t>
      </w:r>
      <w:r w:rsidRPr="007C086C">
        <w:rPr>
          <w:rFonts w:asciiTheme="minorHAnsi" w:hAnsiTheme="minorHAnsi"/>
        </w:rPr>
        <w:t xml:space="preserve">If the system meets the criteria for </w:t>
      </w:r>
      <w:r>
        <w:rPr>
          <w:rFonts w:asciiTheme="minorHAnsi" w:hAnsiTheme="minorHAnsi"/>
          <w:i/>
        </w:rPr>
        <w:t xml:space="preserve">Duct Surface Area Reduction </w:t>
      </w:r>
      <w:r w:rsidR="00442222">
        <w:rPr>
          <w:rFonts w:asciiTheme="minorHAnsi" w:hAnsiTheme="minorHAnsi"/>
          <w:i/>
        </w:rPr>
        <w:t>a</w:t>
      </w:r>
      <w:r>
        <w:rPr>
          <w:rFonts w:asciiTheme="minorHAnsi" w:hAnsiTheme="minorHAnsi"/>
          <w:i/>
        </w:rPr>
        <w:t>nd R-value Compliance 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7758F24B" w14:textId="7D3DD169" w:rsidR="00F414A2" w:rsidRPr="00A000E6" w:rsidRDefault="00F414A2" w:rsidP="00910091">
      <w:pPr>
        <w:numPr>
          <w:ilvl w:val="0"/>
          <w:numId w:val="11"/>
        </w:numPr>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w:t>
      </w:r>
      <w:proofErr w:type="gramStart"/>
      <w:r>
        <w:rPr>
          <w:rFonts w:asciiTheme="minorHAnsi" w:hAnsiTheme="minorHAnsi"/>
        </w:rPr>
        <w:t>occurs</w:t>
      </w:r>
      <w:proofErr w:type="gramEnd"/>
      <w:r>
        <w:rPr>
          <w:rFonts w:asciiTheme="minorHAnsi" w:hAnsiTheme="minorHAnsi"/>
        </w:rPr>
        <w:t xml:space="preserve"> the rater is required to enter detailed notes here that describe what failed and why. </w:t>
      </w:r>
    </w:p>
    <w:p w14:paraId="7758F24C" w14:textId="77777777" w:rsidR="00F414A2" w:rsidRDefault="00F414A2" w:rsidP="00F414A2">
      <w:pPr>
        <w:rPr>
          <w:rFonts w:asciiTheme="minorHAnsi" w:hAnsiTheme="minorHAnsi"/>
          <w:sz w:val="18"/>
          <w:szCs w:val="18"/>
        </w:rPr>
      </w:pPr>
    </w:p>
    <w:p w14:paraId="3DFC6EBF" w14:textId="77777777" w:rsidR="00F70B2C" w:rsidRPr="00A80136" w:rsidRDefault="00F70B2C" w:rsidP="00F70B2C">
      <w:pPr>
        <w:rPr>
          <w:rFonts w:asciiTheme="minorHAnsi" w:hAnsiTheme="minorHAnsi"/>
          <w:b/>
        </w:rPr>
      </w:pPr>
      <w:r w:rsidRPr="00A80136">
        <w:rPr>
          <w:rFonts w:asciiTheme="minorHAnsi" w:hAnsiTheme="minorHAnsi"/>
          <w:b/>
        </w:rPr>
        <w:t>Section C. Buried Ducts Compliance Credit</w:t>
      </w:r>
    </w:p>
    <w:p w14:paraId="7758F24E" w14:textId="77777777" w:rsidR="00F414A2" w:rsidRPr="009706DA" w:rsidRDefault="00F414A2" w:rsidP="00910091">
      <w:pPr>
        <w:numPr>
          <w:ilvl w:val="0"/>
          <w:numId w:val="12"/>
        </w:numPr>
        <w:rPr>
          <w:rFonts w:asciiTheme="minorHAnsi" w:hAnsiTheme="minorHAnsi"/>
        </w:rPr>
      </w:pPr>
      <w:r w:rsidRPr="00BF3A8F">
        <w:rPr>
          <w:rFonts w:asciiTheme="minorHAnsi" w:hAnsiTheme="minorHAnsi"/>
        </w:rPr>
        <w:t>This field must be a true statement (or not applicable) for the system to comply.</w:t>
      </w:r>
    </w:p>
    <w:p w14:paraId="7758F24F" w14:textId="77777777" w:rsidR="00F414A2" w:rsidRPr="009706DA"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0" w14:textId="77777777" w:rsidR="00F414A2"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1" w14:textId="77777777" w:rsidR="00F414A2" w:rsidRPr="009706DA"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2" w14:textId="77777777" w:rsidR="00F414A2" w:rsidRPr="00F70B2C" w:rsidRDefault="00F414A2" w:rsidP="00910091">
      <w:pPr>
        <w:numPr>
          <w:ilvl w:val="0"/>
          <w:numId w:val="12"/>
        </w:numPr>
        <w:rPr>
          <w:rFonts w:asciiTheme="minorHAnsi" w:hAnsiTheme="minorHAnsi"/>
          <w:b/>
        </w:rPr>
      </w:pPr>
      <w:r w:rsidRPr="009706DA">
        <w:rPr>
          <w:rFonts w:asciiTheme="minorHAnsi" w:hAnsiTheme="minorHAnsi"/>
        </w:rPr>
        <w:t>This field must be a true statement (or not applicable) for the system to comply.</w:t>
      </w:r>
    </w:p>
    <w:p w14:paraId="7758F253" w14:textId="59B0A540" w:rsidR="00F414A2"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1D52CE3E" w14:textId="77777777" w:rsidR="00F05C17" w:rsidRDefault="00F05C17" w:rsidP="00F05C17">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4" w14:textId="0919D065" w:rsidR="00F414A2" w:rsidRDefault="00F414A2" w:rsidP="00910091">
      <w:pPr>
        <w:numPr>
          <w:ilvl w:val="0"/>
          <w:numId w:val="12"/>
        </w:numPr>
        <w:rPr>
          <w:rFonts w:asciiTheme="minorHAnsi" w:hAnsiTheme="minorHAnsi"/>
        </w:rPr>
      </w:pPr>
      <w:r>
        <w:rPr>
          <w:rFonts w:asciiTheme="minorHAnsi" w:hAnsiTheme="minorHAnsi"/>
          <w:i/>
        </w:rPr>
        <w:t>Verification Status:</w:t>
      </w:r>
      <w:r w:rsidRPr="007C086C">
        <w:rPr>
          <w:rFonts w:asciiTheme="minorHAnsi" w:hAnsiTheme="minorHAnsi"/>
        </w:rPr>
        <w:t xml:space="preserve"> If the system meets the criteria for </w:t>
      </w:r>
      <w:r>
        <w:rPr>
          <w:rFonts w:asciiTheme="minorHAnsi" w:hAnsiTheme="minorHAnsi"/>
          <w:i/>
        </w:rPr>
        <w:t>Buried Ducts Compliance 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7758F255" w14:textId="77777777" w:rsidR="00F414A2" w:rsidRPr="00A000E6" w:rsidRDefault="00F414A2" w:rsidP="00910091">
      <w:pPr>
        <w:numPr>
          <w:ilvl w:val="0"/>
          <w:numId w:val="12"/>
        </w:numPr>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w:t>
      </w:r>
      <w:proofErr w:type="gramStart"/>
      <w:r>
        <w:rPr>
          <w:rFonts w:asciiTheme="minorHAnsi" w:hAnsiTheme="minorHAnsi"/>
        </w:rPr>
        <w:t>occurs</w:t>
      </w:r>
      <w:proofErr w:type="gramEnd"/>
      <w:r>
        <w:rPr>
          <w:rFonts w:asciiTheme="minorHAnsi" w:hAnsiTheme="minorHAnsi"/>
        </w:rPr>
        <w:t xml:space="preserve"> the rater is required to enter detailed notes here that describe what failed and why. </w:t>
      </w:r>
    </w:p>
    <w:p w14:paraId="7758F256" w14:textId="77777777" w:rsidR="00F414A2" w:rsidRDefault="00F414A2" w:rsidP="00F414A2">
      <w:pPr>
        <w:rPr>
          <w:sz w:val="18"/>
          <w:szCs w:val="18"/>
        </w:rPr>
      </w:pPr>
    </w:p>
    <w:p w14:paraId="7758F257" w14:textId="7EC47AD5" w:rsidR="00F414A2" w:rsidRPr="00713028" w:rsidRDefault="00F70B2C" w:rsidP="00F414A2">
      <w:pPr>
        <w:rPr>
          <w:rFonts w:asciiTheme="minorHAnsi" w:hAnsiTheme="minorHAnsi"/>
          <w:b/>
          <w:bCs/>
          <w:sz w:val="18"/>
          <w:szCs w:val="18"/>
        </w:rPr>
      </w:pPr>
      <w:r w:rsidRPr="00A80136">
        <w:rPr>
          <w:rFonts w:asciiTheme="minorHAnsi" w:hAnsiTheme="minorHAnsi"/>
          <w:b/>
        </w:rPr>
        <w:t>Section D. Deeply Buried Ducts Compliance Credit</w:t>
      </w:r>
    </w:p>
    <w:p w14:paraId="7758F258" w14:textId="77777777" w:rsidR="00F414A2" w:rsidRPr="009706DA" w:rsidRDefault="00F414A2" w:rsidP="00910091">
      <w:pPr>
        <w:numPr>
          <w:ilvl w:val="0"/>
          <w:numId w:val="13"/>
        </w:numPr>
        <w:rPr>
          <w:rFonts w:asciiTheme="minorHAnsi" w:hAnsiTheme="minorHAnsi"/>
        </w:rPr>
      </w:pPr>
      <w:r w:rsidRPr="00BF3A8F">
        <w:rPr>
          <w:rFonts w:asciiTheme="minorHAnsi" w:hAnsiTheme="minorHAnsi"/>
        </w:rPr>
        <w:t>This field must be a true statement (or not applicable) for the system to comply.</w:t>
      </w:r>
    </w:p>
    <w:p w14:paraId="7758F259"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A" w14:textId="77777777" w:rsidR="00F414A2"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B"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C"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D" w14:textId="787E0D43" w:rsidR="00F414A2"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16CFB5AF" w14:textId="4FED19A9" w:rsidR="00F05C17" w:rsidRDefault="00F05C17"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55FE4C7F" w14:textId="174E3529" w:rsidR="00F05C17" w:rsidRDefault="00F05C17"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E" w14:textId="34A804D6" w:rsidR="00F414A2" w:rsidRDefault="00F414A2" w:rsidP="00910091">
      <w:pPr>
        <w:numPr>
          <w:ilvl w:val="0"/>
          <w:numId w:val="13"/>
        </w:numPr>
        <w:rPr>
          <w:rFonts w:asciiTheme="minorHAnsi" w:hAnsiTheme="minorHAnsi"/>
        </w:rPr>
      </w:pPr>
      <w:r>
        <w:rPr>
          <w:rFonts w:asciiTheme="minorHAnsi" w:hAnsiTheme="minorHAnsi"/>
          <w:i/>
        </w:rPr>
        <w:t>Verification Status:</w:t>
      </w:r>
      <w:r>
        <w:rPr>
          <w:rFonts w:asciiTheme="minorHAnsi" w:hAnsiTheme="minorHAnsi"/>
        </w:rPr>
        <w:t xml:space="preserve"> </w:t>
      </w:r>
      <w:r w:rsidRPr="007C086C">
        <w:rPr>
          <w:rFonts w:asciiTheme="minorHAnsi" w:hAnsiTheme="minorHAnsi"/>
        </w:rPr>
        <w:t xml:space="preserve">If the system meets the criteria for </w:t>
      </w:r>
      <w:r>
        <w:rPr>
          <w:rFonts w:asciiTheme="minorHAnsi" w:hAnsiTheme="minorHAnsi"/>
          <w:i/>
        </w:rPr>
        <w:t>Deeply Buried Ducts Compliance 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739DAD18" w14:textId="45B9B18D" w:rsidR="00CB3A25" w:rsidRPr="008C4ABB" w:rsidRDefault="00F414A2" w:rsidP="007D296D">
      <w:pPr>
        <w:numPr>
          <w:ilvl w:val="0"/>
          <w:numId w:val="13"/>
        </w:numPr>
        <w:rPr>
          <w:rFonts w:asciiTheme="minorHAnsi" w:hAnsiTheme="minorHAnsi"/>
        </w:rPr>
      </w:pPr>
      <w:r w:rsidRPr="008C4ABB">
        <w:rPr>
          <w:rFonts w:asciiTheme="minorHAnsi" w:hAnsiTheme="minorHAnsi"/>
          <w:i/>
        </w:rPr>
        <w:lastRenderedPageBreak/>
        <w:t>Correction Notes:</w:t>
      </w:r>
      <w:r w:rsidRPr="008C4ABB">
        <w:rPr>
          <w:rFonts w:asciiTheme="minorHAnsi" w:hAnsiTheme="minorHAnsi"/>
        </w:rPr>
        <w:t xml:space="preserve"> If one or more applicable requirements are not met “Fail” will appear in the row above. When this </w:t>
      </w:r>
      <w:proofErr w:type="gramStart"/>
      <w:r w:rsidRPr="008C4ABB">
        <w:rPr>
          <w:rFonts w:asciiTheme="minorHAnsi" w:hAnsiTheme="minorHAnsi"/>
        </w:rPr>
        <w:t>occurs</w:t>
      </w:r>
      <w:proofErr w:type="gramEnd"/>
      <w:r w:rsidRPr="008C4ABB">
        <w:rPr>
          <w:rFonts w:asciiTheme="minorHAnsi" w:hAnsiTheme="minorHAnsi"/>
        </w:rPr>
        <w:t xml:space="preserve"> the rater is required to enter detailed notes here that describe what failed and why. </w:t>
      </w:r>
    </w:p>
    <w:p w14:paraId="257506CD" w14:textId="77777777" w:rsidR="008C4ABB" w:rsidRDefault="008C4ABB">
      <w:pPr>
        <w:rPr>
          <w:rFonts w:asciiTheme="minorHAnsi" w:hAnsiTheme="minorHAnsi"/>
          <w:i/>
          <w:sz w:val="18"/>
          <w:szCs w:val="18"/>
        </w:rPr>
        <w:sectPr w:rsidR="008C4ABB" w:rsidSect="00566DA0">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pPr w:leftFromText="180" w:rightFromText="180" w:vertAnchor="text" w:horzAnchor="margin" w:tblpY="28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5288"/>
        <w:gridCol w:w="5283"/>
      </w:tblGrid>
      <w:tr w:rsidR="00D920D6" w:rsidRPr="00877B2C" w14:paraId="7758F27C" w14:textId="77777777" w:rsidTr="00BE4C42">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758F27B" w14:textId="5FCC04D0" w:rsidR="00D920D6" w:rsidRPr="00877B2C" w:rsidRDefault="00D920D6" w:rsidP="00BE4C42">
            <w:pPr>
              <w:rPr>
                <w:rFonts w:asciiTheme="minorHAnsi" w:hAnsiTheme="minorHAnsi"/>
                <w:b/>
                <w:caps/>
                <w:sz w:val="18"/>
                <w:szCs w:val="18"/>
              </w:rPr>
            </w:pPr>
            <w:r w:rsidRPr="00F70B2C">
              <w:rPr>
                <w:rFonts w:asciiTheme="minorHAnsi" w:hAnsiTheme="minorHAnsi"/>
                <w:b/>
                <w:caps/>
                <w:szCs w:val="18"/>
              </w:rPr>
              <w:lastRenderedPageBreak/>
              <w:t xml:space="preserve">A. </w:t>
            </w:r>
            <w:r w:rsidR="00F70B2C" w:rsidRPr="00F70B2C">
              <w:rPr>
                <w:rFonts w:asciiTheme="minorHAnsi" w:hAnsiTheme="minorHAnsi"/>
                <w:b/>
                <w:bCs/>
                <w:szCs w:val="18"/>
              </w:rPr>
              <w:t>Duct System Information</w:t>
            </w:r>
          </w:p>
        </w:tc>
      </w:tr>
      <w:tr w:rsidR="00D920D6" w:rsidRPr="00877B2C" w14:paraId="7758F280"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7D" w14:textId="6C0646BE" w:rsidR="00D920D6" w:rsidRPr="00877B2C" w:rsidRDefault="00F05C17" w:rsidP="00BE4C42">
            <w:pPr>
              <w:jc w:val="center"/>
              <w:rPr>
                <w:rFonts w:asciiTheme="minorHAnsi" w:hAnsiTheme="minorHAnsi"/>
                <w:sz w:val="18"/>
                <w:szCs w:val="18"/>
              </w:rPr>
            </w:pPr>
            <w:r>
              <w:rPr>
                <w:rFonts w:asciiTheme="minorHAnsi" w:hAnsiTheme="minorHAnsi"/>
                <w:sz w:val="18"/>
                <w:szCs w:val="18"/>
              </w:rPr>
              <w:t>01</w:t>
            </w:r>
          </w:p>
        </w:tc>
        <w:tc>
          <w:tcPr>
            <w:tcW w:w="2397" w:type="pct"/>
            <w:tcBorders>
              <w:top w:val="single" w:sz="4" w:space="0" w:color="auto"/>
              <w:left w:val="single" w:sz="4" w:space="0" w:color="auto"/>
              <w:bottom w:val="single" w:sz="4" w:space="0" w:color="auto"/>
              <w:right w:val="single" w:sz="4" w:space="0" w:color="auto"/>
            </w:tcBorders>
            <w:vAlign w:val="center"/>
          </w:tcPr>
          <w:p w14:paraId="7758F27E" w14:textId="2CCE4642" w:rsidR="00D920D6" w:rsidRPr="00877B2C" w:rsidRDefault="00D920D6" w:rsidP="00BE4C42">
            <w:pPr>
              <w:rPr>
                <w:rFonts w:asciiTheme="minorHAnsi" w:hAnsiTheme="minorHAnsi"/>
                <w:sz w:val="18"/>
                <w:szCs w:val="18"/>
              </w:rPr>
            </w:pPr>
            <w:r w:rsidRPr="00877B2C">
              <w:rPr>
                <w:rFonts w:asciiTheme="minorHAnsi" w:hAnsiTheme="minorHAnsi"/>
                <w:sz w:val="18"/>
                <w:szCs w:val="18"/>
              </w:rPr>
              <w:t>Duct System Name or Identification/Tag</w:t>
            </w:r>
          </w:p>
        </w:tc>
        <w:tc>
          <w:tcPr>
            <w:tcW w:w="2395" w:type="pct"/>
            <w:tcBorders>
              <w:top w:val="single" w:sz="4" w:space="0" w:color="auto"/>
              <w:left w:val="single" w:sz="4" w:space="0" w:color="auto"/>
              <w:bottom w:val="single" w:sz="4" w:space="0" w:color="auto"/>
              <w:right w:val="single" w:sz="4" w:space="0" w:color="auto"/>
            </w:tcBorders>
            <w:vAlign w:val="center"/>
          </w:tcPr>
          <w:p w14:paraId="7758F27F" w14:textId="77777777" w:rsidR="00D920D6" w:rsidRPr="00877B2C" w:rsidRDefault="00D920D6" w:rsidP="00BE4C42">
            <w:pPr>
              <w:rPr>
                <w:rFonts w:asciiTheme="minorHAnsi" w:hAnsiTheme="minorHAnsi"/>
                <w:sz w:val="18"/>
                <w:szCs w:val="18"/>
              </w:rPr>
            </w:pPr>
            <w:r w:rsidRPr="00877B2C">
              <w:rPr>
                <w:rFonts w:asciiTheme="minorHAnsi" w:hAnsiTheme="minorHAnsi"/>
                <w:sz w:val="18"/>
                <w:szCs w:val="18"/>
              </w:rPr>
              <w:t>&lt;&lt;calculated field: text referenced from the MCH-01&gt;&gt;</w:t>
            </w:r>
          </w:p>
        </w:tc>
      </w:tr>
      <w:tr w:rsidR="00D920D6" w:rsidRPr="00877B2C" w14:paraId="7758F284"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1" w14:textId="444E31BC" w:rsidR="00D920D6" w:rsidRPr="00877B2C" w:rsidRDefault="00D920D6" w:rsidP="00BE4C42">
            <w:pPr>
              <w:jc w:val="center"/>
              <w:rPr>
                <w:rFonts w:asciiTheme="minorHAnsi" w:hAnsiTheme="minorHAnsi"/>
                <w:sz w:val="18"/>
                <w:szCs w:val="18"/>
              </w:rPr>
            </w:pPr>
            <w:r w:rsidRPr="00877B2C">
              <w:rPr>
                <w:rFonts w:asciiTheme="minorHAnsi" w:hAnsiTheme="minorHAnsi"/>
                <w:sz w:val="18"/>
                <w:szCs w:val="18"/>
              </w:rPr>
              <w:t>02</w:t>
            </w:r>
          </w:p>
        </w:tc>
        <w:tc>
          <w:tcPr>
            <w:tcW w:w="2397" w:type="pct"/>
            <w:tcBorders>
              <w:top w:val="single" w:sz="4" w:space="0" w:color="auto"/>
              <w:left w:val="single" w:sz="4" w:space="0" w:color="auto"/>
              <w:bottom w:val="single" w:sz="4" w:space="0" w:color="auto"/>
              <w:right w:val="single" w:sz="4" w:space="0" w:color="auto"/>
            </w:tcBorders>
            <w:vAlign w:val="center"/>
          </w:tcPr>
          <w:p w14:paraId="7758F282" w14:textId="3A5AF038" w:rsidR="00D920D6" w:rsidRPr="00877B2C" w:rsidRDefault="00D920D6" w:rsidP="00BE4C42">
            <w:pPr>
              <w:rPr>
                <w:rFonts w:asciiTheme="minorHAnsi" w:hAnsiTheme="minorHAnsi"/>
                <w:sz w:val="18"/>
                <w:szCs w:val="18"/>
              </w:rPr>
            </w:pPr>
            <w:r w:rsidRPr="00877B2C">
              <w:rPr>
                <w:rFonts w:asciiTheme="minorHAnsi" w:hAnsiTheme="minorHAnsi"/>
                <w:sz w:val="18"/>
                <w:szCs w:val="18"/>
              </w:rPr>
              <w:t>Duct System Location or Area Served</w:t>
            </w:r>
          </w:p>
        </w:tc>
        <w:tc>
          <w:tcPr>
            <w:tcW w:w="2395" w:type="pct"/>
            <w:tcBorders>
              <w:top w:val="single" w:sz="4" w:space="0" w:color="auto"/>
              <w:left w:val="single" w:sz="4" w:space="0" w:color="auto"/>
              <w:bottom w:val="single" w:sz="4" w:space="0" w:color="auto"/>
              <w:right w:val="single" w:sz="4" w:space="0" w:color="auto"/>
            </w:tcBorders>
            <w:vAlign w:val="center"/>
          </w:tcPr>
          <w:p w14:paraId="7758F283" w14:textId="77777777" w:rsidR="00D920D6" w:rsidRPr="00877B2C" w:rsidRDefault="00D920D6" w:rsidP="00BE4C42">
            <w:pPr>
              <w:rPr>
                <w:rFonts w:asciiTheme="minorHAnsi" w:hAnsiTheme="minorHAnsi"/>
                <w:sz w:val="18"/>
                <w:szCs w:val="18"/>
              </w:rPr>
            </w:pPr>
            <w:r w:rsidRPr="00877B2C">
              <w:rPr>
                <w:rFonts w:asciiTheme="minorHAnsi" w:hAnsiTheme="minorHAnsi"/>
                <w:sz w:val="18"/>
                <w:szCs w:val="18"/>
              </w:rPr>
              <w:t>&lt;&lt;calculated field: text referenced from the MCH-01&gt;&gt;</w:t>
            </w:r>
          </w:p>
        </w:tc>
      </w:tr>
      <w:tr w:rsidR="00E221C5" w:rsidRPr="00877B2C" w14:paraId="42C457C0"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1D460793" w14:textId="1F42832A" w:rsidR="00E221C5" w:rsidRPr="00877B2C" w:rsidRDefault="00E221C5" w:rsidP="00E221C5">
            <w:pPr>
              <w:jc w:val="center"/>
              <w:rPr>
                <w:rFonts w:asciiTheme="minorHAnsi" w:hAnsiTheme="minorHAnsi"/>
                <w:sz w:val="18"/>
                <w:szCs w:val="18"/>
              </w:rPr>
            </w:pPr>
            <w:r>
              <w:rPr>
                <w:rFonts w:asciiTheme="minorHAnsi" w:hAnsiTheme="minorHAnsi"/>
                <w:sz w:val="18"/>
                <w:szCs w:val="18"/>
              </w:rPr>
              <w:t>03</w:t>
            </w:r>
          </w:p>
        </w:tc>
        <w:tc>
          <w:tcPr>
            <w:tcW w:w="2397" w:type="pct"/>
            <w:tcBorders>
              <w:top w:val="single" w:sz="4" w:space="0" w:color="auto"/>
              <w:left w:val="single" w:sz="4" w:space="0" w:color="auto"/>
              <w:bottom w:val="single" w:sz="4" w:space="0" w:color="auto"/>
              <w:right w:val="single" w:sz="4" w:space="0" w:color="auto"/>
            </w:tcBorders>
            <w:vAlign w:val="center"/>
          </w:tcPr>
          <w:p w14:paraId="229D5D08" w14:textId="200DEC62" w:rsidR="00E221C5" w:rsidRPr="00877B2C" w:rsidRDefault="00E221C5" w:rsidP="00E221C5">
            <w:pPr>
              <w:rPr>
                <w:rFonts w:asciiTheme="minorHAnsi" w:hAnsiTheme="minorHAnsi"/>
                <w:sz w:val="18"/>
                <w:szCs w:val="18"/>
              </w:rPr>
            </w:pPr>
            <w:r w:rsidRPr="009F1AB0">
              <w:rPr>
                <w:rFonts w:asciiTheme="minorHAnsi" w:hAnsiTheme="minorHAnsi"/>
                <w:sz w:val="18"/>
              </w:rPr>
              <w:t>Indoor Unit Name or Description of Area Served</w:t>
            </w:r>
          </w:p>
        </w:tc>
        <w:tc>
          <w:tcPr>
            <w:tcW w:w="2395" w:type="pct"/>
            <w:tcBorders>
              <w:top w:val="single" w:sz="4" w:space="0" w:color="auto"/>
              <w:left w:val="single" w:sz="4" w:space="0" w:color="auto"/>
              <w:bottom w:val="single" w:sz="4" w:space="0" w:color="auto"/>
              <w:right w:val="single" w:sz="4" w:space="0" w:color="auto"/>
            </w:tcBorders>
            <w:vAlign w:val="center"/>
          </w:tcPr>
          <w:p w14:paraId="0A06D274" w14:textId="51323987" w:rsidR="00E221C5" w:rsidRPr="00877B2C" w:rsidRDefault="00E221C5" w:rsidP="00E221C5">
            <w:pPr>
              <w:rPr>
                <w:rFonts w:asciiTheme="minorHAnsi" w:hAnsiTheme="minorHAnsi"/>
                <w:sz w:val="18"/>
                <w:szCs w:val="18"/>
              </w:rPr>
            </w:pPr>
            <w:r w:rsidRPr="009F1AB0">
              <w:rPr>
                <w:rFonts w:asciiTheme="minorHAnsi" w:hAnsiTheme="minorHAnsi"/>
                <w:sz w:val="18"/>
                <w:szCs w:val="18"/>
              </w:rPr>
              <w:t>&lt;&lt;calculated field: text referenced from the MCH-01&gt;&gt;</w:t>
            </w:r>
          </w:p>
        </w:tc>
      </w:tr>
      <w:tr w:rsidR="00E221C5" w:rsidRPr="00877B2C" w14:paraId="7758F288"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5" w14:textId="04781F6C" w:rsidR="00E221C5" w:rsidRPr="00877B2C" w:rsidRDefault="00E221C5" w:rsidP="00E221C5">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4</w:t>
            </w:r>
          </w:p>
        </w:tc>
        <w:tc>
          <w:tcPr>
            <w:tcW w:w="2397" w:type="pct"/>
            <w:tcBorders>
              <w:top w:val="single" w:sz="4" w:space="0" w:color="auto"/>
              <w:left w:val="single" w:sz="4" w:space="0" w:color="auto"/>
              <w:bottom w:val="single" w:sz="4" w:space="0" w:color="auto"/>
              <w:right w:val="single" w:sz="4" w:space="0" w:color="auto"/>
            </w:tcBorders>
            <w:vAlign w:val="center"/>
          </w:tcPr>
          <w:p w14:paraId="7758F286" w14:textId="4DBE759A" w:rsidR="00E221C5" w:rsidRPr="00877B2C" w:rsidRDefault="00E221C5" w:rsidP="00E221C5">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7" w14:textId="013EFC69" w:rsidR="00E221C5" w:rsidRPr="00877B2C" w:rsidRDefault="00E221C5" w:rsidP="00E221C5">
            <w:pPr>
              <w:rPr>
                <w:rFonts w:asciiTheme="minorHAnsi" w:hAnsiTheme="minorHAnsi"/>
                <w:sz w:val="18"/>
                <w:szCs w:val="18"/>
              </w:rPr>
            </w:pPr>
            <w:r w:rsidRPr="00877B2C">
              <w:rPr>
                <w:rFonts w:asciiTheme="minorHAnsi" w:hAnsiTheme="minorHAnsi"/>
                <w:sz w:val="18"/>
                <w:szCs w:val="18"/>
              </w:rPr>
              <w:t>&lt;&lt;calculated field: if CF</w:t>
            </w:r>
            <w:r>
              <w:rPr>
                <w:rFonts w:asciiTheme="minorHAnsi" w:hAnsiTheme="minorHAnsi"/>
                <w:sz w:val="18"/>
                <w:szCs w:val="18"/>
              </w:rPr>
              <w:t>2</w:t>
            </w:r>
            <w:r w:rsidRPr="00877B2C">
              <w:rPr>
                <w:rFonts w:asciiTheme="minorHAnsi" w:hAnsiTheme="minorHAnsi"/>
                <w:sz w:val="18"/>
                <w:szCs w:val="18"/>
              </w:rPr>
              <w:t>R-</w:t>
            </w:r>
            <w:r>
              <w:rPr>
                <w:rFonts w:asciiTheme="minorHAnsi" w:hAnsiTheme="minorHAnsi"/>
                <w:sz w:val="18"/>
                <w:szCs w:val="18"/>
              </w:rPr>
              <w:t>MCH</w:t>
            </w:r>
            <w:r w:rsidRPr="00877B2C">
              <w:rPr>
                <w:rFonts w:asciiTheme="minorHAnsi" w:hAnsiTheme="minorHAnsi"/>
                <w:sz w:val="18"/>
                <w:szCs w:val="18"/>
              </w:rPr>
              <w:t>-</w:t>
            </w:r>
            <w:r>
              <w:rPr>
                <w:rFonts w:asciiTheme="minorHAnsi" w:hAnsiTheme="minorHAnsi"/>
                <w:sz w:val="18"/>
                <w:szCs w:val="18"/>
              </w:rPr>
              <w:t>29</w:t>
            </w:r>
            <w:r w:rsidRPr="00877B2C">
              <w:rPr>
                <w:rFonts w:asciiTheme="minorHAnsi" w:hAnsiTheme="minorHAnsi"/>
                <w:sz w:val="18"/>
                <w:szCs w:val="18"/>
              </w:rPr>
              <w:t xml:space="preserve"> flags: Duct Surface Area Reduction And R-Value Compliance Credit = </w:t>
            </w:r>
            <w:proofErr w:type="gramStart"/>
            <w:r w:rsidRPr="00877B2C">
              <w:rPr>
                <w:rFonts w:asciiTheme="minorHAnsi" w:hAnsiTheme="minorHAnsi"/>
                <w:sz w:val="18"/>
                <w:szCs w:val="18"/>
              </w:rPr>
              <w:t>true ,</w:t>
            </w:r>
            <w:proofErr w:type="gramEnd"/>
            <w:r w:rsidRPr="00877B2C">
              <w:rPr>
                <w:rFonts w:asciiTheme="minorHAnsi" w:hAnsiTheme="minorHAnsi"/>
                <w:sz w:val="18"/>
                <w:szCs w:val="18"/>
              </w:rPr>
              <w:t xml:space="preserve"> then display message directing use of RA3.1.4.1.4 and display Table B below;  else display message "N/A" or some equivalent message&gt;&gt;</w:t>
            </w:r>
          </w:p>
        </w:tc>
      </w:tr>
      <w:tr w:rsidR="00E221C5" w:rsidRPr="00877B2C" w14:paraId="7758F28C"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9" w14:textId="0F5A1D9F" w:rsidR="00E221C5" w:rsidRPr="00877B2C" w:rsidRDefault="00E221C5" w:rsidP="00E221C5">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5</w:t>
            </w:r>
          </w:p>
        </w:tc>
        <w:tc>
          <w:tcPr>
            <w:tcW w:w="2397" w:type="pct"/>
            <w:tcBorders>
              <w:top w:val="single" w:sz="4" w:space="0" w:color="auto"/>
              <w:left w:val="single" w:sz="4" w:space="0" w:color="auto"/>
              <w:bottom w:val="single" w:sz="4" w:space="0" w:color="auto"/>
              <w:right w:val="single" w:sz="4" w:space="0" w:color="auto"/>
            </w:tcBorders>
            <w:vAlign w:val="center"/>
          </w:tcPr>
          <w:p w14:paraId="7758F28A" w14:textId="1EB265F2" w:rsidR="00E221C5" w:rsidRPr="00877B2C" w:rsidRDefault="00E221C5" w:rsidP="00E221C5">
            <w:pPr>
              <w:rPr>
                <w:rFonts w:asciiTheme="minorHAnsi" w:hAnsiTheme="minorHAnsi"/>
                <w:sz w:val="18"/>
                <w:szCs w:val="18"/>
              </w:rPr>
            </w:pPr>
            <w:r w:rsidRPr="00877B2C">
              <w:rPr>
                <w:rFonts w:asciiTheme="minorHAnsi" w:hAnsiTheme="minorHAnsi"/>
                <w:sz w:val="18"/>
                <w:szCs w:val="18"/>
              </w:rPr>
              <w:t>Status - Buried Ducts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B" w14:textId="07056F34" w:rsidR="00E221C5" w:rsidRPr="00877B2C" w:rsidRDefault="00E221C5" w:rsidP="00E221C5">
            <w:pPr>
              <w:rPr>
                <w:rFonts w:asciiTheme="minorHAnsi" w:hAnsiTheme="minorHAnsi"/>
                <w:sz w:val="18"/>
                <w:szCs w:val="18"/>
              </w:rPr>
            </w:pPr>
            <w:r w:rsidRPr="00877B2C">
              <w:rPr>
                <w:rFonts w:asciiTheme="minorHAnsi" w:hAnsiTheme="minorHAnsi"/>
                <w:sz w:val="18"/>
                <w:szCs w:val="18"/>
              </w:rPr>
              <w:t>&lt;&lt; calculated field: if CF</w:t>
            </w:r>
            <w:r>
              <w:rPr>
                <w:rFonts w:asciiTheme="minorHAnsi" w:hAnsiTheme="minorHAnsi"/>
                <w:sz w:val="18"/>
                <w:szCs w:val="18"/>
              </w:rPr>
              <w:t>2</w:t>
            </w:r>
            <w:r w:rsidRPr="00877B2C">
              <w:rPr>
                <w:rFonts w:asciiTheme="minorHAnsi" w:hAnsiTheme="minorHAnsi"/>
                <w:sz w:val="18"/>
                <w:szCs w:val="18"/>
              </w:rPr>
              <w:t>R-</w:t>
            </w:r>
            <w:r>
              <w:rPr>
                <w:rFonts w:asciiTheme="minorHAnsi" w:hAnsiTheme="minorHAnsi"/>
                <w:sz w:val="18"/>
                <w:szCs w:val="18"/>
              </w:rPr>
              <w:t>MCH</w:t>
            </w:r>
            <w:r w:rsidRPr="00877B2C">
              <w:rPr>
                <w:rFonts w:asciiTheme="minorHAnsi" w:hAnsiTheme="minorHAnsi"/>
                <w:sz w:val="18"/>
                <w:szCs w:val="18"/>
              </w:rPr>
              <w:t>-</w:t>
            </w:r>
            <w:r>
              <w:rPr>
                <w:rFonts w:asciiTheme="minorHAnsi" w:hAnsiTheme="minorHAnsi"/>
                <w:sz w:val="18"/>
                <w:szCs w:val="18"/>
              </w:rPr>
              <w:t>29</w:t>
            </w:r>
            <w:r w:rsidRPr="00877B2C">
              <w:rPr>
                <w:rFonts w:asciiTheme="minorHAnsi" w:hAnsiTheme="minorHAnsi"/>
                <w:sz w:val="18"/>
                <w:szCs w:val="18"/>
              </w:rPr>
              <w:t xml:space="preserve"> flags: Buried Ducts Compliance Credit = </w:t>
            </w:r>
            <w:proofErr w:type="gramStart"/>
            <w:r w:rsidRPr="00877B2C">
              <w:rPr>
                <w:rFonts w:asciiTheme="minorHAnsi" w:hAnsiTheme="minorHAnsi"/>
                <w:sz w:val="18"/>
                <w:szCs w:val="18"/>
              </w:rPr>
              <w:t>true ,</w:t>
            </w:r>
            <w:proofErr w:type="gramEnd"/>
            <w:r w:rsidRPr="00877B2C">
              <w:rPr>
                <w:rFonts w:asciiTheme="minorHAnsi" w:hAnsiTheme="minorHAnsi"/>
                <w:sz w:val="18"/>
                <w:szCs w:val="18"/>
              </w:rPr>
              <w:t xml:space="preserve"> then display message directing use of RA3.1.4.1.5 and display Table C below;  else display message "N/A" or some equivalent message&gt;&gt; </w:t>
            </w:r>
          </w:p>
        </w:tc>
      </w:tr>
      <w:tr w:rsidR="00E221C5" w:rsidRPr="00877B2C" w14:paraId="7758F290"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D" w14:textId="0F2F16C2" w:rsidR="00E221C5" w:rsidRPr="00877B2C" w:rsidRDefault="00E221C5" w:rsidP="00E221C5">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6</w:t>
            </w:r>
          </w:p>
        </w:tc>
        <w:tc>
          <w:tcPr>
            <w:tcW w:w="2397" w:type="pct"/>
            <w:tcBorders>
              <w:top w:val="single" w:sz="4" w:space="0" w:color="auto"/>
              <w:left w:val="single" w:sz="4" w:space="0" w:color="auto"/>
              <w:bottom w:val="single" w:sz="4" w:space="0" w:color="auto"/>
              <w:right w:val="single" w:sz="4" w:space="0" w:color="auto"/>
            </w:tcBorders>
            <w:vAlign w:val="center"/>
          </w:tcPr>
          <w:p w14:paraId="7758F28E" w14:textId="3CFDB5F4" w:rsidR="00E221C5" w:rsidRPr="00877B2C" w:rsidRDefault="00E221C5" w:rsidP="00E221C5">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F" w14:textId="018A1213" w:rsidR="00E221C5" w:rsidRPr="00877B2C" w:rsidRDefault="00E221C5" w:rsidP="00E221C5">
            <w:pPr>
              <w:rPr>
                <w:rFonts w:asciiTheme="minorHAnsi" w:hAnsiTheme="minorHAnsi"/>
                <w:sz w:val="18"/>
                <w:szCs w:val="18"/>
              </w:rPr>
            </w:pPr>
            <w:r w:rsidRPr="00877B2C">
              <w:rPr>
                <w:rFonts w:asciiTheme="minorHAnsi" w:hAnsiTheme="minorHAnsi"/>
                <w:sz w:val="18"/>
                <w:szCs w:val="18"/>
              </w:rPr>
              <w:t>&lt;&lt; calculated field: if CF</w:t>
            </w:r>
            <w:r>
              <w:rPr>
                <w:rFonts w:asciiTheme="minorHAnsi" w:hAnsiTheme="minorHAnsi"/>
                <w:sz w:val="18"/>
                <w:szCs w:val="18"/>
              </w:rPr>
              <w:t>2</w:t>
            </w:r>
            <w:r w:rsidRPr="00877B2C">
              <w:rPr>
                <w:rFonts w:asciiTheme="minorHAnsi" w:hAnsiTheme="minorHAnsi"/>
                <w:sz w:val="18"/>
                <w:szCs w:val="18"/>
              </w:rPr>
              <w:t>R-</w:t>
            </w:r>
            <w:r>
              <w:rPr>
                <w:rFonts w:asciiTheme="minorHAnsi" w:hAnsiTheme="minorHAnsi"/>
                <w:sz w:val="18"/>
                <w:szCs w:val="18"/>
              </w:rPr>
              <w:t>MCH</w:t>
            </w:r>
            <w:r w:rsidRPr="00877B2C">
              <w:rPr>
                <w:rFonts w:asciiTheme="minorHAnsi" w:hAnsiTheme="minorHAnsi"/>
                <w:sz w:val="18"/>
                <w:szCs w:val="18"/>
              </w:rPr>
              <w:t>-</w:t>
            </w:r>
            <w:r>
              <w:rPr>
                <w:rFonts w:asciiTheme="minorHAnsi" w:hAnsiTheme="minorHAnsi"/>
                <w:sz w:val="18"/>
                <w:szCs w:val="18"/>
              </w:rPr>
              <w:t xml:space="preserve">29 </w:t>
            </w:r>
            <w:r w:rsidRPr="00877B2C">
              <w:rPr>
                <w:rFonts w:asciiTheme="minorHAnsi" w:hAnsiTheme="minorHAnsi"/>
                <w:sz w:val="18"/>
                <w:szCs w:val="18"/>
              </w:rPr>
              <w:t xml:space="preserve">flags: Deeply Buried Ducts Compliance Credit = </w:t>
            </w:r>
            <w:proofErr w:type="gramStart"/>
            <w:r w:rsidRPr="00877B2C">
              <w:rPr>
                <w:rFonts w:asciiTheme="minorHAnsi" w:hAnsiTheme="minorHAnsi"/>
                <w:sz w:val="18"/>
                <w:szCs w:val="18"/>
              </w:rPr>
              <w:t>true ,</w:t>
            </w:r>
            <w:proofErr w:type="gramEnd"/>
            <w:r w:rsidRPr="00877B2C">
              <w:rPr>
                <w:rFonts w:asciiTheme="minorHAnsi" w:hAnsiTheme="minorHAnsi"/>
                <w:sz w:val="18"/>
                <w:szCs w:val="18"/>
              </w:rPr>
              <w:t xml:space="preserve"> then display message directing use of RA3.1.4.1.6 and display Table D below;  else display message "N/A" or some equivalent message&gt;&gt;</w:t>
            </w:r>
          </w:p>
        </w:tc>
      </w:tr>
    </w:tbl>
    <w:p w14:paraId="75627F0B" w14:textId="77777777" w:rsidR="00BE4C42" w:rsidRDefault="00BE4C42" w:rsidP="00BE4C42">
      <w:pPr>
        <w:rPr>
          <w:rFonts w:asciiTheme="minorHAnsi" w:hAnsiTheme="minorHAnsi"/>
          <w:i/>
          <w:sz w:val="18"/>
          <w:szCs w:val="18"/>
        </w:rPr>
      </w:pPr>
      <w:r w:rsidRPr="00877B2C">
        <w:rPr>
          <w:rFonts w:asciiTheme="minorHAnsi" w:hAnsiTheme="minorHAnsi"/>
          <w:i/>
          <w:sz w:val="18"/>
          <w:szCs w:val="18"/>
        </w:rPr>
        <w:t>Note: Submit one Certificate of installation for each duct system that must demonstrate compliance in the dwelling.</w:t>
      </w:r>
    </w:p>
    <w:p w14:paraId="3F788181" w14:textId="77777777" w:rsidR="00BE4C42" w:rsidRPr="00F70B2C" w:rsidRDefault="00BE4C42" w:rsidP="00D920D6">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D920D6" w:rsidRPr="006136A2" w14:paraId="7758F297" w14:textId="77777777" w:rsidTr="00D920D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1D7EE62A" w14:textId="63238B54" w:rsidR="00F70B2C"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F70B2C">
              <w:rPr>
                <w:rFonts w:asciiTheme="minorHAnsi" w:hAnsiTheme="minorHAnsi"/>
                <w:b/>
                <w:bCs/>
                <w:szCs w:val="18"/>
              </w:rPr>
              <w:t xml:space="preserve">B. </w:t>
            </w:r>
            <w:r w:rsidR="00F70B2C" w:rsidRPr="00F70B2C">
              <w:rPr>
                <w:rFonts w:asciiTheme="minorHAnsi" w:hAnsiTheme="minorHAnsi"/>
                <w:b/>
                <w:szCs w:val="18"/>
              </w:rPr>
              <w:t>Duct Surface Area Reduction and R-value Compliance Credit</w:t>
            </w:r>
            <w:r w:rsidR="00F70B2C" w:rsidRPr="00F70B2C" w:rsidDel="00F70B2C">
              <w:rPr>
                <w:rFonts w:asciiTheme="minorHAnsi" w:hAnsiTheme="minorHAnsi"/>
                <w:b/>
                <w:bCs/>
                <w:szCs w:val="18"/>
              </w:rPr>
              <w:t xml:space="preserve"> </w:t>
            </w:r>
          </w:p>
          <w:p w14:paraId="7758F295"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p w14:paraId="7758F296" w14:textId="1C88DA95" w:rsidR="00543D99" w:rsidRPr="00877B2C" w:rsidRDefault="00543D99"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543D99">
              <w:rPr>
                <w:rFonts w:asciiTheme="minorHAnsi" w:hAnsiTheme="minorHAnsi"/>
                <w:sz w:val="18"/>
                <w:szCs w:val="18"/>
              </w:rPr>
              <w:t>&lt;&lt;this table only shown if Duct Surface Area Reduction And R-Value Compliance Credit in cell A0</w:t>
            </w:r>
            <w:r w:rsidR="00E221C5">
              <w:rPr>
                <w:rFonts w:asciiTheme="minorHAnsi" w:hAnsiTheme="minorHAnsi"/>
                <w:sz w:val="18"/>
                <w:szCs w:val="18"/>
              </w:rPr>
              <w:t>4</w:t>
            </w:r>
            <w:r w:rsidRPr="00543D99">
              <w:rPr>
                <w:rFonts w:asciiTheme="minorHAnsi" w:hAnsiTheme="minorHAnsi"/>
                <w:sz w:val="18"/>
                <w:szCs w:val="18"/>
              </w:rPr>
              <w:t xml:space="preserve"> is true&gt;&gt;</w:t>
            </w:r>
          </w:p>
        </w:tc>
      </w:tr>
      <w:tr w:rsidR="00D920D6" w:rsidRPr="006136A2" w14:paraId="7758F29A"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8"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9"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D920D6" w:rsidRPr="006136A2" w14:paraId="7758F29D"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B"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C"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D920D6" w:rsidRPr="006136A2" w14:paraId="7758F2A0"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E"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F"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including duct sizes and locations of supply &amp; return registers shall conform to the duct system design layout approved by the enforcement agency.</w:t>
            </w:r>
          </w:p>
        </w:tc>
      </w:tr>
      <w:tr w:rsidR="00D920D6" w:rsidRPr="006136A2" w14:paraId="7758F2A3"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1"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2"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D920D6" w:rsidRPr="006136A2" w14:paraId="7758F2A6"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4"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5"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0D3DCD" w:rsidRPr="006136A2" w14:paraId="7758F2AC"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7" w14:textId="77777777" w:rsidR="000D3DCD" w:rsidRPr="00877B2C" w:rsidRDefault="000D3DCD" w:rsidP="00D920D6">
            <w:pPr>
              <w:jc w:val="center"/>
              <w:rPr>
                <w:rFonts w:asciiTheme="minorHAnsi" w:hAnsiTheme="minorHAnsi"/>
                <w:sz w:val="18"/>
                <w:szCs w:val="18"/>
              </w:rPr>
            </w:pPr>
            <w:r w:rsidRPr="00877B2C">
              <w:rPr>
                <w:rFonts w:asciiTheme="minorHAnsi" w:hAnsiTheme="minorHAnsi"/>
                <w:sz w:val="18"/>
                <w:szCs w:val="18"/>
              </w:rPr>
              <w:t>06</w:t>
            </w:r>
          </w:p>
        </w:tc>
        <w:tc>
          <w:tcPr>
            <w:tcW w:w="2846" w:type="dxa"/>
            <w:tcBorders>
              <w:top w:val="single" w:sz="4" w:space="0" w:color="auto"/>
              <w:left w:val="single" w:sz="4" w:space="0" w:color="auto"/>
              <w:bottom w:val="single" w:sz="4" w:space="0" w:color="auto"/>
              <w:right w:val="single" w:sz="4" w:space="0" w:color="auto"/>
            </w:tcBorders>
            <w:vAlign w:val="center"/>
          </w:tcPr>
          <w:p w14:paraId="7758F2A8" w14:textId="77777777" w:rsidR="000D3DCD" w:rsidRPr="00877B2C" w:rsidRDefault="000D3DCD" w:rsidP="00F70B2C">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7758F2A9" w14:textId="77777777" w:rsidR="00D36FD1" w:rsidRPr="00877B2C" w:rsidRDefault="00D36FD1" w:rsidP="00D36FD1">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7758F2AA" w14:textId="77777777" w:rsidR="00D36FD1" w:rsidRPr="00877B2C" w:rsidRDefault="00D36FD1" w:rsidP="00D36FD1">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7758F2AB" w14:textId="77777777" w:rsidR="000D3DCD" w:rsidRPr="00877B2C" w:rsidRDefault="00D36FD1" w:rsidP="00D07066">
            <w:pPr>
              <w:keepNext/>
              <w:ind w:left="259" w:hanging="259"/>
              <w:rPr>
                <w:rFonts w:asciiTheme="minorHAns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w:t>
            </w:r>
            <w:r w:rsidR="00D07066" w:rsidRPr="00877B2C">
              <w:rPr>
                <w:rFonts w:asciiTheme="minorHAnsi" w:eastAsia="Calibri" w:hAnsiTheme="minorHAnsi"/>
                <w:sz w:val="18"/>
                <w:szCs w:val="18"/>
              </w:rPr>
              <w:t xml:space="preserve"> </w:t>
            </w:r>
            <w:r w:rsidRPr="00877B2C">
              <w:rPr>
                <w:rFonts w:asciiTheme="minorHAnsi" w:eastAsia="Calibri" w:hAnsiTheme="minorHAnsi"/>
                <w:sz w:val="18"/>
                <w:szCs w:val="18"/>
              </w:rPr>
              <w:t>met.  Enter reason for failure in corrections notes field below</w:t>
            </w:r>
            <w:r w:rsidR="00D07066" w:rsidRPr="00877B2C">
              <w:rPr>
                <w:rFonts w:asciiTheme="minorHAnsi" w:eastAsia="Calibri" w:hAnsiTheme="minorHAnsi"/>
                <w:sz w:val="18"/>
                <w:szCs w:val="18"/>
              </w:rPr>
              <w:t>&gt;&gt;</w:t>
            </w:r>
          </w:p>
        </w:tc>
      </w:tr>
      <w:tr w:rsidR="00D36FD1" w:rsidRPr="006136A2" w14:paraId="7758F2AF" w14:textId="77777777" w:rsidTr="00D36FD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D" w14:textId="77777777" w:rsidR="00D36FD1" w:rsidRPr="00877B2C" w:rsidRDefault="00D36FD1" w:rsidP="00D920D6">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E" w14:textId="77777777" w:rsidR="00D36FD1" w:rsidRPr="00877B2C" w:rsidRDefault="00D36FD1" w:rsidP="00D920D6">
            <w:pPr>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0D3DCD" w:rsidRPr="006136A2" w14:paraId="7758F2B1" w14:textId="77777777" w:rsidTr="000D3DCD">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2B0" w14:textId="77777777" w:rsidR="000D3DCD" w:rsidRPr="00877B2C" w:rsidRDefault="00533ED1" w:rsidP="00D36FD1">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B2" w14:textId="04721DE5"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C73F6F" w:rsidRPr="006136A2" w14:paraId="6FA86C46"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50706E10" w14:textId="77777777" w:rsidR="00C73F6F" w:rsidRPr="00F70B2C" w:rsidRDefault="00C73F6F" w:rsidP="00581F33">
            <w:pPr>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C. </w:t>
            </w:r>
            <w:r w:rsidRPr="00F70B2C">
              <w:rPr>
                <w:rFonts w:asciiTheme="minorHAnsi" w:hAnsiTheme="minorHAnsi"/>
                <w:b/>
                <w:szCs w:val="18"/>
              </w:rPr>
              <w:t>Buried Ducts Compliance Credit</w:t>
            </w:r>
          </w:p>
          <w:p w14:paraId="6C0DE3EB" w14:textId="77777777" w:rsidR="00C73F6F" w:rsidRDefault="00C73F6F" w:rsidP="00581F33">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p w14:paraId="043B3D39" w14:textId="49365241" w:rsidR="00C73F6F" w:rsidRPr="00877B2C" w:rsidRDefault="00C73F6F" w:rsidP="00581F33">
            <w:pPr>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&lt;&lt;this table only shown if Buried Ducts Compliance Credit claimed in cell A0</w:t>
            </w:r>
            <w:r w:rsidR="00E221C5">
              <w:rPr>
                <w:rFonts w:asciiTheme="minorHAnsi" w:hAnsiTheme="minorHAnsi"/>
                <w:bCs/>
                <w:sz w:val="18"/>
                <w:szCs w:val="18"/>
              </w:rPr>
              <w:t>5</w:t>
            </w:r>
            <w:r>
              <w:rPr>
                <w:rFonts w:asciiTheme="minorHAnsi" w:hAnsiTheme="minorHAnsi"/>
                <w:bCs/>
                <w:sz w:val="18"/>
                <w:szCs w:val="18"/>
              </w:rPr>
              <w:t xml:space="preserve"> is true&gt;&gt;</w:t>
            </w:r>
          </w:p>
        </w:tc>
      </w:tr>
      <w:tr w:rsidR="00C73F6F" w:rsidRPr="006136A2" w14:paraId="351C050C"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B4EBEF4"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700647F" w14:textId="77777777" w:rsidR="00C73F6F" w:rsidRPr="00877B2C" w:rsidRDefault="00C73F6F" w:rsidP="00581F33">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C73F6F" w:rsidRPr="006136A2" w14:paraId="354B051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EFA7DF2"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3ABE658F" w14:textId="77777777" w:rsidR="00C73F6F" w:rsidRPr="00877B2C" w:rsidRDefault="00C73F6F" w:rsidP="00581F33">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C73F6F" w:rsidRPr="006136A2" w14:paraId="166348CD"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A0E99D9"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3D30DB8B" w14:textId="77777777" w:rsidR="00C73F6F" w:rsidRPr="00877B2C" w:rsidRDefault="00C73F6F" w:rsidP="00581F33">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w:t>
            </w:r>
            <w:proofErr w:type="gramStart"/>
            <w:r>
              <w:rPr>
                <w:rFonts w:asciiTheme="minorHAnsi" w:hAnsiTheme="minorHAnsi"/>
                <w:sz w:val="18"/>
                <w:szCs w:val="18"/>
              </w:rPr>
              <w:t>i.e.</w:t>
            </w:r>
            <w:proofErr w:type="gramEnd"/>
            <w:r>
              <w:rPr>
                <w:rFonts w:asciiTheme="minorHAnsi" w:hAnsiTheme="minorHAnsi"/>
                <w:sz w:val="18"/>
                <w:szCs w:val="18"/>
              </w:rPr>
              <w:t xml:space="preserve"> fiberglass or cellulose), and R-value, and supply and return register locations.</w:t>
            </w:r>
          </w:p>
        </w:tc>
      </w:tr>
      <w:tr w:rsidR="00C73F6F" w:rsidRPr="006136A2" w14:paraId="5C868D7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9ECAA20"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7477CAC" w14:textId="77777777" w:rsidR="00C73F6F" w:rsidRPr="00877B2C" w:rsidRDefault="00C73F6F" w:rsidP="00581F33">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C73F6F" w:rsidRPr="006136A2" w14:paraId="79075DAE"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0ED731C"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2065B617" w14:textId="77777777" w:rsidR="00C73F6F" w:rsidRPr="00877B2C" w:rsidRDefault="00C73F6F" w:rsidP="00581F33">
            <w:pPr>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C73F6F" w:rsidRPr="006136A2" w14:paraId="36B9EC96"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AA1C76F"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1B6CC478" w14:textId="77777777" w:rsidR="00C73F6F" w:rsidRPr="00877B2C" w:rsidRDefault="00C73F6F" w:rsidP="00581F33">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w:t>
            </w:r>
            <w:proofErr w:type="gramStart"/>
            <w:r w:rsidRPr="00801F86">
              <w:rPr>
                <w:rFonts w:asciiTheme="minorHAnsi" w:hAnsiTheme="minorHAnsi"/>
                <w:sz w:val="18"/>
                <w:szCs w:val="18"/>
              </w:rPr>
              <w:t>i.e.</w:t>
            </w:r>
            <w:proofErr w:type="gramEnd"/>
            <w:r w:rsidRPr="00801F86">
              <w:rPr>
                <w:rFonts w:asciiTheme="minorHAnsi" w:hAnsiTheme="minorHAnsi"/>
                <w:sz w:val="18"/>
                <w:szCs w:val="18"/>
              </w:rPr>
              <w:t xml:space="preserv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C73F6F" w:rsidRPr="0014781A" w14:paraId="43E684B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5B60ACA"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3C8A820" w14:textId="77777777" w:rsidR="00C73F6F" w:rsidRPr="003527A2" w:rsidRDefault="00C73F6F" w:rsidP="00581F33">
            <w:pPr>
              <w:keepNext/>
              <w:tabs>
                <w:tab w:val="left" w:pos="356"/>
              </w:tabs>
              <w:rPr>
                <w:rFonts w:asciiTheme="minorHAnsi" w:hAnsiTheme="minorHAnsi"/>
                <w:sz w:val="18"/>
                <w:szCs w:val="18"/>
              </w:rPr>
            </w:pPr>
            <w:r w:rsidRPr="00877B2C">
              <w:rPr>
                <w:rFonts w:asciiTheme="minorHAnsi" w:hAnsiTheme="minorHAnsi"/>
                <w:sz w:val="18"/>
                <w:szCs w:val="18"/>
              </w:rPr>
              <w:t>The dwelling shall comply with all Quality Insulation Installation requirements as documented on the applicable CF2R and CF3R.</w:t>
            </w:r>
          </w:p>
        </w:tc>
      </w:tr>
      <w:tr w:rsidR="00C73F6F" w:rsidRPr="006136A2" w14:paraId="54282CF5"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D7DC641"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lastRenderedPageBreak/>
              <w:t>0</w:t>
            </w:r>
            <w:r>
              <w:rPr>
                <w:rFonts w:asciiTheme="minorHAnsi" w:hAnsiTheme="minorHAnsi"/>
                <w:sz w:val="18"/>
                <w:szCs w:val="18"/>
              </w:rPr>
              <w:t>8</w:t>
            </w:r>
          </w:p>
        </w:tc>
        <w:tc>
          <w:tcPr>
            <w:tcW w:w="2846" w:type="dxa"/>
            <w:tcBorders>
              <w:top w:val="single" w:sz="4" w:space="0" w:color="auto"/>
              <w:left w:val="single" w:sz="4" w:space="0" w:color="auto"/>
              <w:bottom w:val="single" w:sz="4" w:space="0" w:color="auto"/>
              <w:right w:val="single" w:sz="4" w:space="0" w:color="auto"/>
            </w:tcBorders>
            <w:vAlign w:val="center"/>
          </w:tcPr>
          <w:p w14:paraId="5D2B95C9" w14:textId="77777777" w:rsidR="00C73F6F" w:rsidRPr="00877B2C" w:rsidRDefault="00C73F6F" w:rsidP="00581F33">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0A1D02E9" w14:textId="77777777" w:rsidR="00C73F6F" w:rsidRPr="00877B2C" w:rsidRDefault="00C73F6F" w:rsidP="00C73F6F">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16055773" w14:textId="77777777" w:rsidR="00C73F6F" w:rsidRPr="00877B2C" w:rsidRDefault="00C73F6F" w:rsidP="00C73F6F">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5C0C04FC" w14:textId="65F89018" w:rsidR="00C73F6F" w:rsidRPr="007D296D" w:rsidRDefault="00C73F6F" w:rsidP="007D296D">
            <w:pPr>
              <w:keepNext/>
              <w:tabs>
                <w:tab w:val="left" w:pos="356"/>
              </w:tabs>
              <w:rPr>
                <w:rFonts w:asciiTheme="minorHAns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    met.  Enter reason for failure in corrections notes field below&gt;&gt;</w:t>
            </w:r>
          </w:p>
        </w:tc>
      </w:tr>
      <w:tr w:rsidR="00C73F6F" w:rsidRPr="006136A2" w14:paraId="7ED73526"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451A50C"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9</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B35825E" w14:textId="389F73FD" w:rsidR="00C73F6F" w:rsidRPr="00877B2C" w:rsidRDefault="00C73F6F" w:rsidP="00581F33">
            <w:pPr>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C73F6F" w:rsidRPr="006136A2" w14:paraId="3A82EF4E"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211EED51" w14:textId="77777777" w:rsidR="00C73F6F" w:rsidRPr="00877B2C" w:rsidRDefault="00C73F6F" w:rsidP="00581F33">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D6" w14:textId="6F9BE8E3" w:rsidR="00D920D6" w:rsidRDefault="00D920D6" w:rsidP="00D920D6">
      <w:pPr>
        <w:pStyle w:val="Heade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C97C10" w:rsidRPr="006136A2" w14:paraId="5781ABD1"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61A811CB" w14:textId="77777777" w:rsidR="00C97C10" w:rsidRPr="00F70B2C" w:rsidRDefault="00C97C10" w:rsidP="00581F33">
            <w:pPr>
              <w:keepNext/>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D. </w:t>
            </w:r>
            <w:r w:rsidRPr="00F70B2C">
              <w:rPr>
                <w:rFonts w:asciiTheme="minorHAnsi" w:hAnsiTheme="minorHAnsi"/>
                <w:b/>
                <w:szCs w:val="18"/>
              </w:rPr>
              <w:t>Deeply Buried Ducts Compliance Credit</w:t>
            </w:r>
          </w:p>
          <w:p w14:paraId="4C841CA1" w14:textId="77777777" w:rsidR="00C97C10" w:rsidRDefault="00C97C10" w:rsidP="00581F3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w:t>
            </w:r>
            <w:r>
              <w:rPr>
                <w:rFonts w:asciiTheme="minorHAnsi" w:hAnsiTheme="minorHAnsi"/>
                <w:sz w:val="18"/>
                <w:szCs w:val="18"/>
              </w:rPr>
              <w:t xml:space="preserve"> meeting the requirements for buried ducts and covered by at least 3.5 inches of insulation can take credit for effective duct insulation levels greater than buried ducts. Deeply buried ducts have the option of using lowered portions of the ceiling or durable containment systems to achieve burial depth greater than the overall attic insulation level. Deeply buried duct systems must comply with the following requirements:</w:t>
            </w:r>
          </w:p>
          <w:p w14:paraId="07BF7895" w14:textId="43FE766F" w:rsidR="00C97C10" w:rsidRPr="00877B2C" w:rsidRDefault="00C97C10" w:rsidP="00581F3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&lt;&lt;this table only shown if Deeply Buried Ducts Compliance Credit claimed in cell A0</w:t>
            </w:r>
            <w:r w:rsidR="00E221C5">
              <w:rPr>
                <w:rFonts w:asciiTheme="minorHAnsi" w:hAnsiTheme="minorHAnsi"/>
                <w:bCs/>
                <w:sz w:val="18"/>
                <w:szCs w:val="18"/>
              </w:rPr>
              <w:t>6</w:t>
            </w:r>
            <w:r>
              <w:rPr>
                <w:rFonts w:asciiTheme="minorHAnsi" w:hAnsiTheme="minorHAnsi"/>
                <w:bCs/>
                <w:sz w:val="18"/>
                <w:szCs w:val="18"/>
              </w:rPr>
              <w:t xml:space="preserve"> is true&gt;&gt;</w:t>
            </w:r>
          </w:p>
        </w:tc>
      </w:tr>
      <w:tr w:rsidR="00C97C10" w:rsidRPr="006136A2" w14:paraId="3ABE82AE"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4A959E7"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FEAB8C1" w14:textId="77777777"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C97C10" w:rsidRPr="006136A2" w14:paraId="56E6E78F"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9A81A63"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1092541" w14:textId="77777777"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C97C10" w:rsidRPr="006136A2" w14:paraId="48C1492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34E3496"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1A44496B" w14:textId="77777777"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w:t>
            </w:r>
            <w:proofErr w:type="gramStart"/>
            <w:r>
              <w:rPr>
                <w:rFonts w:asciiTheme="minorHAnsi" w:hAnsiTheme="minorHAnsi"/>
                <w:sz w:val="18"/>
                <w:szCs w:val="18"/>
              </w:rPr>
              <w:t>i.e.</w:t>
            </w:r>
            <w:proofErr w:type="gramEnd"/>
            <w:r>
              <w:rPr>
                <w:rFonts w:asciiTheme="minorHAnsi" w:hAnsiTheme="minorHAnsi"/>
                <w:sz w:val="18"/>
                <w:szCs w:val="18"/>
              </w:rPr>
              <w:t xml:space="preserve"> fiberglass or cellulose), and R-value, lowered chase or containment system locations, and supply and return register locations.</w:t>
            </w:r>
          </w:p>
        </w:tc>
      </w:tr>
      <w:tr w:rsidR="00C97C10" w:rsidRPr="006136A2" w14:paraId="1C5C9F6E"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A1FB78E"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DD19561" w14:textId="77777777"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C97C10" w:rsidRPr="006136A2" w14:paraId="2B75CA01"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85CF5BC"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114BFEAC" w14:textId="77777777" w:rsidR="00C97C10" w:rsidRPr="00877B2C" w:rsidRDefault="00C97C10" w:rsidP="00581F33">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C97C10" w:rsidRPr="00877B2C" w14:paraId="2726269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0D340B5"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23665060" w14:textId="77777777" w:rsidR="00C97C10" w:rsidRPr="00877B2C" w:rsidRDefault="00C97C10" w:rsidP="00581F33">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w:t>
            </w:r>
            <w:proofErr w:type="gramStart"/>
            <w:r w:rsidRPr="00801F86">
              <w:rPr>
                <w:rFonts w:asciiTheme="minorHAnsi" w:hAnsiTheme="minorHAnsi"/>
                <w:sz w:val="18"/>
                <w:szCs w:val="18"/>
              </w:rPr>
              <w:t>i.e.</w:t>
            </w:r>
            <w:proofErr w:type="gramEnd"/>
            <w:r w:rsidRPr="00801F86">
              <w:rPr>
                <w:rFonts w:asciiTheme="minorHAnsi" w:hAnsiTheme="minorHAnsi"/>
                <w:sz w:val="18"/>
                <w:szCs w:val="18"/>
              </w:rPr>
              <w:t xml:space="preserv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C97C10" w:rsidRPr="0014781A" w14:paraId="45F53BF7"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DA2BBFA" w14:textId="77777777" w:rsidR="00C97C10" w:rsidRPr="00877B2C" w:rsidRDefault="00C97C10"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7125935" w14:textId="77777777" w:rsidR="00C97C10" w:rsidRPr="00801F86" w:rsidRDefault="00C97C10" w:rsidP="00581F33">
            <w:pPr>
              <w:keepNext/>
              <w:tabs>
                <w:tab w:val="left" w:pos="356"/>
              </w:tabs>
              <w:rPr>
                <w:rFonts w:asciiTheme="minorHAnsi" w:hAnsiTheme="minorHAnsi"/>
                <w:b/>
                <w:sz w:val="18"/>
                <w:szCs w:val="18"/>
              </w:rPr>
            </w:pPr>
            <w:r w:rsidRPr="00801F86">
              <w:rPr>
                <w:rFonts w:asciiTheme="minorHAnsi" w:hAnsiTheme="minorHAnsi"/>
                <w:sz w:val="18"/>
                <w:szCs w:val="18"/>
              </w:rPr>
              <w:t>The dwelling shall comply with all Quality Insulation Installation requirements as documented on the applicable CF2R and CF3R.</w:t>
            </w:r>
          </w:p>
        </w:tc>
      </w:tr>
      <w:tr w:rsidR="00C97C10" w:rsidRPr="0014781A" w14:paraId="13B62793"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C0A5A47" w14:textId="77777777" w:rsidR="00C97C10" w:rsidRPr="00877B2C" w:rsidRDefault="00C97C10"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436570B" w14:textId="77777777" w:rsidR="00C97C10" w:rsidRPr="00067E04" w:rsidRDefault="00C97C10" w:rsidP="00581F33">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 xml:space="preserve">ment systems shall have walls at least 7 inches wider than the duct outer diameter, extend at least 3.5 inches above the </w:t>
            </w:r>
            <w:proofErr w:type="spellStart"/>
            <w:r>
              <w:rPr>
                <w:rFonts w:asciiTheme="minorHAnsi" w:hAnsiTheme="minorHAnsi"/>
                <w:sz w:val="18"/>
                <w:szCs w:val="18"/>
              </w:rPr>
              <w:t>duct</w:t>
            </w:r>
            <w:proofErr w:type="spellEnd"/>
            <w:r>
              <w:rPr>
                <w:rFonts w:asciiTheme="minorHAnsi" w:hAnsiTheme="minorHAnsi"/>
                <w:sz w:val="18"/>
                <w:szCs w:val="18"/>
              </w:rPr>
              <w:t xml:space="preserve"> jacket, be filled completely with blown insulation, and have the duct centered between the containment walls.</w:t>
            </w:r>
          </w:p>
        </w:tc>
      </w:tr>
      <w:tr w:rsidR="00C97C10" w:rsidRPr="006136A2" w14:paraId="00046339"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4E18FF6E" w14:textId="77777777" w:rsidR="00C97C10" w:rsidRPr="00877B2C" w:rsidRDefault="00C97C10"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9</w:t>
            </w:r>
          </w:p>
        </w:tc>
        <w:tc>
          <w:tcPr>
            <w:tcW w:w="2846" w:type="dxa"/>
            <w:tcBorders>
              <w:top w:val="single" w:sz="4" w:space="0" w:color="auto"/>
              <w:left w:val="single" w:sz="4" w:space="0" w:color="auto"/>
              <w:bottom w:val="single" w:sz="4" w:space="0" w:color="auto"/>
              <w:right w:val="single" w:sz="4" w:space="0" w:color="auto"/>
            </w:tcBorders>
            <w:vAlign w:val="center"/>
          </w:tcPr>
          <w:p w14:paraId="300BEE50" w14:textId="77777777" w:rsidR="00C97C10" w:rsidRPr="00877B2C" w:rsidRDefault="00C97C10" w:rsidP="00581F33">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32B01233" w14:textId="77777777" w:rsidR="00C97C10" w:rsidRPr="00877B2C" w:rsidRDefault="00C97C10" w:rsidP="00C97C10">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27B6F94F" w14:textId="77777777" w:rsidR="00C97C10" w:rsidRPr="00877B2C" w:rsidRDefault="00C97C10" w:rsidP="00C97C10">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395B5624" w14:textId="318709D1" w:rsidR="00C97C10" w:rsidRPr="007D296D" w:rsidRDefault="00C97C10" w:rsidP="007D296D">
            <w:pPr>
              <w:keepNext/>
              <w:tabs>
                <w:tab w:val="left" w:pos="356"/>
              </w:tabs>
              <w:rPr>
                <w:rFonts w:asciiTheme="minorHAnsi" w:hAnsiTheme="minorHAnsi"/>
                <w:b/>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    met.  Enter reason for failure in corrections notes field below&gt;&gt;</w:t>
            </w:r>
          </w:p>
        </w:tc>
      </w:tr>
      <w:tr w:rsidR="00C97C10" w:rsidRPr="006136A2" w14:paraId="664CDC80"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435F2167" w14:textId="77777777" w:rsidR="00C97C10" w:rsidRPr="00877B2C" w:rsidRDefault="00C97C10" w:rsidP="00581F33">
            <w:pPr>
              <w:jc w:val="center"/>
              <w:rPr>
                <w:rFonts w:asciiTheme="minorHAnsi" w:hAnsiTheme="minorHAnsi"/>
                <w:sz w:val="18"/>
                <w:szCs w:val="18"/>
              </w:rPr>
            </w:pPr>
            <w:r>
              <w:rPr>
                <w:rFonts w:asciiTheme="minorHAnsi" w:hAnsiTheme="minorHAnsi"/>
                <w:sz w:val="18"/>
                <w:szCs w:val="18"/>
              </w:rPr>
              <w:t>10</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33913FE4" w14:textId="76E8792C" w:rsidR="00C97C10" w:rsidRPr="00877B2C" w:rsidRDefault="00C97C10" w:rsidP="00581F33">
            <w:pPr>
              <w:rPr>
                <w:rFonts w:asciiTheme="minorHAnsi" w:hAnsiTheme="minorHAnsi"/>
                <w:sz w:val="18"/>
                <w:szCs w:val="18"/>
              </w:rPr>
            </w:pPr>
            <w:r w:rsidRPr="00877B2C">
              <w:rPr>
                <w:rFonts w:asciiTheme="minorHAnsi" w:hAnsiTheme="minorHAnsi"/>
                <w:sz w:val="18"/>
                <w:szCs w:val="18"/>
              </w:rPr>
              <w:t>Correction Notes:</w:t>
            </w:r>
            <w:r>
              <w:rPr>
                <w:rFonts w:asciiTheme="minorHAnsi" w:hAnsiTheme="minorHAnsi"/>
                <w:sz w:val="18"/>
                <w:szCs w:val="18"/>
              </w:rPr>
              <w:t xml:space="preserve"> </w:t>
            </w:r>
            <w:r w:rsidR="00C73F6F" w:rsidRPr="00C73F6F">
              <w:rPr>
                <w:rFonts w:asciiTheme="minorHAnsi" w:hAnsiTheme="minorHAnsi"/>
                <w:sz w:val="18"/>
                <w:szCs w:val="18"/>
              </w:rPr>
              <w:t>&lt;&lt;if Verification Status= Fail, then text entry in this Corrections Notes field is required; user input text&gt;&gt;</w:t>
            </w:r>
          </w:p>
        </w:tc>
      </w:tr>
      <w:tr w:rsidR="00C97C10" w:rsidRPr="006136A2" w14:paraId="6FD90F6D"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2DB41010" w14:textId="77777777" w:rsidR="00C97C10" w:rsidRPr="00877B2C" w:rsidRDefault="00C97C10" w:rsidP="00581F33">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FA" w14:textId="73A467AC" w:rsidR="00D920D6" w:rsidRDefault="00D920D6" w:rsidP="00D920D6">
      <w:pPr>
        <w:pStyle w:val="Header"/>
        <w:rPr>
          <w:rFonts w:asciiTheme="minorHAnsi" w:hAnsiTheme="minorHAnsi"/>
          <w:sz w:val="18"/>
          <w:szCs w:val="18"/>
        </w:rPr>
      </w:pPr>
    </w:p>
    <w:tbl>
      <w:tblPr>
        <w:tblStyle w:val="TableGrid"/>
        <w:tblW w:w="0" w:type="auto"/>
        <w:tblLayout w:type="fixed"/>
        <w:tblLook w:val="04A0" w:firstRow="1" w:lastRow="0" w:firstColumn="1" w:lastColumn="0" w:noHBand="0" w:noVBand="1"/>
      </w:tblPr>
      <w:tblGrid>
        <w:gridCol w:w="1278"/>
        <w:gridCol w:w="1170"/>
        <w:gridCol w:w="1260"/>
        <w:gridCol w:w="1260"/>
        <w:gridCol w:w="1260"/>
        <w:gridCol w:w="1170"/>
        <w:gridCol w:w="1170"/>
        <w:gridCol w:w="1260"/>
        <w:gridCol w:w="1170"/>
      </w:tblGrid>
      <w:tr w:rsidR="00A6143F" w14:paraId="012ABBF6" w14:textId="77777777" w:rsidTr="00494FDB">
        <w:trPr>
          <w:trHeight w:val="224"/>
        </w:trPr>
        <w:tc>
          <w:tcPr>
            <w:tcW w:w="10998" w:type="dxa"/>
            <w:gridSpan w:val="9"/>
          </w:tcPr>
          <w:p w14:paraId="3AD2D8A6" w14:textId="04A319B9" w:rsidR="00A6143F" w:rsidRDefault="00A6143F" w:rsidP="00494FDB">
            <w:pPr>
              <w:rPr>
                <w:rFonts w:asciiTheme="minorHAnsi" w:hAnsiTheme="minorHAnsi"/>
                <w:b/>
                <w:bCs/>
                <w:szCs w:val="18"/>
              </w:rPr>
            </w:pPr>
            <w:r>
              <w:rPr>
                <w:rFonts w:asciiTheme="minorHAnsi" w:hAnsiTheme="minorHAnsi"/>
                <w:b/>
                <w:bCs/>
                <w:szCs w:val="18"/>
              </w:rPr>
              <w:t>E. Duct System Design Details</w:t>
            </w:r>
          </w:p>
          <w:p w14:paraId="45CE2B40" w14:textId="001E8B34" w:rsidR="00A6143F" w:rsidRDefault="00A6143F" w:rsidP="00494FDB">
            <w:pPr>
              <w:rPr>
                <w:rFonts w:asciiTheme="minorHAnsi" w:hAnsiTheme="minorHAnsi"/>
                <w:bCs/>
                <w:sz w:val="18"/>
                <w:szCs w:val="18"/>
              </w:rPr>
            </w:pPr>
            <w:r>
              <w:rPr>
                <w:rFonts w:asciiTheme="minorHAnsi" w:hAnsiTheme="minorHAnsi"/>
                <w:bCs/>
                <w:sz w:val="18"/>
                <w:szCs w:val="18"/>
              </w:rPr>
              <w:t>&lt;</w:t>
            </w:r>
            <w:r w:rsidRPr="00590887">
              <w:rPr>
                <w:rFonts w:asciiTheme="minorHAnsi" w:hAnsiTheme="minorHAnsi"/>
                <w:bCs/>
                <w:sz w:val="18"/>
                <w:szCs w:val="18"/>
              </w:rPr>
              <w:t xml:space="preserve">&lt;this table only shown </w:t>
            </w:r>
            <w:r>
              <w:rPr>
                <w:rFonts w:asciiTheme="minorHAnsi" w:hAnsiTheme="minorHAnsi"/>
                <w:bCs/>
                <w:sz w:val="18"/>
                <w:szCs w:val="18"/>
              </w:rPr>
              <w:t>if Duct Surface Area Reduction a</w:t>
            </w:r>
            <w:r w:rsidRPr="00590887">
              <w:rPr>
                <w:rFonts w:asciiTheme="minorHAnsi" w:hAnsiTheme="minorHAnsi"/>
                <w:bCs/>
                <w:sz w:val="18"/>
                <w:szCs w:val="18"/>
              </w:rPr>
              <w:t>nd R-Value Compli</w:t>
            </w:r>
            <w:r>
              <w:rPr>
                <w:rFonts w:asciiTheme="minorHAnsi" w:hAnsiTheme="minorHAnsi"/>
                <w:bCs/>
                <w:sz w:val="18"/>
                <w:szCs w:val="18"/>
              </w:rPr>
              <w:t>ance Credit in cell A0</w:t>
            </w:r>
            <w:r w:rsidR="00E221C5">
              <w:rPr>
                <w:rFonts w:asciiTheme="minorHAnsi" w:hAnsiTheme="minorHAnsi"/>
                <w:bCs/>
                <w:sz w:val="18"/>
                <w:szCs w:val="18"/>
              </w:rPr>
              <w:t>4</w:t>
            </w:r>
            <w:r>
              <w:rPr>
                <w:rFonts w:asciiTheme="minorHAnsi" w:hAnsiTheme="minorHAnsi"/>
                <w:bCs/>
                <w:sz w:val="18"/>
                <w:szCs w:val="18"/>
              </w:rPr>
              <w:t xml:space="preserve"> is true, or</w:t>
            </w:r>
          </w:p>
          <w:p w14:paraId="115E1304" w14:textId="2ECEF7D3" w:rsidR="00A6143F" w:rsidRDefault="00A6143F" w:rsidP="00494FDB">
            <w:pPr>
              <w:rPr>
                <w:rFonts w:asciiTheme="minorHAnsi" w:hAnsiTheme="minorHAnsi"/>
                <w:sz w:val="18"/>
                <w:szCs w:val="18"/>
              </w:rPr>
            </w:pPr>
            <w:r w:rsidRPr="00543D99">
              <w:rPr>
                <w:rFonts w:asciiTheme="minorHAnsi" w:hAnsiTheme="minorHAnsi"/>
                <w:sz w:val="18"/>
                <w:szCs w:val="18"/>
              </w:rPr>
              <w:t xml:space="preserve">if </w:t>
            </w:r>
            <w:r w:rsidRPr="00590887">
              <w:rPr>
                <w:rFonts w:asciiTheme="minorHAnsi" w:hAnsiTheme="minorHAnsi"/>
                <w:sz w:val="18"/>
                <w:szCs w:val="18"/>
              </w:rPr>
              <w:t xml:space="preserve">Buried </w:t>
            </w:r>
            <w:r>
              <w:rPr>
                <w:rFonts w:asciiTheme="minorHAnsi" w:hAnsiTheme="minorHAnsi"/>
                <w:sz w:val="18"/>
                <w:szCs w:val="18"/>
              </w:rPr>
              <w:t>Ducts Compliance Credit in cell A0</w:t>
            </w:r>
            <w:r w:rsidR="00E221C5">
              <w:rPr>
                <w:rFonts w:asciiTheme="minorHAnsi" w:hAnsiTheme="minorHAnsi"/>
                <w:sz w:val="18"/>
                <w:szCs w:val="18"/>
              </w:rPr>
              <w:t>5</w:t>
            </w:r>
            <w:r>
              <w:rPr>
                <w:rFonts w:asciiTheme="minorHAnsi" w:hAnsiTheme="minorHAnsi"/>
                <w:sz w:val="18"/>
                <w:szCs w:val="18"/>
              </w:rPr>
              <w:t xml:space="preserve"> is true, or</w:t>
            </w:r>
          </w:p>
          <w:p w14:paraId="610C2EFB" w14:textId="55061A64" w:rsidR="00A6143F" w:rsidRDefault="00A6143F" w:rsidP="00494FDB">
            <w:pPr>
              <w:rPr>
                <w:rFonts w:asciiTheme="minorHAnsi" w:hAnsiTheme="minorHAnsi"/>
                <w:sz w:val="18"/>
                <w:szCs w:val="18"/>
              </w:rPr>
            </w:pPr>
            <w:r w:rsidRPr="00543D99">
              <w:rPr>
                <w:rFonts w:asciiTheme="minorHAnsi" w:hAnsiTheme="minorHAnsi"/>
                <w:sz w:val="18"/>
                <w:szCs w:val="18"/>
              </w:rPr>
              <w:t xml:space="preserve">if </w:t>
            </w:r>
            <w:r w:rsidRPr="00590887">
              <w:rPr>
                <w:rFonts w:asciiTheme="minorHAnsi" w:hAnsiTheme="minorHAnsi"/>
                <w:sz w:val="18"/>
                <w:szCs w:val="18"/>
              </w:rPr>
              <w:t xml:space="preserve">Deeply Buried </w:t>
            </w:r>
            <w:r>
              <w:rPr>
                <w:rFonts w:asciiTheme="minorHAnsi" w:hAnsiTheme="minorHAnsi"/>
                <w:sz w:val="18"/>
                <w:szCs w:val="18"/>
              </w:rPr>
              <w:t xml:space="preserve">Ducts Compliance Credit </w:t>
            </w:r>
            <w:r w:rsidRPr="00543D99">
              <w:rPr>
                <w:rFonts w:asciiTheme="minorHAnsi" w:hAnsiTheme="minorHAnsi"/>
                <w:sz w:val="18"/>
                <w:szCs w:val="18"/>
              </w:rPr>
              <w:t>in cell A0</w:t>
            </w:r>
            <w:r w:rsidR="00E221C5">
              <w:rPr>
                <w:rFonts w:asciiTheme="minorHAnsi" w:hAnsiTheme="minorHAnsi"/>
                <w:sz w:val="18"/>
                <w:szCs w:val="18"/>
              </w:rPr>
              <w:t>6</w:t>
            </w:r>
            <w:r w:rsidRPr="00543D99">
              <w:rPr>
                <w:rFonts w:asciiTheme="minorHAnsi" w:hAnsiTheme="minorHAnsi"/>
                <w:sz w:val="18"/>
                <w:szCs w:val="18"/>
              </w:rPr>
              <w:t xml:space="preserve"> is true&gt;&gt;</w:t>
            </w:r>
          </w:p>
          <w:p w14:paraId="2B734BAB" w14:textId="77777777" w:rsidR="00A6143F" w:rsidRDefault="00A6143F" w:rsidP="00494FDB">
            <w:pPr>
              <w:rPr>
                <w:rFonts w:asciiTheme="minorHAnsi" w:hAnsiTheme="minorHAnsi"/>
                <w:sz w:val="18"/>
                <w:szCs w:val="18"/>
              </w:rPr>
            </w:pPr>
            <w:r>
              <w:rPr>
                <w:rFonts w:asciiTheme="minorHAnsi" w:hAnsiTheme="minorHAnsi"/>
                <w:sz w:val="18"/>
                <w:szCs w:val="18"/>
              </w:rPr>
              <w:t>&lt;&lt;table is a calculated field: table copied from CF1R-PRF-01-E&gt;&gt;</w:t>
            </w:r>
          </w:p>
        </w:tc>
      </w:tr>
      <w:tr w:rsidR="00A6143F" w14:paraId="13CFC296" w14:textId="77777777" w:rsidTr="00494FDB">
        <w:trPr>
          <w:trHeight w:val="224"/>
        </w:trPr>
        <w:tc>
          <w:tcPr>
            <w:tcW w:w="1278" w:type="dxa"/>
          </w:tcPr>
          <w:p w14:paraId="5F7981DD" w14:textId="77777777" w:rsidR="00A6143F" w:rsidRDefault="00A6143F" w:rsidP="00494FDB">
            <w:pPr>
              <w:jc w:val="center"/>
              <w:rPr>
                <w:rFonts w:asciiTheme="minorHAnsi" w:hAnsiTheme="minorHAnsi"/>
                <w:sz w:val="18"/>
                <w:szCs w:val="18"/>
              </w:rPr>
            </w:pPr>
            <w:r>
              <w:rPr>
                <w:rFonts w:asciiTheme="minorHAnsi" w:hAnsiTheme="minorHAnsi"/>
                <w:sz w:val="18"/>
                <w:szCs w:val="18"/>
              </w:rPr>
              <w:t>01</w:t>
            </w:r>
          </w:p>
        </w:tc>
        <w:tc>
          <w:tcPr>
            <w:tcW w:w="1170" w:type="dxa"/>
          </w:tcPr>
          <w:p w14:paraId="5377EFA6" w14:textId="77777777" w:rsidR="00A6143F" w:rsidRDefault="00A6143F" w:rsidP="00494FDB">
            <w:pPr>
              <w:jc w:val="center"/>
              <w:rPr>
                <w:rFonts w:asciiTheme="minorHAnsi" w:hAnsiTheme="minorHAnsi"/>
                <w:sz w:val="18"/>
                <w:szCs w:val="18"/>
              </w:rPr>
            </w:pPr>
            <w:r>
              <w:rPr>
                <w:rFonts w:asciiTheme="minorHAnsi" w:hAnsiTheme="minorHAnsi"/>
                <w:sz w:val="18"/>
                <w:szCs w:val="18"/>
              </w:rPr>
              <w:t>02</w:t>
            </w:r>
          </w:p>
        </w:tc>
        <w:tc>
          <w:tcPr>
            <w:tcW w:w="1260" w:type="dxa"/>
          </w:tcPr>
          <w:p w14:paraId="3B319BFB" w14:textId="77777777" w:rsidR="00A6143F" w:rsidRDefault="00A6143F" w:rsidP="00494FDB">
            <w:pPr>
              <w:jc w:val="center"/>
              <w:rPr>
                <w:rFonts w:asciiTheme="minorHAnsi" w:hAnsiTheme="minorHAnsi"/>
                <w:sz w:val="18"/>
                <w:szCs w:val="18"/>
              </w:rPr>
            </w:pPr>
            <w:r>
              <w:rPr>
                <w:rFonts w:asciiTheme="minorHAnsi" w:hAnsiTheme="minorHAnsi"/>
                <w:sz w:val="18"/>
                <w:szCs w:val="18"/>
              </w:rPr>
              <w:t>03</w:t>
            </w:r>
          </w:p>
        </w:tc>
        <w:tc>
          <w:tcPr>
            <w:tcW w:w="1260" w:type="dxa"/>
          </w:tcPr>
          <w:p w14:paraId="7939BC81" w14:textId="77777777" w:rsidR="00A6143F" w:rsidRDefault="00A6143F" w:rsidP="00494FDB">
            <w:pPr>
              <w:jc w:val="center"/>
              <w:rPr>
                <w:rFonts w:asciiTheme="minorHAnsi" w:hAnsiTheme="minorHAnsi"/>
                <w:sz w:val="18"/>
                <w:szCs w:val="18"/>
              </w:rPr>
            </w:pPr>
            <w:r>
              <w:rPr>
                <w:rFonts w:asciiTheme="minorHAnsi" w:hAnsiTheme="minorHAnsi"/>
                <w:sz w:val="18"/>
                <w:szCs w:val="18"/>
              </w:rPr>
              <w:t>04</w:t>
            </w:r>
          </w:p>
        </w:tc>
        <w:tc>
          <w:tcPr>
            <w:tcW w:w="1260" w:type="dxa"/>
          </w:tcPr>
          <w:p w14:paraId="37019647" w14:textId="77777777" w:rsidR="00A6143F" w:rsidRDefault="00A6143F" w:rsidP="00494FDB">
            <w:pPr>
              <w:jc w:val="center"/>
              <w:rPr>
                <w:rFonts w:asciiTheme="minorHAnsi" w:hAnsiTheme="minorHAnsi"/>
                <w:sz w:val="18"/>
                <w:szCs w:val="18"/>
              </w:rPr>
            </w:pPr>
            <w:r>
              <w:rPr>
                <w:rFonts w:asciiTheme="minorHAnsi" w:hAnsiTheme="minorHAnsi"/>
                <w:sz w:val="18"/>
                <w:szCs w:val="18"/>
              </w:rPr>
              <w:t>05</w:t>
            </w:r>
          </w:p>
        </w:tc>
        <w:tc>
          <w:tcPr>
            <w:tcW w:w="1170" w:type="dxa"/>
          </w:tcPr>
          <w:p w14:paraId="52EEED8B" w14:textId="77777777" w:rsidR="00A6143F" w:rsidRDefault="00A6143F" w:rsidP="00494FDB">
            <w:pPr>
              <w:jc w:val="center"/>
              <w:rPr>
                <w:rFonts w:asciiTheme="minorHAnsi" w:hAnsiTheme="minorHAnsi"/>
                <w:sz w:val="18"/>
                <w:szCs w:val="18"/>
              </w:rPr>
            </w:pPr>
            <w:r>
              <w:rPr>
                <w:rFonts w:asciiTheme="minorHAnsi" w:hAnsiTheme="minorHAnsi"/>
                <w:sz w:val="18"/>
                <w:szCs w:val="18"/>
              </w:rPr>
              <w:t>06</w:t>
            </w:r>
          </w:p>
        </w:tc>
        <w:tc>
          <w:tcPr>
            <w:tcW w:w="1170" w:type="dxa"/>
          </w:tcPr>
          <w:p w14:paraId="331BDFD6" w14:textId="77777777" w:rsidR="00A6143F" w:rsidRDefault="00A6143F" w:rsidP="00494FDB">
            <w:pPr>
              <w:jc w:val="center"/>
              <w:rPr>
                <w:rFonts w:asciiTheme="minorHAnsi" w:hAnsiTheme="minorHAnsi"/>
                <w:sz w:val="18"/>
                <w:szCs w:val="18"/>
              </w:rPr>
            </w:pPr>
            <w:r>
              <w:rPr>
                <w:rFonts w:asciiTheme="minorHAnsi" w:hAnsiTheme="minorHAnsi"/>
                <w:sz w:val="18"/>
                <w:szCs w:val="18"/>
              </w:rPr>
              <w:t>07</w:t>
            </w:r>
          </w:p>
        </w:tc>
        <w:tc>
          <w:tcPr>
            <w:tcW w:w="1260" w:type="dxa"/>
          </w:tcPr>
          <w:p w14:paraId="4F66F5A0" w14:textId="77777777" w:rsidR="00A6143F" w:rsidRDefault="00A6143F" w:rsidP="00494FDB">
            <w:pPr>
              <w:jc w:val="center"/>
              <w:rPr>
                <w:rFonts w:asciiTheme="minorHAnsi" w:hAnsiTheme="minorHAnsi"/>
                <w:sz w:val="18"/>
                <w:szCs w:val="18"/>
              </w:rPr>
            </w:pPr>
            <w:r>
              <w:rPr>
                <w:rFonts w:asciiTheme="minorHAnsi" w:hAnsiTheme="minorHAnsi"/>
                <w:sz w:val="18"/>
                <w:szCs w:val="18"/>
              </w:rPr>
              <w:t>08</w:t>
            </w:r>
          </w:p>
        </w:tc>
        <w:tc>
          <w:tcPr>
            <w:tcW w:w="1170" w:type="dxa"/>
          </w:tcPr>
          <w:p w14:paraId="3BE9CFA5" w14:textId="77777777" w:rsidR="00A6143F" w:rsidRDefault="00A6143F" w:rsidP="00494FDB">
            <w:pPr>
              <w:jc w:val="center"/>
              <w:rPr>
                <w:rFonts w:asciiTheme="minorHAnsi" w:hAnsiTheme="minorHAnsi"/>
                <w:sz w:val="18"/>
                <w:szCs w:val="18"/>
              </w:rPr>
            </w:pPr>
            <w:r>
              <w:rPr>
                <w:rFonts w:asciiTheme="minorHAnsi" w:hAnsiTheme="minorHAnsi"/>
                <w:sz w:val="18"/>
                <w:szCs w:val="18"/>
              </w:rPr>
              <w:t>09</w:t>
            </w:r>
          </w:p>
        </w:tc>
      </w:tr>
      <w:tr w:rsidR="00A6143F" w14:paraId="51CE5171" w14:textId="77777777" w:rsidTr="00494FDB">
        <w:trPr>
          <w:trHeight w:val="494"/>
        </w:trPr>
        <w:tc>
          <w:tcPr>
            <w:tcW w:w="1278" w:type="dxa"/>
            <w:vAlign w:val="bottom"/>
          </w:tcPr>
          <w:p w14:paraId="2468BF93" w14:textId="77777777" w:rsidR="00A6143F" w:rsidRDefault="00A6143F" w:rsidP="00494FDB">
            <w:pPr>
              <w:jc w:val="center"/>
              <w:rPr>
                <w:rFonts w:asciiTheme="minorHAnsi" w:hAnsiTheme="minorHAnsi"/>
                <w:sz w:val="18"/>
                <w:szCs w:val="18"/>
              </w:rPr>
            </w:pPr>
            <w:r>
              <w:rPr>
                <w:rFonts w:asciiTheme="minorHAnsi" w:hAnsiTheme="minorHAnsi"/>
                <w:sz w:val="18"/>
                <w:szCs w:val="18"/>
              </w:rPr>
              <w:t>Duct Segment Identification</w:t>
            </w:r>
          </w:p>
        </w:tc>
        <w:tc>
          <w:tcPr>
            <w:tcW w:w="1170" w:type="dxa"/>
            <w:vAlign w:val="bottom"/>
          </w:tcPr>
          <w:p w14:paraId="618A1E07" w14:textId="77777777" w:rsidR="00A6143F" w:rsidRDefault="00A6143F" w:rsidP="00494FDB">
            <w:pPr>
              <w:jc w:val="center"/>
              <w:rPr>
                <w:rFonts w:asciiTheme="minorHAnsi" w:hAnsiTheme="minorHAnsi"/>
                <w:sz w:val="18"/>
                <w:szCs w:val="18"/>
              </w:rPr>
            </w:pPr>
            <w:r>
              <w:rPr>
                <w:rFonts w:asciiTheme="minorHAnsi" w:hAnsiTheme="minorHAnsi"/>
                <w:sz w:val="18"/>
                <w:szCs w:val="18"/>
              </w:rPr>
              <w:t>Nominal Diam. (in)</w:t>
            </w:r>
          </w:p>
        </w:tc>
        <w:tc>
          <w:tcPr>
            <w:tcW w:w="1260" w:type="dxa"/>
            <w:vAlign w:val="bottom"/>
          </w:tcPr>
          <w:p w14:paraId="0AAED228" w14:textId="77777777" w:rsidR="00A6143F" w:rsidRDefault="00A6143F" w:rsidP="00494FDB">
            <w:pPr>
              <w:jc w:val="center"/>
              <w:rPr>
                <w:rFonts w:asciiTheme="minorHAnsi" w:hAnsiTheme="minorHAnsi"/>
                <w:sz w:val="18"/>
                <w:szCs w:val="18"/>
              </w:rPr>
            </w:pPr>
            <w:r>
              <w:rPr>
                <w:rFonts w:asciiTheme="minorHAnsi" w:hAnsiTheme="minorHAnsi"/>
                <w:sz w:val="18"/>
                <w:szCs w:val="18"/>
              </w:rPr>
              <w:t xml:space="preserve">Duct </w:t>
            </w:r>
          </w:p>
          <w:p w14:paraId="6FC0F350" w14:textId="77777777" w:rsidR="00A6143F" w:rsidRDefault="00A6143F" w:rsidP="00494FDB">
            <w:pPr>
              <w:jc w:val="center"/>
              <w:rPr>
                <w:rFonts w:asciiTheme="minorHAnsi" w:hAnsiTheme="minorHAnsi"/>
                <w:sz w:val="18"/>
                <w:szCs w:val="18"/>
              </w:rPr>
            </w:pPr>
            <w:r>
              <w:rPr>
                <w:rFonts w:asciiTheme="minorHAnsi" w:hAnsiTheme="minorHAnsi"/>
                <w:sz w:val="18"/>
                <w:szCs w:val="18"/>
              </w:rPr>
              <w:t>R-value</w:t>
            </w:r>
          </w:p>
        </w:tc>
        <w:tc>
          <w:tcPr>
            <w:tcW w:w="1260" w:type="dxa"/>
            <w:vAlign w:val="bottom"/>
          </w:tcPr>
          <w:p w14:paraId="58433966" w14:textId="77777777" w:rsidR="00A6143F" w:rsidRDefault="00A6143F" w:rsidP="00494FDB">
            <w:pPr>
              <w:jc w:val="center"/>
              <w:rPr>
                <w:rFonts w:asciiTheme="minorHAnsi" w:hAnsiTheme="minorHAnsi"/>
                <w:sz w:val="18"/>
                <w:szCs w:val="18"/>
              </w:rPr>
            </w:pPr>
            <w:r>
              <w:rPr>
                <w:rFonts w:asciiTheme="minorHAnsi" w:hAnsiTheme="minorHAnsi"/>
                <w:sz w:val="18"/>
                <w:szCs w:val="18"/>
              </w:rPr>
              <w:t>Length</w:t>
            </w:r>
          </w:p>
          <w:p w14:paraId="25FDE947" w14:textId="77777777" w:rsidR="00A6143F" w:rsidRDefault="00A6143F" w:rsidP="00494FDB">
            <w:pPr>
              <w:jc w:val="center"/>
              <w:rPr>
                <w:rFonts w:asciiTheme="minorHAnsi" w:hAnsiTheme="minorHAnsi"/>
                <w:sz w:val="18"/>
                <w:szCs w:val="18"/>
              </w:rPr>
            </w:pPr>
            <w:r>
              <w:rPr>
                <w:rFonts w:asciiTheme="minorHAnsi" w:hAnsiTheme="minorHAnsi"/>
                <w:sz w:val="18"/>
                <w:szCs w:val="18"/>
              </w:rPr>
              <w:t>(ft)</w:t>
            </w:r>
          </w:p>
        </w:tc>
        <w:tc>
          <w:tcPr>
            <w:tcW w:w="1260" w:type="dxa"/>
            <w:vAlign w:val="bottom"/>
          </w:tcPr>
          <w:p w14:paraId="18EB1FDD"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R-value</w:t>
            </w:r>
          </w:p>
        </w:tc>
        <w:tc>
          <w:tcPr>
            <w:tcW w:w="1170" w:type="dxa"/>
            <w:vAlign w:val="bottom"/>
          </w:tcPr>
          <w:p w14:paraId="0F321750"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Depth (in)</w:t>
            </w:r>
          </w:p>
        </w:tc>
        <w:tc>
          <w:tcPr>
            <w:tcW w:w="1170" w:type="dxa"/>
            <w:vAlign w:val="bottom"/>
          </w:tcPr>
          <w:p w14:paraId="0FB50A1E"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Type</w:t>
            </w:r>
          </w:p>
        </w:tc>
        <w:tc>
          <w:tcPr>
            <w:tcW w:w="1260" w:type="dxa"/>
            <w:vAlign w:val="bottom"/>
          </w:tcPr>
          <w:p w14:paraId="2F51E143" w14:textId="77777777" w:rsidR="00A6143F" w:rsidRDefault="00A6143F" w:rsidP="00494FDB">
            <w:pPr>
              <w:jc w:val="center"/>
              <w:rPr>
                <w:rFonts w:asciiTheme="minorHAnsi" w:hAnsiTheme="minorHAnsi"/>
                <w:sz w:val="18"/>
                <w:szCs w:val="18"/>
              </w:rPr>
            </w:pPr>
            <w:r>
              <w:rPr>
                <w:rFonts w:asciiTheme="minorHAnsi" w:hAnsiTheme="minorHAnsi"/>
                <w:sz w:val="18"/>
                <w:szCs w:val="18"/>
              </w:rPr>
              <w:t>Containment System or Lowered Chase</w:t>
            </w:r>
          </w:p>
        </w:tc>
        <w:tc>
          <w:tcPr>
            <w:tcW w:w="1170" w:type="dxa"/>
            <w:vAlign w:val="bottom"/>
          </w:tcPr>
          <w:p w14:paraId="733BA24D" w14:textId="77777777" w:rsidR="00A6143F" w:rsidRDefault="00A6143F" w:rsidP="00494FDB">
            <w:pPr>
              <w:jc w:val="center"/>
              <w:rPr>
                <w:rFonts w:asciiTheme="minorHAnsi" w:hAnsiTheme="minorHAnsi"/>
                <w:sz w:val="18"/>
                <w:szCs w:val="18"/>
              </w:rPr>
            </w:pPr>
            <w:r>
              <w:rPr>
                <w:rFonts w:asciiTheme="minorHAnsi" w:hAnsiTheme="minorHAnsi"/>
                <w:sz w:val="18"/>
                <w:szCs w:val="18"/>
              </w:rPr>
              <w:t>Duct Burial Level</w:t>
            </w:r>
          </w:p>
        </w:tc>
      </w:tr>
      <w:tr w:rsidR="00A6143F" w14:paraId="3CE54281" w14:textId="77777777" w:rsidTr="00494FDB">
        <w:trPr>
          <w:trHeight w:val="782"/>
        </w:trPr>
        <w:tc>
          <w:tcPr>
            <w:tcW w:w="1278" w:type="dxa"/>
          </w:tcPr>
          <w:p w14:paraId="7317446C"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70" w:type="dxa"/>
          </w:tcPr>
          <w:p w14:paraId="5EA8E469"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260" w:type="dxa"/>
          </w:tcPr>
          <w:p w14:paraId="104F6FAE"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260" w:type="dxa"/>
          </w:tcPr>
          <w:p w14:paraId="527C3064"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260" w:type="dxa"/>
          </w:tcPr>
          <w:p w14:paraId="01593F6E"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70" w:type="dxa"/>
          </w:tcPr>
          <w:p w14:paraId="57E2FCEE"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70" w:type="dxa"/>
          </w:tcPr>
          <w:p w14:paraId="3A0E297A"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260" w:type="dxa"/>
          </w:tcPr>
          <w:p w14:paraId="4C5A0BA8"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70" w:type="dxa"/>
          </w:tcPr>
          <w:p w14:paraId="357DF9CF"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r>
      <w:tr w:rsidR="00A6143F" w14:paraId="3C78E580" w14:textId="77777777" w:rsidTr="00494FDB">
        <w:trPr>
          <w:trHeight w:val="260"/>
        </w:trPr>
        <w:tc>
          <w:tcPr>
            <w:tcW w:w="1278" w:type="dxa"/>
          </w:tcPr>
          <w:p w14:paraId="42353391" w14:textId="77777777" w:rsidR="00A6143F" w:rsidRDefault="00A6143F" w:rsidP="00494FDB">
            <w:pPr>
              <w:rPr>
                <w:rFonts w:asciiTheme="minorHAnsi" w:hAnsiTheme="minorHAnsi"/>
                <w:sz w:val="18"/>
                <w:szCs w:val="18"/>
              </w:rPr>
            </w:pPr>
          </w:p>
        </w:tc>
        <w:tc>
          <w:tcPr>
            <w:tcW w:w="1170" w:type="dxa"/>
          </w:tcPr>
          <w:p w14:paraId="0E082050" w14:textId="77777777" w:rsidR="00A6143F" w:rsidRDefault="00A6143F" w:rsidP="00494FDB">
            <w:pPr>
              <w:rPr>
                <w:rFonts w:asciiTheme="minorHAnsi" w:hAnsiTheme="minorHAnsi"/>
                <w:sz w:val="18"/>
                <w:szCs w:val="18"/>
              </w:rPr>
            </w:pPr>
          </w:p>
        </w:tc>
        <w:tc>
          <w:tcPr>
            <w:tcW w:w="1260" w:type="dxa"/>
          </w:tcPr>
          <w:p w14:paraId="68CC6059" w14:textId="77777777" w:rsidR="00A6143F" w:rsidRDefault="00A6143F" w:rsidP="00494FDB">
            <w:pPr>
              <w:rPr>
                <w:rFonts w:asciiTheme="minorHAnsi" w:hAnsiTheme="minorHAnsi"/>
                <w:sz w:val="18"/>
                <w:szCs w:val="18"/>
              </w:rPr>
            </w:pPr>
          </w:p>
        </w:tc>
        <w:tc>
          <w:tcPr>
            <w:tcW w:w="1260" w:type="dxa"/>
          </w:tcPr>
          <w:p w14:paraId="03991485" w14:textId="77777777" w:rsidR="00A6143F" w:rsidRDefault="00A6143F" w:rsidP="00494FDB">
            <w:pPr>
              <w:rPr>
                <w:rFonts w:asciiTheme="minorHAnsi" w:hAnsiTheme="minorHAnsi"/>
                <w:sz w:val="18"/>
                <w:szCs w:val="18"/>
              </w:rPr>
            </w:pPr>
          </w:p>
        </w:tc>
        <w:tc>
          <w:tcPr>
            <w:tcW w:w="1260" w:type="dxa"/>
          </w:tcPr>
          <w:p w14:paraId="22B4F228" w14:textId="77777777" w:rsidR="00A6143F" w:rsidRDefault="00A6143F" w:rsidP="00494FDB">
            <w:pPr>
              <w:rPr>
                <w:rFonts w:asciiTheme="minorHAnsi" w:hAnsiTheme="minorHAnsi"/>
                <w:sz w:val="18"/>
                <w:szCs w:val="18"/>
              </w:rPr>
            </w:pPr>
          </w:p>
        </w:tc>
        <w:tc>
          <w:tcPr>
            <w:tcW w:w="1170" w:type="dxa"/>
          </w:tcPr>
          <w:p w14:paraId="12BAB915" w14:textId="77777777" w:rsidR="00A6143F" w:rsidRDefault="00A6143F" w:rsidP="00494FDB">
            <w:pPr>
              <w:rPr>
                <w:rFonts w:asciiTheme="minorHAnsi" w:hAnsiTheme="minorHAnsi"/>
                <w:sz w:val="18"/>
                <w:szCs w:val="18"/>
              </w:rPr>
            </w:pPr>
          </w:p>
        </w:tc>
        <w:tc>
          <w:tcPr>
            <w:tcW w:w="1170" w:type="dxa"/>
          </w:tcPr>
          <w:p w14:paraId="205B1839" w14:textId="77777777" w:rsidR="00A6143F" w:rsidRDefault="00A6143F" w:rsidP="00494FDB">
            <w:pPr>
              <w:rPr>
                <w:rFonts w:asciiTheme="minorHAnsi" w:hAnsiTheme="minorHAnsi"/>
                <w:sz w:val="18"/>
                <w:szCs w:val="18"/>
              </w:rPr>
            </w:pPr>
          </w:p>
        </w:tc>
        <w:tc>
          <w:tcPr>
            <w:tcW w:w="1260" w:type="dxa"/>
          </w:tcPr>
          <w:p w14:paraId="61BD0205" w14:textId="77777777" w:rsidR="00A6143F" w:rsidRDefault="00A6143F" w:rsidP="00494FDB">
            <w:pPr>
              <w:rPr>
                <w:rFonts w:asciiTheme="minorHAnsi" w:hAnsiTheme="minorHAnsi"/>
                <w:sz w:val="18"/>
                <w:szCs w:val="18"/>
              </w:rPr>
            </w:pPr>
          </w:p>
        </w:tc>
        <w:tc>
          <w:tcPr>
            <w:tcW w:w="1170" w:type="dxa"/>
          </w:tcPr>
          <w:p w14:paraId="2B036650" w14:textId="77777777" w:rsidR="00A6143F" w:rsidRDefault="00A6143F" w:rsidP="00494FDB">
            <w:pPr>
              <w:rPr>
                <w:rFonts w:asciiTheme="minorHAnsi" w:hAnsiTheme="minorHAnsi"/>
                <w:sz w:val="18"/>
                <w:szCs w:val="18"/>
              </w:rPr>
            </w:pPr>
          </w:p>
        </w:tc>
      </w:tr>
    </w:tbl>
    <w:p w14:paraId="3E9F9126" w14:textId="77777777" w:rsidR="00A6143F" w:rsidRDefault="00A6143F" w:rsidP="00D920D6">
      <w:pPr>
        <w:pStyle w:val="Header"/>
        <w:rPr>
          <w:rFonts w:asciiTheme="minorHAnsi" w:hAnsiTheme="minorHAnsi"/>
          <w:sz w:val="18"/>
          <w:szCs w:val="18"/>
        </w:rPr>
      </w:pPr>
    </w:p>
    <w:tbl>
      <w:tblPr>
        <w:tblStyle w:val="TableGrid"/>
        <w:tblW w:w="0" w:type="auto"/>
        <w:tblLook w:val="04A0" w:firstRow="1" w:lastRow="0" w:firstColumn="1" w:lastColumn="0" w:noHBand="0" w:noVBand="1"/>
      </w:tblPr>
      <w:tblGrid>
        <w:gridCol w:w="399"/>
        <w:gridCol w:w="10617"/>
      </w:tblGrid>
      <w:tr w:rsidR="003E6702" w:rsidRPr="0050379F" w14:paraId="48D5181C" w14:textId="77777777" w:rsidTr="002F3EE7">
        <w:tc>
          <w:tcPr>
            <w:tcW w:w="11016" w:type="dxa"/>
            <w:gridSpan w:val="2"/>
          </w:tcPr>
          <w:p w14:paraId="549A91B8" w14:textId="662F5427" w:rsidR="003E6702" w:rsidRPr="0050379F" w:rsidRDefault="00A6143F" w:rsidP="002F3EE7">
            <w:pPr>
              <w:tabs>
                <w:tab w:val="left" w:pos="360"/>
                <w:tab w:val="left" w:pos="3600"/>
                <w:tab w:val="left" w:pos="4680"/>
                <w:tab w:val="left" w:pos="5940"/>
                <w:tab w:val="left" w:pos="6930"/>
                <w:tab w:val="left" w:pos="8100"/>
                <w:tab w:val="left" w:pos="9090"/>
              </w:tabs>
              <w:rPr>
                <w:rFonts w:asciiTheme="minorHAnsi" w:hAnsiTheme="minorHAnsi"/>
                <w:b/>
                <w:bCs/>
                <w:szCs w:val="18"/>
              </w:rPr>
            </w:pPr>
            <w:r>
              <w:rPr>
                <w:rFonts w:asciiTheme="minorHAnsi" w:hAnsiTheme="minorHAnsi"/>
                <w:b/>
                <w:bCs/>
                <w:szCs w:val="18"/>
              </w:rPr>
              <w:t>F</w:t>
            </w:r>
            <w:r w:rsidR="003E6702">
              <w:rPr>
                <w:rFonts w:asciiTheme="minorHAnsi" w:hAnsiTheme="minorHAnsi"/>
                <w:b/>
                <w:bCs/>
                <w:szCs w:val="18"/>
              </w:rPr>
              <w:t>. Determination of HERS Verification Compliance</w:t>
            </w:r>
          </w:p>
        </w:tc>
      </w:tr>
      <w:tr w:rsidR="003E6702" w:rsidRPr="0050379F" w14:paraId="61E63A92" w14:textId="77777777" w:rsidTr="002F3EE7">
        <w:tc>
          <w:tcPr>
            <w:tcW w:w="11016" w:type="dxa"/>
            <w:gridSpan w:val="2"/>
          </w:tcPr>
          <w:p w14:paraId="320AC2F7" w14:textId="77777777" w:rsidR="003E6702" w:rsidRPr="0050379F" w:rsidRDefault="003E6702" w:rsidP="002F3EE7">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 xml:space="preserve">All applicable sections of this document shall indicate compliance with the specified verification protocol requirements </w:t>
            </w:r>
            <w:proofErr w:type="gramStart"/>
            <w:r>
              <w:rPr>
                <w:rFonts w:asciiTheme="minorHAnsi" w:hAnsiTheme="minorHAnsi"/>
                <w:bCs/>
                <w:sz w:val="18"/>
                <w:szCs w:val="18"/>
              </w:rPr>
              <w:t>in order for</w:t>
            </w:r>
            <w:proofErr w:type="gramEnd"/>
            <w:r>
              <w:rPr>
                <w:rFonts w:asciiTheme="minorHAnsi" w:hAnsiTheme="minorHAnsi"/>
                <w:bCs/>
                <w:sz w:val="18"/>
                <w:szCs w:val="18"/>
              </w:rPr>
              <w:t xml:space="preserve"> this Certificate of Verification as a whole to be determined to be in compliance.</w:t>
            </w:r>
          </w:p>
        </w:tc>
      </w:tr>
      <w:tr w:rsidR="003E6702" w:rsidRPr="0050379F" w14:paraId="3D0FC2FB" w14:textId="77777777" w:rsidTr="00DA5A46">
        <w:tc>
          <w:tcPr>
            <w:tcW w:w="378" w:type="dxa"/>
          </w:tcPr>
          <w:p w14:paraId="5861DFC2" w14:textId="77777777" w:rsidR="003E6702" w:rsidRPr="003E6702" w:rsidRDefault="003E6702" w:rsidP="002F3EE7">
            <w:pPr>
              <w:tabs>
                <w:tab w:val="left" w:pos="360"/>
                <w:tab w:val="left" w:pos="3600"/>
                <w:tab w:val="left" w:pos="4680"/>
                <w:tab w:val="left" w:pos="5940"/>
                <w:tab w:val="left" w:pos="6930"/>
                <w:tab w:val="left" w:pos="8100"/>
                <w:tab w:val="left" w:pos="9090"/>
              </w:tabs>
              <w:jc w:val="center"/>
              <w:rPr>
                <w:rFonts w:asciiTheme="minorHAnsi" w:hAnsiTheme="minorHAnsi"/>
                <w:bCs/>
                <w:sz w:val="18"/>
                <w:szCs w:val="18"/>
              </w:rPr>
            </w:pPr>
            <w:r>
              <w:rPr>
                <w:rFonts w:asciiTheme="minorHAnsi" w:hAnsiTheme="minorHAnsi"/>
                <w:bCs/>
                <w:sz w:val="18"/>
                <w:szCs w:val="18"/>
              </w:rPr>
              <w:lastRenderedPageBreak/>
              <w:t>01</w:t>
            </w:r>
          </w:p>
        </w:tc>
        <w:tc>
          <w:tcPr>
            <w:tcW w:w="10638" w:type="dxa"/>
          </w:tcPr>
          <w:p w14:paraId="3DD204D2" w14:textId="57A2F588" w:rsidR="003E6702" w:rsidRPr="0050379F" w:rsidRDefault="003E6702" w:rsidP="00525F8D">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&lt;&lt;</w:t>
            </w:r>
            <w:r w:rsidRPr="00525F8D">
              <w:rPr>
                <w:rFonts w:asciiTheme="minorHAnsi" w:hAnsiTheme="minorHAnsi"/>
                <w:bCs/>
                <w:sz w:val="18"/>
                <w:szCs w:val="18"/>
              </w:rPr>
              <w:t xml:space="preserve">if </w:t>
            </w:r>
            <w:r w:rsidR="00DA5A46" w:rsidRPr="00525F8D">
              <w:rPr>
                <w:rFonts w:asciiTheme="minorHAnsi" w:hAnsiTheme="minorHAnsi"/>
                <w:bCs/>
                <w:sz w:val="18"/>
                <w:szCs w:val="18"/>
              </w:rPr>
              <w:t>B06, C0</w:t>
            </w:r>
            <w:r w:rsidR="00525F8D" w:rsidRPr="00525F8D">
              <w:rPr>
                <w:rFonts w:asciiTheme="minorHAnsi" w:hAnsiTheme="minorHAnsi"/>
                <w:bCs/>
                <w:sz w:val="18"/>
                <w:szCs w:val="18"/>
              </w:rPr>
              <w:t>8</w:t>
            </w:r>
            <w:r w:rsidR="00DA5A46" w:rsidRPr="00525F8D">
              <w:rPr>
                <w:rFonts w:asciiTheme="minorHAnsi" w:hAnsiTheme="minorHAnsi"/>
                <w:bCs/>
                <w:sz w:val="18"/>
                <w:szCs w:val="18"/>
              </w:rPr>
              <w:t>, or D0</w:t>
            </w:r>
            <w:r w:rsidR="00525F8D" w:rsidRPr="00525F8D">
              <w:rPr>
                <w:rFonts w:asciiTheme="minorHAnsi" w:hAnsiTheme="minorHAnsi"/>
                <w:bCs/>
                <w:sz w:val="18"/>
                <w:szCs w:val="18"/>
              </w:rPr>
              <w:t>9</w:t>
            </w:r>
            <w:r w:rsidR="00DA5A46" w:rsidRPr="00525F8D">
              <w:rPr>
                <w:rFonts w:asciiTheme="minorHAnsi" w:hAnsiTheme="minorHAnsi"/>
                <w:bCs/>
                <w:sz w:val="18"/>
                <w:szCs w:val="18"/>
              </w:rPr>
              <w:t xml:space="preserve"> = Fail; then</w:t>
            </w:r>
            <w:r w:rsidR="00DA5A46">
              <w:rPr>
                <w:rFonts w:asciiTheme="minorHAnsi" w:hAnsiTheme="minorHAnsi"/>
                <w:bCs/>
                <w:sz w:val="18"/>
                <w:szCs w:val="18"/>
              </w:rPr>
              <w:t xml:space="preserve"> display: Does not comply: One or more specified verification protocol requirements on this document are not met; else display: Complies: All specified verification protocol requirements on this document are met&gt;&gt;</w:t>
            </w:r>
          </w:p>
        </w:tc>
      </w:tr>
    </w:tbl>
    <w:p w14:paraId="45213CC7" w14:textId="1A28B8B7" w:rsidR="00F62238" w:rsidRDefault="00F62238">
      <w:pPr>
        <w:rPr>
          <w:rFonts w:asciiTheme="minorHAnsi" w:hAnsiTheme="minorHAnsi"/>
          <w:sz w:val="18"/>
          <w:szCs w:val="18"/>
        </w:rPr>
      </w:pPr>
    </w:p>
    <w:p w14:paraId="7758F2FB" w14:textId="740A2B04" w:rsidR="004D2988" w:rsidRDefault="004D2988">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4D2988" w:rsidRPr="009351D2" w14:paraId="7758F2FD" w14:textId="77777777" w:rsidTr="00D36FD1">
        <w:trPr>
          <w:trHeight w:val="288"/>
        </w:trPr>
        <w:tc>
          <w:tcPr>
            <w:tcW w:w="10950" w:type="dxa"/>
            <w:gridSpan w:val="4"/>
            <w:vAlign w:val="center"/>
          </w:tcPr>
          <w:p w14:paraId="7758F2FC" w14:textId="77777777" w:rsidR="004D2988" w:rsidRPr="009351D2" w:rsidRDefault="004D2988" w:rsidP="00D36FD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4D2988" w:rsidRPr="00E136A4" w14:paraId="7758F2FF" w14:textId="77777777" w:rsidTr="00F70B2C">
        <w:trPr>
          <w:trHeight w:val="296"/>
        </w:trPr>
        <w:tc>
          <w:tcPr>
            <w:tcW w:w="10950" w:type="dxa"/>
            <w:gridSpan w:val="4"/>
            <w:vAlign w:val="center"/>
          </w:tcPr>
          <w:p w14:paraId="7758F2FE" w14:textId="77777777" w:rsidR="004D2988" w:rsidRPr="00E136A4" w:rsidRDefault="004D2988" w:rsidP="001D7CD9">
            <w:pPr>
              <w:numPr>
                <w:ilvl w:val="0"/>
                <w:numId w:val="9"/>
              </w:numPr>
              <w:ind w:left="271" w:hanging="288"/>
              <w:rPr>
                <w:rFonts w:asciiTheme="minorHAnsi" w:hAnsiTheme="minorHAnsi"/>
                <w:sz w:val="18"/>
                <w:szCs w:val="18"/>
              </w:rPr>
            </w:pPr>
            <w:r>
              <w:rPr>
                <w:rFonts w:asciiTheme="minorHAnsi" w:hAnsiTheme="minorHAnsi"/>
                <w:sz w:val="18"/>
                <w:szCs w:val="18"/>
              </w:rPr>
              <w:t xml:space="preserve">I </w:t>
            </w:r>
            <w:r w:rsidRPr="00E136A4">
              <w:rPr>
                <w:rFonts w:asciiTheme="minorHAnsi" w:hAnsiTheme="minorHAnsi"/>
                <w:sz w:val="18"/>
                <w:szCs w:val="18"/>
              </w:rPr>
              <w:t xml:space="preserve">certify that this Certificate of </w:t>
            </w:r>
            <w:r>
              <w:rPr>
                <w:rFonts w:asciiTheme="minorHAnsi" w:hAnsiTheme="minorHAnsi"/>
                <w:sz w:val="18"/>
                <w:szCs w:val="18"/>
              </w:rPr>
              <w:t xml:space="preserve">Verification </w:t>
            </w:r>
            <w:r w:rsidRPr="00E136A4">
              <w:rPr>
                <w:rFonts w:asciiTheme="minorHAnsi" w:hAnsiTheme="minorHAnsi"/>
                <w:sz w:val="18"/>
                <w:szCs w:val="18"/>
              </w:rPr>
              <w:t>documentation is accurate and complete.</w:t>
            </w:r>
          </w:p>
        </w:tc>
      </w:tr>
      <w:tr w:rsidR="004D2988" w:rsidRPr="0047600B" w14:paraId="7758F302" w14:textId="77777777" w:rsidTr="00D36FD1">
        <w:trPr>
          <w:trHeight w:val="360"/>
        </w:trPr>
        <w:tc>
          <w:tcPr>
            <w:tcW w:w="5434" w:type="dxa"/>
          </w:tcPr>
          <w:p w14:paraId="7758F300" w14:textId="77777777" w:rsidR="004D2988" w:rsidRPr="0047600B" w:rsidRDefault="004D2988" w:rsidP="00D36FD1">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Name:</w:t>
            </w:r>
          </w:p>
        </w:tc>
        <w:tc>
          <w:tcPr>
            <w:tcW w:w="5516" w:type="dxa"/>
            <w:gridSpan w:val="3"/>
          </w:tcPr>
          <w:p w14:paraId="7758F301" w14:textId="77777777" w:rsidR="004D2988" w:rsidRPr="0047600B" w:rsidRDefault="004D2988" w:rsidP="00D36FD1">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Signature:</w:t>
            </w:r>
          </w:p>
        </w:tc>
      </w:tr>
      <w:tr w:rsidR="004D2988" w:rsidRPr="0047600B" w14:paraId="7758F305" w14:textId="77777777" w:rsidTr="00D36FD1">
        <w:trPr>
          <w:trHeight w:val="360"/>
        </w:trPr>
        <w:tc>
          <w:tcPr>
            <w:tcW w:w="5434" w:type="dxa"/>
          </w:tcPr>
          <w:p w14:paraId="7758F303" w14:textId="77777777" w:rsidR="004D2988" w:rsidRPr="0047600B" w:rsidRDefault="004D2988" w:rsidP="00D36FD1">
            <w:pPr>
              <w:rPr>
                <w:rFonts w:asciiTheme="minorHAnsi" w:hAnsiTheme="minorHAnsi"/>
                <w:sz w:val="14"/>
                <w:szCs w:val="14"/>
              </w:rPr>
            </w:pPr>
            <w:r>
              <w:rPr>
                <w:rFonts w:asciiTheme="minorHAnsi" w:hAnsiTheme="minorHAnsi"/>
                <w:sz w:val="14"/>
                <w:szCs w:val="14"/>
              </w:rPr>
              <w:t>Company</w:t>
            </w:r>
            <w:r w:rsidRPr="0047600B">
              <w:rPr>
                <w:rFonts w:asciiTheme="minorHAnsi" w:hAnsiTheme="minorHAnsi"/>
                <w:sz w:val="14"/>
                <w:szCs w:val="14"/>
              </w:rPr>
              <w:t>:</w:t>
            </w:r>
          </w:p>
        </w:tc>
        <w:tc>
          <w:tcPr>
            <w:tcW w:w="5516" w:type="dxa"/>
            <w:gridSpan w:val="3"/>
          </w:tcPr>
          <w:p w14:paraId="7758F304" w14:textId="77777777" w:rsidR="004D2988" w:rsidRPr="0047600B" w:rsidRDefault="004D2988" w:rsidP="00D36FD1">
            <w:pPr>
              <w:rPr>
                <w:rFonts w:asciiTheme="minorHAnsi" w:hAnsiTheme="minorHAnsi"/>
                <w:sz w:val="14"/>
                <w:szCs w:val="14"/>
              </w:rPr>
            </w:pPr>
            <w:r w:rsidRPr="0047600B">
              <w:rPr>
                <w:rFonts w:asciiTheme="minorHAnsi" w:hAnsiTheme="minorHAnsi"/>
                <w:sz w:val="14"/>
                <w:szCs w:val="14"/>
              </w:rPr>
              <w:t>Date</w:t>
            </w:r>
            <w:r>
              <w:rPr>
                <w:rFonts w:asciiTheme="minorHAnsi" w:hAnsiTheme="minorHAnsi"/>
                <w:sz w:val="14"/>
                <w:szCs w:val="14"/>
              </w:rPr>
              <w:t xml:space="preserve"> Signed</w:t>
            </w:r>
            <w:r w:rsidRPr="0047600B">
              <w:rPr>
                <w:rFonts w:asciiTheme="minorHAnsi" w:hAnsiTheme="minorHAnsi"/>
                <w:sz w:val="14"/>
                <w:szCs w:val="14"/>
              </w:rPr>
              <w:t>:</w:t>
            </w:r>
          </w:p>
        </w:tc>
      </w:tr>
      <w:tr w:rsidR="004D2988" w:rsidRPr="0047600B" w14:paraId="7758F308" w14:textId="77777777" w:rsidTr="00D36FD1">
        <w:trPr>
          <w:trHeight w:val="360"/>
        </w:trPr>
        <w:tc>
          <w:tcPr>
            <w:tcW w:w="5434" w:type="dxa"/>
          </w:tcPr>
          <w:p w14:paraId="7758F306" w14:textId="77777777" w:rsidR="004D2988" w:rsidRPr="0047600B" w:rsidRDefault="004D2988" w:rsidP="00D36FD1">
            <w:pPr>
              <w:rPr>
                <w:rFonts w:asciiTheme="minorHAnsi" w:hAnsiTheme="minorHAnsi"/>
                <w:sz w:val="14"/>
                <w:szCs w:val="14"/>
              </w:rPr>
            </w:pPr>
            <w:r w:rsidRPr="0047600B">
              <w:rPr>
                <w:rFonts w:asciiTheme="minorHAnsi" w:hAnsiTheme="minorHAnsi"/>
                <w:sz w:val="14"/>
                <w:szCs w:val="14"/>
              </w:rPr>
              <w:t>Address:</w:t>
            </w:r>
          </w:p>
        </w:tc>
        <w:tc>
          <w:tcPr>
            <w:tcW w:w="5516" w:type="dxa"/>
            <w:gridSpan w:val="3"/>
          </w:tcPr>
          <w:p w14:paraId="7758F307" w14:textId="77777777" w:rsidR="004D2988" w:rsidRPr="0047600B" w:rsidRDefault="004D2988" w:rsidP="00D36FD1">
            <w:pPr>
              <w:rPr>
                <w:rFonts w:asciiTheme="minorHAnsi" w:hAnsiTheme="minorHAnsi"/>
                <w:sz w:val="14"/>
                <w:szCs w:val="14"/>
              </w:rPr>
            </w:pPr>
            <w:r>
              <w:rPr>
                <w:rFonts w:asciiTheme="minorHAnsi" w:hAnsiTheme="minorHAnsi"/>
                <w:sz w:val="14"/>
                <w:szCs w:val="14"/>
              </w:rPr>
              <w:t>CEA/HERS Certification Information (if a</w:t>
            </w:r>
            <w:r w:rsidRPr="0047600B">
              <w:rPr>
                <w:rFonts w:asciiTheme="minorHAnsi" w:hAnsiTheme="minorHAnsi"/>
                <w:sz w:val="14"/>
                <w:szCs w:val="14"/>
              </w:rPr>
              <w:t>pplicable</w:t>
            </w:r>
            <w:r>
              <w:rPr>
                <w:rFonts w:asciiTheme="minorHAnsi" w:hAnsiTheme="minorHAnsi"/>
                <w:sz w:val="14"/>
                <w:szCs w:val="14"/>
              </w:rPr>
              <w:t>)</w:t>
            </w:r>
            <w:r w:rsidRPr="0047600B">
              <w:rPr>
                <w:rFonts w:asciiTheme="minorHAnsi" w:hAnsiTheme="minorHAnsi"/>
                <w:sz w:val="14"/>
                <w:szCs w:val="14"/>
              </w:rPr>
              <w:t>:</w:t>
            </w:r>
          </w:p>
        </w:tc>
      </w:tr>
      <w:tr w:rsidR="004D2988" w:rsidRPr="0047600B" w14:paraId="7758F30B" w14:textId="77777777" w:rsidTr="00D36FD1">
        <w:trPr>
          <w:trHeight w:val="360"/>
        </w:trPr>
        <w:tc>
          <w:tcPr>
            <w:tcW w:w="5434" w:type="dxa"/>
          </w:tcPr>
          <w:p w14:paraId="7758F309" w14:textId="77777777" w:rsidR="004D2988" w:rsidRPr="0047600B" w:rsidRDefault="004D2988" w:rsidP="00D36FD1">
            <w:pPr>
              <w:rPr>
                <w:rFonts w:asciiTheme="minorHAnsi" w:hAnsiTheme="minorHAnsi"/>
                <w:sz w:val="14"/>
                <w:szCs w:val="14"/>
              </w:rPr>
            </w:pPr>
            <w:r w:rsidRPr="0047600B">
              <w:rPr>
                <w:rFonts w:asciiTheme="minorHAnsi" w:hAnsiTheme="minorHAnsi"/>
                <w:sz w:val="14"/>
                <w:szCs w:val="14"/>
              </w:rPr>
              <w:t>City/State/Zip:</w:t>
            </w:r>
          </w:p>
        </w:tc>
        <w:tc>
          <w:tcPr>
            <w:tcW w:w="5516" w:type="dxa"/>
            <w:gridSpan w:val="3"/>
          </w:tcPr>
          <w:p w14:paraId="7758F30A" w14:textId="77777777" w:rsidR="004D2988" w:rsidRPr="0047600B" w:rsidRDefault="004D2988" w:rsidP="00D36FD1">
            <w:pPr>
              <w:rPr>
                <w:rFonts w:asciiTheme="minorHAnsi" w:hAnsiTheme="minorHAnsi"/>
                <w:sz w:val="14"/>
                <w:szCs w:val="14"/>
              </w:rPr>
            </w:pPr>
            <w:r w:rsidRPr="0047600B">
              <w:rPr>
                <w:rFonts w:asciiTheme="minorHAnsi" w:hAnsiTheme="minorHAnsi"/>
                <w:sz w:val="14"/>
                <w:szCs w:val="14"/>
              </w:rPr>
              <w:t>Phone:</w:t>
            </w:r>
          </w:p>
        </w:tc>
      </w:tr>
      <w:tr w:rsidR="004D2988" w14:paraId="7758F30D" w14:textId="77777777" w:rsidTr="00D36FD1">
        <w:tblPrEx>
          <w:tblCellMar>
            <w:left w:w="115" w:type="dxa"/>
            <w:right w:w="115" w:type="dxa"/>
          </w:tblCellMar>
        </w:tblPrEx>
        <w:trPr>
          <w:trHeight w:val="296"/>
        </w:trPr>
        <w:tc>
          <w:tcPr>
            <w:tcW w:w="10950" w:type="dxa"/>
            <w:gridSpan w:val="4"/>
            <w:vAlign w:val="center"/>
          </w:tcPr>
          <w:p w14:paraId="7758F30C" w14:textId="77777777" w:rsidR="004D2988" w:rsidRDefault="004D2988" w:rsidP="00D36FD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4D2988" w:rsidRPr="00BA699E" w14:paraId="7758F314" w14:textId="77777777" w:rsidTr="00D36FD1">
        <w:tblPrEx>
          <w:tblCellMar>
            <w:left w:w="115" w:type="dxa"/>
            <w:right w:w="115" w:type="dxa"/>
          </w:tblCellMar>
        </w:tblPrEx>
        <w:trPr>
          <w:trHeight w:val="504"/>
        </w:trPr>
        <w:tc>
          <w:tcPr>
            <w:tcW w:w="10950" w:type="dxa"/>
            <w:gridSpan w:val="4"/>
            <w:shd w:val="clear" w:color="auto" w:fill="auto"/>
          </w:tcPr>
          <w:p w14:paraId="7758F30E" w14:textId="77777777" w:rsidR="004D2988" w:rsidRPr="00B706BB" w:rsidRDefault="004D2988" w:rsidP="00F70B2C">
            <w:pPr>
              <w:pStyle w:val="p2"/>
              <w:keepNext/>
              <w:tabs>
                <w:tab w:val="clear" w:pos="357"/>
              </w:tabs>
              <w:spacing w:line="240" w:lineRule="auto"/>
              <w:ind w:left="0" w:right="90" w:firstLine="0"/>
              <w:rPr>
                <w:rFonts w:asciiTheme="minorHAnsi" w:hAnsiTheme="minorHAnsi"/>
                <w:sz w:val="18"/>
                <w:szCs w:val="18"/>
              </w:rPr>
            </w:pPr>
            <w:r w:rsidRPr="00B706BB">
              <w:rPr>
                <w:rFonts w:asciiTheme="minorHAnsi" w:hAnsiTheme="minorHAnsi"/>
                <w:sz w:val="18"/>
                <w:szCs w:val="18"/>
              </w:rPr>
              <w:t xml:space="preserve">I certify the following under penalty of perjury, under the laws of the State of California: </w:t>
            </w:r>
          </w:p>
          <w:p w14:paraId="7758F30F" w14:textId="77777777" w:rsidR="004D2988" w:rsidRPr="00B706BB" w:rsidRDefault="004D2988" w:rsidP="001D7CD9">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8E6C57">
              <w:rPr>
                <w:rFonts w:asciiTheme="minorHAnsi" w:hAnsiTheme="minorHAnsi"/>
                <w:sz w:val="18"/>
                <w:szCs w:val="18"/>
              </w:rPr>
              <w:t xml:space="preserve">information provided on this </w:t>
            </w:r>
            <w:r>
              <w:rPr>
                <w:rFonts w:asciiTheme="minorHAnsi" w:hAnsiTheme="minorHAnsi"/>
                <w:sz w:val="18"/>
                <w:szCs w:val="18"/>
              </w:rPr>
              <w:t>Certificate of Verification</w:t>
            </w:r>
            <w:r w:rsidRPr="008E6C57">
              <w:rPr>
                <w:rFonts w:asciiTheme="minorHAnsi" w:hAnsiTheme="minorHAnsi"/>
                <w:sz w:val="18"/>
                <w:szCs w:val="18"/>
              </w:rPr>
              <w:t xml:space="preserve"> is true and correct.</w:t>
            </w:r>
          </w:p>
          <w:p w14:paraId="7758F310" w14:textId="77777777" w:rsidR="004D2988" w:rsidRPr="00907289" w:rsidRDefault="004D2988" w:rsidP="001D7CD9">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I am the certified HERS R</w:t>
            </w:r>
            <w:r w:rsidRPr="00907289">
              <w:rPr>
                <w:rFonts w:asciiTheme="minorHAnsi" w:hAnsiTheme="minorHAnsi"/>
                <w:sz w:val="18"/>
                <w:szCs w:val="18"/>
              </w:rPr>
              <w:t xml:space="preserve">ater who performed the verification </w:t>
            </w:r>
            <w:r>
              <w:rPr>
                <w:rFonts w:asciiTheme="minorHAnsi" w:hAnsiTheme="minorHAnsi"/>
                <w:sz w:val="18"/>
                <w:szCs w:val="18"/>
              </w:rPr>
              <w:t>identified and reported on this C</w:t>
            </w:r>
            <w:r w:rsidRPr="00907289">
              <w:rPr>
                <w:rFonts w:asciiTheme="minorHAnsi" w:hAnsiTheme="minorHAnsi"/>
                <w:sz w:val="18"/>
                <w:szCs w:val="18"/>
              </w:rPr>
              <w:t>ertificate</w:t>
            </w:r>
            <w:r>
              <w:rPr>
                <w:rFonts w:asciiTheme="minorHAnsi" w:hAnsiTheme="minorHAnsi"/>
                <w:sz w:val="18"/>
                <w:szCs w:val="18"/>
              </w:rPr>
              <w:t xml:space="preserve"> of Verification (responsible rater)</w:t>
            </w:r>
            <w:r w:rsidRPr="00907289">
              <w:rPr>
                <w:rFonts w:asciiTheme="minorHAnsi" w:hAnsiTheme="minorHAnsi"/>
                <w:sz w:val="18"/>
                <w:szCs w:val="18"/>
              </w:rPr>
              <w:t>.</w:t>
            </w:r>
          </w:p>
          <w:p w14:paraId="7758F311" w14:textId="77777777" w:rsidR="004D2988" w:rsidRDefault="004D2988" w:rsidP="001D7CD9">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B706BB">
              <w:rPr>
                <w:rFonts w:asciiTheme="minorHAnsi" w:hAnsiTheme="minorHAnsi"/>
                <w:sz w:val="18"/>
                <w:szCs w:val="18"/>
              </w:rPr>
              <w:t>installed features, materials, components, manufactured devices, or system performance diagnostic results that require HERS verification</w:t>
            </w:r>
            <w:r>
              <w:rPr>
                <w:rFonts w:asciiTheme="minorHAnsi" w:hAnsiTheme="minorHAnsi"/>
                <w:sz w:val="18"/>
                <w:szCs w:val="18"/>
              </w:rPr>
              <w:t xml:space="preserve"> identified on this Certificate of Verification comply</w:t>
            </w:r>
            <w:r w:rsidRPr="00907289">
              <w:rPr>
                <w:rFonts w:asciiTheme="minorHAnsi" w:hAnsiTheme="minorHAnsi"/>
                <w:sz w:val="18"/>
                <w:szCs w:val="18"/>
              </w:rPr>
              <w:t xml:space="preserve"> with the applicable requirements in Reference Appendices </w:t>
            </w:r>
            <w:r w:rsidRPr="00057A11">
              <w:rPr>
                <w:rFonts w:asciiTheme="minorHAnsi" w:hAnsiTheme="minorHAnsi"/>
                <w:sz w:val="18"/>
                <w:szCs w:val="18"/>
              </w:rPr>
              <w:t>RA2</w:t>
            </w:r>
            <w:r>
              <w:rPr>
                <w:rFonts w:asciiTheme="minorHAnsi" w:hAnsiTheme="minorHAnsi"/>
                <w:sz w:val="18"/>
                <w:szCs w:val="18"/>
              </w:rPr>
              <w:t>,</w:t>
            </w:r>
            <w:r w:rsidRPr="00907289">
              <w:rPr>
                <w:rFonts w:asciiTheme="minorHAnsi" w:hAnsiTheme="minorHAnsi"/>
                <w:sz w:val="18"/>
                <w:szCs w:val="18"/>
              </w:rPr>
              <w:t xml:space="preserve"> </w:t>
            </w:r>
            <w:r w:rsidRPr="00057A11">
              <w:rPr>
                <w:rFonts w:asciiTheme="minorHAnsi" w:hAnsiTheme="minorHAnsi"/>
                <w:sz w:val="18"/>
                <w:szCs w:val="18"/>
              </w:rPr>
              <w:t>RA3</w:t>
            </w:r>
            <w:r>
              <w:rPr>
                <w:rFonts w:asciiTheme="minorHAnsi" w:hAnsiTheme="minorHAnsi"/>
                <w:sz w:val="18"/>
                <w:szCs w:val="18"/>
              </w:rPr>
              <w:t xml:space="preserve">, and </w:t>
            </w:r>
            <w:r w:rsidRPr="00907289">
              <w:rPr>
                <w:rFonts w:asciiTheme="minorHAnsi" w:hAnsiTheme="minorHAnsi"/>
                <w:sz w:val="18"/>
                <w:szCs w:val="18"/>
              </w:rPr>
              <w:t xml:space="preserve">the </w:t>
            </w:r>
            <w:r>
              <w:rPr>
                <w:rFonts w:asciiTheme="minorHAnsi" w:hAnsiTheme="minorHAnsi"/>
                <w:sz w:val="18"/>
                <w:szCs w:val="18"/>
              </w:rPr>
              <w:t xml:space="preserve">requirements specified on the </w:t>
            </w:r>
            <w:r w:rsidRPr="00907289">
              <w:rPr>
                <w:rFonts w:asciiTheme="minorHAnsi" w:hAnsiTheme="minorHAnsi"/>
                <w:sz w:val="18"/>
                <w:szCs w:val="18"/>
              </w:rPr>
              <w:t>Certifica</w:t>
            </w:r>
            <w:r>
              <w:rPr>
                <w:rFonts w:asciiTheme="minorHAnsi" w:hAnsiTheme="minorHAnsi"/>
                <w:sz w:val="18"/>
                <w:szCs w:val="18"/>
              </w:rPr>
              <w:t>te of Compliance</w:t>
            </w:r>
            <w:r w:rsidRPr="00907289">
              <w:rPr>
                <w:rFonts w:asciiTheme="minorHAnsi" w:hAnsiTheme="minorHAnsi"/>
                <w:sz w:val="18"/>
                <w:szCs w:val="18"/>
              </w:rPr>
              <w:t xml:space="preserve"> </w:t>
            </w:r>
            <w:r>
              <w:rPr>
                <w:rFonts w:asciiTheme="minorHAnsi" w:hAnsiTheme="minorHAnsi"/>
                <w:sz w:val="18"/>
                <w:szCs w:val="18"/>
              </w:rPr>
              <w:t xml:space="preserve">for the building </w:t>
            </w:r>
            <w:r w:rsidRPr="00907289">
              <w:rPr>
                <w:rFonts w:asciiTheme="minorHAnsi" w:hAnsiTheme="minorHAnsi"/>
                <w:sz w:val="18"/>
                <w:szCs w:val="18"/>
              </w:rPr>
              <w:t>appro</w:t>
            </w:r>
            <w:r>
              <w:rPr>
                <w:rFonts w:asciiTheme="minorHAnsi" w:hAnsiTheme="minorHAnsi"/>
                <w:sz w:val="18"/>
                <w:szCs w:val="18"/>
              </w:rPr>
              <w:t>ved by the enforcement agency.</w:t>
            </w:r>
          </w:p>
          <w:p w14:paraId="7758F312" w14:textId="77777777" w:rsidR="004D2988" w:rsidRDefault="004D2988" w:rsidP="001D7CD9">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 The </w:t>
            </w:r>
            <w:r w:rsidRPr="00907289">
              <w:rPr>
                <w:rFonts w:asciiTheme="minorHAnsi" w:hAnsiTheme="minorHAnsi"/>
                <w:sz w:val="18"/>
                <w:szCs w:val="18"/>
              </w:rPr>
              <w:t xml:space="preserve">information reported on applicable sections of </w:t>
            </w:r>
            <w:r>
              <w:rPr>
                <w:rFonts w:asciiTheme="minorHAnsi" w:hAnsiTheme="minorHAnsi"/>
                <w:sz w:val="18"/>
                <w:szCs w:val="18"/>
              </w:rPr>
              <w:t>the</w:t>
            </w:r>
            <w:r w:rsidRPr="00BA699E">
              <w:rPr>
                <w:rFonts w:asciiTheme="minorHAnsi" w:hAnsiTheme="minorHAnsi"/>
                <w:sz w:val="18"/>
                <w:szCs w:val="18"/>
              </w:rPr>
              <w:t xml:space="preserve"> Certificate(s) of Installation </w:t>
            </w:r>
            <w:r>
              <w:rPr>
                <w:rFonts w:asciiTheme="minorHAnsi" w:hAnsiTheme="minorHAnsi"/>
                <w:sz w:val="18"/>
                <w:szCs w:val="18"/>
              </w:rPr>
              <w:t xml:space="preserve">(CF2R) </w:t>
            </w:r>
            <w:r w:rsidRPr="00BA699E">
              <w:rPr>
                <w:rFonts w:asciiTheme="minorHAnsi" w:hAnsiTheme="minorHAnsi"/>
                <w:sz w:val="18"/>
                <w:szCs w:val="18"/>
              </w:rPr>
              <w:t>signed and submitted by the person(s) responsible for the construction or installation</w:t>
            </w:r>
            <w:r w:rsidRPr="00907289">
              <w:rPr>
                <w:rFonts w:asciiTheme="minorHAnsi" w:hAnsiTheme="minorHAnsi"/>
                <w:sz w:val="18"/>
                <w:szCs w:val="18"/>
              </w:rPr>
              <w:t xml:space="preserve"> conforms to the requirements specified on the Certificate(s) of Compliance (</w:t>
            </w:r>
            <w:r>
              <w:rPr>
                <w:rFonts w:asciiTheme="minorHAnsi" w:hAnsiTheme="minorHAnsi"/>
                <w:sz w:val="18"/>
                <w:szCs w:val="18"/>
              </w:rPr>
              <w:t>CF1R</w:t>
            </w:r>
            <w:r w:rsidRPr="00907289">
              <w:rPr>
                <w:rFonts w:asciiTheme="minorHAnsi" w:hAnsiTheme="minorHAnsi"/>
                <w:sz w:val="18"/>
                <w:szCs w:val="18"/>
              </w:rPr>
              <w:t>) approved by the enforcement agency.</w:t>
            </w:r>
          </w:p>
          <w:p w14:paraId="7758F313" w14:textId="77777777" w:rsidR="004D2988" w:rsidRPr="00BA699E" w:rsidRDefault="004D2988" w:rsidP="001D7CD9">
            <w:pPr>
              <w:pStyle w:val="p2"/>
              <w:keepNext/>
              <w:numPr>
                <w:ilvl w:val="0"/>
                <w:numId w:val="8"/>
              </w:numPr>
              <w:tabs>
                <w:tab w:val="clear" w:pos="357"/>
              </w:tabs>
              <w:spacing w:line="240" w:lineRule="auto"/>
              <w:ind w:right="90"/>
              <w:rPr>
                <w:rFonts w:asciiTheme="minorHAnsi" w:hAnsiTheme="minorHAnsi"/>
                <w:sz w:val="18"/>
                <w:szCs w:val="18"/>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shall be </w:t>
            </w:r>
            <w:proofErr w:type="gramStart"/>
            <w:r w:rsidRPr="00760262">
              <w:rPr>
                <w:rFonts w:asciiTheme="minorHAnsi" w:hAnsiTheme="minorHAnsi"/>
                <w:sz w:val="18"/>
                <w:szCs w:val="18"/>
              </w:rPr>
              <w:t>posted, or</w:t>
            </w:r>
            <w:proofErr w:type="gramEnd"/>
            <w:r w:rsidRPr="00760262">
              <w:rPr>
                <w:rFonts w:asciiTheme="minorHAnsi" w:hAnsiTheme="minorHAnsi"/>
                <w:sz w:val="18"/>
                <w:szCs w:val="18"/>
              </w:rPr>
              <w:t xml:space="preserve"> made available with the building permit(s) issued for the building, and made available to the enforcement agency f</w:t>
            </w:r>
            <w:r>
              <w:rPr>
                <w:rFonts w:asciiTheme="minorHAnsi" w:hAnsiTheme="minorHAnsi"/>
                <w:sz w:val="18"/>
                <w:szCs w:val="18"/>
              </w:rPr>
              <w:t xml:space="preserve">or all applicable inspections. </w:t>
            </w:r>
            <w:r w:rsidRPr="00760262">
              <w:rPr>
                <w:rFonts w:asciiTheme="minorHAnsi" w:hAnsiTheme="minorHAnsi"/>
                <w:sz w:val="18"/>
                <w:szCs w:val="18"/>
              </w:rPr>
              <w:t xml:space="preserve">I understand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is required to be included with the documentation the builder provides to the building owner at occupancy.</w:t>
            </w:r>
            <w:r w:rsidRPr="008E6C57">
              <w:rPr>
                <w:rFonts w:asciiTheme="minorHAnsi" w:hAnsiTheme="minorHAnsi"/>
                <w:sz w:val="18"/>
                <w:szCs w:val="18"/>
              </w:rPr>
              <w:t xml:space="preserve">  </w:t>
            </w:r>
          </w:p>
        </w:tc>
      </w:tr>
      <w:tr w:rsidR="004D2988" w:rsidRPr="00026C7B" w14:paraId="7758F316" w14:textId="77777777" w:rsidTr="00D36FD1">
        <w:tblPrEx>
          <w:tblCellMar>
            <w:left w:w="115" w:type="dxa"/>
            <w:right w:w="115" w:type="dxa"/>
          </w:tblCellMar>
        </w:tblPrEx>
        <w:trPr>
          <w:trHeight w:val="278"/>
        </w:trPr>
        <w:tc>
          <w:tcPr>
            <w:tcW w:w="10950" w:type="dxa"/>
            <w:gridSpan w:val="4"/>
            <w:vAlign w:val="center"/>
          </w:tcPr>
          <w:p w14:paraId="7758F315" w14:textId="77777777" w:rsidR="004D2988" w:rsidRPr="00026C7B" w:rsidRDefault="004D2988" w:rsidP="00D36FD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26C7B">
              <w:rPr>
                <w:rFonts w:asciiTheme="minorHAnsi" w:hAnsiTheme="minorHAnsi" w:cs="Arial"/>
                <w:b/>
                <w:caps/>
                <w:sz w:val="18"/>
                <w:szCs w:val="18"/>
              </w:rPr>
              <w:t>BUILDER OR INSTALLER INFORMATION AS SHOWN ON THE CERTIFICATE</w:t>
            </w:r>
            <w:r>
              <w:rPr>
                <w:rFonts w:asciiTheme="minorHAnsi" w:hAnsiTheme="minorHAnsi" w:cs="Arial"/>
                <w:b/>
                <w:caps/>
                <w:sz w:val="18"/>
                <w:szCs w:val="18"/>
              </w:rPr>
              <w:t xml:space="preserve"> OF INSTALLATION</w:t>
            </w:r>
          </w:p>
        </w:tc>
      </w:tr>
      <w:tr w:rsidR="004D2988" w:rsidRPr="008223A4" w14:paraId="7758F318" w14:textId="77777777" w:rsidTr="00F70B2C">
        <w:tblPrEx>
          <w:tblCellMar>
            <w:left w:w="115" w:type="dxa"/>
            <w:right w:w="115" w:type="dxa"/>
          </w:tblCellMar>
        </w:tblPrEx>
        <w:trPr>
          <w:trHeight w:hRule="exact" w:val="360"/>
        </w:trPr>
        <w:tc>
          <w:tcPr>
            <w:tcW w:w="10950" w:type="dxa"/>
            <w:gridSpan w:val="4"/>
          </w:tcPr>
          <w:p w14:paraId="7758F317" w14:textId="77777777" w:rsidR="004D2988" w:rsidRPr="008223A4" w:rsidRDefault="004D2988" w:rsidP="00F70B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Company N</w:t>
            </w:r>
            <w:r>
              <w:rPr>
                <w:rFonts w:asciiTheme="minorHAnsi" w:hAnsiTheme="minorHAnsi"/>
                <w:sz w:val="14"/>
                <w:szCs w:val="14"/>
              </w:rPr>
              <w:t>ame (Installing Subcontractor,</w:t>
            </w:r>
            <w:r w:rsidRPr="008223A4">
              <w:rPr>
                <w:rFonts w:asciiTheme="minorHAnsi" w:hAnsiTheme="minorHAnsi"/>
                <w:sz w:val="14"/>
                <w:szCs w:val="14"/>
              </w:rPr>
              <w:t xml:space="preserve"> General Contractor</w:t>
            </w:r>
            <w:r>
              <w:rPr>
                <w:rFonts w:asciiTheme="minorHAnsi" w:hAnsiTheme="minorHAnsi"/>
                <w:sz w:val="14"/>
                <w:szCs w:val="14"/>
              </w:rPr>
              <w:t>,</w:t>
            </w:r>
            <w:r w:rsidRPr="008223A4">
              <w:rPr>
                <w:rFonts w:asciiTheme="minorHAnsi" w:hAnsiTheme="minorHAnsi"/>
                <w:sz w:val="14"/>
                <w:szCs w:val="14"/>
              </w:rPr>
              <w:t xml:space="preserve"> or Builder/Owner):</w:t>
            </w:r>
          </w:p>
        </w:tc>
      </w:tr>
      <w:tr w:rsidR="004D2988" w:rsidRPr="008223A4" w14:paraId="7758F31B" w14:textId="77777777" w:rsidTr="00F70B2C">
        <w:tblPrEx>
          <w:tblCellMar>
            <w:left w:w="115" w:type="dxa"/>
            <w:right w:w="115" w:type="dxa"/>
          </w:tblCellMar>
        </w:tblPrEx>
        <w:trPr>
          <w:trHeight w:hRule="exact" w:val="360"/>
        </w:trPr>
        <w:tc>
          <w:tcPr>
            <w:tcW w:w="5475" w:type="dxa"/>
            <w:gridSpan w:val="2"/>
          </w:tcPr>
          <w:p w14:paraId="7758F319" w14:textId="77777777" w:rsidR="004D2988" w:rsidRPr="008223A4" w:rsidRDefault="004D2988" w:rsidP="00F70B2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Builder or Installer</w:t>
            </w:r>
            <w:r w:rsidRPr="008223A4">
              <w:rPr>
                <w:rFonts w:asciiTheme="minorHAnsi" w:hAnsiTheme="minorHAnsi"/>
                <w:sz w:val="14"/>
                <w:szCs w:val="14"/>
              </w:rPr>
              <w:t xml:space="preserve"> Name:</w:t>
            </w:r>
          </w:p>
        </w:tc>
        <w:tc>
          <w:tcPr>
            <w:tcW w:w="5475" w:type="dxa"/>
            <w:gridSpan w:val="2"/>
          </w:tcPr>
          <w:p w14:paraId="7758F31A" w14:textId="77777777" w:rsidR="004D2988" w:rsidRPr="008223A4" w:rsidRDefault="004D2988" w:rsidP="00F70B2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CSLB License:</w:t>
            </w:r>
          </w:p>
        </w:tc>
      </w:tr>
      <w:tr w:rsidR="004D2988" w:rsidRPr="001B6B55" w14:paraId="7758F31D" w14:textId="77777777" w:rsidTr="00D36FD1">
        <w:tblPrEx>
          <w:tblCellMar>
            <w:left w:w="108" w:type="dxa"/>
            <w:right w:w="108" w:type="dxa"/>
          </w:tblCellMar>
        </w:tblPrEx>
        <w:trPr>
          <w:trHeight w:hRule="exact" w:val="288"/>
        </w:trPr>
        <w:tc>
          <w:tcPr>
            <w:tcW w:w="10950" w:type="dxa"/>
            <w:gridSpan w:val="4"/>
            <w:vAlign w:val="center"/>
          </w:tcPr>
          <w:p w14:paraId="7758F31C" w14:textId="77777777" w:rsidR="004D2988" w:rsidRPr="001B6B55" w:rsidRDefault="004D2988" w:rsidP="00F70B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Pr>
                <w:rFonts w:asciiTheme="minorHAnsi" w:hAnsiTheme="minorHAnsi" w:cs="Arial"/>
                <w:b/>
                <w:caps/>
                <w:sz w:val="18"/>
                <w:szCs w:val="18"/>
              </w:rPr>
              <w:t>HERS</w:t>
            </w:r>
            <w:proofErr w:type="gramEnd"/>
            <w:r>
              <w:rPr>
                <w:rFonts w:asciiTheme="minorHAnsi" w:hAnsiTheme="minorHAnsi" w:cs="Arial"/>
                <w:b/>
                <w:caps/>
                <w:sz w:val="18"/>
                <w:szCs w:val="18"/>
              </w:rPr>
              <w:t xml:space="preserve"> PROVIDER DATA REGISTRY INFORMATION</w:t>
            </w:r>
          </w:p>
        </w:tc>
      </w:tr>
      <w:tr w:rsidR="004D2988" w:rsidRPr="008223A4" w14:paraId="7758F320" w14:textId="77777777" w:rsidTr="00D36FD1">
        <w:tblPrEx>
          <w:tblCellMar>
            <w:left w:w="108" w:type="dxa"/>
            <w:right w:w="108" w:type="dxa"/>
          </w:tblCellMar>
        </w:tblPrEx>
        <w:trPr>
          <w:trHeight w:hRule="exact" w:val="360"/>
        </w:trPr>
        <w:tc>
          <w:tcPr>
            <w:tcW w:w="5482" w:type="dxa"/>
            <w:gridSpan w:val="3"/>
          </w:tcPr>
          <w:p w14:paraId="7758F31E" w14:textId="77777777" w:rsidR="004D2988" w:rsidRPr="008223A4" w:rsidRDefault="004D2988" w:rsidP="00D36FD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w:t>
            </w:r>
            <w:r w:rsidRPr="008223A4">
              <w:rPr>
                <w:rFonts w:asciiTheme="minorHAnsi" w:hAnsiTheme="minorHAnsi"/>
                <w:sz w:val="14"/>
                <w:szCs w:val="14"/>
              </w:rPr>
              <w:t xml:space="preserve"> (if applicable):</w:t>
            </w:r>
          </w:p>
        </w:tc>
        <w:tc>
          <w:tcPr>
            <w:tcW w:w="5468" w:type="dxa"/>
          </w:tcPr>
          <w:p w14:paraId="7758F31F" w14:textId="710A67F3" w:rsidR="004D2988" w:rsidRPr="008223A4" w:rsidRDefault="004D2988" w:rsidP="00D36FD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C637A7">
              <w:rPr>
                <w:rFonts w:asciiTheme="minorHAnsi" w:hAnsiTheme="minorHAnsi"/>
                <w:sz w:val="14"/>
                <w:szCs w:val="14"/>
              </w:rPr>
              <w:t>Dwelling Test Status in Sample Group (if applicable)</w:t>
            </w:r>
            <w:r w:rsidR="00F70B2C">
              <w:rPr>
                <w:rFonts w:asciiTheme="minorHAnsi" w:hAnsiTheme="minorHAnsi"/>
                <w:sz w:val="14"/>
                <w:szCs w:val="14"/>
              </w:rPr>
              <w:t>:</w:t>
            </w:r>
          </w:p>
        </w:tc>
      </w:tr>
      <w:tr w:rsidR="004D2988" w:rsidRPr="001B6B55" w14:paraId="7758F322" w14:textId="77777777" w:rsidTr="00D36FD1">
        <w:tblPrEx>
          <w:tblCellMar>
            <w:left w:w="108" w:type="dxa"/>
            <w:right w:w="108" w:type="dxa"/>
          </w:tblCellMar>
        </w:tblPrEx>
        <w:trPr>
          <w:trHeight w:val="288"/>
        </w:trPr>
        <w:tc>
          <w:tcPr>
            <w:tcW w:w="10950" w:type="dxa"/>
            <w:gridSpan w:val="4"/>
            <w:vAlign w:val="center"/>
          </w:tcPr>
          <w:p w14:paraId="7758F321" w14:textId="77777777" w:rsidR="004D2988" w:rsidRPr="001B6B55" w:rsidRDefault="004D2988" w:rsidP="00F70B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Pr>
                <w:rFonts w:asciiTheme="minorHAnsi" w:hAnsiTheme="minorHAnsi" w:cs="Arial"/>
                <w:b/>
                <w:caps/>
                <w:sz w:val="18"/>
                <w:szCs w:val="18"/>
              </w:rPr>
              <w:t>HERS</w:t>
            </w:r>
            <w:proofErr w:type="gramEnd"/>
            <w:r>
              <w:rPr>
                <w:rFonts w:asciiTheme="minorHAnsi" w:hAnsiTheme="minorHAnsi" w:cs="Arial"/>
                <w:b/>
                <w:caps/>
                <w:sz w:val="18"/>
                <w:szCs w:val="18"/>
              </w:rPr>
              <w:t xml:space="preserve"> RATER INFORMATION</w:t>
            </w:r>
          </w:p>
        </w:tc>
      </w:tr>
      <w:tr w:rsidR="004D2988" w:rsidRPr="008223A4" w14:paraId="7758F324" w14:textId="77777777" w:rsidTr="00D36FD1">
        <w:tblPrEx>
          <w:tblCellMar>
            <w:left w:w="108" w:type="dxa"/>
            <w:right w:w="108" w:type="dxa"/>
          </w:tblCellMar>
        </w:tblPrEx>
        <w:trPr>
          <w:trHeight w:hRule="exact" w:val="360"/>
        </w:trPr>
        <w:tc>
          <w:tcPr>
            <w:tcW w:w="10950" w:type="dxa"/>
            <w:gridSpan w:val="4"/>
          </w:tcPr>
          <w:p w14:paraId="7758F323" w14:textId="77777777" w:rsidR="004D2988" w:rsidRPr="008223A4" w:rsidRDefault="004D2988" w:rsidP="00D36FD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HERS Rater Company Name:</w:t>
            </w:r>
          </w:p>
        </w:tc>
      </w:tr>
      <w:tr w:rsidR="004D2988" w:rsidRPr="008223A4" w14:paraId="7758F327" w14:textId="77777777" w:rsidTr="00D36FD1">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758F325" w14:textId="77777777" w:rsidR="004D2988" w:rsidRPr="008223A4" w:rsidRDefault="004D2988" w:rsidP="00D36FD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Rater</w:t>
            </w:r>
            <w:r w:rsidRPr="008223A4">
              <w:rPr>
                <w:rFonts w:asciiTheme="minorHAnsi" w:hAnsiTheme="minorHAnsi"/>
                <w:sz w:val="14"/>
                <w:szCs w:val="14"/>
              </w:rPr>
              <w:t xml:space="preserve"> Name:</w:t>
            </w:r>
          </w:p>
        </w:tc>
        <w:tc>
          <w:tcPr>
            <w:tcW w:w="5468" w:type="dxa"/>
            <w:tcBorders>
              <w:top w:val="single" w:sz="4" w:space="0" w:color="auto"/>
              <w:left w:val="single" w:sz="4" w:space="0" w:color="auto"/>
              <w:bottom w:val="single" w:sz="4" w:space="0" w:color="auto"/>
              <w:right w:val="single" w:sz="4" w:space="0" w:color="auto"/>
            </w:tcBorders>
          </w:tcPr>
          <w:p w14:paraId="7758F326" w14:textId="77777777" w:rsidR="004D2988" w:rsidRPr="008223A4" w:rsidRDefault="004D2988" w:rsidP="00D36FD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Responsible Rater Signature:</w:t>
            </w:r>
          </w:p>
        </w:tc>
      </w:tr>
      <w:tr w:rsidR="004D2988" w:rsidRPr="008223A4" w14:paraId="7758F32A" w14:textId="77777777" w:rsidTr="00D36FD1">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758F328" w14:textId="3742BCC1" w:rsidR="004D2988" w:rsidRPr="008223A4" w:rsidRDefault="004D2988" w:rsidP="00D36FD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w:t>
            </w:r>
            <w:r w:rsidRPr="008223A4">
              <w:rPr>
                <w:rFonts w:asciiTheme="minorHAnsi" w:hAnsiTheme="minorHAnsi"/>
                <w:sz w:val="14"/>
                <w:szCs w:val="14"/>
              </w:rPr>
              <w:t xml:space="preserve"> Certification Number w/ this HERS Provider</w:t>
            </w:r>
            <w:r w:rsidR="00F70B2C">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7758F329" w14:textId="77777777" w:rsidR="004D2988" w:rsidRPr="008223A4" w:rsidRDefault="004D2988" w:rsidP="00D36FD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Date Signed:</w:t>
            </w:r>
          </w:p>
        </w:tc>
      </w:tr>
    </w:tbl>
    <w:p w14:paraId="7758F32B"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sectPr w:rsidR="004A05C6" w:rsidSect="00566DA0">
      <w:headerReference w:type="even" r:id="rId21"/>
      <w:head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6BA15" w14:textId="77777777" w:rsidR="003546FA" w:rsidRDefault="003546FA">
      <w:r>
        <w:separator/>
      </w:r>
    </w:p>
  </w:endnote>
  <w:endnote w:type="continuationSeparator" w:id="0">
    <w:p w14:paraId="59B239F3" w14:textId="77777777" w:rsidR="003546FA" w:rsidRDefault="003546FA">
      <w:r>
        <w:continuationSeparator/>
      </w:r>
    </w:p>
  </w:endnote>
  <w:endnote w:type="continuationNotice" w:id="1">
    <w:p w14:paraId="55D61144" w14:textId="77777777" w:rsidR="003546FA" w:rsidRDefault="003546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6B864" w14:textId="77777777" w:rsidR="00716135" w:rsidRDefault="007161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2" w14:textId="77777777" w:rsidR="00494FDB" w:rsidRPr="00CF4720" w:rsidRDefault="00494FDB" w:rsidP="00F70B2C">
    <w:pPr>
      <w:pStyle w:val="Footer"/>
    </w:pPr>
    <w:r w:rsidRPr="00CF4720">
      <w:t xml:space="preserve">Registration Number:                                                           Registration Date/Time:                                           HERS Provider:                       </w:t>
    </w:r>
  </w:p>
  <w:p w14:paraId="7758F343" w14:textId="6D6B38C3" w:rsidR="00494FDB" w:rsidRPr="00CF4720" w:rsidRDefault="00494FDB" w:rsidP="00F70B2C">
    <w:pPr>
      <w:pStyle w:val="Footer"/>
    </w:pPr>
    <w:r w:rsidRPr="00CF4720">
      <w:t>CA Building Energy Efficiency Standards - 20</w:t>
    </w:r>
    <w:ins w:id="5" w:author="Author">
      <w:r w:rsidR="00716135">
        <w:t>22</w:t>
      </w:r>
    </w:ins>
    <w:del w:id="6" w:author="Author">
      <w:r w:rsidRPr="00CF4720" w:rsidDel="00716135">
        <w:delText>1</w:delText>
      </w:r>
      <w:r w:rsidDel="00716135">
        <w:delText>9</w:delText>
      </w:r>
    </w:del>
    <w:r w:rsidRPr="00CF4720">
      <w:t xml:space="preserve"> Residential Compliance</w:t>
    </w:r>
    <w:r w:rsidRPr="00CF4720">
      <w:tab/>
    </w:r>
    <w:r w:rsidRPr="00172343">
      <w:t>January 20</w:t>
    </w:r>
    <w:ins w:id="7" w:author="Author">
      <w:r w:rsidR="00716135">
        <w:t>22</w:t>
      </w:r>
    </w:ins>
    <w:del w:id="8" w:author="Author">
      <w:r w:rsidDel="00716135">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ED695" w14:textId="77777777" w:rsidR="00716135" w:rsidRDefault="007161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C" w14:textId="377150EC" w:rsidR="00494FDB" w:rsidRPr="00CF4720" w:rsidRDefault="00494FDB" w:rsidP="00F70B2C">
    <w:pPr>
      <w:pStyle w:val="Footer"/>
    </w:pPr>
    <w:r w:rsidRPr="00CF4720">
      <w:t>CA Building Energy Efficiency Standards - 20</w:t>
    </w:r>
    <w:ins w:id="9" w:author="Author">
      <w:r w:rsidR="00716135">
        <w:t>22</w:t>
      </w:r>
    </w:ins>
    <w:del w:id="10" w:author="Author">
      <w:r w:rsidRPr="00CF4720" w:rsidDel="00716135">
        <w:delText>1</w:delText>
      </w:r>
      <w:r w:rsidDel="00716135">
        <w:delText>9</w:delText>
      </w:r>
    </w:del>
    <w:r w:rsidRPr="00CF4720">
      <w:t xml:space="preserve"> Residential Compliance</w:t>
    </w:r>
    <w:r w:rsidRPr="00CF4720">
      <w:tab/>
    </w:r>
    <w:r w:rsidRPr="00172343">
      <w:t>January 20</w:t>
    </w:r>
    <w:ins w:id="11" w:author="Author">
      <w:r w:rsidR="00716135">
        <w:t>22</w:t>
      </w:r>
    </w:ins>
    <w:del w:id="12" w:author="Author">
      <w:r w:rsidDel="00716135">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3A94C" w14:textId="77777777" w:rsidR="003546FA" w:rsidRDefault="003546FA">
      <w:r>
        <w:separator/>
      </w:r>
    </w:p>
  </w:footnote>
  <w:footnote w:type="continuationSeparator" w:id="0">
    <w:p w14:paraId="748E3B4E" w14:textId="77777777" w:rsidR="003546FA" w:rsidRDefault="003546FA">
      <w:r>
        <w:continuationSeparator/>
      </w:r>
    </w:p>
  </w:footnote>
  <w:footnote w:type="continuationNotice" w:id="1">
    <w:p w14:paraId="27D67E7C" w14:textId="77777777" w:rsidR="003546FA" w:rsidRDefault="003546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30" w14:textId="5F29714E" w:rsidR="00494FDB" w:rsidRDefault="00494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31" w14:textId="1B1158A2" w:rsidR="00494FDB" w:rsidRPr="007770C5" w:rsidRDefault="001A3456" w:rsidP="00C527EE">
    <w:pPr>
      <w:suppressAutoHyphens/>
      <w:ind w:left="-90"/>
      <w:rPr>
        <w:rFonts w:ascii="Arial" w:hAnsi="Arial" w:cs="Arial"/>
        <w:sz w:val="14"/>
        <w:szCs w:val="14"/>
      </w:rPr>
    </w:pPr>
    <w:customXmlInsRangeStart w:id="0" w:author="Author"/>
    <w:sdt>
      <w:sdtPr>
        <w:rPr>
          <w:rFonts w:ascii="Arial" w:hAnsi="Arial" w:cs="Arial"/>
          <w:sz w:val="14"/>
          <w:szCs w:val="14"/>
        </w:rPr>
        <w:id w:val="117726202"/>
        <w:docPartObj>
          <w:docPartGallery w:val="Watermarks"/>
          <w:docPartUnique/>
        </w:docPartObj>
      </w:sdtPr>
      <w:sdtContent>
        <w:customXmlInsRangeEnd w:id="0"/>
        <w:ins w:id="1" w:author="Author">
          <w:r w:rsidRPr="001A3456">
            <w:rPr>
              <w:rFonts w:ascii="Arial" w:hAnsi="Arial" w:cs="Arial"/>
              <w:noProof/>
              <w:sz w:val="14"/>
              <w:szCs w:val="14"/>
            </w:rPr>
            <w:pict w14:anchorId="6B0B78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Author"/>
      </w:sdtContent>
    </w:sdt>
    <w:customXmlInsRangeEnd w:id="2"/>
    <w:r w:rsidR="00494FDB" w:rsidRPr="00540E6C">
      <w:rPr>
        <w:rFonts w:ascii="Arial" w:hAnsi="Arial"/>
        <w:noProof/>
        <w:sz w:val="14"/>
      </w:rPr>
      <w:drawing>
        <wp:anchor distT="0" distB="0" distL="114300" distR="114300" simplePos="0" relativeHeight="251659264" behindDoc="0" locked="0" layoutInCell="1" allowOverlap="1" wp14:anchorId="7758F358" wp14:editId="0C33930D">
          <wp:simplePos x="0" y="0"/>
          <wp:positionH relativeFrom="margin">
            <wp:posOffset>6623050</wp:posOffset>
          </wp:positionH>
          <wp:positionV relativeFrom="margin">
            <wp:posOffset>-1205865</wp:posOffset>
          </wp:positionV>
          <wp:extent cx="311150" cy="273050"/>
          <wp:effectExtent l="0" t="0" r="0" b="0"/>
          <wp:wrapSquare wrapText="bothSides"/>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1150" cy="273050"/>
                  </a:xfrm>
                  <a:prstGeom prst="rect">
                    <a:avLst/>
                  </a:prstGeom>
                  <a:noFill/>
                  <a:ln w="9525">
                    <a:noFill/>
                    <a:miter lim="800000"/>
                    <a:headEnd/>
                    <a:tailEnd/>
                  </a:ln>
                </pic:spPr>
              </pic:pic>
            </a:graphicData>
          </a:graphic>
          <wp14:sizeRelV relativeFrom="margin">
            <wp14:pctHeight>0</wp14:pctHeight>
          </wp14:sizeRelV>
        </wp:anchor>
      </w:drawing>
    </w:r>
    <w:r w:rsidR="00494FDB" w:rsidRPr="007770C5">
      <w:rPr>
        <w:rFonts w:ascii="Arial" w:hAnsi="Arial" w:cs="Arial"/>
        <w:sz w:val="14"/>
        <w:szCs w:val="14"/>
      </w:rPr>
      <w:t>STATE OF CALIFORNIA</w:t>
    </w:r>
  </w:p>
  <w:p w14:paraId="7758F332" w14:textId="77777777" w:rsidR="00494FDB" w:rsidRPr="00B04D67" w:rsidRDefault="00494FDB" w:rsidP="00C527EE">
    <w:pPr>
      <w:suppressAutoHyphens/>
      <w:ind w:left="-90"/>
      <w:rPr>
        <w:rFonts w:ascii="Arial" w:hAnsi="Arial" w:cs="Arial"/>
        <w:b/>
        <w:sz w:val="24"/>
        <w:szCs w:val="24"/>
      </w:rPr>
    </w:pPr>
    <w:r w:rsidRPr="00B04D67">
      <w:rPr>
        <w:rFonts w:ascii="Arial" w:hAnsi="Arial" w:cs="Arial"/>
        <w:b/>
        <w:sz w:val="24"/>
        <w:szCs w:val="24"/>
      </w:rPr>
      <w:t>DUCT SURFACE AREA REDUCTION; R-VALUE; BURIED DUCTS COMPLIANCE CREDIT</w:t>
    </w:r>
  </w:p>
  <w:p w14:paraId="7758F333" w14:textId="14857F22" w:rsidR="00494FDB" w:rsidRPr="007770C5" w:rsidRDefault="00494FDB" w:rsidP="00C527EE">
    <w:pPr>
      <w:suppressAutoHyphens/>
      <w:ind w:left="-90"/>
      <w:rPr>
        <w:rFonts w:ascii="Arial" w:hAnsi="Arial" w:cs="Arial"/>
        <w:sz w:val="14"/>
        <w:szCs w:val="14"/>
      </w:rPr>
    </w:pPr>
    <w:r>
      <w:rPr>
        <w:rFonts w:ascii="Arial" w:hAnsi="Arial" w:cs="Arial"/>
        <w:sz w:val="14"/>
        <w:szCs w:val="14"/>
      </w:rPr>
      <w:t>CEC-CF3R-MCH-29-H</w:t>
    </w:r>
    <w:r w:rsidRPr="007770C5">
      <w:rPr>
        <w:rFonts w:ascii="Arial" w:hAnsi="Arial" w:cs="Arial"/>
        <w:sz w:val="14"/>
        <w:szCs w:val="14"/>
      </w:rPr>
      <w:t xml:space="preserve"> (Revised </w:t>
    </w:r>
    <w:r>
      <w:rPr>
        <w:rFonts w:ascii="Arial" w:hAnsi="Arial" w:cs="Arial"/>
        <w:sz w:val="14"/>
        <w:szCs w:val="14"/>
      </w:rPr>
      <w:t>01/</w:t>
    </w:r>
    <w:ins w:id="3" w:author="Author">
      <w:r w:rsidR="00716135">
        <w:rPr>
          <w:rFonts w:ascii="Arial" w:hAnsi="Arial" w:cs="Arial"/>
          <w:sz w:val="14"/>
          <w:szCs w:val="14"/>
        </w:rPr>
        <w:t>22</w:t>
      </w:r>
    </w:ins>
    <w:del w:id="4" w:author="Author">
      <w:r w:rsidDel="00716135">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347"/>
      <w:gridCol w:w="2479"/>
    </w:tblGrid>
    <w:tr w:rsidR="00494FDB" w:rsidRPr="00F85124" w14:paraId="7758F336" w14:textId="77777777" w:rsidTr="00DE3917">
      <w:trPr>
        <w:cantSplit/>
        <w:trHeight w:val="288"/>
      </w:trPr>
      <w:tc>
        <w:tcPr>
          <w:tcW w:w="3877" w:type="pct"/>
          <w:gridSpan w:val="2"/>
          <w:tcBorders>
            <w:bottom w:val="single" w:sz="4" w:space="0" w:color="auto"/>
            <w:right w:val="nil"/>
          </w:tcBorders>
          <w:vAlign w:val="center"/>
        </w:tcPr>
        <w:p w14:paraId="7758F334" w14:textId="77777777" w:rsidR="00494FDB" w:rsidRPr="005F2F11" w:rsidRDefault="00494FDB" w:rsidP="00A17F52">
          <w:pPr>
            <w:pStyle w:val="Style17"/>
            <w:rPr>
              <w:b/>
              <w:color w:val="auto"/>
              <w:sz w:val="20"/>
              <w:szCs w:val="20"/>
            </w:rPr>
          </w:pPr>
          <w:r w:rsidRPr="005F2F11">
            <w:rPr>
              <w:color w:val="auto"/>
              <w:sz w:val="20"/>
              <w:szCs w:val="20"/>
            </w:rPr>
            <w:t xml:space="preserve">CERTIFICATE OF </w:t>
          </w:r>
          <w:r>
            <w:rPr>
              <w:color w:val="auto"/>
              <w:sz w:val="20"/>
              <w:szCs w:val="20"/>
            </w:rPr>
            <w:t>VERIFICATION</w:t>
          </w:r>
        </w:p>
      </w:tc>
      <w:tc>
        <w:tcPr>
          <w:tcW w:w="1123" w:type="pct"/>
          <w:tcBorders>
            <w:left w:val="nil"/>
            <w:bottom w:val="single" w:sz="4" w:space="0" w:color="auto"/>
          </w:tcBorders>
          <w:tcMar>
            <w:left w:w="115" w:type="dxa"/>
            <w:right w:w="115" w:type="dxa"/>
          </w:tcMar>
          <w:vAlign w:val="center"/>
        </w:tcPr>
        <w:p w14:paraId="7758F335" w14:textId="77777777" w:rsidR="00494FDB" w:rsidRDefault="00494FDB">
          <w:pPr>
            <w:pStyle w:val="Style18"/>
            <w:rPr>
              <w:b/>
              <w:color w:val="auto"/>
              <w:sz w:val="20"/>
              <w:szCs w:val="20"/>
            </w:rPr>
          </w:pPr>
          <w:r w:rsidRPr="005F2F11">
            <w:rPr>
              <w:color w:val="auto"/>
              <w:sz w:val="20"/>
              <w:szCs w:val="20"/>
            </w:rPr>
            <w:t>CF</w:t>
          </w:r>
          <w:r>
            <w:rPr>
              <w:color w:val="auto"/>
              <w:sz w:val="20"/>
              <w:szCs w:val="20"/>
            </w:rPr>
            <w:t>3</w:t>
          </w:r>
          <w:r w:rsidRPr="005F2F11">
            <w:rPr>
              <w:color w:val="auto"/>
              <w:sz w:val="20"/>
              <w:szCs w:val="20"/>
            </w:rPr>
            <w:t>R-MCH-29-H</w:t>
          </w:r>
        </w:p>
      </w:tc>
    </w:tr>
    <w:tr w:rsidR="00494FDB" w:rsidRPr="00DC1E7C" w14:paraId="7758F338" w14:textId="77777777" w:rsidTr="00DE3917">
      <w:trPr>
        <w:cantSplit/>
        <w:trHeight w:val="288"/>
      </w:trPr>
      <w:tc>
        <w:tcPr>
          <w:tcW w:w="5000" w:type="pct"/>
          <w:gridSpan w:val="3"/>
        </w:tcPr>
        <w:p w14:paraId="7758F337" w14:textId="4E0F8432" w:rsidR="00494FDB" w:rsidRPr="00DC1E7C" w:rsidRDefault="00494FDB" w:rsidP="009C3E28">
          <w:pPr>
            <w:pStyle w:val="doublelineabove"/>
            <w:pBdr>
              <w:top w:val="none" w:sz="0" w:space="0" w:color="auto"/>
            </w:pBdr>
            <w:tabs>
              <w:tab w:val="clear" w:pos="360"/>
              <w:tab w:val="clear" w:pos="3600"/>
              <w:tab w:val="clear" w:pos="4680"/>
              <w:tab w:val="clear" w:pos="5940"/>
              <w:tab w:val="clear" w:pos="6930"/>
              <w:tab w:val="clear" w:pos="8100"/>
              <w:tab w:val="clear" w:pos="9090"/>
              <w:tab w:val="right" w:pos="10800"/>
            </w:tabs>
            <w:rPr>
              <w:rFonts w:asciiTheme="minorHAnsi" w:hAnsiTheme="minorHAnsi"/>
              <w:b w:val="0"/>
              <w:szCs w:val="20"/>
            </w:rPr>
          </w:pPr>
          <w:r>
            <w:rPr>
              <w:rFonts w:asciiTheme="minorHAnsi" w:hAnsiTheme="minorHAnsi"/>
              <w:b w:val="0"/>
              <w:szCs w:val="20"/>
            </w:rPr>
            <w:t xml:space="preserve">Duct Surface Area Reduction; </w:t>
          </w:r>
          <w:r w:rsidRPr="00DA4214">
            <w:rPr>
              <w:rFonts w:asciiTheme="minorHAnsi" w:hAnsiTheme="minorHAnsi"/>
              <w:b w:val="0"/>
              <w:szCs w:val="20"/>
            </w:rPr>
            <w:t>R-Value</w:t>
          </w:r>
          <w:r>
            <w:rPr>
              <w:rFonts w:asciiTheme="minorHAnsi" w:hAnsiTheme="minorHAnsi"/>
              <w:b w:val="0"/>
              <w:szCs w:val="20"/>
            </w:rPr>
            <w:t>; Buried Ducts</w:t>
          </w:r>
          <w:r w:rsidRPr="00DA4214">
            <w:rPr>
              <w:rFonts w:asciiTheme="minorHAnsi" w:hAnsiTheme="minorHAnsi"/>
              <w:b w:val="0"/>
              <w:szCs w:val="20"/>
            </w:rPr>
            <w:t xml:space="preserve"> Compliance Credit</w:t>
          </w:r>
          <w:r w:rsidRPr="00DC1E7C">
            <w:rPr>
              <w:rFonts w:asciiTheme="minorHAnsi" w:hAnsiTheme="minorHAnsi"/>
              <w:b w:val="0"/>
              <w:szCs w:val="20"/>
            </w:rPr>
            <w:tab/>
            <w:t xml:space="preserve">(Page </w:t>
          </w:r>
          <w:r w:rsidRPr="00DC1E7C">
            <w:rPr>
              <w:rFonts w:asciiTheme="minorHAnsi" w:hAnsiTheme="minorHAnsi"/>
              <w:b w:val="0"/>
              <w:bCs/>
              <w:szCs w:val="20"/>
            </w:rPr>
            <w:fldChar w:fldCharType="begin"/>
          </w:r>
          <w:r w:rsidRPr="00DC1E7C">
            <w:rPr>
              <w:rFonts w:asciiTheme="minorHAnsi" w:hAnsiTheme="minorHAnsi"/>
              <w:b w:val="0"/>
              <w:szCs w:val="20"/>
            </w:rPr>
            <w:instrText xml:space="preserve"> PAGE   \* MERGEFORMAT </w:instrText>
          </w:r>
          <w:r w:rsidRPr="00DC1E7C">
            <w:rPr>
              <w:rFonts w:asciiTheme="minorHAnsi" w:hAnsiTheme="minorHAnsi"/>
              <w:b w:val="0"/>
              <w:bCs/>
              <w:szCs w:val="20"/>
            </w:rPr>
            <w:fldChar w:fldCharType="separate"/>
          </w:r>
          <w:r w:rsidR="003E241C">
            <w:rPr>
              <w:rFonts w:asciiTheme="minorHAnsi" w:hAnsiTheme="minorHAnsi"/>
              <w:b w:val="0"/>
              <w:noProof/>
              <w:szCs w:val="20"/>
            </w:rPr>
            <w:t>3</w:t>
          </w:r>
          <w:r w:rsidRPr="00DC1E7C">
            <w:rPr>
              <w:rFonts w:asciiTheme="minorHAnsi" w:hAnsiTheme="minorHAnsi"/>
              <w:b w:val="0"/>
              <w:bCs/>
              <w:szCs w:val="20"/>
            </w:rPr>
            <w:fldChar w:fldCharType="end"/>
          </w:r>
          <w:r w:rsidRPr="00DC1E7C">
            <w:rPr>
              <w:rFonts w:asciiTheme="minorHAnsi" w:hAnsiTheme="minorHAnsi"/>
              <w:b w:val="0"/>
              <w:szCs w:val="20"/>
            </w:rPr>
            <w:t xml:space="preserve"> of </w:t>
          </w:r>
          <w:r>
            <w:rPr>
              <w:rFonts w:asciiTheme="minorHAnsi" w:hAnsiTheme="minorHAnsi"/>
              <w:b w:val="0"/>
              <w:noProof/>
              <w:szCs w:val="20"/>
            </w:rPr>
            <w:fldChar w:fldCharType="begin"/>
          </w:r>
          <w:r>
            <w:rPr>
              <w:rFonts w:asciiTheme="minorHAnsi" w:hAnsiTheme="minorHAnsi"/>
              <w:b w:val="0"/>
              <w:noProof/>
              <w:szCs w:val="20"/>
            </w:rPr>
            <w:instrText xml:space="preserve"> SECTIONPAGES   \* MERGEFORMAT </w:instrText>
          </w:r>
          <w:r>
            <w:rPr>
              <w:rFonts w:asciiTheme="minorHAnsi" w:hAnsiTheme="minorHAnsi"/>
              <w:b w:val="0"/>
              <w:noProof/>
              <w:szCs w:val="20"/>
            </w:rPr>
            <w:fldChar w:fldCharType="separate"/>
          </w:r>
          <w:r w:rsidR="001A3456">
            <w:rPr>
              <w:rFonts w:asciiTheme="minorHAnsi" w:hAnsiTheme="minorHAnsi"/>
              <w:b w:val="0"/>
              <w:noProof/>
              <w:szCs w:val="20"/>
            </w:rPr>
            <w:t>3</w:t>
          </w:r>
          <w:r>
            <w:rPr>
              <w:rFonts w:asciiTheme="minorHAnsi" w:hAnsiTheme="minorHAnsi"/>
              <w:b w:val="0"/>
              <w:noProof/>
              <w:szCs w:val="20"/>
            </w:rPr>
            <w:fldChar w:fldCharType="end"/>
          </w:r>
          <w:r w:rsidRPr="00DC1E7C">
            <w:rPr>
              <w:rFonts w:asciiTheme="minorHAnsi" w:hAnsiTheme="minorHAnsi"/>
              <w:b w:val="0"/>
              <w:szCs w:val="20"/>
            </w:rPr>
            <w:t>)</w:t>
          </w:r>
        </w:p>
      </w:tc>
    </w:tr>
    <w:tr w:rsidR="00494FDB" w:rsidRPr="00F85124" w14:paraId="7758F33C" w14:textId="77777777" w:rsidTr="00DE3917">
      <w:trPr>
        <w:cantSplit/>
        <w:trHeight w:val="288"/>
      </w:trPr>
      <w:tc>
        <w:tcPr>
          <w:tcW w:w="0" w:type="auto"/>
        </w:tcPr>
        <w:p w14:paraId="7758F339" w14:textId="77777777" w:rsidR="00494FDB" w:rsidRPr="00F85124" w:rsidRDefault="00494FDB" w:rsidP="000C09F1">
          <w:pPr>
            <w:pStyle w:val="Style20"/>
          </w:pPr>
          <w:r w:rsidRPr="00F85124">
            <w:t>Project Name:</w:t>
          </w:r>
        </w:p>
      </w:tc>
      <w:tc>
        <w:tcPr>
          <w:tcW w:w="1516" w:type="pct"/>
        </w:tcPr>
        <w:p w14:paraId="7758F33A" w14:textId="77777777" w:rsidR="00494FDB" w:rsidRPr="00F85124" w:rsidRDefault="00494FDB" w:rsidP="000C09F1">
          <w:pPr>
            <w:pStyle w:val="Style20"/>
          </w:pPr>
          <w:r w:rsidRPr="00F85124">
            <w:t>Enforcement Agency:</w:t>
          </w:r>
        </w:p>
      </w:tc>
      <w:tc>
        <w:tcPr>
          <w:tcW w:w="1123" w:type="pct"/>
        </w:tcPr>
        <w:p w14:paraId="7758F33B" w14:textId="77777777" w:rsidR="00494FDB" w:rsidRPr="00F85124" w:rsidRDefault="00494FDB" w:rsidP="000C09F1">
          <w:pPr>
            <w:pStyle w:val="Style20"/>
          </w:pPr>
          <w:r w:rsidRPr="00F85124">
            <w:t>Permit Number:</w:t>
          </w:r>
        </w:p>
      </w:tc>
    </w:tr>
    <w:tr w:rsidR="00494FDB" w:rsidRPr="00F85124" w14:paraId="7758F340" w14:textId="77777777" w:rsidTr="00DE3917">
      <w:trPr>
        <w:cantSplit/>
        <w:trHeight w:val="288"/>
      </w:trPr>
      <w:tc>
        <w:tcPr>
          <w:tcW w:w="0" w:type="auto"/>
        </w:tcPr>
        <w:p w14:paraId="7758F33D" w14:textId="77777777" w:rsidR="00494FDB" w:rsidRPr="00F85124" w:rsidRDefault="00494FDB" w:rsidP="000C09F1">
          <w:pPr>
            <w:pStyle w:val="Style20"/>
            <w:rPr>
              <w:vertAlign w:val="superscript"/>
            </w:rPr>
          </w:pPr>
          <w:r w:rsidRPr="00F85124">
            <w:t>Dwelling Address:</w:t>
          </w:r>
        </w:p>
      </w:tc>
      <w:tc>
        <w:tcPr>
          <w:tcW w:w="1516" w:type="pct"/>
        </w:tcPr>
        <w:p w14:paraId="7758F33E" w14:textId="543743EF" w:rsidR="00494FDB" w:rsidRPr="00F85124" w:rsidRDefault="00494FDB" w:rsidP="000C09F1">
          <w:pPr>
            <w:pStyle w:val="Style20"/>
            <w:rPr>
              <w:vertAlign w:val="superscript"/>
            </w:rPr>
          </w:pPr>
          <w:r w:rsidRPr="00F85124">
            <w:t>City</w:t>
          </w:r>
          <w:r>
            <w:t>:</w:t>
          </w:r>
        </w:p>
      </w:tc>
      <w:tc>
        <w:tcPr>
          <w:tcW w:w="1123" w:type="pct"/>
        </w:tcPr>
        <w:p w14:paraId="7758F33F" w14:textId="67360CFA" w:rsidR="00494FDB" w:rsidRPr="00F85124" w:rsidRDefault="00494FDB" w:rsidP="000C09F1">
          <w:pPr>
            <w:pStyle w:val="Style20"/>
            <w:rPr>
              <w:vertAlign w:val="superscript"/>
            </w:rPr>
          </w:pPr>
          <w:r w:rsidRPr="00F85124">
            <w:t>Zip Code</w:t>
          </w:r>
          <w:r>
            <w:t>:</w:t>
          </w:r>
        </w:p>
      </w:tc>
    </w:tr>
  </w:tbl>
  <w:p w14:paraId="7758F341" w14:textId="77777777" w:rsidR="00494FDB" w:rsidRDefault="00494F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4" w14:textId="79377250" w:rsidR="00494FDB" w:rsidRDefault="00494FD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5" w14:textId="7FEDC4FC" w:rsidR="00494FDB" w:rsidRDefault="00494FD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494FDB" w:rsidRPr="00F85124" w14:paraId="7758F348" w14:textId="77777777" w:rsidTr="00DE3917">
      <w:trPr>
        <w:cantSplit/>
        <w:trHeight w:val="288"/>
      </w:trPr>
      <w:tc>
        <w:tcPr>
          <w:tcW w:w="3877" w:type="pct"/>
          <w:tcBorders>
            <w:bottom w:val="single" w:sz="4" w:space="0" w:color="auto"/>
            <w:right w:val="nil"/>
          </w:tcBorders>
          <w:vAlign w:val="center"/>
        </w:tcPr>
        <w:p w14:paraId="7758F346" w14:textId="5FAB04DC" w:rsidR="00494FDB" w:rsidRPr="005F2F11" w:rsidRDefault="00494FDB" w:rsidP="00A17F52">
          <w:pPr>
            <w:pStyle w:val="Style17"/>
            <w:rPr>
              <w:b/>
              <w:color w:val="auto"/>
              <w:sz w:val="20"/>
              <w:szCs w:val="20"/>
            </w:rPr>
          </w:pPr>
          <w:r w:rsidRPr="005F2F11">
            <w:rPr>
              <w:color w:val="auto"/>
              <w:sz w:val="20"/>
              <w:szCs w:val="20"/>
            </w:rPr>
            <w:t xml:space="preserve">CERTIFICATE OF </w:t>
          </w:r>
          <w:r>
            <w:rPr>
              <w:color w:val="auto"/>
              <w:sz w:val="20"/>
              <w:szCs w:val="20"/>
            </w:rPr>
            <w:t xml:space="preserve">VERIFICATION - </w:t>
          </w:r>
          <w:r w:rsidRPr="0053106D">
            <w:rPr>
              <w:color w:val="auto"/>
              <w:sz w:val="20"/>
            </w:rPr>
            <w:t>USER INSTRUCTIONS</w:t>
          </w:r>
        </w:p>
      </w:tc>
      <w:tc>
        <w:tcPr>
          <w:tcW w:w="1123" w:type="pct"/>
          <w:tcBorders>
            <w:left w:val="nil"/>
            <w:bottom w:val="single" w:sz="4" w:space="0" w:color="auto"/>
          </w:tcBorders>
          <w:tcMar>
            <w:left w:w="115" w:type="dxa"/>
            <w:right w:w="115" w:type="dxa"/>
          </w:tcMar>
          <w:vAlign w:val="center"/>
        </w:tcPr>
        <w:p w14:paraId="7758F347" w14:textId="77777777" w:rsidR="00494FDB" w:rsidRDefault="00494FDB">
          <w:pPr>
            <w:pStyle w:val="Style18"/>
            <w:rPr>
              <w:b/>
              <w:color w:val="auto"/>
              <w:sz w:val="20"/>
              <w:szCs w:val="20"/>
            </w:rPr>
          </w:pPr>
          <w:r w:rsidRPr="005F2F11">
            <w:rPr>
              <w:color w:val="auto"/>
              <w:sz w:val="20"/>
              <w:szCs w:val="20"/>
            </w:rPr>
            <w:t>CF</w:t>
          </w:r>
          <w:r>
            <w:rPr>
              <w:color w:val="auto"/>
              <w:sz w:val="20"/>
              <w:szCs w:val="20"/>
            </w:rPr>
            <w:t>3</w:t>
          </w:r>
          <w:r w:rsidRPr="005F2F11">
            <w:rPr>
              <w:color w:val="auto"/>
              <w:sz w:val="20"/>
              <w:szCs w:val="20"/>
            </w:rPr>
            <w:t>R-MCH-29-H</w:t>
          </w:r>
        </w:p>
      </w:tc>
    </w:tr>
    <w:tr w:rsidR="00494FDB" w:rsidRPr="00F85124" w14:paraId="7758F34A" w14:textId="77777777" w:rsidTr="00DE3917">
      <w:trPr>
        <w:cantSplit/>
        <w:trHeight w:val="288"/>
      </w:trPr>
      <w:tc>
        <w:tcPr>
          <w:tcW w:w="5000" w:type="pct"/>
          <w:gridSpan w:val="2"/>
        </w:tcPr>
        <w:p w14:paraId="7758F349" w14:textId="2D11B5DF" w:rsidR="00494FDB" w:rsidRPr="00F85124" w:rsidRDefault="00494FDB"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Pr="00494FDB">
            <w:rPr>
              <w:bCs w:val="0"/>
              <w:noProof/>
            </w:rPr>
            <w:t>2</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1A3456">
            <w:rPr>
              <w:noProof/>
            </w:rPr>
            <w:t>2</w:t>
          </w:r>
          <w:r>
            <w:rPr>
              <w:noProof/>
            </w:rPr>
            <w:fldChar w:fldCharType="end"/>
          </w:r>
          <w:r>
            <w:t>)</w:t>
          </w:r>
        </w:p>
      </w:tc>
    </w:tr>
  </w:tbl>
  <w:p w14:paraId="7758F34B" w14:textId="77777777" w:rsidR="00494FDB" w:rsidRDefault="00494FD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D" w14:textId="372E227C" w:rsidR="00494FDB" w:rsidRDefault="00494FD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E" w14:textId="2661F53C" w:rsidR="00494FDB" w:rsidRDefault="00494FD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494FDB" w:rsidRPr="00F85124" w14:paraId="7758F351" w14:textId="77777777" w:rsidTr="00DE3917">
      <w:trPr>
        <w:cantSplit/>
        <w:trHeight w:val="288"/>
      </w:trPr>
      <w:tc>
        <w:tcPr>
          <w:tcW w:w="3877" w:type="pct"/>
          <w:tcBorders>
            <w:bottom w:val="single" w:sz="4" w:space="0" w:color="auto"/>
            <w:right w:val="nil"/>
          </w:tcBorders>
          <w:vAlign w:val="center"/>
        </w:tcPr>
        <w:p w14:paraId="7758F34F" w14:textId="1709B99E" w:rsidR="00494FDB" w:rsidRPr="005F2F11" w:rsidRDefault="00494FDB" w:rsidP="00A17F52">
          <w:pPr>
            <w:pStyle w:val="Style17"/>
            <w:rPr>
              <w:b/>
              <w:color w:val="auto"/>
              <w:sz w:val="20"/>
              <w:szCs w:val="20"/>
            </w:rPr>
          </w:pPr>
          <w:r w:rsidRPr="005F2F11">
            <w:rPr>
              <w:color w:val="auto"/>
              <w:sz w:val="20"/>
              <w:szCs w:val="20"/>
            </w:rPr>
            <w:t xml:space="preserve">CERTIFICATE OF </w:t>
          </w:r>
          <w:r>
            <w:rPr>
              <w:color w:val="auto"/>
              <w:sz w:val="20"/>
              <w:szCs w:val="20"/>
            </w:rPr>
            <w:t xml:space="preserve">VERIFICATION </w:t>
          </w:r>
          <w:r w:rsidRPr="00CF4720">
            <w:rPr>
              <w:color w:val="auto"/>
              <w:sz w:val="20"/>
              <w:szCs w:val="20"/>
            </w:rPr>
            <w:t xml:space="preserve">- </w:t>
          </w:r>
          <w:r w:rsidRPr="00CF472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7758F350" w14:textId="77777777" w:rsidR="00494FDB" w:rsidRDefault="00494FDB">
          <w:pPr>
            <w:pStyle w:val="Style18"/>
            <w:rPr>
              <w:b/>
              <w:color w:val="auto"/>
              <w:sz w:val="20"/>
              <w:szCs w:val="20"/>
            </w:rPr>
          </w:pPr>
          <w:r w:rsidRPr="005F2F11">
            <w:rPr>
              <w:color w:val="auto"/>
              <w:sz w:val="20"/>
              <w:szCs w:val="20"/>
            </w:rPr>
            <w:t>CF</w:t>
          </w:r>
          <w:r>
            <w:rPr>
              <w:color w:val="auto"/>
              <w:sz w:val="20"/>
              <w:szCs w:val="20"/>
            </w:rPr>
            <w:t>3</w:t>
          </w:r>
          <w:r w:rsidRPr="005F2F11">
            <w:rPr>
              <w:color w:val="auto"/>
              <w:sz w:val="20"/>
              <w:szCs w:val="20"/>
            </w:rPr>
            <w:t>R-MCH-29-H</w:t>
          </w:r>
        </w:p>
      </w:tc>
    </w:tr>
    <w:tr w:rsidR="00494FDB" w:rsidRPr="00F85124" w14:paraId="7758F353" w14:textId="77777777" w:rsidTr="00DE3917">
      <w:trPr>
        <w:cantSplit/>
        <w:trHeight w:val="288"/>
      </w:trPr>
      <w:tc>
        <w:tcPr>
          <w:tcW w:w="5000" w:type="pct"/>
          <w:gridSpan w:val="2"/>
        </w:tcPr>
        <w:p w14:paraId="7758F352" w14:textId="7CE80B67" w:rsidR="00494FDB" w:rsidRPr="00F85124" w:rsidRDefault="00494FDB"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003E241C" w:rsidRPr="003E241C">
            <w:rPr>
              <w:bCs w:val="0"/>
              <w:noProof/>
            </w:rPr>
            <w:t>3</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1A3456">
            <w:rPr>
              <w:noProof/>
            </w:rPr>
            <w:t>4</w:t>
          </w:r>
          <w:r>
            <w:rPr>
              <w:noProof/>
            </w:rPr>
            <w:fldChar w:fldCharType="end"/>
          </w:r>
          <w:r>
            <w:t>)</w:t>
          </w:r>
        </w:p>
      </w:tc>
    </w:tr>
  </w:tbl>
  <w:p w14:paraId="7758F354" w14:textId="77777777" w:rsidR="00494FDB" w:rsidRDefault="00494FD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55" w14:textId="3EE65BF1" w:rsidR="00494FDB" w:rsidRDefault="00494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70B6DBE"/>
    <w:multiLevelType w:val="hybridMultilevel"/>
    <w:tmpl w:val="51A233A8"/>
    <w:lvl w:ilvl="0" w:tplc="44CA453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149547CD"/>
    <w:multiLevelType w:val="hybridMultilevel"/>
    <w:tmpl w:val="818074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932258"/>
    <w:multiLevelType w:val="hybridMultilevel"/>
    <w:tmpl w:val="9E5A8A1A"/>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8" w15:restartNumberingAfterBreak="0">
    <w:nsid w:val="3CA71856"/>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08E1FD7"/>
    <w:multiLevelType w:val="multilevel"/>
    <w:tmpl w:val="89C83A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1B3090A"/>
    <w:multiLevelType w:val="hybridMultilevel"/>
    <w:tmpl w:val="FC74BC54"/>
    <w:lvl w:ilvl="0" w:tplc="706EC6A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55934189"/>
    <w:multiLevelType w:val="hybridMultilevel"/>
    <w:tmpl w:val="2888437A"/>
    <w:lvl w:ilvl="0" w:tplc="25941DE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9B7024B"/>
    <w:multiLevelType w:val="hybridMultilevel"/>
    <w:tmpl w:val="6C183F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DB736A8"/>
    <w:multiLevelType w:val="hybridMultilevel"/>
    <w:tmpl w:val="2AC4052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9"/>
  </w:num>
  <w:num w:numId="4">
    <w:abstractNumId w:val="1"/>
  </w:num>
  <w:num w:numId="5">
    <w:abstractNumId w:val="0"/>
  </w:num>
  <w:num w:numId="6">
    <w:abstractNumId w:val="11"/>
  </w:num>
  <w:num w:numId="7">
    <w:abstractNumId w:val="6"/>
  </w:num>
  <w:num w:numId="8">
    <w:abstractNumId w:val="8"/>
  </w:num>
  <w:num w:numId="9">
    <w:abstractNumId w:val="2"/>
  </w:num>
  <w:num w:numId="10">
    <w:abstractNumId w:val="7"/>
  </w:num>
  <w:num w:numId="11">
    <w:abstractNumId w:val="12"/>
  </w:num>
  <w:num w:numId="12">
    <w:abstractNumId w:val="4"/>
  </w:num>
  <w:num w:numId="13">
    <w:abstractNumId w:val="13"/>
  </w:num>
  <w:num w:numId="14">
    <w:abstractNumId w:val="14"/>
  </w:num>
  <w:num w:numId="15">
    <w:abstractNumId w:val="14"/>
  </w:num>
  <w:num w:numId="16">
    <w:abstractNumId w:val="14"/>
  </w:num>
  <w:num w:numId="17">
    <w:abstractNumId w:val="10"/>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ZubmxPp02qcB4AxItFU4jVa7XB/ONgFcv6JYOZHTsF0y3mChoXrwJ7MBiqTBJMaycuqTsWClxvB+uITyLRYmkw==" w:salt="1omaL+JNJlmxyGroJSplo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24D94"/>
    <w:rsid w:val="0002635E"/>
    <w:rsid w:val="00026750"/>
    <w:rsid w:val="00035A79"/>
    <w:rsid w:val="00037926"/>
    <w:rsid w:val="0004609D"/>
    <w:rsid w:val="000470D7"/>
    <w:rsid w:val="000471F6"/>
    <w:rsid w:val="00051F14"/>
    <w:rsid w:val="00053A0E"/>
    <w:rsid w:val="00055776"/>
    <w:rsid w:val="00056FC6"/>
    <w:rsid w:val="0006016B"/>
    <w:rsid w:val="0006170B"/>
    <w:rsid w:val="000631C6"/>
    <w:rsid w:val="000644B7"/>
    <w:rsid w:val="00067E04"/>
    <w:rsid w:val="00071D5C"/>
    <w:rsid w:val="00076F08"/>
    <w:rsid w:val="00080A37"/>
    <w:rsid w:val="00080EEE"/>
    <w:rsid w:val="000822FB"/>
    <w:rsid w:val="000861F1"/>
    <w:rsid w:val="00087CBE"/>
    <w:rsid w:val="00091D81"/>
    <w:rsid w:val="00094EF2"/>
    <w:rsid w:val="000A0D18"/>
    <w:rsid w:val="000A105B"/>
    <w:rsid w:val="000A1F02"/>
    <w:rsid w:val="000A2ED7"/>
    <w:rsid w:val="000A35C7"/>
    <w:rsid w:val="000A4A99"/>
    <w:rsid w:val="000B2A65"/>
    <w:rsid w:val="000B4491"/>
    <w:rsid w:val="000B53F9"/>
    <w:rsid w:val="000B619D"/>
    <w:rsid w:val="000B7F1D"/>
    <w:rsid w:val="000C09F1"/>
    <w:rsid w:val="000C1A4A"/>
    <w:rsid w:val="000C4C97"/>
    <w:rsid w:val="000C4D3D"/>
    <w:rsid w:val="000C53C6"/>
    <w:rsid w:val="000C6426"/>
    <w:rsid w:val="000C6B8F"/>
    <w:rsid w:val="000C7320"/>
    <w:rsid w:val="000D25DB"/>
    <w:rsid w:val="000D3DCD"/>
    <w:rsid w:val="000D4F78"/>
    <w:rsid w:val="000D7DA8"/>
    <w:rsid w:val="000E0BE1"/>
    <w:rsid w:val="000E2D07"/>
    <w:rsid w:val="000E53E9"/>
    <w:rsid w:val="000E7ABD"/>
    <w:rsid w:val="000F070F"/>
    <w:rsid w:val="000F0BA7"/>
    <w:rsid w:val="000F67E7"/>
    <w:rsid w:val="000F754C"/>
    <w:rsid w:val="00101126"/>
    <w:rsid w:val="001049AF"/>
    <w:rsid w:val="00110FB5"/>
    <w:rsid w:val="001114AE"/>
    <w:rsid w:val="001131A2"/>
    <w:rsid w:val="001177F0"/>
    <w:rsid w:val="00126F26"/>
    <w:rsid w:val="001305CE"/>
    <w:rsid w:val="001315EE"/>
    <w:rsid w:val="00135466"/>
    <w:rsid w:val="00135763"/>
    <w:rsid w:val="00136DCB"/>
    <w:rsid w:val="00137AA4"/>
    <w:rsid w:val="001407E3"/>
    <w:rsid w:val="00142FD3"/>
    <w:rsid w:val="00146D59"/>
    <w:rsid w:val="0014781A"/>
    <w:rsid w:val="00155ACD"/>
    <w:rsid w:val="0015743C"/>
    <w:rsid w:val="001577AB"/>
    <w:rsid w:val="001615D7"/>
    <w:rsid w:val="001616EB"/>
    <w:rsid w:val="00162081"/>
    <w:rsid w:val="00171597"/>
    <w:rsid w:val="00172343"/>
    <w:rsid w:val="001739FA"/>
    <w:rsid w:val="00174BD1"/>
    <w:rsid w:val="00175D42"/>
    <w:rsid w:val="00181190"/>
    <w:rsid w:val="0018426A"/>
    <w:rsid w:val="0018439C"/>
    <w:rsid w:val="00190C8C"/>
    <w:rsid w:val="0019624F"/>
    <w:rsid w:val="001A3456"/>
    <w:rsid w:val="001A5583"/>
    <w:rsid w:val="001B2176"/>
    <w:rsid w:val="001B5BA4"/>
    <w:rsid w:val="001C18CE"/>
    <w:rsid w:val="001C344E"/>
    <w:rsid w:val="001D7CD9"/>
    <w:rsid w:val="001E3C52"/>
    <w:rsid w:val="001E522C"/>
    <w:rsid w:val="001F0424"/>
    <w:rsid w:val="001F0E8D"/>
    <w:rsid w:val="001F20EE"/>
    <w:rsid w:val="001F4596"/>
    <w:rsid w:val="001F629E"/>
    <w:rsid w:val="00200E53"/>
    <w:rsid w:val="00202608"/>
    <w:rsid w:val="00206039"/>
    <w:rsid w:val="0021019D"/>
    <w:rsid w:val="002108CC"/>
    <w:rsid w:val="00211788"/>
    <w:rsid w:val="00213E8E"/>
    <w:rsid w:val="00216C55"/>
    <w:rsid w:val="00222F6D"/>
    <w:rsid w:val="002241A5"/>
    <w:rsid w:val="00224E10"/>
    <w:rsid w:val="00237329"/>
    <w:rsid w:val="00237C30"/>
    <w:rsid w:val="002420D2"/>
    <w:rsid w:val="00243047"/>
    <w:rsid w:val="00245AF0"/>
    <w:rsid w:val="00251B09"/>
    <w:rsid w:val="002532A8"/>
    <w:rsid w:val="00253532"/>
    <w:rsid w:val="002562A4"/>
    <w:rsid w:val="002578FE"/>
    <w:rsid w:val="002615BC"/>
    <w:rsid w:val="00262721"/>
    <w:rsid w:val="002641C7"/>
    <w:rsid w:val="00264F4E"/>
    <w:rsid w:val="002710BB"/>
    <w:rsid w:val="002719D2"/>
    <w:rsid w:val="00271E1D"/>
    <w:rsid w:val="00273D94"/>
    <w:rsid w:val="00274618"/>
    <w:rsid w:val="00277212"/>
    <w:rsid w:val="0028466E"/>
    <w:rsid w:val="00284AFC"/>
    <w:rsid w:val="00284C8F"/>
    <w:rsid w:val="00285A7C"/>
    <w:rsid w:val="00287573"/>
    <w:rsid w:val="002878B9"/>
    <w:rsid w:val="00291F72"/>
    <w:rsid w:val="00293436"/>
    <w:rsid w:val="00295ED5"/>
    <w:rsid w:val="002A1004"/>
    <w:rsid w:val="002A199B"/>
    <w:rsid w:val="002A3A30"/>
    <w:rsid w:val="002A3F41"/>
    <w:rsid w:val="002A5D5F"/>
    <w:rsid w:val="002A6A1F"/>
    <w:rsid w:val="002A7986"/>
    <w:rsid w:val="002B2393"/>
    <w:rsid w:val="002B4F6F"/>
    <w:rsid w:val="002C131A"/>
    <w:rsid w:val="002C134F"/>
    <w:rsid w:val="002C153A"/>
    <w:rsid w:val="002C4974"/>
    <w:rsid w:val="002C586B"/>
    <w:rsid w:val="002D0D5B"/>
    <w:rsid w:val="002D1475"/>
    <w:rsid w:val="002D2B44"/>
    <w:rsid w:val="002D3BA6"/>
    <w:rsid w:val="002D680A"/>
    <w:rsid w:val="002D7DB8"/>
    <w:rsid w:val="002E3676"/>
    <w:rsid w:val="002E7941"/>
    <w:rsid w:val="002F3EE7"/>
    <w:rsid w:val="002F40A7"/>
    <w:rsid w:val="002F4802"/>
    <w:rsid w:val="002F6775"/>
    <w:rsid w:val="002F6D11"/>
    <w:rsid w:val="00301FFD"/>
    <w:rsid w:val="00304466"/>
    <w:rsid w:val="003044D3"/>
    <w:rsid w:val="003051D0"/>
    <w:rsid w:val="00306026"/>
    <w:rsid w:val="00312DE0"/>
    <w:rsid w:val="00314D52"/>
    <w:rsid w:val="00314EC3"/>
    <w:rsid w:val="0032018D"/>
    <w:rsid w:val="00320F01"/>
    <w:rsid w:val="003247CA"/>
    <w:rsid w:val="00324CC5"/>
    <w:rsid w:val="00327832"/>
    <w:rsid w:val="0033141D"/>
    <w:rsid w:val="0033152E"/>
    <w:rsid w:val="00333BE7"/>
    <w:rsid w:val="00337397"/>
    <w:rsid w:val="00340CE9"/>
    <w:rsid w:val="0034294C"/>
    <w:rsid w:val="003500C8"/>
    <w:rsid w:val="00350A8C"/>
    <w:rsid w:val="00351525"/>
    <w:rsid w:val="003527A2"/>
    <w:rsid w:val="00353C3B"/>
    <w:rsid w:val="003546FA"/>
    <w:rsid w:val="0035603C"/>
    <w:rsid w:val="00357343"/>
    <w:rsid w:val="00363D77"/>
    <w:rsid w:val="00371157"/>
    <w:rsid w:val="003715CF"/>
    <w:rsid w:val="00372700"/>
    <w:rsid w:val="0037358C"/>
    <w:rsid w:val="003759D0"/>
    <w:rsid w:val="00376EAA"/>
    <w:rsid w:val="003809C0"/>
    <w:rsid w:val="00381C81"/>
    <w:rsid w:val="003834E9"/>
    <w:rsid w:val="003850E9"/>
    <w:rsid w:val="00386209"/>
    <w:rsid w:val="0038684E"/>
    <w:rsid w:val="0039142A"/>
    <w:rsid w:val="00392915"/>
    <w:rsid w:val="00394C8C"/>
    <w:rsid w:val="003B3641"/>
    <w:rsid w:val="003B5B3C"/>
    <w:rsid w:val="003B68B3"/>
    <w:rsid w:val="003C03FA"/>
    <w:rsid w:val="003C7B7A"/>
    <w:rsid w:val="003D1625"/>
    <w:rsid w:val="003D349A"/>
    <w:rsid w:val="003D3D27"/>
    <w:rsid w:val="003D5183"/>
    <w:rsid w:val="003D5350"/>
    <w:rsid w:val="003E1E09"/>
    <w:rsid w:val="003E22AB"/>
    <w:rsid w:val="003E241C"/>
    <w:rsid w:val="003E6702"/>
    <w:rsid w:val="003F064C"/>
    <w:rsid w:val="003F1C6F"/>
    <w:rsid w:val="003F49BD"/>
    <w:rsid w:val="003F6A76"/>
    <w:rsid w:val="004034F2"/>
    <w:rsid w:val="0040359C"/>
    <w:rsid w:val="00404996"/>
    <w:rsid w:val="00411340"/>
    <w:rsid w:val="00411707"/>
    <w:rsid w:val="00415FD0"/>
    <w:rsid w:val="004251B8"/>
    <w:rsid w:val="004262C2"/>
    <w:rsid w:val="00430CEA"/>
    <w:rsid w:val="00432098"/>
    <w:rsid w:val="0043390E"/>
    <w:rsid w:val="0043422C"/>
    <w:rsid w:val="00435279"/>
    <w:rsid w:val="00440812"/>
    <w:rsid w:val="00440841"/>
    <w:rsid w:val="00442222"/>
    <w:rsid w:val="00443F66"/>
    <w:rsid w:val="004507D3"/>
    <w:rsid w:val="004510F5"/>
    <w:rsid w:val="00452004"/>
    <w:rsid w:val="00454C3D"/>
    <w:rsid w:val="004612F7"/>
    <w:rsid w:val="00462AC1"/>
    <w:rsid w:val="0046705B"/>
    <w:rsid w:val="00470951"/>
    <w:rsid w:val="004737C4"/>
    <w:rsid w:val="00474509"/>
    <w:rsid w:val="00474A7A"/>
    <w:rsid w:val="00475987"/>
    <w:rsid w:val="00477D56"/>
    <w:rsid w:val="0048031E"/>
    <w:rsid w:val="004809EE"/>
    <w:rsid w:val="00483E28"/>
    <w:rsid w:val="00486F0B"/>
    <w:rsid w:val="004944D6"/>
    <w:rsid w:val="004948E2"/>
    <w:rsid w:val="00494FDB"/>
    <w:rsid w:val="004A05C6"/>
    <w:rsid w:val="004A1BEB"/>
    <w:rsid w:val="004A264A"/>
    <w:rsid w:val="004A5C7F"/>
    <w:rsid w:val="004A6E7F"/>
    <w:rsid w:val="004B1012"/>
    <w:rsid w:val="004B4582"/>
    <w:rsid w:val="004B62FE"/>
    <w:rsid w:val="004B7BD2"/>
    <w:rsid w:val="004C23D9"/>
    <w:rsid w:val="004C2C61"/>
    <w:rsid w:val="004C40A6"/>
    <w:rsid w:val="004C644A"/>
    <w:rsid w:val="004D1CE3"/>
    <w:rsid w:val="004D287C"/>
    <w:rsid w:val="004D2988"/>
    <w:rsid w:val="004E049F"/>
    <w:rsid w:val="004E112A"/>
    <w:rsid w:val="004E230B"/>
    <w:rsid w:val="004F0A7F"/>
    <w:rsid w:val="004F40C1"/>
    <w:rsid w:val="004F4BE8"/>
    <w:rsid w:val="00513D83"/>
    <w:rsid w:val="00514ADB"/>
    <w:rsid w:val="00520412"/>
    <w:rsid w:val="005222CB"/>
    <w:rsid w:val="00525F8D"/>
    <w:rsid w:val="00527ACC"/>
    <w:rsid w:val="00530F4C"/>
    <w:rsid w:val="00530FE5"/>
    <w:rsid w:val="00531044"/>
    <w:rsid w:val="00533A0A"/>
    <w:rsid w:val="00533ED1"/>
    <w:rsid w:val="005340A2"/>
    <w:rsid w:val="00536750"/>
    <w:rsid w:val="005369B5"/>
    <w:rsid w:val="00536AA4"/>
    <w:rsid w:val="00537FDF"/>
    <w:rsid w:val="00540E6C"/>
    <w:rsid w:val="00541293"/>
    <w:rsid w:val="005437EB"/>
    <w:rsid w:val="00543D99"/>
    <w:rsid w:val="00546F9B"/>
    <w:rsid w:val="00551599"/>
    <w:rsid w:val="00552A3E"/>
    <w:rsid w:val="00555884"/>
    <w:rsid w:val="00562BA8"/>
    <w:rsid w:val="005661DF"/>
    <w:rsid w:val="00566DA0"/>
    <w:rsid w:val="005678C7"/>
    <w:rsid w:val="00572B72"/>
    <w:rsid w:val="00573417"/>
    <w:rsid w:val="00574E6A"/>
    <w:rsid w:val="005813CE"/>
    <w:rsid w:val="00581F33"/>
    <w:rsid w:val="005821CB"/>
    <w:rsid w:val="0058278F"/>
    <w:rsid w:val="005877FC"/>
    <w:rsid w:val="0059070E"/>
    <w:rsid w:val="00590887"/>
    <w:rsid w:val="00590C0B"/>
    <w:rsid w:val="00594C36"/>
    <w:rsid w:val="005A012D"/>
    <w:rsid w:val="005A48A5"/>
    <w:rsid w:val="005C4233"/>
    <w:rsid w:val="005C5038"/>
    <w:rsid w:val="005C73C7"/>
    <w:rsid w:val="005D2752"/>
    <w:rsid w:val="005D30D4"/>
    <w:rsid w:val="005D55BB"/>
    <w:rsid w:val="005E23CD"/>
    <w:rsid w:val="005E2724"/>
    <w:rsid w:val="005E3BEC"/>
    <w:rsid w:val="005E3D13"/>
    <w:rsid w:val="005E3E55"/>
    <w:rsid w:val="005E3EEA"/>
    <w:rsid w:val="005E68FF"/>
    <w:rsid w:val="005F178B"/>
    <w:rsid w:val="005F2F11"/>
    <w:rsid w:val="005F4CDC"/>
    <w:rsid w:val="006016EB"/>
    <w:rsid w:val="006019F9"/>
    <w:rsid w:val="00601C19"/>
    <w:rsid w:val="00602E62"/>
    <w:rsid w:val="00605485"/>
    <w:rsid w:val="00605944"/>
    <w:rsid w:val="006066A3"/>
    <w:rsid w:val="00611910"/>
    <w:rsid w:val="0061305F"/>
    <w:rsid w:val="00613F4A"/>
    <w:rsid w:val="00614268"/>
    <w:rsid w:val="00616C4D"/>
    <w:rsid w:val="00617B42"/>
    <w:rsid w:val="006200D7"/>
    <w:rsid w:val="006227B1"/>
    <w:rsid w:val="00622990"/>
    <w:rsid w:val="0063107B"/>
    <w:rsid w:val="00631115"/>
    <w:rsid w:val="00632F51"/>
    <w:rsid w:val="00632F73"/>
    <w:rsid w:val="006350D1"/>
    <w:rsid w:val="00636890"/>
    <w:rsid w:val="006411CF"/>
    <w:rsid w:val="00641C71"/>
    <w:rsid w:val="0064300C"/>
    <w:rsid w:val="00644727"/>
    <w:rsid w:val="00647F5F"/>
    <w:rsid w:val="00654F37"/>
    <w:rsid w:val="00662A77"/>
    <w:rsid w:val="00663AF7"/>
    <w:rsid w:val="00667362"/>
    <w:rsid w:val="00671DD1"/>
    <w:rsid w:val="0067298F"/>
    <w:rsid w:val="00674FED"/>
    <w:rsid w:val="0068226F"/>
    <w:rsid w:val="00682CBA"/>
    <w:rsid w:val="00683D90"/>
    <w:rsid w:val="00685D72"/>
    <w:rsid w:val="00686B8B"/>
    <w:rsid w:val="00692EDF"/>
    <w:rsid w:val="006930E5"/>
    <w:rsid w:val="00696281"/>
    <w:rsid w:val="00697E29"/>
    <w:rsid w:val="006A156C"/>
    <w:rsid w:val="006A1796"/>
    <w:rsid w:val="006A57F1"/>
    <w:rsid w:val="006A722E"/>
    <w:rsid w:val="006B0F22"/>
    <w:rsid w:val="006B1F53"/>
    <w:rsid w:val="006B4081"/>
    <w:rsid w:val="006C0044"/>
    <w:rsid w:val="006C0E98"/>
    <w:rsid w:val="006C5D16"/>
    <w:rsid w:val="006C7335"/>
    <w:rsid w:val="006C7406"/>
    <w:rsid w:val="006D05BB"/>
    <w:rsid w:val="006D21DC"/>
    <w:rsid w:val="006D4D01"/>
    <w:rsid w:val="006D7492"/>
    <w:rsid w:val="006D7CAB"/>
    <w:rsid w:val="006E1FC1"/>
    <w:rsid w:val="006F0339"/>
    <w:rsid w:val="006F0652"/>
    <w:rsid w:val="006F2C70"/>
    <w:rsid w:val="0070354F"/>
    <w:rsid w:val="007108CC"/>
    <w:rsid w:val="00713028"/>
    <w:rsid w:val="00714442"/>
    <w:rsid w:val="00714CBC"/>
    <w:rsid w:val="00714DAD"/>
    <w:rsid w:val="00716135"/>
    <w:rsid w:val="0071761E"/>
    <w:rsid w:val="00717DEA"/>
    <w:rsid w:val="00720306"/>
    <w:rsid w:val="00723136"/>
    <w:rsid w:val="00727DA1"/>
    <w:rsid w:val="00732CCF"/>
    <w:rsid w:val="00743217"/>
    <w:rsid w:val="0074424A"/>
    <w:rsid w:val="00746633"/>
    <w:rsid w:val="00751673"/>
    <w:rsid w:val="00753667"/>
    <w:rsid w:val="00753CFA"/>
    <w:rsid w:val="00755170"/>
    <w:rsid w:val="007551EC"/>
    <w:rsid w:val="007635A5"/>
    <w:rsid w:val="0076441C"/>
    <w:rsid w:val="00765F67"/>
    <w:rsid w:val="00771250"/>
    <w:rsid w:val="00773DD9"/>
    <w:rsid w:val="007755D6"/>
    <w:rsid w:val="007756F6"/>
    <w:rsid w:val="00776799"/>
    <w:rsid w:val="00777B2F"/>
    <w:rsid w:val="00785B34"/>
    <w:rsid w:val="00793E1C"/>
    <w:rsid w:val="00795C0E"/>
    <w:rsid w:val="00795EB8"/>
    <w:rsid w:val="0079717C"/>
    <w:rsid w:val="00797224"/>
    <w:rsid w:val="00797290"/>
    <w:rsid w:val="00797642"/>
    <w:rsid w:val="00797860"/>
    <w:rsid w:val="007A4603"/>
    <w:rsid w:val="007A682B"/>
    <w:rsid w:val="007B2440"/>
    <w:rsid w:val="007B2CB9"/>
    <w:rsid w:val="007B4BEA"/>
    <w:rsid w:val="007B645E"/>
    <w:rsid w:val="007C12FC"/>
    <w:rsid w:val="007C1A20"/>
    <w:rsid w:val="007C22ED"/>
    <w:rsid w:val="007C24A3"/>
    <w:rsid w:val="007C3262"/>
    <w:rsid w:val="007C3A8E"/>
    <w:rsid w:val="007D060B"/>
    <w:rsid w:val="007D0D8F"/>
    <w:rsid w:val="007D19B2"/>
    <w:rsid w:val="007D296D"/>
    <w:rsid w:val="007D2DD3"/>
    <w:rsid w:val="007D640F"/>
    <w:rsid w:val="007D726A"/>
    <w:rsid w:val="007E26E9"/>
    <w:rsid w:val="007E32B3"/>
    <w:rsid w:val="007E588B"/>
    <w:rsid w:val="007E5F90"/>
    <w:rsid w:val="007E6687"/>
    <w:rsid w:val="007F3E17"/>
    <w:rsid w:val="007F4637"/>
    <w:rsid w:val="007F57DC"/>
    <w:rsid w:val="00801F86"/>
    <w:rsid w:val="00804C36"/>
    <w:rsid w:val="00807045"/>
    <w:rsid w:val="008070D2"/>
    <w:rsid w:val="0080711A"/>
    <w:rsid w:val="008112A7"/>
    <w:rsid w:val="00815AA1"/>
    <w:rsid w:val="0081628C"/>
    <w:rsid w:val="00821F42"/>
    <w:rsid w:val="00823BF3"/>
    <w:rsid w:val="0082448D"/>
    <w:rsid w:val="008353B6"/>
    <w:rsid w:val="00841186"/>
    <w:rsid w:val="008459F6"/>
    <w:rsid w:val="00847E91"/>
    <w:rsid w:val="00847EF3"/>
    <w:rsid w:val="0085268F"/>
    <w:rsid w:val="00853177"/>
    <w:rsid w:val="00853254"/>
    <w:rsid w:val="008540F3"/>
    <w:rsid w:val="00857939"/>
    <w:rsid w:val="00860E60"/>
    <w:rsid w:val="00861BF8"/>
    <w:rsid w:val="008639C9"/>
    <w:rsid w:val="00864738"/>
    <w:rsid w:val="008651C9"/>
    <w:rsid w:val="00865861"/>
    <w:rsid w:val="00866FF0"/>
    <w:rsid w:val="00871988"/>
    <w:rsid w:val="00873A16"/>
    <w:rsid w:val="00877B2C"/>
    <w:rsid w:val="00881F94"/>
    <w:rsid w:val="00882FF6"/>
    <w:rsid w:val="00885D42"/>
    <w:rsid w:val="00886660"/>
    <w:rsid w:val="00886D4F"/>
    <w:rsid w:val="00890DB2"/>
    <w:rsid w:val="00894E3E"/>
    <w:rsid w:val="008A5B91"/>
    <w:rsid w:val="008A7891"/>
    <w:rsid w:val="008A7F5C"/>
    <w:rsid w:val="008B05CC"/>
    <w:rsid w:val="008C10F1"/>
    <w:rsid w:val="008C23D7"/>
    <w:rsid w:val="008C367F"/>
    <w:rsid w:val="008C4ABB"/>
    <w:rsid w:val="008D0B8D"/>
    <w:rsid w:val="008D3743"/>
    <w:rsid w:val="008D3813"/>
    <w:rsid w:val="008E429B"/>
    <w:rsid w:val="008E4542"/>
    <w:rsid w:val="008F146D"/>
    <w:rsid w:val="008F1900"/>
    <w:rsid w:val="00900C86"/>
    <w:rsid w:val="00906E56"/>
    <w:rsid w:val="00910091"/>
    <w:rsid w:val="00910674"/>
    <w:rsid w:val="009119ED"/>
    <w:rsid w:val="00915BCF"/>
    <w:rsid w:val="0092041F"/>
    <w:rsid w:val="00926632"/>
    <w:rsid w:val="00936187"/>
    <w:rsid w:val="009379DB"/>
    <w:rsid w:val="00941530"/>
    <w:rsid w:val="00941E17"/>
    <w:rsid w:val="009437C6"/>
    <w:rsid w:val="00946688"/>
    <w:rsid w:val="00955A9A"/>
    <w:rsid w:val="009564C7"/>
    <w:rsid w:val="009702F9"/>
    <w:rsid w:val="00972766"/>
    <w:rsid w:val="009727B8"/>
    <w:rsid w:val="00973822"/>
    <w:rsid w:val="00973A6E"/>
    <w:rsid w:val="00974BE6"/>
    <w:rsid w:val="0097558E"/>
    <w:rsid w:val="009764A9"/>
    <w:rsid w:val="00976637"/>
    <w:rsid w:val="00980FB6"/>
    <w:rsid w:val="00982535"/>
    <w:rsid w:val="00992035"/>
    <w:rsid w:val="00992EF8"/>
    <w:rsid w:val="00995D53"/>
    <w:rsid w:val="009A059F"/>
    <w:rsid w:val="009A1F14"/>
    <w:rsid w:val="009A3318"/>
    <w:rsid w:val="009A698F"/>
    <w:rsid w:val="009A6F10"/>
    <w:rsid w:val="009B6A58"/>
    <w:rsid w:val="009C1F4E"/>
    <w:rsid w:val="009C3E28"/>
    <w:rsid w:val="009C4B49"/>
    <w:rsid w:val="009C4F9A"/>
    <w:rsid w:val="009C5C3A"/>
    <w:rsid w:val="009C6B70"/>
    <w:rsid w:val="009D0F10"/>
    <w:rsid w:val="009D350E"/>
    <w:rsid w:val="009D53FC"/>
    <w:rsid w:val="009E2E57"/>
    <w:rsid w:val="009E3BB5"/>
    <w:rsid w:val="009E6627"/>
    <w:rsid w:val="009E6B59"/>
    <w:rsid w:val="009E7D29"/>
    <w:rsid w:val="009F2090"/>
    <w:rsid w:val="009F3DD4"/>
    <w:rsid w:val="00A0027A"/>
    <w:rsid w:val="00A00AE7"/>
    <w:rsid w:val="00A00FF1"/>
    <w:rsid w:val="00A02090"/>
    <w:rsid w:val="00A05D8F"/>
    <w:rsid w:val="00A07D19"/>
    <w:rsid w:val="00A10A8C"/>
    <w:rsid w:val="00A12015"/>
    <w:rsid w:val="00A16546"/>
    <w:rsid w:val="00A17965"/>
    <w:rsid w:val="00A17F52"/>
    <w:rsid w:val="00A2478F"/>
    <w:rsid w:val="00A24BE2"/>
    <w:rsid w:val="00A24F9F"/>
    <w:rsid w:val="00A2734E"/>
    <w:rsid w:val="00A33A50"/>
    <w:rsid w:val="00A3438B"/>
    <w:rsid w:val="00A359FE"/>
    <w:rsid w:val="00A36613"/>
    <w:rsid w:val="00A36EFE"/>
    <w:rsid w:val="00A42C60"/>
    <w:rsid w:val="00A44A18"/>
    <w:rsid w:val="00A44E30"/>
    <w:rsid w:val="00A45B6C"/>
    <w:rsid w:val="00A46AEC"/>
    <w:rsid w:val="00A51851"/>
    <w:rsid w:val="00A5318E"/>
    <w:rsid w:val="00A55365"/>
    <w:rsid w:val="00A55444"/>
    <w:rsid w:val="00A56E73"/>
    <w:rsid w:val="00A6143F"/>
    <w:rsid w:val="00A64443"/>
    <w:rsid w:val="00A677BB"/>
    <w:rsid w:val="00A702F0"/>
    <w:rsid w:val="00A70722"/>
    <w:rsid w:val="00A742B3"/>
    <w:rsid w:val="00A75B9B"/>
    <w:rsid w:val="00A81137"/>
    <w:rsid w:val="00A87572"/>
    <w:rsid w:val="00A92C18"/>
    <w:rsid w:val="00A94B41"/>
    <w:rsid w:val="00AA01C1"/>
    <w:rsid w:val="00AA18EC"/>
    <w:rsid w:val="00AA61B8"/>
    <w:rsid w:val="00AA767E"/>
    <w:rsid w:val="00AB10BA"/>
    <w:rsid w:val="00AB1578"/>
    <w:rsid w:val="00AB4166"/>
    <w:rsid w:val="00AB7CAE"/>
    <w:rsid w:val="00AC2C0E"/>
    <w:rsid w:val="00AC348D"/>
    <w:rsid w:val="00AC4755"/>
    <w:rsid w:val="00AC5DE9"/>
    <w:rsid w:val="00AC65B1"/>
    <w:rsid w:val="00AD431F"/>
    <w:rsid w:val="00AD4FAE"/>
    <w:rsid w:val="00AD5A7C"/>
    <w:rsid w:val="00AD67BC"/>
    <w:rsid w:val="00AE39CC"/>
    <w:rsid w:val="00AF4004"/>
    <w:rsid w:val="00AF7F9C"/>
    <w:rsid w:val="00B02E79"/>
    <w:rsid w:val="00B03C0D"/>
    <w:rsid w:val="00B04D67"/>
    <w:rsid w:val="00B07FB0"/>
    <w:rsid w:val="00B112BF"/>
    <w:rsid w:val="00B16E5F"/>
    <w:rsid w:val="00B17F24"/>
    <w:rsid w:val="00B23304"/>
    <w:rsid w:val="00B273D8"/>
    <w:rsid w:val="00B27A2A"/>
    <w:rsid w:val="00B33471"/>
    <w:rsid w:val="00B34290"/>
    <w:rsid w:val="00B35C45"/>
    <w:rsid w:val="00B401EA"/>
    <w:rsid w:val="00B4146E"/>
    <w:rsid w:val="00B4216F"/>
    <w:rsid w:val="00B429F3"/>
    <w:rsid w:val="00B4360D"/>
    <w:rsid w:val="00B446FE"/>
    <w:rsid w:val="00B44CA5"/>
    <w:rsid w:val="00B47B99"/>
    <w:rsid w:val="00B51352"/>
    <w:rsid w:val="00B538B2"/>
    <w:rsid w:val="00B55F60"/>
    <w:rsid w:val="00B6238C"/>
    <w:rsid w:val="00B65A30"/>
    <w:rsid w:val="00B6647D"/>
    <w:rsid w:val="00B730E7"/>
    <w:rsid w:val="00B7549D"/>
    <w:rsid w:val="00B778B9"/>
    <w:rsid w:val="00B82CAC"/>
    <w:rsid w:val="00B82F48"/>
    <w:rsid w:val="00B843B1"/>
    <w:rsid w:val="00B853ED"/>
    <w:rsid w:val="00B867D6"/>
    <w:rsid w:val="00BA2927"/>
    <w:rsid w:val="00BA2D4B"/>
    <w:rsid w:val="00BA3419"/>
    <w:rsid w:val="00BA6ECD"/>
    <w:rsid w:val="00BA6FA0"/>
    <w:rsid w:val="00BB3C7B"/>
    <w:rsid w:val="00BB5003"/>
    <w:rsid w:val="00BC2F64"/>
    <w:rsid w:val="00BC4F61"/>
    <w:rsid w:val="00BC6F83"/>
    <w:rsid w:val="00BC7549"/>
    <w:rsid w:val="00BD4D09"/>
    <w:rsid w:val="00BD71C5"/>
    <w:rsid w:val="00BD7DA4"/>
    <w:rsid w:val="00BE4C42"/>
    <w:rsid w:val="00BE5A88"/>
    <w:rsid w:val="00BE7F99"/>
    <w:rsid w:val="00BF2635"/>
    <w:rsid w:val="00BF530C"/>
    <w:rsid w:val="00BF5C62"/>
    <w:rsid w:val="00BF75F6"/>
    <w:rsid w:val="00C000DA"/>
    <w:rsid w:val="00C04EA8"/>
    <w:rsid w:val="00C06085"/>
    <w:rsid w:val="00C060F0"/>
    <w:rsid w:val="00C06AE0"/>
    <w:rsid w:val="00C072DB"/>
    <w:rsid w:val="00C07445"/>
    <w:rsid w:val="00C107D2"/>
    <w:rsid w:val="00C13757"/>
    <w:rsid w:val="00C137C9"/>
    <w:rsid w:val="00C14210"/>
    <w:rsid w:val="00C1652D"/>
    <w:rsid w:val="00C173DB"/>
    <w:rsid w:val="00C2497D"/>
    <w:rsid w:val="00C276EF"/>
    <w:rsid w:val="00C30FB6"/>
    <w:rsid w:val="00C30FDD"/>
    <w:rsid w:val="00C35471"/>
    <w:rsid w:val="00C367B7"/>
    <w:rsid w:val="00C36879"/>
    <w:rsid w:val="00C477A7"/>
    <w:rsid w:val="00C50E08"/>
    <w:rsid w:val="00C51617"/>
    <w:rsid w:val="00C527EE"/>
    <w:rsid w:val="00C535C7"/>
    <w:rsid w:val="00C5702B"/>
    <w:rsid w:val="00C60365"/>
    <w:rsid w:val="00C6068F"/>
    <w:rsid w:val="00C626A0"/>
    <w:rsid w:val="00C64E39"/>
    <w:rsid w:val="00C65399"/>
    <w:rsid w:val="00C65957"/>
    <w:rsid w:val="00C65C7B"/>
    <w:rsid w:val="00C66EAB"/>
    <w:rsid w:val="00C67305"/>
    <w:rsid w:val="00C6783F"/>
    <w:rsid w:val="00C70352"/>
    <w:rsid w:val="00C71EA2"/>
    <w:rsid w:val="00C73E32"/>
    <w:rsid w:val="00C73F6F"/>
    <w:rsid w:val="00C80BEB"/>
    <w:rsid w:val="00C874DA"/>
    <w:rsid w:val="00C9424C"/>
    <w:rsid w:val="00C97C10"/>
    <w:rsid w:val="00CA129C"/>
    <w:rsid w:val="00CA1A3D"/>
    <w:rsid w:val="00CA1FA3"/>
    <w:rsid w:val="00CA236D"/>
    <w:rsid w:val="00CA2CCA"/>
    <w:rsid w:val="00CA58DF"/>
    <w:rsid w:val="00CA6C34"/>
    <w:rsid w:val="00CB21F8"/>
    <w:rsid w:val="00CB3A25"/>
    <w:rsid w:val="00CB3D99"/>
    <w:rsid w:val="00CB7159"/>
    <w:rsid w:val="00CC1448"/>
    <w:rsid w:val="00CC211E"/>
    <w:rsid w:val="00CC2F36"/>
    <w:rsid w:val="00CC3614"/>
    <w:rsid w:val="00CC6E96"/>
    <w:rsid w:val="00CD1DBE"/>
    <w:rsid w:val="00CD394A"/>
    <w:rsid w:val="00CD3EBD"/>
    <w:rsid w:val="00CD7D13"/>
    <w:rsid w:val="00CE2183"/>
    <w:rsid w:val="00CE2409"/>
    <w:rsid w:val="00CE33A8"/>
    <w:rsid w:val="00CE3B8E"/>
    <w:rsid w:val="00CE4AF0"/>
    <w:rsid w:val="00CE6EA5"/>
    <w:rsid w:val="00CF4720"/>
    <w:rsid w:val="00CF6791"/>
    <w:rsid w:val="00D01766"/>
    <w:rsid w:val="00D05A28"/>
    <w:rsid w:val="00D06E4B"/>
    <w:rsid w:val="00D07066"/>
    <w:rsid w:val="00D165AA"/>
    <w:rsid w:val="00D17E5B"/>
    <w:rsid w:val="00D23F72"/>
    <w:rsid w:val="00D2673F"/>
    <w:rsid w:val="00D32969"/>
    <w:rsid w:val="00D32BE4"/>
    <w:rsid w:val="00D35026"/>
    <w:rsid w:val="00D36FD1"/>
    <w:rsid w:val="00D430F6"/>
    <w:rsid w:val="00D462C2"/>
    <w:rsid w:val="00D47F2D"/>
    <w:rsid w:val="00D50B07"/>
    <w:rsid w:val="00D53733"/>
    <w:rsid w:val="00D56CD8"/>
    <w:rsid w:val="00D6117A"/>
    <w:rsid w:val="00D62D6B"/>
    <w:rsid w:val="00D62DB5"/>
    <w:rsid w:val="00D65404"/>
    <w:rsid w:val="00D65579"/>
    <w:rsid w:val="00D6586C"/>
    <w:rsid w:val="00D67071"/>
    <w:rsid w:val="00D77E2E"/>
    <w:rsid w:val="00D80C3C"/>
    <w:rsid w:val="00D81ED4"/>
    <w:rsid w:val="00D82516"/>
    <w:rsid w:val="00D83CD6"/>
    <w:rsid w:val="00D84532"/>
    <w:rsid w:val="00D87559"/>
    <w:rsid w:val="00D916A4"/>
    <w:rsid w:val="00D920D6"/>
    <w:rsid w:val="00D9525A"/>
    <w:rsid w:val="00DA0908"/>
    <w:rsid w:val="00DA23E0"/>
    <w:rsid w:val="00DA3D14"/>
    <w:rsid w:val="00DA41D8"/>
    <w:rsid w:val="00DA4214"/>
    <w:rsid w:val="00DA5A46"/>
    <w:rsid w:val="00DA7914"/>
    <w:rsid w:val="00DB17CA"/>
    <w:rsid w:val="00DB44FE"/>
    <w:rsid w:val="00DB49D1"/>
    <w:rsid w:val="00DB5125"/>
    <w:rsid w:val="00DB5FCC"/>
    <w:rsid w:val="00DC0505"/>
    <w:rsid w:val="00DC05DC"/>
    <w:rsid w:val="00DC1E7C"/>
    <w:rsid w:val="00DC20F2"/>
    <w:rsid w:val="00DC242D"/>
    <w:rsid w:val="00DC2DC0"/>
    <w:rsid w:val="00DC3CBD"/>
    <w:rsid w:val="00DC5ED4"/>
    <w:rsid w:val="00DC7484"/>
    <w:rsid w:val="00DD256B"/>
    <w:rsid w:val="00DD2B0C"/>
    <w:rsid w:val="00DD2B3E"/>
    <w:rsid w:val="00DD2DEB"/>
    <w:rsid w:val="00DD54EE"/>
    <w:rsid w:val="00DE0768"/>
    <w:rsid w:val="00DE0AD3"/>
    <w:rsid w:val="00DE3917"/>
    <w:rsid w:val="00DE4647"/>
    <w:rsid w:val="00DF1740"/>
    <w:rsid w:val="00DF6ADD"/>
    <w:rsid w:val="00E00E2C"/>
    <w:rsid w:val="00E00F00"/>
    <w:rsid w:val="00E044ED"/>
    <w:rsid w:val="00E04599"/>
    <w:rsid w:val="00E074BC"/>
    <w:rsid w:val="00E10ED6"/>
    <w:rsid w:val="00E12FCC"/>
    <w:rsid w:val="00E136FC"/>
    <w:rsid w:val="00E1414A"/>
    <w:rsid w:val="00E221C5"/>
    <w:rsid w:val="00E224A4"/>
    <w:rsid w:val="00E23A7C"/>
    <w:rsid w:val="00E25F01"/>
    <w:rsid w:val="00E336A6"/>
    <w:rsid w:val="00E36AEC"/>
    <w:rsid w:val="00E40256"/>
    <w:rsid w:val="00E419F7"/>
    <w:rsid w:val="00E41DC9"/>
    <w:rsid w:val="00E47FB6"/>
    <w:rsid w:val="00E510FF"/>
    <w:rsid w:val="00E52697"/>
    <w:rsid w:val="00E570A4"/>
    <w:rsid w:val="00E61ADA"/>
    <w:rsid w:val="00E6616C"/>
    <w:rsid w:val="00E70EC9"/>
    <w:rsid w:val="00E719F4"/>
    <w:rsid w:val="00E71BE9"/>
    <w:rsid w:val="00E72366"/>
    <w:rsid w:val="00E72504"/>
    <w:rsid w:val="00E756C6"/>
    <w:rsid w:val="00E76912"/>
    <w:rsid w:val="00E779B8"/>
    <w:rsid w:val="00E829EB"/>
    <w:rsid w:val="00E83D12"/>
    <w:rsid w:val="00E9048F"/>
    <w:rsid w:val="00E9540C"/>
    <w:rsid w:val="00E959FA"/>
    <w:rsid w:val="00EA075A"/>
    <w:rsid w:val="00EB1719"/>
    <w:rsid w:val="00EB19D1"/>
    <w:rsid w:val="00EB27FA"/>
    <w:rsid w:val="00EB42BF"/>
    <w:rsid w:val="00EB66A2"/>
    <w:rsid w:val="00EB6A58"/>
    <w:rsid w:val="00EB7C97"/>
    <w:rsid w:val="00EC5897"/>
    <w:rsid w:val="00ED0EBB"/>
    <w:rsid w:val="00ED39E2"/>
    <w:rsid w:val="00ED6286"/>
    <w:rsid w:val="00EE19D8"/>
    <w:rsid w:val="00EE2A79"/>
    <w:rsid w:val="00EE35D0"/>
    <w:rsid w:val="00EE7347"/>
    <w:rsid w:val="00EE77ED"/>
    <w:rsid w:val="00EF00B4"/>
    <w:rsid w:val="00EF0C30"/>
    <w:rsid w:val="00EF1254"/>
    <w:rsid w:val="00F00493"/>
    <w:rsid w:val="00F00B7C"/>
    <w:rsid w:val="00F02BA6"/>
    <w:rsid w:val="00F02F98"/>
    <w:rsid w:val="00F03C64"/>
    <w:rsid w:val="00F05C17"/>
    <w:rsid w:val="00F12F4F"/>
    <w:rsid w:val="00F138D7"/>
    <w:rsid w:val="00F230AF"/>
    <w:rsid w:val="00F23B4A"/>
    <w:rsid w:val="00F25D56"/>
    <w:rsid w:val="00F414A2"/>
    <w:rsid w:val="00F44004"/>
    <w:rsid w:val="00F44676"/>
    <w:rsid w:val="00F45CAA"/>
    <w:rsid w:val="00F512AC"/>
    <w:rsid w:val="00F53F9A"/>
    <w:rsid w:val="00F5614E"/>
    <w:rsid w:val="00F604CD"/>
    <w:rsid w:val="00F60828"/>
    <w:rsid w:val="00F62238"/>
    <w:rsid w:val="00F6376C"/>
    <w:rsid w:val="00F6717A"/>
    <w:rsid w:val="00F70B2C"/>
    <w:rsid w:val="00F71B6F"/>
    <w:rsid w:val="00F725F3"/>
    <w:rsid w:val="00F739C8"/>
    <w:rsid w:val="00F74FE8"/>
    <w:rsid w:val="00F81046"/>
    <w:rsid w:val="00F821B1"/>
    <w:rsid w:val="00F977FA"/>
    <w:rsid w:val="00FA0ABE"/>
    <w:rsid w:val="00FA1346"/>
    <w:rsid w:val="00FA2F41"/>
    <w:rsid w:val="00FA4535"/>
    <w:rsid w:val="00FB2FA7"/>
    <w:rsid w:val="00FB3189"/>
    <w:rsid w:val="00FB3217"/>
    <w:rsid w:val="00FC0300"/>
    <w:rsid w:val="00FC25BE"/>
    <w:rsid w:val="00FC2A0E"/>
    <w:rsid w:val="00FD0FA3"/>
    <w:rsid w:val="00FD1218"/>
    <w:rsid w:val="00FD3283"/>
    <w:rsid w:val="00FD3686"/>
    <w:rsid w:val="00FD380D"/>
    <w:rsid w:val="00FD3F8A"/>
    <w:rsid w:val="00FE153B"/>
    <w:rsid w:val="00FE2B9E"/>
    <w:rsid w:val="00FE3982"/>
    <w:rsid w:val="00FE5AD4"/>
    <w:rsid w:val="00FF622F"/>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4:docId w14:val="7758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2C4974"/>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C4974"/>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70B2C"/>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70B2C"/>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DB5FCC"/>
    <w:rPr>
      <w:b/>
      <w:sz w:val="30"/>
    </w:rPr>
  </w:style>
  <w:style w:type="paragraph" w:customStyle="1" w:styleId="cf6rfooter20081113">
    <w:name w:val="cf6rfooter20081113"/>
    <w:basedOn w:val="Footer"/>
    <w:link w:val="cf6rfooter20081113Char"/>
    <w:qFormat/>
    <w:rsid w:val="007C3A8E"/>
    <w:pPr>
      <w:tabs>
        <w:tab w:val="right" w:pos="9900"/>
      </w:tabs>
    </w:pPr>
  </w:style>
  <w:style w:type="character" w:customStyle="1" w:styleId="cf6rfooter20081113Char">
    <w:name w:val="cf6rfooter20081113 Char"/>
    <w:basedOn w:val="FooterChar"/>
    <w:link w:val="cf6rfooter20081113"/>
    <w:rsid w:val="007C3A8E"/>
    <w:rPr>
      <w:rFonts w:asciiTheme="minorHAnsi" w:hAnsiTheme="minorHAnsi"/>
      <w:i w:val="0"/>
    </w:rPr>
  </w:style>
  <w:style w:type="paragraph" w:styleId="ListParagraph">
    <w:name w:val="List Paragraph"/>
    <w:basedOn w:val="Normal"/>
    <w:uiPriority w:val="34"/>
    <w:qFormat/>
    <w:rsid w:val="00E6616C"/>
    <w:pPr>
      <w:ind w:left="720"/>
      <w:contextualSpacing/>
    </w:pPr>
  </w:style>
  <w:style w:type="paragraph" w:customStyle="1" w:styleId="Style17">
    <w:name w:val="Style17"/>
    <w:basedOn w:val="Heading1"/>
    <w:link w:val="Style17Char"/>
    <w:qFormat/>
    <w:rsid w:val="00DE3917"/>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DE3917"/>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DE3917"/>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DE3917"/>
    <w:pPr>
      <w:tabs>
        <w:tab w:val="right" w:pos="10543"/>
      </w:tabs>
    </w:pPr>
    <w:rPr>
      <w:rFonts w:asciiTheme="minorHAnsi" w:hAnsiTheme="minorHAnsi"/>
      <w:bCs/>
    </w:rPr>
  </w:style>
  <w:style w:type="character" w:customStyle="1" w:styleId="Style18Char">
    <w:name w:val="Style18 Char"/>
    <w:basedOn w:val="Heading1Char"/>
    <w:link w:val="Style18"/>
    <w:rsid w:val="00DE3917"/>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DE3917"/>
    <w:rPr>
      <w:rFonts w:asciiTheme="minorHAnsi" w:hAnsiTheme="minorHAnsi"/>
      <w:sz w:val="12"/>
      <w:szCs w:val="12"/>
    </w:rPr>
  </w:style>
  <w:style w:type="character" w:customStyle="1" w:styleId="Style19Char">
    <w:name w:val="Style19 Char"/>
    <w:basedOn w:val="DefaultParagraphFont"/>
    <w:link w:val="Style19"/>
    <w:rsid w:val="00DE3917"/>
    <w:rPr>
      <w:rFonts w:asciiTheme="minorHAnsi" w:hAnsiTheme="minorHAnsi"/>
      <w:bCs/>
    </w:rPr>
  </w:style>
  <w:style w:type="character" w:customStyle="1" w:styleId="Style20Char">
    <w:name w:val="Style20 Char"/>
    <w:basedOn w:val="DefaultParagraphFont"/>
    <w:link w:val="Style20"/>
    <w:rsid w:val="00DE3917"/>
    <w:rPr>
      <w:rFonts w:asciiTheme="minorHAnsi" w:hAnsiTheme="minorHAnsi"/>
      <w:sz w:val="12"/>
      <w:szCs w:val="12"/>
    </w:rPr>
  </w:style>
  <w:style w:type="character" w:customStyle="1" w:styleId="apple-converted-space">
    <w:name w:val="apple-converted-space"/>
    <w:basedOn w:val="DefaultParagraphFont"/>
    <w:rsid w:val="009F3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71993">
      <w:bodyDiv w:val="1"/>
      <w:marLeft w:val="0"/>
      <w:marRight w:val="0"/>
      <w:marTop w:val="0"/>
      <w:marBottom w:val="0"/>
      <w:divBdr>
        <w:top w:val="none" w:sz="0" w:space="0" w:color="auto"/>
        <w:left w:val="none" w:sz="0" w:space="0" w:color="auto"/>
        <w:bottom w:val="none" w:sz="0" w:space="0" w:color="auto"/>
        <w:right w:val="none" w:sz="0" w:space="0" w:color="auto"/>
      </w:divBdr>
    </w:div>
    <w:div w:id="212888681">
      <w:bodyDiv w:val="1"/>
      <w:marLeft w:val="0"/>
      <w:marRight w:val="0"/>
      <w:marTop w:val="0"/>
      <w:marBottom w:val="0"/>
      <w:divBdr>
        <w:top w:val="none" w:sz="0" w:space="0" w:color="auto"/>
        <w:left w:val="none" w:sz="0" w:space="0" w:color="auto"/>
        <w:bottom w:val="none" w:sz="0" w:space="0" w:color="auto"/>
        <w:right w:val="none" w:sz="0" w:space="0" w:color="auto"/>
      </w:divBdr>
    </w:div>
    <w:div w:id="121655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AA30F2-35AA-4802-BD4F-1934C0320F73}">
  <ds:schemaRefs>
    <ds:schemaRef ds:uri="http://schemas.openxmlformats.org/officeDocument/2006/bibliography"/>
  </ds:schemaRefs>
</ds:datastoreItem>
</file>

<file path=customXml/itemProps2.xml><?xml version="1.0" encoding="utf-8"?>
<ds:datastoreItem xmlns:ds="http://schemas.openxmlformats.org/officeDocument/2006/customXml" ds:itemID="{EF7B0643-5377-4A2A-AD2A-0E6FE5FEC51E}">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FADD966E-1F0D-49F4-AC35-103B4502596F}">
  <ds:schemaRefs>
    <ds:schemaRef ds:uri="http://schemas.microsoft.com/sharepoint/v3/contenttype/forms"/>
  </ds:schemaRefs>
</ds:datastoreItem>
</file>

<file path=customXml/itemProps4.xml><?xml version="1.0" encoding="utf-8"?>
<ds:datastoreItem xmlns:ds="http://schemas.openxmlformats.org/officeDocument/2006/customXml" ds:itemID="{92A086E3-E7D1-4FBD-B738-3ED7FBF8CA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3869</Words>
  <Characters>22059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2018-09-27T19:22:00Z</dcterms:created>
  <dcterms:modified xsi:type="dcterms:W3CDTF">2022-04-11T20:57:00Z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