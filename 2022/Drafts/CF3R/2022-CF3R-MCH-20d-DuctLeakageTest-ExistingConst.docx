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69"/>
        <w:gridCol w:w="5039"/>
        <w:gridCol w:w="5522"/>
      </w:tblGrid>
      <w:tr w:rsidR="00D723A9" w:rsidRPr="00525196" w14:paraId="4AE0FBF4" w14:textId="77777777" w:rsidTr="00D723A9">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AE0FBF3" w14:textId="77777777" w:rsidR="00D723A9" w:rsidRPr="00525196" w:rsidRDefault="00D723A9" w:rsidP="002B159E">
            <w:pPr>
              <w:rPr>
                <w:rFonts w:asciiTheme="minorHAnsi" w:hAnsiTheme="minorHAnsi"/>
                <w:i/>
                <w:sz w:val="18"/>
                <w:szCs w:val="18"/>
              </w:rPr>
            </w:pPr>
            <w:r w:rsidRPr="00525196">
              <w:rPr>
                <w:rFonts w:asciiTheme="minorHAnsi" w:hAnsiTheme="minorHAnsi"/>
                <w:b/>
                <w:sz w:val="18"/>
                <w:szCs w:val="18"/>
              </w:rPr>
              <w:t>A. System Information</w:t>
            </w:r>
          </w:p>
        </w:tc>
      </w:tr>
      <w:tr w:rsidR="00D723A9" w:rsidRPr="00525196" w14:paraId="4AE0FBF8"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5" w14:textId="77777777"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01</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6" w14:textId="44B3C351" w:rsidR="00D723A9" w:rsidRPr="001A21E0" w:rsidRDefault="005621F7" w:rsidP="002B159E">
            <w:pPr>
              <w:rPr>
                <w:rFonts w:asciiTheme="minorHAnsi" w:hAnsiTheme="minorHAnsi"/>
                <w:sz w:val="18"/>
                <w:szCs w:val="18"/>
              </w:rPr>
            </w:pPr>
            <w:r w:rsidRPr="001A21E0">
              <w:rPr>
                <w:rFonts w:asciiTheme="minorHAnsi" w:hAnsiTheme="minorHAnsi"/>
                <w:sz w:val="18"/>
                <w:szCs w:val="18"/>
              </w:rPr>
              <w:t xml:space="preserve">Space Conditioning </w:t>
            </w:r>
            <w:r w:rsidR="00D723A9" w:rsidRPr="001A21E0">
              <w:rPr>
                <w:rFonts w:asciiTheme="minorHAnsi" w:hAnsiTheme="minorHAnsi"/>
                <w:sz w:val="18"/>
                <w:szCs w:val="18"/>
              </w:rPr>
              <w:t>System Identification or Name</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BF7" w14:textId="77777777" w:rsidR="00D723A9" w:rsidRPr="00525196" w:rsidRDefault="00D723A9" w:rsidP="002B159E">
            <w:pPr>
              <w:rPr>
                <w:rFonts w:asciiTheme="minorHAnsi" w:hAnsiTheme="minorHAnsi"/>
                <w:sz w:val="18"/>
                <w:szCs w:val="18"/>
              </w:rPr>
            </w:pPr>
          </w:p>
        </w:tc>
      </w:tr>
      <w:tr w:rsidR="00D723A9" w:rsidRPr="00525196" w14:paraId="4AE0FBFC"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9" w14:textId="77777777"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02</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A" w14:textId="3F58D28B" w:rsidR="00D723A9" w:rsidRPr="001A21E0" w:rsidRDefault="005621F7" w:rsidP="002B159E">
            <w:pPr>
              <w:rPr>
                <w:rFonts w:asciiTheme="minorHAnsi" w:hAnsiTheme="minorHAnsi"/>
                <w:sz w:val="18"/>
                <w:szCs w:val="18"/>
              </w:rPr>
            </w:pPr>
            <w:r w:rsidRPr="001A21E0">
              <w:rPr>
                <w:rFonts w:asciiTheme="minorHAnsi" w:hAnsiTheme="minorHAnsi"/>
                <w:sz w:val="18"/>
                <w:szCs w:val="18"/>
              </w:rPr>
              <w:t xml:space="preserve">Space Conditioning </w:t>
            </w:r>
            <w:r w:rsidR="00D723A9" w:rsidRPr="001A21E0">
              <w:rPr>
                <w:rFonts w:asciiTheme="minorHAnsi" w:hAnsiTheme="minorHAnsi"/>
                <w:sz w:val="18"/>
                <w:szCs w:val="18"/>
              </w:rPr>
              <w:t>System Location or Area Served</w:t>
            </w:r>
          </w:p>
        </w:tc>
        <w:tc>
          <w:tcPr>
            <w:tcW w:w="2503" w:type="pct"/>
            <w:tcBorders>
              <w:top w:val="single" w:sz="4" w:space="0" w:color="auto"/>
              <w:left w:val="single" w:sz="4" w:space="0" w:color="auto"/>
              <w:bottom w:val="single" w:sz="4" w:space="0" w:color="auto"/>
              <w:right w:val="single" w:sz="4" w:space="0" w:color="auto"/>
            </w:tcBorders>
            <w:hideMark/>
          </w:tcPr>
          <w:p w14:paraId="4AE0FBFB" w14:textId="77777777" w:rsidR="00D723A9" w:rsidRPr="00525196" w:rsidRDefault="00D723A9" w:rsidP="002B159E">
            <w:pPr>
              <w:rPr>
                <w:rFonts w:asciiTheme="minorHAnsi" w:hAnsiTheme="minorHAnsi"/>
                <w:sz w:val="18"/>
                <w:szCs w:val="18"/>
              </w:rPr>
            </w:pPr>
          </w:p>
        </w:tc>
      </w:tr>
      <w:tr w:rsidR="001A21E0" w:rsidRPr="00525196" w14:paraId="789CED87"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5E165DC8" w14:textId="438DDDDC" w:rsidR="001A21E0" w:rsidRPr="001A21E0" w:rsidRDefault="001A21E0" w:rsidP="002B159E">
            <w:pPr>
              <w:jc w:val="center"/>
              <w:rPr>
                <w:rFonts w:asciiTheme="minorHAnsi" w:hAnsiTheme="minorHAnsi"/>
                <w:sz w:val="18"/>
                <w:szCs w:val="18"/>
              </w:rPr>
            </w:pPr>
            <w:r w:rsidRPr="001A21E0">
              <w:rPr>
                <w:rFonts w:asciiTheme="minorHAnsi" w:hAnsiTheme="minorHAnsi"/>
                <w:sz w:val="18"/>
                <w:szCs w:val="18"/>
              </w:rPr>
              <w:t>03</w:t>
            </w:r>
          </w:p>
        </w:tc>
        <w:tc>
          <w:tcPr>
            <w:tcW w:w="2284" w:type="pct"/>
            <w:tcBorders>
              <w:top w:val="single" w:sz="4" w:space="0" w:color="auto"/>
              <w:left w:val="single" w:sz="4" w:space="0" w:color="auto"/>
              <w:bottom w:val="single" w:sz="4" w:space="0" w:color="auto"/>
              <w:right w:val="single" w:sz="4" w:space="0" w:color="auto"/>
            </w:tcBorders>
            <w:vAlign w:val="center"/>
          </w:tcPr>
          <w:p w14:paraId="1B18A730" w14:textId="5204200C" w:rsidR="001A21E0" w:rsidRPr="001A21E0" w:rsidRDefault="001A21E0" w:rsidP="002B159E">
            <w:pPr>
              <w:rPr>
                <w:rFonts w:asciiTheme="minorHAnsi" w:hAnsiTheme="minorHAnsi"/>
                <w:sz w:val="18"/>
                <w:szCs w:val="18"/>
              </w:rPr>
            </w:pPr>
            <w:r w:rsidRPr="00B01C89">
              <w:rPr>
                <w:rFonts w:asciiTheme="minorHAnsi" w:hAnsiTheme="minorHAnsi"/>
                <w:sz w:val="18"/>
                <w:szCs w:val="18"/>
              </w:rPr>
              <w:t>Indoor Unit Name</w:t>
            </w:r>
            <w:r w:rsidR="00CB62D6">
              <w:rPr>
                <w:rFonts w:asciiTheme="minorHAnsi" w:hAnsiTheme="minorHAnsi"/>
                <w:sz w:val="18"/>
                <w:szCs w:val="18"/>
              </w:rPr>
              <w:t xml:space="preserve"> </w:t>
            </w:r>
            <w:r w:rsidR="00CB62D6" w:rsidRPr="00CB62D6">
              <w:rPr>
                <w:rFonts w:asciiTheme="minorHAnsi" w:hAnsiTheme="minorHAnsi"/>
                <w:sz w:val="18"/>
              </w:rPr>
              <w:t>or Description of Area Served</w:t>
            </w:r>
          </w:p>
        </w:tc>
        <w:tc>
          <w:tcPr>
            <w:tcW w:w="2503" w:type="pct"/>
            <w:tcBorders>
              <w:top w:val="single" w:sz="4" w:space="0" w:color="auto"/>
              <w:left w:val="single" w:sz="4" w:space="0" w:color="auto"/>
              <w:bottom w:val="single" w:sz="4" w:space="0" w:color="auto"/>
              <w:right w:val="single" w:sz="4" w:space="0" w:color="auto"/>
            </w:tcBorders>
          </w:tcPr>
          <w:p w14:paraId="1BD294A3" w14:textId="77777777" w:rsidR="001A21E0" w:rsidRPr="00525196" w:rsidRDefault="001A21E0" w:rsidP="002B159E">
            <w:pPr>
              <w:rPr>
                <w:rFonts w:asciiTheme="minorHAnsi" w:hAnsiTheme="minorHAnsi"/>
                <w:sz w:val="18"/>
                <w:szCs w:val="18"/>
              </w:rPr>
            </w:pPr>
          </w:p>
        </w:tc>
      </w:tr>
      <w:tr w:rsidR="00D723A9" w:rsidRPr="00525196" w14:paraId="4AE0FC00"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D" w14:textId="51C18494"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4</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E" w14:textId="4D91E959" w:rsidR="00D723A9" w:rsidRPr="001A21E0" w:rsidRDefault="00D723A9" w:rsidP="002B159E">
            <w:pPr>
              <w:rPr>
                <w:rFonts w:asciiTheme="minorHAnsi" w:hAnsiTheme="minorHAnsi"/>
                <w:sz w:val="18"/>
                <w:szCs w:val="18"/>
              </w:rPr>
            </w:pPr>
            <w:r w:rsidRPr="001A21E0">
              <w:rPr>
                <w:rFonts w:asciiTheme="minorHAnsi" w:hAnsiTheme="minorHAnsi"/>
                <w:sz w:val="18"/>
                <w:szCs w:val="18"/>
              </w:rPr>
              <w:t>Building Type from CF1R</w:t>
            </w:r>
          </w:p>
        </w:tc>
        <w:tc>
          <w:tcPr>
            <w:tcW w:w="2503" w:type="pct"/>
            <w:tcBorders>
              <w:top w:val="single" w:sz="4" w:space="0" w:color="auto"/>
              <w:left w:val="single" w:sz="4" w:space="0" w:color="auto"/>
              <w:bottom w:val="single" w:sz="4" w:space="0" w:color="auto"/>
              <w:right w:val="single" w:sz="4" w:space="0" w:color="auto"/>
            </w:tcBorders>
            <w:hideMark/>
          </w:tcPr>
          <w:p w14:paraId="4AE0FBFF" w14:textId="77777777" w:rsidR="00D723A9" w:rsidRPr="00525196" w:rsidRDefault="00D723A9" w:rsidP="002B159E">
            <w:pPr>
              <w:rPr>
                <w:rFonts w:asciiTheme="minorHAnsi" w:hAnsiTheme="minorHAnsi"/>
                <w:sz w:val="18"/>
                <w:szCs w:val="18"/>
              </w:rPr>
            </w:pPr>
          </w:p>
        </w:tc>
      </w:tr>
      <w:tr w:rsidR="00D723A9" w:rsidRPr="00525196" w14:paraId="4AE0FC04"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1" w14:textId="0807F96F"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5</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2" w14:textId="77777777" w:rsidR="00D723A9" w:rsidRPr="001A21E0" w:rsidRDefault="00D723A9" w:rsidP="002B159E">
            <w:pPr>
              <w:rPr>
                <w:rFonts w:asciiTheme="minorHAnsi" w:hAnsiTheme="minorHAnsi"/>
                <w:sz w:val="18"/>
                <w:szCs w:val="18"/>
              </w:rPr>
            </w:pPr>
            <w:r w:rsidRPr="001A21E0">
              <w:rPr>
                <w:rFonts w:asciiTheme="minorHAnsi" w:hAnsiTheme="minorHAnsi"/>
                <w:sz w:val="18"/>
                <w:szCs w:val="18"/>
              </w:rPr>
              <w:t>Verified Low Leakage Ducts in Conditioned Space (VLLDCS)</w:t>
            </w:r>
            <w:r w:rsidR="00DB3723" w:rsidRPr="001A21E0">
              <w:rPr>
                <w:rFonts w:asciiTheme="minorHAnsi" w:hAnsiTheme="minorHAnsi"/>
                <w:sz w:val="18"/>
                <w:szCs w:val="18"/>
              </w:rPr>
              <w:t xml:space="preserve"> Credit from CF1R?</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3" w14:textId="77777777" w:rsidR="00D723A9" w:rsidRPr="00525196" w:rsidRDefault="00D723A9" w:rsidP="002B159E">
            <w:pPr>
              <w:rPr>
                <w:rFonts w:asciiTheme="minorHAnsi" w:hAnsiTheme="minorHAnsi"/>
                <w:sz w:val="18"/>
                <w:szCs w:val="18"/>
              </w:rPr>
            </w:pPr>
          </w:p>
        </w:tc>
      </w:tr>
      <w:tr w:rsidR="00D723A9" w:rsidRPr="00525196" w14:paraId="4AE0FC08"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5" w14:textId="34F8DEBB"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6</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6" w14:textId="77777777" w:rsidR="00D723A9" w:rsidRPr="001A21E0" w:rsidRDefault="00D723A9" w:rsidP="002B159E">
            <w:pPr>
              <w:rPr>
                <w:rFonts w:asciiTheme="minorHAnsi" w:hAnsiTheme="minorHAnsi"/>
                <w:sz w:val="18"/>
                <w:szCs w:val="18"/>
              </w:rPr>
            </w:pPr>
            <w:r w:rsidRPr="001A21E0">
              <w:rPr>
                <w:rFonts w:asciiTheme="minorHAnsi" w:hAnsiTheme="minorHAnsi"/>
                <w:sz w:val="18"/>
                <w:szCs w:val="18"/>
              </w:rPr>
              <w:t>Verified Low Leakage Air-handling Unit</w:t>
            </w:r>
            <w:r w:rsidR="00DB3723" w:rsidRPr="001A21E0">
              <w:rPr>
                <w:rFonts w:asciiTheme="minorHAnsi" w:hAnsiTheme="minorHAnsi"/>
                <w:sz w:val="18"/>
                <w:szCs w:val="18"/>
              </w:rPr>
              <w:t xml:space="preserve"> Credit from CF1R?</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7" w14:textId="77777777" w:rsidR="00D723A9" w:rsidRPr="00525196" w:rsidRDefault="00D723A9" w:rsidP="002B159E">
            <w:pPr>
              <w:rPr>
                <w:rFonts w:asciiTheme="minorHAnsi" w:hAnsiTheme="minorHAnsi"/>
                <w:sz w:val="18"/>
                <w:szCs w:val="18"/>
              </w:rPr>
            </w:pPr>
          </w:p>
        </w:tc>
      </w:tr>
      <w:tr w:rsidR="00D723A9" w:rsidRPr="00525196" w14:paraId="4AE0FC0C"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9" w14:textId="4A8589BE"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7</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A" w14:textId="71B1E6C7" w:rsidR="00D723A9" w:rsidRPr="001A21E0" w:rsidRDefault="00D723A9" w:rsidP="002B159E">
            <w:pPr>
              <w:rPr>
                <w:rFonts w:asciiTheme="minorHAnsi" w:hAnsiTheme="minorHAnsi"/>
                <w:sz w:val="18"/>
                <w:szCs w:val="18"/>
              </w:rPr>
            </w:pPr>
            <w:r w:rsidRPr="001A21E0">
              <w:rPr>
                <w:rFonts w:asciiTheme="minorHAnsi" w:hAnsiTheme="minorHAnsi"/>
                <w:sz w:val="18"/>
                <w:szCs w:val="18"/>
              </w:rPr>
              <w:t>Duct System Compliance Category</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B" w14:textId="77777777" w:rsidR="00D723A9" w:rsidRPr="00525196" w:rsidRDefault="00D723A9" w:rsidP="002B159E">
            <w:pPr>
              <w:rPr>
                <w:rFonts w:asciiTheme="minorHAnsi" w:hAnsiTheme="minorHAnsi"/>
                <w:sz w:val="18"/>
                <w:szCs w:val="18"/>
              </w:rPr>
            </w:pPr>
          </w:p>
        </w:tc>
      </w:tr>
      <w:tr w:rsidR="001A21E0" w:rsidRPr="00525196" w14:paraId="56F714F6"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314FB89" w14:textId="6D855648" w:rsidR="001A21E0" w:rsidRPr="001A21E0" w:rsidRDefault="001A21E0" w:rsidP="002B159E">
            <w:pPr>
              <w:jc w:val="center"/>
              <w:rPr>
                <w:rFonts w:asciiTheme="minorHAnsi" w:hAnsiTheme="minorHAnsi"/>
                <w:sz w:val="18"/>
                <w:szCs w:val="18"/>
              </w:rPr>
            </w:pPr>
            <w:r w:rsidRPr="001A21E0">
              <w:rPr>
                <w:rFonts w:asciiTheme="minorHAnsi" w:hAnsiTheme="minorHAnsi"/>
                <w:sz w:val="18"/>
                <w:szCs w:val="18"/>
              </w:rPr>
              <w:t>08</w:t>
            </w:r>
          </w:p>
        </w:tc>
        <w:tc>
          <w:tcPr>
            <w:tcW w:w="2284" w:type="pct"/>
            <w:tcBorders>
              <w:top w:val="single" w:sz="4" w:space="0" w:color="auto"/>
              <w:left w:val="single" w:sz="4" w:space="0" w:color="auto"/>
              <w:bottom w:val="single" w:sz="4" w:space="0" w:color="auto"/>
              <w:right w:val="single" w:sz="4" w:space="0" w:color="auto"/>
            </w:tcBorders>
            <w:vAlign w:val="center"/>
          </w:tcPr>
          <w:p w14:paraId="270263A7" w14:textId="07941E3A" w:rsidR="001A21E0" w:rsidRPr="001A21E0" w:rsidRDefault="001A21E0" w:rsidP="002B159E">
            <w:pPr>
              <w:rPr>
                <w:rFonts w:asciiTheme="minorHAnsi" w:hAnsiTheme="minorHAnsi"/>
                <w:sz w:val="18"/>
                <w:szCs w:val="18"/>
              </w:rPr>
            </w:pPr>
            <w:r w:rsidRPr="00B01C89">
              <w:rPr>
                <w:rFonts w:asciiTheme="minorHAnsi" w:hAnsiTheme="minorHAnsi"/>
                <w:sz w:val="18"/>
                <w:szCs w:val="18"/>
              </w:rPr>
              <w:t>Any portions of Duct Located in Garage?</w:t>
            </w:r>
          </w:p>
        </w:tc>
        <w:tc>
          <w:tcPr>
            <w:tcW w:w="2503" w:type="pct"/>
            <w:tcBorders>
              <w:top w:val="single" w:sz="4" w:space="0" w:color="auto"/>
              <w:left w:val="single" w:sz="4" w:space="0" w:color="auto"/>
              <w:bottom w:val="single" w:sz="4" w:space="0" w:color="auto"/>
              <w:right w:val="single" w:sz="4" w:space="0" w:color="auto"/>
            </w:tcBorders>
            <w:vAlign w:val="center"/>
          </w:tcPr>
          <w:p w14:paraId="21B5CFF1" w14:textId="77777777" w:rsidR="001A21E0" w:rsidRPr="00525196" w:rsidRDefault="001A21E0" w:rsidP="002B159E">
            <w:pPr>
              <w:rPr>
                <w:rFonts w:asciiTheme="minorHAnsi" w:hAnsiTheme="minorHAnsi"/>
                <w:sz w:val="18"/>
                <w:szCs w:val="18"/>
              </w:rPr>
            </w:pPr>
          </w:p>
        </w:tc>
      </w:tr>
      <w:tr w:rsidR="00CB62D6" w:rsidRPr="00525196" w14:paraId="78C144C4"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894D6D2" w14:textId="48BF4D2F" w:rsidR="00CB62D6" w:rsidRPr="00CB62D6" w:rsidRDefault="00CB62D6" w:rsidP="00CB62D6">
            <w:pPr>
              <w:jc w:val="center"/>
              <w:rPr>
                <w:rFonts w:asciiTheme="minorHAnsi" w:hAnsiTheme="minorHAnsi"/>
                <w:sz w:val="18"/>
                <w:szCs w:val="18"/>
              </w:rPr>
            </w:pPr>
            <w:r w:rsidRPr="00CB62D6">
              <w:rPr>
                <w:rFonts w:asciiTheme="minorHAnsi" w:hAnsiTheme="minorHAnsi"/>
                <w:sz w:val="18"/>
                <w:szCs w:val="18"/>
              </w:rPr>
              <w:t>09</w:t>
            </w:r>
          </w:p>
        </w:tc>
        <w:tc>
          <w:tcPr>
            <w:tcW w:w="2284" w:type="pct"/>
            <w:tcBorders>
              <w:top w:val="single" w:sz="4" w:space="0" w:color="auto"/>
              <w:left w:val="single" w:sz="4" w:space="0" w:color="auto"/>
              <w:bottom w:val="single" w:sz="4" w:space="0" w:color="auto"/>
              <w:right w:val="single" w:sz="4" w:space="0" w:color="auto"/>
            </w:tcBorders>
            <w:vAlign w:val="center"/>
          </w:tcPr>
          <w:p w14:paraId="2101EE90" w14:textId="6E00D7D7" w:rsidR="00CB62D6" w:rsidRPr="00CB62D6" w:rsidRDefault="00CB62D6" w:rsidP="00CB62D6">
            <w:pPr>
              <w:rPr>
                <w:rFonts w:asciiTheme="minorHAnsi" w:hAnsiTheme="minorHAnsi"/>
                <w:sz w:val="18"/>
                <w:szCs w:val="18"/>
              </w:rPr>
            </w:pPr>
            <w:proofErr w:type="gramStart"/>
            <w:r w:rsidRPr="00CB62D6">
              <w:rPr>
                <w:rFonts w:asciiTheme="minorHAnsi" w:hAnsiTheme="minorHAnsi"/>
                <w:sz w:val="18"/>
                <w:szCs w:val="18"/>
              </w:rPr>
              <w:t>Is</w:t>
            </w:r>
            <w:proofErr w:type="gramEnd"/>
            <w:r w:rsidRPr="00CB62D6">
              <w:rPr>
                <w:rFonts w:asciiTheme="minorHAnsi" w:hAnsiTheme="minorHAnsi"/>
                <w:sz w:val="18"/>
                <w:szCs w:val="18"/>
              </w:rPr>
              <w:t xml:space="preserve"> the system type Small Duct High Velocity (SDHV)?</w:t>
            </w:r>
          </w:p>
        </w:tc>
        <w:tc>
          <w:tcPr>
            <w:tcW w:w="2503" w:type="pct"/>
            <w:tcBorders>
              <w:top w:val="single" w:sz="4" w:space="0" w:color="auto"/>
              <w:left w:val="single" w:sz="4" w:space="0" w:color="auto"/>
              <w:bottom w:val="single" w:sz="4" w:space="0" w:color="auto"/>
              <w:right w:val="single" w:sz="4" w:space="0" w:color="auto"/>
            </w:tcBorders>
            <w:vAlign w:val="center"/>
          </w:tcPr>
          <w:p w14:paraId="6229CD99" w14:textId="77777777" w:rsidR="00CB62D6" w:rsidRPr="00525196" w:rsidRDefault="00CB62D6" w:rsidP="00CB62D6">
            <w:pPr>
              <w:rPr>
                <w:rFonts w:asciiTheme="minorHAnsi" w:hAnsiTheme="minorHAnsi"/>
                <w:sz w:val="18"/>
                <w:szCs w:val="18"/>
              </w:rPr>
            </w:pPr>
          </w:p>
        </w:tc>
      </w:tr>
    </w:tbl>
    <w:p w14:paraId="4AE0FC0D" w14:textId="77777777" w:rsidR="00D723A9" w:rsidRPr="00A63F93" w:rsidRDefault="00D723A9" w:rsidP="00D723A9">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621F7" w:rsidRPr="00525196" w14:paraId="4AE0FC11" w14:textId="77777777" w:rsidTr="00525196">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4AE0FC10" w14:textId="389CC5D2" w:rsidR="005621F7" w:rsidRPr="00525196" w:rsidRDefault="005621F7" w:rsidP="00D723A9">
            <w:pPr>
              <w:keepNext/>
              <w:rPr>
                <w:rFonts w:asciiTheme="minorHAnsi" w:hAnsiTheme="minorHAnsi"/>
                <w:b/>
                <w:sz w:val="18"/>
                <w:szCs w:val="18"/>
              </w:rPr>
            </w:pPr>
            <w:r w:rsidRPr="00A63F93">
              <w:rPr>
                <w:rFonts w:asciiTheme="minorHAnsi" w:hAnsiTheme="minorHAnsi"/>
                <w:b/>
                <w:szCs w:val="18"/>
              </w:rPr>
              <w:t>MCH-20d - Complete Replacement or Altered Duct System</w:t>
            </w:r>
          </w:p>
        </w:tc>
      </w:tr>
    </w:tbl>
    <w:p w14:paraId="4AE0FC12" w14:textId="77777777" w:rsidR="005621F7" w:rsidRDefault="005621F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2792"/>
        <w:gridCol w:w="2250"/>
        <w:gridCol w:w="5489"/>
      </w:tblGrid>
      <w:tr w:rsidR="00D723A9" w:rsidRPr="00525196" w14:paraId="4AE0FC14" w14:textId="77777777" w:rsidTr="00525196">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AE0FC13" w14:textId="77777777" w:rsidR="00D723A9" w:rsidRPr="00525196" w:rsidRDefault="00D723A9" w:rsidP="005621F7">
            <w:pPr>
              <w:keepNext/>
              <w:rPr>
                <w:rFonts w:asciiTheme="minorHAnsi" w:hAnsiTheme="minorHAnsi"/>
                <w:b/>
                <w:sz w:val="18"/>
                <w:szCs w:val="18"/>
              </w:rPr>
            </w:pPr>
            <w:r w:rsidRPr="00525196">
              <w:rPr>
                <w:rFonts w:asciiTheme="minorHAnsi" w:hAnsiTheme="minorHAnsi"/>
                <w:b/>
                <w:sz w:val="18"/>
                <w:szCs w:val="18"/>
              </w:rPr>
              <w:t>B. Duct Leakage Diagnostic Test</w:t>
            </w:r>
          </w:p>
        </w:tc>
      </w:tr>
      <w:tr w:rsidR="001A21E0" w:rsidRPr="00525196" w14:paraId="17F4ABFC" w14:textId="352D6F2D"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676D5CC" w14:textId="00C8E8A3" w:rsidR="001A21E0" w:rsidRPr="001A21E0" w:rsidRDefault="001A21E0" w:rsidP="00B01C89">
            <w:pPr>
              <w:keepNext/>
              <w:jc w:val="center"/>
              <w:rPr>
                <w:rFonts w:asciiTheme="minorHAnsi" w:hAnsiTheme="minorHAnsi"/>
                <w:b/>
                <w:sz w:val="18"/>
                <w:szCs w:val="18"/>
              </w:rPr>
            </w:pPr>
            <w:r w:rsidRPr="00B01C89">
              <w:rPr>
                <w:rFonts w:asciiTheme="minorHAnsi" w:hAnsiTheme="minorHAnsi"/>
                <w:sz w:val="18"/>
                <w:szCs w:val="18"/>
              </w:rPr>
              <w:t>01</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9C516FC" w14:textId="3691586F" w:rsidR="001A21E0" w:rsidRPr="001A21E0" w:rsidRDefault="001A21E0" w:rsidP="001A21E0">
            <w:pPr>
              <w:keepNext/>
              <w:rPr>
                <w:rFonts w:asciiTheme="minorHAnsi" w:hAnsiTheme="minorHAnsi"/>
                <w:b/>
                <w:sz w:val="18"/>
                <w:szCs w:val="18"/>
              </w:rPr>
            </w:pPr>
            <w:r w:rsidRPr="00B01C89">
              <w:rPr>
                <w:rFonts w:asciiTheme="minorHAnsi" w:hAnsiTheme="minorHAnsi"/>
                <w:sz w:val="18"/>
                <w:szCs w:val="18"/>
              </w:rPr>
              <w:t>Air-Handling Unit Airflow (AHU 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2B0EE4AB" w14:textId="77777777" w:rsidR="001A21E0" w:rsidRPr="001A21E0" w:rsidRDefault="001A21E0" w:rsidP="001A21E0">
            <w:pPr>
              <w:keepNext/>
              <w:rPr>
                <w:rFonts w:asciiTheme="minorHAnsi" w:hAnsiTheme="minorHAnsi"/>
                <w:b/>
                <w:sz w:val="18"/>
                <w:szCs w:val="18"/>
              </w:rPr>
            </w:pPr>
          </w:p>
        </w:tc>
      </w:tr>
      <w:tr w:rsidR="001A21E0" w:rsidRPr="00525196" w14:paraId="4AE0FC18"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5" w14:textId="000227C0"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2</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6" w14:textId="27A21645"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Condenser Nominal Cooling Capacity (ton)</w:t>
            </w:r>
          </w:p>
        </w:tc>
        <w:tc>
          <w:tcPr>
            <w:tcW w:w="2495" w:type="pct"/>
            <w:tcBorders>
              <w:top w:val="single" w:sz="4" w:space="0" w:color="auto"/>
              <w:left w:val="single" w:sz="4" w:space="0" w:color="auto"/>
              <w:bottom w:val="single" w:sz="4" w:space="0" w:color="auto"/>
              <w:right w:val="single" w:sz="4" w:space="0" w:color="auto"/>
            </w:tcBorders>
            <w:vAlign w:val="center"/>
          </w:tcPr>
          <w:p w14:paraId="4AE0FC17" w14:textId="77777777" w:rsidR="001A21E0" w:rsidRPr="001A21E0" w:rsidRDefault="001A21E0" w:rsidP="001A21E0">
            <w:pPr>
              <w:keepNext/>
              <w:spacing w:before="120"/>
              <w:rPr>
                <w:rFonts w:asciiTheme="minorHAnsi" w:hAnsiTheme="minorHAnsi"/>
                <w:sz w:val="18"/>
                <w:szCs w:val="18"/>
              </w:rPr>
            </w:pPr>
          </w:p>
        </w:tc>
      </w:tr>
      <w:tr w:rsidR="001A21E0" w:rsidRPr="00525196" w14:paraId="25EFB0A0"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EBD3465" w14:textId="1D279364" w:rsidR="001A21E0" w:rsidRPr="001A21E0" w:rsidRDefault="001A21E0" w:rsidP="001A21E0">
            <w:pPr>
              <w:keepNext/>
              <w:jc w:val="center"/>
              <w:rPr>
                <w:rFonts w:asciiTheme="minorHAnsi" w:hAnsiTheme="minorHAnsi"/>
                <w:sz w:val="18"/>
                <w:szCs w:val="18"/>
              </w:rPr>
            </w:pPr>
            <w:r w:rsidRPr="00B01C89">
              <w:rPr>
                <w:rFonts w:asciiTheme="minorHAnsi" w:hAnsiTheme="minorHAnsi"/>
                <w:sz w:val="18"/>
                <w:szCs w:val="18"/>
              </w:rPr>
              <w:t>03</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2B8FC316" w14:textId="124E2B7D" w:rsidR="001A21E0" w:rsidRPr="001A21E0" w:rsidRDefault="001A21E0" w:rsidP="001A21E0">
            <w:pPr>
              <w:keepNext/>
              <w:rPr>
                <w:rFonts w:asciiTheme="minorHAnsi" w:hAnsiTheme="minorHAnsi"/>
                <w:sz w:val="18"/>
                <w:szCs w:val="18"/>
              </w:rPr>
            </w:pPr>
            <w:r w:rsidRPr="00B01C89">
              <w:rPr>
                <w:rFonts w:asciiTheme="minorHAnsi" w:hAnsiTheme="minorHAnsi"/>
                <w:sz w:val="18"/>
                <w:szCs w:val="18"/>
              </w:rPr>
              <w:t xml:space="preserve">Indoor Unit Nominal Cooling Capacity </w:t>
            </w:r>
          </w:p>
        </w:tc>
        <w:tc>
          <w:tcPr>
            <w:tcW w:w="2495" w:type="pct"/>
            <w:tcBorders>
              <w:top w:val="single" w:sz="4" w:space="0" w:color="auto"/>
              <w:left w:val="single" w:sz="4" w:space="0" w:color="auto"/>
              <w:bottom w:val="single" w:sz="4" w:space="0" w:color="auto"/>
              <w:right w:val="single" w:sz="4" w:space="0" w:color="auto"/>
            </w:tcBorders>
            <w:vAlign w:val="center"/>
          </w:tcPr>
          <w:p w14:paraId="453BE5E7" w14:textId="77777777" w:rsidR="001A21E0" w:rsidRPr="001A21E0" w:rsidRDefault="001A21E0" w:rsidP="001A21E0">
            <w:pPr>
              <w:keepNext/>
              <w:spacing w:before="120"/>
              <w:rPr>
                <w:rFonts w:asciiTheme="minorHAnsi" w:hAnsiTheme="minorHAnsi"/>
                <w:sz w:val="18"/>
                <w:szCs w:val="18"/>
              </w:rPr>
            </w:pPr>
          </w:p>
        </w:tc>
      </w:tr>
      <w:tr w:rsidR="001A21E0" w:rsidRPr="00525196" w14:paraId="4AE0FC1C"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9" w14:textId="6DBBAF8A"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4</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A" w14:textId="103D1BCD"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Heating Capacity (</w:t>
            </w:r>
            <w:proofErr w:type="spellStart"/>
            <w:r w:rsidRPr="001A21E0">
              <w:rPr>
                <w:rFonts w:asciiTheme="minorHAnsi" w:hAnsiTheme="minorHAnsi"/>
                <w:sz w:val="18"/>
                <w:szCs w:val="18"/>
              </w:rPr>
              <w:t>kBtu</w:t>
            </w:r>
            <w:proofErr w:type="spellEnd"/>
            <w:r w:rsidRPr="001A21E0">
              <w:rPr>
                <w:rFonts w:asciiTheme="minorHAnsi" w:hAnsiTheme="minorHAnsi"/>
                <w:sz w:val="18"/>
                <w:szCs w:val="18"/>
              </w:rPr>
              <w:t>/h)</w:t>
            </w:r>
          </w:p>
        </w:tc>
        <w:tc>
          <w:tcPr>
            <w:tcW w:w="2495" w:type="pct"/>
            <w:tcBorders>
              <w:top w:val="single" w:sz="4" w:space="0" w:color="auto"/>
              <w:left w:val="single" w:sz="4" w:space="0" w:color="auto"/>
              <w:bottom w:val="single" w:sz="4" w:space="0" w:color="auto"/>
              <w:right w:val="single" w:sz="4" w:space="0" w:color="auto"/>
            </w:tcBorders>
            <w:vAlign w:val="center"/>
          </w:tcPr>
          <w:p w14:paraId="4AE0FC1B" w14:textId="77777777" w:rsidR="001A21E0" w:rsidRPr="001A21E0" w:rsidRDefault="001A21E0" w:rsidP="001A21E0">
            <w:pPr>
              <w:keepNext/>
              <w:rPr>
                <w:rFonts w:asciiTheme="minorHAnsi" w:hAnsiTheme="minorHAnsi"/>
                <w:sz w:val="18"/>
                <w:szCs w:val="18"/>
              </w:rPr>
            </w:pPr>
          </w:p>
        </w:tc>
      </w:tr>
      <w:tr w:rsidR="001A21E0" w:rsidRPr="00525196" w14:paraId="4AE0FC20"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D" w14:textId="544A2337"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5</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E" w14:textId="13604CEF"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Conditioned Floor Area Served by this HVAC System (ft</w:t>
            </w:r>
            <w:r w:rsidRPr="001A21E0">
              <w:rPr>
                <w:rFonts w:asciiTheme="minorHAnsi" w:hAnsiTheme="minorHAnsi"/>
                <w:sz w:val="18"/>
                <w:szCs w:val="18"/>
                <w:vertAlign w:val="superscript"/>
              </w:rPr>
              <w:t>2</w:t>
            </w:r>
            <w:r w:rsidRPr="001A21E0">
              <w:rPr>
                <w:rFonts w:asciiTheme="minorHAnsi" w:hAnsiTheme="minorHAnsi"/>
                <w:sz w:val="18"/>
                <w:szCs w:val="18"/>
              </w:rPr>
              <w:t>)</w:t>
            </w:r>
          </w:p>
        </w:tc>
        <w:tc>
          <w:tcPr>
            <w:tcW w:w="2495" w:type="pct"/>
            <w:tcBorders>
              <w:top w:val="single" w:sz="4" w:space="0" w:color="auto"/>
              <w:left w:val="single" w:sz="4" w:space="0" w:color="auto"/>
              <w:bottom w:val="single" w:sz="4" w:space="0" w:color="auto"/>
              <w:right w:val="single" w:sz="4" w:space="0" w:color="auto"/>
            </w:tcBorders>
            <w:vAlign w:val="center"/>
          </w:tcPr>
          <w:p w14:paraId="4AE0FC1F" w14:textId="77777777" w:rsidR="001A21E0" w:rsidRPr="001A21E0" w:rsidRDefault="001A21E0" w:rsidP="001A21E0">
            <w:pPr>
              <w:keepNext/>
              <w:rPr>
                <w:rFonts w:asciiTheme="minorHAnsi" w:hAnsiTheme="minorHAnsi"/>
                <w:sz w:val="18"/>
                <w:szCs w:val="18"/>
              </w:rPr>
            </w:pPr>
          </w:p>
        </w:tc>
      </w:tr>
      <w:tr w:rsidR="001A21E0" w:rsidRPr="00525196" w14:paraId="1514E357"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C6347B9" w14:textId="55498CC1" w:rsidR="001A21E0" w:rsidRPr="001A21E0" w:rsidRDefault="001A21E0" w:rsidP="001A21E0">
            <w:pPr>
              <w:keepNext/>
              <w:jc w:val="center"/>
              <w:rPr>
                <w:rFonts w:asciiTheme="minorHAnsi" w:hAnsiTheme="minorHAnsi"/>
                <w:sz w:val="18"/>
                <w:szCs w:val="18"/>
              </w:rPr>
            </w:pPr>
            <w:r w:rsidRPr="00B01C89">
              <w:rPr>
                <w:rFonts w:asciiTheme="minorHAnsi" w:hAnsiTheme="minorHAnsi"/>
                <w:sz w:val="18"/>
                <w:szCs w:val="18"/>
              </w:rPr>
              <w:t>06</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27C33596" w14:textId="01A99F2F" w:rsidR="001A21E0" w:rsidRPr="001A21E0" w:rsidRDefault="001A21E0" w:rsidP="001A21E0">
            <w:pPr>
              <w:keepNext/>
              <w:rPr>
                <w:rFonts w:asciiTheme="minorHAnsi" w:hAnsiTheme="minorHAnsi"/>
                <w:sz w:val="18"/>
                <w:szCs w:val="18"/>
              </w:rPr>
            </w:pPr>
            <w:r w:rsidRPr="00B01C89">
              <w:rPr>
                <w:rFonts w:asciiTheme="minorHAnsi" w:hAnsiTheme="minorHAnsi"/>
                <w:sz w:val="18"/>
                <w:szCs w:val="18"/>
              </w:rPr>
              <w:t>Measured AHU 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06EB89DF" w14:textId="77777777" w:rsidR="001A21E0" w:rsidRPr="001A21E0" w:rsidRDefault="001A21E0" w:rsidP="001A21E0">
            <w:pPr>
              <w:keepNext/>
              <w:rPr>
                <w:rFonts w:asciiTheme="minorHAnsi" w:hAnsiTheme="minorHAnsi"/>
                <w:sz w:val="18"/>
                <w:szCs w:val="18"/>
              </w:rPr>
            </w:pPr>
          </w:p>
        </w:tc>
      </w:tr>
      <w:tr w:rsidR="001A21E0" w:rsidRPr="00525196" w14:paraId="4AE0FC24"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1" w14:textId="3B35D3C4"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7</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2" w14:textId="70742EE9"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Duct Leakage Test Conditions</w:t>
            </w:r>
          </w:p>
        </w:tc>
        <w:tc>
          <w:tcPr>
            <w:tcW w:w="2495" w:type="pct"/>
            <w:tcBorders>
              <w:top w:val="single" w:sz="4" w:space="0" w:color="auto"/>
              <w:left w:val="single" w:sz="4" w:space="0" w:color="auto"/>
              <w:bottom w:val="single" w:sz="4" w:space="0" w:color="auto"/>
              <w:right w:val="single" w:sz="4" w:space="0" w:color="auto"/>
            </w:tcBorders>
            <w:vAlign w:val="center"/>
          </w:tcPr>
          <w:p w14:paraId="4AE0FC23" w14:textId="77777777" w:rsidR="001A21E0" w:rsidRPr="001A21E0" w:rsidRDefault="001A21E0" w:rsidP="001A21E0">
            <w:pPr>
              <w:keepNext/>
              <w:rPr>
                <w:rFonts w:asciiTheme="minorHAnsi" w:hAnsiTheme="minorHAnsi"/>
                <w:sz w:val="18"/>
                <w:szCs w:val="18"/>
              </w:rPr>
            </w:pPr>
          </w:p>
        </w:tc>
      </w:tr>
      <w:tr w:rsidR="001A21E0" w:rsidRPr="00525196" w14:paraId="4AE0FC28"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5" w14:textId="1B09D76E"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8</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6" w14:textId="50EF4C44"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4AE0FC27" w14:textId="77777777" w:rsidR="001A21E0" w:rsidRPr="001A21E0" w:rsidRDefault="001A21E0" w:rsidP="001A21E0">
            <w:pPr>
              <w:keepNext/>
              <w:rPr>
                <w:rFonts w:asciiTheme="minorHAnsi" w:hAnsiTheme="minorHAnsi"/>
                <w:sz w:val="18"/>
                <w:szCs w:val="18"/>
              </w:rPr>
            </w:pPr>
          </w:p>
        </w:tc>
      </w:tr>
      <w:tr w:rsidR="001A21E0" w:rsidRPr="00525196" w14:paraId="4AE0FC2C"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9" w14:textId="639A468A"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9</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A" w14:textId="76F06B15"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Leakage Factor</w:t>
            </w:r>
          </w:p>
        </w:tc>
        <w:tc>
          <w:tcPr>
            <w:tcW w:w="2495" w:type="pct"/>
            <w:tcBorders>
              <w:top w:val="single" w:sz="4" w:space="0" w:color="auto"/>
              <w:left w:val="single" w:sz="4" w:space="0" w:color="auto"/>
              <w:bottom w:val="single" w:sz="4" w:space="0" w:color="auto"/>
              <w:right w:val="single" w:sz="4" w:space="0" w:color="auto"/>
            </w:tcBorders>
            <w:vAlign w:val="center"/>
          </w:tcPr>
          <w:p w14:paraId="4AE0FC2B" w14:textId="77777777" w:rsidR="001A21E0" w:rsidRPr="001A21E0" w:rsidRDefault="001A21E0" w:rsidP="001A21E0">
            <w:pPr>
              <w:keepNext/>
              <w:rPr>
                <w:rFonts w:asciiTheme="minorHAnsi" w:hAnsiTheme="minorHAnsi"/>
                <w:sz w:val="18"/>
                <w:szCs w:val="18"/>
              </w:rPr>
            </w:pPr>
          </w:p>
        </w:tc>
      </w:tr>
      <w:tr w:rsidR="001A21E0" w:rsidRPr="00525196" w14:paraId="4AE0FC38"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5" w14:textId="30910316" w:rsidR="001A21E0" w:rsidRPr="001A21E0" w:rsidRDefault="00BE69D4" w:rsidP="001A21E0">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36" w14:textId="6B1DAF3F"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AE0FC37" w14:textId="77777777" w:rsidR="001A21E0" w:rsidRPr="001A21E0" w:rsidRDefault="001A21E0" w:rsidP="001A21E0">
            <w:pPr>
              <w:keepNext/>
              <w:rPr>
                <w:rFonts w:asciiTheme="minorHAnsi" w:hAnsiTheme="minorHAnsi"/>
                <w:sz w:val="18"/>
                <w:szCs w:val="18"/>
              </w:rPr>
            </w:pPr>
          </w:p>
        </w:tc>
      </w:tr>
      <w:tr w:rsidR="001A21E0" w:rsidRPr="00525196" w14:paraId="4AE0FC3C" w14:textId="77777777" w:rsidTr="00B01C89">
        <w:trPr>
          <w:trHeight w:val="288"/>
        </w:trPr>
        <w:tc>
          <w:tcPr>
            <w:tcW w:w="213" w:type="pct"/>
            <w:tcBorders>
              <w:bottom w:val="single" w:sz="4" w:space="0" w:color="auto"/>
            </w:tcBorders>
            <w:vAlign w:val="center"/>
          </w:tcPr>
          <w:p w14:paraId="4AE0FC39" w14:textId="46302C7F" w:rsidR="001A21E0" w:rsidRPr="001A21E0" w:rsidRDefault="001A21E0" w:rsidP="001A21E0">
            <w:pPr>
              <w:keepNext/>
              <w:spacing w:line="240" w:lineRule="exact"/>
              <w:ind w:left="-14" w:firstLine="14"/>
              <w:jc w:val="center"/>
              <w:rPr>
                <w:rFonts w:asciiTheme="minorHAnsi" w:hAnsiTheme="minorHAnsi"/>
                <w:sz w:val="18"/>
                <w:szCs w:val="18"/>
              </w:rPr>
            </w:pPr>
            <w:r w:rsidRPr="001A21E0">
              <w:rPr>
                <w:rFonts w:asciiTheme="minorHAnsi" w:hAnsiTheme="minorHAnsi"/>
                <w:sz w:val="18"/>
                <w:szCs w:val="18"/>
              </w:rPr>
              <w:t>1</w:t>
            </w:r>
            <w:r w:rsidR="00BE69D4">
              <w:rPr>
                <w:rFonts w:asciiTheme="minorHAnsi" w:hAnsiTheme="minorHAnsi"/>
                <w:sz w:val="18"/>
                <w:szCs w:val="18"/>
              </w:rPr>
              <w:t>1</w:t>
            </w:r>
          </w:p>
        </w:tc>
        <w:tc>
          <w:tcPr>
            <w:tcW w:w="2292" w:type="pct"/>
            <w:gridSpan w:val="2"/>
            <w:tcBorders>
              <w:bottom w:val="single" w:sz="4" w:space="0" w:color="auto"/>
            </w:tcBorders>
            <w:shd w:val="clear" w:color="auto" w:fill="auto"/>
            <w:vAlign w:val="center"/>
          </w:tcPr>
          <w:p w14:paraId="4AE0FC3A" w14:textId="6CD903A1" w:rsidR="001A21E0" w:rsidRPr="001A21E0" w:rsidRDefault="001A21E0" w:rsidP="001A21E0">
            <w:pPr>
              <w:keepNext/>
              <w:rPr>
                <w:rFonts w:asciiTheme="minorHAnsi" w:hAnsiTheme="minorHAnsi"/>
                <w:b/>
                <w:sz w:val="18"/>
                <w:szCs w:val="18"/>
              </w:rPr>
            </w:pPr>
            <w:r w:rsidRPr="001A21E0">
              <w:rPr>
                <w:rFonts w:asciiTheme="minorHAnsi" w:hAnsiTheme="minorHAnsi"/>
                <w:sz w:val="18"/>
                <w:szCs w:val="18"/>
              </w:rPr>
              <w:t>Actual Duct Leakage Rate from Leakage Test Measurement (cfm)</w:t>
            </w:r>
          </w:p>
        </w:tc>
        <w:tc>
          <w:tcPr>
            <w:tcW w:w="2495" w:type="pct"/>
            <w:tcBorders>
              <w:bottom w:val="single" w:sz="4" w:space="0" w:color="auto"/>
            </w:tcBorders>
            <w:shd w:val="clear" w:color="auto" w:fill="auto"/>
          </w:tcPr>
          <w:p w14:paraId="4AE0FC3B" w14:textId="77777777" w:rsidR="001A21E0" w:rsidRPr="001A21E0" w:rsidRDefault="001A21E0" w:rsidP="001A21E0">
            <w:pPr>
              <w:keepNext/>
              <w:rPr>
                <w:rFonts w:asciiTheme="minorHAnsi" w:hAnsiTheme="minorHAnsi"/>
                <w:sz w:val="18"/>
                <w:szCs w:val="18"/>
              </w:rPr>
            </w:pPr>
          </w:p>
        </w:tc>
      </w:tr>
      <w:tr w:rsidR="001A21E0" w:rsidRPr="00525196" w14:paraId="4AE0FC3F" w14:textId="77777777" w:rsidTr="001A21E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D" w14:textId="4127E53E"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1</w:t>
            </w:r>
            <w:r w:rsidR="00BE69D4">
              <w:rPr>
                <w:rFonts w:asciiTheme="minorHAnsi" w:hAnsiTheme="minorHAnsi"/>
                <w:sz w:val="18"/>
                <w:szCs w:val="18"/>
              </w:rPr>
              <w:t>2</w:t>
            </w:r>
          </w:p>
        </w:tc>
        <w:tc>
          <w:tcPr>
            <w:tcW w:w="1269" w:type="pct"/>
            <w:tcBorders>
              <w:top w:val="single" w:sz="4" w:space="0" w:color="auto"/>
              <w:left w:val="single" w:sz="4" w:space="0" w:color="auto"/>
              <w:bottom w:val="single" w:sz="4" w:space="0" w:color="auto"/>
              <w:right w:val="single" w:sz="4" w:space="0" w:color="auto"/>
            </w:tcBorders>
            <w:vAlign w:val="center"/>
          </w:tcPr>
          <w:p w14:paraId="74F3DEF8" w14:textId="77777777"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Compliance Statement:</w:t>
            </w:r>
          </w:p>
        </w:tc>
        <w:tc>
          <w:tcPr>
            <w:tcW w:w="3518" w:type="pct"/>
            <w:gridSpan w:val="2"/>
            <w:tcBorders>
              <w:top w:val="single" w:sz="4" w:space="0" w:color="auto"/>
              <w:left w:val="single" w:sz="4" w:space="0" w:color="auto"/>
              <w:bottom w:val="single" w:sz="4" w:space="0" w:color="auto"/>
              <w:right w:val="single" w:sz="4" w:space="0" w:color="auto"/>
            </w:tcBorders>
            <w:vAlign w:val="center"/>
          </w:tcPr>
          <w:p w14:paraId="4AE0FC3E" w14:textId="4338CBEB" w:rsidR="001A21E0" w:rsidRPr="001A21E0" w:rsidRDefault="001A21E0" w:rsidP="001A21E0">
            <w:pPr>
              <w:keepNext/>
              <w:rPr>
                <w:rFonts w:asciiTheme="minorHAnsi" w:hAnsiTheme="minorHAnsi"/>
                <w:sz w:val="18"/>
                <w:szCs w:val="18"/>
              </w:rPr>
            </w:pPr>
          </w:p>
        </w:tc>
      </w:tr>
      <w:tr w:rsidR="001A21E0" w:rsidRPr="00525196" w14:paraId="4AE0FC42" w14:textId="77777777" w:rsidTr="005621F7">
        <w:trPr>
          <w:trHeight w:val="288"/>
        </w:trPr>
        <w:tc>
          <w:tcPr>
            <w:tcW w:w="213" w:type="pct"/>
            <w:tcBorders>
              <w:top w:val="single" w:sz="4" w:space="0" w:color="auto"/>
              <w:left w:val="single" w:sz="4" w:space="0" w:color="auto"/>
              <w:right w:val="single" w:sz="4" w:space="0" w:color="auto"/>
            </w:tcBorders>
            <w:vAlign w:val="center"/>
          </w:tcPr>
          <w:p w14:paraId="4AE0FC40" w14:textId="329264F3" w:rsidR="001A21E0" w:rsidRDefault="001A21E0" w:rsidP="001A21E0">
            <w:pPr>
              <w:keepNext/>
              <w:rPr>
                <w:rFonts w:asciiTheme="minorHAnsi" w:hAnsiTheme="minorHAnsi"/>
                <w:sz w:val="18"/>
                <w:szCs w:val="18"/>
              </w:rPr>
            </w:pPr>
            <w:r>
              <w:rPr>
                <w:rFonts w:asciiTheme="minorHAnsi" w:hAnsiTheme="minorHAnsi"/>
                <w:sz w:val="18"/>
                <w:szCs w:val="18"/>
              </w:rPr>
              <w:t>1</w:t>
            </w:r>
            <w:r w:rsidR="00BE69D4">
              <w:rPr>
                <w:rFonts w:asciiTheme="minorHAnsi" w:hAnsiTheme="minorHAnsi"/>
                <w:sz w:val="18"/>
                <w:szCs w:val="18"/>
              </w:rPr>
              <w:t>3</w:t>
            </w:r>
          </w:p>
        </w:tc>
        <w:tc>
          <w:tcPr>
            <w:tcW w:w="4787" w:type="pct"/>
            <w:gridSpan w:val="3"/>
            <w:tcBorders>
              <w:top w:val="single" w:sz="4" w:space="0" w:color="auto"/>
              <w:left w:val="single" w:sz="4" w:space="0" w:color="auto"/>
              <w:right w:val="single" w:sz="4" w:space="0" w:color="auto"/>
            </w:tcBorders>
            <w:vAlign w:val="center"/>
          </w:tcPr>
          <w:p w14:paraId="4AE0FC41" w14:textId="77777777" w:rsidR="001A21E0" w:rsidRPr="00525196" w:rsidRDefault="001A21E0" w:rsidP="001A21E0">
            <w:pPr>
              <w:keepNext/>
              <w:rPr>
                <w:rFonts w:asciiTheme="minorHAnsi" w:hAnsiTheme="minorHAnsi"/>
                <w:sz w:val="18"/>
                <w:szCs w:val="18"/>
              </w:rPr>
            </w:pPr>
            <w:r>
              <w:rPr>
                <w:rFonts w:asciiTheme="minorHAnsi" w:hAnsiTheme="minorHAnsi"/>
                <w:sz w:val="18"/>
                <w:szCs w:val="18"/>
              </w:rPr>
              <w:t>Notes:</w:t>
            </w:r>
          </w:p>
        </w:tc>
      </w:tr>
    </w:tbl>
    <w:p w14:paraId="4AE0FC43" w14:textId="2F88BF68" w:rsidR="00171E43" w:rsidRDefault="00171E43" w:rsidP="00171E43">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581"/>
        <w:gridCol w:w="4950"/>
      </w:tblGrid>
      <w:tr w:rsidR="00A84643" w:rsidRPr="00427197" w14:paraId="7E2B94BB" w14:textId="77777777" w:rsidTr="00A44C71">
        <w:trPr>
          <w:trHeight w:val="3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4EF5F65" w14:textId="77777777" w:rsidR="00A84643" w:rsidRPr="00427197" w:rsidRDefault="00A84643" w:rsidP="00A44C71">
            <w:pPr>
              <w:rPr>
                <w:rFonts w:asciiTheme="minorHAnsi" w:hAnsiTheme="minorHAnsi"/>
                <w:b/>
                <w:sz w:val="18"/>
                <w:szCs w:val="18"/>
              </w:rPr>
            </w:pPr>
            <w:r w:rsidRPr="001916A0">
              <w:rPr>
                <w:rFonts w:asciiTheme="minorHAnsi" w:hAnsiTheme="minorHAnsi"/>
                <w:b/>
                <w:szCs w:val="18"/>
              </w:rPr>
              <w:t>C. Ducts Located in Garage Spaces</w:t>
            </w:r>
          </w:p>
        </w:tc>
      </w:tr>
      <w:tr w:rsidR="00A84643" w:rsidRPr="00427197" w14:paraId="593BA40B" w14:textId="77777777" w:rsidTr="00A44C71">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68F5D17A"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01</w:t>
            </w:r>
          </w:p>
        </w:tc>
        <w:tc>
          <w:tcPr>
            <w:tcW w:w="2537" w:type="pct"/>
            <w:tcBorders>
              <w:top w:val="single" w:sz="4" w:space="0" w:color="auto"/>
              <w:left w:val="single" w:sz="4" w:space="0" w:color="auto"/>
              <w:bottom w:val="single" w:sz="4" w:space="0" w:color="auto"/>
              <w:right w:val="single" w:sz="4" w:space="0" w:color="auto"/>
            </w:tcBorders>
            <w:vAlign w:val="center"/>
          </w:tcPr>
          <w:p w14:paraId="397225CA" w14:textId="77777777" w:rsidR="00A84643" w:rsidRPr="001060C8" w:rsidRDefault="00A84643" w:rsidP="00A44C71">
            <w:pPr>
              <w:rPr>
                <w:rFonts w:asciiTheme="minorHAnsi" w:hAnsiTheme="minorHAnsi"/>
                <w:szCs w:val="18"/>
              </w:rPr>
            </w:pPr>
            <w:r w:rsidRPr="001060C8">
              <w:rPr>
                <w:rFonts w:asciiTheme="minorHAnsi" w:hAnsiTheme="minorHAnsi"/>
                <w:szCs w:val="18"/>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6B208282" w14:textId="77777777" w:rsidR="00A84643" w:rsidRPr="00427197" w:rsidRDefault="00A84643" w:rsidP="00A44C71">
            <w:pPr>
              <w:rPr>
                <w:rFonts w:asciiTheme="minorHAnsi" w:hAnsiTheme="minorHAnsi"/>
                <w:sz w:val="18"/>
                <w:szCs w:val="18"/>
              </w:rPr>
            </w:pPr>
          </w:p>
        </w:tc>
      </w:tr>
      <w:tr w:rsidR="00A84643" w:rsidRPr="00427197" w14:paraId="365BD219" w14:textId="77777777" w:rsidTr="00A44C71">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60112CB6"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02</w:t>
            </w:r>
          </w:p>
        </w:tc>
        <w:tc>
          <w:tcPr>
            <w:tcW w:w="2537" w:type="pct"/>
            <w:tcBorders>
              <w:top w:val="single" w:sz="4" w:space="0" w:color="auto"/>
              <w:left w:val="single" w:sz="4" w:space="0" w:color="auto"/>
              <w:bottom w:val="single" w:sz="4" w:space="0" w:color="auto"/>
              <w:right w:val="single" w:sz="4" w:space="0" w:color="auto"/>
            </w:tcBorders>
            <w:vAlign w:val="center"/>
          </w:tcPr>
          <w:p w14:paraId="0DED1F7B" w14:textId="77777777" w:rsidR="00A84643" w:rsidRPr="001060C8" w:rsidRDefault="00A84643" w:rsidP="00A44C71">
            <w:pPr>
              <w:rPr>
                <w:rFonts w:asciiTheme="minorHAnsi" w:hAnsiTheme="minorHAnsi"/>
                <w:szCs w:val="18"/>
              </w:rPr>
            </w:pPr>
            <w:r w:rsidRPr="001060C8">
              <w:rPr>
                <w:rFonts w:asciiTheme="minorHAnsi" w:hAnsiTheme="minorHAnsi"/>
                <w:szCs w:val="18"/>
              </w:rPr>
              <w:t>Leakage Factor</w:t>
            </w:r>
          </w:p>
        </w:tc>
        <w:tc>
          <w:tcPr>
            <w:tcW w:w="2250" w:type="pct"/>
            <w:tcBorders>
              <w:top w:val="single" w:sz="4" w:space="0" w:color="auto"/>
              <w:left w:val="single" w:sz="4" w:space="0" w:color="auto"/>
              <w:bottom w:val="single" w:sz="4" w:space="0" w:color="auto"/>
              <w:right w:val="single" w:sz="4" w:space="0" w:color="auto"/>
            </w:tcBorders>
            <w:vAlign w:val="center"/>
          </w:tcPr>
          <w:p w14:paraId="5CDD7199" w14:textId="77777777" w:rsidR="00A84643" w:rsidRPr="00427197" w:rsidRDefault="00A84643" w:rsidP="00A44C71">
            <w:pPr>
              <w:rPr>
                <w:rFonts w:asciiTheme="minorHAnsi" w:hAnsiTheme="minorHAnsi"/>
                <w:sz w:val="18"/>
                <w:szCs w:val="18"/>
              </w:rPr>
            </w:pPr>
          </w:p>
        </w:tc>
      </w:tr>
      <w:tr w:rsidR="00A84643" w:rsidRPr="00427197" w14:paraId="09CFDA2D" w14:textId="77777777" w:rsidTr="00A44C71">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7B97E8E9"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03</w:t>
            </w:r>
          </w:p>
        </w:tc>
        <w:tc>
          <w:tcPr>
            <w:tcW w:w="2537" w:type="pct"/>
            <w:tcBorders>
              <w:top w:val="single" w:sz="4" w:space="0" w:color="auto"/>
              <w:left w:val="single" w:sz="4" w:space="0" w:color="auto"/>
              <w:bottom w:val="single" w:sz="4" w:space="0" w:color="auto"/>
              <w:right w:val="single" w:sz="4" w:space="0" w:color="auto"/>
            </w:tcBorders>
            <w:vAlign w:val="center"/>
          </w:tcPr>
          <w:p w14:paraId="0DCF3F10" w14:textId="77777777" w:rsidR="00A84643" w:rsidRPr="001060C8" w:rsidRDefault="00A84643" w:rsidP="00A44C71">
            <w:pPr>
              <w:rPr>
                <w:rFonts w:asciiTheme="minorHAnsi" w:hAnsiTheme="minorHAnsi"/>
                <w:szCs w:val="18"/>
              </w:rPr>
            </w:pPr>
            <w:r w:rsidRPr="001060C8">
              <w:rPr>
                <w:rFonts w:asciiTheme="minorHAnsi" w:hAnsiTheme="minorHAnsi"/>
                <w:szCs w:val="18"/>
              </w:rPr>
              <w:t>Air-Handling Unit Airflow (AHU Airflow) Determination Method</w:t>
            </w:r>
          </w:p>
        </w:tc>
        <w:tc>
          <w:tcPr>
            <w:tcW w:w="2250" w:type="pct"/>
            <w:tcBorders>
              <w:top w:val="single" w:sz="4" w:space="0" w:color="auto"/>
              <w:left w:val="single" w:sz="4" w:space="0" w:color="auto"/>
              <w:bottom w:val="single" w:sz="4" w:space="0" w:color="auto"/>
              <w:right w:val="single" w:sz="4" w:space="0" w:color="auto"/>
            </w:tcBorders>
            <w:vAlign w:val="center"/>
          </w:tcPr>
          <w:p w14:paraId="62B30B92" w14:textId="77777777" w:rsidR="00A84643" w:rsidRPr="00427197" w:rsidRDefault="00A84643" w:rsidP="00A44C71">
            <w:pPr>
              <w:rPr>
                <w:rFonts w:asciiTheme="minorHAnsi" w:hAnsiTheme="minorHAnsi"/>
                <w:sz w:val="18"/>
                <w:szCs w:val="18"/>
              </w:rPr>
            </w:pPr>
          </w:p>
        </w:tc>
      </w:tr>
      <w:tr w:rsidR="00A84643" w:rsidRPr="00427197" w14:paraId="241F2E6E" w14:textId="77777777" w:rsidTr="00A44C71">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05F1A6AD"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04</w:t>
            </w:r>
          </w:p>
        </w:tc>
        <w:tc>
          <w:tcPr>
            <w:tcW w:w="2537" w:type="pct"/>
            <w:tcBorders>
              <w:top w:val="single" w:sz="4" w:space="0" w:color="auto"/>
              <w:left w:val="single" w:sz="4" w:space="0" w:color="auto"/>
              <w:bottom w:val="single" w:sz="4" w:space="0" w:color="auto"/>
              <w:right w:val="single" w:sz="4" w:space="0" w:color="auto"/>
            </w:tcBorders>
            <w:vAlign w:val="center"/>
          </w:tcPr>
          <w:p w14:paraId="2293E269" w14:textId="77777777" w:rsidR="00A84643" w:rsidRPr="001060C8" w:rsidRDefault="00A84643" w:rsidP="00A44C71">
            <w:pPr>
              <w:rPr>
                <w:rFonts w:asciiTheme="minorHAnsi" w:hAnsiTheme="minorHAnsi"/>
                <w:szCs w:val="18"/>
              </w:rPr>
            </w:pPr>
            <w:r w:rsidRPr="001060C8">
              <w:rPr>
                <w:rFonts w:asciiTheme="minorHAnsi" w:hAnsiTheme="minorHAnsi"/>
                <w:szCs w:val="18"/>
              </w:rPr>
              <w:t>Measured AHU Airflow (cfm)</w:t>
            </w:r>
          </w:p>
        </w:tc>
        <w:tc>
          <w:tcPr>
            <w:tcW w:w="2250" w:type="pct"/>
            <w:tcBorders>
              <w:top w:val="single" w:sz="4" w:space="0" w:color="auto"/>
              <w:left w:val="single" w:sz="4" w:space="0" w:color="auto"/>
              <w:bottom w:val="single" w:sz="4" w:space="0" w:color="auto"/>
              <w:right w:val="single" w:sz="4" w:space="0" w:color="auto"/>
            </w:tcBorders>
            <w:vAlign w:val="center"/>
          </w:tcPr>
          <w:p w14:paraId="1E61AC64" w14:textId="77777777" w:rsidR="00A84643" w:rsidRPr="00427197" w:rsidRDefault="00A84643" w:rsidP="00A44C71">
            <w:pPr>
              <w:rPr>
                <w:rFonts w:asciiTheme="minorHAnsi" w:hAnsiTheme="minorHAnsi"/>
                <w:sz w:val="18"/>
                <w:szCs w:val="18"/>
              </w:rPr>
            </w:pPr>
          </w:p>
        </w:tc>
      </w:tr>
      <w:tr w:rsidR="00A84643" w:rsidRPr="00427197" w14:paraId="412465DE" w14:textId="77777777" w:rsidTr="00A44C71">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5B44EAFB"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05</w:t>
            </w:r>
          </w:p>
        </w:tc>
        <w:tc>
          <w:tcPr>
            <w:tcW w:w="2537" w:type="pct"/>
            <w:tcBorders>
              <w:top w:val="single" w:sz="4" w:space="0" w:color="auto"/>
              <w:left w:val="single" w:sz="4" w:space="0" w:color="auto"/>
              <w:bottom w:val="single" w:sz="4" w:space="0" w:color="auto"/>
              <w:right w:val="single" w:sz="4" w:space="0" w:color="auto"/>
            </w:tcBorders>
            <w:vAlign w:val="center"/>
          </w:tcPr>
          <w:p w14:paraId="7DF781C9" w14:textId="77777777" w:rsidR="00A84643" w:rsidRPr="001060C8" w:rsidRDefault="00A84643" w:rsidP="00A44C71">
            <w:pPr>
              <w:rPr>
                <w:rFonts w:asciiTheme="minorHAnsi" w:hAnsiTheme="minorHAnsi"/>
                <w:szCs w:val="18"/>
              </w:rPr>
            </w:pPr>
            <w:r w:rsidRPr="001060C8">
              <w:rPr>
                <w:rFonts w:asciiTheme="minorHAnsi" w:hAnsiTheme="minorHAnsi"/>
                <w:szCs w:val="18"/>
              </w:rPr>
              <w:t>Calculated 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B3AFDB9" w14:textId="77777777" w:rsidR="00A84643" w:rsidRPr="00427197" w:rsidRDefault="00A84643" w:rsidP="00A44C71">
            <w:pPr>
              <w:rPr>
                <w:rFonts w:asciiTheme="minorHAnsi" w:hAnsiTheme="minorHAnsi"/>
                <w:sz w:val="18"/>
                <w:szCs w:val="18"/>
              </w:rPr>
            </w:pPr>
          </w:p>
        </w:tc>
      </w:tr>
      <w:tr w:rsidR="00A84643" w:rsidRPr="00427197" w14:paraId="7A8D6345" w14:textId="77777777" w:rsidTr="00A44C71">
        <w:trPr>
          <w:trHeight w:val="341"/>
        </w:trPr>
        <w:tc>
          <w:tcPr>
            <w:tcW w:w="213" w:type="pct"/>
            <w:vAlign w:val="center"/>
          </w:tcPr>
          <w:p w14:paraId="2C64D050"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06</w:t>
            </w:r>
          </w:p>
        </w:tc>
        <w:tc>
          <w:tcPr>
            <w:tcW w:w="2537" w:type="pct"/>
            <w:shd w:val="clear" w:color="auto" w:fill="auto"/>
            <w:vAlign w:val="center"/>
          </w:tcPr>
          <w:p w14:paraId="32985EA9" w14:textId="77777777" w:rsidR="00A84643" w:rsidRPr="001060C8" w:rsidRDefault="00A84643" w:rsidP="00A44C71">
            <w:pPr>
              <w:rPr>
                <w:rFonts w:asciiTheme="minorHAnsi" w:hAnsiTheme="minorHAnsi"/>
                <w:b/>
                <w:szCs w:val="18"/>
              </w:rPr>
            </w:pPr>
            <w:r w:rsidRPr="001060C8">
              <w:rPr>
                <w:rFonts w:asciiTheme="minorHAnsi" w:hAnsiTheme="minorHAnsi"/>
                <w:szCs w:val="18"/>
              </w:rPr>
              <w:t>Actual Duct Leakage Rate from Leakage Test Measurement (cfm)</w:t>
            </w:r>
          </w:p>
        </w:tc>
        <w:tc>
          <w:tcPr>
            <w:tcW w:w="2250" w:type="pct"/>
            <w:shd w:val="clear" w:color="auto" w:fill="auto"/>
          </w:tcPr>
          <w:p w14:paraId="1A744BD1" w14:textId="77777777" w:rsidR="00A84643" w:rsidRPr="00427197" w:rsidRDefault="00A84643" w:rsidP="00A44C71">
            <w:pPr>
              <w:rPr>
                <w:rFonts w:asciiTheme="minorHAnsi" w:hAnsiTheme="minorHAnsi"/>
                <w:sz w:val="18"/>
                <w:szCs w:val="18"/>
              </w:rPr>
            </w:pPr>
          </w:p>
        </w:tc>
      </w:tr>
      <w:tr w:rsidR="00A84643" w:rsidRPr="00427197" w14:paraId="73F60798" w14:textId="77777777" w:rsidTr="00A44C71">
        <w:trPr>
          <w:trHeight w:val="359"/>
        </w:trPr>
        <w:tc>
          <w:tcPr>
            <w:tcW w:w="213" w:type="pct"/>
            <w:vAlign w:val="center"/>
          </w:tcPr>
          <w:p w14:paraId="1D263FCF"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07</w:t>
            </w:r>
          </w:p>
        </w:tc>
        <w:tc>
          <w:tcPr>
            <w:tcW w:w="2537" w:type="pct"/>
            <w:shd w:val="clear" w:color="auto" w:fill="auto"/>
            <w:vAlign w:val="center"/>
          </w:tcPr>
          <w:p w14:paraId="5F6AB7D9" w14:textId="77777777" w:rsidR="00A84643" w:rsidRPr="001060C8" w:rsidRDefault="00A84643" w:rsidP="00A44C71">
            <w:pPr>
              <w:rPr>
                <w:rFonts w:asciiTheme="minorHAnsi" w:hAnsiTheme="minorHAnsi"/>
                <w:szCs w:val="18"/>
              </w:rPr>
            </w:pPr>
            <w:r w:rsidRPr="001060C8">
              <w:rPr>
                <w:rFonts w:asciiTheme="minorHAnsi" w:hAnsiTheme="minorHAnsi"/>
                <w:szCs w:val="18"/>
              </w:rPr>
              <w:t>Compliance Statement:</w:t>
            </w:r>
          </w:p>
        </w:tc>
        <w:tc>
          <w:tcPr>
            <w:tcW w:w="2250" w:type="pct"/>
            <w:shd w:val="clear" w:color="auto" w:fill="auto"/>
          </w:tcPr>
          <w:p w14:paraId="1C1BDCE5" w14:textId="77777777" w:rsidR="00A84643" w:rsidRPr="00427197" w:rsidRDefault="00A84643" w:rsidP="00A44C71">
            <w:pPr>
              <w:rPr>
                <w:rFonts w:asciiTheme="minorHAnsi" w:hAnsiTheme="minorHAnsi"/>
                <w:sz w:val="18"/>
                <w:szCs w:val="18"/>
              </w:rPr>
            </w:pPr>
          </w:p>
        </w:tc>
      </w:tr>
    </w:tbl>
    <w:p w14:paraId="2C23D16C" w14:textId="27AB582B" w:rsidR="00A84643" w:rsidRDefault="00A84643" w:rsidP="00171E43">
      <w:pPr>
        <w:rPr>
          <w:rFonts w:asciiTheme="minorHAnsi" w:hAnsiTheme="minorHAnsi"/>
          <w:szCs w:val="18"/>
        </w:rPr>
      </w:pPr>
    </w:p>
    <w:p w14:paraId="73623AFE" w14:textId="77777777" w:rsidR="00A84643" w:rsidRPr="00A63F93" w:rsidRDefault="00A84643" w:rsidP="00171E4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171E43" w:rsidRPr="00525196" w14:paraId="4AE0FC45" w14:textId="77777777" w:rsidTr="00525196">
        <w:trPr>
          <w:trHeight w:val="288"/>
        </w:trPr>
        <w:tc>
          <w:tcPr>
            <w:tcW w:w="5000" w:type="pct"/>
            <w:gridSpan w:val="3"/>
            <w:vAlign w:val="center"/>
          </w:tcPr>
          <w:p w14:paraId="4AE0FC44" w14:textId="3537878F" w:rsidR="00171E43" w:rsidRPr="00525196" w:rsidRDefault="00A84643" w:rsidP="00525196">
            <w:pPr>
              <w:pStyle w:val="Heading3"/>
              <w:numPr>
                <w:ilvl w:val="0"/>
                <w:numId w:val="0"/>
              </w:numPr>
              <w:spacing w:before="0"/>
              <w:ind w:right="86"/>
              <w:rPr>
                <w:rFonts w:asciiTheme="minorHAnsi" w:hAnsiTheme="minorHAnsi"/>
                <w:b/>
                <w:caps/>
                <w:sz w:val="18"/>
                <w:szCs w:val="18"/>
              </w:rPr>
            </w:pPr>
            <w:r>
              <w:rPr>
                <w:rFonts w:asciiTheme="minorHAnsi" w:hAnsiTheme="minorHAnsi"/>
                <w:b/>
                <w:caps/>
                <w:sz w:val="18"/>
                <w:szCs w:val="18"/>
              </w:rPr>
              <w:t>D</w:t>
            </w:r>
            <w:r w:rsidR="00171E43" w:rsidRPr="00525196">
              <w:rPr>
                <w:rFonts w:asciiTheme="minorHAnsi" w:hAnsiTheme="minorHAnsi"/>
                <w:b/>
                <w:caps/>
                <w:sz w:val="18"/>
                <w:szCs w:val="18"/>
              </w:rPr>
              <w:t xml:space="preserve">. </w:t>
            </w:r>
            <w:r w:rsidR="00674138" w:rsidRPr="00F06A83">
              <w:rPr>
                <w:rFonts w:asciiTheme="minorHAnsi" w:hAnsiTheme="minorHAnsi"/>
                <w:b/>
                <w:sz w:val="18"/>
                <w:szCs w:val="18"/>
              </w:rPr>
              <w:t>Additional Requirements for Compliance</w:t>
            </w:r>
          </w:p>
        </w:tc>
      </w:tr>
      <w:tr w:rsidR="00BD03A5" w:rsidRPr="00525196" w14:paraId="4AE0FC48" w14:textId="77777777" w:rsidTr="00525196">
        <w:trPr>
          <w:trHeight w:val="288"/>
        </w:trPr>
        <w:tc>
          <w:tcPr>
            <w:tcW w:w="213" w:type="pct"/>
            <w:vAlign w:val="center"/>
          </w:tcPr>
          <w:p w14:paraId="4AE0FC46"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01</w:t>
            </w:r>
          </w:p>
        </w:tc>
        <w:tc>
          <w:tcPr>
            <w:tcW w:w="4787" w:type="pct"/>
            <w:gridSpan w:val="2"/>
            <w:vAlign w:val="center"/>
          </w:tcPr>
          <w:p w14:paraId="4AE0FC47"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System was tested in its normal operation condition.  No temporary taping allowed.</w:t>
            </w:r>
          </w:p>
        </w:tc>
      </w:tr>
      <w:tr w:rsidR="00BD03A5" w:rsidRPr="00525196" w14:paraId="4AE0FC4B" w14:textId="77777777" w:rsidTr="00525196">
        <w:trPr>
          <w:trHeight w:val="288"/>
        </w:trPr>
        <w:tc>
          <w:tcPr>
            <w:tcW w:w="213" w:type="pct"/>
            <w:vAlign w:val="center"/>
          </w:tcPr>
          <w:p w14:paraId="4AE0FC49"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lastRenderedPageBreak/>
              <w:t>0</w:t>
            </w:r>
            <w:r w:rsidR="00BD03A5" w:rsidRPr="00525196">
              <w:rPr>
                <w:rFonts w:asciiTheme="minorHAnsi" w:hAnsiTheme="minorHAnsi"/>
                <w:sz w:val="18"/>
                <w:szCs w:val="18"/>
              </w:rPr>
              <w:t>2</w:t>
            </w:r>
          </w:p>
        </w:tc>
        <w:tc>
          <w:tcPr>
            <w:tcW w:w="4787" w:type="pct"/>
            <w:gridSpan w:val="2"/>
            <w:vAlign w:val="center"/>
          </w:tcPr>
          <w:p w14:paraId="4AE0FC4A" w14:textId="49DAEB6D" w:rsidR="00BD03A5" w:rsidRPr="00525196" w:rsidRDefault="00A71ED6" w:rsidP="00525196">
            <w:pPr>
              <w:rPr>
                <w:rFonts w:asciiTheme="minorHAnsi" w:hAnsiTheme="minorHAnsi"/>
                <w:b/>
                <w:sz w:val="18"/>
                <w:szCs w:val="18"/>
              </w:rPr>
            </w:pPr>
            <w:r w:rsidRPr="001A21E0">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525196" w14:paraId="4AE0FC4E" w14:textId="77777777" w:rsidTr="00525196">
        <w:trPr>
          <w:trHeight w:val="288"/>
        </w:trPr>
        <w:tc>
          <w:tcPr>
            <w:tcW w:w="213" w:type="pct"/>
            <w:vAlign w:val="center"/>
          </w:tcPr>
          <w:p w14:paraId="4AE0FC4C"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3</w:t>
            </w:r>
          </w:p>
        </w:tc>
        <w:tc>
          <w:tcPr>
            <w:tcW w:w="4787" w:type="pct"/>
            <w:gridSpan w:val="2"/>
            <w:vAlign w:val="center"/>
          </w:tcPr>
          <w:p w14:paraId="4AE0FC4D" w14:textId="52FB82DA" w:rsidR="00BD03A5" w:rsidRPr="00525196" w:rsidRDefault="00E6395C" w:rsidP="00E6395C">
            <w:pPr>
              <w:rPr>
                <w:rFonts w:asciiTheme="minorHAnsi" w:hAnsiTheme="minorHAnsi"/>
                <w:b/>
                <w:sz w:val="18"/>
                <w:szCs w:val="18"/>
              </w:rPr>
            </w:pPr>
            <w:r>
              <w:rPr>
                <w:rFonts w:asciiTheme="minorHAnsi" w:hAnsiTheme="minorHAnsi"/>
                <w:bCs/>
                <w:sz w:val="18"/>
                <w:szCs w:val="18"/>
              </w:rPr>
              <w:t>If a complete replacement, a</w:t>
            </w:r>
            <w:r w:rsidR="00BD03A5" w:rsidRPr="00525196">
              <w:rPr>
                <w:rFonts w:asciiTheme="minorHAnsi" w:hAnsiTheme="minorHAnsi"/>
                <w:bCs/>
                <w:sz w:val="18"/>
                <w:szCs w:val="18"/>
              </w:rPr>
              <w:t>ll</w:t>
            </w:r>
            <w:r w:rsidR="00BD03A5" w:rsidRPr="00525196">
              <w:rPr>
                <w:rFonts w:asciiTheme="minorHAnsi" w:hAnsiTheme="minorHAnsi"/>
                <w:sz w:val="18"/>
                <w:szCs w:val="18"/>
              </w:rPr>
              <w:t xml:space="preserve"> supply and return register boots were sealed to the drywall.</w:t>
            </w:r>
          </w:p>
        </w:tc>
      </w:tr>
      <w:tr w:rsidR="00BD03A5" w:rsidRPr="00525196" w14:paraId="4AE0FC51" w14:textId="77777777" w:rsidTr="00525196">
        <w:trPr>
          <w:trHeight w:val="288"/>
        </w:trPr>
        <w:tc>
          <w:tcPr>
            <w:tcW w:w="213" w:type="pct"/>
            <w:vAlign w:val="center"/>
          </w:tcPr>
          <w:p w14:paraId="4AE0FC4F"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4</w:t>
            </w:r>
          </w:p>
        </w:tc>
        <w:tc>
          <w:tcPr>
            <w:tcW w:w="4787" w:type="pct"/>
            <w:gridSpan w:val="2"/>
            <w:vAlign w:val="center"/>
          </w:tcPr>
          <w:p w14:paraId="4AE0FC50"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Building cavities were not used as plenums or platform returns in lieu of ducts.</w:t>
            </w:r>
          </w:p>
        </w:tc>
      </w:tr>
      <w:tr w:rsidR="00BD03A5" w:rsidRPr="00525196" w14:paraId="4AE0FC54" w14:textId="77777777" w:rsidTr="00525196">
        <w:trPr>
          <w:trHeight w:val="288"/>
        </w:trPr>
        <w:tc>
          <w:tcPr>
            <w:tcW w:w="213" w:type="pct"/>
            <w:vAlign w:val="center"/>
          </w:tcPr>
          <w:p w14:paraId="4AE0FC52"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5</w:t>
            </w:r>
          </w:p>
        </w:tc>
        <w:tc>
          <w:tcPr>
            <w:tcW w:w="4787" w:type="pct"/>
            <w:gridSpan w:val="2"/>
            <w:vAlign w:val="center"/>
          </w:tcPr>
          <w:p w14:paraId="4AE0FC53"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If cloth backed tape was used it was covered with Mastic and draw bands.</w:t>
            </w:r>
          </w:p>
        </w:tc>
      </w:tr>
      <w:tr w:rsidR="00BD03A5" w:rsidRPr="00525196" w14:paraId="4AE0FC57" w14:textId="77777777" w:rsidTr="00525196">
        <w:trPr>
          <w:trHeight w:val="288"/>
        </w:trPr>
        <w:tc>
          <w:tcPr>
            <w:tcW w:w="213" w:type="pct"/>
            <w:vAlign w:val="center"/>
          </w:tcPr>
          <w:p w14:paraId="4AE0FC55"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6</w:t>
            </w:r>
          </w:p>
        </w:tc>
        <w:tc>
          <w:tcPr>
            <w:tcW w:w="4787" w:type="pct"/>
            <w:gridSpan w:val="2"/>
            <w:vAlign w:val="center"/>
          </w:tcPr>
          <w:p w14:paraId="4AE0FC56"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All connection points between the air handler and the supply and return plenums are completely sealed.</w:t>
            </w:r>
          </w:p>
        </w:tc>
      </w:tr>
      <w:tr w:rsidR="00BD03A5" w:rsidRPr="00525196" w14:paraId="4AE0FC5A" w14:textId="77777777" w:rsidTr="00525196">
        <w:trPr>
          <w:trHeight w:val="288"/>
        </w:trPr>
        <w:tc>
          <w:tcPr>
            <w:tcW w:w="213" w:type="pct"/>
            <w:vAlign w:val="center"/>
          </w:tcPr>
          <w:p w14:paraId="4AE0FC58"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7</w:t>
            </w:r>
          </w:p>
        </w:tc>
        <w:tc>
          <w:tcPr>
            <w:tcW w:w="4787" w:type="pct"/>
            <w:gridSpan w:val="2"/>
            <w:vAlign w:val="center"/>
          </w:tcPr>
          <w:p w14:paraId="4AE0FC59" w14:textId="7FED5497" w:rsidR="00BD03A5" w:rsidRPr="00525196" w:rsidRDefault="00BD03A5" w:rsidP="00525196">
            <w:pPr>
              <w:rPr>
                <w:rFonts w:asciiTheme="minorHAnsi" w:hAnsiTheme="minorHAnsi"/>
                <w:b/>
                <w:sz w:val="18"/>
                <w:szCs w:val="18"/>
              </w:rPr>
            </w:pPr>
            <w:r w:rsidRPr="00525196">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30658D">
              <w:rPr>
                <w:rFonts w:asciiTheme="minorHAnsi" w:hAnsiTheme="minorHAnsi"/>
                <w:sz w:val="18"/>
                <w:szCs w:val="18"/>
              </w:rPr>
              <w:t xml:space="preserve">the </w:t>
            </w:r>
            <w:r w:rsidRPr="00525196">
              <w:rPr>
                <w:rFonts w:asciiTheme="minorHAnsi" w:hAnsiTheme="minorHAnsi"/>
                <w:sz w:val="18"/>
                <w:szCs w:val="18"/>
              </w:rPr>
              <w:t>smoke test shall not be included in sample groups for HERS verifi</w:t>
            </w:r>
            <w:r w:rsidR="00525196">
              <w:rPr>
                <w:rFonts w:asciiTheme="minorHAnsi" w:hAnsiTheme="minorHAnsi"/>
                <w:sz w:val="18"/>
                <w:szCs w:val="18"/>
              </w:rPr>
              <w:t>cation</w:t>
            </w:r>
            <w:r w:rsidRPr="00525196">
              <w:rPr>
                <w:rFonts w:asciiTheme="minorHAnsi" w:hAnsiTheme="minorHAnsi"/>
                <w:sz w:val="18"/>
                <w:szCs w:val="18"/>
              </w:rPr>
              <w:t>.</w:t>
            </w:r>
          </w:p>
        </w:tc>
      </w:tr>
      <w:tr w:rsidR="00BC173E" w:rsidRPr="00525196" w14:paraId="4AE0FC5E" w14:textId="77777777" w:rsidTr="00AC1DB2">
        <w:trPr>
          <w:trHeight w:val="288"/>
        </w:trPr>
        <w:tc>
          <w:tcPr>
            <w:tcW w:w="213" w:type="pct"/>
            <w:vAlign w:val="center"/>
          </w:tcPr>
          <w:p w14:paraId="4AE0FC5B" w14:textId="77777777" w:rsidR="00BC173E" w:rsidRPr="00525196" w:rsidRDefault="00BC173E" w:rsidP="00525196">
            <w:pPr>
              <w:rPr>
                <w:rFonts w:asciiTheme="minorHAnsi" w:hAnsiTheme="minorHAnsi"/>
                <w:sz w:val="18"/>
                <w:szCs w:val="18"/>
              </w:rPr>
            </w:pPr>
            <w:r w:rsidRPr="00525196">
              <w:rPr>
                <w:rFonts w:asciiTheme="minorHAnsi" w:hAnsiTheme="minorHAnsi"/>
                <w:sz w:val="18"/>
                <w:szCs w:val="18"/>
              </w:rPr>
              <w:t>08</w:t>
            </w:r>
          </w:p>
        </w:tc>
        <w:tc>
          <w:tcPr>
            <w:tcW w:w="1264" w:type="pct"/>
            <w:vAlign w:val="center"/>
          </w:tcPr>
          <w:p w14:paraId="4AE0FC5C" w14:textId="77777777" w:rsidR="00BC173E" w:rsidRPr="00B57311" w:rsidRDefault="00BC173E" w:rsidP="00BC173E">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vAlign w:val="center"/>
          </w:tcPr>
          <w:p w14:paraId="5B221A07" w14:textId="77777777" w:rsidR="0030658D" w:rsidRDefault="0030658D" w:rsidP="0030658D">
            <w:pPr>
              <w:pStyle w:val="ListParagraph"/>
              <w:keepNext/>
              <w:numPr>
                <w:ilvl w:val="0"/>
                <w:numId w:val="27"/>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464D741B" w14:textId="77777777" w:rsidR="0030658D" w:rsidRDefault="0030658D" w:rsidP="0030658D">
            <w:pPr>
              <w:pStyle w:val="ListParagraph"/>
              <w:keepNext/>
              <w:numPr>
                <w:ilvl w:val="0"/>
                <w:numId w:val="27"/>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4AE0FC5D" w14:textId="246C096D" w:rsidR="00BC173E" w:rsidRPr="0030658D" w:rsidRDefault="0030658D" w:rsidP="0030658D">
            <w:pPr>
              <w:pStyle w:val="ListParagraph"/>
              <w:numPr>
                <w:ilvl w:val="0"/>
                <w:numId w:val="27"/>
              </w:numPr>
              <w:rPr>
                <w:rFonts w:asciiTheme="minorHAnsi" w:hAnsiTheme="minorHAnsi"/>
                <w:b/>
                <w:sz w:val="18"/>
                <w:szCs w:val="18"/>
              </w:rPr>
            </w:pPr>
            <w:r w:rsidRPr="0030658D">
              <w:rPr>
                <w:rFonts w:ascii="Calibri" w:hAnsi="Calibri"/>
                <w:sz w:val="18"/>
                <w:szCs w:val="18"/>
                <w:u w:val="single"/>
              </w:rPr>
              <w:t>All N/A</w:t>
            </w:r>
            <w:r w:rsidRPr="0030658D">
              <w:rPr>
                <w:rFonts w:ascii="Calibri" w:hAnsi="Calibri"/>
                <w:sz w:val="18"/>
                <w:szCs w:val="18"/>
              </w:rPr>
              <w:t xml:space="preserve"> - This entire table is not applicable</w:t>
            </w:r>
          </w:p>
        </w:tc>
      </w:tr>
      <w:tr w:rsidR="0030658D" w:rsidRPr="00525196" w14:paraId="4AE0FC62" w14:textId="77777777" w:rsidTr="0030658D">
        <w:trPr>
          <w:trHeight w:val="288"/>
        </w:trPr>
        <w:tc>
          <w:tcPr>
            <w:tcW w:w="213" w:type="pct"/>
            <w:vAlign w:val="center"/>
          </w:tcPr>
          <w:p w14:paraId="4AE0FC5F" w14:textId="77777777" w:rsidR="0030658D" w:rsidRPr="00525196" w:rsidRDefault="0030658D" w:rsidP="00525196">
            <w:pPr>
              <w:rPr>
                <w:rFonts w:asciiTheme="minorHAnsi" w:hAnsiTheme="minorHAnsi"/>
                <w:sz w:val="18"/>
                <w:szCs w:val="18"/>
              </w:rPr>
            </w:pPr>
            <w:r>
              <w:rPr>
                <w:rFonts w:asciiTheme="minorHAnsi" w:hAnsiTheme="minorHAnsi"/>
                <w:sz w:val="18"/>
                <w:szCs w:val="18"/>
              </w:rPr>
              <w:t>09</w:t>
            </w:r>
          </w:p>
        </w:tc>
        <w:tc>
          <w:tcPr>
            <w:tcW w:w="4787" w:type="pct"/>
            <w:gridSpan w:val="2"/>
            <w:vAlign w:val="center"/>
          </w:tcPr>
          <w:p w14:paraId="4AE0FC61" w14:textId="60678F32" w:rsidR="0030658D" w:rsidRPr="00525196" w:rsidRDefault="0030658D" w:rsidP="00525196">
            <w:pPr>
              <w:rPr>
                <w:rFonts w:asciiTheme="minorHAnsi" w:hAnsiTheme="minorHAnsi"/>
                <w:sz w:val="18"/>
                <w:szCs w:val="18"/>
              </w:rPr>
            </w:pPr>
            <w:r>
              <w:rPr>
                <w:rFonts w:ascii="Calibri" w:hAnsi="Calibri"/>
                <w:sz w:val="18"/>
              </w:rPr>
              <w:t>Correction Notes:</w:t>
            </w:r>
          </w:p>
        </w:tc>
      </w:tr>
      <w:tr w:rsidR="00BC173E" w:rsidRPr="00525196" w14:paraId="4AE0FC64" w14:textId="77777777" w:rsidTr="00525196">
        <w:trPr>
          <w:trHeight w:val="288"/>
        </w:trPr>
        <w:tc>
          <w:tcPr>
            <w:tcW w:w="5000" w:type="pct"/>
            <w:gridSpan w:val="3"/>
            <w:vAlign w:val="center"/>
          </w:tcPr>
          <w:p w14:paraId="4AE0FC63" w14:textId="77777777" w:rsidR="00BC173E" w:rsidRPr="00B57311" w:rsidRDefault="00BC173E" w:rsidP="00BC173E">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4AE0FC65" w14:textId="77777777" w:rsidR="00171E43" w:rsidRPr="00525196" w:rsidRDefault="00171E43" w:rsidP="00171E4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E041E" w:rsidRPr="003E041E" w14:paraId="4AE0FC68" w14:textId="77777777" w:rsidTr="00885793">
        <w:trPr>
          <w:cantSplit/>
          <w:trHeight w:val="432"/>
        </w:trPr>
        <w:tc>
          <w:tcPr>
            <w:tcW w:w="5000" w:type="pct"/>
            <w:gridSpan w:val="2"/>
            <w:vAlign w:val="center"/>
          </w:tcPr>
          <w:p w14:paraId="4AE0FC66" w14:textId="2E584527" w:rsidR="003E041E" w:rsidRPr="003E041E" w:rsidRDefault="00A84643" w:rsidP="00A63F93">
            <w:pPr>
              <w:keepNext/>
              <w:rPr>
                <w:rFonts w:asciiTheme="minorHAnsi" w:hAnsiTheme="minorHAnsi"/>
                <w:b/>
                <w:sz w:val="18"/>
                <w:szCs w:val="18"/>
              </w:rPr>
            </w:pPr>
            <w:r>
              <w:rPr>
                <w:rFonts w:asciiTheme="minorHAnsi" w:hAnsiTheme="minorHAnsi"/>
                <w:b/>
                <w:sz w:val="18"/>
                <w:szCs w:val="18"/>
              </w:rPr>
              <w:t>E</w:t>
            </w:r>
            <w:r w:rsidR="003E041E" w:rsidRPr="003E041E">
              <w:rPr>
                <w:rFonts w:asciiTheme="minorHAnsi" w:hAnsiTheme="minorHAnsi"/>
                <w:b/>
                <w:sz w:val="18"/>
                <w:szCs w:val="18"/>
              </w:rPr>
              <w:t>. Determination of HERS Verification Compliance</w:t>
            </w:r>
          </w:p>
          <w:p w14:paraId="4AE0FC67" w14:textId="77777777" w:rsidR="003E041E" w:rsidRPr="003E041E" w:rsidRDefault="003E041E" w:rsidP="00A63F93">
            <w:pPr>
              <w:keepNext/>
              <w:rPr>
                <w:rFonts w:asciiTheme="minorHAnsi" w:hAnsiTheme="minorHAnsi"/>
                <w:sz w:val="18"/>
                <w:szCs w:val="18"/>
              </w:rPr>
            </w:pPr>
            <w:r w:rsidRPr="003E041E">
              <w:rPr>
                <w:rFonts w:asciiTheme="minorHAnsi" w:hAnsiTheme="minorHAnsi"/>
                <w:sz w:val="18"/>
                <w:szCs w:val="18"/>
              </w:rPr>
              <w:t xml:space="preserve">All applicable sections of this document shall indicate compliance with the specified verification protocol requirements </w:t>
            </w:r>
            <w:proofErr w:type="gramStart"/>
            <w:r w:rsidRPr="003E041E">
              <w:rPr>
                <w:rFonts w:asciiTheme="minorHAnsi" w:hAnsiTheme="minorHAnsi"/>
                <w:sz w:val="18"/>
                <w:szCs w:val="18"/>
              </w:rPr>
              <w:t>in order for</w:t>
            </w:r>
            <w:proofErr w:type="gramEnd"/>
            <w:r w:rsidRPr="003E041E">
              <w:rPr>
                <w:rFonts w:asciiTheme="minorHAnsi" w:hAnsiTheme="minorHAnsi"/>
                <w:sz w:val="18"/>
                <w:szCs w:val="18"/>
              </w:rPr>
              <w:t xml:space="preserve"> this Certificate of Verification as a whole to be determined to be in compliance. </w:t>
            </w:r>
          </w:p>
        </w:tc>
      </w:tr>
      <w:tr w:rsidR="003E041E" w:rsidRPr="003E041E" w14:paraId="4AE0FC6B" w14:textId="77777777" w:rsidTr="00885793">
        <w:trPr>
          <w:cantSplit/>
          <w:trHeight w:val="432"/>
        </w:trPr>
        <w:tc>
          <w:tcPr>
            <w:tcW w:w="253" w:type="pct"/>
            <w:vAlign w:val="center"/>
          </w:tcPr>
          <w:p w14:paraId="4AE0FC69" w14:textId="77777777" w:rsidR="003E041E" w:rsidRPr="003E041E" w:rsidDel="00C76C40" w:rsidRDefault="003E041E" w:rsidP="00885793">
            <w:pPr>
              <w:keepNext/>
              <w:rPr>
                <w:rFonts w:asciiTheme="minorHAnsi" w:hAnsiTheme="minorHAnsi"/>
                <w:sz w:val="18"/>
                <w:szCs w:val="18"/>
              </w:rPr>
            </w:pPr>
            <w:r w:rsidRPr="003E041E">
              <w:rPr>
                <w:rFonts w:asciiTheme="minorHAnsi" w:hAnsiTheme="minorHAnsi"/>
                <w:sz w:val="18"/>
                <w:szCs w:val="18"/>
              </w:rPr>
              <w:t>01</w:t>
            </w:r>
          </w:p>
        </w:tc>
        <w:tc>
          <w:tcPr>
            <w:tcW w:w="4747" w:type="pct"/>
            <w:vAlign w:val="center"/>
          </w:tcPr>
          <w:p w14:paraId="4AE0FC6A" w14:textId="77777777" w:rsidR="003E041E" w:rsidRPr="003E041E" w:rsidRDefault="003E041E" w:rsidP="00885793">
            <w:pPr>
              <w:keepNext/>
              <w:spacing w:after="60"/>
              <w:rPr>
                <w:rFonts w:asciiTheme="minorHAnsi" w:hAnsiTheme="minorHAnsi"/>
                <w:sz w:val="18"/>
                <w:szCs w:val="18"/>
              </w:rPr>
            </w:pPr>
          </w:p>
        </w:tc>
      </w:tr>
    </w:tbl>
    <w:p w14:paraId="4AE0FC6C" w14:textId="77777777" w:rsidR="00BD0267" w:rsidRPr="00525196" w:rsidRDefault="00BD0267" w:rsidP="00171E43">
      <w:pPr>
        <w:rPr>
          <w:rFonts w:asciiTheme="minorHAnsi" w:hAnsiTheme="minorHAnsi"/>
          <w:sz w:val="18"/>
          <w:szCs w:val="18"/>
        </w:rPr>
      </w:pPr>
    </w:p>
    <w:p w14:paraId="4AE0FC6D" w14:textId="77777777" w:rsidR="00BD0267" w:rsidRPr="00525196" w:rsidRDefault="00BD0267" w:rsidP="00171E43">
      <w:pPr>
        <w:rPr>
          <w:rFonts w:asciiTheme="minorHAnsi" w:hAnsiTheme="minorHAnsi"/>
          <w:sz w:val="18"/>
          <w:szCs w:val="18"/>
        </w:rPr>
      </w:pPr>
    </w:p>
    <w:p w14:paraId="31160969" w14:textId="77777777" w:rsidR="00674138" w:rsidRDefault="00674138">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330A2B" w:rsidRPr="00525196" w14:paraId="4AE0FC6F" w14:textId="77777777" w:rsidTr="00D723A9">
        <w:trPr>
          <w:trHeight w:val="288"/>
        </w:trPr>
        <w:tc>
          <w:tcPr>
            <w:tcW w:w="10950" w:type="dxa"/>
            <w:gridSpan w:val="4"/>
            <w:vAlign w:val="center"/>
          </w:tcPr>
          <w:p w14:paraId="4AE0FC6E" w14:textId="69A3197F" w:rsidR="00330A2B" w:rsidRPr="00525196"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525196">
              <w:rPr>
                <w:rFonts w:asciiTheme="minorHAnsi" w:hAnsiTheme="minorHAnsi" w:cs="Arial"/>
                <w:b/>
                <w:caps/>
                <w:sz w:val="18"/>
                <w:szCs w:val="18"/>
              </w:rPr>
              <w:lastRenderedPageBreak/>
              <w:t>Documentation Author's Declaration Statement</w:t>
            </w:r>
          </w:p>
        </w:tc>
      </w:tr>
      <w:tr w:rsidR="00330A2B" w:rsidRPr="00525196" w14:paraId="4AE0FC71" w14:textId="77777777" w:rsidTr="00A63F93">
        <w:trPr>
          <w:trHeight w:val="296"/>
        </w:trPr>
        <w:tc>
          <w:tcPr>
            <w:tcW w:w="10950" w:type="dxa"/>
            <w:gridSpan w:val="4"/>
            <w:vAlign w:val="center"/>
          </w:tcPr>
          <w:p w14:paraId="4AE0FC70" w14:textId="77777777" w:rsidR="00BE3E3F" w:rsidRDefault="00330A2B" w:rsidP="00A63F93">
            <w:pPr>
              <w:numPr>
                <w:ilvl w:val="0"/>
                <w:numId w:val="8"/>
              </w:numPr>
              <w:ind w:left="271" w:hanging="270"/>
              <w:rPr>
                <w:rFonts w:asciiTheme="minorHAnsi" w:hAnsiTheme="minorHAnsi"/>
                <w:sz w:val="18"/>
                <w:szCs w:val="18"/>
              </w:rPr>
            </w:pPr>
            <w:r w:rsidRPr="00525196">
              <w:rPr>
                <w:rFonts w:asciiTheme="minorHAnsi" w:hAnsiTheme="minorHAnsi"/>
                <w:sz w:val="18"/>
                <w:szCs w:val="18"/>
              </w:rPr>
              <w:t>I certify that this Certificate of Verification documentation is accurate and complete.</w:t>
            </w:r>
          </w:p>
        </w:tc>
      </w:tr>
      <w:tr w:rsidR="00330A2B" w:rsidRPr="00525196" w14:paraId="4AE0FC74" w14:textId="77777777" w:rsidTr="00D723A9">
        <w:trPr>
          <w:trHeight w:val="360"/>
        </w:trPr>
        <w:tc>
          <w:tcPr>
            <w:tcW w:w="5434" w:type="dxa"/>
          </w:tcPr>
          <w:p w14:paraId="4AE0FC72"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Documentation Author Name:</w:t>
            </w:r>
          </w:p>
        </w:tc>
        <w:tc>
          <w:tcPr>
            <w:tcW w:w="5516" w:type="dxa"/>
            <w:gridSpan w:val="3"/>
          </w:tcPr>
          <w:p w14:paraId="4AE0FC73"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Documentation Author Signature:</w:t>
            </w:r>
          </w:p>
        </w:tc>
      </w:tr>
      <w:tr w:rsidR="00330A2B" w:rsidRPr="00525196" w14:paraId="4AE0FC77" w14:textId="77777777" w:rsidTr="00D723A9">
        <w:trPr>
          <w:trHeight w:val="360"/>
        </w:trPr>
        <w:tc>
          <w:tcPr>
            <w:tcW w:w="5434" w:type="dxa"/>
          </w:tcPr>
          <w:p w14:paraId="4AE0FC75"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Company:</w:t>
            </w:r>
          </w:p>
        </w:tc>
        <w:tc>
          <w:tcPr>
            <w:tcW w:w="5516" w:type="dxa"/>
            <w:gridSpan w:val="3"/>
          </w:tcPr>
          <w:p w14:paraId="4AE0FC76"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Date Signed:</w:t>
            </w:r>
          </w:p>
        </w:tc>
      </w:tr>
      <w:tr w:rsidR="00330A2B" w:rsidRPr="00525196" w14:paraId="4AE0FC7A" w14:textId="77777777" w:rsidTr="00D723A9">
        <w:trPr>
          <w:trHeight w:val="360"/>
        </w:trPr>
        <w:tc>
          <w:tcPr>
            <w:tcW w:w="5434" w:type="dxa"/>
          </w:tcPr>
          <w:p w14:paraId="4AE0FC78"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Address:</w:t>
            </w:r>
          </w:p>
        </w:tc>
        <w:tc>
          <w:tcPr>
            <w:tcW w:w="5516" w:type="dxa"/>
            <w:gridSpan w:val="3"/>
          </w:tcPr>
          <w:p w14:paraId="4AE0FC79"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CEA/HERS Certification Information (if applicable):</w:t>
            </w:r>
          </w:p>
        </w:tc>
      </w:tr>
      <w:tr w:rsidR="00330A2B" w:rsidRPr="00525196" w14:paraId="4AE0FC7D" w14:textId="77777777" w:rsidTr="00D723A9">
        <w:trPr>
          <w:trHeight w:val="360"/>
        </w:trPr>
        <w:tc>
          <w:tcPr>
            <w:tcW w:w="5434" w:type="dxa"/>
          </w:tcPr>
          <w:p w14:paraId="4AE0FC7B"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City/State/Zip:</w:t>
            </w:r>
          </w:p>
        </w:tc>
        <w:tc>
          <w:tcPr>
            <w:tcW w:w="5516" w:type="dxa"/>
            <w:gridSpan w:val="3"/>
          </w:tcPr>
          <w:p w14:paraId="4AE0FC7C"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Phone:</w:t>
            </w:r>
          </w:p>
        </w:tc>
      </w:tr>
      <w:tr w:rsidR="00330A2B" w:rsidRPr="00525196" w14:paraId="4AE0FC7F" w14:textId="77777777" w:rsidTr="00D723A9">
        <w:tblPrEx>
          <w:tblCellMar>
            <w:left w:w="115" w:type="dxa"/>
            <w:right w:w="115" w:type="dxa"/>
          </w:tblCellMar>
        </w:tblPrEx>
        <w:trPr>
          <w:trHeight w:val="296"/>
        </w:trPr>
        <w:tc>
          <w:tcPr>
            <w:tcW w:w="10950" w:type="dxa"/>
            <w:gridSpan w:val="4"/>
            <w:vAlign w:val="center"/>
          </w:tcPr>
          <w:p w14:paraId="4AE0FC7E" w14:textId="77777777" w:rsidR="00330A2B" w:rsidRPr="00525196"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25196">
              <w:rPr>
                <w:rFonts w:asciiTheme="minorHAnsi" w:hAnsiTheme="minorHAnsi" w:cs="Arial"/>
                <w:b/>
                <w:caps/>
                <w:sz w:val="18"/>
                <w:szCs w:val="18"/>
              </w:rPr>
              <w:t xml:space="preserve">Responsible Person's Declaration statement </w:t>
            </w:r>
          </w:p>
        </w:tc>
      </w:tr>
      <w:tr w:rsidR="00330A2B" w:rsidRPr="00525196" w14:paraId="4AE0FC86" w14:textId="77777777" w:rsidTr="00D723A9">
        <w:tblPrEx>
          <w:tblCellMar>
            <w:left w:w="115" w:type="dxa"/>
            <w:right w:w="115" w:type="dxa"/>
          </w:tblCellMar>
        </w:tblPrEx>
        <w:trPr>
          <w:trHeight w:val="504"/>
        </w:trPr>
        <w:tc>
          <w:tcPr>
            <w:tcW w:w="10950" w:type="dxa"/>
            <w:gridSpan w:val="4"/>
            <w:shd w:val="clear" w:color="auto" w:fill="auto"/>
          </w:tcPr>
          <w:p w14:paraId="4AE0FC80" w14:textId="77777777" w:rsidR="00330A2B" w:rsidRPr="00525196" w:rsidRDefault="00330A2B" w:rsidP="00A63F93">
            <w:pPr>
              <w:pStyle w:val="p2"/>
              <w:keepNext/>
              <w:tabs>
                <w:tab w:val="clear" w:pos="357"/>
              </w:tabs>
              <w:spacing w:line="240" w:lineRule="auto"/>
              <w:ind w:left="0" w:right="90" w:firstLine="0"/>
              <w:rPr>
                <w:rFonts w:asciiTheme="minorHAnsi" w:hAnsiTheme="minorHAnsi"/>
                <w:sz w:val="18"/>
                <w:szCs w:val="18"/>
              </w:rPr>
            </w:pPr>
            <w:r w:rsidRPr="00525196">
              <w:rPr>
                <w:rFonts w:asciiTheme="minorHAnsi" w:hAnsiTheme="minorHAnsi"/>
                <w:sz w:val="18"/>
                <w:szCs w:val="18"/>
              </w:rPr>
              <w:t xml:space="preserve">I certify the following under penalty of perjury, under the laws of the State of California: </w:t>
            </w:r>
          </w:p>
          <w:p w14:paraId="4AE0FC81"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The information provided on this Certificate of Verification is true and correct.</w:t>
            </w:r>
          </w:p>
          <w:p w14:paraId="4AE0FC82"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I am the certified HERS Rater who performed the verification identified and reported on this Certificate of Verification (responsible rater).</w:t>
            </w:r>
          </w:p>
          <w:p w14:paraId="4AE0FC83"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AE0FC84"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AE0FC85" w14:textId="074D9CCE"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 xml:space="preserve">I will ensure that a registered copy of this Certificate of Verification shall be </w:t>
            </w:r>
            <w:proofErr w:type="gramStart"/>
            <w:r w:rsidRPr="00525196">
              <w:rPr>
                <w:rFonts w:asciiTheme="minorHAnsi" w:hAnsiTheme="minorHAnsi"/>
                <w:sz w:val="18"/>
                <w:szCs w:val="18"/>
              </w:rPr>
              <w:t>posted, or</w:t>
            </w:r>
            <w:proofErr w:type="gramEnd"/>
            <w:r w:rsidRPr="00525196">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w:t>
            </w:r>
            <w:r w:rsidR="00F954B1">
              <w:rPr>
                <w:rFonts w:asciiTheme="minorHAnsi" w:hAnsiTheme="minorHAnsi"/>
                <w:sz w:val="18"/>
                <w:szCs w:val="18"/>
              </w:rPr>
              <w:t xml:space="preserve"> </w:t>
            </w:r>
          </w:p>
        </w:tc>
      </w:tr>
      <w:tr w:rsidR="00330A2B" w:rsidRPr="00525196" w14:paraId="4AE0FC88" w14:textId="77777777" w:rsidTr="00D723A9">
        <w:tblPrEx>
          <w:tblCellMar>
            <w:left w:w="115" w:type="dxa"/>
            <w:right w:w="115" w:type="dxa"/>
          </w:tblCellMar>
        </w:tblPrEx>
        <w:trPr>
          <w:trHeight w:val="278"/>
        </w:trPr>
        <w:tc>
          <w:tcPr>
            <w:tcW w:w="10950" w:type="dxa"/>
            <w:gridSpan w:val="4"/>
            <w:vAlign w:val="center"/>
          </w:tcPr>
          <w:p w14:paraId="4AE0FC87" w14:textId="77777777" w:rsidR="00330A2B" w:rsidRPr="00525196"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25196">
              <w:rPr>
                <w:rFonts w:asciiTheme="minorHAnsi" w:hAnsiTheme="minorHAnsi" w:cs="Arial"/>
                <w:b/>
                <w:caps/>
                <w:sz w:val="18"/>
                <w:szCs w:val="18"/>
              </w:rPr>
              <w:t>BUILDER OR INSTALLER INFORMATION AS SHOWN ON THE CERTIFICATE OF INSTALLATION</w:t>
            </w:r>
          </w:p>
        </w:tc>
      </w:tr>
      <w:tr w:rsidR="00330A2B" w:rsidRPr="00525196" w14:paraId="4AE0FC8A" w14:textId="77777777" w:rsidTr="00A63F93">
        <w:tblPrEx>
          <w:tblCellMar>
            <w:left w:w="115" w:type="dxa"/>
            <w:right w:w="115" w:type="dxa"/>
          </w:tblCellMar>
        </w:tblPrEx>
        <w:trPr>
          <w:trHeight w:hRule="exact" w:val="360"/>
        </w:trPr>
        <w:tc>
          <w:tcPr>
            <w:tcW w:w="10950" w:type="dxa"/>
            <w:gridSpan w:val="4"/>
          </w:tcPr>
          <w:p w14:paraId="4AE0FC89" w14:textId="77777777" w:rsidR="00330A2B" w:rsidRPr="00A63F93" w:rsidRDefault="00330A2B" w:rsidP="00A63F9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Company Name (Installing Subcontractor, General Contractor, or Builder/Owner):</w:t>
            </w:r>
          </w:p>
        </w:tc>
      </w:tr>
      <w:tr w:rsidR="00330A2B" w:rsidRPr="00525196" w14:paraId="4AE0FC8D" w14:textId="77777777" w:rsidTr="00A63F93">
        <w:tblPrEx>
          <w:tblCellMar>
            <w:left w:w="115" w:type="dxa"/>
            <w:right w:w="115" w:type="dxa"/>
          </w:tblCellMar>
        </w:tblPrEx>
        <w:trPr>
          <w:trHeight w:hRule="exact" w:val="360"/>
        </w:trPr>
        <w:tc>
          <w:tcPr>
            <w:tcW w:w="5475" w:type="dxa"/>
            <w:gridSpan w:val="2"/>
          </w:tcPr>
          <w:p w14:paraId="4AE0FC8B" w14:textId="77777777" w:rsidR="00330A2B" w:rsidRPr="00A63F93" w:rsidRDefault="00330A2B" w:rsidP="00A63F9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Responsible Builder or Installer Name:</w:t>
            </w:r>
          </w:p>
        </w:tc>
        <w:tc>
          <w:tcPr>
            <w:tcW w:w="5475" w:type="dxa"/>
            <w:gridSpan w:val="2"/>
          </w:tcPr>
          <w:p w14:paraId="4AE0FC8C" w14:textId="77777777" w:rsidR="00330A2B" w:rsidRPr="00A63F93" w:rsidRDefault="00330A2B" w:rsidP="00674138">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CSLB License:</w:t>
            </w:r>
          </w:p>
        </w:tc>
      </w:tr>
      <w:tr w:rsidR="00330A2B" w:rsidRPr="00525196" w14:paraId="4AE0FC8F" w14:textId="77777777" w:rsidTr="00D723A9">
        <w:tblPrEx>
          <w:tblCellMar>
            <w:left w:w="108" w:type="dxa"/>
            <w:right w:w="108" w:type="dxa"/>
          </w:tblCellMar>
        </w:tblPrEx>
        <w:trPr>
          <w:trHeight w:hRule="exact" w:val="288"/>
        </w:trPr>
        <w:tc>
          <w:tcPr>
            <w:tcW w:w="10950" w:type="dxa"/>
            <w:gridSpan w:val="4"/>
            <w:vAlign w:val="center"/>
          </w:tcPr>
          <w:p w14:paraId="4AE0FC8E" w14:textId="77777777" w:rsidR="00330A2B" w:rsidRPr="00525196" w:rsidRDefault="00330A2B" w:rsidP="00A63F9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525196">
              <w:rPr>
                <w:rFonts w:asciiTheme="minorHAnsi" w:hAnsiTheme="minorHAnsi" w:cs="Arial"/>
                <w:b/>
                <w:caps/>
                <w:sz w:val="18"/>
                <w:szCs w:val="18"/>
              </w:rPr>
              <w:t>HERS</w:t>
            </w:r>
            <w:proofErr w:type="gramEnd"/>
            <w:r w:rsidRPr="00525196">
              <w:rPr>
                <w:rFonts w:asciiTheme="minorHAnsi" w:hAnsiTheme="minorHAnsi" w:cs="Arial"/>
                <w:b/>
                <w:caps/>
                <w:sz w:val="18"/>
                <w:szCs w:val="18"/>
              </w:rPr>
              <w:t xml:space="preserve"> PROVIDER DATA REGISTRY INFORMATION</w:t>
            </w:r>
          </w:p>
        </w:tc>
      </w:tr>
      <w:tr w:rsidR="00330A2B" w:rsidRPr="00525196" w14:paraId="4AE0FC92" w14:textId="77777777" w:rsidTr="00D723A9">
        <w:tblPrEx>
          <w:tblCellMar>
            <w:left w:w="108" w:type="dxa"/>
            <w:right w:w="108" w:type="dxa"/>
          </w:tblCellMar>
        </w:tblPrEx>
        <w:trPr>
          <w:trHeight w:hRule="exact" w:val="360"/>
        </w:trPr>
        <w:tc>
          <w:tcPr>
            <w:tcW w:w="5482" w:type="dxa"/>
            <w:gridSpan w:val="3"/>
          </w:tcPr>
          <w:p w14:paraId="4AE0FC90" w14:textId="77777777" w:rsidR="00330A2B" w:rsidRPr="00A63F93"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Sample Group Number (if applicable):</w:t>
            </w:r>
          </w:p>
        </w:tc>
        <w:tc>
          <w:tcPr>
            <w:tcW w:w="5468" w:type="dxa"/>
          </w:tcPr>
          <w:p w14:paraId="4AE0FC91" w14:textId="5A417D6F" w:rsidR="00330A2B" w:rsidRPr="00A63F93"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Dwelling Test Status in Sample Group (if applicable)</w:t>
            </w:r>
            <w:r w:rsidR="00674138" w:rsidRPr="00A63F93">
              <w:rPr>
                <w:rFonts w:asciiTheme="minorHAnsi" w:hAnsiTheme="minorHAnsi"/>
                <w:sz w:val="14"/>
                <w:szCs w:val="18"/>
              </w:rPr>
              <w:t>:</w:t>
            </w:r>
          </w:p>
        </w:tc>
      </w:tr>
      <w:tr w:rsidR="00330A2B" w:rsidRPr="00525196" w14:paraId="4AE0FC94" w14:textId="77777777" w:rsidTr="00D723A9">
        <w:tblPrEx>
          <w:tblCellMar>
            <w:left w:w="108" w:type="dxa"/>
            <w:right w:w="108" w:type="dxa"/>
          </w:tblCellMar>
        </w:tblPrEx>
        <w:trPr>
          <w:trHeight w:val="288"/>
        </w:trPr>
        <w:tc>
          <w:tcPr>
            <w:tcW w:w="10950" w:type="dxa"/>
            <w:gridSpan w:val="4"/>
            <w:vAlign w:val="center"/>
          </w:tcPr>
          <w:p w14:paraId="4AE0FC93" w14:textId="77777777" w:rsidR="00330A2B" w:rsidRPr="00525196" w:rsidRDefault="00330A2B" w:rsidP="00A63F9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525196">
              <w:rPr>
                <w:rFonts w:asciiTheme="minorHAnsi" w:hAnsiTheme="minorHAnsi" w:cs="Arial"/>
                <w:b/>
                <w:caps/>
                <w:sz w:val="18"/>
                <w:szCs w:val="18"/>
              </w:rPr>
              <w:t>HERS</w:t>
            </w:r>
            <w:proofErr w:type="gramEnd"/>
            <w:r w:rsidRPr="00525196">
              <w:rPr>
                <w:rFonts w:asciiTheme="minorHAnsi" w:hAnsiTheme="minorHAnsi" w:cs="Arial"/>
                <w:b/>
                <w:caps/>
                <w:sz w:val="18"/>
                <w:szCs w:val="18"/>
              </w:rPr>
              <w:t xml:space="preserve"> RATER INFORMATION</w:t>
            </w:r>
          </w:p>
        </w:tc>
      </w:tr>
      <w:tr w:rsidR="00330A2B" w:rsidRPr="00525196" w14:paraId="4AE0FC96" w14:textId="77777777" w:rsidTr="00D723A9">
        <w:tblPrEx>
          <w:tblCellMar>
            <w:left w:w="108" w:type="dxa"/>
            <w:right w:w="108" w:type="dxa"/>
          </w:tblCellMar>
        </w:tblPrEx>
        <w:trPr>
          <w:trHeight w:hRule="exact" w:val="360"/>
        </w:trPr>
        <w:tc>
          <w:tcPr>
            <w:tcW w:w="10950" w:type="dxa"/>
            <w:gridSpan w:val="4"/>
          </w:tcPr>
          <w:p w14:paraId="4AE0FC95" w14:textId="77777777" w:rsidR="00330A2B" w:rsidRPr="00A63F93" w:rsidRDefault="00330A2B" w:rsidP="00A63F9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HERS Rater Company Name:</w:t>
            </w:r>
          </w:p>
        </w:tc>
      </w:tr>
      <w:tr w:rsidR="00330A2B" w:rsidRPr="00525196" w14:paraId="4AE0FC99" w14:textId="77777777" w:rsidTr="00D723A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AE0FC97" w14:textId="77777777"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4AE0FC98" w14:textId="77777777"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Responsible Rater Signature:</w:t>
            </w:r>
          </w:p>
        </w:tc>
      </w:tr>
      <w:tr w:rsidR="00330A2B" w:rsidRPr="00525196" w14:paraId="4AE0FC9C" w14:textId="77777777" w:rsidTr="00D723A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AE0FC9A" w14:textId="1D75ECA9"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Responsible Rater Certification Number w/ this HERS Provider</w:t>
            </w:r>
            <w:r w:rsidR="00674138" w:rsidRPr="00A63F93">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4AE0FC9B" w14:textId="77777777"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Date Signed:</w:t>
            </w:r>
          </w:p>
        </w:tc>
      </w:tr>
    </w:tbl>
    <w:p w14:paraId="4AE0FC9D" w14:textId="77777777" w:rsidR="00BD0267" w:rsidRPr="00525196" w:rsidRDefault="00BD0267" w:rsidP="00171E43">
      <w:pPr>
        <w:rPr>
          <w:rFonts w:asciiTheme="minorHAnsi" w:hAnsiTheme="minorHAnsi"/>
          <w:sz w:val="18"/>
          <w:szCs w:val="18"/>
        </w:rPr>
      </w:pPr>
    </w:p>
    <w:p w14:paraId="4AE0FC9E" w14:textId="77777777" w:rsidR="00BD0267" w:rsidRPr="00525196" w:rsidRDefault="00BD0267" w:rsidP="00171E43">
      <w:pPr>
        <w:rPr>
          <w:rFonts w:asciiTheme="minorHAnsi" w:hAnsiTheme="minorHAnsi"/>
          <w:sz w:val="18"/>
          <w:szCs w:val="18"/>
        </w:rPr>
      </w:pPr>
    </w:p>
    <w:p w14:paraId="4AE0FC9F" w14:textId="77777777" w:rsidR="005F4DEA" w:rsidRPr="00525196" w:rsidRDefault="005F4DEA" w:rsidP="005F4DEA">
      <w:pPr>
        <w:rPr>
          <w:rFonts w:asciiTheme="minorHAnsi" w:hAnsiTheme="minorHAnsi"/>
          <w:sz w:val="18"/>
          <w:szCs w:val="18"/>
        </w:rPr>
        <w:sectPr w:rsidR="005F4DEA" w:rsidRPr="00525196" w:rsidSect="008B0222">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4AE0FCA1" w14:textId="1E5954B7" w:rsidR="00A662D3" w:rsidRPr="00A63F93" w:rsidRDefault="001C5CD0" w:rsidP="00A63F93">
      <w:pPr>
        <w:jc w:val="center"/>
        <w:rPr>
          <w:rFonts w:asciiTheme="minorHAnsi" w:hAnsiTheme="minorHAnsi"/>
          <w:b/>
        </w:rPr>
      </w:pPr>
      <w:r w:rsidRPr="00A63F93">
        <w:rPr>
          <w:rFonts w:asciiTheme="minorHAnsi" w:hAnsiTheme="minorHAnsi"/>
          <w:b/>
        </w:rPr>
        <w:lastRenderedPageBreak/>
        <w:t>CF3R-MCH-20d</w:t>
      </w:r>
      <w:r w:rsidR="00674138">
        <w:rPr>
          <w:rFonts w:asciiTheme="minorHAnsi" w:hAnsiTheme="minorHAnsi"/>
          <w:b/>
        </w:rPr>
        <w:t>-H User Instructions</w:t>
      </w:r>
    </w:p>
    <w:p w14:paraId="4AE0FCA2" w14:textId="77777777" w:rsidR="001C5CD0" w:rsidRPr="00525196" w:rsidRDefault="001C5CD0" w:rsidP="00A662D3">
      <w:pPr>
        <w:rPr>
          <w:rFonts w:asciiTheme="minorHAnsi" w:hAnsiTheme="minorHAnsi"/>
          <w:sz w:val="18"/>
          <w:szCs w:val="18"/>
        </w:rPr>
      </w:pPr>
    </w:p>
    <w:p w14:paraId="4AE0FCA3" w14:textId="77777777" w:rsidR="001C5CD0" w:rsidRPr="00447251" w:rsidRDefault="001C5CD0" w:rsidP="001C5CD0">
      <w:pPr>
        <w:rPr>
          <w:rFonts w:asciiTheme="minorHAnsi" w:hAnsiTheme="minorHAnsi"/>
          <w:b/>
          <w:sz w:val="18"/>
          <w:szCs w:val="18"/>
        </w:rPr>
      </w:pPr>
      <w:r>
        <w:rPr>
          <w:rFonts w:asciiTheme="minorHAnsi" w:hAnsiTheme="minorHAnsi"/>
          <w:b/>
          <w:sz w:val="18"/>
          <w:szCs w:val="18"/>
        </w:rPr>
        <w:t>Section A. System Information</w:t>
      </w:r>
    </w:p>
    <w:p w14:paraId="4AE0FCA4" w14:textId="478544FB" w:rsidR="00BE3E3F" w:rsidRPr="00B27D5A" w:rsidRDefault="001C5CD0" w:rsidP="00A63F93">
      <w:pPr>
        <w:pStyle w:val="ListParagraph"/>
        <w:numPr>
          <w:ilvl w:val="0"/>
          <w:numId w:val="14"/>
        </w:numPr>
        <w:ind w:left="360" w:hanging="360"/>
        <w:rPr>
          <w:rFonts w:ascii="Calibri" w:hAnsi="Calibri"/>
          <w:sz w:val="18"/>
          <w:szCs w:val="18"/>
        </w:rPr>
      </w:pPr>
      <w:r w:rsidRPr="009456FA">
        <w:rPr>
          <w:rFonts w:asciiTheme="minorHAnsi" w:hAnsiTheme="minorHAnsi"/>
          <w:i/>
          <w:sz w:val="18"/>
          <w:szCs w:val="18"/>
        </w:rPr>
        <w:t>HVAC System Identification or Name</w:t>
      </w:r>
      <w:r w:rsidRPr="009456FA">
        <w:rPr>
          <w:rFonts w:asciiTheme="minorHAnsi" w:hAnsiTheme="minorHAnsi"/>
          <w:sz w:val="18"/>
          <w:szCs w:val="18"/>
        </w:rPr>
        <w:t xml:space="preserve">: </w:t>
      </w:r>
      <w:r w:rsidRPr="00B27D5A">
        <w:rPr>
          <w:rFonts w:ascii="Calibri" w:hAnsi="Calibri"/>
          <w:sz w:val="18"/>
          <w:szCs w:val="18"/>
        </w:rPr>
        <w:t>This field is filled out automatically.</w:t>
      </w:r>
      <w:r w:rsidR="00F954B1" w:rsidRPr="00B27D5A">
        <w:rPr>
          <w:rFonts w:ascii="Calibri" w:hAnsi="Calibri"/>
          <w:sz w:val="18"/>
          <w:szCs w:val="18"/>
        </w:rPr>
        <w:t xml:space="preserve"> </w:t>
      </w:r>
      <w:r w:rsidRPr="00B27D5A">
        <w:rPr>
          <w:rFonts w:ascii="Calibri" w:hAnsi="Calibri"/>
          <w:sz w:val="18"/>
          <w:szCs w:val="18"/>
        </w:rPr>
        <w:t>It is referenced from the CF2R-MCH-20.</w:t>
      </w:r>
    </w:p>
    <w:p w14:paraId="4AE0FCA5" w14:textId="212373C2" w:rsidR="00BE3E3F" w:rsidRPr="00B01C89" w:rsidRDefault="001C5CD0" w:rsidP="00A63F93">
      <w:pPr>
        <w:numPr>
          <w:ilvl w:val="0"/>
          <w:numId w:val="6"/>
        </w:numPr>
        <w:spacing w:line="276" w:lineRule="auto"/>
        <w:ind w:left="360"/>
        <w:rPr>
          <w:rFonts w:asciiTheme="minorHAnsi" w:hAnsiTheme="minorHAnsi"/>
          <w:sz w:val="18"/>
          <w:szCs w:val="18"/>
        </w:rPr>
      </w:pPr>
      <w:r w:rsidRPr="009456FA">
        <w:rPr>
          <w:rFonts w:asciiTheme="minorHAnsi" w:hAnsiTheme="minorHAnsi"/>
          <w:i/>
          <w:sz w:val="18"/>
          <w:szCs w:val="18"/>
        </w:rPr>
        <w:t>HVAC System Location or Area Served</w:t>
      </w:r>
      <w:r w:rsidRPr="009456FA">
        <w:rPr>
          <w:rFonts w:asciiTheme="minorHAnsi" w:hAnsiTheme="minorHAnsi"/>
          <w:sz w:val="18"/>
          <w:szCs w:val="18"/>
        </w:rPr>
        <w:t xml:space="preserve">: </w:t>
      </w:r>
      <w:r w:rsidRPr="00B27D5A">
        <w:rPr>
          <w:rFonts w:ascii="Calibri" w:hAnsi="Calibri"/>
          <w:sz w:val="18"/>
          <w:szCs w:val="18"/>
        </w:rPr>
        <w:t>This field is filled out automatically.</w:t>
      </w:r>
      <w:r w:rsidR="00F954B1" w:rsidRPr="00B27D5A">
        <w:rPr>
          <w:rFonts w:ascii="Calibri" w:hAnsi="Calibri"/>
          <w:sz w:val="18"/>
          <w:szCs w:val="18"/>
        </w:rPr>
        <w:t xml:space="preserve"> </w:t>
      </w:r>
      <w:r w:rsidRPr="00B27D5A">
        <w:rPr>
          <w:rFonts w:ascii="Calibri" w:hAnsi="Calibri"/>
          <w:sz w:val="18"/>
          <w:szCs w:val="18"/>
        </w:rPr>
        <w:t>It is referenced from the CF2R-MCH-20.</w:t>
      </w:r>
    </w:p>
    <w:p w14:paraId="681CA454" w14:textId="57EA7B95" w:rsidR="00B27D5A" w:rsidRPr="009456FA" w:rsidRDefault="00B27D5A">
      <w:pPr>
        <w:numPr>
          <w:ilvl w:val="0"/>
          <w:numId w:val="6"/>
        </w:numPr>
        <w:spacing w:line="276" w:lineRule="auto"/>
        <w:ind w:left="360"/>
        <w:rPr>
          <w:rFonts w:asciiTheme="minorHAnsi" w:hAnsiTheme="minorHAnsi"/>
          <w:sz w:val="18"/>
          <w:szCs w:val="18"/>
        </w:rPr>
      </w:pPr>
      <w:r w:rsidRPr="00B01C89">
        <w:rPr>
          <w:rFonts w:asciiTheme="minorHAnsi" w:hAnsiTheme="minorHAnsi"/>
          <w:i/>
          <w:sz w:val="18"/>
          <w:szCs w:val="18"/>
        </w:rPr>
        <w:t xml:space="preserve">Indoor Unit Name: </w:t>
      </w:r>
      <w:r w:rsidRPr="00B01C89">
        <w:rPr>
          <w:rFonts w:ascii="Calibri" w:hAnsi="Calibri"/>
          <w:sz w:val="18"/>
          <w:szCs w:val="18"/>
        </w:rPr>
        <w:t>This field is filled out automatically. It is</w:t>
      </w:r>
      <w:r w:rsidR="009456FA">
        <w:rPr>
          <w:rFonts w:ascii="Calibri" w:hAnsi="Calibri"/>
          <w:sz w:val="18"/>
          <w:szCs w:val="18"/>
        </w:rPr>
        <w:t xml:space="preserve"> referenced from the CF2R-MCH-20</w:t>
      </w:r>
      <w:r w:rsidRPr="00B01C89">
        <w:rPr>
          <w:rFonts w:ascii="Calibri" w:hAnsi="Calibri"/>
          <w:sz w:val="18"/>
          <w:szCs w:val="18"/>
        </w:rPr>
        <w:t>, which must be completed prior to this document.</w:t>
      </w:r>
    </w:p>
    <w:p w14:paraId="4AE0FCA6" w14:textId="409E59F5" w:rsidR="00BE3E3F" w:rsidRPr="009456FA" w:rsidRDefault="001C5CD0" w:rsidP="00A63F93">
      <w:pPr>
        <w:numPr>
          <w:ilvl w:val="0"/>
          <w:numId w:val="6"/>
        </w:numPr>
        <w:spacing w:line="276" w:lineRule="auto"/>
        <w:ind w:left="360"/>
        <w:rPr>
          <w:rFonts w:asciiTheme="minorHAnsi" w:hAnsiTheme="minorHAnsi"/>
          <w:sz w:val="18"/>
          <w:szCs w:val="18"/>
        </w:rPr>
      </w:pPr>
      <w:r w:rsidRPr="009456FA">
        <w:rPr>
          <w:rFonts w:asciiTheme="minorHAnsi" w:hAnsiTheme="minorHAnsi"/>
          <w:i/>
          <w:sz w:val="18"/>
          <w:szCs w:val="18"/>
        </w:rPr>
        <w:t>Building Type</w:t>
      </w:r>
      <w:r w:rsidRPr="009456FA">
        <w:rPr>
          <w:rFonts w:asciiTheme="minorHAnsi" w:hAnsiTheme="minorHAnsi"/>
          <w:sz w:val="18"/>
          <w:szCs w:val="18"/>
        </w:rPr>
        <w:t xml:space="preserve">: </w:t>
      </w:r>
      <w:r w:rsidRPr="00B27D5A">
        <w:rPr>
          <w:rFonts w:ascii="Calibri" w:hAnsi="Calibri"/>
          <w:sz w:val="18"/>
          <w:szCs w:val="18"/>
        </w:rPr>
        <w:t>This field is filled out automatically.</w:t>
      </w:r>
      <w:r w:rsidR="00F954B1" w:rsidRPr="00B27D5A">
        <w:rPr>
          <w:rFonts w:ascii="Calibri" w:hAnsi="Calibri"/>
          <w:sz w:val="18"/>
          <w:szCs w:val="18"/>
        </w:rPr>
        <w:t xml:space="preserve"> </w:t>
      </w:r>
      <w:r w:rsidRPr="00B27D5A">
        <w:rPr>
          <w:rFonts w:ascii="Calibri" w:hAnsi="Calibri"/>
          <w:sz w:val="18"/>
          <w:szCs w:val="18"/>
        </w:rPr>
        <w:t>It is referenced from the CF2R-MCH-20.</w:t>
      </w:r>
    </w:p>
    <w:p w14:paraId="4AE0FCA7" w14:textId="15EDD536" w:rsidR="00BE3E3F" w:rsidRPr="009456FA" w:rsidRDefault="001C5CD0" w:rsidP="00A63F93">
      <w:pPr>
        <w:numPr>
          <w:ilvl w:val="0"/>
          <w:numId w:val="6"/>
        </w:numPr>
        <w:spacing w:line="276" w:lineRule="auto"/>
        <w:ind w:left="360"/>
        <w:rPr>
          <w:rFonts w:asciiTheme="minorHAnsi" w:hAnsiTheme="minorHAnsi"/>
          <w:sz w:val="18"/>
          <w:szCs w:val="18"/>
        </w:rPr>
      </w:pPr>
      <w:r w:rsidRPr="009456FA">
        <w:rPr>
          <w:rFonts w:asciiTheme="minorHAnsi" w:hAnsiTheme="minorHAnsi"/>
          <w:i/>
          <w:sz w:val="18"/>
          <w:szCs w:val="18"/>
        </w:rPr>
        <w:t>Verified Low Leakage Ducts in Conditioned Space (VLLDCS)</w:t>
      </w:r>
      <w:r w:rsidRPr="009456FA">
        <w:rPr>
          <w:rFonts w:asciiTheme="minorHAnsi" w:hAnsiTheme="minorHAnsi"/>
          <w:sz w:val="18"/>
          <w:szCs w:val="18"/>
        </w:rPr>
        <w:t xml:space="preserve">: </w:t>
      </w:r>
      <w:r w:rsidRPr="00B27D5A">
        <w:rPr>
          <w:rFonts w:ascii="Calibri" w:hAnsi="Calibri"/>
          <w:sz w:val="18"/>
          <w:szCs w:val="18"/>
        </w:rPr>
        <w:t>This field is filled out automatically.</w:t>
      </w:r>
      <w:r w:rsidR="00F954B1" w:rsidRPr="00B27D5A">
        <w:rPr>
          <w:rFonts w:ascii="Calibri" w:hAnsi="Calibri"/>
          <w:sz w:val="18"/>
          <w:szCs w:val="18"/>
        </w:rPr>
        <w:t xml:space="preserve"> </w:t>
      </w:r>
      <w:r w:rsidRPr="00B27D5A">
        <w:rPr>
          <w:rFonts w:ascii="Calibri" w:hAnsi="Calibri"/>
          <w:sz w:val="18"/>
          <w:szCs w:val="18"/>
        </w:rPr>
        <w:t>It is referenced from the CF2R-MCH-20.</w:t>
      </w:r>
    </w:p>
    <w:p w14:paraId="4AE0FCA8" w14:textId="60193DD9" w:rsidR="00BE3E3F" w:rsidRPr="009456FA" w:rsidRDefault="001C5CD0" w:rsidP="00A63F93">
      <w:pPr>
        <w:numPr>
          <w:ilvl w:val="0"/>
          <w:numId w:val="6"/>
        </w:numPr>
        <w:spacing w:line="276" w:lineRule="auto"/>
        <w:ind w:left="360"/>
        <w:rPr>
          <w:rFonts w:asciiTheme="minorHAnsi" w:hAnsiTheme="minorHAnsi"/>
          <w:sz w:val="18"/>
          <w:szCs w:val="18"/>
        </w:rPr>
      </w:pPr>
      <w:r w:rsidRPr="009456FA">
        <w:rPr>
          <w:rFonts w:asciiTheme="minorHAnsi" w:hAnsiTheme="minorHAnsi"/>
          <w:i/>
          <w:sz w:val="18"/>
          <w:szCs w:val="18"/>
        </w:rPr>
        <w:t>Verified Low Leakage Air-handling Unit (VLLAHU) Credit:</w:t>
      </w:r>
      <w:r w:rsidRPr="00B27D5A">
        <w:rPr>
          <w:rFonts w:ascii="Calibri" w:hAnsi="Calibri"/>
          <w:sz w:val="18"/>
          <w:szCs w:val="18"/>
        </w:rPr>
        <w:t xml:space="preserve"> This field is filled out automatically.</w:t>
      </w:r>
      <w:r w:rsidR="00F954B1" w:rsidRPr="00B27D5A">
        <w:rPr>
          <w:rFonts w:ascii="Calibri" w:hAnsi="Calibri"/>
          <w:sz w:val="18"/>
          <w:szCs w:val="18"/>
        </w:rPr>
        <w:t xml:space="preserve"> </w:t>
      </w:r>
      <w:r w:rsidRPr="00B27D5A">
        <w:rPr>
          <w:rFonts w:ascii="Calibri" w:hAnsi="Calibri"/>
          <w:sz w:val="18"/>
          <w:szCs w:val="18"/>
        </w:rPr>
        <w:t>It is referenced from the CF2R-MCH-20.</w:t>
      </w:r>
    </w:p>
    <w:p w14:paraId="4AE0FCA9" w14:textId="2F95D776" w:rsidR="001C5CD0" w:rsidRPr="00B27D5A" w:rsidRDefault="001C5CD0" w:rsidP="00B01C89">
      <w:pPr>
        <w:pStyle w:val="ListParagraph"/>
        <w:numPr>
          <w:ilvl w:val="0"/>
          <w:numId w:val="6"/>
        </w:numPr>
        <w:spacing w:line="276" w:lineRule="auto"/>
        <w:ind w:left="360"/>
        <w:rPr>
          <w:rFonts w:ascii="Calibri" w:hAnsi="Calibri"/>
          <w:sz w:val="18"/>
          <w:szCs w:val="18"/>
        </w:rPr>
      </w:pPr>
      <w:r w:rsidRPr="00B01C89">
        <w:rPr>
          <w:rFonts w:asciiTheme="minorHAnsi" w:hAnsiTheme="minorHAnsi"/>
          <w:i/>
          <w:sz w:val="18"/>
          <w:szCs w:val="18"/>
        </w:rPr>
        <w:t>Duct System Compliance Category</w:t>
      </w:r>
      <w:r w:rsidRPr="00B01C89">
        <w:rPr>
          <w:rFonts w:asciiTheme="minorHAnsi" w:hAnsiTheme="minorHAnsi"/>
          <w:sz w:val="18"/>
          <w:szCs w:val="18"/>
        </w:rPr>
        <w:t xml:space="preserve">: </w:t>
      </w:r>
      <w:r w:rsidRPr="00B01C89">
        <w:rPr>
          <w:rFonts w:ascii="Calibri" w:hAnsi="Calibri"/>
          <w:sz w:val="18"/>
          <w:szCs w:val="18"/>
        </w:rPr>
        <w:t>This field is filled out automatically.</w:t>
      </w:r>
      <w:r w:rsidR="00F954B1" w:rsidRPr="00B01C89">
        <w:rPr>
          <w:rFonts w:ascii="Calibri" w:hAnsi="Calibri"/>
          <w:sz w:val="18"/>
          <w:szCs w:val="18"/>
        </w:rPr>
        <w:t xml:space="preserve"> </w:t>
      </w:r>
      <w:r w:rsidRPr="00B01C89">
        <w:rPr>
          <w:rFonts w:ascii="Calibri" w:hAnsi="Calibri"/>
          <w:sz w:val="18"/>
          <w:szCs w:val="18"/>
        </w:rPr>
        <w:t>It is referenced from the CF2R-MCH-20.</w:t>
      </w:r>
    </w:p>
    <w:p w14:paraId="22779EC3" w14:textId="600DC800" w:rsidR="00B27D5A" w:rsidRPr="00B01C89" w:rsidRDefault="00B27D5A" w:rsidP="00B01C89">
      <w:pPr>
        <w:pStyle w:val="ListParagraph"/>
        <w:numPr>
          <w:ilvl w:val="0"/>
          <w:numId w:val="6"/>
        </w:numPr>
        <w:spacing w:line="276" w:lineRule="auto"/>
        <w:ind w:left="360"/>
        <w:rPr>
          <w:rFonts w:ascii="Calibri" w:hAnsi="Calibri"/>
          <w:sz w:val="18"/>
          <w:szCs w:val="18"/>
        </w:rPr>
      </w:pPr>
      <w:r w:rsidRPr="00B01C89">
        <w:rPr>
          <w:rFonts w:asciiTheme="minorHAnsi" w:hAnsiTheme="minorHAnsi"/>
          <w:i/>
          <w:sz w:val="18"/>
          <w:szCs w:val="18"/>
        </w:rPr>
        <w:t>Any portions of Duct Located in Garage</w:t>
      </w:r>
      <w:r w:rsidRPr="00B01C89">
        <w:rPr>
          <w:rFonts w:asciiTheme="minorHAnsi" w:hAnsiTheme="minorHAnsi"/>
          <w:sz w:val="18"/>
          <w:szCs w:val="18"/>
        </w:rPr>
        <w:t>: User select from Yes or No.</w:t>
      </w:r>
    </w:p>
    <w:p w14:paraId="4AE0FCAA" w14:textId="77777777" w:rsidR="001C5CD0" w:rsidRPr="00447251" w:rsidRDefault="001C5CD0" w:rsidP="001C5CD0">
      <w:pPr>
        <w:spacing w:line="276" w:lineRule="auto"/>
        <w:ind w:left="360"/>
        <w:rPr>
          <w:rFonts w:asciiTheme="minorHAnsi" w:hAnsiTheme="minorHAnsi"/>
          <w:sz w:val="18"/>
          <w:szCs w:val="18"/>
        </w:rPr>
      </w:pPr>
    </w:p>
    <w:p w14:paraId="4AE0FCAB" w14:textId="673B32E0" w:rsidR="001C5CD0" w:rsidRPr="00447251" w:rsidRDefault="00415CBC" w:rsidP="001C5CD0">
      <w:pPr>
        <w:rPr>
          <w:rFonts w:asciiTheme="minorHAnsi" w:hAnsiTheme="minorHAnsi"/>
          <w:b/>
          <w:sz w:val="18"/>
        </w:rPr>
      </w:pPr>
      <w:r>
        <w:rPr>
          <w:rFonts w:asciiTheme="minorHAnsi" w:hAnsiTheme="minorHAnsi"/>
          <w:b/>
          <w:sz w:val="18"/>
        </w:rPr>
        <w:t xml:space="preserve">Section </w:t>
      </w:r>
      <w:r w:rsidR="001C5CD0" w:rsidRPr="0041651C">
        <w:rPr>
          <w:rFonts w:asciiTheme="minorHAnsi" w:hAnsiTheme="minorHAnsi"/>
          <w:b/>
          <w:sz w:val="18"/>
        </w:rPr>
        <w:t>B. Duct Leakage Diagnostic Test - MCH-20d - Complete Replacement or Altered Duct System</w:t>
      </w:r>
    </w:p>
    <w:p w14:paraId="0B4F8AE8" w14:textId="77777777" w:rsidR="00B27D5A" w:rsidRDefault="00B27D5A" w:rsidP="00B27D5A">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Air-Handling Unit Airflow (AHU</w:t>
      </w:r>
      <w:r>
        <w:rPr>
          <w:rFonts w:asciiTheme="minorHAnsi" w:hAnsiTheme="minorHAnsi"/>
          <w:i/>
          <w:sz w:val="18"/>
        </w:rPr>
        <w:t xml:space="preserve"> </w:t>
      </w:r>
      <w:r w:rsidRPr="0041651C">
        <w:rPr>
          <w:rFonts w:asciiTheme="minorHAnsi" w:hAnsiTheme="minorHAnsi"/>
          <w:i/>
          <w:sz w:val="18"/>
        </w:rPr>
        <w:t>Airflow) Determination Method</w:t>
      </w:r>
      <w:r w:rsidRPr="0041651C">
        <w:rPr>
          <w:rFonts w:asciiTheme="minorHAnsi" w:hAnsiTheme="minorHAnsi"/>
          <w:sz w:val="18"/>
        </w:rPr>
        <w:t>: User will select from the following options:</w:t>
      </w:r>
    </w:p>
    <w:p w14:paraId="0590A274" w14:textId="3EF36760" w:rsidR="00B27D5A" w:rsidRDefault="00B27D5A"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Default Airflow Method:</w:t>
      </w:r>
      <w:r w:rsidRPr="0041651C">
        <w:rPr>
          <w:rFonts w:asciiTheme="minorHAnsi" w:hAnsiTheme="minorHAnsi"/>
          <w:sz w:val="18"/>
        </w:rPr>
        <w:t xml:space="preserve"> The Default Airflow Method may only be used for homes where the duct system is being tested before the conditioning and heating system is installed and the equipment specification is not known (See Section RA3.1.4.2.1 of the </w:t>
      </w:r>
      <w:r>
        <w:rPr>
          <w:rFonts w:asciiTheme="minorHAnsi" w:hAnsiTheme="minorHAnsi"/>
          <w:sz w:val="18"/>
        </w:rPr>
        <w:t>201</w:t>
      </w:r>
      <w:r w:rsidR="001A559E">
        <w:rPr>
          <w:rFonts w:asciiTheme="minorHAnsi" w:hAnsiTheme="minorHAnsi"/>
          <w:sz w:val="18"/>
        </w:rPr>
        <w:t>9</w:t>
      </w:r>
      <w:r w:rsidRPr="0041651C">
        <w:rPr>
          <w:rFonts w:asciiTheme="minorHAnsi" w:hAnsiTheme="minorHAnsi"/>
          <w:sz w:val="18"/>
        </w:rPr>
        <w:t xml:space="preserve"> Reference Appendices).</w:t>
      </w:r>
    </w:p>
    <w:p w14:paraId="18B4EA26" w14:textId="1AD1A4A5" w:rsidR="00B27D5A" w:rsidRDefault="00B27D5A"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Cooling System Method:</w:t>
      </w:r>
      <w:r w:rsidRPr="0041651C">
        <w:rPr>
          <w:rFonts w:asciiTheme="minorHAnsi" w:hAnsiTheme="minorHAnsi"/>
          <w:sz w:val="18"/>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Pr>
          <w:rFonts w:asciiTheme="minorHAnsi" w:hAnsiTheme="minorHAnsi"/>
          <w:sz w:val="18"/>
        </w:rPr>
        <w:t>201</w:t>
      </w:r>
      <w:r w:rsidR="001A559E">
        <w:rPr>
          <w:rFonts w:asciiTheme="minorHAnsi" w:hAnsiTheme="minorHAnsi"/>
          <w:sz w:val="18"/>
        </w:rPr>
        <w:t>9</w:t>
      </w:r>
      <w:r w:rsidRPr="0041651C">
        <w:rPr>
          <w:rFonts w:asciiTheme="minorHAnsi" w:hAnsiTheme="minorHAnsi"/>
          <w:sz w:val="18"/>
        </w:rPr>
        <w:t xml:space="preserve"> Reference Appendices).</w:t>
      </w:r>
    </w:p>
    <w:p w14:paraId="6F877B82" w14:textId="77777777" w:rsidR="00B27D5A" w:rsidRDefault="00B27D5A" w:rsidP="00B27D5A">
      <w:pPr>
        <w:pStyle w:val="ListParagraph"/>
        <w:numPr>
          <w:ilvl w:val="1"/>
          <w:numId w:val="29"/>
        </w:numPr>
        <w:spacing w:line="276" w:lineRule="auto"/>
        <w:ind w:left="720"/>
        <w:jc w:val="both"/>
        <w:rPr>
          <w:rFonts w:asciiTheme="minorHAnsi" w:hAnsiTheme="minorHAnsi"/>
          <w:sz w:val="18"/>
        </w:rPr>
      </w:pPr>
      <w:r w:rsidRPr="0041651C">
        <w:rPr>
          <w:rFonts w:asciiTheme="minorHAnsi" w:hAnsiTheme="minorHAnsi"/>
          <w:sz w:val="18"/>
          <w:u w:val="single"/>
        </w:rPr>
        <w:t>Heating System Method:</w:t>
      </w:r>
      <w:r w:rsidRPr="0041651C">
        <w:rPr>
          <w:rFonts w:asciiTheme="minorHAnsi" w:hAnsiTheme="minorHAnsi"/>
          <w:sz w:val="18"/>
        </w:rPr>
        <w:t xml:space="preserve"> For heating only systems the nominal air handler airflow shall be 21.7 CFM per </w:t>
      </w:r>
      <w:proofErr w:type="spellStart"/>
      <w:r w:rsidRPr="0041651C">
        <w:rPr>
          <w:rFonts w:asciiTheme="minorHAnsi" w:hAnsiTheme="minorHAnsi"/>
          <w:sz w:val="18"/>
        </w:rPr>
        <w:t>kBtu</w:t>
      </w:r>
      <w:proofErr w:type="spellEnd"/>
      <w:r w:rsidRPr="0041651C">
        <w:rPr>
          <w:rFonts w:asciiTheme="minorHAnsi" w:hAnsiTheme="minorHAnsi"/>
          <w:sz w:val="18"/>
        </w:rPr>
        <w:t>/</w:t>
      </w:r>
      <w:proofErr w:type="spellStart"/>
      <w:r w:rsidRPr="0041651C">
        <w:rPr>
          <w:rFonts w:asciiTheme="minorHAnsi" w:hAnsiTheme="minorHAnsi"/>
          <w:sz w:val="18"/>
        </w:rPr>
        <w:t>hr</w:t>
      </w:r>
      <w:proofErr w:type="spellEnd"/>
      <w:r w:rsidRPr="0041651C">
        <w:rPr>
          <w:rFonts w:asciiTheme="minorHAnsi" w:hAnsiTheme="minorHAnsi"/>
          <w:sz w:val="18"/>
        </w:rPr>
        <w:t xml:space="preserve"> of rated heating output capacity.</w:t>
      </w:r>
    </w:p>
    <w:p w14:paraId="3B9A23E9" w14:textId="77A60E74" w:rsidR="00B27D5A" w:rsidRDefault="00B27D5A"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Measured Airflow Method:</w:t>
      </w:r>
      <w:r w:rsidRPr="0041651C">
        <w:rPr>
          <w:rFonts w:asciiTheme="minorHAnsi" w:hAnsiTheme="minorHAnsi"/>
          <w:sz w:val="18"/>
        </w:rPr>
        <w:t xml:space="preserve"> The measured system airflow can be used as the air</w:t>
      </w:r>
      <w:r>
        <w:rPr>
          <w:rFonts w:asciiTheme="minorHAnsi" w:hAnsiTheme="minorHAnsi"/>
          <w:sz w:val="18"/>
        </w:rPr>
        <w:t>-</w:t>
      </w:r>
      <w:r w:rsidRPr="0041651C">
        <w:rPr>
          <w:rFonts w:asciiTheme="minorHAnsi" w:hAnsiTheme="minorHAnsi"/>
          <w:sz w:val="18"/>
        </w:rPr>
        <w:t xml:space="preserve">handler airflow for the purpose of establishing duct leakage percentage (See Section RA3.1.4.2.3 of the </w:t>
      </w:r>
      <w:r>
        <w:rPr>
          <w:rFonts w:asciiTheme="minorHAnsi" w:hAnsiTheme="minorHAnsi"/>
          <w:sz w:val="18"/>
        </w:rPr>
        <w:t>201</w:t>
      </w:r>
      <w:r w:rsidR="001A559E">
        <w:rPr>
          <w:rFonts w:asciiTheme="minorHAnsi" w:hAnsiTheme="minorHAnsi"/>
          <w:sz w:val="18"/>
        </w:rPr>
        <w:t>9</w:t>
      </w:r>
      <w:r w:rsidRPr="0041651C">
        <w:rPr>
          <w:rFonts w:asciiTheme="minorHAnsi" w:hAnsiTheme="minorHAnsi"/>
          <w:sz w:val="18"/>
        </w:rPr>
        <w:t xml:space="preserve"> Reference Appendices).</w:t>
      </w:r>
    </w:p>
    <w:p w14:paraId="10338EE3" w14:textId="19574774" w:rsidR="004219EE" w:rsidRDefault="004219EE" w:rsidP="00B27D5A">
      <w:pPr>
        <w:pStyle w:val="ListParagraph"/>
        <w:numPr>
          <w:ilvl w:val="1"/>
          <w:numId w:val="29"/>
        </w:numPr>
        <w:spacing w:line="276" w:lineRule="auto"/>
        <w:ind w:left="720"/>
        <w:rPr>
          <w:rFonts w:asciiTheme="minorHAnsi" w:hAnsiTheme="minorHAnsi"/>
          <w:sz w:val="18"/>
        </w:rPr>
      </w:pPr>
      <w:r>
        <w:rPr>
          <w:rFonts w:asciiTheme="minorHAnsi" w:hAnsiTheme="minorHAnsi"/>
          <w:sz w:val="18"/>
          <w:u w:val="single"/>
        </w:rPr>
        <w:t>Indoor Unit Method:</w:t>
      </w:r>
    </w:p>
    <w:p w14:paraId="4AE0FCAC" w14:textId="587A847E" w:rsidR="00BE3E3F" w:rsidRDefault="001C5CD0">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Condenser Nominal Cooling Capacity (ton)</w:t>
      </w:r>
      <w:r w:rsidRPr="0041651C">
        <w:rPr>
          <w:rFonts w:asciiTheme="minorHAnsi" w:hAnsiTheme="minorHAnsi"/>
          <w:sz w:val="18"/>
        </w:rPr>
        <w:t>: Same data given on MCH-01.</w:t>
      </w:r>
      <w:r w:rsidR="004219EE">
        <w:rPr>
          <w:rFonts w:asciiTheme="minorHAnsi" w:hAnsiTheme="minorHAnsi"/>
          <w:sz w:val="18"/>
        </w:rPr>
        <w:t xml:space="preserve"> </w:t>
      </w:r>
      <w:r w:rsidR="004219EE" w:rsidRPr="009D315F">
        <w:rPr>
          <w:rFonts w:asciiTheme="minorHAnsi" w:hAnsiTheme="minorHAnsi"/>
          <w:sz w:val="18"/>
        </w:rPr>
        <w:t>Should be consistent with CF2R-MCH-20 for this system.</w:t>
      </w:r>
    </w:p>
    <w:p w14:paraId="5DF61CBB" w14:textId="77777777" w:rsidR="004219EE" w:rsidRPr="004219EE" w:rsidRDefault="004219EE" w:rsidP="00B01C89">
      <w:pPr>
        <w:pStyle w:val="ListParagraph"/>
        <w:numPr>
          <w:ilvl w:val="0"/>
          <w:numId w:val="29"/>
        </w:numPr>
        <w:spacing w:line="276" w:lineRule="auto"/>
        <w:rPr>
          <w:rFonts w:asciiTheme="minorHAnsi" w:hAnsiTheme="minorHAnsi"/>
          <w:sz w:val="18"/>
        </w:rPr>
      </w:pPr>
      <w:r w:rsidRPr="004219EE">
        <w:rPr>
          <w:rFonts w:asciiTheme="minorHAnsi" w:hAnsiTheme="minorHAnsi"/>
          <w:sz w:val="18"/>
        </w:rPr>
        <w:t>Indoor Unit Nominal Cooling Capacity: Same data given on MCH-01.</w:t>
      </w:r>
    </w:p>
    <w:p w14:paraId="4AE0FCAD" w14:textId="3885610A" w:rsidR="00BE3E3F" w:rsidRPr="004219EE" w:rsidRDefault="001C5CD0">
      <w:pPr>
        <w:pStyle w:val="ListParagraph"/>
        <w:numPr>
          <w:ilvl w:val="0"/>
          <w:numId w:val="29"/>
        </w:numPr>
        <w:spacing w:line="276" w:lineRule="auto"/>
        <w:rPr>
          <w:rFonts w:asciiTheme="minorHAnsi" w:hAnsiTheme="minorHAnsi"/>
          <w:sz w:val="18"/>
        </w:rPr>
      </w:pPr>
      <w:r w:rsidRPr="004219EE">
        <w:rPr>
          <w:rFonts w:asciiTheme="minorHAnsi" w:hAnsiTheme="minorHAnsi"/>
          <w:i/>
          <w:sz w:val="18"/>
        </w:rPr>
        <w:t>Heating Capacity (</w:t>
      </w:r>
      <w:proofErr w:type="spellStart"/>
      <w:r w:rsidRPr="004219EE">
        <w:rPr>
          <w:rFonts w:asciiTheme="minorHAnsi" w:hAnsiTheme="minorHAnsi"/>
          <w:i/>
          <w:sz w:val="18"/>
        </w:rPr>
        <w:t>kBtu</w:t>
      </w:r>
      <w:proofErr w:type="spellEnd"/>
      <w:r w:rsidRPr="004219EE">
        <w:rPr>
          <w:rFonts w:asciiTheme="minorHAnsi" w:hAnsiTheme="minorHAnsi"/>
          <w:i/>
          <w:sz w:val="18"/>
        </w:rPr>
        <w:t>/h)</w:t>
      </w:r>
      <w:r w:rsidRPr="004219EE">
        <w:rPr>
          <w:rFonts w:asciiTheme="minorHAnsi" w:hAnsiTheme="minorHAnsi"/>
          <w:sz w:val="18"/>
        </w:rPr>
        <w:t>: Same data given on MCH-01</w:t>
      </w:r>
      <w:r w:rsidR="004219EE" w:rsidRPr="004219EE">
        <w:rPr>
          <w:rFonts w:asciiTheme="minorHAnsi" w:hAnsiTheme="minorHAnsi"/>
          <w:sz w:val="18"/>
        </w:rPr>
        <w:t>. Should be consistent with CF2R-MCH-20 for this system.</w:t>
      </w:r>
    </w:p>
    <w:p w14:paraId="4AE0FCAE" w14:textId="6FE8A1DC" w:rsidR="00BE3E3F" w:rsidRDefault="001C5CD0">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Conditioned Floor Area Served by this HVAC System(ft</w:t>
      </w:r>
      <w:r w:rsidRPr="0041651C">
        <w:rPr>
          <w:rFonts w:asciiTheme="minorHAnsi" w:hAnsiTheme="minorHAnsi"/>
          <w:i/>
          <w:sz w:val="18"/>
          <w:vertAlign w:val="superscript"/>
        </w:rPr>
        <w:t>2</w:t>
      </w:r>
      <w:r w:rsidRPr="0041651C">
        <w:rPr>
          <w:rFonts w:asciiTheme="minorHAnsi" w:hAnsiTheme="minorHAnsi"/>
          <w:i/>
          <w:sz w:val="18"/>
        </w:rPr>
        <w:t>)</w:t>
      </w:r>
      <w:r w:rsidRPr="0041651C">
        <w:rPr>
          <w:rFonts w:asciiTheme="minorHAnsi" w:hAnsiTheme="minorHAnsi"/>
          <w:sz w:val="18"/>
        </w:rPr>
        <w:t>: User must input CFA for the space.</w:t>
      </w:r>
      <w:r w:rsidR="00F954B1">
        <w:rPr>
          <w:rFonts w:asciiTheme="minorHAnsi" w:hAnsiTheme="minorHAnsi"/>
          <w:sz w:val="18"/>
        </w:rPr>
        <w:t xml:space="preserve"> </w:t>
      </w:r>
      <w:r w:rsidRPr="0041651C">
        <w:rPr>
          <w:rFonts w:asciiTheme="minorHAnsi" w:hAnsiTheme="minorHAnsi"/>
          <w:sz w:val="18"/>
        </w:rPr>
        <w:t xml:space="preserve">Should be consistent </w:t>
      </w:r>
      <w:r w:rsidR="004219EE" w:rsidRPr="009D315F">
        <w:rPr>
          <w:rFonts w:asciiTheme="minorHAnsi" w:hAnsiTheme="minorHAnsi"/>
          <w:sz w:val="18"/>
        </w:rPr>
        <w:t>CF2R-MCH-20 for this system</w:t>
      </w:r>
      <w:r w:rsidRPr="0041651C">
        <w:rPr>
          <w:rFonts w:asciiTheme="minorHAnsi" w:hAnsiTheme="minorHAnsi"/>
          <w:sz w:val="18"/>
        </w:rPr>
        <w:t>.</w:t>
      </w:r>
    </w:p>
    <w:p w14:paraId="62A132CA" w14:textId="77777777" w:rsidR="004219EE" w:rsidRPr="004219EE" w:rsidRDefault="004219EE" w:rsidP="00B01C89">
      <w:pPr>
        <w:pStyle w:val="ListParagraph"/>
        <w:numPr>
          <w:ilvl w:val="0"/>
          <w:numId w:val="29"/>
        </w:numPr>
        <w:spacing w:line="276" w:lineRule="auto"/>
        <w:rPr>
          <w:rFonts w:asciiTheme="minorHAnsi" w:hAnsiTheme="minorHAnsi"/>
          <w:sz w:val="18"/>
        </w:rPr>
      </w:pPr>
      <w:r w:rsidRPr="00B01C89">
        <w:rPr>
          <w:rFonts w:asciiTheme="minorHAnsi" w:hAnsiTheme="minorHAnsi"/>
          <w:i/>
          <w:sz w:val="18"/>
        </w:rPr>
        <w:t>Measured AHU Airflow (CFM):</w:t>
      </w:r>
      <w:r w:rsidRPr="004219EE">
        <w:rPr>
          <w:rFonts w:asciiTheme="minorHAnsi" w:hAnsiTheme="minorHAnsi"/>
          <w:sz w:val="18"/>
        </w:rPr>
        <w:t xml:space="preserve"> If “Measured Airflow Method” is selected, user must input measured airflow.</w:t>
      </w:r>
    </w:p>
    <w:p w14:paraId="4AE0FCAF" w14:textId="77777777" w:rsidR="00BE3E3F" w:rsidRDefault="001C5CD0">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Duct Leakage Test Conditions</w:t>
      </w:r>
      <w:r w:rsidRPr="0041651C">
        <w:rPr>
          <w:rFonts w:asciiTheme="minorHAnsi" w:hAnsiTheme="minorHAnsi"/>
          <w:sz w:val="18"/>
        </w:rPr>
        <w:t>: Select from the following options:</w:t>
      </w:r>
    </w:p>
    <w:p w14:paraId="4AE0FCB0" w14:textId="4A965DF9" w:rsidR="00BE3E3F" w:rsidRDefault="001C5CD0"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Test Rough-in AHU</w:t>
      </w:r>
      <w:r w:rsidRPr="0041651C">
        <w:rPr>
          <w:rFonts w:asciiTheme="minorHAnsi" w:hAnsiTheme="minorHAnsi"/>
          <w:sz w:val="18"/>
        </w:rPr>
        <w:t xml:space="preserve">: Installers may determine duct leakage in new construction by using diagnostic measurements at rough-in building construction stage prior to installation of interior finishing (See Section RA3.1.4.3.2 of the </w:t>
      </w:r>
      <w:r w:rsidR="0030658D">
        <w:rPr>
          <w:rFonts w:asciiTheme="minorHAnsi" w:hAnsiTheme="minorHAnsi"/>
          <w:sz w:val="18"/>
        </w:rPr>
        <w:t>201</w:t>
      </w:r>
      <w:r w:rsidR="001A559E">
        <w:rPr>
          <w:rFonts w:asciiTheme="minorHAnsi" w:hAnsiTheme="minorHAnsi"/>
          <w:sz w:val="18"/>
        </w:rPr>
        <w:t>9</w:t>
      </w:r>
      <w:r w:rsidR="0030658D" w:rsidRPr="0041651C">
        <w:rPr>
          <w:rFonts w:asciiTheme="minorHAnsi" w:hAnsiTheme="minorHAnsi"/>
          <w:sz w:val="18"/>
        </w:rPr>
        <w:t xml:space="preserve"> </w:t>
      </w:r>
      <w:r w:rsidRPr="0041651C">
        <w:rPr>
          <w:rFonts w:asciiTheme="minorHAnsi" w:hAnsiTheme="minorHAnsi"/>
          <w:sz w:val="18"/>
        </w:rPr>
        <w:t>Reference Appendices).</w:t>
      </w:r>
      <w:r w:rsidR="00F954B1">
        <w:rPr>
          <w:rFonts w:asciiTheme="minorHAnsi" w:hAnsiTheme="minorHAnsi"/>
          <w:sz w:val="18"/>
        </w:rPr>
        <w:t xml:space="preserve"> </w:t>
      </w:r>
      <w:r w:rsidRPr="0041651C">
        <w:rPr>
          <w:rFonts w:asciiTheme="minorHAnsi" w:hAnsiTheme="minorHAnsi"/>
          <w:sz w:val="18"/>
        </w:rPr>
        <w:t>In this case the air handling unit (AHU) is installed at the time of test.</w:t>
      </w:r>
    </w:p>
    <w:p w14:paraId="4AE0FCB1" w14:textId="059FE66A" w:rsidR="00BE3E3F" w:rsidRDefault="001C5CD0" w:rsidP="00B27D5A">
      <w:pPr>
        <w:pStyle w:val="ListParagraph"/>
        <w:numPr>
          <w:ilvl w:val="1"/>
          <w:numId w:val="29"/>
        </w:numPr>
        <w:spacing w:line="276" w:lineRule="auto"/>
        <w:ind w:left="720"/>
        <w:rPr>
          <w:rFonts w:asciiTheme="minorHAnsi" w:hAnsiTheme="minorHAnsi"/>
          <w:sz w:val="18"/>
          <w:u w:val="single"/>
        </w:rPr>
      </w:pPr>
      <w:r w:rsidRPr="0041651C">
        <w:rPr>
          <w:rFonts w:asciiTheme="minorHAnsi" w:hAnsiTheme="minorHAnsi"/>
          <w:sz w:val="18"/>
          <w:u w:val="single"/>
        </w:rPr>
        <w:t>Test Rough-in No AHU</w:t>
      </w:r>
      <w:r w:rsidRPr="0041651C">
        <w:rPr>
          <w:rFonts w:asciiTheme="minorHAnsi" w:hAnsiTheme="minorHAnsi"/>
          <w:sz w:val="18"/>
        </w:rPr>
        <w:t>: Same as “Test Rough-in” except air handling unit is not yet installed (See Section RA3.1.4.3.2 of the 201</w:t>
      </w:r>
      <w:r w:rsidR="001A559E">
        <w:rPr>
          <w:rFonts w:asciiTheme="minorHAnsi" w:hAnsiTheme="minorHAnsi"/>
          <w:sz w:val="18"/>
        </w:rPr>
        <w:t>9</w:t>
      </w:r>
      <w:r w:rsidRPr="0041651C">
        <w:rPr>
          <w:rFonts w:asciiTheme="minorHAnsi" w:hAnsiTheme="minorHAnsi"/>
          <w:sz w:val="18"/>
        </w:rPr>
        <w:t xml:space="preserve"> Reference Appendices).</w:t>
      </w:r>
    </w:p>
    <w:p w14:paraId="4AE0FCB2" w14:textId="62571286" w:rsidR="00BE3E3F" w:rsidRDefault="001C5CD0"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Test Final</w:t>
      </w:r>
      <w:r w:rsidRPr="0041651C">
        <w:rPr>
          <w:rFonts w:asciiTheme="minorHAnsi" w:hAnsiTheme="minorHAnsi"/>
          <w:sz w:val="18"/>
        </w:rPr>
        <w:t xml:space="preserve">: Test conducted at “final”, </w:t>
      </w:r>
      <w:proofErr w:type="gramStart"/>
      <w:r w:rsidRPr="0041651C">
        <w:rPr>
          <w:rFonts w:asciiTheme="minorHAnsi" w:hAnsiTheme="minorHAnsi"/>
          <w:sz w:val="18"/>
        </w:rPr>
        <w:t>i.e.</w:t>
      </w:r>
      <w:proofErr w:type="gramEnd"/>
      <w:r w:rsidRPr="0041651C">
        <w:rPr>
          <w:rFonts w:asciiTheme="minorHAnsi" w:hAnsiTheme="minorHAnsi"/>
          <w:sz w:val="18"/>
        </w:rPr>
        <w:t xml:space="preserve"> all equipment, ducts, and registers are installed and the system is essentially in its final operating condition.</w:t>
      </w:r>
      <w:r w:rsidR="00F954B1">
        <w:rPr>
          <w:rFonts w:asciiTheme="minorHAnsi" w:hAnsiTheme="minorHAnsi"/>
          <w:sz w:val="18"/>
        </w:rPr>
        <w:t xml:space="preserve"> </w:t>
      </w:r>
      <w:r w:rsidRPr="0041651C">
        <w:rPr>
          <w:rFonts w:asciiTheme="minorHAnsi" w:hAnsiTheme="minorHAnsi"/>
          <w:sz w:val="18"/>
        </w:rPr>
        <w:t>(</w:t>
      </w:r>
      <w:proofErr w:type="gramStart"/>
      <w:r w:rsidRPr="0041651C">
        <w:rPr>
          <w:rFonts w:asciiTheme="minorHAnsi" w:hAnsiTheme="minorHAnsi"/>
          <w:sz w:val="18"/>
        </w:rPr>
        <w:t>rough</w:t>
      </w:r>
      <w:proofErr w:type="gramEnd"/>
      <w:r w:rsidRPr="0041651C">
        <w:rPr>
          <w:rFonts w:asciiTheme="minorHAnsi" w:hAnsiTheme="minorHAnsi"/>
          <w:sz w:val="18"/>
        </w:rPr>
        <w:t>-in no longer an option.</w:t>
      </w:r>
      <w:r w:rsidR="00F954B1">
        <w:rPr>
          <w:rFonts w:asciiTheme="minorHAnsi" w:hAnsiTheme="minorHAnsi"/>
          <w:sz w:val="18"/>
        </w:rPr>
        <w:t xml:space="preserve"> </w:t>
      </w:r>
      <w:r w:rsidRPr="0041651C">
        <w:rPr>
          <w:rFonts w:asciiTheme="minorHAnsi" w:hAnsiTheme="minorHAnsi"/>
          <w:sz w:val="18"/>
        </w:rPr>
        <w:t xml:space="preserve">See Section RA3.1.4.3.1 of the </w:t>
      </w:r>
      <w:r w:rsidR="0030658D">
        <w:rPr>
          <w:rFonts w:asciiTheme="minorHAnsi" w:hAnsiTheme="minorHAnsi"/>
          <w:sz w:val="18"/>
        </w:rPr>
        <w:t>201</w:t>
      </w:r>
      <w:r w:rsidR="001A559E">
        <w:rPr>
          <w:rFonts w:asciiTheme="minorHAnsi" w:hAnsiTheme="minorHAnsi"/>
          <w:sz w:val="18"/>
        </w:rPr>
        <w:t>9</w:t>
      </w:r>
      <w:r w:rsidR="0030658D" w:rsidRPr="0041651C">
        <w:rPr>
          <w:rFonts w:asciiTheme="minorHAnsi" w:hAnsiTheme="minorHAnsi"/>
          <w:sz w:val="18"/>
        </w:rPr>
        <w:t xml:space="preserve"> </w:t>
      </w:r>
      <w:r w:rsidRPr="0041651C">
        <w:rPr>
          <w:rFonts w:asciiTheme="minorHAnsi" w:hAnsiTheme="minorHAnsi"/>
          <w:sz w:val="18"/>
        </w:rPr>
        <w:t>Reference Appendices).</w:t>
      </w:r>
    </w:p>
    <w:p w14:paraId="4AE0FCB3" w14:textId="77777777" w:rsidR="00BE3E3F" w:rsidRDefault="001C5CD0" w:rsidP="00B27D5A">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Duct Leakage Test Method</w:t>
      </w:r>
      <w:r w:rsidRPr="0041651C">
        <w:rPr>
          <w:rFonts w:asciiTheme="minorHAnsi" w:hAnsiTheme="minorHAnsi"/>
          <w:sz w:val="18"/>
        </w:rPr>
        <w:t>: Select from the following options: Leakage to the Outside (house is pressurized simultaneously with the ducts such that only leakage going outside of the pressurized conditioned shell is measured, see RA3.2.4.3.4), or Total Leakage.</w:t>
      </w:r>
    </w:p>
    <w:p w14:paraId="4AE0FCB4" w14:textId="77777777" w:rsidR="00BE3E3F" w:rsidRDefault="001C5CD0" w:rsidP="00B27D5A">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Leakage Factor</w:t>
      </w:r>
      <w:r w:rsidRPr="0041651C">
        <w:rPr>
          <w:rFonts w:asciiTheme="minorHAnsi" w:hAnsiTheme="minorHAnsi"/>
          <w:sz w:val="18"/>
        </w:rPr>
        <w:t>: This field is automatically filled out based on choices in previous fields.</w:t>
      </w:r>
    </w:p>
    <w:p w14:paraId="4AE0FCBB" w14:textId="77777777" w:rsidR="00BE3E3F" w:rsidRDefault="001C5CD0" w:rsidP="00B27D5A">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Calculated Target Allowable Duct Leakage Rate (cfm)</w:t>
      </w:r>
      <w:r w:rsidRPr="0041651C">
        <w:rPr>
          <w:rFonts w:asciiTheme="minorHAnsi" w:hAnsiTheme="minorHAnsi"/>
          <w:sz w:val="18"/>
        </w:rPr>
        <w:t>: This value will be automatically calculated based on values entered in previous fields.</w:t>
      </w:r>
    </w:p>
    <w:p w14:paraId="4AE0FCBC" w14:textId="178B3E5F" w:rsidR="00BE3E3F" w:rsidRDefault="001C5CD0" w:rsidP="00B27D5A">
      <w:pPr>
        <w:pStyle w:val="ListParagraph"/>
        <w:numPr>
          <w:ilvl w:val="0"/>
          <w:numId w:val="29"/>
        </w:numPr>
        <w:rPr>
          <w:rFonts w:asciiTheme="minorHAnsi" w:hAnsiTheme="minorHAnsi"/>
          <w:sz w:val="18"/>
        </w:rPr>
      </w:pPr>
      <w:r w:rsidRPr="0041651C">
        <w:rPr>
          <w:rFonts w:asciiTheme="minorHAnsi" w:hAnsiTheme="minorHAnsi"/>
          <w:i/>
          <w:sz w:val="18"/>
        </w:rPr>
        <w:t>Actual Duct Leakage Rate from Leakage Test Measurement (cfm)</w:t>
      </w:r>
      <w:r w:rsidRPr="0041651C">
        <w:rPr>
          <w:rFonts w:asciiTheme="minorHAnsi" w:hAnsiTheme="minorHAnsi"/>
          <w:sz w:val="18"/>
        </w:rPr>
        <w:t>: Input the duct leakage rate taken from actual test measurements.</w:t>
      </w:r>
    </w:p>
    <w:p w14:paraId="4AE0FCBD" w14:textId="230DB7DA" w:rsidR="00BE3E3F" w:rsidRDefault="001C5CD0" w:rsidP="00B27D5A">
      <w:pPr>
        <w:pStyle w:val="ListParagraph"/>
        <w:numPr>
          <w:ilvl w:val="0"/>
          <w:numId w:val="29"/>
        </w:numPr>
        <w:rPr>
          <w:rFonts w:asciiTheme="minorHAnsi" w:hAnsiTheme="minorHAnsi"/>
          <w:sz w:val="18"/>
        </w:rPr>
      </w:pPr>
      <w:r w:rsidRPr="0041651C">
        <w:rPr>
          <w:rFonts w:asciiTheme="minorHAnsi" w:hAnsiTheme="minorHAnsi"/>
          <w:i/>
          <w:sz w:val="18"/>
        </w:rPr>
        <w:t>Compliance Statement</w:t>
      </w:r>
      <w:r w:rsidRPr="0041651C">
        <w:rPr>
          <w:rFonts w:asciiTheme="minorHAnsi" w:hAnsiTheme="minorHAnsi"/>
          <w:sz w:val="18"/>
        </w:rPr>
        <w:t>: If Actual Duct Leakage Rate from leakage test (B10) is less than or equal to Calculated Target Allowable Duct Leakage Rate, “System passes leakage test” will automatically populate.</w:t>
      </w:r>
      <w:r w:rsidR="00F954B1">
        <w:rPr>
          <w:rFonts w:asciiTheme="minorHAnsi" w:hAnsiTheme="minorHAnsi"/>
          <w:sz w:val="18"/>
        </w:rPr>
        <w:t xml:space="preserve"> </w:t>
      </w:r>
      <w:r w:rsidRPr="0041651C">
        <w:rPr>
          <w:rFonts w:asciiTheme="minorHAnsi" w:hAnsiTheme="minorHAnsi"/>
          <w:sz w:val="18"/>
        </w:rPr>
        <w:t>If not, “System fails leakage test” will automatically populate.</w:t>
      </w:r>
    </w:p>
    <w:p w14:paraId="4AE0FCBE" w14:textId="00257B5B" w:rsidR="00BE3E3F" w:rsidRDefault="001C5CD0" w:rsidP="00B27D5A">
      <w:pPr>
        <w:pStyle w:val="ListParagraph"/>
        <w:numPr>
          <w:ilvl w:val="0"/>
          <w:numId w:val="29"/>
        </w:numPr>
        <w:spacing w:line="276" w:lineRule="auto"/>
        <w:rPr>
          <w:rFonts w:asciiTheme="minorHAnsi" w:hAnsiTheme="minorHAnsi"/>
          <w:sz w:val="18"/>
        </w:rPr>
      </w:pPr>
      <w:r>
        <w:rPr>
          <w:rFonts w:asciiTheme="minorHAnsi" w:hAnsiTheme="minorHAnsi"/>
          <w:i/>
          <w:sz w:val="18"/>
        </w:rPr>
        <w:t>Notes</w:t>
      </w:r>
      <w:r>
        <w:rPr>
          <w:rFonts w:asciiTheme="minorHAnsi" w:hAnsiTheme="minorHAnsi"/>
          <w:sz w:val="18"/>
        </w:rPr>
        <w:t>: This field is automatically filled out.</w:t>
      </w:r>
      <w:r w:rsidR="00F954B1">
        <w:rPr>
          <w:rFonts w:asciiTheme="minorHAnsi" w:hAnsiTheme="minorHAnsi"/>
          <w:sz w:val="18"/>
        </w:rPr>
        <w:t xml:space="preserve"> </w:t>
      </w:r>
      <w:r>
        <w:rPr>
          <w:rFonts w:asciiTheme="minorHAnsi" w:hAnsiTheme="minorHAnsi"/>
          <w:sz w:val="18"/>
        </w:rPr>
        <w:t>The values in B0</w:t>
      </w:r>
      <w:r w:rsidR="00CA5229">
        <w:rPr>
          <w:rFonts w:asciiTheme="minorHAnsi" w:hAnsiTheme="minorHAnsi"/>
          <w:sz w:val="18"/>
        </w:rPr>
        <w:t>2</w:t>
      </w:r>
      <w:r>
        <w:rPr>
          <w:rFonts w:asciiTheme="minorHAnsi" w:hAnsiTheme="minorHAnsi"/>
          <w:sz w:val="18"/>
        </w:rPr>
        <w:t>, B0</w:t>
      </w:r>
      <w:r w:rsidR="00CA5229">
        <w:rPr>
          <w:rFonts w:asciiTheme="minorHAnsi" w:hAnsiTheme="minorHAnsi"/>
          <w:sz w:val="18"/>
        </w:rPr>
        <w:t>3</w:t>
      </w:r>
      <w:r>
        <w:rPr>
          <w:rFonts w:asciiTheme="minorHAnsi" w:hAnsiTheme="minorHAnsi"/>
          <w:sz w:val="18"/>
        </w:rPr>
        <w:t xml:space="preserve"> and B0</w:t>
      </w:r>
      <w:r w:rsidR="00CA5229">
        <w:rPr>
          <w:rFonts w:asciiTheme="minorHAnsi" w:hAnsiTheme="minorHAnsi"/>
          <w:sz w:val="18"/>
        </w:rPr>
        <w:t>4, B05</w:t>
      </w:r>
      <w:r>
        <w:rPr>
          <w:rFonts w:asciiTheme="minorHAnsi" w:hAnsiTheme="minorHAnsi"/>
          <w:sz w:val="18"/>
        </w:rPr>
        <w:t xml:space="preserve"> are checked against the values in the same rows of the CF2R-MCH-20 for this system.</w:t>
      </w:r>
      <w:r w:rsidR="00F954B1">
        <w:rPr>
          <w:rFonts w:asciiTheme="minorHAnsi" w:hAnsiTheme="minorHAnsi"/>
          <w:sz w:val="18"/>
        </w:rPr>
        <w:t xml:space="preserve"> </w:t>
      </w:r>
      <w:r>
        <w:rPr>
          <w:rFonts w:asciiTheme="minorHAnsi" w:hAnsiTheme="minorHAnsi"/>
          <w:sz w:val="18"/>
        </w:rPr>
        <w:t>If they do not match an error message will appear here.</w:t>
      </w:r>
    </w:p>
    <w:p w14:paraId="4AE0FCBF" w14:textId="77777777" w:rsidR="001C5CD0" w:rsidRDefault="001C5CD0" w:rsidP="001C5CD0">
      <w:pPr>
        <w:pStyle w:val="ListParagraph"/>
        <w:spacing w:line="276" w:lineRule="auto"/>
        <w:ind w:left="360"/>
        <w:rPr>
          <w:rFonts w:asciiTheme="minorHAnsi" w:hAnsiTheme="minorHAnsi"/>
          <w:sz w:val="18"/>
        </w:rPr>
      </w:pPr>
    </w:p>
    <w:p w14:paraId="4AE0FCC0" w14:textId="6413AC32" w:rsidR="001C5CD0" w:rsidRPr="00447251" w:rsidRDefault="001C5CD0" w:rsidP="001C5CD0">
      <w:pPr>
        <w:pStyle w:val="BulletB1Number"/>
        <w:spacing w:before="0"/>
        <w:ind w:left="0" w:firstLine="0"/>
        <w:rPr>
          <w:rFonts w:asciiTheme="minorHAnsi" w:hAnsiTheme="minorHAnsi"/>
          <w:sz w:val="18"/>
          <w:szCs w:val="18"/>
        </w:rPr>
      </w:pPr>
      <w:r>
        <w:rPr>
          <w:rFonts w:asciiTheme="minorHAnsi" w:hAnsiTheme="minorHAnsi"/>
          <w:b/>
          <w:sz w:val="18"/>
          <w:szCs w:val="18"/>
        </w:rPr>
        <w:t xml:space="preserve">Section C Additional Requirements </w:t>
      </w:r>
      <w:r w:rsidR="00674138">
        <w:rPr>
          <w:rFonts w:asciiTheme="minorHAnsi" w:hAnsiTheme="minorHAnsi"/>
          <w:b/>
          <w:sz w:val="18"/>
          <w:szCs w:val="18"/>
        </w:rPr>
        <w:t>f</w:t>
      </w:r>
      <w:r>
        <w:rPr>
          <w:rFonts w:asciiTheme="minorHAnsi" w:hAnsiTheme="minorHAnsi"/>
          <w:b/>
          <w:sz w:val="18"/>
          <w:szCs w:val="18"/>
        </w:rPr>
        <w:t>or Compliance</w:t>
      </w:r>
    </w:p>
    <w:p w14:paraId="4AE0FCC1"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2"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3"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4"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5" w14:textId="77777777" w:rsidR="00BE3E3F" w:rsidRDefault="001C5CD0" w:rsidP="00A63F93">
      <w:pPr>
        <w:numPr>
          <w:ilvl w:val="0"/>
          <w:numId w:val="15"/>
        </w:numPr>
        <w:rPr>
          <w:rFonts w:asciiTheme="minorHAnsi" w:hAnsiTheme="minorHAnsi"/>
          <w:sz w:val="18"/>
        </w:rPr>
      </w:pPr>
      <w:r>
        <w:rPr>
          <w:rFonts w:asciiTheme="minorHAnsi" w:hAnsiTheme="minorHAnsi"/>
          <w:sz w:val="18"/>
        </w:rPr>
        <w:t xml:space="preserve">This field must be a true statement (or not applicable) for the system to comply </w:t>
      </w:r>
    </w:p>
    <w:p w14:paraId="4AE0FCC6" w14:textId="77777777" w:rsidR="00BE3E3F" w:rsidRDefault="001C5CD0" w:rsidP="00A63F93">
      <w:pPr>
        <w:numPr>
          <w:ilvl w:val="0"/>
          <w:numId w:val="15"/>
        </w:numPr>
        <w:rPr>
          <w:rFonts w:asciiTheme="minorHAnsi" w:hAnsiTheme="minorHAnsi"/>
          <w:sz w:val="18"/>
        </w:rPr>
      </w:pPr>
      <w:r>
        <w:rPr>
          <w:rFonts w:asciiTheme="minorHAnsi" w:hAnsiTheme="minorHAnsi"/>
          <w:sz w:val="18"/>
        </w:rPr>
        <w:lastRenderedPageBreak/>
        <w:t>This field must be a true statement (or not applicable) for the system to comply</w:t>
      </w:r>
    </w:p>
    <w:p w14:paraId="4AE0FCC7"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8" w14:textId="3DBDDAFC" w:rsidR="00BE3E3F" w:rsidRDefault="001C5CD0" w:rsidP="00A63F93">
      <w:pPr>
        <w:numPr>
          <w:ilvl w:val="0"/>
          <w:numId w:val="15"/>
        </w:numPr>
        <w:rPr>
          <w:rFonts w:asciiTheme="minorHAnsi" w:hAnsiTheme="minorHAnsi"/>
          <w:sz w:val="18"/>
        </w:rPr>
      </w:pPr>
      <w:r>
        <w:rPr>
          <w:rFonts w:asciiTheme="minorHAnsi" w:hAnsiTheme="minorHAnsi"/>
          <w:i/>
          <w:sz w:val="18"/>
        </w:rPr>
        <w:t>Verification Status:</w:t>
      </w:r>
      <w:r>
        <w:rPr>
          <w:rFonts w:asciiTheme="minorHAnsi" w:hAnsiTheme="minorHAnsi"/>
          <w:sz w:val="18"/>
        </w:rPr>
        <w:t xml:space="preserve"> If this Section does not apply, then select “All </w:t>
      </w:r>
      <w:r w:rsidR="0030658D">
        <w:rPr>
          <w:rFonts w:asciiTheme="minorHAnsi" w:hAnsiTheme="minorHAnsi"/>
          <w:sz w:val="18"/>
        </w:rPr>
        <w:t>N/A</w:t>
      </w:r>
      <w:r>
        <w:rPr>
          <w:rFonts w:asciiTheme="minorHAnsi" w:hAnsiTheme="minorHAnsi"/>
          <w:sz w:val="18"/>
        </w:rPr>
        <w:t>”.</w:t>
      </w:r>
      <w:r w:rsidR="00F954B1">
        <w:rPr>
          <w:rFonts w:asciiTheme="minorHAnsi" w:hAnsiTheme="minorHAnsi"/>
          <w:sz w:val="18"/>
        </w:rPr>
        <w:t xml:space="preserve"> </w:t>
      </w:r>
      <w:r>
        <w:rPr>
          <w:rFonts w:asciiTheme="minorHAnsi" w:hAnsiTheme="minorHAnsi"/>
          <w:sz w:val="18"/>
        </w:rPr>
        <w:t xml:space="preserve">If the system meets all of the additional requirements for </w:t>
      </w:r>
      <w:proofErr w:type="gramStart"/>
      <w:r>
        <w:rPr>
          <w:rFonts w:asciiTheme="minorHAnsi" w:hAnsiTheme="minorHAnsi"/>
          <w:sz w:val="18"/>
        </w:rPr>
        <w:t>compliance</w:t>
      </w:r>
      <w:proofErr w:type="gramEnd"/>
      <w:r>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4AE0FCC9" w14:textId="47D21187" w:rsidR="00BE3E3F" w:rsidRDefault="001C5CD0" w:rsidP="00A63F93">
      <w:pPr>
        <w:numPr>
          <w:ilvl w:val="0"/>
          <w:numId w:val="15"/>
        </w:numPr>
        <w:rPr>
          <w:rFonts w:asciiTheme="minorHAnsi" w:hAnsiTheme="minorHAnsi"/>
          <w:sz w:val="18"/>
        </w:rPr>
      </w:pPr>
      <w:r>
        <w:rPr>
          <w:rFonts w:asciiTheme="minorHAnsi" w:hAnsiTheme="minorHAnsi"/>
          <w:i/>
          <w:sz w:val="18"/>
        </w:rPr>
        <w:t>Correction Notes:</w:t>
      </w:r>
      <w:r w:rsidR="00F954B1">
        <w:rPr>
          <w:rFonts w:asciiTheme="minorHAnsi" w:hAnsiTheme="minorHAnsi"/>
          <w:sz w:val="18"/>
        </w:rPr>
        <w:t xml:space="preserve"> </w:t>
      </w:r>
      <w:r>
        <w:rPr>
          <w:rFonts w:asciiTheme="minorHAnsi" w:hAnsiTheme="minorHAnsi"/>
          <w:sz w:val="18"/>
        </w:rPr>
        <w:t>If one or more applicable requirements are not met “Fail” will appear in the row above.</w:t>
      </w:r>
      <w:r w:rsidR="00F954B1">
        <w:rPr>
          <w:rFonts w:asciiTheme="minorHAnsi" w:hAnsiTheme="minorHAnsi"/>
          <w:sz w:val="18"/>
        </w:rPr>
        <w:t xml:space="preserve"> </w:t>
      </w:r>
      <w:r>
        <w:rPr>
          <w:rFonts w:asciiTheme="minorHAnsi" w:hAnsiTheme="minorHAnsi"/>
          <w:sz w:val="18"/>
        </w:rPr>
        <w:t xml:space="preserve">When this </w:t>
      </w:r>
      <w:proofErr w:type="gramStart"/>
      <w:r>
        <w:rPr>
          <w:rFonts w:asciiTheme="minorHAnsi" w:hAnsiTheme="minorHAnsi"/>
          <w:sz w:val="18"/>
        </w:rPr>
        <w:t>occurs</w:t>
      </w:r>
      <w:proofErr w:type="gramEnd"/>
      <w:r>
        <w:rPr>
          <w:rFonts w:asciiTheme="minorHAnsi" w:hAnsiTheme="minorHAnsi"/>
          <w:sz w:val="18"/>
        </w:rPr>
        <w:t xml:space="preserve"> the rater is required to enter detailed notes here that describe what failed and why. </w:t>
      </w:r>
    </w:p>
    <w:p w14:paraId="4AE0FCCA" w14:textId="77777777" w:rsidR="001C5CD0" w:rsidRPr="00447251" w:rsidRDefault="001C5CD0" w:rsidP="001C5CD0">
      <w:pPr>
        <w:rPr>
          <w:rFonts w:asciiTheme="minorHAnsi" w:hAnsiTheme="minorHAnsi"/>
          <w:b/>
          <w:sz w:val="18"/>
          <w:szCs w:val="18"/>
        </w:rPr>
      </w:pPr>
    </w:p>
    <w:p w14:paraId="4AE0FCCB" w14:textId="61C1F173" w:rsidR="001C5CD0" w:rsidRPr="00447251" w:rsidRDefault="001C5CD0" w:rsidP="001C5CD0">
      <w:pPr>
        <w:rPr>
          <w:rFonts w:ascii="Calibri" w:hAnsi="Calibri"/>
          <w:b/>
          <w:sz w:val="18"/>
          <w:szCs w:val="18"/>
        </w:rPr>
      </w:pPr>
      <w:r>
        <w:rPr>
          <w:rFonts w:ascii="Calibri" w:hAnsi="Calibri"/>
          <w:b/>
          <w:sz w:val="18"/>
        </w:rPr>
        <w:t xml:space="preserve">Section </w:t>
      </w:r>
      <w:r>
        <w:rPr>
          <w:rFonts w:ascii="Calibri" w:hAnsi="Calibri"/>
          <w:b/>
          <w:sz w:val="18"/>
          <w:szCs w:val="18"/>
        </w:rPr>
        <w:t>D. Determination of HERS Verification Compliance</w:t>
      </w:r>
    </w:p>
    <w:p w14:paraId="4AE0FCCC" w14:textId="60F741F5" w:rsidR="00BE3E3F" w:rsidRDefault="001C5CD0" w:rsidP="00A63F93">
      <w:pPr>
        <w:pStyle w:val="ListParagraph"/>
        <w:numPr>
          <w:ilvl w:val="0"/>
          <w:numId w:val="16"/>
        </w:numPr>
        <w:rPr>
          <w:rFonts w:ascii="Calibri" w:hAnsi="Calibri"/>
          <w:sz w:val="18"/>
        </w:rPr>
      </w:pPr>
      <w:r>
        <w:rPr>
          <w:rFonts w:ascii="Calibri" w:hAnsi="Calibri"/>
          <w:sz w:val="18"/>
        </w:rPr>
        <w:t>This field is filled out automatically.</w:t>
      </w:r>
      <w:r w:rsidR="00F954B1">
        <w:rPr>
          <w:rFonts w:ascii="Calibri" w:hAnsi="Calibri"/>
          <w:sz w:val="18"/>
        </w:rPr>
        <w:t xml:space="preserve"> </w:t>
      </w:r>
      <w:r>
        <w:rPr>
          <w:rFonts w:ascii="Calibri" w:hAnsi="Calibri"/>
          <w:sz w:val="18"/>
        </w:rPr>
        <w:t>Compliance requires that all individual criteria pass.</w:t>
      </w:r>
    </w:p>
    <w:p w14:paraId="4AE0FCE9" w14:textId="77777777" w:rsidR="004B55FD" w:rsidRPr="00525196" w:rsidRDefault="004B55FD" w:rsidP="00525196">
      <w:pPr>
        <w:spacing w:line="276" w:lineRule="auto"/>
        <w:ind w:left="720" w:hanging="360"/>
        <w:rPr>
          <w:rFonts w:asciiTheme="minorHAnsi" w:hAnsiTheme="minorHAnsi"/>
          <w:sz w:val="18"/>
          <w:szCs w:val="18"/>
        </w:rPr>
      </w:pPr>
    </w:p>
    <w:p w14:paraId="4AE0FCEA" w14:textId="77777777" w:rsidR="005F4DEA" w:rsidRPr="00525196" w:rsidRDefault="005F4DEA" w:rsidP="005F4DEA">
      <w:pPr>
        <w:rPr>
          <w:rFonts w:asciiTheme="minorHAnsi" w:hAnsiTheme="minorHAnsi"/>
          <w:sz w:val="18"/>
          <w:szCs w:val="18"/>
        </w:rPr>
      </w:pPr>
    </w:p>
    <w:p w14:paraId="4AE0FCEB" w14:textId="77777777" w:rsidR="005F4DEA" w:rsidRPr="00525196" w:rsidRDefault="005F4DEA" w:rsidP="005F4DEA">
      <w:pPr>
        <w:rPr>
          <w:rFonts w:asciiTheme="minorHAnsi" w:hAnsiTheme="minorHAnsi"/>
          <w:sz w:val="18"/>
          <w:szCs w:val="18"/>
        </w:rPr>
        <w:sectPr w:rsidR="005F4DEA" w:rsidRPr="00525196" w:rsidSect="008B0222">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70"/>
        <w:gridCol w:w="4187"/>
        <w:gridCol w:w="6373"/>
      </w:tblGrid>
      <w:tr w:rsidR="00EA36C4" w:rsidRPr="00525196" w14:paraId="4AE0FCEE" w14:textId="77777777" w:rsidTr="00EA36C4">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AE0FCED" w14:textId="77777777" w:rsidR="00EA36C4" w:rsidRPr="00525196" w:rsidRDefault="00EA36C4">
            <w:pPr>
              <w:rPr>
                <w:rFonts w:asciiTheme="minorHAnsi" w:hAnsiTheme="minorHAnsi"/>
                <w:i/>
                <w:sz w:val="18"/>
                <w:szCs w:val="18"/>
              </w:rPr>
            </w:pPr>
            <w:r w:rsidRPr="00A63F93">
              <w:rPr>
                <w:rFonts w:asciiTheme="minorHAnsi" w:hAnsiTheme="minorHAnsi"/>
                <w:b/>
                <w:szCs w:val="18"/>
              </w:rPr>
              <w:lastRenderedPageBreak/>
              <w:t>A. System Information</w:t>
            </w:r>
          </w:p>
        </w:tc>
      </w:tr>
      <w:tr w:rsidR="00EA36C4" w:rsidRPr="00525196" w14:paraId="4AE0FCF2" w14:textId="77777777" w:rsidTr="00CB62D6">
        <w:trPr>
          <w:trHeight w:val="161"/>
        </w:trPr>
        <w:tc>
          <w:tcPr>
            <w:tcW w:w="213" w:type="pct"/>
            <w:tcBorders>
              <w:top w:val="single" w:sz="4" w:space="0" w:color="auto"/>
              <w:left w:val="single" w:sz="4" w:space="0" w:color="auto"/>
              <w:bottom w:val="single" w:sz="4" w:space="0" w:color="auto"/>
              <w:right w:val="single" w:sz="4" w:space="0" w:color="auto"/>
            </w:tcBorders>
            <w:vAlign w:val="center"/>
            <w:hideMark/>
          </w:tcPr>
          <w:p w14:paraId="4AE0FCEF" w14:textId="77777777" w:rsidR="00EA36C4" w:rsidRPr="00AE4763" w:rsidRDefault="00EA36C4" w:rsidP="00CB62D6">
            <w:pPr>
              <w:jc w:val="center"/>
              <w:rPr>
                <w:rFonts w:asciiTheme="minorHAnsi" w:hAnsiTheme="minorHAnsi"/>
                <w:sz w:val="18"/>
                <w:szCs w:val="18"/>
              </w:rPr>
            </w:pPr>
            <w:r w:rsidRPr="00AE4763">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0" w14:textId="08AA2CA6" w:rsidR="00EA36C4" w:rsidRPr="00AE4763" w:rsidRDefault="005621F7" w:rsidP="00CB62D6">
            <w:pPr>
              <w:rPr>
                <w:rFonts w:asciiTheme="minorHAnsi" w:hAnsiTheme="minorHAnsi"/>
                <w:sz w:val="18"/>
                <w:szCs w:val="18"/>
              </w:rPr>
            </w:pPr>
            <w:r w:rsidRPr="00AE4763">
              <w:rPr>
                <w:rFonts w:asciiTheme="minorHAnsi" w:hAnsiTheme="minorHAnsi"/>
                <w:sz w:val="18"/>
                <w:szCs w:val="18"/>
              </w:rPr>
              <w:t xml:space="preserve">Space Conditioning </w:t>
            </w:r>
            <w:r w:rsidR="00EA36C4" w:rsidRPr="00AE4763">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CF1" w14:textId="77777777" w:rsidR="00EA36C4" w:rsidRPr="00AE4763" w:rsidRDefault="00EA36C4" w:rsidP="00CB62D6">
            <w:pPr>
              <w:rPr>
                <w:rFonts w:asciiTheme="minorHAnsi" w:hAnsiTheme="minorHAnsi"/>
                <w:sz w:val="18"/>
                <w:szCs w:val="18"/>
              </w:rPr>
            </w:pPr>
            <w:r w:rsidRPr="00AE4763">
              <w:rPr>
                <w:rFonts w:asciiTheme="minorHAnsi" w:hAnsiTheme="minorHAnsi"/>
                <w:sz w:val="18"/>
                <w:szCs w:val="18"/>
              </w:rPr>
              <w:t>&lt;&lt;text (data from CF2R-MCH-20)&gt;&gt;</w:t>
            </w:r>
          </w:p>
        </w:tc>
      </w:tr>
      <w:tr w:rsidR="00EA36C4" w:rsidRPr="00525196" w14:paraId="4AE0FCF6"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3" w14:textId="77777777" w:rsidR="00EA36C4" w:rsidRPr="00AE4763" w:rsidRDefault="00EA36C4">
            <w:pPr>
              <w:jc w:val="center"/>
              <w:rPr>
                <w:rFonts w:asciiTheme="minorHAnsi" w:hAnsiTheme="minorHAnsi"/>
                <w:sz w:val="18"/>
                <w:szCs w:val="18"/>
              </w:rPr>
            </w:pPr>
            <w:r w:rsidRPr="00AE4763">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4" w14:textId="037F8B37" w:rsidR="00EA36C4" w:rsidRPr="00AE4763" w:rsidRDefault="005621F7">
            <w:pPr>
              <w:rPr>
                <w:rFonts w:asciiTheme="minorHAnsi" w:hAnsiTheme="minorHAnsi"/>
                <w:sz w:val="18"/>
                <w:szCs w:val="18"/>
              </w:rPr>
            </w:pPr>
            <w:r w:rsidRPr="00AE4763">
              <w:rPr>
                <w:rFonts w:asciiTheme="minorHAnsi" w:hAnsiTheme="minorHAnsi"/>
                <w:sz w:val="18"/>
                <w:szCs w:val="18"/>
              </w:rPr>
              <w:t xml:space="preserve">Space Conditioning </w:t>
            </w:r>
            <w:r w:rsidR="00EA36C4" w:rsidRPr="00AE4763">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hideMark/>
          </w:tcPr>
          <w:p w14:paraId="4AE0FCF5" w14:textId="77777777" w:rsidR="00EA36C4" w:rsidRPr="00AE4763" w:rsidRDefault="00EA36C4">
            <w:pPr>
              <w:rPr>
                <w:rFonts w:asciiTheme="minorHAnsi" w:hAnsiTheme="minorHAnsi"/>
                <w:sz w:val="18"/>
                <w:szCs w:val="18"/>
              </w:rPr>
            </w:pPr>
            <w:r w:rsidRPr="00AE4763">
              <w:rPr>
                <w:rFonts w:asciiTheme="minorHAnsi" w:hAnsiTheme="minorHAnsi"/>
                <w:sz w:val="18"/>
                <w:szCs w:val="18"/>
              </w:rPr>
              <w:t>&lt;&lt;text (data from CF2R-MCH-20)&gt;&gt;</w:t>
            </w:r>
          </w:p>
        </w:tc>
      </w:tr>
      <w:tr w:rsidR="00BE69D4" w:rsidRPr="00525196" w14:paraId="1B619A9B"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42F87E2" w14:textId="6145FE17"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4E7CB2D5" w14:textId="7D99E0E0" w:rsidR="00BE69D4" w:rsidRPr="00AE4763" w:rsidRDefault="00BE69D4" w:rsidP="00BE69D4">
            <w:pPr>
              <w:rPr>
                <w:rFonts w:asciiTheme="minorHAnsi" w:hAnsiTheme="minorHAnsi"/>
                <w:sz w:val="18"/>
                <w:szCs w:val="18"/>
              </w:rPr>
            </w:pPr>
            <w:r w:rsidRPr="00AE4763">
              <w:rPr>
                <w:rFonts w:asciiTheme="minorHAnsi" w:hAnsiTheme="minorHAnsi"/>
                <w:sz w:val="18"/>
                <w:szCs w:val="18"/>
              </w:rPr>
              <w:t>Indoor Unit Name</w:t>
            </w:r>
            <w:r w:rsidR="00CB62D6">
              <w:rPr>
                <w:rFonts w:asciiTheme="minorHAnsi" w:hAnsiTheme="minorHAnsi"/>
                <w:sz w:val="18"/>
                <w:szCs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20E56508" w14:textId="6E90A27B" w:rsidR="00BE69D4" w:rsidRPr="00AE4763" w:rsidRDefault="00BE69D4" w:rsidP="00BE69D4">
            <w:pPr>
              <w:rPr>
                <w:rFonts w:asciiTheme="minorHAnsi" w:hAnsiTheme="minorHAnsi"/>
                <w:sz w:val="18"/>
                <w:szCs w:val="18"/>
              </w:rPr>
            </w:pPr>
            <w:r w:rsidRPr="00AE4763">
              <w:rPr>
                <w:rFonts w:asciiTheme="minorHAnsi" w:hAnsiTheme="minorHAnsi"/>
                <w:sz w:val="18"/>
                <w:szCs w:val="18"/>
              </w:rPr>
              <w:t>&lt;&lt;text (data from MCH-01)&gt;&gt;</w:t>
            </w:r>
          </w:p>
        </w:tc>
      </w:tr>
      <w:tr w:rsidR="00BE69D4" w:rsidRPr="00525196" w14:paraId="4AE0FCFA"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7" w14:textId="38F9F041"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w:t>
            </w:r>
            <w:r w:rsidR="00AE4763">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8" w14:textId="4F0C6537" w:rsidR="00BE69D4" w:rsidRPr="00812C1C" w:rsidRDefault="00BE69D4" w:rsidP="00BE69D4">
            <w:pPr>
              <w:rPr>
                <w:rFonts w:asciiTheme="minorHAnsi" w:hAnsiTheme="minorHAnsi"/>
                <w:sz w:val="18"/>
                <w:szCs w:val="18"/>
              </w:rPr>
            </w:pPr>
            <w:r w:rsidRPr="00812C1C">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hideMark/>
          </w:tcPr>
          <w:p w14:paraId="4AE0FCF9" w14:textId="77777777" w:rsidR="00BE69D4" w:rsidRPr="00812C1C" w:rsidRDefault="00BE69D4" w:rsidP="00BE69D4">
            <w:pPr>
              <w:rPr>
                <w:rFonts w:asciiTheme="minorHAnsi" w:hAnsiTheme="minorHAnsi"/>
                <w:sz w:val="18"/>
                <w:szCs w:val="18"/>
              </w:rPr>
            </w:pPr>
            <w:r w:rsidRPr="00812C1C">
              <w:rPr>
                <w:rFonts w:asciiTheme="minorHAnsi" w:hAnsiTheme="minorHAnsi"/>
                <w:sz w:val="18"/>
                <w:szCs w:val="18"/>
              </w:rPr>
              <w:t>&lt;&lt;text (data from CF2R-MCH-20)&gt;&gt;</w:t>
            </w:r>
          </w:p>
        </w:tc>
      </w:tr>
      <w:tr w:rsidR="00BE69D4" w:rsidRPr="00525196" w14:paraId="4AE0FCFE"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B" w14:textId="6782CF2B"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w:t>
            </w:r>
            <w:r w:rsidR="00AE4763">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C" w14:textId="77777777" w:rsidR="00BE69D4" w:rsidRPr="00AE4763" w:rsidRDefault="00BE69D4" w:rsidP="00BE69D4">
            <w:pPr>
              <w:rPr>
                <w:rFonts w:asciiTheme="minorHAnsi" w:hAnsiTheme="minorHAnsi"/>
                <w:sz w:val="18"/>
                <w:szCs w:val="18"/>
              </w:rPr>
            </w:pPr>
            <w:r w:rsidRPr="00AE4763">
              <w:rPr>
                <w:rFonts w:asciiTheme="minorHAnsi" w:hAnsiTheme="minorHAnsi"/>
                <w:sz w:val="18"/>
                <w:szCs w:val="18"/>
              </w:rPr>
              <w:t>Verified Low Leakage Ducts in Conditioned Space (VLLDCS) Credit from CF1R?</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CFD" w14:textId="77777777" w:rsidR="00BE69D4" w:rsidRPr="00AE4763" w:rsidRDefault="00BE69D4" w:rsidP="00BE69D4">
            <w:pPr>
              <w:rPr>
                <w:rFonts w:asciiTheme="minorHAnsi" w:hAnsiTheme="minorHAnsi"/>
                <w:sz w:val="18"/>
                <w:szCs w:val="18"/>
              </w:rPr>
            </w:pPr>
            <w:r w:rsidRPr="00AE4763">
              <w:rPr>
                <w:rFonts w:asciiTheme="minorHAnsi" w:hAnsiTheme="minorHAnsi"/>
                <w:sz w:val="18"/>
                <w:szCs w:val="18"/>
              </w:rPr>
              <w:t>&lt;&lt;text (data from CF2R-MCH-20)&gt;&gt;</w:t>
            </w:r>
          </w:p>
        </w:tc>
      </w:tr>
      <w:tr w:rsidR="00BE69D4" w:rsidRPr="00525196" w14:paraId="4AE0FD02"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F" w14:textId="20529FE1"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w:t>
            </w:r>
            <w:r w:rsidR="00AE4763">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D00" w14:textId="77777777" w:rsidR="00BE69D4" w:rsidRPr="00AE4763" w:rsidRDefault="00BE69D4" w:rsidP="00BE69D4">
            <w:pPr>
              <w:rPr>
                <w:rFonts w:asciiTheme="minorHAnsi" w:hAnsiTheme="minorHAnsi"/>
                <w:sz w:val="18"/>
                <w:szCs w:val="18"/>
              </w:rPr>
            </w:pPr>
            <w:r w:rsidRPr="00AE4763">
              <w:rPr>
                <w:rFonts w:asciiTheme="minorHAnsi" w:hAnsiTheme="minorHAnsi"/>
                <w:sz w:val="18"/>
                <w:szCs w:val="18"/>
              </w:rPr>
              <w:t>Verified Low Leakage Air-handling Unit Credit from CF1R?</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D01" w14:textId="77777777" w:rsidR="00BE69D4" w:rsidRPr="00AE4763" w:rsidRDefault="00BE69D4" w:rsidP="00BE69D4">
            <w:pPr>
              <w:rPr>
                <w:rFonts w:asciiTheme="minorHAnsi" w:hAnsiTheme="minorHAnsi"/>
                <w:sz w:val="18"/>
                <w:szCs w:val="18"/>
              </w:rPr>
            </w:pPr>
            <w:r w:rsidRPr="00AE4763">
              <w:rPr>
                <w:rFonts w:asciiTheme="minorHAnsi" w:hAnsiTheme="minorHAnsi"/>
                <w:sz w:val="18"/>
                <w:szCs w:val="18"/>
              </w:rPr>
              <w:t>&lt;&lt;text (data from CF2R-MCH-20)&gt;&gt;</w:t>
            </w:r>
          </w:p>
        </w:tc>
      </w:tr>
      <w:tr w:rsidR="00BE69D4" w:rsidRPr="00525196" w14:paraId="4AE0FD06"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D03" w14:textId="1CCC4CDD"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w:t>
            </w:r>
            <w:r w:rsidR="00AE4763">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D04" w14:textId="2993DD94" w:rsidR="00BE69D4" w:rsidRPr="00AE4763" w:rsidRDefault="00BE69D4" w:rsidP="00BE69D4">
            <w:pPr>
              <w:rPr>
                <w:rFonts w:asciiTheme="minorHAnsi" w:hAnsiTheme="minorHAnsi"/>
                <w:sz w:val="18"/>
                <w:szCs w:val="18"/>
              </w:rPr>
            </w:pPr>
            <w:r w:rsidRPr="00AE4763">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D05" w14:textId="77777777" w:rsidR="00BE69D4" w:rsidRPr="00AE4763" w:rsidRDefault="00BE69D4" w:rsidP="00BE69D4">
            <w:pPr>
              <w:rPr>
                <w:rFonts w:asciiTheme="minorHAnsi" w:hAnsiTheme="minorHAnsi"/>
                <w:sz w:val="18"/>
                <w:szCs w:val="18"/>
              </w:rPr>
            </w:pPr>
            <w:r w:rsidRPr="00AE4763">
              <w:rPr>
                <w:rFonts w:asciiTheme="minorHAnsi" w:hAnsiTheme="minorHAnsi"/>
                <w:sz w:val="18"/>
                <w:szCs w:val="18"/>
              </w:rPr>
              <w:t>&lt;&lt;text (data from CF2R-MCH-20)&gt;&gt;</w:t>
            </w:r>
          </w:p>
        </w:tc>
      </w:tr>
      <w:tr w:rsidR="00CA5229" w:rsidRPr="00525196" w14:paraId="3DED85FC"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F303A69" w14:textId="7A8369EF" w:rsidR="00CA5229" w:rsidRPr="00AE4763" w:rsidRDefault="00CA5229" w:rsidP="00CA5229">
            <w:pPr>
              <w:jc w:val="center"/>
              <w:rPr>
                <w:rFonts w:asciiTheme="minorHAnsi" w:hAnsiTheme="minorHAnsi"/>
                <w:sz w:val="18"/>
                <w:szCs w:val="18"/>
              </w:rPr>
            </w:pPr>
            <w:r w:rsidRPr="00AE4763">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683D8849" w14:textId="26305771" w:rsidR="00CA5229" w:rsidRPr="00AE4763" w:rsidRDefault="00CA5229" w:rsidP="00CA5229">
            <w:pPr>
              <w:rPr>
                <w:rFonts w:asciiTheme="minorHAnsi" w:hAnsiTheme="minorHAnsi"/>
                <w:sz w:val="18"/>
                <w:szCs w:val="18"/>
              </w:rPr>
            </w:pPr>
            <w:r w:rsidRPr="00B01C89">
              <w:rPr>
                <w:rFonts w:asciiTheme="minorHAnsi" w:hAnsiTheme="minorHAnsi"/>
                <w:sz w:val="18"/>
                <w:szCs w:val="18"/>
              </w:rPr>
              <w:t>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1BA256ED" w14:textId="279760E5" w:rsidR="00CA5229" w:rsidRPr="00AE4763" w:rsidRDefault="00CA5229" w:rsidP="00CA5229">
            <w:pPr>
              <w:rPr>
                <w:rFonts w:asciiTheme="minorHAnsi" w:hAnsiTheme="minorHAnsi"/>
                <w:sz w:val="18"/>
                <w:szCs w:val="18"/>
              </w:rPr>
            </w:pPr>
            <w:r w:rsidRPr="00AE4763">
              <w:rPr>
                <w:rFonts w:asciiTheme="minorHAnsi" w:hAnsiTheme="minorHAnsi"/>
                <w:sz w:val="18"/>
                <w:szCs w:val="18"/>
              </w:rPr>
              <w:t>&lt;&lt;text (data from CF2R-MCH-20)&gt;&gt;</w:t>
            </w:r>
          </w:p>
        </w:tc>
      </w:tr>
      <w:tr w:rsidR="00CB62D6" w:rsidRPr="00525196" w14:paraId="0BE2AC83"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B64625D" w14:textId="52FD69F8" w:rsidR="00CB62D6" w:rsidRPr="00CB62D6" w:rsidRDefault="00CB62D6" w:rsidP="00CB62D6">
            <w:pPr>
              <w:jc w:val="center"/>
              <w:rPr>
                <w:rFonts w:asciiTheme="minorHAnsi" w:hAnsiTheme="minorHAnsi"/>
                <w:sz w:val="18"/>
                <w:szCs w:val="18"/>
              </w:rPr>
            </w:pPr>
            <w:r w:rsidRPr="00CB62D6">
              <w:rPr>
                <w:rFonts w:asciiTheme="minorHAnsi" w:hAnsiTheme="minorHAnsi"/>
                <w:sz w:val="18"/>
              </w:rPr>
              <w:t>09</w:t>
            </w:r>
          </w:p>
        </w:tc>
        <w:tc>
          <w:tcPr>
            <w:tcW w:w="1898" w:type="pct"/>
            <w:tcBorders>
              <w:top w:val="single" w:sz="4" w:space="0" w:color="auto"/>
              <w:left w:val="single" w:sz="4" w:space="0" w:color="auto"/>
              <w:bottom w:val="single" w:sz="4" w:space="0" w:color="auto"/>
              <w:right w:val="single" w:sz="4" w:space="0" w:color="auto"/>
            </w:tcBorders>
            <w:vAlign w:val="center"/>
          </w:tcPr>
          <w:p w14:paraId="151E5AB6" w14:textId="5ED732AC" w:rsidR="00CB62D6" w:rsidRPr="00CB62D6" w:rsidRDefault="00CB62D6" w:rsidP="00CB62D6">
            <w:pPr>
              <w:rPr>
                <w:rFonts w:asciiTheme="minorHAnsi" w:hAnsiTheme="minorHAnsi"/>
                <w:sz w:val="18"/>
                <w:szCs w:val="18"/>
              </w:rPr>
            </w:pPr>
            <w:proofErr w:type="gramStart"/>
            <w:r w:rsidRPr="00CB62D6">
              <w:rPr>
                <w:rFonts w:asciiTheme="minorHAnsi" w:hAnsiTheme="minorHAnsi"/>
                <w:sz w:val="18"/>
              </w:rPr>
              <w:t>Is</w:t>
            </w:r>
            <w:proofErr w:type="gramEnd"/>
            <w:r w:rsidRPr="00CB62D6">
              <w:rPr>
                <w:rFonts w:asciiTheme="minorHAnsi" w:hAnsiTheme="minorHAnsi"/>
                <w:sz w:val="18"/>
              </w:rPr>
              <w:t xml:space="preserve">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00BFD9B0" w14:textId="77777777" w:rsidR="00CB62D6" w:rsidRPr="0028071F" w:rsidRDefault="00CB62D6" w:rsidP="00CB62D6">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5B0EE950" w14:textId="77777777" w:rsidR="00CB62D6" w:rsidRPr="0028071F" w:rsidRDefault="00CB62D6" w:rsidP="00CB62D6">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66197AA0" w14:textId="77777777" w:rsidR="00CB62D6" w:rsidRPr="0028071F" w:rsidRDefault="00CB62D6" w:rsidP="00CB62D6">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7A824C40" w14:textId="77777777" w:rsidR="00CB62D6" w:rsidRPr="0028071F" w:rsidRDefault="00CB62D6" w:rsidP="00CB62D6">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488AB230" w14:textId="73B42450" w:rsidR="00CB62D6" w:rsidRPr="00AE4763" w:rsidRDefault="00CB62D6" w:rsidP="00CB62D6">
            <w:pPr>
              <w:rPr>
                <w:rFonts w:asciiTheme="minorHAnsi" w:hAnsiTheme="minorHAnsi"/>
                <w:sz w:val="18"/>
                <w:szCs w:val="18"/>
              </w:rPr>
            </w:pPr>
            <w:r w:rsidRPr="0028071F">
              <w:rPr>
                <w:rFonts w:asciiTheme="minorHAnsi" w:hAnsiTheme="minorHAnsi"/>
                <w:sz w:val="18"/>
                <w:szCs w:val="18"/>
              </w:rPr>
              <w:t>else value=no</w:t>
            </w:r>
          </w:p>
        </w:tc>
      </w:tr>
      <w:tr w:rsidR="00CB62D6" w:rsidRPr="00525196" w14:paraId="4AE0FD15" w14:textId="77777777" w:rsidTr="00EA36C4">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hideMark/>
          </w:tcPr>
          <w:p w14:paraId="4AE0FD07" w14:textId="50C7CC01" w:rsidR="00CB62D6" w:rsidRPr="00AE4763" w:rsidRDefault="00CB62D6" w:rsidP="00CB62D6">
            <w:pPr>
              <w:rPr>
                <w:rFonts w:asciiTheme="minorHAnsi" w:hAnsiTheme="minorHAnsi"/>
                <w:sz w:val="18"/>
                <w:szCs w:val="18"/>
              </w:rPr>
            </w:pPr>
            <w:r>
              <w:rPr>
                <w:rFonts w:asciiTheme="minorHAnsi" w:hAnsiTheme="minorHAnsi"/>
                <w:sz w:val="18"/>
                <w:szCs w:val="18"/>
              </w:rPr>
              <w:t>10</w:t>
            </w:r>
            <w:r w:rsidRPr="00AE4763">
              <w:rPr>
                <w:rFonts w:asciiTheme="minorHAnsi" w:hAnsiTheme="minorHAnsi"/>
                <w:sz w:val="18"/>
                <w:szCs w:val="18"/>
              </w:rPr>
              <w:t xml:space="preserve">. Determine compliance method for this </w:t>
            </w:r>
            <w:proofErr w:type="gramStart"/>
            <w:r w:rsidRPr="00AE4763">
              <w:rPr>
                <w:rFonts w:asciiTheme="minorHAnsi" w:hAnsiTheme="minorHAnsi"/>
                <w:sz w:val="18"/>
                <w:szCs w:val="18"/>
              </w:rPr>
              <w:t>document;  display</w:t>
            </w:r>
            <w:proofErr w:type="gramEnd"/>
            <w:r w:rsidRPr="00AE4763">
              <w:rPr>
                <w:rFonts w:asciiTheme="minorHAnsi" w:hAnsiTheme="minorHAnsi"/>
                <w:sz w:val="18"/>
                <w:szCs w:val="18"/>
              </w:rPr>
              <w:t xml:space="preserve"> applicable tables below;</w:t>
            </w:r>
          </w:p>
          <w:p w14:paraId="4AE0FD08" w14:textId="77777777" w:rsidR="00CB62D6" w:rsidRPr="00AE4763" w:rsidRDefault="00CB62D6" w:rsidP="00CB62D6">
            <w:pPr>
              <w:rPr>
                <w:rFonts w:asciiTheme="minorHAnsi" w:hAnsiTheme="minorHAnsi"/>
                <w:sz w:val="18"/>
                <w:szCs w:val="18"/>
              </w:rPr>
            </w:pPr>
            <w:r w:rsidRPr="00AE4763">
              <w:rPr>
                <w:rFonts w:asciiTheme="minorHAnsi" w:hAnsiTheme="minorHAnsi"/>
                <w:sz w:val="18"/>
                <w:szCs w:val="18"/>
              </w:rPr>
              <w:t>(</w:t>
            </w:r>
            <w:proofErr w:type="gramStart"/>
            <w:r w:rsidRPr="00AE4763">
              <w:rPr>
                <w:rFonts w:asciiTheme="minorHAnsi" w:hAnsiTheme="minorHAnsi"/>
                <w:sz w:val="18"/>
                <w:szCs w:val="18"/>
              </w:rPr>
              <w:t>this</w:t>
            </w:r>
            <w:proofErr w:type="gramEnd"/>
            <w:r w:rsidRPr="00AE4763">
              <w:rPr>
                <w:rFonts w:asciiTheme="minorHAnsi" w:hAnsiTheme="minorHAnsi"/>
                <w:sz w:val="18"/>
                <w:szCs w:val="18"/>
              </w:rPr>
              <w:t xml:space="preserve">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4AE0FD09" w14:textId="77777777"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&lt;&lt;Calculated Result:  </w:t>
            </w:r>
          </w:p>
          <w:p w14:paraId="4AE0FD0A" w14:textId="6AF64098" w:rsidR="00CB62D6" w:rsidRPr="00AE4763" w:rsidRDefault="00CB62D6" w:rsidP="00CB62D6">
            <w:pPr>
              <w:rPr>
                <w:rFonts w:asciiTheme="minorHAnsi" w:hAnsiTheme="minorHAnsi"/>
                <w:sz w:val="18"/>
                <w:szCs w:val="18"/>
                <w:u w:val="single"/>
              </w:rPr>
            </w:pPr>
            <w:r w:rsidRPr="00AE4763">
              <w:rPr>
                <w:rFonts w:asciiTheme="minorHAnsi" w:hAnsiTheme="minorHAnsi"/>
                <w:sz w:val="18"/>
                <w:szCs w:val="18"/>
              </w:rPr>
              <w:t>if A</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 xml:space="preserve"> Replacement using Smoke Test</w:t>
            </w:r>
            <w:r w:rsidRPr="00AE4763">
              <w:rPr>
                <w:rFonts w:asciiTheme="minorHAnsi" w:hAnsiTheme="minorHAnsi"/>
                <w:sz w:val="18"/>
                <w:szCs w:val="18"/>
              </w:rPr>
              <w:t xml:space="preserve"> or </w:t>
            </w:r>
            <w:r w:rsidRPr="00AE4763">
              <w:rPr>
                <w:rFonts w:asciiTheme="minorHAnsi" w:hAnsiTheme="minorHAnsi"/>
                <w:sz w:val="18"/>
                <w:szCs w:val="18"/>
                <w:u w:val="single"/>
              </w:rPr>
              <w:t>Alteration using Smoke Test</w:t>
            </w:r>
            <w:r w:rsidRPr="00AE4763">
              <w:rPr>
                <w:rFonts w:asciiTheme="minorHAnsi" w:hAnsiTheme="minorHAnsi"/>
                <w:sz w:val="18"/>
                <w:szCs w:val="18"/>
              </w:rPr>
              <w:t>; then display method:</w:t>
            </w:r>
          </w:p>
          <w:p w14:paraId="4AE0FD0B"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20e. Altered or Replacement Duct System using Smoke Test</w:t>
            </w:r>
          </w:p>
          <w:p w14:paraId="4AE0FD0C" w14:textId="0418E688"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if </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 xml:space="preserve"> Replacement </w:t>
            </w:r>
            <w:r w:rsidRPr="00AE4763">
              <w:rPr>
                <w:rFonts w:asciiTheme="minorHAnsi" w:hAnsiTheme="minorHAnsi"/>
                <w:sz w:val="18"/>
                <w:szCs w:val="18"/>
              </w:rPr>
              <w:t xml:space="preserve">or </w:t>
            </w:r>
            <w:r w:rsidRPr="00AE4763">
              <w:rPr>
                <w:rFonts w:asciiTheme="minorHAnsi" w:hAnsiTheme="minorHAnsi"/>
                <w:sz w:val="18"/>
                <w:szCs w:val="18"/>
                <w:u w:val="single"/>
              </w:rPr>
              <w:t>Alteration</w:t>
            </w:r>
            <w:r w:rsidRPr="00AE4763">
              <w:rPr>
                <w:rFonts w:asciiTheme="minorHAnsi" w:hAnsiTheme="minorHAnsi"/>
                <w:sz w:val="18"/>
                <w:szCs w:val="18"/>
              </w:rPr>
              <w:t>; then display method:</w:t>
            </w:r>
          </w:p>
          <w:p w14:paraId="4AE0FD0D"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20d. Altered or Replacement Duct System</w:t>
            </w:r>
          </w:p>
          <w:p w14:paraId="4AE0FD0E" w14:textId="12CA86AC"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elseif </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New</w:t>
            </w:r>
            <w:r w:rsidRPr="00AE4763">
              <w:rPr>
                <w:rFonts w:asciiTheme="minorHAnsi" w:hAnsiTheme="minorHAnsi"/>
                <w:sz w:val="18"/>
                <w:szCs w:val="18"/>
              </w:rPr>
              <w:t xml:space="preserve"> and </w:t>
            </w:r>
            <w:r>
              <w:rPr>
                <w:rFonts w:asciiTheme="minorHAnsi" w:hAnsiTheme="minorHAnsi"/>
                <w:sz w:val="18"/>
                <w:szCs w:val="18"/>
              </w:rPr>
              <w:t>05</w:t>
            </w:r>
            <w:r w:rsidRPr="00AE4763">
              <w:rPr>
                <w:rFonts w:asciiTheme="minorHAnsi" w:hAnsiTheme="minorHAnsi"/>
                <w:sz w:val="18"/>
                <w:szCs w:val="18"/>
              </w:rPr>
              <w:t>=</w:t>
            </w:r>
            <w:r w:rsidRPr="00AE4763">
              <w:rPr>
                <w:rFonts w:asciiTheme="minorHAnsi" w:hAnsiTheme="minorHAnsi"/>
                <w:sz w:val="18"/>
                <w:szCs w:val="18"/>
                <w:u w:val="single"/>
              </w:rPr>
              <w:t>VLLDCS (true)</w:t>
            </w:r>
            <w:r w:rsidRPr="00AE4763">
              <w:rPr>
                <w:rFonts w:asciiTheme="minorHAnsi" w:hAnsiTheme="minorHAnsi"/>
                <w:sz w:val="18"/>
                <w:szCs w:val="18"/>
              </w:rPr>
              <w:t>; then display method:</w:t>
            </w:r>
          </w:p>
          <w:p w14:paraId="4AE0FD0F"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20b. Low Leakage Ducts in Conditioned Space</w:t>
            </w:r>
          </w:p>
          <w:p w14:paraId="4AE0FD10" w14:textId="706E7EE1"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elseif </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New</w:t>
            </w:r>
            <w:r w:rsidRPr="00AE4763">
              <w:rPr>
                <w:rFonts w:asciiTheme="minorHAnsi" w:hAnsiTheme="minorHAnsi"/>
                <w:sz w:val="18"/>
                <w:szCs w:val="18"/>
              </w:rPr>
              <w:t xml:space="preserve"> and </w:t>
            </w:r>
            <w:r>
              <w:rPr>
                <w:rFonts w:asciiTheme="minorHAnsi" w:hAnsiTheme="minorHAnsi"/>
                <w:sz w:val="18"/>
                <w:szCs w:val="18"/>
              </w:rPr>
              <w:t>06</w:t>
            </w:r>
            <w:r w:rsidRPr="00AE4763">
              <w:rPr>
                <w:rFonts w:asciiTheme="minorHAnsi" w:hAnsiTheme="minorHAnsi"/>
                <w:sz w:val="18"/>
                <w:szCs w:val="18"/>
              </w:rPr>
              <w:t>=</w:t>
            </w:r>
            <w:r w:rsidRPr="00AE4763">
              <w:rPr>
                <w:rFonts w:asciiTheme="minorHAnsi" w:hAnsiTheme="minorHAnsi"/>
                <w:sz w:val="18"/>
                <w:szCs w:val="18"/>
                <w:u w:val="single"/>
              </w:rPr>
              <w:t>VLLAHU (true)</w:t>
            </w:r>
            <w:r w:rsidRPr="00AE4763">
              <w:rPr>
                <w:rFonts w:asciiTheme="minorHAnsi" w:hAnsiTheme="minorHAnsi"/>
                <w:sz w:val="18"/>
                <w:szCs w:val="18"/>
              </w:rPr>
              <w:t>; then display method:</w:t>
            </w:r>
          </w:p>
          <w:p w14:paraId="4AE0FD11"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20c. Low Leakage Air-Handling Unit</w:t>
            </w:r>
          </w:p>
          <w:p w14:paraId="4AE0FD12" w14:textId="5A06680F"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elseif </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 xml:space="preserve">New then </w:t>
            </w:r>
            <w:r w:rsidRPr="00AE4763">
              <w:rPr>
                <w:rFonts w:asciiTheme="minorHAnsi" w:hAnsiTheme="minorHAnsi"/>
                <w:sz w:val="18"/>
                <w:szCs w:val="18"/>
              </w:rPr>
              <w:t xml:space="preserve">display method: </w:t>
            </w:r>
          </w:p>
          <w:p w14:paraId="4AE0FD13"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20a. Completely New Duct System</w:t>
            </w:r>
          </w:p>
          <w:p w14:paraId="4AE0FD14" w14:textId="77777777" w:rsidR="00CB62D6" w:rsidRPr="00AE4763" w:rsidRDefault="00CB62D6" w:rsidP="00CB62D6">
            <w:pPr>
              <w:rPr>
                <w:rFonts w:asciiTheme="minorHAnsi" w:hAnsiTheme="minorHAnsi"/>
                <w:sz w:val="18"/>
                <w:szCs w:val="18"/>
                <w:u w:val="single"/>
              </w:rPr>
            </w:pPr>
            <w:r w:rsidRPr="00AE4763">
              <w:rPr>
                <w:rFonts w:asciiTheme="minorHAnsi" w:hAnsiTheme="minorHAnsi"/>
                <w:sz w:val="18"/>
                <w:szCs w:val="18"/>
              </w:rPr>
              <w:t>&gt;&gt;</w:t>
            </w:r>
          </w:p>
        </w:tc>
      </w:tr>
    </w:tbl>
    <w:p w14:paraId="4AE0FD17" w14:textId="3C1B1B71" w:rsidR="00BC173E" w:rsidRDefault="00BC173E">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621F7" w:rsidRPr="00525196" w14:paraId="4AE0FD1C" w14:textId="77777777" w:rsidTr="00BD03A5">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4AE0FD1B" w14:textId="6858A935" w:rsidR="005621F7" w:rsidRPr="00525196" w:rsidRDefault="005621F7" w:rsidP="00791BBD">
            <w:pPr>
              <w:keepNext/>
              <w:rPr>
                <w:rFonts w:asciiTheme="minorHAnsi" w:hAnsiTheme="minorHAnsi"/>
                <w:b/>
                <w:sz w:val="18"/>
                <w:szCs w:val="18"/>
              </w:rPr>
            </w:pPr>
            <w:r w:rsidRPr="00A63F93">
              <w:rPr>
                <w:rFonts w:asciiTheme="minorHAnsi" w:hAnsiTheme="minorHAnsi"/>
                <w:b/>
                <w:szCs w:val="18"/>
              </w:rPr>
              <w:t>MCH-20d - Complete Replacement or Altered Duct System</w:t>
            </w:r>
          </w:p>
        </w:tc>
      </w:tr>
    </w:tbl>
    <w:p w14:paraId="4AE0FD1D" w14:textId="35259442" w:rsidR="005621F7" w:rsidRDefault="005621F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525196" w14:paraId="4AE0FD1F" w14:textId="77777777" w:rsidTr="00BD03A5">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AE0FD1E" w14:textId="77777777" w:rsidR="00756AD5" w:rsidRPr="00525196" w:rsidRDefault="00756AD5" w:rsidP="005621F7">
            <w:pPr>
              <w:keepNext/>
              <w:rPr>
                <w:rFonts w:asciiTheme="minorHAnsi" w:hAnsiTheme="minorHAnsi"/>
                <w:b/>
                <w:sz w:val="18"/>
                <w:szCs w:val="18"/>
              </w:rPr>
            </w:pPr>
            <w:r w:rsidRPr="00A63F93">
              <w:rPr>
                <w:rFonts w:asciiTheme="minorHAnsi" w:hAnsiTheme="minorHAnsi"/>
                <w:b/>
                <w:szCs w:val="18"/>
              </w:rPr>
              <w:lastRenderedPageBreak/>
              <w:t>B. Duct Leakage Diagnostic Test</w:t>
            </w:r>
          </w:p>
        </w:tc>
      </w:tr>
      <w:tr w:rsidR="00CA49B4" w:rsidRPr="00525196" w14:paraId="0AB79291" w14:textId="238D8B7E" w:rsidTr="00CA49B4">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B6A5E7D" w14:textId="42CAEA44" w:rsidR="00CA49B4" w:rsidRPr="00A63F93" w:rsidRDefault="00CA49B4" w:rsidP="00CA49B4">
            <w:pPr>
              <w:keepNext/>
              <w:rPr>
                <w:rFonts w:asciiTheme="minorHAnsi" w:hAnsiTheme="minorHAnsi"/>
                <w:b/>
                <w:szCs w:val="18"/>
              </w:rPr>
            </w:pPr>
            <w:r w:rsidRPr="001060C8">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26E60BFB" w14:textId="7D8A0113" w:rsidR="00CA49B4" w:rsidRPr="00A63F93" w:rsidRDefault="00CA49B4" w:rsidP="00CA49B4">
            <w:pPr>
              <w:keepNext/>
              <w:rPr>
                <w:rFonts w:asciiTheme="minorHAnsi" w:hAnsiTheme="minorHAnsi"/>
                <w:b/>
                <w:szCs w:val="18"/>
              </w:rPr>
            </w:pPr>
            <w:r w:rsidRPr="001060C8">
              <w:rPr>
                <w:rFonts w:asciiTheme="minorHAnsi" w:hAnsiTheme="minorHAnsi"/>
                <w:sz w:val="18"/>
                <w:szCs w:val="18"/>
              </w:rPr>
              <w:t>Air-Handler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082D2616" w14:textId="196AC0E8" w:rsidR="00CA49B4" w:rsidRPr="00A63F93" w:rsidRDefault="00CA49B4">
            <w:pPr>
              <w:keepNext/>
              <w:rPr>
                <w:rFonts w:asciiTheme="minorHAnsi" w:hAnsiTheme="minorHAnsi"/>
                <w:b/>
                <w:szCs w:val="18"/>
              </w:rPr>
            </w:pPr>
            <w:r w:rsidRPr="001060C8">
              <w:rPr>
                <w:rFonts w:asciiTheme="minorHAnsi" w:hAnsiTheme="minorHAnsi"/>
                <w:sz w:val="18"/>
                <w:szCs w:val="18"/>
              </w:rPr>
              <w:t xml:space="preserve">&lt;&lt;pick one from list: </w:t>
            </w:r>
            <w:proofErr w:type="spellStart"/>
            <w:r w:rsidR="000B7953">
              <w:rPr>
                <w:rFonts w:asciiTheme="minorHAnsi" w:hAnsiTheme="minorHAnsi"/>
                <w:sz w:val="18"/>
                <w:szCs w:val="18"/>
              </w:rPr>
              <w:t>DeafultAirflowMethod</w:t>
            </w:r>
            <w:proofErr w:type="spellEnd"/>
            <w:r w:rsidR="000B7953">
              <w:rPr>
                <w:rFonts w:asciiTheme="minorHAnsi" w:hAnsiTheme="minorHAnsi"/>
                <w:sz w:val="18"/>
                <w:szCs w:val="18"/>
              </w:rPr>
              <w:t xml:space="preserve">; </w:t>
            </w:r>
            <w:proofErr w:type="spellStart"/>
            <w:proofErr w:type="gramStart"/>
            <w:r w:rsidRPr="001060C8">
              <w:rPr>
                <w:rFonts w:asciiTheme="minorHAnsi" w:hAnsiTheme="minorHAnsi"/>
                <w:sz w:val="18"/>
                <w:szCs w:val="18"/>
                <w:u w:val="single"/>
              </w:rPr>
              <w:t>CoolingSystemMethod</w:t>
            </w:r>
            <w:proofErr w:type="spellEnd"/>
            <w:r w:rsidRPr="001060C8">
              <w:rPr>
                <w:rFonts w:asciiTheme="minorHAnsi" w:hAnsiTheme="minorHAnsi"/>
                <w:sz w:val="18"/>
                <w:szCs w:val="18"/>
              </w:rPr>
              <w:t xml:space="preserve">;  </w:t>
            </w:r>
            <w:proofErr w:type="spellStart"/>
            <w:r w:rsidRPr="001060C8">
              <w:rPr>
                <w:rFonts w:asciiTheme="minorHAnsi" w:hAnsiTheme="minorHAnsi"/>
                <w:sz w:val="18"/>
                <w:szCs w:val="18"/>
                <w:u w:val="single"/>
              </w:rPr>
              <w:t>HeatingSystemMethod</w:t>
            </w:r>
            <w:proofErr w:type="spellEnd"/>
            <w:proofErr w:type="gramEnd"/>
            <w:r w:rsidRPr="001060C8">
              <w:rPr>
                <w:rFonts w:asciiTheme="minorHAnsi" w:hAnsiTheme="minorHAnsi"/>
                <w:sz w:val="18"/>
                <w:szCs w:val="18"/>
              </w:rPr>
              <w:t xml:space="preserve">; </w:t>
            </w:r>
            <w:proofErr w:type="spellStart"/>
            <w:r w:rsidRPr="001060C8">
              <w:rPr>
                <w:rFonts w:asciiTheme="minorHAnsi" w:hAnsiTheme="minorHAnsi"/>
                <w:sz w:val="18"/>
                <w:szCs w:val="18"/>
                <w:u w:val="single"/>
              </w:rPr>
              <w:t>MeasuredAirflowMethod</w:t>
            </w:r>
            <w:proofErr w:type="spellEnd"/>
            <w:r w:rsidRPr="001060C8">
              <w:rPr>
                <w:rFonts w:asciiTheme="minorHAnsi" w:hAnsiTheme="minorHAnsi"/>
                <w:sz w:val="18"/>
                <w:szCs w:val="18"/>
                <w:u w:val="single"/>
              </w:rPr>
              <w:t xml:space="preserve">; </w:t>
            </w:r>
            <w:proofErr w:type="spellStart"/>
            <w:r w:rsidRPr="001060C8">
              <w:rPr>
                <w:rFonts w:asciiTheme="minorHAnsi" w:hAnsiTheme="minorHAnsi"/>
                <w:sz w:val="18"/>
                <w:szCs w:val="18"/>
                <w:u w:val="single"/>
              </w:rPr>
              <w:t>IndoorUnitMethod</w:t>
            </w:r>
            <w:proofErr w:type="spellEnd"/>
            <w:r w:rsidRPr="001060C8">
              <w:rPr>
                <w:rFonts w:asciiTheme="minorHAnsi" w:hAnsiTheme="minorHAnsi"/>
                <w:sz w:val="18"/>
                <w:szCs w:val="18"/>
              </w:rPr>
              <w:t>&gt;&gt;</w:t>
            </w:r>
          </w:p>
        </w:tc>
      </w:tr>
      <w:tr w:rsidR="00CA49B4" w:rsidRPr="00525196" w14:paraId="4AE0FD2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0" w14:textId="42D2FE10"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2</w:t>
            </w:r>
          </w:p>
        </w:tc>
        <w:tc>
          <w:tcPr>
            <w:tcW w:w="1882" w:type="pct"/>
            <w:tcBorders>
              <w:top w:val="single" w:sz="4" w:space="0" w:color="auto"/>
              <w:left w:val="single" w:sz="4" w:space="0" w:color="auto"/>
              <w:bottom w:val="single" w:sz="4" w:space="0" w:color="auto"/>
              <w:right w:val="single" w:sz="4" w:space="0" w:color="auto"/>
            </w:tcBorders>
            <w:vAlign w:val="center"/>
          </w:tcPr>
          <w:p w14:paraId="4AE0FD21" w14:textId="5C6D1CDD"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4AE0FD22" w14:textId="7EC3BFE7" w:rsidR="00CA49B4" w:rsidRPr="00525196" w:rsidRDefault="00CA49B4" w:rsidP="00CA49B4">
            <w:pPr>
              <w:keepNext/>
              <w:spacing w:before="120"/>
              <w:rPr>
                <w:rFonts w:asciiTheme="minorHAnsi" w:hAnsiTheme="minorHAnsi"/>
                <w:sz w:val="18"/>
                <w:szCs w:val="18"/>
              </w:rPr>
            </w:pPr>
            <w:r>
              <w:rPr>
                <w:rFonts w:asciiTheme="minorHAnsi" w:hAnsiTheme="minorHAnsi"/>
              </w:rPr>
              <w:t>&lt;&lt;</w:t>
            </w:r>
            <w:r w:rsidR="008C27FC" w:rsidRPr="001060C8">
              <w:rPr>
                <w:rFonts w:asciiTheme="minorHAnsi" w:hAnsiTheme="minorHAnsi"/>
                <w:sz w:val="18"/>
                <w:szCs w:val="18"/>
              </w:rPr>
              <w:t xml:space="preserve">&lt;&lt; if B01 = </w:t>
            </w:r>
            <w:proofErr w:type="spellStart"/>
            <w:r w:rsidR="008C27FC" w:rsidRPr="001060C8">
              <w:rPr>
                <w:rFonts w:asciiTheme="minorHAnsi" w:hAnsiTheme="minorHAnsi"/>
                <w:sz w:val="18"/>
                <w:szCs w:val="18"/>
              </w:rPr>
              <w:t>CoolingSystemMethod</w:t>
            </w:r>
            <w:proofErr w:type="spellEnd"/>
            <w:r w:rsidR="008C27FC" w:rsidRPr="001060C8">
              <w:rPr>
                <w:rFonts w:asciiTheme="minorHAnsi" w:hAnsiTheme="minorHAnsi"/>
                <w:sz w:val="18"/>
                <w:szCs w:val="18"/>
              </w:rPr>
              <w:t xml:space="preserve">, then user input is numeric </w:t>
            </w:r>
            <w:proofErr w:type="spellStart"/>
            <w:r w:rsidR="008C27FC" w:rsidRPr="001060C8">
              <w:rPr>
                <w:rFonts w:asciiTheme="minorHAnsi" w:hAnsiTheme="minorHAnsi"/>
                <w:sz w:val="18"/>
                <w:szCs w:val="18"/>
              </w:rPr>
              <w:t>x.xx</w:t>
            </w:r>
            <w:proofErr w:type="spellEnd"/>
            <w:r w:rsidR="008C27FC" w:rsidRPr="001060C8">
              <w:rPr>
                <w:rFonts w:asciiTheme="minorHAnsi" w:hAnsiTheme="minorHAnsi"/>
                <w:sz w:val="18"/>
                <w:szCs w:val="18"/>
              </w:rPr>
              <w:t xml:space="preserve">; else =N/A </w:t>
            </w:r>
            <w:r w:rsidRPr="000C7A1E">
              <w:rPr>
                <w:rFonts w:asciiTheme="minorHAnsi" w:hAnsiTheme="minorHAnsi"/>
              </w:rPr>
              <w:t>&gt;&gt;</w:t>
            </w:r>
          </w:p>
        </w:tc>
      </w:tr>
      <w:tr w:rsidR="00CA49B4" w:rsidRPr="00525196" w14:paraId="518A224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27E9FC6" w14:textId="24974B6F" w:rsidR="00CA49B4" w:rsidRPr="00525196" w:rsidRDefault="00CA49B4" w:rsidP="00CA49B4">
            <w:pPr>
              <w:keepNext/>
              <w:jc w:val="center"/>
              <w:rPr>
                <w:rFonts w:asciiTheme="minorHAnsi" w:hAnsiTheme="minorHAnsi"/>
                <w:sz w:val="18"/>
                <w:szCs w:val="18"/>
              </w:rPr>
            </w:pPr>
            <w:r>
              <w:rPr>
                <w:rFonts w:asciiTheme="minorHAnsi" w:hAnsiTheme="minorHAnsi"/>
                <w:sz w:val="18"/>
                <w:szCs w:val="18"/>
              </w:rPr>
              <w:t>03</w:t>
            </w:r>
          </w:p>
        </w:tc>
        <w:tc>
          <w:tcPr>
            <w:tcW w:w="1882" w:type="pct"/>
            <w:tcBorders>
              <w:top w:val="single" w:sz="4" w:space="0" w:color="auto"/>
              <w:left w:val="single" w:sz="4" w:space="0" w:color="auto"/>
              <w:bottom w:val="single" w:sz="4" w:space="0" w:color="auto"/>
              <w:right w:val="single" w:sz="4" w:space="0" w:color="auto"/>
            </w:tcBorders>
            <w:vAlign w:val="center"/>
          </w:tcPr>
          <w:p w14:paraId="6EC43FA1" w14:textId="0A2FBEE0" w:rsidR="00CA49B4" w:rsidRPr="00525196" w:rsidRDefault="00CA49B4" w:rsidP="00CA49B4">
            <w:pPr>
              <w:keepNext/>
              <w:rPr>
                <w:rFonts w:asciiTheme="minorHAnsi" w:hAnsiTheme="minorHAnsi"/>
                <w:sz w:val="18"/>
                <w:szCs w:val="18"/>
              </w:rPr>
            </w:pPr>
            <w:r w:rsidRPr="001060C8">
              <w:rPr>
                <w:rFonts w:asciiTheme="minorHAnsi" w:hAnsiTheme="minorHAnsi"/>
                <w:sz w:val="18"/>
                <w:szCs w:val="18"/>
              </w:rPr>
              <w:t>Indoor Unit Nominal Cooling Capacity</w:t>
            </w:r>
            <w:r w:rsidR="000B7953">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79C9E604" w14:textId="49E825F6" w:rsidR="00CA49B4" w:rsidRDefault="00CA49B4" w:rsidP="00B01C89">
            <w:pPr>
              <w:keepNext/>
              <w:rPr>
                <w:rFonts w:asciiTheme="minorHAnsi" w:hAnsiTheme="minorHAnsi"/>
              </w:rPr>
            </w:pPr>
            <w:r w:rsidRPr="001060C8">
              <w:rPr>
                <w:rFonts w:asciiTheme="minorHAnsi" w:hAnsiTheme="minorHAnsi"/>
                <w:sz w:val="18"/>
                <w:szCs w:val="18"/>
              </w:rPr>
              <w:t xml:space="preserve">&lt;&lt; if B01 = </w:t>
            </w:r>
            <w:proofErr w:type="spellStart"/>
            <w:r w:rsidRPr="001060C8">
              <w:rPr>
                <w:rFonts w:asciiTheme="minorHAnsi" w:hAnsiTheme="minorHAnsi"/>
                <w:sz w:val="18"/>
                <w:szCs w:val="18"/>
              </w:rPr>
              <w:t>IndoorUnitMethod</w:t>
            </w:r>
            <w:proofErr w:type="spellEnd"/>
            <w:r w:rsidRPr="001060C8">
              <w:rPr>
                <w:rFonts w:asciiTheme="minorHAnsi" w:hAnsiTheme="minorHAnsi"/>
                <w:sz w:val="18"/>
                <w:szCs w:val="18"/>
              </w:rPr>
              <w:t xml:space="preserve">, then user input is either numeric </w:t>
            </w:r>
            <w:proofErr w:type="spellStart"/>
            <w:r w:rsidRPr="001060C8">
              <w:rPr>
                <w:rFonts w:asciiTheme="minorHAnsi" w:hAnsiTheme="minorHAnsi"/>
                <w:sz w:val="18"/>
                <w:szCs w:val="18"/>
              </w:rPr>
              <w:t>x.xx</w:t>
            </w:r>
            <w:proofErr w:type="spellEnd"/>
            <w:r w:rsidRPr="001060C8">
              <w:rPr>
                <w:rFonts w:asciiTheme="minorHAnsi" w:hAnsiTheme="minorHAnsi"/>
                <w:sz w:val="18"/>
                <w:szCs w:val="18"/>
              </w:rPr>
              <w:t>, else =N/A&gt;&gt;</w:t>
            </w:r>
          </w:p>
        </w:tc>
      </w:tr>
      <w:tr w:rsidR="00CA49B4" w:rsidRPr="00525196" w14:paraId="4AE0FD27"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4" w14:textId="36A60FCF"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4</w:t>
            </w:r>
          </w:p>
        </w:tc>
        <w:tc>
          <w:tcPr>
            <w:tcW w:w="1882" w:type="pct"/>
            <w:tcBorders>
              <w:top w:val="single" w:sz="4" w:space="0" w:color="auto"/>
              <w:left w:val="single" w:sz="4" w:space="0" w:color="auto"/>
              <w:bottom w:val="single" w:sz="4" w:space="0" w:color="auto"/>
              <w:right w:val="single" w:sz="4" w:space="0" w:color="auto"/>
            </w:tcBorders>
            <w:vAlign w:val="center"/>
          </w:tcPr>
          <w:p w14:paraId="4AE0FD25" w14:textId="60F94158"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Heating Capacity (</w:t>
            </w:r>
            <w:proofErr w:type="spellStart"/>
            <w:r w:rsidRPr="00525196">
              <w:rPr>
                <w:rFonts w:asciiTheme="minorHAnsi" w:hAnsiTheme="minorHAnsi"/>
                <w:sz w:val="18"/>
                <w:szCs w:val="18"/>
              </w:rPr>
              <w:t>kBtu</w:t>
            </w:r>
            <w:proofErr w:type="spellEnd"/>
            <w:r w:rsidRPr="00525196">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4AE0FD26" w14:textId="74DBD3BB" w:rsidR="00CA49B4" w:rsidRPr="00525196" w:rsidRDefault="00CA49B4" w:rsidP="00CA49B4">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 </w:t>
            </w:r>
            <w:r w:rsidR="008C27FC" w:rsidRPr="001060C8">
              <w:rPr>
                <w:rFonts w:asciiTheme="minorHAnsi" w:hAnsiTheme="minorHAnsi"/>
                <w:sz w:val="18"/>
                <w:szCs w:val="18"/>
              </w:rPr>
              <w:t xml:space="preserve">if B01 = </w:t>
            </w:r>
            <w:proofErr w:type="spellStart"/>
            <w:r w:rsidR="008C27FC" w:rsidRPr="001060C8">
              <w:rPr>
                <w:rFonts w:asciiTheme="minorHAnsi" w:hAnsiTheme="minorHAnsi"/>
                <w:sz w:val="18"/>
                <w:szCs w:val="18"/>
              </w:rPr>
              <w:t>HeatingSystemMethod</w:t>
            </w:r>
            <w:proofErr w:type="spellEnd"/>
            <w:r w:rsidR="008C27FC" w:rsidRPr="001060C8">
              <w:rPr>
                <w:rFonts w:asciiTheme="minorHAnsi" w:hAnsiTheme="minorHAnsi"/>
                <w:sz w:val="18"/>
                <w:szCs w:val="18"/>
              </w:rPr>
              <w:t xml:space="preserve">, then user input is numeric </w:t>
            </w:r>
            <w:proofErr w:type="spellStart"/>
            <w:r w:rsidR="008C27FC" w:rsidRPr="001060C8">
              <w:rPr>
                <w:rFonts w:asciiTheme="minorHAnsi" w:hAnsiTheme="minorHAnsi"/>
                <w:sz w:val="18"/>
                <w:szCs w:val="18"/>
              </w:rPr>
              <w:t>xxx.x</w:t>
            </w:r>
            <w:proofErr w:type="spellEnd"/>
            <w:r w:rsidR="008C27FC" w:rsidRPr="001060C8">
              <w:rPr>
                <w:rFonts w:asciiTheme="minorHAnsi" w:hAnsiTheme="minorHAnsi"/>
                <w:sz w:val="18"/>
                <w:szCs w:val="18"/>
              </w:rPr>
              <w:t>; else =N/A</w:t>
            </w:r>
            <w:r w:rsidR="008C27FC" w:rsidRPr="001060C8" w:rsidDel="000C7A1E">
              <w:rPr>
                <w:rFonts w:asciiTheme="minorHAnsi" w:hAnsiTheme="minorHAnsi"/>
                <w:sz w:val="18"/>
                <w:szCs w:val="18"/>
              </w:rPr>
              <w:t xml:space="preserve"> </w:t>
            </w:r>
            <w:r w:rsidRPr="000C7A1E">
              <w:rPr>
                <w:rFonts w:asciiTheme="minorHAnsi" w:hAnsiTheme="minorHAnsi"/>
              </w:rPr>
              <w:t>&gt;&gt;</w:t>
            </w:r>
          </w:p>
        </w:tc>
      </w:tr>
      <w:tr w:rsidR="00CA49B4" w:rsidRPr="00525196" w14:paraId="4AE0FD2B"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8" w14:textId="3056B574"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5</w:t>
            </w:r>
          </w:p>
        </w:tc>
        <w:tc>
          <w:tcPr>
            <w:tcW w:w="1882" w:type="pct"/>
            <w:tcBorders>
              <w:top w:val="single" w:sz="4" w:space="0" w:color="auto"/>
              <w:left w:val="single" w:sz="4" w:space="0" w:color="auto"/>
              <w:bottom w:val="single" w:sz="4" w:space="0" w:color="auto"/>
              <w:right w:val="single" w:sz="4" w:space="0" w:color="auto"/>
            </w:tcBorders>
            <w:vAlign w:val="center"/>
          </w:tcPr>
          <w:p w14:paraId="4AE0FD29" w14:textId="554CBEDC"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Conditioned Floor Area Served by this HVAC System (ft</w:t>
            </w:r>
            <w:r w:rsidRPr="00A63F93">
              <w:rPr>
                <w:rFonts w:asciiTheme="minorHAnsi" w:hAnsiTheme="minorHAnsi"/>
                <w:sz w:val="18"/>
                <w:szCs w:val="18"/>
                <w:vertAlign w:val="superscript"/>
              </w:rPr>
              <w:t>2</w:t>
            </w:r>
            <w:r w:rsidRPr="00525196">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4AE0FD2A" w14:textId="219E8F93" w:rsidR="00CA49B4" w:rsidRPr="00525196" w:rsidRDefault="00CA49B4" w:rsidP="008C27FC">
            <w:pPr>
              <w:keepNext/>
              <w:rPr>
                <w:rFonts w:asciiTheme="minorHAnsi" w:hAnsiTheme="minorHAnsi"/>
                <w:sz w:val="18"/>
                <w:szCs w:val="18"/>
              </w:rPr>
            </w:pPr>
            <w:r w:rsidRPr="00525196">
              <w:rPr>
                <w:rFonts w:asciiTheme="minorHAnsi" w:hAnsiTheme="minorHAnsi"/>
                <w:sz w:val="18"/>
                <w:szCs w:val="18"/>
              </w:rPr>
              <w:t>&lt;&lt;</w:t>
            </w:r>
            <w:r w:rsidR="008C27FC">
              <w:t xml:space="preserve"> </w:t>
            </w:r>
            <w:r w:rsidR="008C27FC" w:rsidRPr="008C27FC">
              <w:rPr>
                <w:rFonts w:asciiTheme="minorHAnsi" w:hAnsiTheme="minorHAnsi"/>
                <w:sz w:val="18"/>
                <w:szCs w:val="18"/>
              </w:rPr>
              <w:t xml:space="preserve">if B01 = </w:t>
            </w:r>
            <w:proofErr w:type="spellStart"/>
            <w:r w:rsidR="008C27FC" w:rsidRPr="008C27FC">
              <w:rPr>
                <w:rFonts w:asciiTheme="minorHAnsi" w:hAnsiTheme="minorHAnsi"/>
                <w:sz w:val="18"/>
                <w:szCs w:val="18"/>
              </w:rPr>
              <w:t>DefaultAirflowMethod</w:t>
            </w:r>
            <w:proofErr w:type="spellEnd"/>
            <w:r w:rsidR="008C27FC" w:rsidRPr="008C27FC">
              <w:rPr>
                <w:rFonts w:asciiTheme="minorHAnsi" w:hAnsiTheme="minorHAnsi"/>
                <w:sz w:val="18"/>
                <w:szCs w:val="18"/>
              </w:rPr>
              <w:t xml:space="preserve">, user input is numeric </w:t>
            </w:r>
            <w:proofErr w:type="spellStart"/>
            <w:proofErr w:type="gramStart"/>
            <w:r w:rsidR="008C27FC" w:rsidRPr="008C27FC">
              <w:rPr>
                <w:rFonts w:asciiTheme="minorHAnsi" w:hAnsiTheme="minorHAnsi"/>
                <w:sz w:val="18"/>
                <w:szCs w:val="18"/>
              </w:rPr>
              <w:t>xx,xxx</w:t>
            </w:r>
            <w:proofErr w:type="spellEnd"/>
            <w:proofErr w:type="gramEnd"/>
            <w:r w:rsidR="008C27FC" w:rsidRPr="008C27FC">
              <w:rPr>
                <w:rFonts w:asciiTheme="minorHAnsi" w:hAnsiTheme="minorHAnsi"/>
                <w:sz w:val="18"/>
                <w:szCs w:val="18"/>
              </w:rPr>
              <w:t xml:space="preserve">; else = N/A </w:t>
            </w:r>
            <w:r w:rsidRPr="00525196">
              <w:rPr>
                <w:rFonts w:asciiTheme="minorHAnsi" w:hAnsiTheme="minorHAnsi"/>
                <w:sz w:val="18"/>
                <w:szCs w:val="18"/>
              </w:rPr>
              <w:t>(should be consistent with CF2R-MCH-20)&gt;&gt;</w:t>
            </w:r>
          </w:p>
        </w:tc>
      </w:tr>
      <w:tr w:rsidR="00CA49B4" w:rsidRPr="00525196" w14:paraId="605029C0"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E063A3D" w14:textId="6D14D48B" w:rsidR="00CA49B4" w:rsidRPr="00525196" w:rsidRDefault="00CA49B4" w:rsidP="00CA49B4">
            <w:pPr>
              <w:keepNext/>
              <w:jc w:val="center"/>
              <w:rPr>
                <w:rFonts w:asciiTheme="minorHAnsi" w:hAnsiTheme="minorHAnsi"/>
                <w:sz w:val="18"/>
                <w:szCs w:val="18"/>
              </w:rPr>
            </w:pPr>
            <w:r w:rsidRPr="001060C8">
              <w:rPr>
                <w:rFonts w:asciiTheme="minorHAnsi" w:hAnsiTheme="minorHAnsi"/>
                <w:sz w:val="18"/>
                <w:szCs w:val="18"/>
              </w:rPr>
              <w:t>0</w:t>
            </w:r>
            <w:r w:rsidRPr="006D5BBE">
              <w:rPr>
                <w:rFonts w:asciiTheme="minorHAnsi" w:hAnsiTheme="minorHAnsi"/>
                <w:sz w:val="18"/>
                <w:szCs w:val="18"/>
              </w:rPr>
              <w:t>6</w:t>
            </w:r>
          </w:p>
        </w:tc>
        <w:tc>
          <w:tcPr>
            <w:tcW w:w="1882" w:type="pct"/>
            <w:tcBorders>
              <w:top w:val="single" w:sz="4" w:space="0" w:color="auto"/>
              <w:left w:val="single" w:sz="4" w:space="0" w:color="auto"/>
              <w:bottom w:val="single" w:sz="4" w:space="0" w:color="auto"/>
              <w:right w:val="single" w:sz="4" w:space="0" w:color="auto"/>
            </w:tcBorders>
            <w:vAlign w:val="center"/>
          </w:tcPr>
          <w:p w14:paraId="1FF4F819" w14:textId="532AC0A5" w:rsidR="00CA49B4" w:rsidRPr="00525196" w:rsidRDefault="00CA49B4" w:rsidP="00CA49B4">
            <w:pPr>
              <w:keepNext/>
              <w:rPr>
                <w:rFonts w:asciiTheme="minorHAnsi" w:hAnsiTheme="minorHAnsi"/>
                <w:sz w:val="18"/>
                <w:szCs w:val="18"/>
              </w:rPr>
            </w:pPr>
            <w:r w:rsidRPr="001060C8">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13DEAAEE" w14:textId="4A2EFD41" w:rsidR="00CA49B4" w:rsidRPr="00525196" w:rsidRDefault="00CA49B4">
            <w:pPr>
              <w:keepNext/>
              <w:rPr>
                <w:rFonts w:asciiTheme="minorHAnsi" w:hAnsiTheme="minorHAnsi"/>
                <w:sz w:val="18"/>
                <w:szCs w:val="18"/>
              </w:rPr>
            </w:pPr>
            <w:r w:rsidRPr="001060C8">
              <w:rPr>
                <w:rFonts w:asciiTheme="minorHAnsi" w:hAnsiTheme="minorHAnsi"/>
                <w:sz w:val="18"/>
                <w:szCs w:val="18"/>
              </w:rPr>
              <w:t xml:space="preserve">&lt;&lt;if B01 = </w:t>
            </w:r>
            <w:proofErr w:type="spellStart"/>
            <w:r w:rsidRPr="001060C8">
              <w:rPr>
                <w:rFonts w:asciiTheme="minorHAnsi" w:hAnsiTheme="minorHAnsi"/>
                <w:sz w:val="18"/>
                <w:szCs w:val="18"/>
              </w:rPr>
              <w:t>MeasuredAirflowMethod</w:t>
            </w:r>
            <w:proofErr w:type="spellEnd"/>
            <w:r w:rsidRPr="001060C8">
              <w:rPr>
                <w:rFonts w:asciiTheme="minorHAnsi" w:hAnsiTheme="minorHAnsi"/>
                <w:sz w:val="18"/>
                <w:szCs w:val="18"/>
              </w:rPr>
              <w:t xml:space="preserve">, then user enter numeric </w:t>
            </w:r>
            <w:proofErr w:type="spellStart"/>
            <w:proofErr w:type="gramStart"/>
            <w:r w:rsidRPr="001060C8">
              <w:rPr>
                <w:rFonts w:asciiTheme="minorHAnsi" w:hAnsiTheme="minorHAnsi"/>
                <w:sz w:val="18"/>
                <w:szCs w:val="18"/>
              </w:rPr>
              <w:t>x,xxx</w:t>
            </w:r>
            <w:proofErr w:type="spellEnd"/>
            <w:proofErr w:type="gramEnd"/>
            <w:r w:rsidRPr="001060C8">
              <w:rPr>
                <w:rFonts w:asciiTheme="minorHAnsi" w:hAnsiTheme="minorHAnsi"/>
                <w:sz w:val="18"/>
                <w:szCs w:val="18"/>
              </w:rPr>
              <w:t>, else =</w:t>
            </w:r>
            <w:r>
              <w:rPr>
                <w:rFonts w:asciiTheme="minorHAnsi" w:hAnsiTheme="minorHAnsi"/>
                <w:sz w:val="18"/>
                <w:szCs w:val="18"/>
              </w:rPr>
              <w:t>N/A</w:t>
            </w:r>
            <w:r w:rsidRPr="001060C8">
              <w:rPr>
                <w:rFonts w:asciiTheme="minorHAnsi" w:hAnsiTheme="minorHAnsi"/>
                <w:sz w:val="18"/>
                <w:szCs w:val="18"/>
              </w:rPr>
              <w:t>&gt;&gt;</w:t>
            </w:r>
          </w:p>
        </w:tc>
      </w:tr>
      <w:tr w:rsidR="00CA49B4" w:rsidRPr="00525196" w14:paraId="4AE0FD2F"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C" w14:textId="5AF6BFB6"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7</w:t>
            </w:r>
          </w:p>
        </w:tc>
        <w:tc>
          <w:tcPr>
            <w:tcW w:w="1882" w:type="pct"/>
            <w:tcBorders>
              <w:top w:val="single" w:sz="4" w:space="0" w:color="auto"/>
              <w:left w:val="single" w:sz="4" w:space="0" w:color="auto"/>
              <w:bottom w:val="single" w:sz="4" w:space="0" w:color="auto"/>
              <w:right w:val="single" w:sz="4" w:space="0" w:color="auto"/>
            </w:tcBorders>
            <w:vAlign w:val="center"/>
          </w:tcPr>
          <w:p w14:paraId="4AE0FD2D" w14:textId="7C42DB5B"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4AE0FD2E"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&lt;&lt;</w:t>
            </w:r>
            <w:r w:rsidRPr="002B4489">
              <w:rPr>
                <w:rFonts w:asciiTheme="minorHAnsi" w:hAnsiTheme="minorHAnsi"/>
              </w:rPr>
              <w:t xml:space="preserve"> Auto filled field:  </w:t>
            </w:r>
            <w:proofErr w:type="spellStart"/>
            <w:r w:rsidRPr="002B4489">
              <w:rPr>
                <w:rFonts w:asciiTheme="minorHAnsi" w:hAnsiTheme="minorHAnsi"/>
              </w:rPr>
              <w:t>TestFinal</w:t>
            </w:r>
            <w:proofErr w:type="spellEnd"/>
            <w:r w:rsidRPr="002B4489">
              <w:rPr>
                <w:rFonts w:asciiTheme="minorHAnsi" w:hAnsiTheme="minorHAnsi"/>
              </w:rPr>
              <w:t xml:space="preserve"> (this is the only allowable test condition for </w:t>
            </w:r>
            <w:r w:rsidRPr="002B4489">
              <w:rPr>
                <w:rFonts w:asciiTheme="minorHAnsi" w:hAnsiTheme="minorHAnsi"/>
                <w:u w:val="single"/>
              </w:rPr>
              <w:t>Replacement/Alteration)</w:t>
            </w:r>
          </w:p>
        </w:tc>
      </w:tr>
      <w:tr w:rsidR="00CA49B4" w:rsidRPr="00525196" w14:paraId="4AE0FD3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30" w14:textId="472583A1"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4AE0FD31" w14:textId="28A82E24"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4AE0FD32"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&lt;&lt;</w:t>
            </w:r>
            <w:r w:rsidRPr="002B4489">
              <w:rPr>
                <w:rFonts w:asciiTheme="minorHAnsi" w:hAnsiTheme="minorHAnsi"/>
              </w:rPr>
              <w:t xml:space="preserve"> </w:t>
            </w:r>
            <w:proofErr w:type="gramStart"/>
            <w:r w:rsidRPr="002B4489">
              <w:rPr>
                <w:rFonts w:asciiTheme="minorHAnsi" w:hAnsiTheme="minorHAnsi"/>
              </w:rPr>
              <w:t>user</w:t>
            </w:r>
            <w:proofErr w:type="gramEnd"/>
            <w:r w:rsidRPr="002B4489">
              <w:rPr>
                <w:rFonts w:asciiTheme="minorHAnsi" w:hAnsiTheme="minorHAnsi"/>
              </w:rPr>
              <w:t xml:space="preserve"> pick one from list: </w:t>
            </w:r>
            <w:proofErr w:type="spellStart"/>
            <w:r w:rsidRPr="002B4489">
              <w:rPr>
                <w:rFonts w:asciiTheme="minorHAnsi" w:hAnsiTheme="minorHAnsi"/>
              </w:rPr>
              <w:t>LeakageToOutside</w:t>
            </w:r>
            <w:proofErr w:type="spellEnd"/>
            <w:r w:rsidRPr="002B4489">
              <w:rPr>
                <w:rFonts w:asciiTheme="minorHAnsi" w:hAnsiTheme="minorHAnsi"/>
              </w:rPr>
              <w:t xml:space="preserve">; </w:t>
            </w:r>
            <w:proofErr w:type="spellStart"/>
            <w:r w:rsidRPr="002B4489">
              <w:rPr>
                <w:rFonts w:asciiTheme="minorHAnsi" w:hAnsiTheme="minorHAnsi"/>
              </w:rPr>
              <w:t>TotalLeakage</w:t>
            </w:r>
            <w:proofErr w:type="spellEnd"/>
            <w:r w:rsidRPr="00525196">
              <w:rPr>
                <w:rFonts w:asciiTheme="minorHAnsi" w:hAnsiTheme="minorHAnsi"/>
                <w:sz w:val="18"/>
                <w:szCs w:val="18"/>
              </w:rPr>
              <w:t>&gt;&gt;</w:t>
            </w:r>
          </w:p>
        </w:tc>
      </w:tr>
      <w:tr w:rsidR="00CA49B4" w:rsidRPr="00525196" w14:paraId="4AE0FD3E"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34" w14:textId="0537A184"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4AE0FD35" w14:textId="364BC6BB"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Leakage</w:t>
            </w:r>
            <w:r>
              <w:rPr>
                <w:rFonts w:asciiTheme="minorHAnsi" w:hAnsiTheme="minorHAnsi"/>
                <w:sz w:val="18"/>
                <w:szCs w:val="18"/>
              </w:rPr>
              <w:t xml:space="preserve"> </w:t>
            </w:r>
            <w:r w:rsidRPr="00525196">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4AE0FD36" w14:textId="77777777" w:rsidR="00CA49B4" w:rsidRPr="002B4489" w:rsidRDefault="00CA49B4" w:rsidP="00CA49B4">
            <w:pPr>
              <w:keepNext/>
              <w:rPr>
                <w:rFonts w:asciiTheme="minorHAnsi" w:hAnsiTheme="minorHAnsi"/>
              </w:rPr>
            </w:pPr>
            <w:r w:rsidRPr="002B4489">
              <w:rPr>
                <w:rFonts w:asciiTheme="minorHAnsi" w:hAnsiTheme="minorHAnsi"/>
              </w:rPr>
              <w:t>&lt;&lt;calculated field:</w:t>
            </w:r>
          </w:p>
          <w:p w14:paraId="4AE0FD37" w14:textId="0152D5E6" w:rsidR="00CA49B4" w:rsidRDefault="00CA49B4" w:rsidP="00CA49B4">
            <w:pPr>
              <w:keepNext/>
              <w:rPr>
                <w:rFonts w:asciiTheme="minorHAnsi" w:hAnsiTheme="minorHAnsi"/>
              </w:rPr>
            </w:pPr>
            <w:r w:rsidRPr="002B4489">
              <w:rPr>
                <w:rFonts w:asciiTheme="minorHAnsi" w:hAnsiTheme="minorHAnsi"/>
              </w:rPr>
              <w:t xml:space="preserve">if </w:t>
            </w:r>
            <w:proofErr w:type="spellStart"/>
            <w:r w:rsidRPr="002B4489">
              <w:rPr>
                <w:rFonts w:asciiTheme="minorHAnsi" w:hAnsiTheme="minorHAnsi"/>
              </w:rPr>
              <w:t>TotalLeakage</w:t>
            </w:r>
            <w:proofErr w:type="spellEnd"/>
            <w:r w:rsidRPr="002B4489">
              <w:rPr>
                <w:rFonts w:asciiTheme="minorHAnsi" w:hAnsiTheme="minorHAnsi"/>
              </w:rPr>
              <w:t xml:space="preserve"> and </w:t>
            </w:r>
            <w:proofErr w:type="spellStart"/>
            <w:r w:rsidRPr="002B4489">
              <w:rPr>
                <w:u w:val="single"/>
              </w:rPr>
              <w:t>SingleFamily</w:t>
            </w:r>
            <w:proofErr w:type="spellEnd"/>
            <w:r w:rsidRPr="002B4489">
              <w:t xml:space="preserve"> and </w:t>
            </w:r>
            <w:proofErr w:type="spellStart"/>
            <w:r w:rsidRPr="002B4489">
              <w:rPr>
                <w:rFonts w:asciiTheme="minorHAnsi" w:hAnsiTheme="minorHAnsi"/>
              </w:rPr>
              <w:t>TestFinal</w:t>
            </w:r>
            <w:proofErr w:type="spellEnd"/>
            <w:r w:rsidRPr="002B4489">
              <w:rPr>
                <w:rFonts w:asciiTheme="minorHAnsi" w:hAnsiTheme="minorHAnsi"/>
              </w:rPr>
              <w:t xml:space="preserve"> and </w:t>
            </w:r>
            <w:r w:rsidRPr="002B4489">
              <w:rPr>
                <w:rFonts w:asciiTheme="minorHAnsi" w:hAnsiTheme="minorHAnsi"/>
                <w:u w:val="single"/>
              </w:rPr>
              <w:t>Replacement</w:t>
            </w:r>
            <w:r w:rsidRPr="002B4489">
              <w:rPr>
                <w:rFonts w:asciiTheme="minorHAnsi" w:hAnsiTheme="minorHAnsi"/>
              </w:rPr>
              <w:t xml:space="preserve"> then </w:t>
            </w:r>
            <w:proofErr w:type="spellStart"/>
            <w:r w:rsidRPr="002B4489">
              <w:rPr>
                <w:rFonts w:asciiTheme="minorHAnsi" w:hAnsiTheme="minorHAnsi"/>
              </w:rPr>
              <w:t>LeakageFactor</w:t>
            </w:r>
            <w:proofErr w:type="spellEnd"/>
            <w:r w:rsidRPr="002B4489">
              <w:rPr>
                <w:rFonts w:asciiTheme="minorHAnsi" w:hAnsiTheme="minorHAnsi"/>
              </w:rPr>
              <w:t>=</w:t>
            </w:r>
            <w:proofErr w:type="gramStart"/>
            <w:r w:rsidRPr="002B4489">
              <w:rPr>
                <w:rFonts w:asciiTheme="minorHAnsi" w:hAnsiTheme="minorHAnsi"/>
                <w:u w:val="single"/>
              </w:rPr>
              <w:t>0.0</w:t>
            </w:r>
            <w:r>
              <w:rPr>
                <w:rFonts w:asciiTheme="minorHAnsi" w:hAnsiTheme="minorHAnsi"/>
                <w:u w:val="single"/>
              </w:rPr>
              <w:t>5</w:t>
            </w:r>
            <w:r w:rsidRPr="002B4489">
              <w:rPr>
                <w:rFonts w:asciiTheme="minorHAnsi" w:hAnsiTheme="minorHAnsi"/>
              </w:rPr>
              <w:t>;</w:t>
            </w:r>
            <w:proofErr w:type="gramEnd"/>
            <w:r w:rsidRPr="002B4489">
              <w:rPr>
                <w:rFonts w:asciiTheme="minorHAnsi" w:hAnsiTheme="minorHAnsi"/>
              </w:rPr>
              <w:t xml:space="preserve"> </w:t>
            </w:r>
          </w:p>
          <w:p w14:paraId="69A1AF28" w14:textId="77777777" w:rsidR="00CA49B4" w:rsidRPr="002B4489" w:rsidRDefault="00CA49B4" w:rsidP="00CA49B4">
            <w:pPr>
              <w:keepNext/>
              <w:rPr>
                <w:rFonts w:asciiTheme="minorHAnsi" w:hAnsiTheme="minorHAnsi"/>
              </w:rPr>
            </w:pPr>
          </w:p>
          <w:p w14:paraId="4AE0FD38" w14:textId="61CC5E7E" w:rsidR="00CA49B4" w:rsidRPr="00B77ABF" w:rsidDel="00F11D5A" w:rsidRDefault="00CA49B4" w:rsidP="00CA49B4">
            <w:pPr>
              <w:keepNext/>
              <w:rPr>
                <w:del w:id="13" w:author="Alhabibi, Haider@Energy" w:date="2021-12-06T12:29:00Z"/>
                <w:rFonts w:asciiTheme="minorHAnsi" w:hAnsiTheme="minorHAnsi"/>
                <w:highlight w:val="yellow"/>
                <w:rPrChange w:id="14" w:author="Markstrum, Alexis@Energy" w:date="2021-10-26T11:31:00Z">
                  <w:rPr>
                    <w:del w:id="15" w:author="Alhabibi, Haider@Energy" w:date="2021-12-06T12:29:00Z"/>
                    <w:rFonts w:asciiTheme="minorHAnsi" w:hAnsiTheme="minorHAnsi"/>
                  </w:rPr>
                </w:rPrChange>
              </w:rPr>
            </w:pPr>
            <w:del w:id="16" w:author="Alhabibi, Haider@Energy" w:date="2021-12-06T12:29:00Z">
              <w:r w:rsidRPr="00B77ABF" w:rsidDel="00F11D5A">
                <w:rPr>
                  <w:rFonts w:asciiTheme="minorHAnsi" w:hAnsiTheme="minorHAnsi"/>
                  <w:highlight w:val="yellow"/>
                  <w:rPrChange w:id="17" w:author="Markstrum, Alexis@Energy" w:date="2021-10-26T11:31:00Z">
                    <w:rPr>
                      <w:rFonts w:asciiTheme="minorHAnsi" w:hAnsiTheme="minorHAnsi"/>
                    </w:rPr>
                  </w:rPrChange>
                </w:rPr>
                <w:delText xml:space="preserve">elseif TotalLeakage and </w:delText>
              </w:r>
              <w:r w:rsidRPr="00B77ABF" w:rsidDel="00F11D5A">
                <w:rPr>
                  <w:highlight w:val="yellow"/>
                  <w:u w:val="single"/>
                  <w:rPrChange w:id="18" w:author="Markstrum, Alexis@Energy" w:date="2021-10-26T11:31:00Z">
                    <w:rPr>
                      <w:u w:val="single"/>
                    </w:rPr>
                  </w:rPrChange>
                </w:rPr>
                <w:delText>MultiFamily</w:delText>
              </w:r>
              <w:r w:rsidRPr="00B77ABF" w:rsidDel="00F11D5A">
                <w:rPr>
                  <w:highlight w:val="yellow"/>
                  <w:rPrChange w:id="19" w:author="Markstrum, Alexis@Energy" w:date="2021-10-26T11:31:00Z">
                    <w:rPr/>
                  </w:rPrChange>
                </w:rPr>
                <w:delText xml:space="preserve"> and </w:delText>
              </w:r>
              <w:r w:rsidRPr="00B77ABF" w:rsidDel="00F11D5A">
                <w:rPr>
                  <w:rFonts w:asciiTheme="minorHAnsi" w:hAnsiTheme="minorHAnsi"/>
                  <w:highlight w:val="yellow"/>
                  <w:rPrChange w:id="20" w:author="Markstrum, Alexis@Energy" w:date="2021-10-26T11:31:00Z">
                    <w:rPr>
                      <w:rFonts w:asciiTheme="minorHAnsi" w:hAnsiTheme="minorHAnsi"/>
                    </w:rPr>
                  </w:rPrChange>
                </w:rPr>
                <w:delText xml:space="preserve">TestFinal and </w:delText>
              </w:r>
              <w:r w:rsidRPr="00B77ABF" w:rsidDel="00F11D5A">
                <w:rPr>
                  <w:rFonts w:asciiTheme="minorHAnsi" w:hAnsiTheme="minorHAnsi"/>
                  <w:highlight w:val="yellow"/>
                  <w:u w:val="single"/>
                  <w:rPrChange w:id="21" w:author="Markstrum, Alexis@Energy" w:date="2021-10-26T11:31:00Z">
                    <w:rPr>
                      <w:rFonts w:asciiTheme="minorHAnsi" w:hAnsiTheme="minorHAnsi"/>
                      <w:u w:val="single"/>
                    </w:rPr>
                  </w:rPrChange>
                </w:rPr>
                <w:delText>Replacement</w:delText>
              </w:r>
              <w:r w:rsidRPr="00B77ABF" w:rsidDel="00F11D5A">
                <w:rPr>
                  <w:rFonts w:asciiTheme="minorHAnsi" w:hAnsiTheme="minorHAnsi"/>
                  <w:highlight w:val="yellow"/>
                  <w:rPrChange w:id="22" w:author="Markstrum, Alexis@Energy" w:date="2021-10-26T11:31:00Z">
                    <w:rPr>
                      <w:rFonts w:asciiTheme="minorHAnsi" w:hAnsiTheme="minorHAnsi"/>
                    </w:rPr>
                  </w:rPrChange>
                </w:rPr>
                <w:delText xml:space="preserve"> then LeakageFactor=</w:delText>
              </w:r>
              <w:r w:rsidRPr="00B77ABF" w:rsidDel="00F11D5A">
                <w:rPr>
                  <w:rFonts w:asciiTheme="minorHAnsi" w:hAnsiTheme="minorHAnsi"/>
                  <w:highlight w:val="yellow"/>
                  <w:u w:val="single"/>
                  <w:rPrChange w:id="23" w:author="Markstrum, Alexis@Energy" w:date="2021-10-26T11:31:00Z">
                    <w:rPr>
                      <w:rFonts w:asciiTheme="minorHAnsi" w:hAnsiTheme="minorHAnsi"/>
                      <w:u w:val="single"/>
                    </w:rPr>
                  </w:rPrChange>
                </w:rPr>
                <w:delText>0.12</w:delText>
              </w:r>
              <w:r w:rsidRPr="00B77ABF" w:rsidDel="00F11D5A">
                <w:rPr>
                  <w:rFonts w:asciiTheme="minorHAnsi" w:hAnsiTheme="minorHAnsi"/>
                  <w:highlight w:val="yellow"/>
                  <w:rPrChange w:id="24" w:author="Markstrum, Alexis@Energy" w:date="2021-10-26T11:31:00Z">
                    <w:rPr>
                      <w:rFonts w:asciiTheme="minorHAnsi" w:hAnsiTheme="minorHAnsi"/>
                    </w:rPr>
                  </w:rPrChange>
                </w:rPr>
                <w:delText xml:space="preserve">; </w:delText>
              </w:r>
            </w:del>
          </w:p>
          <w:p w14:paraId="1C963C9F" w14:textId="7851FAEF" w:rsidR="00CA49B4" w:rsidRPr="00B77ABF" w:rsidDel="00F11D5A" w:rsidRDefault="00CA49B4" w:rsidP="00CA49B4">
            <w:pPr>
              <w:keepNext/>
              <w:rPr>
                <w:del w:id="25" w:author="Alhabibi, Haider@Energy" w:date="2021-12-06T12:29:00Z"/>
                <w:rFonts w:asciiTheme="minorHAnsi" w:hAnsiTheme="minorHAnsi"/>
                <w:highlight w:val="yellow"/>
                <w:rPrChange w:id="26" w:author="Markstrum, Alexis@Energy" w:date="2021-10-26T11:31:00Z">
                  <w:rPr>
                    <w:del w:id="27" w:author="Alhabibi, Haider@Energy" w:date="2021-12-06T12:29:00Z"/>
                    <w:rFonts w:asciiTheme="minorHAnsi" w:hAnsiTheme="minorHAnsi"/>
                  </w:rPr>
                </w:rPrChange>
              </w:rPr>
            </w:pPr>
          </w:p>
          <w:p w14:paraId="4AE0FD39" w14:textId="7B060913" w:rsidR="00CA49B4" w:rsidDel="00F11D5A" w:rsidRDefault="00CA49B4" w:rsidP="00CA49B4">
            <w:pPr>
              <w:keepNext/>
              <w:rPr>
                <w:del w:id="28" w:author="Alhabibi, Haider@Energy" w:date="2021-12-06T12:29:00Z"/>
                <w:rFonts w:asciiTheme="minorHAnsi" w:hAnsiTheme="minorHAnsi"/>
              </w:rPr>
            </w:pPr>
            <w:del w:id="29" w:author="Alhabibi, Haider@Energy" w:date="2021-12-06T12:29:00Z">
              <w:r w:rsidRPr="00B77ABF" w:rsidDel="00F11D5A">
                <w:rPr>
                  <w:rFonts w:asciiTheme="minorHAnsi" w:hAnsiTheme="minorHAnsi"/>
                  <w:highlight w:val="yellow"/>
                  <w:rPrChange w:id="30" w:author="Markstrum, Alexis@Energy" w:date="2021-10-26T11:31:00Z">
                    <w:rPr>
                      <w:rFonts w:asciiTheme="minorHAnsi" w:hAnsiTheme="minorHAnsi"/>
                    </w:rPr>
                  </w:rPrChange>
                </w:rPr>
                <w:delText xml:space="preserve">elseif LeakageToOutside and </w:delText>
              </w:r>
              <w:r w:rsidRPr="00B77ABF" w:rsidDel="00F11D5A">
                <w:rPr>
                  <w:highlight w:val="yellow"/>
                  <w:u w:val="single"/>
                  <w:rPrChange w:id="31" w:author="Markstrum, Alexis@Energy" w:date="2021-10-26T11:31:00Z">
                    <w:rPr>
                      <w:u w:val="single"/>
                    </w:rPr>
                  </w:rPrChange>
                </w:rPr>
                <w:delText>MultiFamily</w:delText>
              </w:r>
              <w:r w:rsidRPr="00B77ABF" w:rsidDel="00F11D5A">
                <w:rPr>
                  <w:highlight w:val="yellow"/>
                  <w:rPrChange w:id="32" w:author="Markstrum, Alexis@Energy" w:date="2021-10-26T11:31:00Z">
                    <w:rPr/>
                  </w:rPrChange>
                </w:rPr>
                <w:delText xml:space="preserve"> and </w:delText>
              </w:r>
              <w:r w:rsidRPr="00B77ABF" w:rsidDel="00F11D5A">
                <w:rPr>
                  <w:rFonts w:asciiTheme="minorHAnsi" w:hAnsiTheme="minorHAnsi"/>
                  <w:highlight w:val="yellow"/>
                  <w:rPrChange w:id="33" w:author="Markstrum, Alexis@Energy" w:date="2021-10-26T11:31:00Z">
                    <w:rPr>
                      <w:rFonts w:asciiTheme="minorHAnsi" w:hAnsiTheme="minorHAnsi"/>
                    </w:rPr>
                  </w:rPrChange>
                </w:rPr>
                <w:delText xml:space="preserve">TestFinal and </w:delText>
              </w:r>
              <w:r w:rsidRPr="00B77ABF" w:rsidDel="00F11D5A">
                <w:rPr>
                  <w:rFonts w:asciiTheme="minorHAnsi" w:hAnsiTheme="minorHAnsi"/>
                  <w:highlight w:val="yellow"/>
                  <w:u w:val="single"/>
                  <w:rPrChange w:id="34" w:author="Markstrum, Alexis@Energy" w:date="2021-10-26T11:31:00Z">
                    <w:rPr>
                      <w:rFonts w:asciiTheme="minorHAnsi" w:hAnsiTheme="minorHAnsi"/>
                      <w:u w:val="single"/>
                    </w:rPr>
                  </w:rPrChange>
                </w:rPr>
                <w:delText>Replacement</w:delText>
              </w:r>
              <w:r w:rsidRPr="00B77ABF" w:rsidDel="00F11D5A">
                <w:rPr>
                  <w:rFonts w:asciiTheme="minorHAnsi" w:hAnsiTheme="minorHAnsi"/>
                  <w:highlight w:val="yellow"/>
                  <w:rPrChange w:id="35" w:author="Markstrum, Alexis@Energy" w:date="2021-10-26T11:31:00Z">
                    <w:rPr>
                      <w:rFonts w:asciiTheme="minorHAnsi" w:hAnsiTheme="minorHAnsi"/>
                    </w:rPr>
                  </w:rPrChange>
                </w:rPr>
                <w:delText xml:space="preserve"> then LeakageFactor=</w:delText>
              </w:r>
              <w:r w:rsidRPr="00B77ABF" w:rsidDel="00F11D5A">
                <w:rPr>
                  <w:rFonts w:asciiTheme="minorHAnsi" w:hAnsiTheme="minorHAnsi"/>
                  <w:highlight w:val="yellow"/>
                  <w:u w:val="single"/>
                  <w:rPrChange w:id="36" w:author="Markstrum, Alexis@Energy" w:date="2021-10-26T11:31:00Z">
                    <w:rPr>
                      <w:rFonts w:asciiTheme="minorHAnsi" w:hAnsiTheme="minorHAnsi"/>
                      <w:u w:val="single"/>
                    </w:rPr>
                  </w:rPrChange>
                </w:rPr>
                <w:delText>0.0</w:delText>
              </w:r>
              <w:r w:rsidR="004E7451" w:rsidRPr="00B77ABF" w:rsidDel="00F11D5A">
                <w:rPr>
                  <w:rFonts w:asciiTheme="minorHAnsi" w:hAnsiTheme="minorHAnsi"/>
                  <w:highlight w:val="yellow"/>
                  <w:u w:val="single"/>
                  <w:rPrChange w:id="37" w:author="Markstrum, Alexis@Energy" w:date="2021-10-26T11:31:00Z">
                    <w:rPr>
                      <w:rFonts w:asciiTheme="minorHAnsi" w:hAnsiTheme="minorHAnsi"/>
                      <w:u w:val="single"/>
                    </w:rPr>
                  </w:rPrChange>
                </w:rPr>
                <w:delText>6</w:delText>
              </w:r>
              <w:r w:rsidRPr="00B77ABF" w:rsidDel="00F11D5A">
                <w:rPr>
                  <w:rFonts w:asciiTheme="minorHAnsi" w:hAnsiTheme="minorHAnsi"/>
                  <w:highlight w:val="yellow"/>
                  <w:rPrChange w:id="38" w:author="Markstrum, Alexis@Energy" w:date="2021-10-26T11:31:00Z">
                    <w:rPr>
                      <w:rFonts w:asciiTheme="minorHAnsi" w:hAnsiTheme="minorHAnsi"/>
                    </w:rPr>
                  </w:rPrChange>
                </w:rPr>
                <w:delText>;</w:delText>
              </w:r>
              <w:r w:rsidRPr="002B4489" w:rsidDel="00F11D5A">
                <w:rPr>
                  <w:rFonts w:asciiTheme="minorHAnsi" w:hAnsiTheme="minorHAnsi"/>
                </w:rPr>
                <w:delText xml:space="preserve"> </w:delText>
              </w:r>
            </w:del>
          </w:p>
          <w:p w14:paraId="0B94C93E" w14:textId="77777777" w:rsidR="00CA49B4" w:rsidRPr="002B4489" w:rsidRDefault="00CA49B4" w:rsidP="00CA49B4">
            <w:pPr>
              <w:keepNext/>
              <w:rPr>
                <w:rFonts w:asciiTheme="minorHAnsi" w:hAnsiTheme="minorHAnsi"/>
              </w:rPr>
            </w:pPr>
          </w:p>
          <w:p w14:paraId="4AE0FD3A" w14:textId="77777777" w:rsidR="00CA49B4" w:rsidRPr="002B4489" w:rsidRDefault="00CA49B4" w:rsidP="00CA49B4">
            <w:pPr>
              <w:keepNext/>
              <w:rPr>
                <w:rFonts w:asciiTheme="minorHAnsi" w:hAnsiTheme="minorHAnsi"/>
              </w:rPr>
            </w:pPr>
            <w:r w:rsidRPr="002B4489">
              <w:rPr>
                <w:rFonts w:asciiTheme="minorHAnsi" w:hAnsiTheme="minorHAnsi"/>
              </w:rPr>
              <w:t xml:space="preserve">elseif </w:t>
            </w:r>
            <w:proofErr w:type="spellStart"/>
            <w:r w:rsidRPr="002B4489">
              <w:rPr>
                <w:rFonts w:asciiTheme="minorHAnsi" w:hAnsiTheme="minorHAnsi"/>
              </w:rPr>
              <w:t>TotalLeakage</w:t>
            </w:r>
            <w:proofErr w:type="spellEnd"/>
            <w:r w:rsidRPr="002B4489">
              <w:rPr>
                <w:rFonts w:asciiTheme="minorHAnsi" w:hAnsiTheme="minorHAnsi"/>
              </w:rPr>
              <w:t xml:space="preserve"> and </w:t>
            </w:r>
            <w:proofErr w:type="spellStart"/>
            <w:r w:rsidRPr="002B4489">
              <w:rPr>
                <w:rFonts w:asciiTheme="minorHAnsi" w:hAnsiTheme="minorHAnsi"/>
              </w:rPr>
              <w:t>TestFinal</w:t>
            </w:r>
            <w:proofErr w:type="spellEnd"/>
            <w:r w:rsidRPr="002B4489">
              <w:rPr>
                <w:rFonts w:asciiTheme="minorHAnsi" w:hAnsiTheme="minorHAnsi"/>
              </w:rPr>
              <w:t xml:space="preserve"> and </w:t>
            </w:r>
            <w:r w:rsidRPr="002B4489">
              <w:rPr>
                <w:rFonts w:asciiTheme="minorHAnsi" w:hAnsiTheme="minorHAnsi"/>
                <w:u w:val="single"/>
              </w:rPr>
              <w:t>Alteration</w:t>
            </w:r>
            <w:r w:rsidRPr="002B4489">
              <w:rPr>
                <w:rFonts w:asciiTheme="minorHAnsi" w:hAnsiTheme="minorHAnsi"/>
              </w:rPr>
              <w:t xml:space="preserve"> then </w:t>
            </w:r>
          </w:p>
          <w:p w14:paraId="377CD055" w14:textId="4A7F610A" w:rsidR="00CA49B4" w:rsidRDefault="00CA49B4" w:rsidP="00CA49B4">
            <w:pPr>
              <w:keepNext/>
              <w:rPr>
                <w:rFonts w:asciiTheme="minorHAnsi" w:hAnsiTheme="minorHAnsi"/>
              </w:rPr>
            </w:pPr>
            <w:proofErr w:type="spellStart"/>
            <w:r w:rsidRPr="002B4489">
              <w:rPr>
                <w:rFonts w:asciiTheme="minorHAnsi" w:hAnsiTheme="minorHAnsi"/>
              </w:rPr>
              <w:t>LeakageFactor</w:t>
            </w:r>
            <w:proofErr w:type="spellEnd"/>
            <w:r w:rsidRPr="002B4489">
              <w:rPr>
                <w:rFonts w:asciiTheme="minorHAnsi" w:hAnsiTheme="minorHAnsi"/>
              </w:rPr>
              <w:t>=</w:t>
            </w:r>
            <w:r w:rsidRPr="002B4489">
              <w:rPr>
                <w:rFonts w:asciiTheme="minorHAnsi" w:hAnsiTheme="minorHAnsi"/>
                <w:u w:val="single"/>
              </w:rPr>
              <w:t>0.1</w:t>
            </w:r>
            <w:ins w:id="39" w:author="Markstrum, Alexis@Energy" w:date="2021-10-26T11:31:00Z">
              <w:r w:rsidR="00B77ABF">
                <w:rPr>
                  <w:rFonts w:asciiTheme="minorHAnsi" w:hAnsiTheme="minorHAnsi"/>
                  <w:u w:val="single"/>
                </w:rPr>
                <w:t>0</w:t>
              </w:r>
            </w:ins>
            <w:del w:id="40" w:author="Markstrum, Alexis@Energy" w:date="2021-10-26T11:31:00Z">
              <w:r w:rsidRPr="002B4489" w:rsidDel="00B77ABF">
                <w:rPr>
                  <w:rFonts w:asciiTheme="minorHAnsi" w:hAnsiTheme="minorHAnsi"/>
                  <w:u w:val="single"/>
                </w:rPr>
                <w:delText>5</w:delText>
              </w:r>
            </w:del>
            <w:r w:rsidRPr="002B4489">
              <w:rPr>
                <w:rFonts w:asciiTheme="minorHAnsi" w:hAnsiTheme="minorHAnsi"/>
                <w:u w:val="single"/>
              </w:rPr>
              <w:t xml:space="preserve"> </w:t>
            </w:r>
            <w:del w:id="41" w:author="Alhabibi, Haider@Energy" w:date="2021-12-06T12:29:00Z">
              <w:r w:rsidRPr="002B4489" w:rsidDel="00A31FC5">
                <w:rPr>
                  <w:rFonts w:asciiTheme="minorHAnsi" w:hAnsiTheme="minorHAnsi"/>
                </w:rPr>
                <w:delText>(applicable to both single and multifamily</w:delText>
              </w:r>
            </w:del>
            <w:del w:id="42" w:author="Alhabibi, Haider@Energy" w:date="2021-12-06T12:30:00Z">
              <w:r w:rsidRPr="002B4489" w:rsidDel="00A31FC5">
                <w:rPr>
                  <w:rFonts w:asciiTheme="minorHAnsi" w:hAnsiTheme="minorHAnsi"/>
                </w:rPr>
                <w:delText>)</w:delText>
              </w:r>
            </w:del>
            <w:r w:rsidRPr="002B4489">
              <w:rPr>
                <w:rFonts w:asciiTheme="minorHAnsi" w:hAnsiTheme="minorHAnsi"/>
              </w:rPr>
              <w:t>;</w:t>
            </w:r>
          </w:p>
          <w:p w14:paraId="4AE0FD3B" w14:textId="6065ABCD" w:rsidR="00CA49B4" w:rsidRPr="002B4489" w:rsidRDefault="00CA49B4" w:rsidP="00CA49B4">
            <w:pPr>
              <w:keepNext/>
              <w:rPr>
                <w:rFonts w:asciiTheme="minorHAnsi" w:hAnsiTheme="minorHAnsi"/>
              </w:rPr>
            </w:pPr>
            <w:r w:rsidRPr="002B4489">
              <w:rPr>
                <w:rFonts w:asciiTheme="minorHAnsi" w:hAnsiTheme="minorHAnsi"/>
              </w:rPr>
              <w:t xml:space="preserve">  </w:t>
            </w:r>
          </w:p>
          <w:p w14:paraId="1440BEB6" w14:textId="245046BD" w:rsidR="00CA49B4" w:rsidRDefault="00CA49B4" w:rsidP="00CA49B4">
            <w:pPr>
              <w:keepNext/>
              <w:rPr>
                <w:rFonts w:asciiTheme="minorHAnsi" w:hAnsiTheme="minorHAnsi"/>
              </w:rPr>
            </w:pPr>
            <w:r w:rsidRPr="002B4489">
              <w:rPr>
                <w:rFonts w:asciiTheme="minorHAnsi" w:hAnsiTheme="minorHAnsi"/>
              </w:rPr>
              <w:t xml:space="preserve">elseif </w:t>
            </w:r>
            <w:proofErr w:type="spellStart"/>
            <w:r w:rsidRPr="002B4489">
              <w:rPr>
                <w:rFonts w:asciiTheme="minorHAnsi" w:hAnsiTheme="minorHAnsi"/>
              </w:rPr>
              <w:t>LeakageToOutside</w:t>
            </w:r>
            <w:proofErr w:type="spellEnd"/>
            <w:r w:rsidRPr="002B4489">
              <w:rPr>
                <w:rFonts w:asciiTheme="minorHAnsi" w:hAnsiTheme="minorHAnsi"/>
              </w:rPr>
              <w:t xml:space="preserve"> and </w:t>
            </w:r>
            <w:proofErr w:type="spellStart"/>
            <w:r w:rsidRPr="002B4489">
              <w:rPr>
                <w:rFonts w:asciiTheme="minorHAnsi" w:hAnsiTheme="minorHAnsi"/>
              </w:rPr>
              <w:t>TestFinal</w:t>
            </w:r>
            <w:proofErr w:type="spellEnd"/>
            <w:r w:rsidRPr="002B4489">
              <w:rPr>
                <w:rFonts w:asciiTheme="minorHAnsi" w:hAnsiTheme="minorHAnsi"/>
              </w:rPr>
              <w:t xml:space="preserve"> and </w:t>
            </w:r>
            <w:r w:rsidRPr="002B4489">
              <w:rPr>
                <w:rFonts w:asciiTheme="minorHAnsi" w:hAnsiTheme="minorHAnsi"/>
                <w:u w:val="single"/>
              </w:rPr>
              <w:t>Alteration</w:t>
            </w:r>
            <w:r w:rsidRPr="002B4489">
              <w:rPr>
                <w:rFonts w:asciiTheme="minorHAnsi" w:hAnsiTheme="minorHAnsi"/>
              </w:rPr>
              <w:t xml:space="preserve"> then </w:t>
            </w:r>
            <w:proofErr w:type="spellStart"/>
            <w:r w:rsidRPr="002B4489">
              <w:rPr>
                <w:rFonts w:asciiTheme="minorHAnsi" w:hAnsiTheme="minorHAnsi"/>
              </w:rPr>
              <w:t>LeakageFactor</w:t>
            </w:r>
            <w:proofErr w:type="spellEnd"/>
            <w:r w:rsidRPr="002B4489">
              <w:rPr>
                <w:rFonts w:asciiTheme="minorHAnsi" w:hAnsiTheme="minorHAnsi"/>
              </w:rPr>
              <w:t>=</w:t>
            </w:r>
            <w:r w:rsidRPr="002B4489">
              <w:rPr>
                <w:rFonts w:asciiTheme="minorHAnsi" w:hAnsiTheme="minorHAnsi"/>
                <w:u w:val="single"/>
              </w:rPr>
              <w:t>0.</w:t>
            </w:r>
            <w:ins w:id="43" w:author="Markstrum, Alexis@Energy" w:date="2021-10-26T11:31:00Z">
              <w:r w:rsidR="00B77ABF">
                <w:rPr>
                  <w:rFonts w:asciiTheme="minorHAnsi" w:hAnsiTheme="minorHAnsi"/>
                  <w:u w:val="single"/>
                </w:rPr>
                <w:t>07</w:t>
              </w:r>
            </w:ins>
            <w:del w:id="44" w:author="Markstrum, Alexis@Energy" w:date="2021-10-26T11:31:00Z">
              <w:r w:rsidRPr="002B4489" w:rsidDel="00B77ABF">
                <w:rPr>
                  <w:rFonts w:asciiTheme="minorHAnsi" w:hAnsiTheme="minorHAnsi"/>
                  <w:u w:val="single"/>
                </w:rPr>
                <w:delText>10</w:delText>
              </w:r>
            </w:del>
            <w:r w:rsidRPr="002B4489">
              <w:rPr>
                <w:rFonts w:asciiTheme="minorHAnsi" w:hAnsiTheme="minorHAnsi"/>
                <w:u w:val="single"/>
              </w:rPr>
              <w:t xml:space="preserve"> </w:t>
            </w:r>
            <w:del w:id="45" w:author="Alhabibi, Haider@Energy" w:date="2021-12-06T12:30:00Z">
              <w:r w:rsidRPr="002B4489" w:rsidDel="00A31FC5">
                <w:rPr>
                  <w:rFonts w:asciiTheme="minorHAnsi" w:hAnsiTheme="minorHAnsi"/>
                </w:rPr>
                <w:delText>(applicable to both single and multifamily)</w:delText>
              </w:r>
            </w:del>
            <w:r w:rsidRPr="002B4489">
              <w:rPr>
                <w:rFonts w:asciiTheme="minorHAnsi" w:hAnsiTheme="minorHAnsi"/>
              </w:rPr>
              <w:t xml:space="preserve">; </w:t>
            </w:r>
          </w:p>
          <w:p w14:paraId="4AE0FD3C" w14:textId="7198F6CB" w:rsidR="00CA49B4" w:rsidRPr="002B4489" w:rsidRDefault="00CA49B4" w:rsidP="00CA49B4">
            <w:pPr>
              <w:keepNext/>
              <w:rPr>
                <w:rFonts w:asciiTheme="minorHAnsi" w:hAnsiTheme="minorHAnsi"/>
              </w:rPr>
            </w:pPr>
            <w:r w:rsidRPr="002B4489">
              <w:rPr>
                <w:rFonts w:asciiTheme="minorHAnsi" w:hAnsiTheme="minorHAnsi"/>
              </w:rPr>
              <w:t xml:space="preserve"> </w:t>
            </w:r>
          </w:p>
          <w:p w14:paraId="4AE0FD3D" w14:textId="77777777" w:rsidR="00CA49B4" w:rsidRPr="00525196" w:rsidRDefault="00CA49B4" w:rsidP="00CA49B4">
            <w:pPr>
              <w:keepNext/>
              <w:rPr>
                <w:rFonts w:asciiTheme="minorHAnsi" w:hAnsiTheme="minorHAnsi"/>
                <w:sz w:val="18"/>
                <w:szCs w:val="18"/>
              </w:rPr>
            </w:pPr>
            <w:r w:rsidRPr="002B4489">
              <w:rPr>
                <w:rFonts w:asciiTheme="minorHAnsi" w:hAnsiTheme="minorHAnsi"/>
              </w:rPr>
              <w:t>else error message if invalid entries for arguments&gt;&gt;</w:t>
            </w:r>
          </w:p>
        </w:tc>
      </w:tr>
      <w:tr w:rsidR="00CA49B4" w:rsidRPr="00525196" w14:paraId="4AE0FD52"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47" w14:textId="11D60437" w:rsidR="00CA49B4" w:rsidRPr="00525196" w:rsidRDefault="00CA49B4" w:rsidP="00CA49B4">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1882" w:type="pct"/>
            <w:tcBorders>
              <w:top w:val="single" w:sz="4" w:space="0" w:color="auto"/>
              <w:left w:val="single" w:sz="4" w:space="0" w:color="auto"/>
              <w:bottom w:val="single" w:sz="4" w:space="0" w:color="auto"/>
              <w:right w:val="single" w:sz="4" w:space="0" w:color="auto"/>
            </w:tcBorders>
            <w:vAlign w:val="center"/>
          </w:tcPr>
          <w:p w14:paraId="4AE0FD48" w14:textId="3A67740B"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4AE0FD49"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&lt;&lt;calculated field: numeric xxx:</w:t>
            </w:r>
          </w:p>
          <w:p w14:paraId="0A796EF2" w14:textId="77777777" w:rsidR="00CB62D6" w:rsidRPr="00CB62D6" w:rsidRDefault="00CB62D6" w:rsidP="00CB62D6">
            <w:pPr>
              <w:keepNext/>
              <w:rPr>
                <w:rFonts w:asciiTheme="minorHAnsi" w:hAnsiTheme="minorHAnsi"/>
                <w:sz w:val="18"/>
                <w:szCs w:val="18"/>
                <w:u w:val="single"/>
              </w:rPr>
            </w:pPr>
            <w:r w:rsidRPr="00CB62D6">
              <w:rPr>
                <w:rFonts w:asciiTheme="minorHAnsi" w:hAnsiTheme="minorHAnsi"/>
                <w:sz w:val="18"/>
                <w:szCs w:val="18"/>
                <w:u w:val="single"/>
              </w:rPr>
              <w:t xml:space="preserve">if </w:t>
            </w:r>
            <w:proofErr w:type="spellStart"/>
            <w:r w:rsidRPr="00CB62D6">
              <w:rPr>
                <w:rFonts w:asciiTheme="minorHAnsi" w:hAnsiTheme="minorHAnsi"/>
                <w:sz w:val="18"/>
                <w:szCs w:val="18"/>
                <w:u w:val="single"/>
              </w:rPr>
              <w:t>AHUAirflowMethod</w:t>
            </w:r>
            <w:proofErr w:type="spellEnd"/>
            <w:r w:rsidRPr="00CB62D6">
              <w:rPr>
                <w:rFonts w:asciiTheme="minorHAnsi" w:hAnsiTheme="minorHAnsi"/>
                <w:sz w:val="18"/>
                <w:szCs w:val="18"/>
                <w:u w:val="single"/>
              </w:rPr>
              <w:t xml:space="preserve">= </w:t>
            </w:r>
            <w:proofErr w:type="spellStart"/>
            <w:r w:rsidRPr="00CB62D6">
              <w:rPr>
                <w:rFonts w:asciiTheme="minorHAnsi" w:hAnsiTheme="minorHAnsi"/>
                <w:sz w:val="18"/>
                <w:szCs w:val="18"/>
                <w:u w:val="single"/>
              </w:rPr>
              <w:t>DefaultAirflowMethod</w:t>
            </w:r>
            <w:proofErr w:type="spellEnd"/>
            <w:r w:rsidRPr="00CB62D6">
              <w:rPr>
                <w:rFonts w:asciiTheme="minorHAnsi" w:hAnsiTheme="minorHAnsi"/>
                <w:sz w:val="18"/>
                <w:szCs w:val="18"/>
                <w:u w:val="single"/>
              </w:rPr>
              <w:t xml:space="preserve"> then </w:t>
            </w:r>
          </w:p>
          <w:p w14:paraId="0DF8EBC6" w14:textId="6FA1FF4C" w:rsidR="00CB62D6" w:rsidRDefault="00CB62D6" w:rsidP="00CB62D6">
            <w:pPr>
              <w:keepNext/>
              <w:rPr>
                <w:rFonts w:asciiTheme="minorHAnsi" w:hAnsiTheme="minorHAnsi"/>
                <w:sz w:val="18"/>
                <w:szCs w:val="18"/>
                <w:u w:val="single"/>
              </w:rPr>
            </w:pPr>
            <w:proofErr w:type="spellStart"/>
            <w:r w:rsidRPr="00CB62D6">
              <w:rPr>
                <w:rFonts w:asciiTheme="minorHAnsi" w:hAnsiTheme="minorHAnsi"/>
                <w:sz w:val="18"/>
                <w:szCs w:val="18"/>
                <w:u w:val="single"/>
              </w:rPr>
              <w:t>AHUAirflow</w:t>
            </w:r>
            <w:proofErr w:type="spellEnd"/>
            <w:r w:rsidRPr="00CB62D6">
              <w:rPr>
                <w:rFonts w:asciiTheme="minorHAnsi" w:hAnsiTheme="minorHAnsi"/>
                <w:sz w:val="18"/>
                <w:szCs w:val="18"/>
                <w:u w:val="single"/>
              </w:rPr>
              <w:t>=</w:t>
            </w:r>
            <w:proofErr w:type="spellStart"/>
            <w:r w:rsidRPr="00CB62D6">
              <w:rPr>
                <w:rFonts w:asciiTheme="minorHAnsi" w:hAnsiTheme="minorHAnsi"/>
                <w:sz w:val="18"/>
                <w:szCs w:val="18"/>
                <w:u w:val="single"/>
              </w:rPr>
              <w:t>ZonedCondFloorArea</w:t>
            </w:r>
            <w:proofErr w:type="spellEnd"/>
            <w:r w:rsidRPr="00CB62D6">
              <w:rPr>
                <w:rFonts w:asciiTheme="minorHAnsi" w:hAnsiTheme="minorHAnsi"/>
                <w:sz w:val="18"/>
                <w:szCs w:val="18"/>
                <w:u w:val="single"/>
              </w:rPr>
              <w:t xml:space="preserve">*0.5* </w:t>
            </w:r>
            <w:proofErr w:type="spellStart"/>
            <w:proofErr w:type="gramStart"/>
            <w:r w:rsidRPr="00CB62D6">
              <w:rPr>
                <w:rFonts w:asciiTheme="minorHAnsi" w:hAnsiTheme="minorHAnsi"/>
                <w:sz w:val="18"/>
                <w:szCs w:val="18"/>
                <w:u w:val="single"/>
              </w:rPr>
              <w:t>LeakageFactor</w:t>
            </w:r>
            <w:proofErr w:type="spellEnd"/>
            <w:r w:rsidRPr="00CB62D6">
              <w:rPr>
                <w:rFonts w:asciiTheme="minorHAnsi" w:hAnsiTheme="minorHAnsi"/>
                <w:sz w:val="18"/>
                <w:szCs w:val="18"/>
                <w:u w:val="single"/>
              </w:rPr>
              <w:t>;</w:t>
            </w:r>
            <w:proofErr w:type="gramEnd"/>
          </w:p>
          <w:p w14:paraId="1285D85D" w14:textId="77777777" w:rsidR="00CB62D6" w:rsidRDefault="00CB62D6" w:rsidP="00CA49B4">
            <w:pPr>
              <w:keepNext/>
              <w:rPr>
                <w:rFonts w:asciiTheme="minorHAnsi" w:hAnsiTheme="minorHAnsi"/>
                <w:sz w:val="18"/>
                <w:szCs w:val="18"/>
                <w:u w:val="single"/>
              </w:rPr>
            </w:pPr>
          </w:p>
          <w:p w14:paraId="2FF42781" w14:textId="77777777" w:rsidR="00CB62D6" w:rsidRDefault="00CA49B4" w:rsidP="00CA49B4">
            <w:pPr>
              <w:keepNext/>
              <w:rPr>
                <w:rFonts w:asciiTheme="minorHAnsi" w:hAnsiTheme="minorHAnsi"/>
                <w:sz w:val="18"/>
                <w:szCs w:val="18"/>
                <w:u w:val="single"/>
              </w:rPr>
            </w:pPr>
            <w:r w:rsidRPr="00525196">
              <w:rPr>
                <w:rFonts w:asciiTheme="minorHAnsi" w:hAnsiTheme="minorHAnsi"/>
                <w:sz w:val="18"/>
                <w:szCs w:val="18"/>
                <w:u w:val="single"/>
              </w:rPr>
              <w:t xml:space="preserve">if </w:t>
            </w:r>
            <w:proofErr w:type="spellStart"/>
            <w:r w:rsidRPr="00525196">
              <w:rPr>
                <w:rFonts w:asciiTheme="minorHAnsi" w:hAnsiTheme="minorHAnsi"/>
                <w:sz w:val="18"/>
                <w:szCs w:val="18"/>
                <w:u w:val="single"/>
              </w:rPr>
              <w:t>AHUAirflowMethod</w:t>
            </w:r>
            <w:proofErr w:type="spellEnd"/>
            <w:r w:rsidRPr="00525196">
              <w:rPr>
                <w:rFonts w:asciiTheme="minorHAnsi" w:hAnsiTheme="minorHAnsi"/>
                <w:sz w:val="18"/>
                <w:szCs w:val="18"/>
                <w:u w:val="single"/>
              </w:rPr>
              <w:t xml:space="preserve">= </w:t>
            </w:r>
            <w:proofErr w:type="spellStart"/>
            <w:r w:rsidRPr="00525196">
              <w:rPr>
                <w:rFonts w:asciiTheme="minorHAnsi" w:hAnsiTheme="minorHAnsi"/>
                <w:sz w:val="18"/>
                <w:szCs w:val="18"/>
                <w:u w:val="single"/>
              </w:rPr>
              <w:t>CoolingSystemMethod</w:t>
            </w:r>
            <w:proofErr w:type="spellEnd"/>
            <w:r w:rsidRPr="00525196">
              <w:rPr>
                <w:rFonts w:asciiTheme="minorHAnsi" w:hAnsiTheme="minorHAnsi"/>
                <w:sz w:val="18"/>
                <w:szCs w:val="18"/>
                <w:u w:val="single"/>
              </w:rPr>
              <w:t xml:space="preserve"> </w:t>
            </w:r>
            <w:r w:rsidR="00CB62D6">
              <w:rPr>
                <w:rFonts w:asciiTheme="minorHAnsi" w:hAnsiTheme="minorHAnsi"/>
                <w:sz w:val="18"/>
                <w:szCs w:val="18"/>
                <w:u w:val="single"/>
              </w:rPr>
              <w:t>and A09=no,</w:t>
            </w:r>
          </w:p>
          <w:p w14:paraId="4AE0FD4D" w14:textId="6E66D992" w:rsidR="00CA49B4" w:rsidRDefault="00CA49B4" w:rsidP="00CA49B4">
            <w:pPr>
              <w:keepNext/>
              <w:rPr>
                <w:rFonts w:asciiTheme="minorHAnsi" w:hAnsiTheme="minorHAnsi"/>
                <w:sz w:val="18"/>
                <w:szCs w:val="18"/>
                <w:u w:val="single"/>
              </w:rPr>
            </w:pPr>
            <w:r w:rsidRPr="00525196">
              <w:rPr>
                <w:rFonts w:asciiTheme="minorHAnsi" w:hAnsiTheme="minorHAnsi"/>
                <w:sz w:val="18"/>
                <w:szCs w:val="18"/>
                <w:u w:val="single"/>
              </w:rPr>
              <w:t xml:space="preserve">then </w:t>
            </w:r>
            <w:proofErr w:type="spellStart"/>
            <w:r w:rsidRPr="00525196">
              <w:rPr>
                <w:rFonts w:asciiTheme="minorHAnsi" w:hAnsiTheme="minorHAnsi"/>
                <w:sz w:val="18"/>
                <w:szCs w:val="18"/>
                <w:u w:val="single"/>
              </w:rPr>
              <w:t>AHUAirflow</w:t>
            </w:r>
            <w:proofErr w:type="spellEnd"/>
            <w:r w:rsidRPr="00525196">
              <w:rPr>
                <w:rFonts w:asciiTheme="minorHAnsi" w:hAnsiTheme="minorHAnsi"/>
                <w:sz w:val="18"/>
                <w:szCs w:val="18"/>
                <w:u w:val="single"/>
              </w:rPr>
              <w:t>=</w:t>
            </w:r>
            <w:proofErr w:type="spellStart"/>
            <w:r w:rsidRPr="00525196">
              <w:rPr>
                <w:rFonts w:asciiTheme="minorHAnsi" w:hAnsiTheme="minorHAnsi"/>
                <w:sz w:val="18"/>
                <w:szCs w:val="18"/>
                <w:u w:val="single"/>
              </w:rPr>
              <w:t>CondenserNomCoolCapacityTon</w:t>
            </w:r>
            <w:proofErr w:type="spellEnd"/>
            <w:r w:rsidRPr="00525196">
              <w:rPr>
                <w:rFonts w:asciiTheme="minorHAnsi" w:hAnsiTheme="minorHAnsi"/>
                <w:sz w:val="18"/>
                <w:szCs w:val="18"/>
                <w:u w:val="single"/>
              </w:rPr>
              <w:t>*400*</w:t>
            </w:r>
            <w:r w:rsidRPr="00525196">
              <w:rPr>
                <w:rFonts w:asciiTheme="minorHAnsi" w:hAnsiTheme="minorHAnsi"/>
                <w:sz w:val="18"/>
                <w:szCs w:val="18"/>
              </w:rPr>
              <w:t xml:space="preserve"> </w:t>
            </w:r>
            <w:proofErr w:type="spellStart"/>
            <w:proofErr w:type="gramStart"/>
            <w:r w:rsidRPr="00525196">
              <w:rPr>
                <w:rFonts w:asciiTheme="minorHAnsi" w:hAnsiTheme="minorHAnsi"/>
                <w:sz w:val="18"/>
                <w:szCs w:val="18"/>
              </w:rPr>
              <w:t>LeakageFactor</w:t>
            </w:r>
            <w:proofErr w:type="spellEnd"/>
            <w:r w:rsidRPr="00525196">
              <w:rPr>
                <w:rFonts w:asciiTheme="minorHAnsi" w:hAnsiTheme="minorHAnsi"/>
                <w:sz w:val="18"/>
                <w:szCs w:val="18"/>
                <w:u w:val="single"/>
              </w:rPr>
              <w:t>;</w:t>
            </w:r>
            <w:proofErr w:type="gramEnd"/>
          </w:p>
          <w:p w14:paraId="4F515DF8" w14:textId="46A516B3" w:rsidR="00CB62D6" w:rsidRDefault="00CB62D6" w:rsidP="00CA49B4">
            <w:pPr>
              <w:keepNext/>
              <w:rPr>
                <w:rFonts w:asciiTheme="minorHAnsi" w:hAnsiTheme="minorHAnsi"/>
                <w:sz w:val="18"/>
                <w:szCs w:val="18"/>
                <w:u w:val="single"/>
              </w:rPr>
            </w:pPr>
          </w:p>
          <w:p w14:paraId="106EA419" w14:textId="77777777" w:rsidR="00CB62D6" w:rsidRPr="00CB62D6" w:rsidRDefault="00CB62D6" w:rsidP="00CB62D6">
            <w:pPr>
              <w:keepNext/>
              <w:rPr>
                <w:rFonts w:asciiTheme="minorHAnsi" w:hAnsiTheme="minorHAnsi"/>
                <w:sz w:val="18"/>
                <w:szCs w:val="18"/>
                <w:u w:val="single"/>
              </w:rPr>
            </w:pPr>
            <w:r w:rsidRPr="00CB62D6">
              <w:rPr>
                <w:rFonts w:asciiTheme="minorHAnsi" w:hAnsiTheme="minorHAnsi"/>
                <w:sz w:val="18"/>
                <w:szCs w:val="18"/>
                <w:u w:val="single"/>
              </w:rPr>
              <w:t xml:space="preserve">elseif </w:t>
            </w:r>
            <w:proofErr w:type="spellStart"/>
            <w:r w:rsidRPr="00CB62D6">
              <w:rPr>
                <w:rFonts w:asciiTheme="minorHAnsi" w:hAnsiTheme="minorHAnsi"/>
                <w:sz w:val="18"/>
                <w:szCs w:val="18"/>
                <w:u w:val="single"/>
              </w:rPr>
              <w:t>AHUAirflowMethod</w:t>
            </w:r>
            <w:proofErr w:type="spellEnd"/>
            <w:r w:rsidRPr="00CB62D6">
              <w:rPr>
                <w:rFonts w:asciiTheme="minorHAnsi" w:hAnsiTheme="minorHAnsi"/>
                <w:sz w:val="18"/>
                <w:szCs w:val="18"/>
                <w:u w:val="single"/>
              </w:rPr>
              <w:t xml:space="preserve"> = </w:t>
            </w:r>
            <w:proofErr w:type="spellStart"/>
            <w:r w:rsidRPr="00CB62D6">
              <w:rPr>
                <w:rFonts w:asciiTheme="minorHAnsi" w:hAnsiTheme="minorHAnsi"/>
                <w:sz w:val="18"/>
                <w:szCs w:val="18"/>
                <w:u w:val="single"/>
              </w:rPr>
              <w:t>CoolingSystemMethod</w:t>
            </w:r>
            <w:proofErr w:type="spellEnd"/>
            <w:r w:rsidRPr="00CB62D6">
              <w:rPr>
                <w:rFonts w:asciiTheme="minorHAnsi" w:hAnsiTheme="minorHAnsi"/>
                <w:sz w:val="18"/>
                <w:szCs w:val="18"/>
                <w:u w:val="single"/>
              </w:rPr>
              <w:t xml:space="preserve"> and A09=yes, </w:t>
            </w:r>
          </w:p>
          <w:p w14:paraId="4664B701" w14:textId="7F9A1371" w:rsidR="00CB62D6" w:rsidRDefault="00CB62D6" w:rsidP="00CB62D6">
            <w:pPr>
              <w:keepNext/>
              <w:rPr>
                <w:rFonts w:asciiTheme="minorHAnsi" w:hAnsiTheme="minorHAnsi"/>
                <w:sz w:val="18"/>
                <w:szCs w:val="18"/>
                <w:u w:val="single"/>
              </w:rPr>
            </w:pPr>
            <w:r w:rsidRPr="00CB62D6">
              <w:rPr>
                <w:rFonts w:asciiTheme="minorHAnsi" w:hAnsiTheme="minorHAnsi"/>
                <w:sz w:val="18"/>
                <w:szCs w:val="18"/>
                <w:u w:val="single"/>
              </w:rPr>
              <w:t>then value=</w:t>
            </w:r>
            <w:proofErr w:type="spellStart"/>
            <w:r w:rsidRPr="00CB62D6">
              <w:rPr>
                <w:rFonts w:asciiTheme="minorHAnsi" w:hAnsiTheme="minorHAnsi"/>
                <w:sz w:val="18"/>
                <w:szCs w:val="18"/>
                <w:u w:val="single"/>
              </w:rPr>
              <w:t>CondenserNomCoolCapacityTon</w:t>
            </w:r>
            <w:proofErr w:type="spellEnd"/>
            <w:r w:rsidRPr="00CB62D6">
              <w:rPr>
                <w:rFonts w:asciiTheme="minorHAnsi" w:hAnsiTheme="minorHAnsi"/>
                <w:sz w:val="18"/>
                <w:szCs w:val="18"/>
                <w:u w:val="single"/>
              </w:rPr>
              <w:t xml:space="preserve"> *250*</w:t>
            </w:r>
            <w:proofErr w:type="spellStart"/>
            <w:proofErr w:type="gramStart"/>
            <w:r w:rsidRPr="00CB62D6">
              <w:rPr>
                <w:rFonts w:asciiTheme="minorHAnsi" w:hAnsiTheme="minorHAnsi"/>
                <w:sz w:val="18"/>
                <w:szCs w:val="18"/>
                <w:u w:val="single"/>
              </w:rPr>
              <w:t>LeakageFactor</w:t>
            </w:r>
            <w:proofErr w:type="spellEnd"/>
            <w:r w:rsidRPr="00CB62D6">
              <w:rPr>
                <w:rFonts w:asciiTheme="minorHAnsi" w:hAnsiTheme="minorHAnsi"/>
                <w:sz w:val="18"/>
                <w:szCs w:val="18"/>
                <w:u w:val="single"/>
              </w:rPr>
              <w:t>;</w:t>
            </w:r>
            <w:proofErr w:type="gramEnd"/>
          </w:p>
          <w:p w14:paraId="5143DDD5" w14:textId="77777777" w:rsidR="00CB62D6" w:rsidRPr="00525196" w:rsidRDefault="00CB62D6" w:rsidP="00CA49B4">
            <w:pPr>
              <w:keepNext/>
              <w:rPr>
                <w:rFonts w:asciiTheme="minorHAnsi" w:hAnsiTheme="minorHAnsi"/>
                <w:sz w:val="18"/>
                <w:szCs w:val="18"/>
                <w:u w:val="single"/>
              </w:rPr>
            </w:pPr>
          </w:p>
          <w:p w14:paraId="4AE0FD4E" w14:textId="77777777" w:rsidR="00CA49B4" w:rsidRPr="00525196" w:rsidRDefault="00CA49B4" w:rsidP="00CA49B4">
            <w:pPr>
              <w:keepNext/>
              <w:rPr>
                <w:rFonts w:asciiTheme="minorHAnsi" w:hAnsiTheme="minorHAnsi"/>
                <w:sz w:val="18"/>
                <w:szCs w:val="18"/>
                <w:u w:val="single"/>
              </w:rPr>
            </w:pPr>
            <w:r w:rsidRPr="00525196">
              <w:rPr>
                <w:rFonts w:asciiTheme="minorHAnsi" w:hAnsiTheme="minorHAnsi"/>
                <w:sz w:val="18"/>
                <w:szCs w:val="18"/>
                <w:u w:val="single"/>
              </w:rPr>
              <w:t xml:space="preserve">elseif </w:t>
            </w:r>
            <w:proofErr w:type="spellStart"/>
            <w:r w:rsidRPr="00525196">
              <w:rPr>
                <w:rFonts w:asciiTheme="minorHAnsi" w:hAnsiTheme="minorHAnsi"/>
                <w:sz w:val="18"/>
                <w:szCs w:val="18"/>
                <w:u w:val="single"/>
              </w:rPr>
              <w:t>AHUAirflowMethod</w:t>
            </w:r>
            <w:proofErr w:type="spellEnd"/>
            <w:r w:rsidRPr="00525196">
              <w:rPr>
                <w:rFonts w:asciiTheme="minorHAnsi" w:hAnsiTheme="minorHAnsi"/>
                <w:sz w:val="18"/>
                <w:szCs w:val="18"/>
                <w:u w:val="single"/>
              </w:rPr>
              <w:t xml:space="preserve">= </w:t>
            </w:r>
            <w:proofErr w:type="spellStart"/>
            <w:r w:rsidRPr="00525196">
              <w:rPr>
                <w:rFonts w:asciiTheme="minorHAnsi" w:hAnsiTheme="minorHAnsi"/>
                <w:sz w:val="18"/>
                <w:szCs w:val="18"/>
                <w:u w:val="single"/>
              </w:rPr>
              <w:t>HeatingSystemMethod</w:t>
            </w:r>
            <w:proofErr w:type="spellEnd"/>
          </w:p>
          <w:p w14:paraId="4AE0FD4F" w14:textId="79FD7726" w:rsidR="00CA49B4" w:rsidRDefault="00CA49B4" w:rsidP="00CA49B4">
            <w:pPr>
              <w:keepNext/>
              <w:rPr>
                <w:rFonts w:asciiTheme="minorHAnsi" w:hAnsiTheme="minorHAnsi"/>
                <w:sz w:val="18"/>
                <w:szCs w:val="18"/>
                <w:u w:val="single"/>
              </w:rPr>
            </w:pPr>
            <w:r w:rsidRPr="00525196">
              <w:rPr>
                <w:rFonts w:asciiTheme="minorHAnsi" w:hAnsiTheme="minorHAnsi"/>
                <w:sz w:val="18"/>
                <w:szCs w:val="18"/>
                <w:u w:val="single"/>
              </w:rPr>
              <w:t xml:space="preserve">then </w:t>
            </w:r>
            <w:proofErr w:type="spellStart"/>
            <w:r w:rsidRPr="00525196">
              <w:rPr>
                <w:rFonts w:asciiTheme="minorHAnsi" w:hAnsiTheme="minorHAnsi"/>
                <w:sz w:val="18"/>
                <w:szCs w:val="18"/>
                <w:u w:val="single"/>
              </w:rPr>
              <w:t>AHUAirflow</w:t>
            </w:r>
            <w:proofErr w:type="spellEnd"/>
            <w:r w:rsidRPr="00525196">
              <w:rPr>
                <w:rFonts w:asciiTheme="minorHAnsi" w:hAnsiTheme="minorHAnsi"/>
                <w:sz w:val="18"/>
                <w:szCs w:val="18"/>
                <w:u w:val="single"/>
              </w:rPr>
              <w:t>=</w:t>
            </w:r>
            <w:proofErr w:type="spellStart"/>
            <w:r w:rsidRPr="00525196">
              <w:rPr>
                <w:rFonts w:asciiTheme="minorHAnsi" w:hAnsiTheme="minorHAnsi"/>
                <w:sz w:val="18"/>
                <w:szCs w:val="18"/>
                <w:u w:val="single"/>
              </w:rPr>
              <w:t>HeatingCapacityKbtuh</w:t>
            </w:r>
            <w:proofErr w:type="spellEnd"/>
            <w:r w:rsidRPr="00525196">
              <w:rPr>
                <w:rFonts w:asciiTheme="minorHAnsi" w:hAnsiTheme="minorHAnsi"/>
                <w:sz w:val="18"/>
                <w:szCs w:val="18"/>
                <w:u w:val="single"/>
              </w:rPr>
              <w:t>*21.7*</w:t>
            </w:r>
            <w:r w:rsidRPr="00525196">
              <w:rPr>
                <w:rFonts w:asciiTheme="minorHAnsi" w:hAnsiTheme="minorHAnsi"/>
                <w:sz w:val="18"/>
                <w:szCs w:val="18"/>
              </w:rPr>
              <w:t xml:space="preserve"> </w:t>
            </w:r>
            <w:proofErr w:type="spellStart"/>
            <w:proofErr w:type="gramStart"/>
            <w:r w:rsidRPr="00525196">
              <w:rPr>
                <w:rFonts w:asciiTheme="minorHAnsi" w:hAnsiTheme="minorHAnsi"/>
                <w:sz w:val="18"/>
                <w:szCs w:val="18"/>
              </w:rPr>
              <w:t>LeakageFactor</w:t>
            </w:r>
            <w:proofErr w:type="spellEnd"/>
            <w:r w:rsidRPr="00525196">
              <w:rPr>
                <w:rFonts w:asciiTheme="minorHAnsi" w:hAnsiTheme="minorHAnsi"/>
                <w:sz w:val="18"/>
                <w:szCs w:val="18"/>
                <w:u w:val="single"/>
              </w:rPr>
              <w:t>;</w:t>
            </w:r>
            <w:proofErr w:type="gramEnd"/>
          </w:p>
          <w:p w14:paraId="0BD0F002" w14:textId="77777777" w:rsidR="00CA49B4" w:rsidRPr="00525196" w:rsidRDefault="00CA49B4" w:rsidP="00CA49B4">
            <w:pPr>
              <w:keepNext/>
              <w:rPr>
                <w:rFonts w:asciiTheme="minorHAnsi" w:hAnsiTheme="minorHAnsi"/>
                <w:sz w:val="18"/>
                <w:szCs w:val="18"/>
                <w:u w:val="single"/>
              </w:rPr>
            </w:pPr>
          </w:p>
          <w:p w14:paraId="4AE0FD50"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u w:val="single"/>
              </w:rPr>
              <w:t xml:space="preserve">elseif </w:t>
            </w:r>
            <w:proofErr w:type="spellStart"/>
            <w:r w:rsidRPr="00525196">
              <w:rPr>
                <w:rFonts w:asciiTheme="minorHAnsi" w:hAnsiTheme="minorHAnsi"/>
                <w:sz w:val="18"/>
                <w:szCs w:val="18"/>
                <w:u w:val="single"/>
              </w:rPr>
              <w:t>AHUAirflowMethod</w:t>
            </w:r>
            <w:proofErr w:type="spellEnd"/>
            <w:r w:rsidRPr="00525196">
              <w:rPr>
                <w:rFonts w:asciiTheme="minorHAnsi" w:hAnsiTheme="minorHAnsi"/>
                <w:sz w:val="18"/>
                <w:szCs w:val="18"/>
                <w:u w:val="single"/>
              </w:rPr>
              <w:t xml:space="preserve">= </w:t>
            </w:r>
            <w:proofErr w:type="spellStart"/>
            <w:r w:rsidRPr="00525196">
              <w:rPr>
                <w:rFonts w:asciiTheme="minorHAnsi" w:hAnsiTheme="minorHAnsi"/>
                <w:sz w:val="18"/>
                <w:szCs w:val="18"/>
                <w:u w:val="single"/>
              </w:rPr>
              <w:t>MeasuredAirflowMethod</w:t>
            </w:r>
            <w:proofErr w:type="spellEnd"/>
            <w:r w:rsidRPr="00525196">
              <w:rPr>
                <w:rFonts w:asciiTheme="minorHAnsi" w:hAnsiTheme="minorHAnsi"/>
                <w:sz w:val="18"/>
                <w:szCs w:val="18"/>
              </w:rPr>
              <w:t xml:space="preserve"> then</w:t>
            </w:r>
          </w:p>
          <w:p w14:paraId="044702F2" w14:textId="77777777" w:rsidR="00CA49B4" w:rsidRDefault="00CA49B4" w:rsidP="00CA49B4">
            <w:pPr>
              <w:keepNext/>
              <w:rPr>
                <w:rFonts w:asciiTheme="minorHAnsi" w:hAnsiTheme="minorHAnsi"/>
                <w:sz w:val="18"/>
                <w:szCs w:val="18"/>
              </w:rPr>
            </w:pPr>
            <w:proofErr w:type="spellStart"/>
            <w:r w:rsidRPr="00525196">
              <w:rPr>
                <w:rFonts w:asciiTheme="minorHAnsi" w:hAnsiTheme="minorHAnsi"/>
                <w:sz w:val="18"/>
                <w:szCs w:val="18"/>
                <w:u w:val="single"/>
              </w:rPr>
              <w:t>AHUAirflow</w:t>
            </w:r>
            <w:proofErr w:type="spellEnd"/>
            <w:r w:rsidRPr="00525196">
              <w:rPr>
                <w:rFonts w:asciiTheme="minorHAnsi" w:hAnsiTheme="minorHAnsi"/>
                <w:sz w:val="18"/>
                <w:szCs w:val="18"/>
                <w:u w:val="single"/>
              </w:rPr>
              <w:t>=</w:t>
            </w:r>
            <w:r w:rsidRPr="00525196">
              <w:rPr>
                <w:rFonts w:asciiTheme="minorHAnsi" w:hAnsiTheme="minorHAnsi"/>
                <w:sz w:val="18"/>
                <w:szCs w:val="18"/>
              </w:rPr>
              <w:t xml:space="preserve"> Measured </w:t>
            </w:r>
            <w:proofErr w:type="spellStart"/>
            <w:r w:rsidRPr="00525196">
              <w:rPr>
                <w:rFonts w:asciiTheme="minorHAnsi" w:hAnsiTheme="minorHAnsi"/>
                <w:sz w:val="18"/>
                <w:szCs w:val="18"/>
              </w:rPr>
              <w:t>AHUAirflow</w:t>
            </w:r>
            <w:proofErr w:type="spellEnd"/>
            <w:r w:rsidRPr="00525196">
              <w:rPr>
                <w:rFonts w:asciiTheme="minorHAnsi" w:hAnsiTheme="minorHAnsi"/>
                <w:sz w:val="18"/>
                <w:szCs w:val="18"/>
              </w:rPr>
              <w:t xml:space="preserve"> * </w:t>
            </w:r>
            <w:proofErr w:type="spellStart"/>
            <w:r w:rsidRPr="00525196">
              <w:rPr>
                <w:rFonts w:asciiTheme="minorHAnsi" w:hAnsiTheme="minorHAnsi"/>
                <w:sz w:val="18"/>
                <w:szCs w:val="18"/>
              </w:rPr>
              <w:t>LeakageFactor</w:t>
            </w:r>
            <w:proofErr w:type="spellEnd"/>
          </w:p>
          <w:p w14:paraId="6478836E" w14:textId="77777777" w:rsidR="00CA49B4" w:rsidRDefault="00CA49B4" w:rsidP="00CA49B4">
            <w:pPr>
              <w:keepNext/>
              <w:rPr>
                <w:rFonts w:asciiTheme="minorHAnsi" w:hAnsiTheme="minorHAnsi"/>
                <w:sz w:val="18"/>
                <w:szCs w:val="18"/>
              </w:rPr>
            </w:pPr>
          </w:p>
          <w:p w14:paraId="1F0AC59A" w14:textId="77777777" w:rsidR="00CA49B4" w:rsidRPr="001060C8" w:rsidRDefault="00CA49B4" w:rsidP="00CA49B4">
            <w:pPr>
              <w:keepNext/>
              <w:rPr>
                <w:rFonts w:asciiTheme="minorHAnsi" w:hAnsiTheme="minorHAnsi"/>
                <w:sz w:val="18"/>
                <w:szCs w:val="18"/>
                <w:u w:val="single"/>
              </w:rPr>
            </w:pPr>
            <w:r w:rsidRPr="001060C8">
              <w:rPr>
                <w:rFonts w:asciiTheme="minorHAnsi" w:hAnsiTheme="minorHAnsi"/>
                <w:sz w:val="18"/>
                <w:szCs w:val="18"/>
                <w:u w:val="single"/>
              </w:rPr>
              <w:t xml:space="preserve">elseif </w:t>
            </w:r>
            <w:proofErr w:type="spellStart"/>
            <w:r w:rsidRPr="001060C8">
              <w:rPr>
                <w:rFonts w:asciiTheme="minorHAnsi" w:hAnsiTheme="minorHAnsi"/>
                <w:sz w:val="18"/>
                <w:szCs w:val="18"/>
                <w:u w:val="single"/>
              </w:rPr>
              <w:t>AHUAirflowMethod</w:t>
            </w:r>
            <w:proofErr w:type="spellEnd"/>
            <w:r w:rsidRPr="001060C8">
              <w:rPr>
                <w:rFonts w:asciiTheme="minorHAnsi" w:hAnsiTheme="minorHAnsi"/>
                <w:sz w:val="18"/>
                <w:szCs w:val="18"/>
                <w:u w:val="single"/>
              </w:rPr>
              <w:t xml:space="preserve">= </w:t>
            </w:r>
            <w:proofErr w:type="spellStart"/>
            <w:r w:rsidRPr="001060C8">
              <w:rPr>
                <w:rFonts w:asciiTheme="minorHAnsi" w:hAnsiTheme="minorHAnsi"/>
                <w:sz w:val="18"/>
                <w:szCs w:val="18"/>
                <w:u w:val="single"/>
              </w:rPr>
              <w:t>IndoorUnitMethod</w:t>
            </w:r>
            <w:proofErr w:type="spellEnd"/>
            <w:r w:rsidRPr="001060C8">
              <w:rPr>
                <w:rFonts w:asciiTheme="minorHAnsi" w:hAnsiTheme="minorHAnsi"/>
                <w:sz w:val="18"/>
                <w:szCs w:val="18"/>
                <w:u w:val="single"/>
              </w:rPr>
              <w:t xml:space="preserve"> then</w:t>
            </w:r>
          </w:p>
          <w:p w14:paraId="4AE0FD51" w14:textId="5AEF025E" w:rsidR="00CA49B4" w:rsidRPr="00525196" w:rsidRDefault="00CA49B4" w:rsidP="00CA49B4">
            <w:pPr>
              <w:keepNext/>
              <w:rPr>
                <w:rFonts w:asciiTheme="minorHAnsi" w:hAnsiTheme="minorHAnsi"/>
                <w:sz w:val="18"/>
                <w:szCs w:val="18"/>
              </w:rPr>
            </w:pPr>
            <w:proofErr w:type="spellStart"/>
            <w:r w:rsidRPr="001060C8">
              <w:rPr>
                <w:rFonts w:asciiTheme="minorHAnsi" w:hAnsiTheme="minorHAnsi"/>
                <w:sz w:val="18"/>
                <w:szCs w:val="18"/>
                <w:u w:val="single"/>
              </w:rPr>
              <w:t>AHUAirflow</w:t>
            </w:r>
            <w:proofErr w:type="spellEnd"/>
            <w:r w:rsidRPr="001060C8">
              <w:rPr>
                <w:rFonts w:asciiTheme="minorHAnsi" w:hAnsiTheme="minorHAnsi"/>
                <w:sz w:val="18"/>
                <w:szCs w:val="18"/>
                <w:u w:val="single"/>
              </w:rPr>
              <w:t>=</w:t>
            </w:r>
            <w:proofErr w:type="spellStart"/>
            <w:r w:rsidRPr="001060C8">
              <w:rPr>
                <w:rFonts w:asciiTheme="minorHAnsi" w:hAnsiTheme="minorHAnsi"/>
                <w:sz w:val="18"/>
                <w:szCs w:val="18"/>
                <w:u w:val="single"/>
              </w:rPr>
              <w:t>IndoorAirUnitCoolingCapacityton</w:t>
            </w:r>
            <w:proofErr w:type="spellEnd"/>
            <w:r w:rsidRPr="001060C8">
              <w:rPr>
                <w:rFonts w:asciiTheme="minorHAnsi" w:hAnsiTheme="minorHAnsi"/>
                <w:sz w:val="18"/>
                <w:szCs w:val="18"/>
                <w:u w:val="single"/>
              </w:rPr>
              <w:t>*</w:t>
            </w:r>
            <w:del w:id="46" w:author="Markstrum, Alexis@Energy" w:date="2021-10-26T11:32:00Z">
              <w:r w:rsidRPr="001060C8" w:rsidDel="00267DA8">
                <w:rPr>
                  <w:rFonts w:asciiTheme="minorHAnsi" w:hAnsiTheme="minorHAnsi"/>
                  <w:sz w:val="18"/>
                  <w:szCs w:val="18"/>
                  <w:u w:val="single"/>
                </w:rPr>
                <w:delText>400</w:delText>
              </w:r>
            </w:del>
            <w:ins w:id="47" w:author="Markstrum, Alexis@Energy" w:date="2021-10-26T11:32:00Z">
              <w:r w:rsidR="00267DA8">
                <w:rPr>
                  <w:rFonts w:asciiTheme="minorHAnsi" w:hAnsiTheme="minorHAnsi"/>
                  <w:sz w:val="18"/>
                  <w:szCs w:val="18"/>
                  <w:u w:val="single"/>
                </w:rPr>
                <w:t>350</w:t>
              </w:r>
            </w:ins>
            <w:r w:rsidRPr="001060C8">
              <w:rPr>
                <w:rFonts w:asciiTheme="minorHAnsi" w:hAnsiTheme="minorHAnsi"/>
                <w:sz w:val="18"/>
                <w:szCs w:val="18"/>
                <w:u w:val="single"/>
              </w:rPr>
              <w:t>*</w:t>
            </w:r>
            <w:proofErr w:type="spellStart"/>
            <w:r w:rsidRPr="001060C8">
              <w:rPr>
                <w:rFonts w:asciiTheme="minorHAnsi" w:hAnsiTheme="minorHAnsi"/>
                <w:sz w:val="18"/>
                <w:szCs w:val="18"/>
                <w:u w:val="single"/>
              </w:rPr>
              <w:t>LeakageFactor</w:t>
            </w:r>
            <w:proofErr w:type="spellEnd"/>
            <w:r w:rsidRPr="00525196">
              <w:rPr>
                <w:rFonts w:asciiTheme="minorHAnsi" w:hAnsiTheme="minorHAnsi"/>
                <w:sz w:val="18"/>
                <w:szCs w:val="18"/>
                <w:u w:val="single"/>
              </w:rPr>
              <w:t xml:space="preserve"> &gt;&gt;</w:t>
            </w:r>
          </w:p>
        </w:tc>
      </w:tr>
      <w:tr w:rsidR="00CA49B4" w:rsidRPr="00525196" w14:paraId="4AE0FD56" w14:textId="77777777" w:rsidTr="005621F7">
        <w:trPr>
          <w:trHeight w:val="432"/>
        </w:trPr>
        <w:tc>
          <w:tcPr>
            <w:tcW w:w="213" w:type="pct"/>
            <w:tcBorders>
              <w:bottom w:val="single" w:sz="4" w:space="0" w:color="auto"/>
            </w:tcBorders>
            <w:vAlign w:val="center"/>
          </w:tcPr>
          <w:p w14:paraId="4AE0FD53" w14:textId="2893BB9E" w:rsidR="00CA49B4" w:rsidRPr="00525196" w:rsidRDefault="00CA49B4" w:rsidP="00CA49B4">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1</w:t>
            </w:r>
            <w:r>
              <w:rPr>
                <w:rFonts w:asciiTheme="minorHAnsi" w:hAnsiTheme="minorHAnsi"/>
                <w:sz w:val="18"/>
                <w:szCs w:val="18"/>
              </w:rPr>
              <w:t>1</w:t>
            </w:r>
          </w:p>
        </w:tc>
        <w:tc>
          <w:tcPr>
            <w:tcW w:w="1882" w:type="pct"/>
            <w:tcBorders>
              <w:bottom w:val="single" w:sz="4" w:space="0" w:color="auto"/>
            </w:tcBorders>
            <w:shd w:val="clear" w:color="auto" w:fill="auto"/>
            <w:vAlign w:val="center"/>
          </w:tcPr>
          <w:p w14:paraId="4AE0FD54" w14:textId="67F442C3" w:rsidR="00CA49B4" w:rsidRPr="00525196" w:rsidRDefault="00CA49B4" w:rsidP="00CA49B4">
            <w:pPr>
              <w:keepNext/>
              <w:rPr>
                <w:rFonts w:asciiTheme="minorHAnsi" w:hAnsiTheme="minorHAnsi"/>
                <w:b/>
                <w:sz w:val="18"/>
                <w:szCs w:val="18"/>
              </w:rPr>
            </w:pPr>
            <w:r w:rsidRPr="00525196">
              <w:rPr>
                <w:rFonts w:asciiTheme="minorHAnsi" w:hAnsiTheme="minorHAnsi"/>
                <w:sz w:val="18"/>
                <w:szCs w:val="18"/>
              </w:rPr>
              <w:t xml:space="preserve">Actual </w:t>
            </w:r>
            <w:r>
              <w:rPr>
                <w:rFonts w:asciiTheme="minorHAnsi" w:hAnsiTheme="minorHAnsi"/>
                <w:sz w:val="18"/>
                <w:szCs w:val="18"/>
              </w:rPr>
              <w:t>D</w:t>
            </w:r>
            <w:r w:rsidRPr="00525196">
              <w:rPr>
                <w:rFonts w:asciiTheme="minorHAnsi" w:hAnsiTheme="minorHAnsi"/>
                <w:sz w:val="18"/>
                <w:szCs w:val="18"/>
              </w:rPr>
              <w:t xml:space="preserve">uct </w:t>
            </w:r>
            <w:r>
              <w:rPr>
                <w:rFonts w:asciiTheme="minorHAnsi" w:hAnsiTheme="minorHAnsi"/>
                <w:sz w:val="18"/>
                <w:szCs w:val="18"/>
              </w:rPr>
              <w:t>L</w:t>
            </w:r>
            <w:r w:rsidRPr="00525196">
              <w:rPr>
                <w:rFonts w:asciiTheme="minorHAnsi" w:hAnsiTheme="minorHAnsi"/>
                <w:sz w:val="18"/>
                <w:szCs w:val="18"/>
              </w:rPr>
              <w:t xml:space="preserve">eakage </w:t>
            </w:r>
            <w:r>
              <w:rPr>
                <w:rFonts w:asciiTheme="minorHAnsi" w:hAnsiTheme="minorHAnsi"/>
                <w:sz w:val="18"/>
                <w:szCs w:val="18"/>
              </w:rPr>
              <w:t>R</w:t>
            </w:r>
            <w:r w:rsidRPr="00525196">
              <w:rPr>
                <w:rFonts w:asciiTheme="minorHAnsi" w:hAnsiTheme="minorHAnsi"/>
                <w:sz w:val="18"/>
                <w:szCs w:val="18"/>
              </w:rPr>
              <w:t xml:space="preserve">ate from </w:t>
            </w:r>
            <w:r>
              <w:rPr>
                <w:rFonts w:asciiTheme="minorHAnsi" w:hAnsiTheme="minorHAnsi"/>
                <w:sz w:val="18"/>
                <w:szCs w:val="18"/>
              </w:rPr>
              <w:t>L</w:t>
            </w:r>
            <w:r w:rsidRPr="00525196">
              <w:rPr>
                <w:rFonts w:asciiTheme="minorHAnsi" w:hAnsiTheme="minorHAnsi"/>
                <w:sz w:val="18"/>
                <w:szCs w:val="18"/>
              </w:rPr>
              <w:t xml:space="preserve">eakage </w:t>
            </w:r>
            <w:r>
              <w:rPr>
                <w:rFonts w:asciiTheme="minorHAnsi" w:hAnsiTheme="minorHAnsi"/>
                <w:sz w:val="18"/>
                <w:szCs w:val="18"/>
              </w:rPr>
              <w:t>T</w:t>
            </w:r>
            <w:r w:rsidRPr="00525196">
              <w:rPr>
                <w:rFonts w:asciiTheme="minorHAnsi" w:hAnsiTheme="minorHAnsi"/>
                <w:sz w:val="18"/>
                <w:szCs w:val="18"/>
              </w:rPr>
              <w:t xml:space="preserve">est </w:t>
            </w:r>
            <w:r>
              <w:rPr>
                <w:rFonts w:asciiTheme="minorHAnsi" w:hAnsiTheme="minorHAnsi"/>
                <w:sz w:val="18"/>
                <w:szCs w:val="18"/>
              </w:rPr>
              <w:t>M</w:t>
            </w:r>
            <w:r w:rsidRPr="00525196">
              <w:rPr>
                <w:rFonts w:asciiTheme="minorHAnsi" w:hAnsiTheme="minorHAnsi"/>
                <w:sz w:val="18"/>
                <w:szCs w:val="18"/>
              </w:rPr>
              <w:t>easurement (cfm)</w:t>
            </w:r>
          </w:p>
        </w:tc>
        <w:tc>
          <w:tcPr>
            <w:tcW w:w="2905" w:type="pct"/>
            <w:tcBorders>
              <w:bottom w:val="single" w:sz="4" w:space="0" w:color="auto"/>
            </w:tcBorders>
            <w:shd w:val="clear" w:color="auto" w:fill="auto"/>
          </w:tcPr>
          <w:p w14:paraId="4AE0FD55"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 xml:space="preserve">&lt;&lt;user input: numeric </w:t>
            </w:r>
            <w:proofErr w:type="spellStart"/>
            <w:r w:rsidRPr="00525196">
              <w:rPr>
                <w:rFonts w:asciiTheme="minorHAnsi" w:hAnsiTheme="minorHAnsi"/>
                <w:sz w:val="18"/>
                <w:szCs w:val="18"/>
              </w:rPr>
              <w:t>xxx.x</w:t>
            </w:r>
            <w:proofErr w:type="spellEnd"/>
            <w:r w:rsidRPr="00525196">
              <w:rPr>
                <w:rFonts w:asciiTheme="minorHAnsi" w:hAnsiTheme="minorHAnsi"/>
                <w:sz w:val="18"/>
                <w:szCs w:val="18"/>
              </w:rPr>
              <w:t>&gt;&gt;</w:t>
            </w:r>
          </w:p>
        </w:tc>
      </w:tr>
      <w:tr w:rsidR="00CA49B4" w:rsidRPr="00525196" w14:paraId="4AE0FD5A" w14:textId="77777777" w:rsidTr="005621F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D57" w14:textId="46916D19" w:rsidR="00CA49B4" w:rsidRPr="00525196" w:rsidRDefault="00CA49B4" w:rsidP="00CA49B4">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1</w:t>
            </w:r>
            <w:r>
              <w:rPr>
                <w:rFonts w:asciiTheme="minorHAnsi" w:hAnsiTheme="minorHAnsi"/>
                <w:sz w:val="18"/>
                <w:szCs w:val="18"/>
              </w:rPr>
              <w:t>2</w:t>
            </w:r>
          </w:p>
        </w:tc>
        <w:tc>
          <w:tcPr>
            <w:tcW w:w="47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E0FD58" w14:textId="0D0C0FFF" w:rsidR="00CA49B4" w:rsidRDefault="00CA49B4" w:rsidP="00CA49B4">
            <w:pPr>
              <w:keepNext/>
              <w:rPr>
                <w:rFonts w:asciiTheme="minorHAnsi" w:hAnsiTheme="minorHAnsi"/>
                <w:sz w:val="18"/>
                <w:szCs w:val="18"/>
              </w:rPr>
            </w:pPr>
            <w:r w:rsidRPr="00525196">
              <w:rPr>
                <w:rFonts w:asciiTheme="minorHAnsi" w:hAnsiTheme="minorHAnsi"/>
                <w:sz w:val="18"/>
                <w:szCs w:val="18"/>
              </w:rPr>
              <w:t xml:space="preserve">Compliance </w:t>
            </w:r>
            <w:r>
              <w:rPr>
                <w:rFonts w:asciiTheme="minorHAnsi" w:hAnsiTheme="minorHAnsi"/>
                <w:sz w:val="18"/>
                <w:szCs w:val="18"/>
              </w:rPr>
              <w:t>S</w:t>
            </w:r>
            <w:r w:rsidRPr="00525196">
              <w:rPr>
                <w:rFonts w:asciiTheme="minorHAnsi" w:hAnsiTheme="minorHAnsi"/>
                <w:sz w:val="18"/>
                <w:szCs w:val="18"/>
              </w:rPr>
              <w:t>tatement:</w:t>
            </w:r>
          </w:p>
          <w:p w14:paraId="4AE0FD59" w14:textId="5413239C"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 xml:space="preserve">&lt;&lt;if measured leakage is </w:t>
            </w:r>
            <w:r w:rsidR="00074AE1">
              <w:rPr>
                <w:rFonts w:asciiTheme="minorHAnsi" w:hAnsiTheme="minorHAnsi"/>
              </w:rPr>
              <w:t>≤</w:t>
            </w:r>
            <w:r w:rsidRPr="00525196">
              <w:rPr>
                <w:rFonts w:asciiTheme="minorHAnsi" w:hAnsiTheme="minorHAnsi"/>
                <w:sz w:val="18"/>
                <w:szCs w:val="18"/>
              </w:rPr>
              <w:t>to target allowed:  "system passes leakage test"; else if measured leakage is &gt; target allowed:  "system fails leakage test"</w:t>
            </w:r>
            <w:r>
              <w:rPr>
                <w:rFonts w:asciiTheme="minorHAnsi" w:hAnsiTheme="minorHAnsi"/>
                <w:sz w:val="18"/>
                <w:szCs w:val="18"/>
              </w:rPr>
              <w:t>&gt;&gt;</w:t>
            </w:r>
            <w:r w:rsidRPr="00525196">
              <w:rPr>
                <w:rFonts w:asciiTheme="minorHAnsi" w:hAnsiTheme="minorHAnsi"/>
                <w:sz w:val="18"/>
                <w:szCs w:val="18"/>
              </w:rPr>
              <w:t>.</w:t>
            </w:r>
          </w:p>
        </w:tc>
      </w:tr>
      <w:tr w:rsidR="00CA49B4" w:rsidRPr="00525196" w14:paraId="4AE0FD5E" w14:textId="77777777" w:rsidTr="00CA49B4">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5B" w14:textId="7D49F51B" w:rsidR="00CA49B4" w:rsidRPr="00525196" w:rsidRDefault="00CA49B4" w:rsidP="00CA49B4">
            <w:pPr>
              <w:rPr>
                <w:rFonts w:asciiTheme="minorHAnsi" w:hAnsiTheme="minorHAnsi"/>
                <w:sz w:val="18"/>
                <w:szCs w:val="18"/>
              </w:rPr>
            </w:pPr>
            <w:r w:rsidRPr="00525196">
              <w:rPr>
                <w:rFonts w:asciiTheme="minorHAnsi" w:hAnsiTheme="minorHAnsi"/>
                <w:sz w:val="18"/>
                <w:szCs w:val="18"/>
              </w:rPr>
              <w:lastRenderedPageBreak/>
              <w:t>1</w:t>
            </w:r>
            <w:r>
              <w:rPr>
                <w:rFonts w:asciiTheme="minorHAnsi" w:hAnsiTheme="minorHAnsi"/>
                <w:sz w:val="18"/>
                <w:szCs w:val="18"/>
              </w:rPr>
              <w:t>3</w:t>
            </w:r>
          </w:p>
        </w:tc>
        <w:tc>
          <w:tcPr>
            <w:tcW w:w="4787" w:type="pct"/>
            <w:gridSpan w:val="2"/>
            <w:tcBorders>
              <w:top w:val="single" w:sz="4" w:space="0" w:color="auto"/>
              <w:left w:val="single" w:sz="4" w:space="0" w:color="auto"/>
              <w:bottom w:val="single" w:sz="4" w:space="0" w:color="auto"/>
              <w:right w:val="single" w:sz="4" w:space="0" w:color="auto"/>
            </w:tcBorders>
            <w:vAlign w:val="center"/>
          </w:tcPr>
          <w:p w14:paraId="4AE0FD5C" w14:textId="44E8F3B3" w:rsidR="00CA49B4" w:rsidRDefault="00CA49B4" w:rsidP="00CA49B4">
            <w:pPr>
              <w:rPr>
                <w:rFonts w:asciiTheme="minorHAnsi" w:hAnsiTheme="minorHAnsi"/>
                <w:sz w:val="18"/>
                <w:szCs w:val="18"/>
              </w:rPr>
            </w:pPr>
            <w:r w:rsidRPr="00525196">
              <w:rPr>
                <w:rFonts w:asciiTheme="minorHAnsi" w:hAnsiTheme="minorHAnsi"/>
                <w:sz w:val="18"/>
                <w:szCs w:val="18"/>
              </w:rPr>
              <w:t>Notes</w:t>
            </w:r>
            <w:r>
              <w:rPr>
                <w:rFonts w:asciiTheme="minorHAnsi" w:hAnsiTheme="minorHAnsi"/>
                <w:sz w:val="18"/>
                <w:szCs w:val="18"/>
              </w:rPr>
              <w:t>:</w:t>
            </w:r>
          </w:p>
          <w:p w14:paraId="4AE0FD5D" w14:textId="3E17550C" w:rsidR="00CA49B4" w:rsidRPr="00525196" w:rsidRDefault="00CA49B4" w:rsidP="00CA49B4">
            <w:pPr>
              <w:rPr>
                <w:rFonts w:asciiTheme="minorHAnsi" w:hAnsiTheme="minorHAnsi"/>
                <w:sz w:val="18"/>
                <w:szCs w:val="18"/>
              </w:rPr>
            </w:pPr>
            <w:r w:rsidRPr="00525196">
              <w:rPr>
                <w:rFonts w:asciiTheme="minorHAnsi" w:hAnsiTheme="minorHAnsi"/>
                <w:sz w:val="18"/>
                <w:szCs w:val="18"/>
              </w:rPr>
              <w:t>&lt;&lt;if CF2R-MCH-20 row B0</w:t>
            </w:r>
            <w:r>
              <w:rPr>
                <w:rFonts w:asciiTheme="minorHAnsi" w:hAnsiTheme="minorHAnsi"/>
                <w:sz w:val="18"/>
                <w:szCs w:val="18"/>
              </w:rPr>
              <w:t>2</w:t>
            </w:r>
            <w:r w:rsidRPr="00525196">
              <w:rPr>
                <w:rFonts w:asciiTheme="minorHAnsi" w:hAnsiTheme="minorHAnsi"/>
                <w:sz w:val="18"/>
                <w:szCs w:val="18"/>
              </w:rPr>
              <w:t xml:space="preserve">, </w:t>
            </w:r>
            <w:r>
              <w:rPr>
                <w:rFonts w:asciiTheme="minorHAnsi" w:hAnsiTheme="minorHAnsi"/>
                <w:sz w:val="18"/>
                <w:szCs w:val="18"/>
              </w:rPr>
              <w:t xml:space="preserve">B03, </w:t>
            </w:r>
            <w:r w:rsidRPr="00525196">
              <w:rPr>
                <w:rFonts w:asciiTheme="minorHAnsi" w:hAnsiTheme="minorHAnsi"/>
                <w:sz w:val="18"/>
                <w:szCs w:val="18"/>
              </w:rPr>
              <w:t>B0</w:t>
            </w:r>
            <w:r>
              <w:rPr>
                <w:rFonts w:asciiTheme="minorHAnsi" w:hAnsiTheme="minorHAnsi"/>
                <w:sz w:val="18"/>
                <w:szCs w:val="18"/>
              </w:rPr>
              <w:t>4</w:t>
            </w:r>
            <w:r w:rsidRPr="00525196">
              <w:rPr>
                <w:rFonts w:asciiTheme="minorHAnsi" w:hAnsiTheme="minorHAnsi"/>
                <w:sz w:val="18"/>
                <w:szCs w:val="18"/>
              </w:rPr>
              <w:t xml:space="preserve"> and B0</w:t>
            </w:r>
            <w:r>
              <w:rPr>
                <w:rFonts w:asciiTheme="minorHAnsi" w:hAnsiTheme="minorHAnsi"/>
                <w:sz w:val="18"/>
                <w:szCs w:val="18"/>
              </w:rPr>
              <w:t>5</w:t>
            </w:r>
            <w:r w:rsidRPr="00525196">
              <w:rPr>
                <w:rFonts w:asciiTheme="minorHAnsi" w:hAnsiTheme="minorHAnsi"/>
                <w:sz w:val="18"/>
                <w:szCs w:val="18"/>
              </w:rPr>
              <w:t xml:space="preserve"> ≠ CF3R-MCH-20 row B0</w:t>
            </w:r>
            <w:r>
              <w:rPr>
                <w:rFonts w:asciiTheme="minorHAnsi" w:hAnsiTheme="minorHAnsi"/>
                <w:sz w:val="18"/>
                <w:szCs w:val="18"/>
              </w:rPr>
              <w:t>2</w:t>
            </w:r>
            <w:r w:rsidRPr="00525196">
              <w:rPr>
                <w:rFonts w:asciiTheme="minorHAnsi" w:hAnsiTheme="minorHAnsi"/>
                <w:sz w:val="18"/>
                <w:szCs w:val="18"/>
              </w:rPr>
              <w:t>, B0</w:t>
            </w:r>
            <w:r>
              <w:rPr>
                <w:rFonts w:asciiTheme="minorHAnsi" w:hAnsiTheme="minorHAnsi"/>
                <w:sz w:val="18"/>
                <w:szCs w:val="18"/>
              </w:rPr>
              <w:t>3, B04</w:t>
            </w:r>
            <w:r w:rsidRPr="00525196">
              <w:rPr>
                <w:rFonts w:asciiTheme="minorHAnsi" w:hAnsiTheme="minorHAnsi"/>
                <w:sz w:val="18"/>
                <w:szCs w:val="18"/>
              </w:rPr>
              <w:t xml:space="preserve"> and B0</w:t>
            </w:r>
            <w:r>
              <w:rPr>
                <w:rFonts w:asciiTheme="minorHAnsi" w:hAnsiTheme="minorHAnsi"/>
                <w:sz w:val="18"/>
                <w:szCs w:val="18"/>
              </w:rPr>
              <w:t>5</w:t>
            </w:r>
            <w:r w:rsidRPr="00525196">
              <w:rPr>
                <w:rFonts w:asciiTheme="minorHAnsi" w:hAnsiTheme="minorHAnsi"/>
                <w:sz w:val="18"/>
                <w:szCs w:val="18"/>
              </w:rPr>
              <w:t>, then display “The installed cooling capacity, heating capacity or CFA served does not match the Installation Certificate”, elseif CF2R-MCH-20 row B0</w:t>
            </w:r>
            <w:r>
              <w:rPr>
                <w:rFonts w:asciiTheme="minorHAnsi" w:hAnsiTheme="minorHAnsi"/>
                <w:sz w:val="18"/>
                <w:szCs w:val="18"/>
              </w:rPr>
              <w:t>2</w:t>
            </w:r>
            <w:r w:rsidRPr="00525196">
              <w:rPr>
                <w:rFonts w:asciiTheme="minorHAnsi" w:hAnsiTheme="minorHAnsi"/>
                <w:sz w:val="18"/>
                <w:szCs w:val="18"/>
              </w:rPr>
              <w:t>, B0</w:t>
            </w:r>
            <w:r>
              <w:rPr>
                <w:rFonts w:asciiTheme="minorHAnsi" w:hAnsiTheme="minorHAnsi"/>
                <w:sz w:val="18"/>
                <w:szCs w:val="18"/>
              </w:rPr>
              <w:t>3</w:t>
            </w:r>
            <w:r w:rsidRPr="00525196">
              <w:rPr>
                <w:rFonts w:asciiTheme="minorHAnsi" w:hAnsiTheme="minorHAnsi"/>
                <w:sz w:val="18"/>
                <w:szCs w:val="18"/>
              </w:rPr>
              <w:t xml:space="preserve"> and B0</w:t>
            </w:r>
            <w:r>
              <w:rPr>
                <w:rFonts w:asciiTheme="minorHAnsi" w:hAnsiTheme="minorHAnsi"/>
                <w:sz w:val="18"/>
                <w:szCs w:val="18"/>
              </w:rPr>
              <w:t>4, B05</w:t>
            </w:r>
            <w:r w:rsidRPr="00525196">
              <w:rPr>
                <w:rFonts w:asciiTheme="minorHAnsi" w:hAnsiTheme="minorHAnsi"/>
                <w:sz w:val="18"/>
                <w:szCs w:val="18"/>
              </w:rPr>
              <w:t xml:space="preserve"> = CF3R-MCH-20 row B0</w:t>
            </w:r>
            <w:r>
              <w:rPr>
                <w:rFonts w:asciiTheme="minorHAnsi" w:hAnsiTheme="minorHAnsi"/>
                <w:sz w:val="18"/>
                <w:szCs w:val="18"/>
              </w:rPr>
              <w:t>2</w:t>
            </w:r>
            <w:r w:rsidRPr="00525196">
              <w:rPr>
                <w:rFonts w:asciiTheme="minorHAnsi" w:hAnsiTheme="minorHAnsi"/>
                <w:sz w:val="18"/>
                <w:szCs w:val="18"/>
              </w:rPr>
              <w:t>, B0</w:t>
            </w:r>
            <w:r>
              <w:rPr>
                <w:rFonts w:asciiTheme="minorHAnsi" w:hAnsiTheme="minorHAnsi"/>
                <w:sz w:val="18"/>
                <w:szCs w:val="18"/>
              </w:rPr>
              <w:t>3, B04</w:t>
            </w:r>
            <w:r w:rsidRPr="00525196">
              <w:rPr>
                <w:rFonts w:asciiTheme="minorHAnsi" w:hAnsiTheme="minorHAnsi"/>
                <w:sz w:val="18"/>
                <w:szCs w:val="18"/>
              </w:rPr>
              <w:t xml:space="preserve"> and B0</w:t>
            </w:r>
            <w:r>
              <w:rPr>
                <w:rFonts w:asciiTheme="minorHAnsi" w:hAnsiTheme="minorHAnsi"/>
                <w:sz w:val="18"/>
                <w:szCs w:val="18"/>
              </w:rPr>
              <w:t>5</w:t>
            </w:r>
            <w:r w:rsidRPr="00525196">
              <w:rPr>
                <w:rFonts w:asciiTheme="minorHAnsi" w:hAnsiTheme="minorHAnsi"/>
                <w:sz w:val="18"/>
                <w:szCs w:val="18"/>
              </w:rPr>
              <w:t xml:space="preserve">, then display </w:t>
            </w:r>
            <w:proofErr w:type="gramStart"/>
            <w:r w:rsidRPr="00525196">
              <w:rPr>
                <w:rFonts w:asciiTheme="minorHAnsi" w:hAnsiTheme="minorHAnsi"/>
                <w:sz w:val="18"/>
                <w:szCs w:val="18"/>
              </w:rPr>
              <w:t>“ “</w:t>
            </w:r>
            <w:proofErr w:type="gramEnd"/>
            <w:r w:rsidRPr="00525196">
              <w:rPr>
                <w:rFonts w:asciiTheme="minorHAnsi" w:hAnsiTheme="minorHAnsi"/>
                <w:sz w:val="18"/>
                <w:szCs w:val="18"/>
              </w:rPr>
              <w:t>&gt;&gt;</w:t>
            </w:r>
          </w:p>
        </w:tc>
      </w:tr>
    </w:tbl>
    <w:p w14:paraId="46DA1E35" w14:textId="573AA7C5" w:rsidR="0030658D" w:rsidRDefault="0030658D"/>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1"/>
        <w:gridCol w:w="4030"/>
        <w:gridCol w:w="6388"/>
      </w:tblGrid>
      <w:tr w:rsidR="00175B6E" w:rsidRPr="00D754FB" w14:paraId="7009F801" w14:textId="77777777" w:rsidTr="00A44C71">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F306FDB" w14:textId="77777777" w:rsidR="00175B6E" w:rsidRPr="001060C8" w:rsidRDefault="00175B6E" w:rsidP="00A44C71">
            <w:pPr>
              <w:rPr>
                <w:rFonts w:asciiTheme="minorHAnsi" w:hAnsiTheme="minorHAnsi"/>
                <w:b/>
              </w:rPr>
            </w:pPr>
            <w:r w:rsidRPr="00D754FB">
              <w:rPr>
                <w:rFonts w:asciiTheme="minorHAnsi" w:hAnsiTheme="minorHAnsi"/>
                <w:b/>
                <w:caps/>
              </w:rPr>
              <w:t xml:space="preserve">C. </w:t>
            </w:r>
            <w:r w:rsidRPr="001060C8">
              <w:rPr>
                <w:rFonts w:asciiTheme="minorHAnsi" w:hAnsiTheme="minorHAnsi"/>
                <w:b/>
              </w:rPr>
              <w:t>Ducts Located in Garage Spaces</w:t>
            </w:r>
          </w:p>
          <w:p w14:paraId="403FF0E9" w14:textId="77777777" w:rsidR="00175B6E" w:rsidRPr="00D754FB" w:rsidRDefault="00175B6E" w:rsidP="00A44C71">
            <w:pPr>
              <w:rPr>
                <w:rFonts w:asciiTheme="minorHAnsi" w:hAnsiTheme="minorHAnsi"/>
                <w:b/>
                <w:caps/>
              </w:rPr>
            </w:pPr>
            <w:r>
              <w:rPr>
                <w:rFonts w:asciiTheme="minorHAnsi" w:hAnsiTheme="minorHAnsi"/>
                <w:sz w:val="18"/>
              </w:rPr>
              <w:t>&lt;&lt;</w:t>
            </w:r>
            <w:r w:rsidRPr="001060C8">
              <w:rPr>
                <w:rFonts w:asciiTheme="minorHAnsi" w:hAnsiTheme="minorHAnsi"/>
                <w:sz w:val="18"/>
              </w:rPr>
              <w:t xml:space="preserve">if A08 = yes, then show table, else display </w:t>
            </w:r>
            <w:r>
              <w:rPr>
                <w:rFonts w:asciiTheme="minorHAnsi" w:hAnsiTheme="minorHAnsi"/>
                <w:sz w:val="18"/>
              </w:rPr>
              <w:t xml:space="preserve">the Section </w:t>
            </w:r>
            <w:r w:rsidRPr="001060C8">
              <w:rPr>
                <w:rFonts w:asciiTheme="minorHAnsi" w:hAnsiTheme="minorHAnsi"/>
                <w:sz w:val="18"/>
              </w:rPr>
              <w:t xml:space="preserve">Does Not Apply </w:t>
            </w:r>
            <w:r w:rsidRPr="00DF0AC7">
              <w:rPr>
                <w:rFonts w:asciiTheme="minorHAnsi" w:hAnsiTheme="minorHAnsi"/>
                <w:sz w:val="18"/>
              </w:rPr>
              <w:t>m</w:t>
            </w:r>
            <w:r w:rsidRPr="001060C8">
              <w:rPr>
                <w:rFonts w:asciiTheme="minorHAnsi" w:hAnsiTheme="minorHAnsi"/>
                <w:sz w:val="18"/>
              </w:rPr>
              <w:t>essage</w:t>
            </w:r>
            <w:r>
              <w:rPr>
                <w:rFonts w:asciiTheme="minorHAnsi" w:hAnsiTheme="minorHAnsi"/>
                <w:sz w:val="18"/>
              </w:rPr>
              <w:t>&gt;&gt;</w:t>
            </w:r>
          </w:p>
        </w:tc>
      </w:tr>
      <w:tr w:rsidR="00175B6E" w:rsidRPr="00D754FB" w14:paraId="2D20C02B"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497C24A4" w14:textId="77777777" w:rsidR="00175B6E" w:rsidRPr="001060C8" w:rsidRDefault="00175B6E" w:rsidP="00A44C71">
            <w:pPr>
              <w:keepNext/>
              <w:jc w:val="center"/>
              <w:rPr>
                <w:rFonts w:asciiTheme="minorHAnsi" w:hAnsiTheme="minorHAnsi"/>
                <w:sz w:val="18"/>
              </w:rPr>
            </w:pPr>
            <w:r w:rsidRPr="001060C8">
              <w:rPr>
                <w:rFonts w:asciiTheme="minorHAnsi" w:hAnsiTheme="minorHAnsi"/>
                <w:sz w:val="18"/>
              </w:rPr>
              <w:t>01</w:t>
            </w:r>
          </w:p>
        </w:tc>
        <w:tc>
          <w:tcPr>
            <w:tcW w:w="1832" w:type="pct"/>
            <w:tcBorders>
              <w:top w:val="single" w:sz="4" w:space="0" w:color="auto"/>
              <w:left w:val="single" w:sz="4" w:space="0" w:color="auto"/>
              <w:bottom w:val="single" w:sz="4" w:space="0" w:color="auto"/>
              <w:right w:val="single" w:sz="4" w:space="0" w:color="auto"/>
            </w:tcBorders>
            <w:vAlign w:val="center"/>
          </w:tcPr>
          <w:p w14:paraId="3A967F2C" w14:textId="77777777" w:rsidR="00175B6E" w:rsidRPr="001060C8" w:rsidRDefault="00175B6E" w:rsidP="00A44C71">
            <w:pPr>
              <w:keepNext/>
              <w:rPr>
                <w:rFonts w:asciiTheme="minorHAnsi" w:hAnsiTheme="minorHAnsi"/>
                <w:sz w:val="18"/>
              </w:rPr>
            </w:pPr>
            <w:r w:rsidRPr="001060C8">
              <w:rPr>
                <w:rFonts w:asciiTheme="minorHAnsi" w:hAnsiTheme="minorHAnsi"/>
                <w:sz w:val="18"/>
              </w:rPr>
              <w:t>Duct Leakage Test Method</w:t>
            </w:r>
          </w:p>
        </w:tc>
        <w:tc>
          <w:tcPr>
            <w:tcW w:w="2904" w:type="pct"/>
            <w:tcBorders>
              <w:top w:val="single" w:sz="4" w:space="0" w:color="auto"/>
              <w:left w:val="single" w:sz="4" w:space="0" w:color="auto"/>
              <w:bottom w:val="single" w:sz="4" w:space="0" w:color="auto"/>
              <w:right w:val="single" w:sz="4" w:space="0" w:color="auto"/>
            </w:tcBorders>
            <w:vAlign w:val="center"/>
          </w:tcPr>
          <w:p w14:paraId="3A997B6C" w14:textId="77777777" w:rsidR="00175B6E" w:rsidRPr="001060C8" w:rsidRDefault="00175B6E" w:rsidP="00A44C71">
            <w:pPr>
              <w:keepNext/>
              <w:rPr>
                <w:rFonts w:asciiTheme="minorHAnsi" w:hAnsiTheme="minorHAnsi"/>
                <w:sz w:val="18"/>
              </w:rPr>
            </w:pPr>
            <w:r w:rsidRPr="001060C8">
              <w:rPr>
                <w:rFonts w:asciiTheme="minorHAnsi" w:hAnsiTheme="minorHAnsi"/>
                <w:sz w:val="18"/>
              </w:rPr>
              <w:t xml:space="preserve">&lt;&lt;default value = </w:t>
            </w:r>
            <w:proofErr w:type="spellStart"/>
            <w:r w:rsidRPr="001060C8">
              <w:rPr>
                <w:rFonts w:asciiTheme="minorHAnsi" w:hAnsiTheme="minorHAnsi"/>
                <w:sz w:val="18"/>
              </w:rPr>
              <w:t>TotalLeakage</w:t>
            </w:r>
            <w:proofErr w:type="spellEnd"/>
            <w:r w:rsidRPr="001060C8">
              <w:rPr>
                <w:rFonts w:asciiTheme="minorHAnsi" w:hAnsiTheme="minorHAnsi"/>
                <w:sz w:val="18"/>
              </w:rPr>
              <w:t xml:space="preserve"> (this is the only method allowed&gt;&gt;</w:t>
            </w:r>
          </w:p>
        </w:tc>
      </w:tr>
      <w:tr w:rsidR="00175B6E" w:rsidRPr="00D754FB" w14:paraId="41D51710"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5C78F49B" w14:textId="77777777" w:rsidR="00175B6E" w:rsidRPr="006D5BBE" w:rsidRDefault="00175B6E" w:rsidP="00A44C71">
            <w:pPr>
              <w:keepNext/>
              <w:jc w:val="center"/>
              <w:rPr>
                <w:rFonts w:asciiTheme="minorHAnsi" w:hAnsiTheme="minorHAnsi"/>
                <w:sz w:val="18"/>
              </w:rPr>
            </w:pPr>
            <w:r w:rsidRPr="00E60E92">
              <w:rPr>
                <w:rFonts w:asciiTheme="minorHAnsi" w:hAnsiTheme="minorHAnsi"/>
                <w:sz w:val="18"/>
              </w:rPr>
              <w:t>02</w:t>
            </w:r>
          </w:p>
        </w:tc>
        <w:tc>
          <w:tcPr>
            <w:tcW w:w="1832" w:type="pct"/>
            <w:tcBorders>
              <w:top w:val="single" w:sz="4" w:space="0" w:color="auto"/>
              <w:left w:val="single" w:sz="4" w:space="0" w:color="auto"/>
              <w:bottom w:val="single" w:sz="4" w:space="0" w:color="auto"/>
              <w:right w:val="single" w:sz="4" w:space="0" w:color="auto"/>
            </w:tcBorders>
            <w:vAlign w:val="center"/>
          </w:tcPr>
          <w:p w14:paraId="274CC6FC" w14:textId="77777777" w:rsidR="00175B6E" w:rsidRPr="009B5ECB" w:rsidRDefault="00175B6E" w:rsidP="00A44C71">
            <w:pPr>
              <w:keepNext/>
              <w:rPr>
                <w:rFonts w:asciiTheme="minorHAnsi" w:hAnsiTheme="minorHAnsi"/>
                <w:sz w:val="18"/>
              </w:rPr>
            </w:pPr>
            <w:r w:rsidRPr="009B5ECB">
              <w:rPr>
                <w:rFonts w:asciiTheme="minorHAnsi" w:hAnsiTheme="minorHAnsi"/>
                <w:sz w:val="18"/>
              </w:rPr>
              <w:t>Leakage Factor</w:t>
            </w:r>
          </w:p>
        </w:tc>
        <w:tc>
          <w:tcPr>
            <w:tcW w:w="2904" w:type="pct"/>
            <w:tcBorders>
              <w:top w:val="single" w:sz="4" w:space="0" w:color="auto"/>
              <w:left w:val="single" w:sz="4" w:space="0" w:color="auto"/>
              <w:bottom w:val="single" w:sz="4" w:space="0" w:color="auto"/>
              <w:right w:val="single" w:sz="4" w:space="0" w:color="auto"/>
            </w:tcBorders>
            <w:vAlign w:val="center"/>
          </w:tcPr>
          <w:p w14:paraId="477A81DF" w14:textId="77777777" w:rsidR="00175B6E" w:rsidRPr="00DF0AC7" w:rsidRDefault="00175B6E" w:rsidP="00A44C71">
            <w:pPr>
              <w:keepNext/>
              <w:rPr>
                <w:rFonts w:asciiTheme="minorHAnsi" w:hAnsiTheme="minorHAnsi"/>
                <w:sz w:val="18"/>
              </w:rPr>
            </w:pPr>
            <w:r w:rsidRPr="00DF0AC7">
              <w:rPr>
                <w:rFonts w:asciiTheme="minorHAnsi" w:hAnsiTheme="minorHAnsi"/>
                <w:sz w:val="18"/>
              </w:rPr>
              <w:t>&lt;&lt;default value = 0.06&gt;&gt;</w:t>
            </w:r>
          </w:p>
        </w:tc>
      </w:tr>
      <w:tr w:rsidR="00175B6E" w:rsidRPr="00D754FB" w14:paraId="7DBA8289"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26E28C7E" w14:textId="77777777" w:rsidR="00175B6E" w:rsidRPr="006D5BBE" w:rsidRDefault="00175B6E" w:rsidP="00A44C71">
            <w:pPr>
              <w:keepNext/>
              <w:jc w:val="center"/>
              <w:rPr>
                <w:rFonts w:asciiTheme="minorHAnsi" w:hAnsiTheme="minorHAnsi"/>
                <w:sz w:val="18"/>
              </w:rPr>
            </w:pPr>
            <w:r w:rsidRPr="00E60E92">
              <w:rPr>
                <w:rFonts w:asciiTheme="minorHAnsi" w:hAnsiTheme="minorHAnsi"/>
                <w:sz w:val="18"/>
              </w:rPr>
              <w:t>03</w:t>
            </w:r>
          </w:p>
        </w:tc>
        <w:tc>
          <w:tcPr>
            <w:tcW w:w="1832" w:type="pct"/>
            <w:tcBorders>
              <w:top w:val="single" w:sz="4" w:space="0" w:color="auto"/>
              <w:left w:val="single" w:sz="4" w:space="0" w:color="auto"/>
              <w:bottom w:val="single" w:sz="4" w:space="0" w:color="auto"/>
              <w:right w:val="single" w:sz="4" w:space="0" w:color="auto"/>
            </w:tcBorders>
            <w:vAlign w:val="center"/>
          </w:tcPr>
          <w:p w14:paraId="5C3482C8" w14:textId="77777777" w:rsidR="00175B6E" w:rsidRPr="009B5ECB" w:rsidRDefault="00175B6E" w:rsidP="00A44C71">
            <w:pPr>
              <w:keepNext/>
              <w:rPr>
                <w:rFonts w:asciiTheme="minorHAnsi" w:hAnsiTheme="minorHAnsi"/>
                <w:sz w:val="18"/>
              </w:rPr>
            </w:pPr>
            <w:r w:rsidRPr="009B5ECB">
              <w:rPr>
                <w:rFonts w:asciiTheme="minorHAnsi" w:hAnsiTheme="minorHAnsi"/>
                <w:sz w:val="18"/>
              </w:rPr>
              <w:t>Air-Handling Unit Airflow (AHU Airflow) Determination Method</w:t>
            </w:r>
          </w:p>
        </w:tc>
        <w:tc>
          <w:tcPr>
            <w:tcW w:w="2904" w:type="pct"/>
            <w:tcBorders>
              <w:top w:val="single" w:sz="4" w:space="0" w:color="auto"/>
              <w:left w:val="single" w:sz="4" w:space="0" w:color="auto"/>
              <w:bottom w:val="single" w:sz="4" w:space="0" w:color="auto"/>
              <w:right w:val="single" w:sz="4" w:space="0" w:color="auto"/>
            </w:tcBorders>
            <w:vAlign w:val="center"/>
          </w:tcPr>
          <w:p w14:paraId="658A17A8" w14:textId="77777777" w:rsidR="00175B6E" w:rsidRPr="001060C8" w:rsidRDefault="00175B6E" w:rsidP="00A44C71">
            <w:pPr>
              <w:keepNext/>
              <w:rPr>
                <w:rFonts w:asciiTheme="minorHAnsi" w:hAnsiTheme="minorHAnsi"/>
                <w:sz w:val="18"/>
              </w:rPr>
            </w:pPr>
            <w:r w:rsidRPr="00DF0AC7">
              <w:rPr>
                <w:rFonts w:asciiTheme="minorHAnsi" w:hAnsiTheme="minorHAnsi"/>
                <w:sz w:val="18"/>
              </w:rPr>
              <w:t>&lt;&lt;</w:t>
            </w:r>
            <w:r w:rsidRPr="00D849BE">
              <w:rPr>
                <w:rFonts w:asciiTheme="minorHAnsi" w:hAnsiTheme="minorHAnsi"/>
                <w:sz w:val="18"/>
              </w:rPr>
              <w:t xml:space="preserve">auto </w:t>
            </w:r>
            <w:r w:rsidRPr="00E35EC5">
              <w:rPr>
                <w:rFonts w:asciiTheme="minorHAnsi" w:hAnsiTheme="minorHAnsi"/>
                <w:sz w:val="18"/>
              </w:rPr>
              <w:t>filled from B01&gt;&gt;</w:t>
            </w:r>
          </w:p>
        </w:tc>
      </w:tr>
      <w:tr w:rsidR="00175B6E" w:rsidRPr="00D754FB" w14:paraId="7CBD6F4A"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772EC14B" w14:textId="77777777" w:rsidR="00175B6E" w:rsidRPr="006D5BBE" w:rsidRDefault="00175B6E" w:rsidP="00A44C71">
            <w:pPr>
              <w:keepNext/>
              <w:jc w:val="center"/>
              <w:rPr>
                <w:rFonts w:asciiTheme="minorHAnsi" w:hAnsiTheme="minorHAnsi"/>
                <w:sz w:val="18"/>
              </w:rPr>
            </w:pPr>
            <w:r w:rsidRPr="00E60E92">
              <w:rPr>
                <w:rFonts w:asciiTheme="minorHAnsi" w:hAnsiTheme="minorHAnsi"/>
                <w:sz w:val="18"/>
              </w:rPr>
              <w:t>04</w:t>
            </w:r>
          </w:p>
        </w:tc>
        <w:tc>
          <w:tcPr>
            <w:tcW w:w="1832" w:type="pct"/>
            <w:tcBorders>
              <w:top w:val="single" w:sz="4" w:space="0" w:color="auto"/>
              <w:left w:val="single" w:sz="4" w:space="0" w:color="auto"/>
              <w:bottom w:val="single" w:sz="4" w:space="0" w:color="auto"/>
              <w:right w:val="single" w:sz="4" w:space="0" w:color="auto"/>
            </w:tcBorders>
            <w:vAlign w:val="center"/>
          </w:tcPr>
          <w:p w14:paraId="57BA6071" w14:textId="77777777" w:rsidR="00175B6E" w:rsidRPr="009B5ECB" w:rsidRDefault="00175B6E" w:rsidP="00A44C71">
            <w:pPr>
              <w:keepNext/>
              <w:rPr>
                <w:rFonts w:asciiTheme="minorHAnsi" w:hAnsiTheme="minorHAnsi"/>
                <w:sz w:val="18"/>
              </w:rPr>
            </w:pPr>
            <w:r w:rsidRPr="009B5ECB">
              <w:rPr>
                <w:rFonts w:asciiTheme="minorHAnsi" w:hAnsiTheme="minorHAnsi"/>
                <w:sz w:val="18"/>
              </w:rPr>
              <w:t>Measured AHU Airflow (cfm)</w:t>
            </w:r>
          </w:p>
        </w:tc>
        <w:tc>
          <w:tcPr>
            <w:tcW w:w="2904" w:type="pct"/>
            <w:tcBorders>
              <w:top w:val="single" w:sz="4" w:space="0" w:color="auto"/>
              <w:left w:val="single" w:sz="4" w:space="0" w:color="auto"/>
              <w:bottom w:val="single" w:sz="4" w:space="0" w:color="auto"/>
              <w:right w:val="single" w:sz="4" w:space="0" w:color="auto"/>
            </w:tcBorders>
            <w:vAlign w:val="center"/>
          </w:tcPr>
          <w:p w14:paraId="2412B52E" w14:textId="62B7A6D4" w:rsidR="00175B6E" w:rsidRPr="00D849BE" w:rsidRDefault="00175B6E" w:rsidP="00A44C71">
            <w:pPr>
              <w:keepNext/>
              <w:rPr>
                <w:rFonts w:asciiTheme="minorHAnsi" w:hAnsiTheme="minorHAnsi"/>
                <w:sz w:val="18"/>
              </w:rPr>
            </w:pPr>
            <w:r w:rsidRPr="00DF0AC7">
              <w:rPr>
                <w:rFonts w:asciiTheme="minorHAnsi" w:hAnsiTheme="minorHAnsi"/>
                <w:sz w:val="18"/>
              </w:rPr>
              <w:t>&lt;&lt;</w:t>
            </w:r>
            <w:r w:rsidRPr="007E1DD2">
              <w:rPr>
                <w:rFonts w:asciiTheme="minorHAnsi" w:hAnsiTheme="minorHAnsi"/>
                <w:sz w:val="18"/>
              </w:rPr>
              <w:t xml:space="preserve">auto </w:t>
            </w:r>
            <w:r w:rsidR="005F3AD2">
              <w:rPr>
                <w:rFonts w:asciiTheme="minorHAnsi" w:hAnsiTheme="minorHAnsi"/>
                <w:sz w:val="18"/>
              </w:rPr>
              <w:t>filled from B06</w:t>
            </w:r>
            <w:r w:rsidRPr="00D849BE">
              <w:rPr>
                <w:rFonts w:asciiTheme="minorHAnsi" w:hAnsiTheme="minorHAnsi"/>
                <w:sz w:val="18"/>
              </w:rPr>
              <w:t>&gt;&gt;</w:t>
            </w:r>
          </w:p>
        </w:tc>
      </w:tr>
      <w:tr w:rsidR="00175B6E" w:rsidRPr="00D754FB" w14:paraId="78BD77EF"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0A6351F6" w14:textId="77777777" w:rsidR="00175B6E" w:rsidRPr="006D5BBE" w:rsidRDefault="00175B6E" w:rsidP="00A44C71">
            <w:pPr>
              <w:keepNext/>
              <w:spacing w:line="240" w:lineRule="exact"/>
              <w:ind w:left="-14" w:firstLine="14"/>
              <w:jc w:val="center"/>
              <w:rPr>
                <w:rFonts w:asciiTheme="minorHAnsi" w:hAnsiTheme="minorHAnsi"/>
                <w:sz w:val="18"/>
              </w:rPr>
            </w:pPr>
            <w:r w:rsidRPr="00E60E92">
              <w:rPr>
                <w:rFonts w:asciiTheme="minorHAnsi" w:hAnsiTheme="minorHAnsi"/>
                <w:sz w:val="18"/>
              </w:rPr>
              <w:t>05</w:t>
            </w:r>
          </w:p>
        </w:tc>
        <w:tc>
          <w:tcPr>
            <w:tcW w:w="1832" w:type="pct"/>
            <w:tcBorders>
              <w:top w:val="single" w:sz="4" w:space="0" w:color="auto"/>
              <w:left w:val="single" w:sz="4" w:space="0" w:color="auto"/>
              <w:bottom w:val="single" w:sz="4" w:space="0" w:color="auto"/>
              <w:right w:val="single" w:sz="4" w:space="0" w:color="auto"/>
            </w:tcBorders>
            <w:vAlign w:val="center"/>
          </w:tcPr>
          <w:p w14:paraId="1F4C0962" w14:textId="77777777" w:rsidR="00175B6E" w:rsidRPr="009B5ECB" w:rsidRDefault="00175B6E" w:rsidP="00A44C71">
            <w:pPr>
              <w:keepNext/>
              <w:rPr>
                <w:rFonts w:asciiTheme="minorHAnsi" w:hAnsiTheme="minorHAnsi"/>
                <w:sz w:val="18"/>
              </w:rPr>
            </w:pPr>
            <w:r w:rsidRPr="009B5ECB">
              <w:rPr>
                <w:rFonts w:asciiTheme="minorHAnsi" w:hAnsiTheme="minorHAnsi"/>
                <w:sz w:val="18"/>
              </w:rPr>
              <w:t>Calculated Target Allowable Duct Leakage Rate (cfm)</w:t>
            </w:r>
          </w:p>
        </w:tc>
        <w:tc>
          <w:tcPr>
            <w:tcW w:w="2904" w:type="pct"/>
            <w:tcBorders>
              <w:top w:val="single" w:sz="4" w:space="0" w:color="auto"/>
              <w:left w:val="single" w:sz="4" w:space="0" w:color="auto"/>
              <w:bottom w:val="single" w:sz="4" w:space="0" w:color="auto"/>
              <w:right w:val="single" w:sz="4" w:space="0" w:color="auto"/>
            </w:tcBorders>
            <w:vAlign w:val="center"/>
          </w:tcPr>
          <w:p w14:paraId="4310C539" w14:textId="77777777" w:rsidR="00175B6E" w:rsidRPr="00DF0AC7" w:rsidRDefault="00175B6E" w:rsidP="00A44C71">
            <w:pPr>
              <w:keepNext/>
              <w:rPr>
                <w:rFonts w:asciiTheme="minorHAnsi" w:hAnsiTheme="minorHAnsi"/>
                <w:sz w:val="18"/>
              </w:rPr>
            </w:pPr>
            <w:r w:rsidRPr="00DF0AC7">
              <w:rPr>
                <w:rFonts w:asciiTheme="minorHAnsi" w:hAnsiTheme="minorHAnsi"/>
                <w:sz w:val="18"/>
              </w:rPr>
              <w:t>&lt;&lt;calculated field: numeric xxx:</w:t>
            </w:r>
          </w:p>
          <w:p w14:paraId="137A954F" w14:textId="77777777" w:rsidR="00175B6E" w:rsidRPr="006D5BBE" w:rsidRDefault="00175B6E" w:rsidP="00A44C71">
            <w:pPr>
              <w:keepNext/>
              <w:rPr>
                <w:rFonts w:asciiTheme="minorHAnsi" w:hAnsiTheme="minorHAnsi"/>
                <w:sz w:val="18"/>
                <w:u w:val="single"/>
              </w:rPr>
            </w:pPr>
            <w:r w:rsidRPr="006D5BBE">
              <w:rPr>
                <w:rFonts w:asciiTheme="minorHAnsi" w:hAnsiTheme="minorHAnsi"/>
                <w:sz w:val="18"/>
                <w:u w:val="single"/>
              </w:rPr>
              <w:t xml:space="preserve">elseif </w:t>
            </w:r>
            <w:proofErr w:type="spellStart"/>
            <w:r w:rsidRPr="006D5BBE">
              <w:rPr>
                <w:rFonts w:asciiTheme="minorHAnsi" w:hAnsiTheme="minorHAnsi"/>
                <w:sz w:val="18"/>
                <w:u w:val="single"/>
              </w:rPr>
              <w:t>AHUAirflowMethod</w:t>
            </w:r>
            <w:proofErr w:type="spellEnd"/>
            <w:r w:rsidRPr="006D5BBE">
              <w:rPr>
                <w:rFonts w:asciiTheme="minorHAnsi" w:hAnsiTheme="minorHAnsi"/>
                <w:sz w:val="18"/>
                <w:u w:val="single"/>
              </w:rPr>
              <w:t xml:space="preserve">= </w:t>
            </w:r>
            <w:proofErr w:type="spellStart"/>
            <w:r w:rsidRPr="006D5BBE">
              <w:rPr>
                <w:rFonts w:asciiTheme="minorHAnsi" w:hAnsiTheme="minorHAnsi"/>
                <w:sz w:val="18"/>
                <w:u w:val="single"/>
              </w:rPr>
              <w:t>CoolingSystemMethod</w:t>
            </w:r>
            <w:proofErr w:type="spellEnd"/>
            <w:r w:rsidRPr="006D5BBE">
              <w:rPr>
                <w:rFonts w:asciiTheme="minorHAnsi" w:hAnsiTheme="minorHAnsi"/>
                <w:sz w:val="18"/>
                <w:u w:val="single"/>
              </w:rPr>
              <w:t xml:space="preserve"> then </w:t>
            </w:r>
          </w:p>
          <w:p w14:paraId="60BEBDE8" w14:textId="77777777" w:rsidR="00175B6E" w:rsidRPr="00DF0AC7" w:rsidRDefault="00175B6E" w:rsidP="00A44C71">
            <w:pPr>
              <w:keepNext/>
              <w:rPr>
                <w:rFonts w:asciiTheme="minorHAnsi" w:hAnsiTheme="minorHAnsi"/>
                <w:sz w:val="18"/>
                <w:u w:val="single"/>
              </w:rPr>
            </w:pPr>
            <w:proofErr w:type="spellStart"/>
            <w:r w:rsidRPr="009B5ECB">
              <w:rPr>
                <w:rFonts w:asciiTheme="minorHAnsi" w:hAnsiTheme="minorHAnsi"/>
                <w:sz w:val="18"/>
                <w:u w:val="single"/>
              </w:rPr>
              <w:t>AHUAirflow</w:t>
            </w:r>
            <w:proofErr w:type="spellEnd"/>
            <w:r w:rsidRPr="009B5ECB">
              <w:rPr>
                <w:rFonts w:asciiTheme="minorHAnsi" w:hAnsiTheme="minorHAnsi"/>
                <w:sz w:val="18"/>
                <w:u w:val="single"/>
              </w:rPr>
              <w:t>=</w:t>
            </w:r>
            <w:proofErr w:type="spellStart"/>
            <w:r w:rsidRPr="009B5ECB">
              <w:rPr>
                <w:rFonts w:asciiTheme="minorHAnsi" w:hAnsiTheme="minorHAnsi"/>
                <w:sz w:val="18"/>
                <w:u w:val="single"/>
              </w:rPr>
              <w:t>CondenserNomCoolCapacityTon</w:t>
            </w:r>
            <w:proofErr w:type="spellEnd"/>
            <w:r w:rsidRPr="009B5ECB">
              <w:rPr>
                <w:rFonts w:asciiTheme="minorHAnsi" w:hAnsiTheme="minorHAnsi"/>
                <w:sz w:val="18"/>
                <w:u w:val="single"/>
              </w:rPr>
              <w:t>*400*</w:t>
            </w:r>
            <w:r w:rsidRPr="009B5ECB">
              <w:rPr>
                <w:rFonts w:asciiTheme="minorHAnsi" w:hAnsiTheme="minorHAnsi"/>
                <w:sz w:val="18"/>
              </w:rPr>
              <w:t xml:space="preserve"> </w:t>
            </w:r>
            <w:proofErr w:type="gramStart"/>
            <w:r w:rsidRPr="00DF0AC7">
              <w:rPr>
                <w:rFonts w:asciiTheme="minorHAnsi" w:hAnsiTheme="minorHAnsi"/>
                <w:sz w:val="18"/>
              </w:rPr>
              <w:t>0.06</w:t>
            </w:r>
            <w:r w:rsidRPr="00DF0AC7">
              <w:rPr>
                <w:rFonts w:asciiTheme="minorHAnsi" w:hAnsiTheme="minorHAnsi"/>
                <w:sz w:val="18"/>
                <w:u w:val="single"/>
              </w:rPr>
              <w:t>;</w:t>
            </w:r>
            <w:proofErr w:type="gramEnd"/>
          </w:p>
          <w:p w14:paraId="10884EB1" w14:textId="77777777" w:rsidR="00175B6E" w:rsidRPr="007E1DD2" w:rsidRDefault="00175B6E" w:rsidP="00A44C71">
            <w:pPr>
              <w:keepNext/>
              <w:rPr>
                <w:rFonts w:asciiTheme="minorHAnsi" w:hAnsiTheme="minorHAnsi"/>
                <w:sz w:val="18"/>
                <w:u w:val="single"/>
              </w:rPr>
            </w:pPr>
          </w:p>
          <w:p w14:paraId="583F94DF" w14:textId="77777777" w:rsidR="00175B6E" w:rsidRPr="00D849BE" w:rsidRDefault="00175B6E" w:rsidP="00A44C71">
            <w:pPr>
              <w:keepNext/>
              <w:rPr>
                <w:rFonts w:asciiTheme="minorHAnsi" w:hAnsiTheme="minorHAnsi"/>
                <w:sz w:val="18"/>
                <w:u w:val="single"/>
              </w:rPr>
            </w:pPr>
            <w:r w:rsidRPr="00D849BE">
              <w:rPr>
                <w:rFonts w:asciiTheme="minorHAnsi" w:hAnsiTheme="minorHAnsi"/>
                <w:sz w:val="18"/>
                <w:u w:val="single"/>
              </w:rPr>
              <w:t xml:space="preserve">elseif </w:t>
            </w:r>
            <w:proofErr w:type="spellStart"/>
            <w:r w:rsidRPr="00D849BE">
              <w:rPr>
                <w:rFonts w:asciiTheme="minorHAnsi" w:hAnsiTheme="minorHAnsi"/>
                <w:sz w:val="18"/>
                <w:u w:val="single"/>
              </w:rPr>
              <w:t>AHUAirflowMethod</w:t>
            </w:r>
            <w:proofErr w:type="spellEnd"/>
            <w:r w:rsidRPr="00D849BE">
              <w:rPr>
                <w:rFonts w:asciiTheme="minorHAnsi" w:hAnsiTheme="minorHAnsi"/>
                <w:sz w:val="18"/>
                <w:u w:val="single"/>
              </w:rPr>
              <w:t xml:space="preserve">= </w:t>
            </w:r>
            <w:proofErr w:type="spellStart"/>
            <w:r w:rsidRPr="00D849BE">
              <w:rPr>
                <w:rFonts w:asciiTheme="minorHAnsi" w:hAnsiTheme="minorHAnsi"/>
                <w:sz w:val="18"/>
                <w:u w:val="single"/>
              </w:rPr>
              <w:t>HeatingSystemMethod</w:t>
            </w:r>
            <w:proofErr w:type="spellEnd"/>
          </w:p>
          <w:p w14:paraId="1A3F0E2C" w14:textId="77777777" w:rsidR="00175B6E" w:rsidRPr="001060C8" w:rsidRDefault="00175B6E" w:rsidP="00A44C71">
            <w:pPr>
              <w:keepNext/>
              <w:rPr>
                <w:rFonts w:asciiTheme="minorHAnsi" w:hAnsiTheme="minorHAnsi"/>
                <w:sz w:val="18"/>
                <w:u w:val="single"/>
              </w:rPr>
            </w:pPr>
            <w:r w:rsidRPr="00E35EC5">
              <w:rPr>
                <w:rFonts w:asciiTheme="minorHAnsi" w:hAnsiTheme="minorHAnsi"/>
                <w:sz w:val="18"/>
                <w:u w:val="single"/>
              </w:rPr>
              <w:t xml:space="preserve">then </w:t>
            </w:r>
            <w:proofErr w:type="spellStart"/>
            <w:r w:rsidRPr="00E35EC5">
              <w:rPr>
                <w:rFonts w:asciiTheme="minorHAnsi" w:hAnsiTheme="minorHAnsi"/>
                <w:sz w:val="18"/>
                <w:u w:val="single"/>
              </w:rPr>
              <w:t>AHUAirflow</w:t>
            </w:r>
            <w:proofErr w:type="spellEnd"/>
            <w:r w:rsidRPr="00E35EC5">
              <w:rPr>
                <w:rFonts w:asciiTheme="minorHAnsi" w:hAnsiTheme="minorHAnsi"/>
                <w:sz w:val="18"/>
                <w:u w:val="single"/>
              </w:rPr>
              <w:t>=</w:t>
            </w:r>
            <w:proofErr w:type="spellStart"/>
            <w:r w:rsidRPr="00E35EC5">
              <w:rPr>
                <w:rFonts w:asciiTheme="minorHAnsi" w:hAnsiTheme="minorHAnsi"/>
                <w:sz w:val="18"/>
                <w:u w:val="single"/>
              </w:rPr>
              <w:t>HeatingCapacityKbtuh</w:t>
            </w:r>
            <w:proofErr w:type="spellEnd"/>
            <w:r w:rsidRPr="00E35EC5">
              <w:rPr>
                <w:rFonts w:asciiTheme="minorHAnsi" w:hAnsiTheme="minorHAnsi"/>
                <w:sz w:val="18"/>
                <w:u w:val="single"/>
              </w:rPr>
              <w:t>*21.7*</w:t>
            </w:r>
            <w:r w:rsidRPr="00E35EC5">
              <w:rPr>
                <w:rFonts w:asciiTheme="minorHAnsi" w:hAnsiTheme="minorHAnsi"/>
                <w:sz w:val="18"/>
              </w:rPr>
              <w:t xml:space="preserve"> </w:t>
            </w:r>
            <w:proofErr w:type="gramStart"/>
            <w:r w:rsidRPr="00E35EC5">
              <w:rPr>
                <w:rFonts w:asciiTheme="minorHAnsi" w:hAnsiTheme="minorHAnsi"/>
                <w:sz w:val="18"/>
              </w:rPr>
              <w:t>0.06</w:t>
            </w:r>
            <w:r w:rsidRPr="001060C8">
              <w:rPr>
                <w:rFonts w:asciiTheme="minorHAnsi" w:hAnsiTheme="minorHAnsi"/>
                <w:sz w:val="18"/>
                <w:u w:val="single"/>
              </w:rPr>
              <w:t>;</w:t>
            </w:r>
            <w:proofErr w:type="gramEnd"/>
          </w:p>
          <w:p w14:paraId="000F7BB0" w14:textId="77777777" w:rsidR="00175B6E" w:rsidRPr="001060C8" w:rsidRDefault="00175B6E" w:rsidP="00A44C71">
            <w:pPr>
              <w:keepNext/>
              <w:rPr>
                <w:rFonts w:asciiTheme="minorHAnsi" w:hAnsiTheme="minorHAnsi"/>
                <w:sz w:val="18"/>
                <w:u w:val="single"/>
              </w:rPr>
            </w:pPr>
          </w:p>
          <w:p w14:paraId="6D08D046" w14:textId="77777777" w:rsidR="00175B6E" w:rsidRPr="001060C8" w:rsidRDefault="00175B6E" w:rsidP="00A44C71">
            <w:pPr>
              <w:keepNext/>
              <w:rPr>
                <w:rFonts w:asciiTheme="minorHAnsi" w:hAnsiTheme="minorHAnsi"/>
                <w:sz w:val="18"/>
              </w:rPr>
            </w:pPr>
            <w:r w:rsidRPr="001060C8">
              <w:rPr>
                <w:rFonts w:asciiTheme="minorHAnsi" w:hAnsiTheme="minorHAnsi"/>
                <w:sz w:val="18"/>
                <w:u w:val="single"/>
              </w:rPr>
              <w:t xml:space="preserve">elseif </w:t>
            </w:r>
            <w:proofErr w:type="spellStart"/>
            <w:r w:rsidRPr="001060C8">
              <w:rPr>
                <w:rFonts w:asciiTheme="minorHAnsi" w:hAnsiTheme="minorHAnsi"/>
                <w:sz w:val="18"/>
                <w:u w:val="single"/>
              </w:rPr>
              <w:t>AHUAirflowMethod</w:t>
            </w:r>
            <w:proofErr w:type="spellEnd"/>
            <w:r w:rsidRPr="001060C8">
              <w:rPr>
                <w:rFonts w:asciiTheme="minorHAnsi" w:hAnsiTheme="minorHAnsi"/>
                <w:sz w:val="18"/>
                <w:u w:val="single"/>
              </w:rPr>
              <w:t xml:space="preserve">= </w:t>
            </w:r>
            <w:proofErr w:type="spellStart"/>
            <w:r w:rsidRPr="001060C8">
              <w:rPr>
                <w:rFonts w:asciiTheme="minorHAnsi" w:hAnsiTheme="minorHAnsi"/>
                <w:sz w:val="18"/>
                <w:u w:val="single"/>
              </w:rPr>
              <w:t>MeasuredAirflowMethod</w:t>
            </w:r>
            <w:proofErr w:type="spellEnd"/>
            <w:r w:rsidRPr="001060C8">
              <w:rPr>
                <w:rFonts w:asciiTheme="minorHAnsi" w:hAnsiTheme="minorHAnsi"/>
                <w:sz w:val="18"/>
              </w:rPr>
              <w:t xml:space="preserve"> then</w:t>
            </w:r>
          </w:p>
          <w:p w14:paraId="062AF642" w14:textId="7DD05767" w:rsidR="00175B6E" w:rsidRPr="00E60E92" w:rsidRDefault="00175B6E" w:rsidP="00A44C71">
            <w:pPr>
              <w:keepNext/>
              <w:rPr>
                <w:rFonts w:asciiTheme="minorHAnsi" w:hAnsiTheme="minorHAnsi"/>
                <w:sz w:val="18"/>
                <w:u w:val="single"/>
              </w:rPr>
            </w:pPr>
            <w:proofErr w:type="spellStart"/>
            <w:r w:rsidRPr="001060C8">
              <w:rPr>
                <w:rFonts w:asciiTheme="minorHAnsi" w:hAnsiTheme="minorHAnsi"/>
                <w:sz w:val="18"/>
                <w:u w:val="single"/>
              </w:rPr>
              <w:t>AHUAirflow</w:t>
            </w:r>
            <w:proofErr w:type="spellEnd"/>
            <w:r w:rsidRPr="001060C8">
              <w:rPr>
                <w:rFonts w:asciiTheme="minorHAnsi" w:hAnsiTheme="minorHAnsi"/>
                <w:sz w:val="18"/>
                <w:u w:val="single"/>
              </w:rPr>
              <w:t>=</w:t>
            </w:r>
            <w:r w:rsidRPr="001060C8">
              <w:rPr>
                <w:rFonts w:asciiTheme="minorHAnsi" w:hAnsiTheme="minorHAnsi"/>
                <w:sz w:val="18"/>
              </w:rPr>
              <w:t xml:space="preserve"> Measured </w:t>
            </w:r>
            <w:proofErr w:type="spellStart"/>
            <w:r w:rsidRPr="001060C8">
              <w:rPr>
                <w:rFonts w:asciiTheme="minorHAnsi" w:hAnsiTheme="minorHAnsi"/>
                <w:sz w:val="18"/>
              </w:rPr>
              <w:t>AHUAirflow</w:t>
            </w:r>
            <w:proofErr w:type="spellEnd"/>
            <w:r w:rsidRPr="001060C8">
              <w:rPr>
                <w:rFonts w:asciiTheme="minorHAnsi" w:hAnsiTheme="minorHAnsi"/>
                <w:sz w:val="18"/>
              </w:rPr>
              <w:t xml:space="preserve"> * </w:t>
            </w:r>
            <w:proofErr w:type="gramStart"/>
            <w:r w:rsidRPr="001060C8">
              <w:rPr>
                <w:rFonts w:asciiTheme="minorHAnsi" w:hAnsiTheme="minorHAnsi"/>
                <w:sz w:val="18"/>
              </w:rPr>
              <w:t>0.06</w:t>
            </w:r>
            <w:r w:rsidR="008E1C79">
              <w:rPr>
                <w:rFonts w:asciiTheme="minorHAnsi" w:hAnsiTheme="minorHAnsi"/>
                <w:sz w:val="18"/>
              </w:rPr>
              <w:t>;</w:t>
            </w:r>
            <w:proofErr w:type="gramEnd"/>
          </w:p>
          <w:p w14:paraId="39360796" w14:textId="77777777" w:rsidR="00175B6E" w:rsidRPr="006D5BBE" w:rsidRDefault="00175B6E" w:rsidP="00A44C71">
            <w:pPr>
              <w:keepNext/>
              <w:rPr>
                <w:rFonts w:asciiTheme="minorHAnsi" w:hAnsiTheme="minorHAnsi"/>
                <w:sz w:val="18"/>
                <w:u w:val="single"/>
              </w:rPr>
            </w:pPr>
          </w:p>
          <w:p w14:paraId="68CDD583" w14:textId="77777777" w:rsidR="00175B6E" w:rsidRPr="009B5ECB" w:rsidRDefault="00175B6E" w:rsidP="00A44C71">
            <w:pPr>
              <w:keepNext/>
              <w:rPr>
                <w:rFonts w:asciiTheme="minorHAnsi" w:hAnsiTheme="minorHAnsi"/>
                <w:sz w:val="18"/>
                <w:szCs w:val="18"/>
                <w:u w:val="single"/>
              </w:rPr>
            </w:pPr>
            <w:r w:rsidRPr="009B5ECB">
              <w:rPr>
                <w:rFonts w:asciiTheme="minorHAnsi" w:hAnsiTheme="minorHAnsi"/>
                <w:sz w:val="18"/>
                <w:szCs w:val="18"/>
                <w:u w:val="single"/>
              </w:rPr>
              <w:t xml:space="preserve">elseif </w:t>
            </w:r>
            <w:proofErr w:type="spellStart"/>
            <w:r w:rsidRPr="009B5ECB">
              <w:rPr>
                <w:rFonts w:asciiTheme="minorHAnsi" w:hAnsiTheme="minorHAnsi"/>
                <w:sz w:val="18"/>
                <w:szCs w:val="18"/>
                <w:u w:val="single"/>
              </w:rPr>
              <w:t>AHUAirflowMethod</w:t>
            </w:r>
            <w:proofErr w:type="spellEnd"/>
            <w:r w:rsidRPr="009B5ECB">
              <w:rPr>
                <w:rFonts w:asciiTheme="minorHAnsi" w:hAnsiTheme="minorHAnsi"/>
                <w:sz w:val="18"/>
                <w:szCs w:val="18"/>
                <w:u w:val="single"/>
              </w:rPr>
              <w:t xml:space="preserve">= </w:t>
            </w:r>
            <w:proofErr w:type="spellStart"/>
            <w:r w:rsidRPr="009B5ECB">
              <w:rPr>
                <w:rFonts w:asciiTheme="minorHAnsi" w:hAnsiTheme="minorHAnsi"/>
                <w:sz w:val="18"/>
                <w:szCs w:val="18"/>
                <w:u w:val="single"/>
              </w:rPr>
              <w:t>IndoorUnitMethod</w:t>
            </w:r>
            <w:proofErr w:type="spellEnd"/>
            <w:r w:rsidRPr="009B5ECB">
              <w:rPr>
                <w:rFonts w:asciiTheme="minorHAnsi" w:hAnsiTheme="minorHAnsi"/>
                <w:sz w:val="18"/>
                <w:szCs w:val="18"/>
                <w:u w:val="single"/>
              </w:rPr>
              <w:t xml:space="preserve"> then</w:t>
            </w:r>
          </w:p>
          <w:p w14:paraId="3B85027E" w14:textId="14B2AF3F" w:rsidR="00175B6E" w:rsidRPr="00E60E92" w:rsidRDefault="00175B6E" w:rsidP="00A44C71">
            <w:pPr>
              <w:keepNext/>
              <w:rPr>
                <w:rFonts w:asciiTheme="minorHAnsi" w:hAnsiTheme="minorHAnsi"/>
                <w:sz w:val="18"/>
              </w:rPr>
            </w:pPr>
            <w:proofErr w:type="spellStart"/>
            <w:r w:rsidRPr="009B5ECB">
              <w:rPr>
                <w:rFonts w:asciiTheme="minorHAnsi" w:hAnsiTheme="minorHAnsi"/>
                <w:sz w:val="18"/>
                <w:szCs w:val="18"/>
                <w:u w:val="single"/>
              </w:rPr>
              <w:t>AHUAirflow</w:t>
            </w:r>
            <w:proofErr w:type="spellEnd"/>
            <w:r w:rsidRPr="009B5ECB">
              <w:rPr>
                <w:rFonts w:asciiTheme="minorHAnsi" w:hAnsiTheme="minorHAnsi"/>
                <w:sz w:val="18"/>
                <w:szCs w:val="18"/>
                <w:u w:val="single"/>
              </w:rPr>
              <w:t>=</w:t>
            </w:r>
            <w:proofErr w:type="spellStart"/>
            <w:r w:rsidRPr="009B5ECB">
              <w:rPr>
                <w:rFonts w:asciiTheme="minorHAnsi" w:hAnsiTheme="minorHAnsi"/>
                <w:sz w:val="18"/>
                <w:szCs w:val="18"/>
                <w:u w:val="single"/>
              </w:rPr>
              <w:t>IndoorAirUnitCoolingCapacityton</w:t>
            </w:r>
            <w:proofErr w:type="spellEnd"/>
            <w:r w:rsidRPr="009B5ECB">
              <w:rPr>
                <w:rFonts w:asciiTheme="minorHAnsi" w:hAnsiTheme="minorHAnsi"/>
                <w:sz w:val="18"/>
                <w:szCs w:val="18"/>
                <w:u w:val="single"/>
              </w:rPr>
              <w:t>*</w:t>
            </w:r>
            <w:del w:id="48" w:author="Markstrum, Alexis@Energy" w:date="2021-10-26T11:32:00Z">
              <w:r w:rsidRPr="009B5ECB" w:rsidDel="004820A0">
                <w:rPr>
                  <w:rFonts w:asciiTheme="minorHAnsi" w:hAnsiTheme="minorHAnsi"/>
                  <w:sz w:val="18"/>
                  <w:szCs w:val="18"/>
                  <w:u w:val="single"/>
                </w:rPr>
                <w:delText>400</w:delText>
              </w:r>
            </w:del>
            <w:ins w:id="49" w:author="Markstrum, Alexis@Energy" w:date="2021-10-26T11:32:00Z">
              <w:r w:rsidR="004820A0">
                <w:rPr>
                  <w:rFonts w:asciiTheme="minorHAnsi" w:hAnsiTheme="minorHAnsi"/>
                  <w:sz w:val="18"/>
                  <w:szCs w:val="18"/>
                  <w:u w:val="single"/>
                </w:rPr>
                <w:t>350</w:t>
              </w:r>
            </w:ins>
            <w:r w:rsidRPr="009B5ECB">
              <w:rPr>
                <w:rFonts w:asciiTheme="minorHAnsi" w:hAnsiTheme="minorHAnsi"/>
                <w:sz w:val="18"/>
                <w:szCs w:val="18"/>
                <w:u w:val="single"/>
              </w:rPr>
              <w:t>*</w:t>
            </w:r>
            <w:r w:rsidRPr="001060C8">
              <w:rPr>
                <w:rFonts w:asciiTheme="minorHAnsi" w:hAnsiTheme="minorHAnsi"/>
                <w:sz w:val="18"/>
                <w:szCs w:val="18"/>
                <w:u w:val="single"/>
              </w:rPr>
              <w:t>0.06</w:t>
            </w:r>
            <w:r w:rsidRPr="00E60E92">
              <w:rPr>
                <w:rFonts w:asciiTheme="minorHAnsi" w:hAnsiTheme="minorHAnsi"/>
                <w:sz w:val="18"/>
                <w:szCs w:val="18"/>
                <w:u w:val="single"/>
              </w:rPr>
              <w:t xml:space="preserve"> </w:t>
            </w:r>
            <w:r w:rsidRPr="001060C8">
              <w:rPr>
                <w:rFonts w:asciiTheme="minorHAnsi" w:hAnsiTheme="minorHAnsi"/>
                <w:sz w:val="18"/>
                <w:u w:val="single"/>
              </w:rPr>
              <w:t>&gt;&gt;;</w:t>
            </w:r>
          </w:p>
        </w:tc>
      </w:tr>
      <w:tr w:rsidR="00175B6E" w:rsidRPr="00D754FB" w14:paraId="6333FD34" w14:textId="77777777" w:rsidTr="00A44C71">
        <w:trPr>
          <w:trHeight w:val="432"/>
        </w:trPr>
        <w:tc>
          <w:tcPr>
            <w:tcW w:w="264" w:type="pct"/>
            <w:vAlign w:val="center"/>
          </w:tcPr>
          <w:p w14:paraId="17AEF5B3" w14:textId="77777777" w:rsidR="00175B6E" w:rsidRPr="00E60E92" w:rsidRDefault="00175B6E" w:rsidP="00A44C71">
            <w:pPr>
              <w:keepNext/>
              <w:spacing w:line="240" w:lineRule="exact"/>
              <w:ind w:left="-14" w:firstLine="14"/>
              <w:jc w:val="center"/>
              <w:rPr>
                <w:rFonts w:asciiTheme="minorHAnsi" w:hAnsiTheme="minorHAnsi"/>
                <w:sz w:val="18"/>
              </w:rPr>
            </w:pPr>
            <w:r w:rsidRPr="00E60E92">
              <w:rPr>
                <w:rFonts w:asciiTheme="minorHAnsi" w:hAnsiTheme="minorHAnsi"/>
                <w:sz w:val="18"/>
              </w:rPr>
              <w:t>06</w:t>
            </w:r>
          </w:p>
        </w:tc>
        <w:tc>
          <w:tcPr>
            <w:tcW w:w="1832" w:type="pct"/>
            <w:shd w:val="clear" w:color="auto" w:fill="auto"/>
            <w:vAlign w:val="center"/>
          </w:tcPr>
          <w:p w14:paraId="2E14A0D5" w14:textId="77777777" w:rsidR="00175B6E" w:rsidRPr="006D5BBE" w:rsidRDefault="00175B6E" w:rsidP="00A44C71">
            <w:pPr>
              <w:keepNext/>
              <w:rPr>
                <w:rFonts w:asciiTheme="minorHAnsi" w:hAnsiTheme="minorHAnsi"/>
                <w:b/>
                <w:sz w:val="18"/>
              </w:rPr>
            </w:pPr>
            <w:r w:rsidRPr="006D5BBE">
              <w:rPr>
                <w:rFonts w:asciiTheme="minorHAnsi" w:hAnsiTheme="minorHAnsi"/>
                <w:sz w:val="18"/>
              </w:rPr>
              <w:t>Actual Duct Leakage Rate from Leakage Test Measurement (cfm)</w:t>
            </w:r>
          </w:p>
        </w:tc>
        <w:tc>
          <w:tcPr>
            <w:tcW w:w="2904" w:type="pct"/>
            <w:shd w:val="clear" w:color="auto" w:fill="auto"/>
          </w:tcPr>
          <w:p w14:paraId="686AC5D2" w14:textId="77777777" w:rsidR="00175B6E" w:rsidRPr="00E60E92" w:rsidRDefault="00175B6E" w:rsidP="00A44C71">
            <w:pPr>
              <w:keepNext/>
              <w:rPr>
                <w:rFonts w:asciiTheme="minorHAnsi" w:hAnsiTheme="minorHAnsi"/>
                <w:sz w:val="18"/>
              </w:rPr>
            </w:pPr>
            <w:r w:rsidRPr="009B5ECB">
              <w:rPr>
                <w:rFonts w:asciiTheme="minorHAnsi" w:hAnsiTheme="minorHAnsi"/>
                <w:sz w:val="18"/>
              </w:rPr>
              <w:t>&lt;&lt;</w:t>
            </w:r>
            <w:r w:rsidRPr="001060C8">
              <w:rPr>
                <w:rFonts w:asciiTheme="minorHAnsi" w:hAnsiTheme="minorHAnsi"/>
                <w:sz w:val="18"/>
              </w:rPr>
              <w:t xml:space="preserve"> auto filled from B11</w:t>
            </w:r>
            <w:r w:rsidRPr="00E60E92">
              <w:rPr>
                <w:rFonts w:asciiTheme="minorHAnsi" w:hAnsiTheme="minorHAnsi"/>
                <w:sz w:val="18"/>
              </w:rPr>
              <w:t>&gt;&gt;</w:t>
            </w:r>
          </w:p>
        </w:tc>
      </w:tr>
      <w:tr w:rsidR="00175B6E" w:rsidRPr="00D754FB" w14:paraId="2D14B5B2" w14:textId="77777777" w:rsidTr="00A44C71">
        <w:trPr>
          <w:trHeight w:val="432"/>
        </w:trPr>
        <w:tc>
          <w:tcPr>
            <w:tcW w:w="264" w:type="pct"/>
            <w:vAlign w:val="center"/>
          </w:tcPr>
          <w:p w14:paraId="5C858DA7" w14:textId="77777777" w:rsidR="00175B6E" w:rsidRPr="00E60E92" w:rsidRDefault="00175B6E" w:rsidP="00A44C71">
            <w:pPr>
              <w:keepNext/>
              <w:spacing w:line="240" w:lineRule="exact"/>
              <w:ind w:left="-14" w:firstLine="14"/>
              <w:jc w:val="center"/>
              <w:rPr>
                <w:rFonts w:asciiTheme="minorHAnsi" w:hAnsiTheme="minorHAnsi"/>
                <w:sz w:val="18"/>
              </w:rPr>
            </w:pPr>
            <w:r w:rsidRPr="00E60E92">
              <w:rPr>
                <w:rFonts w:asciiTheme="minorHAnsi" w:hAnsiTheme="minorHAnsi"/>
                <w:sz w:val="18"/>
              </w:rPr>
              <w:t>07</w:t>
            </w:r>
          </w:p>
        </w:tc>
        <w:tc>
          <w:tcPr>
            <w:tcW w:w="1832" w:type="pct"/>
            <w:shd w:val="clear" w:color="auto" w:fill="auto"/>
            <w:vAlign w:val="center"/>
          </w:tcPr>
          <w:p w14:paraId="0A9830BD" w14:textId="77777777" w:rsidR="00175B6E" w:rsidRPr="006D5BBE" w:rsidRDefault="00175B6E" w:rsidP="00A44C71">
            <w:pPr>
              <w:keepNext/>
              <w:rPr>
                <w:rFonts w:asciiTheme="minorHAnsi" w:hAnsiTheme="minorHAnsi"/>
                <w:sz w:val="18"/>
              </w:rPr>
            </w:pPr>
            <w:r w:rsidRPr="006D5BBE">
              <w:rPr>
                <w:rFonts w:asciiTheme="minorHAnsi" w:hAnsiTheme="minorHAnsi"/>
                <w:sz w:val="18"/>
              </w:rPr>
              <w:t>Compliance Statement:</w:t>
            </w:r>
          </w:p>
        </w:tc>
        <w:tc>
          <w:tcPr>
            <w:tcW w:w="2904" w:type="pct"/>
            <w:shd w:val="clear" w:color="auto" w:fill="auto"/>
          </w:tcPr>
          <w:p w14:paraId="0B9279D0" w14:textId="3245C4BC" w:rsidR="00175B6E" w:rsidRPr="006D5BBE" w:rsidRDefault="00175B6E" w:rsidP="00A44C71">
            <w:pPr>
              <w:rPr>
                <w:rFonts w:asciiTheme="minorHAnsi" w:hAnsiTheme="minorHAnsi"/>
                <w:sz w:val="18"/>
              </w:rPr>
            </w:pPr>
            <w:r w:rsidRPr="009B5ECB">
              <w:rPr>
                <w:rFonts w:asciiTheme="minorHAnsi" w:hAnsiTheme="minorHAnsi"/>
                <w:sz w:val="18"/>
              </w:rPr>
              <w:t xml:space="preserve">&lt;&lt;if measured leakage </w:t>
            </w:r>
            <w:r w:rsidRPr="001060C8">
              <w:rPr>
                <w:rFonts w:asciiTheme="minorHAnsi" w:hAnsiTheme="minorHAnsi"/>
                <w:sz w:val="18"/>
              </w:rPr>
              <w:t xml:space="preserve">rate </w:t>
            </w:r>
            <w:r w:rsidRPr="00E60E92">
              <w:rPr>
                <w:rFonts w:asciiTheme="minorHAnsi" w:hAnsiTheme="minorHAnsi"/>
                <w:sz w:val="18"/>
              </w:rPr>
              <w:t xml:space="preserve">is </w:t>
            </w:r>
            <w:r w:rsidR="008A6BD3">
              <w:rPr>
                <w:rFonts w:asciiTheme="minorHAnsi" w:hAnsiTheme="minorHAnsi"/>
              </w:rPr>
              <w:t xml:space="preserve">≤ </w:t>
            </w:r>
            <w:r w:rsidRPr="00E60E92">
              <w:rPr>
                <w:rFonts w:asciiTheme="minorHAnsi" w:hAnsiTheme="minorHAnsi"/>
                <w:sz w:val="18"/>
              </w:rPr>
              <w:t>to target allow</w:t>
            </w:r>
            <w:r w:rsidRPr="001060C8">
              <w:rPr>
                <w:rFonts w:asciiTheme="minorHAnsi" w:hAnsiTheme="minorHAnsi"/>
                <w:sz w:val="18"/>
              </w:rPr>
              <w:t>able leakage rate</w:t>
            </w:r>
            <w:r w:rsidRPr="00E60E92">
              <w:rPr>
                <w:rFonts w:asciiTheme="minorHAnsi" w:hAnsiTheme="minorHAnsi"/>
                <w:sz w:val="18"/>
              </w:rPr>
              <w:t xml:space="preserve">, then display message:  </w:t>
            </w:r>
          </w:p>
          <w:p w14:paraId="0D57C80E" w14:textId="77777777" w:rsidR="00175B6E" w:rsidRPr="00E60E92" w:rsidRDefault="00175B6E" w:rsidP="00A44C71">
            <w:pPr>
              <w:rPr>
                <w:rFonts w:asciiTheme="minorHAnsi" w:hAnsiTheme="minorHAnsi"/>
                <w:sz w:val="18"/>
              </w:rPr>
            </w:pPr>
            <w:r w:rsidRPr="006D5BBE">
              <w:rPr>
                <w:rFonts w:asciiTheme="minorHAnsi" w:hAnsiTheme="minorHAnsi"/>
                <w:sz w:val="18"/>
              </w:rPr>
              <w:t>"</w:t>
            </w:r>
            <w:r w:rsidRPr="001060C8">
              <w:rPr>
                <w:rFonts w:asciiTheme="minorHAnsi" w:hAnsiTheme="minorHAnsi"/>
                <w:sz w:val="18"/>
              </w:rPr>
              <w:t>Ducts in garage</w:t>
            </w:r>
            <w:r w:rsidRPr="00E60E92">
              <w:rPr>
                <w:rFonts w:asciiTheme="minorHAnsi" w:hAnsiTheme="minorHAnsi"/>
                <w:sz w:val="18"/>
              </w:rPr>
              <w:t xml:space="preserve"> passes </w:t>
            </w:r>
            <w:r w:rsidRPr="001060C8">
              <w:rPr>
                <w:rFonts w:asciiTheme="minorHAnsi" w:hAnsiTheme="minorHAnsi"/>
                <w:sz w:val="18"/>
              </w:rPr>
              <w:t>–</w:t>
            </w:r>
            <w:r w:rsidRPr="00E60E92">
              <w:rPr>
                <w:rFonts w:asciiTheme="minorHAnsi" w:hAnsiTheme="minorHAnsi"/>
                <w:sz w:val="18"/>
              </w:rPr>
              <w:t xml:space="preserve"> </w:t>
            </w:r>
            <w:r w:rsidRPr="001060C8">
              <w:rPr>
                <w:rFonts w:asciiTheme="minorHAnsi" w:hAnsiTheme="minorHAnsi"/>
                <w:sz w:val="18"/>
              </w:rPr>
              <w:t>overall system leakage complies</w:t>
            </w:r>
            <w:proofErr w:type="gramStart"/>
            <w:r w:rsidRPr="00E60E92">
              <w:rPr>
                <w:rFonts w:asciiTheme="minorHAnsi" w:hAnsiTheme="minorHAnsi"/>
                <w:sz w:val="18"/>
              </w:rPr>
              <w:t>";</w:t>
            </w:r>
            <w:proofErr w:type="gramEnd"/>
          </w:p>
          <w:p w14:paraId="7BA269FE" w14:textId="77777777" w:rsidR="00175B6E" w:rsidRPr="006D5BBE" w:rsidRDefault="00175B6E" w:rsidP="00A44C71">
            <w:pPr>
              <w:rPr>
                <w:rFonts w:asciiTheme="minorHAnsi" w:hAnsiTheme="minorHAnsi"/>
                <w:sz w:val="18"/>
              </w:rPr>
            </w:pPr>
            <w:r w:rsidRPr="00E60E92">
              <w:rPr>
                <w:rFonts w:asciiTheme="minorHAnsi" w:hAnsiTheme="minorHAnsi"/>
                <w:sz w:val="18"/>
              </w:rPr>
              <w:t xml:space="preserve">else if measured leakage rate is </w:t>
            </w:r>
            <w:r w:rsidRPr="001060C8">
              <w:rPr>
                <w:rFonts w:asciiTheme="minorHAnsi" w:hAnsiTheme="minorHAnsi"/>
                <w:sz w:val="18"/>
              </w:rPr>
              <w:t>&gt;</w:t>
            </w:r>
            <w:r w:rsidRPr="00E60E92">
              <w:rPr>
                <w:rFonts w:asciiTheme="minorHAnsi" w:hAnsiTheme="minorHAnsi"/>
                <w:sz w:val="18"/>
              </w:rPr>
              <w:t xml:space="preserve"> target allowable leakage rate then </w:t>
            </w:r>
            <w:r w:rsidRPr="006D5BBE">
              <w:rPr>
                <w:rFonts w:asciiTheme="minorHAnsi" w:hAnsiTheme="minorHAnsi"/>
                <w:sz w:val="18"/>
              </w:rPr>
              <w:t>display message:</w:t>
            </w:r>
          </w:p>
          <w:p w14:paraId="20C93C39" w14:textId="77777777" w:rsidR="00175B6E" w:rsidRPr="006D5BBE" w:rsidRDefault="00175B6E" w:rsidP="00A44C71">
            <w:pPr>
              <w:rPr>
                <w:rFonts w:asciiTheme="minorHAnsi" w:hAnsiTheme="minorHAnsi"/>
                <w:sz w:val="18"/>
              </w:rPr>
            </w:pPr>
            <w:r w:rsidRPr="009B5ECB">
              <w:rPr>
                <w:rFonts w:asciiTheme="minorHAnsi" w:hAnsiTheme="minorHAnsi"/>
                <w:sz w:val="18"/>
              </w:rPr>
              <w:t>"</w:t>
            </w:r>
            <w:r w:rsidRPr="001060C8">
              <w:rPr>
                <w:rFonts w:asciiTheme="minorHAnsi" w:hAnsiTheme="minorHAnsi"/>
                <w:sz w:val="18"/>
              </w:rPr>
              <w:t>Ducts in garage</w:t>
            </w:r>
            <w:r w:rsidRPr="00E60E92">
              <w:rPr>
                <w:rFonts w:asciiTheme="minorHAnsi" w:hAnsiTheme="minorHAnsi"/>
                <w:sz w:val="18"/>
              </w:rPr>
              <w:t xml:space="preserve"> passes using smoke test of an altered HVAC system in an existing building</w:t>
            </w:r>
          </w:p>
          <w:p w14:paraId="63180F6D" w14:textId="77777777" w:rsidR="00175B6E" w:rsidRPr="00E35EC5" w:rsidRDefault="00175B6E" w:rsidP="00175B6E">
            <w:pPr>
              <w:numPr>
                <w:ilvl w:val="0"/>
                <w:numId w:val="31"/>
              </w:numPr>
              <w:rPr>
                <w:rFonts w:asciiTheme="minorHAnsi" w:hAnsiTheme="minorHAnsi"/>
                <w:sz w:val="18"/>
              </w:rPr>
            </w:pPr>
            <w:r w:rsidRPr="009B5ECB">
              <w:rPr>
                <w:rFonts w:asciiTheme="minorHAnsi" w:hAnsiTheme="minorHAnsi"/>
                <w:sz w:val="18"/>
              </w:rPr>
              <w:t xml:space="preserve">No visible smoke exits the accessible portions of the ducts </w:t>
            </w:r>
            <w:r w:rsidRPr="00DF0AC7">
              <w:rPr>
                <w:rFonts w:asciiTheme="minorHAnsi" w:hAnsiTheme="minorHAnsi"/>
                <w:sz w:val="18"/>
              </w:rPr>
              <w:t xml:space="preserve">in the </w:t>
            </w:r>
            <w:r w:rsidRPr="007E1DD2">
              <w:rPr>
                <w:rFonts w:asciiTheme="minorHAnsi" w:hAnsiTheme="minorHAnsi"/>
                <w:sz w:val="18"/>
              </w:rPr>
              <w:t>garage</w:t>
            </w:r>
            <w:r>
              <w:rPr>
                <w:rFonts w:asciiTheme="minorHAnsi" w:hAnsiTheme="minorHAnsi"/>
                <w:sz w:val="18"/>
              </w:rPr>
              <w:t>”</w:t>
            </w:r>
            <w:r w:rsidRPr="00E35EC5">
              <w:rPr>
                <w:rFonts w:asciiTheme="minorHAnsi" w:hAnsiTheme="minorHAnsi"/>
                <w:sz w:val="18"/>
              </w:rPr>
              <w:t>&gt;&gt;</w:t>
            </w:r>
          </w:p>
        </w:tc>
      </w:tr>
    </w:tbl>
    <w:p w14:paraId="5D7966B6" w14:textId="77777777" w:rsidR="00175B6E" w:rsidRDefault="00175B6E"/>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1"/>
        <w:gridCol w:w="31"/>
      </w:tblGrid>
      <w:tr w:rsidR="00BD03A5" w:rsidRPr="00525196" w14:paraId="4AE0FD62" w14:textId="77777777" w:rsidTr="004B55FD">
        <w:trPr>
          <w:gridAfter w:val="1"/>
          <w:wAfter w:w="14" w:type="pct"/>
          <w:trHeight w:val="432"/>
        </w:trPr>
        <w:tc>
          <w:tcPr>
            <w:tcW w:w="4986" w:type="pct"/>
            <w:gridSpan w:val="3"/>
            <w:vAlign w:val="center"/>
          </w:tcPr>
          <w:p w14:paraId="4AE0FD61" w14:textId="2026882D" w:rsidR="00BD03A5" w:rsidRPr="00525196" w:rsidRDefault="0059529F" w:rsidP="00A63F93">
            <w:pPr>
              <w:pStyle w:val="Heading3"/>
              <w:numPr>
                <w:ilvl w:val="0"/>
                <w:numId w:val="0"/>
              </w:numPr>
              <w:spacing w:before="0"/>
              <w:ind w:right="86"/>
              <w:rPr>
                <w:rFonts w:asciiTheme="minorHAnsi" w:hAnsiTheme="minorHAnsi"/>
                <w:b/>
                <w:caps/>
                <w:sz w:val="18"/>
                <w:szCs w:val="18"/>
              </w:rPr>
            </w:pPr>
            <w:r>
              <w:rPr>
                <w:rFonts w:asciiTheme="minorHAnsi" w:hAnsiTheme="minorHAnsi"/>
                <w:b/>
                <w:caps/>
                <w:sz w:val="20"/>
                <w:szCs w:val="18"/>
              </w:rPr>
              <w:t>D</w:t>
            </w:r>
            <w:r w:rsidR="00BD03A5" w:rsidRPr="00A63F93">
              <w:rPr>
                <w:rFonts w:asciiTheme="minorHAnsi" w:hAnsiTheme="minorHAnsi"/>
                <w:b/>
                <w:caps/>
                <w:sz w:val="20"/>
                <w:szCs w:val="18"/>
              </w:rPr>
              <w:t xml:space="preserve">. </w:t>
            </w:r>
            <w:r w:rsidR="00A63F93" w:rsidRPr="00A63F93">
              <w:rPr>
                <w:rFonts w:asciiTheme="minorHAnsi" w:hAnsiTheme="minorHAnsi"/>
                <w:b/>
                <w:sz w:val="20"/>
                <w:szCs w:val="18"/>
              </w:rPr>
              <w:t>Additional Requirements for Compliance</w:t>
            </w:r>
          </w:p>
        </w:tc>
      </w:tr>
      <w:tr w:rsidR="00BD03A5" w:rsidRPr="00525196" w14:paraId="4AE0FD65" w14:textId="77777777" w:rsidTr="004B55FD">
        <w:trPr>
          <w:gridAfter w:val="1"/>
          <w:wAfter w:w="14" w:type="pct"/>
          <w:trHeight w:val="411"/>
        </w:trPr>
        <w:tc>
          <w:tcPr>
            <w:tcW w:w="213" w:type="pct"/>
            <w:vAlign w:val="center"/>
          </w:tcPr>
          <w:p w14:paraId="4AE0FD63"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1</w:t>
            </w:r>
          </w:p>
        </w:tc>
        <w:tc>
          <w:tcPr>
            <w:tcW w:w="4773" w:type="pct"/>
            <w:gridSpan w:val="2"/>
            <w:vAlign w:val="center"/>
          </w:tcPr>
          <w:p w14:paraId="4AE0FD64"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System was tested in its normal operation condition.  No temporary taping allowed.</w:t>
            </w:r>
          </w:p>
        </w:tc>
      </w:tr>
      <w:tr w:rsidR="00BD03A5" w:rsidRPr="00525196" w14:paraId="4AE0FD68" w14:textId="77777777" w:rsidTr="004B55FD">
        <w:trPr>
          <w:gridAfter w:val="1"/>
          <w:wAfter w:w="14" w:type="pct"/>
          <w:trHeight w:val="411"/>
        </w:trPr>
        <w:tc>
          <w:tcPr>
            <w:tcW w:w="213" w:type="pct"/>
            <w:vAlign w:val="center"/>
          </w:tcPr>
          <w:p w14:paraId="4AE0FD66"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2</w:t>
            </w:r>
          </w:p>
        </w:tc>
        <w:tc>
          <w:tcPr>
            <w:tcW w:w="4773" w:type="pct"/>
            <w:gridSpan w:val="2"/>
            <w:vAlign w:val="center"/>
          </w:tcPr>
          <w:p w14:paraId="4AE0FD67" w14:textId="7A05C4EE" w:rsidR="00BD03A5" w:rsidRPr="00525196" w:rsidRDefault="00A71ED6" w:rsidP="00091DB0">
            <w:pPr>
              <w:rPr>
                <w:rFonts w:asciiTheme="minorHAnsi" w:hAnsiTheme="minorHAnsi"/>
                <w:b/>
                <w:sz w:val="18"/>
                <w:szCs w:val="18"/>
              </w:rPr>
            </w:pPr>
            <w:r w:rsidRPr="001A21E0">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525196" w14:paraId="4AE0FD6B" w14:textId="77777777" w:rsidTr="004B55FD">
        <w:trPr>
          <w:gridAfter w:val="1"/>
          <w:wAfter w:w="14" w:type="pct"/>
          <w:trHeight w:val="411"/>
        </w:trPr>
        <w:tc>
          <w:tcPr>
            <w:tcW w:w="213" w:type="pct"/>
            <w:vAlign w:val="center"/>
          </w:tcPr>
          <w:p w14:paraId="4AE0FD69"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3</w:t>
            </w:r>
          </w:p>
        </w:tc>
        <w:tc>
          <w:tcPr>
            <w:tcW w:w="4773" w:type="pct"/>
            <w:gridSpan w:val="2"/>
            <w:vAlign w:val="center"/>
          </w:tcPr>
          <w:p w14:paraId="4AE0FD6A" w14:textId="22CE5639" w:rsidR="00BD03A5" w:rsidRPr="00525196" w:rsidRDefault="002A4DC1" w:rsidP="002A4DC1">
            <w:pPr>
              <w:rPr>
                <w:rFonts w:asciiTheme="minorHAnsi" w:hAnsiTheme="minorHAnsi"/>
                <w:b/>
                <w:sz w:val="18"/>
                <w:szCs w:val="18"/>
              </w:rPr>
            </w:pPr>
            <w:r>
              <w:rPr>
                <w:rFonts w:asciiTheme="minorHAnsi" w:hAnsiTheme="minorHAnsi"/>
                <w:bCs/>
                <w:sz w:val="18"/>
                <w:szCs w:val="18"/>
              </w:rPr>
              <w:t>If a complete replacement, a</w:t>
            </w:r>
            <w:r w:rsidR="00BD03A5" w:rsidRPr="00525196">
              <w:rPr>
                <w:rFonts w:asciiTheme="minorHAnsi" w:hAnsiTheme="minorHAnsi"/>
                <w:bCs/>
                <w:sz w:val="18"/>
                <w:szCs w:val="18"/>
              </w:rPr>
              <w:t>ll</w:t>
            </w:r>
            <w:r w:rsidR="00BD03A5" w:rsidRPr="00525196">
              <w:rPr>
                <w:rFonts w:asciiTheme="minorHAnsi" w:hAnsiTheme="minorHAnsi"/>
                <w:sz w:val="18"/>
                <w:szCs w:val="18"/>
              </w:rPr>
              <w:t xml:space="preserve"> supply and return register boots were sealed to the drywall.</w:t>
            </w:r>
          </w:p>
        </w:tc>
      </w:tr>
      <w:tr w:rsidR="00BD03A5" w:rsidRPr="00525196" w14:paraId="4AE0FD6E" w14:textId="77777777" w:rsidTr="004B55FD">
        <w:trPr>
          <w:gridAfter w:val="1"/>
          <w:wAfter w:w="14" w:type="pct"/>
          <w:trHeight w:val="411"/>
        </w:trPr>
        <w:tc>
          <w:tcPr>
            <w:tcW w:w="213" w:type="pct"/>
            <w:vAlign w:val="center"/>
          </w:tcPr>
          <w:p w14:paraId="4AE0FD6C"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4</w:t>
            </w:r>
          </w:p>
        </w:tc>
        <w:tc>
          <w:tcPr>
            <w:tcW w:w="4773" w:type="pct"/>
            <w:gridSpan w:val="2"/>
            <w:vAlign w:val="center"/>
          </w:tcPr>
          <w:p w14:paraId="4AE0FD6D"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Building cavities were not used as plenums or platform returns in lieu of ducts.</w:t>
            </w:r>
          </w:p>
        </w:tc>
      </w:tr>
      <w:tr w:rsidR="00BD03A5" w:rsidRPr="00525196" w14:paraId="4AE0FD71" w14:textId="77777777" w:rsidTr="004B55FD">
        <w:trPr>
          <w:gridAfter w:val="1"/>
          <w:wAfter w:w="14" w:type="pct"/>
          <w:trHeight w:val="411"/>
        </w:trPr>
        <w:tc>
          <w:tcPr>
            <w:tcW w:w="213" w:type="pct"/>
            <w:vAlign w:val="center"/>
          </w:tcPr>
          <w:p w14:paraId="4AE0FD6F"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5</w:t>
            </w:r>
          </w:p>
        </w:tc>
        <w:tc>
          <w:tcPr>
            <w:tcW w:w="4773" w:type="pct"/>
            <w:gridSpan w:val="2"/>
            <w:vAlign w:val="center"/>
          </w:tcPr>
          <w:p w14:paraId="4AE0FD70"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If cloth backed tape was used it was covered with Mastic and draw bands.</w:t>
            </w:r>
          </w:p>
        </w:tc>
      </w:tr>
      <w:tr w:rsidR="00BD03A5" w:rsidRPr="00525196" w14:paraId="4AE0FD74" w14:textId="77777777" w:rsidTr="004B55FD">
        <w:trPr>
          <w:gridAfter w:val="1"/>
          <w:wAfter w:w="14" w:type="pct"/>
          <w:trHeight w:val="411"/>
        </w:trPr>
        <w:tc>
          <w:tcPr>
            <w:tcW w:w="213" w:type="pct"/>
            <w:vAlign w:val="center"/>
          </w:tcPr>
          <w:p w14:paraId="4AE0FD72"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6</w:t>
            </w:r>
          </w:p>
        </w:tc>
        <w:tc>
          <w:tcPr>
            <w:tcW w:w="4773" w:type="pct"/>
            <w:gridSpan w:val="2"/>
            <w:vAlign w:val="center"/>
          </w:tcPr>
          <w:p w14:paraId="4AE0FD73"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All connection points between the air handler and the supply and return plenums are completely sealed.</w:t>
            </w:r>
          </w:p>
        </w:tc>
      </w:tr>
      <w:tr w:rsidR="004B55FD" w:rsidRPr="00525196" w14:paraId="4AE0FD77" w14:textId="77777777" w:rsidTr="00BC173E">
        <w:trPr>
          <w:trHeight w:val="411"/>
        </w:trPr>
        <w:tc>
          <w:tcPr>
            <w:tcW w:w="213" w:type="pct"/>
            <w:vAlign w:val="center"/>
          </w:tcPr>
          <w:p w14:paraId="4AE0FD75" w14:textId="77777777" w:rsidR="004B55FD" w:rsidRPr="00525196" w:rsidRDefault="004B55FD" w:rsidP="00BC173E">
            <w:pPr>
              <w:jc w:val="center"/>
              <w:rPr>
                <w:rFonts w:asciiTheme="minorHAnsi" w:hAnsiTheme="minorHAnsi"/>
                <w:sz w:val="18"/>
                <w:szCs w:val="18"/>
              </w:rPr>
            </w:pPr>
            <w:r w:rsidRPr="00525196">
              <w:rPr>
                <w:rFonts w:asciiTheme="minorHAnsi" w:hAnsiTheme="minorHAnsi"/>
                <w:sz w:val="18"/>
                <w:szCs w:val="18"/>
              </w:rPr>
              <w:t>07</w:t>
            </w:r>
          </w:p>
        </w:tc>
        <w:tc>
          <w:tcPr>
            <w:tcW w:w="4787" w:type="pct"/>
            <w:gridSpan w:val="3"/>
            <w:vAlign w:val="center"/>
          </w:tcPr>
          <w:p w14:paraId="4AE0FD76" w14:textId="3A05ADD6" w:rsidR="004B55FD" w:rsidRPr="00525196" w:rsidRDefault="004B55FD" w:rsidP="00BC173E">
            <w:pPr>
              <w:rPr>
                <w:rFonts w:asciiTheme="minorHAnsi" w:hAnsiTheme="minorHAnsi"/>
                <w:b/>
                <w:sz w:val="18"/>
                <w:szCs w:val="18"/>
              </w:rPr>
            </w:pPr>
            <w:r w:rsidRPr="00525196">
              <w:rPr>
                <w:rFonts w:asciiTheme="minorHAnsi" w:hAnsiTheme="minorHAnsi"/>
                <w:sz w:val="18"/>
                <w:szCs w:val="18"/>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055E05" w:rsidRPr="00525196" w14:paraId="4AE0FD7E" w14:textId="77777777" w:rsidTr="00AC1DB2">
        <w:trPr>
          <w:trHeight w:val="288"/>
        </w:trPr>
        <w:tc>
          <w:tcPr>
            <w:tcW w:w="213" w:type="pct"/>
            <w:vAlign w:val="center"/>
          </w:tcPr>
          <w:p w14:paraId="4AE0FD78" w14:textId="77777777" w:rsidR="00055E05" w:rsidRPr="00525196" w:rsidRDefault="00055E05" w:rsidP="004B55FD">
            <w:pPr>
              <w:spacing w:before="120" w:after="60"/>
              <w:rPr>
                <w:rFonts w:asciiTheme="minorHAnsi" w:hAnsiTheme="minorHAnsi"/>
                <w:sz w:val="18"/>
                <w:szCs w:val="18"/>
              </w:rPr>
            </w:pPr>
            <w:r w:rsidRPr="00525196">
              <w:rPr>
                <w:rFonts w:asciiTheme="minorHAnsi" w:hAnsiTheme="minorHAnsi"/>
                <w:sz w:val="18"/>
                <w:szCs w:val="18"/>
              </w:rPr>
              <w:t>08</w:t>
            </w:r>
          </w:p>
        </w:tc>
        <w:tc>
          <w:tcPr>
            <w:tcW w:w="1264" w:type="pct"/>
            <w:vAlign w:val="center"/>
          </w:tcPr>
          <w:p w14:paraId="4AE0FD79" w14:textId="77777777" w:rsidR="00055E05" w:rsidRPr="00B57311" w:rsidRDefault="00055E05" w:rsidP="005621F7">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gridSpan w:val="2"/>
            <w:vAlign w:val="center"/>
          </w:tcPr>
          <w:p w14:paraId="4AE0FD7A" w14:textId="77777777" w:rsidR="00055E05" w:rsidRDefault="00055E05" w:rsidP="005621F7">
            <w:pPr>
              <w:rPr>
                <w:sz w:val="24"/>
                <w:szCs w:val="24"/>
              </w:rPr>
            </w:pPr>
            <w:r>
              <w:rPr>
                <w:rFonts w:ascii="Calibri" w:hAnsi="Calibri"/>
                <w:sz w:val="18"/>
              </w:rPr>
              <w:t>&lt;&lt;user pick from list:</w:t>
            </w:r>
          </w:p>
          <w:p w14:paraId="4AE0FD7B" w14:textId="77777777" w:rsidR="00055E05" w:rsidRDefault="00055E05" w:rsidP="005621F7">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4AE0FD7C" w14:textId="77777777" w:rsidR="00055E05" w:rsidRDefault="00055E05" w:rsidP="005621F7">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w:t>
            </w:r>
            <w:r>
              <w:rPr>
                <w:rFonts w:ascii="Calibri" w:hAnsi="Calibri"/>
                <w:sz w:val="18"/>
              </w:rPr>
              <w:lastRenderedPageBreak/>
              <w:t>notes field below; or</w:t>
            </w:r>
          </w:p>
          <w:p w14:paraId="4AE0FD7D" w14:textId="77777777" w:rsidR="00055E05" w:rsidRPr="00B57311" w:rsidRDefault="00055E05" w:rsidP="005621F7">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055E05" w:rsidRPr="00525196" w14:paraId="4AE0FD82" w14:textId="77777777" w:rsidTr="00AC1DB2">
        <w:trPr>
          <w:trHeight w:val="288"/>
        </w:trPr>
        <w:tc>
          <w:tcPr>
            <w:tcW w:w="213" w:type="pct"/>
            <w:vAlign w:val="center"/>
          </w:tcPr>
          <w:p w14:paraId="4AE0FD7F" w14:textId="77777777" w:rsidR="00055E05" w:rsidRPr="00525196" w:rsidRDefault="00055E05" w:rsidP="004B55FD">
            <w:pPr>
              <w:spacing w:before="120" w:after="60"/>
              <w:rPr>
                <w:rFonts w:asciiTheme="minorHAnsi" w:hAnsiTheme="minorHAnsi"/>
                <w:sz w:val="18"/>
                <w:szCs w:val="18"/>
              </w:rPr>
            </w:pPr>
            <w:r>
              <w:rPr>
                <w:rFonts w:asciiTheme="minorHAnsi" w:hAnsiTheme="minorHAnsi"/>
                <w:sz w:val="18"/>
                <w:szCs w:val="18"/>
              </w:rPr>
              <w:lastRenderedPageBreak/>
              <w:t>09</w:t>
            </w:r>
          </w:p>
        </w:tc>
        <w:tc>
          <w:tcPr>
            <w:tcW w:w="1264" w:type="pct"/>
            <w:vAlign w:val="center"/>
          </w:tcPr>
          <w:p w14:paraId="4AE0FD80" w14:textId="77777777" w:rsidR="00055E05" w:rsidRPr="00B57311" w:rsidRDefault="00055E05" w:rsidP="005621F7">
            <w:pPr>
              <w:rPr>
                <w:rFonts w:asciiTheme="minorHAnsi" w:hAnsiTheme="minorHAnsi"/>
                <w:sz w:val="18"/>
                <w:szCs w:val="18"/>
              </w:rPr>
            </w:pPr>
            <w:r>
              <w:rPr>
                <w:rFonts w:ascii="Calibri" w:hAnsi="Calibri"/>
                <w:sz w:val="18"/>
              </w:rPr>
              <w:t>Correction Notes:</w:t>
            </w:r>
          </w:p>
        </w:tc>
        <w:tc>
          <w:tcPr>
            <w:tcW w:w="3523" w:type="pct"/>
            <w:gridSpan w:val="2"/>
            <w:vAlign w:val="center"/>
          </w:tcPr>
          <w:p w14:paraId="4AE0FD81" w14:textId="77777777" w:rsidR="00055E05" w:rsidRPr="00B57311" w:rsidRDefault="00055E05" w:rsidP="005621F7">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xml:space="preserve">, then text entry in this Corrections Notes field is </w:t>
            </w:r>
            <w:proofErr w:type="gramStart"/>
            <w:r>
              <w:rPr>
                <w:rFonts w:ascii="Calibri" w:hAnsi="Calibri"/>
                <w:sz w:val="18"/>
              </w:rPr>
              <w:t>required;  user</w:t>
            </w:r>
            <w:proofErr w:type="gramEnd"/>
            <w:r>
              <w:rPr>
                <w:rFonts w:ascii="Calibri" w:hAnsi="Calibri"/>
                <w:sz w:val="18"/>
              </w:rPr>
              <w:t xml:space="preserve"> input text&gt;&gt;</w:t>
            </w:r>
          </w:p>
        </w:tc>
      </w:tr>
      <w:tr w:rsidR="00055E05" w:rsidRPr="00525196" w14:paraId="4AE0FD84" w14:textId="77777777" w:rsidTr="004B55FD">
        <w:trPr>
          <w:trHeight w:val="288"/>
        </w:trPr>
        <w:tc>
          <w:tcPr>
            <w:tcW w:w="5000" w:type="pct"/>
            <w:gridSpan w:val="4"/>
            <w:vAlign w:val="center"/>
          </w:tcPr>
          <w:p w14:paraId="4AE0FD83" w14:textId="77777777" w:rsidR="00055E05" w:rsidRPr="00525196" w:rsidRDefault="00055E05" w:rsidP="00BC173E">
            <w:pPr>
              <w:spacing w:before="120" w:after="60"/>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4AE0FD85" w14:textId="77777777" w:rsidR="00756AD5" w:rsidRPr="00A63F93" w:rsidRDefault="00756AD5" w:rsidP="00756AD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E041E" w:rsidRPr="003E041E" w14:paraId="4AE0FD88" w14:textId="77777777" w:rsidTr="00885793">
        <w:trPr>
          <w:cantSplit/>
          <w:trHeight w:val="432"/>
        </w:trPr>
        <w:tc>
          <w:tcPr>
            <w:tcW w:w="5000" w:type="pct"/>
            <w:gridSpan w:val="2"/>
            <w:vAlign w:val="center"/>
          </w:tcPr>
          <w:p w14:paraId="4AE0FD86" w14:textId="0142DF86" w:rsidR="003E041E" w:rsidRPr="00A63F93" w:rsidRDefault="0059529F" w:rsidP="00A63F93">
            <w:pPr>
              <w:keepNext/>
              <w:rPr>
                <w:rFonts w:asciiTheme="minorHAnsi" w:hAnsiTheme="minorHAnsi"/>
                <w:b/>
                <w:szCs w:val="18"/>
              </w:rPr>
            </w:pPr>
            <w:r>
              <w:rPr>
                <w:rFonts w:asciiTheme="minorHAnsi" w:hAnsiTheme="minorHAnsi"/>
                <w:b/>
                <w:szCs w:val="18"/>
              </w:rPr>
              <w:t>E</w:t>
            </w:r>
            <w:r w:rsidR="003E041E" w:rsidRPr="00A63F93">
              <w:rPr>
                <w:rFonts w:asciiTheme="minorHAnsi" w:hAnsiTheme="minorHAnsi"/>
                <w:b/>
                <w:szCs w:val="18"/>
              </w:rPr>
              <w:t>. Determination of HERS Verification Compliance</w:t>
            </w:r>
          </w:p>
          <w:p w14:paraId="4AE0FD87" w14:textId="77777777" w:rsidR="003E041E" w:rsidRPr="003E041E" w:rsidRDefault="003E041E" w:rsidP="00A63F93">
            <w:pPr>
              <w:keepNext/>
              <w:rPr>
                <w:rFonts w:asciiTheme="minorHAnsi" w:hAnsiTheme="minorHAnsi"/>
                <w:sz w:val="18"/>
                <w:szCs w:val="18"/>
              </w:rPr>
            </w:pPr>
            <w:r w:rsidRPr="003E041E">
              <w:rPr>
                <w:rFonts w:asciiTheme="minorHAnsi" w:hAnsiTheme="minorHAnsi"/>
                <w:sz w:val="18"/>
                <w:szCs w:val="18"/>
              </w:rPr>
              <w:t xml:space="preserve">All applicable sections of this document shall indicate compliance with the specified verification protocol requirements </w:t>
            </w:r>
            <w:proofErr w:type="gramStart"/>
            <w:r w:rsidRPr="003E041E">
              <w:rPr>
                <w:rFonts w:asciiTheme="minorHAnsi" w:hAnsiTheme="minorHAnsi"/>
                <w:sz w:val="18"/>
                <w:szCs w:val="18"/>
              </w:rPr>
              <w:t>in order for</w:t>
            </w:r>
            <w:proofErr w:type="gramEnd"/>
            <w:r w:rsidRPr="003E041E">
              <w:rPr>
                <w:rFonts w:asciiTheme="minorHAnsi" w:hAnsiTheme="minorHAnsi"/>
                <w:sz w:val="18"/>
                <w:szCs w:val="18"/>
              </w:rPr>
              <w:t xml:space="preserve"> this Certificate of Verification as a whole to be determined to be in compliance. </w:t>
            </w:r>
          </w:p>
        </w:tc>
      </w:tr>
      <w:tr w:rsidR="003E041E" w:rsidRPr="003E041E" w14:paraId="4AE0FD8B" w14:textId="77777777" w:rsidTr="00885793">
        <w:trPr>
          <w:cantSplit/>
          <w:trHeight w:val="432"/>
        </w:trPr>
        <w:tc>
          <w:tcPr>
            <w:tcW w:w="253" w:type="pct"/>
            <w:vAlign w:val="center"/>
          </w:tcPr>
          <w:p w14:paraId="4AE0FD89" w14:textId="77777777" w:rsidR="003E041E" w:rsidRPr="003E041E" w:rsidDel="00C76C40" w:rsidRDefault="003E041E" w:rsidP="003E041E">
            <w:pPr>
              <w:keepNext/>
              <w:rPr>
                <w:rFonts w:asciiTheme="minorHAnsi" w:hAnsiTheme="minorHAnsi"/>
                <w:sz w:val="18"/>
                <w:szCs w:val="18"/>
              </w:rPr>
            </w:pPr>
            <w:r w:rsidRPr="003E041E">
              <w:rPr>
                <w:rFonts w:asciiTheme="minorHAnsi" w:hAnsiTheme="minorHAnsi"/>
                <w:sz w:val="18"/>
                <w:szCs w:val="18"/>
              </w:rPr>
              <w:t>01</w:t>
            </w:r>
          </w:p>
        </w:tc>
        <w:tc>
          <w:tcPr>
            <w:tcW w:w="4747" w:type="pct"/>
            <w:vAlign w:val="center"/>
          </w:tcPr>
          <w:p w14:paraId="4AE0FD8A" w14:textId="72E984F4" w:rsidR="003E041E" w:rsidRPr="003E041E" w:rsidRDefault="003E041E">
            <w:pPr>
              <w:keepNext/>
              <w:spacing w:after="60"/>
              <w:rPr>
                <w:rFonts w:asciiTheme="minorHAnsi" w:hAnsiTheme="minorHAnsi"/>
                <w:sz w:val="18"/>
                <w:szCs w:val="18"/>
              </w:rPr>
            </w:pPr>
            <w:r w:rsidRPr="003E041E">
              <w:rPr>
                <w:rFonts w:asciiTheme="minorHAnsi" w:hAnsiTheme="minorHAnsi"/>
                <w:sz w:val="18"/>
                <w:szCs w:val="18"/>
              </w:rPr>
              <w:t>&lt;&lt;</w:t>
            </w:r>
            <w:r>
              <w:rPr>
                <w:rFonts w:asciiTheme="minorHAnsi" w:hAnsiTheme="minorHAnsi"/>
                <w:sz w:val="18"/>
                <w:szCs w:val="18"/>
              </w:rPr>
              <w:t>if B1</w:t>
            </w:r>
            <w:r w:rsidR="00C8327F">
              <w:rPr>
                <w:rFonts w:asciiTheme="minorHAnsi" w:hAnsiTheme="minorHAnsi"/>
                <w:sz w:val="18"/>
                <w:szCs w:val="18"/>
              </w:rPr>
              <w:t>2</w:t>
            </w:r>
            <w:r>
              <w:rPr>
                <w:rFonts w:asciiTheme="minorHAnsi" w:hAnsiTheme="minorHAnsi"/>
                <w:sz w:val="18"/>
                <w:szCs w:val="18"/>
              </w:rPr>
              <w:t xml:space="preserve">=system passes leakage test, and </w:t>
            </w:r>
            <w:r w:rsidR="008966D5">
              <w:rPr>
                <w:rFonts w:asciiTheme="minorHAnsi" w:hAnsiTheme="minorHAnsi"/>
                <w:sz w:val="18"/>
                <w:szCs w:val="18"/>
              </w:rPr>
              <w:t>D</w:t>
            </w:r>
            <w:r>
              <w:rPr>
                <w:rFonts w:asciiTheme="minorHAnsi" w:hAnsiTheme="minorHAnsi"/>
                <w:sz w:val="18"/>
                <w:szCs w:val="18"/>
              </w:rPr>
              <w:t>08≠Fail</w:t>
            </w:r>
            <w:r w:rsidRPr="003E041E">
              <w:rPr>
                <w:rFonts w:asciiTheme="minorHAnsi" w:hAnsiTheme="minorHAnsi"/>
                <w:sz w:val="18"/>
                <w:szCs w:val="18"/>
              </w:rPr>
              <w:t xml:space="preserve">, then display: </w:t>
            </w:r>
            <w:r w:rsidR="00C8327F">
              <w:rPr>
                <w:rFonts w:asciiTheme="minorHAnsi" w:hAnsiTheme="minorHAnsi"/>
                <w:sz w:val="18"/>
                <w:szCs w:val="18"/>
              </w:rPr>
              <w:t>“</w:t>
            </w:r>
            <w:r w:rsidRPr="003E041E">
              <w:rPr>
                <w:rFonts w:asciiTheme="minorHAnsi" w:hAnsiTheme="minorHAnsi"/>
                <w:sz w:val="18"/>
                <w:szCs w:val="18"/>
              </w:rPr>
              <w:t>Complies: All specified verification protocol requirements on this document are met</w:t>
            </w:r>
            <w:proofErr w:type="gramStart"/>
            <w:r w:rsidR="00C8327F">
              <w:rPr>
                <w:rFonts w:asciiTheme="minorHAnsi" w:hAnsiTheme="minorHAnsi"/>
                <w:sz w:val="18"/>
                <w:szCs w:val="18"/>
              </w:rPr>
              <w:t>”</w:t>
            </w:r>
            <w:r w:rsidRPr="003E041E">
              <w:rPr>
                <w:rFonts w:asciiTheme="minorHAnsi" w:hAnsiTheme="minorHAnsi"/>
                <w:sz w:val="18"/>
                <w:szCs w:val="18"/>
              </w:rPr>
              <w:t>;  else</w:t>
            </w:r>
            <w:proofErr w:type="gramEnd"/>
            <w:r w:rsidRPr="003E041E">
              <w:rPr>
                <w:rFonts w:asciiTheme="minorHAnsi" w:hAnsiTheme="minorHAnsi"/>
                <w:sz w:val="18"/>
                <w:szCs w:val="18"/>
              </w:rPr>
              <w:t xml:space="preserve"> display: </w:t>
            </w:r>
            <w:r w:rsidR="00C8327F">
              <w:rPr>
                <w:rFonts w:asciiTheme="minorHAnsi" w:hAnsiTheme="minorHAnsi"/>
                <w:sz w:val="18"/>
                <w:szCs w:val="18"/>
              </w:rPr>
              <w:t>“</w:t>
            </w:r>
            <w:r w:rsidRPr="003E041E">
              <w:rPr>
                <w:rFonts w:asciiTheme="minorHAnsi" w:hAnsiTheme="minorHAnsi"/>
                <w:sz w:val="18"/>
                <w:szCs w:val="18"/>
              </w:rPr>
              <w:t>Does not comply: One or more specified verification protocol requirements on this document are not met</w:t>
            </w:r>
            <w:r w:rsidR="00C8327F">
              <w:rPr>
                <w:rFonts w:asciiTheme="minorHAnsi" w:hAnsiTheme="minorHAnsi"/>
                <w:sz w:val="18"/>
                <w:szCs w:val="18"/>
              </w:rPr>
              <w:t>”</w:t>
            </w:r>
            <w:r w:rsidRPr="003E041E">
              <w:rPr>
                <w:rFonts w:asciiTheme="minorHAnsi" w:hAnsiTheme="minorHAnsi"/>
                <w:sz w:val="18"/>
                <w:szCs w:val="18"/>
              </w:rPr>
              <w:t>&gt;&gt;</w:t>
            </w:r>
          </w:p>
        </w:tc>
      </w:tr>
    </w:tbl>
    <w:p w14:paraId="4AE0FD8C" w14:textId="77777777" w:rsidR="005F4DEA" w:rsidRPr="00525196" w:rsidRDefault="005F4DEA" w:rsidP="00E05304">
      <w:pPr>
        <w:rPr>
          <w:rFonts w:asciiTheme="minorHAnsi" w:hAnsiTheme="minorHAnsi"/>
          <w:sz w:val="18"/>
          <w:szCs w:val="18"/>
        </w:rPr>
      </w:pPr>
    </w:p>
    <w:sectPr w:rsidR="005F4DEA" w:rsidRPr="00525196" w:rsidSect="008B0222">
      <w:headerReference w:type="even" r:id="rId22"/>
      <w:headerReference w:type="default" r:id="rId23"/>
      <w:foot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5CF82" w14:textId="77777777" w:rsidR="000602CC" w:rsidRDefault="000602CC">
      <w:r>
        <w:separator/>
      </w:r>
    </w:p>
  </w:endnote>
  <w:endnote w:type="continuationSeparator" w:id="0">
    <w:p w14:paraId="6513B857" w14:textId="77777777" w:rsidR="000602CC" w:rsidRDefault="000602CC">
      <w:r>
        <w:continuationSeparator/>
      </w:r>
    </w:p>
  </w:endnote>
  <w:endnote w:type="continuationNotice" w:id="1">
    <w:p w14:paraId="008D5EF1" w14:textId="77777777" w:rsidR="000602CC" w:rsidRDefault="000602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DD3A0" w14:textId="77777777" w:rsidR="000570C8" w:rsidRDefault="000570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4" w14:textId="77777777" w:rsidR="00422D38" w:rsidRPr="0066670F" w:rsidRDefault="00422D38" w:rsidP="00A63F93">
    <w:pPr>
      <w:pStyle w:val="Footer"/>
    </w:pPr>
    <w:r w:rsidRPr="0066670F">
      <w:t xml:space="preserve">Registration Number:                                                           Registration Date/Time:                                           HERS Provider:                       </w:t>
    </w:r>
  </w:p>
  <w:p w14:paraId="4AE0FDA5" w14:textId="0F1A3FD2" w:rsidR="00422D38" w:rsidRPr="0066670F" w:rsidRDefault="00422D38" w:rsidP="00A63F93">
    <w:pPr>
      <w:pStyle w:val="Footer"/>
    </w:pPr>
    <w:r w:rsidRPr="0066670F">
      <w:t>CA Building Energy Efficiency Standards - 20</w:t>
    </w:r>
    <w:ins w:id="5" w:author="Alhabibi, Haider@Energy" w:date="2021-08-30T18:25:00Z">
      <w:r w:rsidR="00682F3E">
        <w:t>22</w:t>
      </w:r>
    </w:ins>
    <w:del w:id="6" w:author="Alhabibi, Haider@Energy" w:date="2021-08-30T18:25:00Z">
      <w:r w:rsidRPr="0066670F" w:rsidDel="00682F3E">
        <w:delText>1</w:delText>
      </w:r>
      <w:r w:rsidDel="00682F3E">
        <w:delText>9</w:delText>
      </w:r>
    </w:del>
    <w:r w:rsidRPr="0066670F">
      <w:t xml:space="preserve"> Residential Compliance</w:t>
    </w:r>
    <w:r w:rsidRPr="0066670F">
      <w:tab/>
    </w:r>
    <w:r>
      <w:t>January 20</w:t>
    </w:r>
    <w:ins w:id="7" w:author="Alhabibi, Haider@Energy" w:date="2021-08-30T18:25:00Z">
      <w:r w:rsidR="00B1056E">
        <w:t>22</w:t>
      </w:r>
    </w:ins>
    <w:del w:id="8" w:author="Alhabibi, Haider@Energy" w:date="2021-08-30T18:25:00Z">
      <w:r w:rsidDel="00B1056E">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1C1D7" w14:textId="77777777" w:rsidR="000570C8" w:rsidRDefault="000570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F" w14:textId="7FF145FF" w:rsidR="00422D38" w:rsidRPr="0066670F" w:rsidRDefault="00422D38" w:rsidP="00A63F93">
    <w:pPr>
      <w:pStyle w:val="Footer"/>
    </w:pPr>
    <w:r w:rsidRPr="0066670F">
      <w:t>CA Building Energy Efficiency Standards - 20</w:t>
    </w:r>
    <w:ins w:id="9" w:author="Alhabibi, Haider@Energy" w:date="2021-08-30T18:26:00Z">
      <w:r w:rsidR="00B1056E">
        <w:t>22</w:t>
      </w:r>
    </w:ins>
    <w:del w:id="10" w:author="Alhabibi, Haider@Energy" w:date="2021-08-30T18:26:00Z">
      <w:r w:rsidRPr="0066670F" w:rsidDel="00B1056E">
        <w:delText>1</w:delText>
      </w:r>
      <w:r w:rsidDel="00B1056E">
        <w:delText>9</w:delText>
      </w:r>
    </w:del>
    <w:r w:rsidRPr="0066670F">
      <w:t xml:space="preserve"> Residential Compliance</w:t>
    </w:r>
    <w:r w:rsidRPr="0066670F">
      <w:tab/>
    </w:r>
    <w:r>
      <w:t>January 20</w:t>
    </w:r>
    <w:ins w:id="11" w:author="Alhabibi, Haider@Energy" w:date="2021-08-30T18:25:00Z">
      <w:r w:rsidR="00B1056E">
        <w:t>22</w:t>
      </w:r>
    </w:ins>
    <w:del w:id="12" w:author="Alhabibi, Haider@Energy" w:date="2021-08-30T18:25:00Z">
      <w:r w:rsidDel="00B1056E">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9" w14:textId="679F1E06" w:rsidR="00422D38" w:rsidRPr="00E05304" w:rsidRDefault="00422D38" w:rsidP="00A63F93">
    <w:pPr>
      <w:pStyle w:val="Footer"/>
    </w:pPr>
    <w:r w:rsidRPr="00D161B1">
      <w:t>CA Building Energy Efficiency Standards - 20</w:t>
    </w:r>
    <w:ins w:id="50" w:author="Alhabibi, Haider@Energy" w:date="2021-08-30T18:26:00Z">
      <w:r w:rsidR="00B1056E">
        <w:t>22</w:t>
      </w:r>
    </w:ins>
    <w:del w:id="51" w:author="Alhabibi, Haider@Energy" w:date="2021-08-30T18:26:00Z">
      <w:r w:rsidRPr="00D161B1" w:rsidDel="00B1056E">
        <w:delText>1</w:delText>
      </w:r>
      <w:r w:rsidDel="00B1056E">
        <w:delText>9</w:delText>
      </w:r>
    </w:del>
    <w:r w:rsidRPr="00D161B1">
      <w:t xml:space="preserve"> Residential Compliance</w:t>
    </w:r>
    <w:r w:rsidRPr="00D161B1">
      <w:tab/>
    </w:r>
    <w:r>
      <w:t>January 20</w:t>
    </w:r>
    <w:ins w:id="52" w:author="Alhabibi, Haider@Energy" w:date="2021-08-30T18:26:00Z">
      <w:r w:rsidR="00B1056E">
        <w:t>22</w:t>
      </w:r>
    </w:ins>
    <w:del w:id="53" w:author="Alhabibi, Haider@Energy" w:date="2021-08-30T18:26:00Z">
      <w:r w:rsidDel="00B1056E">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A48BA" w14:textId="77777777" w:rsidR="000602CC" w:rsidRDefault="000602CC">
      <w:r>
        <w:separator/>
      </w:r>
    </w:p>
  </w:footnote>
  <w:footnote w:type="continuationSeparator" w:id="0">
    <w:p w14:paraId="7AC98A69" w14:textId="77777777" w:rsidR="000602CC" w:rsidRDefault="000602CC">
      <w:r>
        <w:continuationSeparator/>
      </w:r>
    </w:p>
  </w:footnote>
  <w:footnote w:type="continuationNotice" w:id="1">
    <w:p w14:paraId="60B4781C" w14:textId="77777777" w:rsidR="000602CC" w:rsidRDefault="000602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91" w14:textId="390926BE" w:rsidR="00422D38" w:rsidRDefault="00422D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92" w14:textId="7ECB8435" w:rsidR="00422D38" w:rsidRPr="007770C5" w:rsidRDefault="000570C8" w:rsidP="003661D0">
    <w:pPr>
      <w:suppressAutoHyphens/>
      <w:ind w:left="-90"/>
      <w:rPr>
        <w:rFonts w:ascii="Arial" w:hAnsi="Arial" w:cs="Arial"/>
        <w:sz w:val="14"/>
        <w:szCs w:val="14"/>
      </w:rPr>
    </w:pPr>
    <w:customXmlInsRangeStart w:id="0" w:author="Geiser, Che@Energy" w:date="2022-04-11T13:49:00Z"/>
    <w:sdt>
      <w:sdtPr>
        <w:rPr>
          <w:rFonts w:ascii="Arial" w:hAnsi="Arial" w:cs="Arial"/>
          <w:sz w:val="14"/>
          <w:szCs w:val="14"/>
        </w:rPr>
        <w:id w:val="-1053382465"/>
        <w:docPartObj>
          <w:docPartGallery w:val="Watermarks"/>
          <w:docPartUnique/>
        </w:docPartObj>
      </w:sdtPr>
      <w:sdtContent>
        <w:customXmlInsRangeEnd w:id="0"/>
        <w:ins w:id="1" w:author="Geiser, Che@Energy" w:date="2022-04-11T13:49:00Z">
          <w:r w:rsidRPr="000570C8">
            <w:rPr>
              <w:rFonts w:ascii="Arial" w:hAnsi="Arial" w:cs="Arial"/>
              <w:noProof/>
              <w:sz w:val="14"/>
              <w:szCs w:val="14"/>
            </w:rPr>
            <w:pict w14:anchorId="7A9B40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414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49:00Z"/>
      </w:sdtContent>
    </w:sdt>
    <w:customXmlInsRangeEnd w:id="2"/>
    <w:r w:rsidR="00422D38" w:rsidRPr="00A63F93">
      <w:rPr>
        <w:rFonts w:ascii="Arial" w:hAnsi="Arial" w:cs="Arial"/>
        <w:noProof/>
        <w:sz w:val="14"/>
        <w:szCs w:val="14"/>
      </w:rPr>
      <w:drawing>
        <wp:anchor distT="0" distB="0" distL="114300" distR="114300" simplePos="0" relativeHeight="251660288" behindDoc="0" locked="0" layoutInCell="1" allowOverlap="1" wp14:anchorId="4AE0FDBD" wp14:editId="11501A86">
          <wp:simplePos x="0" y="0"/>
          <wp:positionH relativeFrom="margin">
            <wp:posOffset>6618605</wp:posOffset>
          </wp:positionH>
          <wp:positionV relativeFrom="margin">
            <wp:posOffset>-1211580</wp:posOffset>
          </wp:positionV>
          <wp:extent cx="314325" cy="275590"/>
          <wp:effectExtent l="0" t="0" r="9525" b="0"/>
          <wp:wrapSquare wrapText="bothSides"/>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00422D38" w:rsidRPr="007770C5">
      <w:rPr>
        <w:rFonts w:ascii="Arial" w:hAnsi="Arial" w:cs="Arial"/>
        <w:sz w:val="14"/>
        <w:szCs w:val="14"/>
      </w:rPr>
      <w:t>STATE OF CALIFORNIA</w:t>
    </w:r>
  </w:p>
  <w:p w14:paraId="4AE0FD93" w14:textId="790CA192" w:rsidR="00422D38" w:rsidRPr="007770C5" w:rsidRDefault="00422D38" w:rsidP="003661D0">
    <w:pPr>
      <w:suppressAutoHyphens/>
      <w:ind w:left="-90"/>
      <w:rPr>
        <w:rFonts w:ascii="Arial" w:hAnsi="Arial" w:cs="Arial"/>
        <w:b/>
        <w:sz w:val="24"/>
        <w:szCs w:val="24"/>
      </w:rPr>
    </w:pPr>
    <w:r>
      <w:rPr>
        <w:rFonts w:ascii="Arial" w:hAnsi="Arial" w:cs="Arial"/>
        <w:b/>
        <w:sz w:val="24"/>
        <w:szCs w:val="24"/>
      </w:rPr>
      <w:t>DUCT LEAKAGE DIAGNOSTIC TEST</w:t>
    </w:r>
  </w:p>
  <w:p w14:paraId="4AE0FD94" w14:textId="4CC2776D" w:rsidR="00422D38" w:rsidRPr="007770C5" w:rsidRDefault="00422D38" w:rsidP="003661D0">
    <w:pPr>
      <w:suppressAutoHyphens/>
      <w:ind w:left="-90"/>
      <w:rPr>
        <w:rFonts w:ascii="Arial" w:hAnsi="Arial" w:cs="Arial"/>
        <w:sz w:val="14"/>
        <w:szCs w:val="14"/>
      </w:rPr>
    </w:pPr>
    <w:r>
      <w:rPr>
        <w:rFonts w:ascii="Arial" w:hAnsi="Arial" w:cs="Arial"/>
        <w:sz w:val="14"/>
        <w:szCs w:val="14"/>
      </w:rPr>
      <w:t>CEC-CF3R-MCH-20-H</w:t>
    </w:r>
    <w:r w:rsidRPr="007770C5">
      <w:rPr>
        <w:rFonts w:ascii="Arial" w:hAnsi="Arial" w:cs="Arial"/>
        <w:sz w:val="14"/>
        <w:szCs w:val="14"/>
      </w:rPr>
      <w:t xml:space="preserve"> (Revised </w:t>
    </w:r>
    <w:r>
      <w:rPr>
        <w:rFonts w:ascii="Arial" w:hAnsi="Arial" w:cs="Arial"/>
        <w:sz w:val="14"/>
        <w:szCs w:val="14"/>
      </w:rPr>
      <w:t>01/</w:t>
    </w:r>
    <w:ins w:id="3" w:author="Alhabibi, Haider@Energy" w:date="2021-08-30T18:25:00Z">
      <w:r w:rsidR="00682F3E">
        <w:rPr>
          <w:rFonts w:ascii="Arial" w:hAnsi="Arial" w:cs="Arial"/>
          <w:sz w:val="14"/>
          <w:szCs w:val="14"/>
        </w:rPr>
        <w:t>22</w:t>
      </w:r>
    </w:ins>
    <w:del w:id="4" w:author="Alhabibi, Haider@Energy" w:date="2021-08-30T18:25:00Z">
      <w:r w:rsidDel="00682F3E">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422D38" w:rsidRPr="00E05304" w14:paraId="4AE0FD97" w14:textId="77777777" w:rsidTr="003661D0">
      <w:trPr>
        <w:cantSplit/>
        <w:trHeight w:val="288"/>
      </w:trPr>
      <w:tc>
        <w:tcPr>
          <w:tcW w:w="4016" w:type="pct"/>
          <w:gridSpan w:val="3"/>
          <w:tcBorders>
            <w:bottom w:val="single" w:sz="4" w:space="0" w:color="auto"/>
            <w:right w:val="nil"/>
          </w:tcBorders>
          <w:vAlign w:val="center"/>
        </w:tcPr>
        <w:p w14:paraId="4AE0FD95" w14:textId="77777777" w:rsidR="00422D38" w:rsidRPr="00E05304" w:rsidRDefault="00422D38" w:rsidP="00275E77">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VERIFICATION</w:t>
          </w:r>
        </w:p>
      </w:tc>
      <w:tc>
        <w:tcPr>
          <w:tcW w:w="984" w:type="pct"/>
          <w:tcBorders>
            <w:left w:val="nil"/>
            <w:bottom w:val="single" w:sz="4" w:space="0" w:color="auto"/>
          </w:tcBorders>
          <w:tcMar>
            <w:left w:w="115" w:type="dxa"/>
            <w:right w:w="115" w:type="dxa"/>
          </w:tcMar>
          <w:vAlign w:val="center"/>
        </w:tcPr>
        <w:p w14:paraId="4AE0FD96" w14:textId="77777777" w:rsidR="00422D38" w:rsidRPr="00E05304" w:rsidRDefault="00422D38" w:rsidP="00275E77">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R-MCH-20-H</w:t>
          </w:r>
        </w:p>
      </w:tc>
    </w:tr>
    <w:tr w:rsidR="00422D38" w:rsidRPr="00E05304" w14:paraId="4AE0FD9A" w14:textId="77777777" w:rsidTr="00091DB0">
      <w:trPr>
        <w:cantSplit/>
        <w:trHeight w:val="288"/>
      </w:trPr>
      <w:tc>
        <w:tcPr>
          <w:tcW w:w="2500" w:type="pct"/>
          <w:gridSpan w:val="2"/>
          <w:tcBorders>
            <w:right w:val="nil"/>
          </w:tcBorders>
        </w:tcPr>
        <w:p w14:paraId="4AE0FD98" w14:textId="77777777" w:rsidR="00422D38" w:rsidRPr="00E05304" w:rsidRDefault="00422D38" w:rsidP="00091DB0">
          <w:pPr>
            <w:tabs>
              <w:tab w:val="right" w:pos="10543"/>
            </w:tabs>
            <w:rPr>
              <w:rFonts w:asciiTheme="minorHAnsi" w:hAnsiTheme="minorHAnsi"/>
              <w:sz w:val="12"/>
              <w:szCs w:val="12"/>
            </w:rPr>
          </w:pPr>
          <w:r w:rsidRPr="00E05304">
            <w:rPr>
              <w:rFonts w:asciiTheme="minorHAnsi" w:hAnsiTheme="minorHAnsi"/>
              <w:bCs/>
            </w:rPr>
            <w:t>Duct Leakage Diagnostic Test</w:t>
          </w:r>
        </w:p>
      </w:tc>
      <w:tc>
        <w:tcPr>
          <w:tcW w:w="2500" w:type="pct"/>
          <w:gridSpan w:val="2"/>
          <w:tcBorders>
            <w:left w:val="nil"/>
          </w:tcBorders>
        </w:tcPr>
        <w:p w14:paraId="4AE0FD99" w14:textId="79630B27" w:rsidR="00422D38" w:rsidRPr="00E05304" w:rsidRDefault="00422D38" w:rsidP="00091DB0">
          <w:pPr>
            <w:tabs>
              <w:tab w:val="right" w:pos="10543"/>
            </w:tabs>
            <w:jc w:val="right"/>
            <w:rPr>
              <w:rFonts w:asciiTheme="minorHAnsi" w:hAnsiTheme="minorHAnsi"/>
              <w:sz w:val="12"/>
              <w:szCs w:val="12"/>
            </w:rPr>
          </w:pP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B9604E">
            <w:rPr>
              <w:rFonts w:asciiTheme="minorHAnsi" w:hAnsiTheme="minorHAnsi"/>
              <w:bCs/>
              <w:noProof/>
            </w:rPr>
            <w:t>3</w:t>
          </w:r>
          <w:r w:rsidRPr="00E05304">
            <w:rPr>
              <w:rFonts w:asciiTheme="minorHAnsi" w:hAnsiTheme="minorHAnsi"/>
              <w:bCs/>
            </w:rPr>
            <w:fldChar w:fldCharType="end"/>
          </w:r>
          <w:r w:rsidRPr="00E0530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570C8">
            <w:rPr>
              <w:rFonts w:asciiTheme="minorHAnsi" w:hAnsiTheme="minorHAnsi"/>
              <w:bCs/>
              <w:noProof/>
            </w:rPr>
            <w:t>3</w:t>
          </w:r>
          <w:r>
            <w:rPr>
              <w:rFonts w:asciiTheme="minorHAnsi" w:hAnsiTheme="minorHAnsi"/>
              <w:bCs/>
              <w:noProof/>
            </w:rPr>
            <w:fldChar w:fldCharType="end"/>
          </w:r>
          <w:r w:rsidRPr="00E05304">
            <w:rPr>
              <w:rFonts w:asciiTheme="minorHAnsi" w:hAnsiTheme="minorHAnsi"/>
              <w:bCs/>
            </w:rPr>
            <w:t>)</w:t>
          </w:r>
        </w:p>
      </w:tc>
    </w:tr>
    <w:tr w:rsidR="00422D38" w:rsidRPr="00E05304" w14:paraId="4AE0FD9E" w14:textId="77777777" w:rsidTr="003661D0">
      <w:trPr>
        <w:cantSplit/>
        <w:trHeight w:val="288"/>
      </w:trPr>
      <w:tc>
        <w:tcPr>
          <w:tcW w:w="0" w:type="auto"/>
        </w:tcPr>
        <w:p w14:paraId="4AE0FD9B" w14:textId="77777777" w:rsidR="00422D38" w:rsidRPr="00E05304" w:rsidRDefault="00422D38" w:rsidP="00091DB0">
          <w:pPr>
            <w:rPr>
              <w:rFonts w:asciiTheme="minorHAnsi" w:hAnsiTheme="minorHAnsi"/>
              <w:sz w:val="12"/>
              <w:szCs w:val="12"/>
            </w:rPr>
          </w:pPr>
          <w:r w:rsidRPr="00E05304">
            <w:rPr>
              <w:rFonts w:asciiTheme="minorHAnsi" w:hAnsiTheme="minorHAnsi"/>
              <w:sz w:val="12"/>
              <w:szCs w:val="12"/>
            </w:rPr>
            <w:t>Project Name:</w:t>
          </w:r>
        </w:p>
      </w:tc>
      <w:tc>
        <w:tcPr>
          <w:tcW w:w="1655" w:type="pct"/>
          <w:gridSpan w:val="2"/>
        </w:tcPr>
        <w:p w14:paraId="4AE0FD9C" w14:textId="77777777" w:rsidR="00422D38" w:rsidRPr="00E05304" w:rsidRDefault="00422D38"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4AE0FD9D" w14:textId="77777777" w:rsidR="00422D38" w:rsidRPr="00E05304" w:rsidRDefault="00422D38" w:rsidP="00091DB0">
          <w:pPr>
            <w:rPr>
              <w:rFonts w:asciiTheme="minorHAnsi" w:hAnsiTheme="minorHAnsi"/>
              <w:sz w:val="12"/>
              <w:szCs w:val="12"/>
            </w:rPr>
          </w:pPr>
          <w:r w:rsidRPr="00E05304">
            <w:rPr>
              <w:rFonts w:asciiTheme="minorHAnsi" w:hAnsiTheme="minorHAnsi"/>
              <w:sz w:val="12"/>
              <w:szCs w:val="12"/>
            </w:rPr>
            <w:t>Permit Number:</w:t>
          </w:r>
        </w:p>
      </w:tc>
    </w:tr>
    <w:tr w:rsidR="00422D38" w:rsidRPr="00E05304" w14:paraId="4AE0FDA2" w14:textId="77777777" w:rsidTr="003661D0">
      <w:trPr>
        <w:cantSplit/>
        <w:trHeight w:val="288"/>
      </w:trPr>
      <w:tc>
        <w:tcPr>
          <w:tcW w:w="0" w:type="auto"/>
        </w:tcPr>
        <w:p w14:paraId="4AE0FD9F" w14:textId="77777777" w:rsidR="00422D38" w:rsidRPr="00E05304" w:rsidRDefault="00422D38"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gridSpan w:val="2"/>
        </w:tcPr>
        <w:p w14:paraId="4AE0FDA0" w14:textId="5B59A15B" w:rsidR="00422D38" w:rsidRPr="00E05304" w:rsidRDefault="00422D38"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4AE0FDA1" w14:textId="18900F2E" w:rsidR="00422D38" w:rsidRPr="00E05304" w:rsidRDefault="00422D38"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4AE0FDA3" w14:textId="77777777" w:rsidR="00422D38" w:rsidRPr="00A63F93" w:rsidRDefault="00422D38" w:rsidP="005A2889">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6" w14:textId="1B9B89FB" w:rsidR="00422D38" w:rsidRDefault="00422D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7" w14:textId="42891E22" w:rsidR="00422D38" w:rsidRDefault="00422D3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422D38" w:rsidRPr="00E05304" w14:paraId="4AE0FDAA" w14:textId="77777777" w:rsidTr="00E05304">
      <w:trPr>
        <w:cantSplit/>
        <w:trHeight w:val="288"/>
      </w:trPr>
      <w:tc>
        <w:tcPr>
          <w:tcW w:w="3644" w:type="pct"/>
          <w:tcBorders>
            <w:bottom w:val="single" w:sz="4" w:space="0" w:color="auto"/>
          </w:tcBorders>
        </w:tcPr>
        <w:p w14:paraId="4AE0FDA8" w14:textId="2155CCCE" w:rsidR="00422D38" w:rsidRPr="00E05304" w:rsidRDefault="00422D38" w:rsidP="00B24892">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 xml:space="preserve">VERIFICATION </w:t>
          </w:r>
          <w:r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4AE0FDA9" w14:textId="0A097C82" w:rsidR="00422D38" w:rsidRPr="00E05304" w:rsidRDefault="00422D38" w:rsidP="00B2489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w:t>
          </w:r>
          <w:r w:rsidRPr="00E05304">
            <w:rPr>
              <w:rFonts w:asciiTheme="minorHAnsi" w:hAnsiTheme="minorHAnsi"/>
              <w:b w:val="0"/>
              <w:sz w:val="20"/>
            </w:rPr>
            <w:t>CH-20-H</w:t>
          </w:r>
        </w:p>
      </w:tc>
    </w:tr>
    <w:tr w:rsidR="00422D38" w:rsidRPr="00E05304" w14:paraId="4AE0FDAD" w14:textId="77777777" w:rsidTr="004903E6">
      <w:trPr>
        <w:cantSplit/>
        <w:trHeight w:val="288"/>
      </w:trPr>
      <w:tc>
        <w:tcPr>
          <w:tcW w:w="3772" w:type="pct"/>
          <w:gridSpan w:val="2"/>
          <w:tcBorders>
            <w:top w:val="single" w:sz="4" w:space="0" w:color="auto"/>
            <w:bottom w:val="single" w:sz="4" w:space="0" w:color="auto"/>
          </w:tcBorders>
        </w:tcPr>
        <w:p w14:paraId="4AE0FDAB" w14:textId="77777777" w:rsidR="00422D38" w:rsidRPr="00F85124" w:rsidRDefault="00422D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Borders>
            <w:top w:val="single" w:sz="4" w:space="0" w:color="auto"/>
            <w:bottom w:val="single" w:sz="4" w:space="0" w:color="auto"/>
          </w:tcBorders>
          <w:tcMar>
            <w:left w:w="115" w:type="dxa"/>
            <w:right w:w="202" w:type="dxa"/>
          </w:tcMar>
          <w:vAlign w:val="center"/>
        </w:tcPr>
        <w:p w14:paraId="4AE0FDAC" w14:textId="6577E1F8" w:rsidR="00422D38" w:rsidRPr="00E05304" w:rsidRDefault="00422D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0570C8">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4AE0FDAE" w14:textId="77777777" w:rsidR="00422D38" w:rsidRPr="00A63F93" w:rsidRDefault="00422D38" w:rsidP="005A2889">
    <w:pPr>
      <w:pStyle w:val="Header"/>
      <w:rPr>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0" w14:textId="7FC1A2A2" w:rsidR="00422D38" w:rsidRDefault="00422D3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1" w14:textId="2A9798F8" w:rsidR="00422D38" w:rsidRDefault="00422D3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422D38" w:rsidRPr="00E05304" w14:paraId="4AE0FDB4" w14:textId="77777777" w:rsidTr="00E05304">
      <w:trPr>
        <w:cantSplit/>
        <w:trHeight w:val="288"/>
      </w:trPr>
      <w:tc>
        <w:tcPr>
          <w:tcW w:w="3644" w:type="pct"/>
        </w:tcPr>
        <w:p w14:paraId="4AE0FDB2" w14:textId="14D41DD1" w:rsidR="00422D38" w:rsidRPr="00E05304" w:rsidRDefault="00422D38" w:rsidP="00B24892">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 xml:space="preserve">VERIFICATION - </w:t>
          </w:r>
          <w:r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4AE0FDB3" w14:textId="20FE9056" w:rsidR="00422D38" w:rsidRPr="00E05304" w:rsidRDefault="00422D38" w:rsidP="00B2489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-MCH-20-H</w:t>
          </w:r>
        </w:p>
      </w:tc>
    </w:tr>
    <w:tr w:rsidR="00422D38" w:rsidRPr="00E05304" w14:paraId="4AE0FDB7" w14:textId="77777777" w:rsidTr="004903E6">
      <w:trPr>
        <w:cantSplit/>
        <w:trHeight w:val="288"/>
      </w:trPr>
      <w:tc>
        <w:tcPr>
          <w:tcW w:w="3772" w:type="pct"/>
          <w:gridSpan w:val="2"/>
        </w:tcPr>
        <w:p w14:paraId="4AE0FDB5" w14:textId="77777777" w:rsidR="00422D38" w:rsidRPr="00F85124" w:rsidRDefault="00422D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Mar>
            <w:left w:w="115" w:type="dxa"/>
            <w:right w:w="202" w:type="dxa"/>
          </w:tcMar>
          <w:vAlign w:val="center"/>
        </w:tcPr>
        <w:p w14:paraId="4AE0FDB6" w14:textId="64F9E0C2" w:rsidR="00422D38" w:rsidRPr="00E05304" w:rsidRDefault="00422D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B9604E">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570C8">
            <w:rPr>
              <w:rFonts w:asciiTheme="minorHAnsi" w:hAnsiTheme="minorHAnsi"/>
              <w:bCs/>
              <w:noProof/>
            </w:rPr>
            <w:t>4</w:t>
          </w:r>
          <w:r>
            <w:rPr>
              <w:rFonts w:asciiTheme="minorHAnsi" w:hAnsiTheme="minorHAnsi"/>
              <w:bCs/>
              <w:noProof/>
            </w:rPr>
            <w:fldChar w:fldCharType="end"/>
          </w:r>
          <w:r>
            <w:rPr>
              <w:rFonts w:asciiTheme="minorHAnsi" w:hAnsiTheme="minorHAnsi"/>
              <w:bCs/>
              <w:noProof/>
            </w:rPr>
            <w:t>)</w:t>
          </w:r>
        </w:p>
      </w:tc>
    </w:tr>
  </w:tbl>
  <w:p w14:paraId="4AE0FDB8" w14:textId="77777777" w:rsidR="00422D38" w:rsidRPr="00A63F93" w:rsidRDefault="00422D38" w:rsidP="005A2889">
    <w:pPr>
      <w:pStyle w:val="Header"/>
      <w:rPr>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A" w14:textId="739EB521" w:rsidR="00422D38" w:rsidRDefault="00422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875EF1"/>
    <w:multiLevelType w:val="hybridMultilevel"/>
    <w:tmpl w:val="3A2E5896"/>
    <w:lvl w:ilvl="0" w:tplc="006A3044">
      <w:start w:val="8"/>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F80D7B"/>
    <w:multiLevelType w:val="hybridMultilevel"/>
    <w:tmpl w:val="F0069EF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3604756"/>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4E79AD"/>
    <w:multiLevelType w:val="hybridMultilevel"/>
    <w:tmpl w:val="5A18C4C2"/>
    <w:lvl w:ilvl="0" w:tplc="11A06F88">
      <w:start w:val="1"/>
      <w:numFmt w:val="decimalZero"/>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656049C"/>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B3090A"/>
    <w:multiLevelType w:val="hybridMultilevel"/>
    <w:tmpl w:val="6AE66B32"/>
    <w:lvl w:ilvl="0" w:tplc="CFE068E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FB03C09"/>
    <w:multiLevelType w:val="multilevel"/>
    <w:tmpl w:val="A4DAB5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A3D049C"/>
    <w:multiLevelType w:val="hybridMultilevel"/>
    <w:tmpl w:val="2AE266E6"/>
    <w:lvl w:ilvl="0" w:tplc="11A06F88">
      <w:start w:val="1"/>
      <w:numFmt w:val="decimalZero"/>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8" w15:restartNumberingAfterBreak="0">
    <w:nsid w:val="702045FA"/>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7DB736A8"/>
    <w:multiLevelType w:val="hybridMultilevel"/>
    <w:tmpl w:val="A50A107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3"/>
  </w:num>
  <w:num w:numId="4">
    <w:abstractNumId w:val="1"/>
  </w:num>
  <w:num w:numId="5">
    <w:abstractNumId w:val="0"/>
  </w:num>
  <w:num w:numId="6">
    <w:abstractNumId w:val="4"/>
  </w:num>
  <w:num w:numId="7">
    <w:abstractNumId w:val="12"/>
  </w:num>
  <w:num w:numId="8">
    <w:abstractNumId w:val="14"/>
  </w:num>
  <w:num w:numId="9">
    <w:abstractNumId w:val="10"/>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9"/>
  </w:num>
  <w:num w:numId="15">
    <w:abstractNumId w:val="17"/>
  </w:num>
  <w:num w:numId="16">
    <w:abstractNumId w:val="6"/>
  </w:num>
  <w:num w:numId="17">
    <w:abstractNumId w:val="15"/>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0"/>
  </w:num>
  <w:num w:numId="28">
    <w:abstractNumId w:val="20"/>
  </w:num>
  <w:num w:numId="29">
    <w:abstractNumId w:val="7"/>
  </w:num>
  <w:num w:numId="30">
    <w:abstractNumId w:val="18"/>
  </w:num>
  <w:num w:numId="31">
    <w:abstractNumId w:val="5"/>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T0OtjTDCfkD6AWMpupqyh3BBXlikSfC6jwJcanl1bLVXaSgi70iSS2n5dYG7m2r2jRSsufeIwtWeyX8CkwNRA==" w:salt="r6fm2X4+rZ09zcab8rwQSQ=="/>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BD0"/>
    <w:rsid w:val="00003076"/>
    <w:rsid w:val="000036FF"/>
    <w:rsid w:val="00013279"/>
    <w:rsid w:val="00017396"/>
    <w:rsid w:val="0002303F"/>
    <w:rsid w:val="000253D9"/>
    <w:rsid w:val="00026750"/>
    <w:rsid w:val="0003035B"/>
    <w:rsid w:val="00031173"/>
    <w:rsid w:val="00035A79"/>
    <w:rsid w:val="00037926"/>
    <w:rsid w:val="000470D7"/>
    <w:rsid w:val="000471F6"/>
    <w:rsid w:val="00051BBE"/>
    <w:rsid w:val="00051F14"/>
    <w:rsid w:val="00053880"/>
    <w:rsid w:val="00053A0E"/>
    <w:rsid w:val="00055E05"/>
    <w:rsid w:val="000570C8"/>
    <w:rsid w:val="0006016B"/>
    <w:rsid w:val="000602CC"/>
    <w:rsid w:val="000631C6"/>
    <w:rsid w:val="000632A0"/>
    <w:rsid w:val="000644B7"/>
    <w:rsid w:val="000720E6"/>
    <w:rsid w:val="00074AE1"/>
    <w:rsid w:val="00076F08"/>
    <w:rsid w:val="00080036"/>
    <w:rsid w:val="00080A37"/>
    <w:rsid w:val="00080EEE"/>
    <w:rsid w:val="000842FB"/>
    <w:rsid w:val="000861F1"/>
    <w:rsid w:val="00086CB0"/>
    <w:rsid w:val="0009169C"/>
    <w:rsid w:val="00091D81"/>
    <w:rsid w:val="00091DB0"/>
    <w:rsid w:val="00094EF2"/>
    <w:rsid w:val="000A01DA"/>
    <w:rsid w:val="000A0D18"/>
    <w:rsid w:val="000A105B"/>
    <w:rsid w:val="000A1F02"/>
    <w:rsid w:val="000A3365"/>
    <w:rsid w:val="000A35C7"/>
    <w:rsid w:val="000A4A99"/>
    <w:rsid w:val="000B4491"/>
    <w:rsid w:val="000B642A"/>
    <w:rsid w:val="000B7953"/>
    <w:rsid w:val="000B7F1D"/>
    <w:rsid w:val="000C01B0"/>
    <w:rsid w:val="000C1A4A"/>
    <w:rsid w:val="000C2E2C"/>
    <w:rsid w:val="000C4C97"/>
    <w:rsid w:val="000C6426"/>
    <w:rsid w:val="000C6B8F"/>
    <w:rsid w:val="000C7320"/>
    <w:rsid w:val="000D25DB"/>
    <w:rsid w:val="000D3642"/>
    <w:rsid w:val="000D7671"/>
    <w:rsid w:val="000D7DA8"/>
    <w:rsid w:val="000E0BE1"/>
    <w:rsid w:val="000E0D41"/>
    <w:rsid w:val="000E17B1"/>
    <w:rsid w:val="000E53E9"/>
    <w:rsid w:val="000E5583"/>
    <w:rsid w:val="000E64AD"/>
    <w:rsid w:val="000E7ABD"/>
    <w:rsid w:val="000F070F"/>
    <w:rsid w:val="000F0BA7"/>
    <w:rsid w:val="000F67E7"/>
    <w:rsid w:val="000F754C"/>
    <w:rsid w:val="001016DC"/>
    <w:rsid w:val="00101D44"/>
    <w:rsid w:val="0010367F"/>
    <w:rsid w:val="00106B6B"/>
    <w:rsid w:val="00110686"/>
    <w:rsid w:val="001131A2"/>
    <w:rsid w:val="001137E5"/>
    <w:rsid w:val="00117E61"/>
    <w:rsid w:val="00120447"/>
    <w:rsid w:val="00126F26"/>
    <w:rsid w:val="001305CE"/>
    <w:rsid w:val="001315EE"/>
    <w:rsid w:val="00135763"/>
    <w:rsid w:val="00135846"/>
    <w:rsid w:val="00137AA4"/>
    <w:rsid w:val="001408CF"/>
    <w:rsid w:val="00142FD3"/>
    <w:rsid w:val="001451B7"/>
    <w:rsid w:val="00145C51"/>
    <w:rsid w:val="00152134"/>
    <w:rsid w:val="00154F2C"/>
    <w:rsid w:val="00155ACD"/>
    <w:rsid w:val="001577AB"/>
    <w:rsid w:val="00160B6E"/>
    <w:rsid w:val="001615D7"/>
    <w:rsid w:val="00161B74"/>
    <w:rsid w:val="00162081"/>
    <w:rsid w:val="00171597"/>
    <w:rsid w:val="00171E43"/>
    <w:rsid w:val="001739FA"/>
    <w:rsid w:val="00174BD1"/>
    <w:rsid w:val="00175B6E"/>
    <w:rsid w:val="00175D42"/>
    <w:rsid w:val="00181190"/>
    <w:rsid w:val="00182496"/>
    <w:rsid w:val="00192BEB"/>
    <w:rsid w:val="0019624F"/>
    <w:rsid w:val="001A21E0"/>
    <w:rsid w:val="001A5583"/>
    <w:rsid w:val="001A559E"/>
    <w:rsid w:val="001B5BA4"/>
    <w:rsid w:val="001B6CEB"/>
    <w:rsid w:val="001C53E8"/>
    <w:rsid w:val="001C5CD0"/>
    <w:rsid w:val="001D7314"/>
    <w:rsid w:val="001E1EA2"/>
    <w:rsid w:val="001E3C52"/>
    <w:rsid w:val="001F0E8D"/>
    <w:rsid w:val="001F1B39"/>
    <w:rsid w:val="001F20EE"/>
    <w:rsid w:val="00200E53"/>
    <w:rsid w:val="00202608"/>
    <w:rsid w:val="00204BDE"/>
    <w:rsid w:val="00206039"/>
    <w:rsid w:val="00213E8E"/>
    <w:rsid w:val="00216C55"/>
    <w:rsid w:val="00221477"/>
    <w:rsid w:val="00222F6D"/>
    <w:rsid w:val="002241A5"/>
    <w:rsid w:val="00227AC6"/>
    <w:rsid w:val="0023709A"/>
    <w:rsid w:val="00237400"/>
    <w:rsid w:val="002420D2"/>
    <w:rsid w:val="00243047"/>
    <w:rsid w:val="00245AF0"/>
    <w:rsid w:val="00251B09"/>
    <w:rsid w:val="0025282C"/>
    <w:rsid w:val="002532A8"/>
    <w:rsid w:val="00253862"/>
    <w:rsid w:val="002562A4"/>
    <w:rsid w:val="0025742D"/>
    <w:rsid w:val="0025787E"/>
    <w:rsid w:val="002615BC"/>
    <w:rsid w:val="00262721"/>
    <w:rsid w:val="002641C7"/>
    <w:rsid w:val="00267DA8"/>
    <w:rsid w:val="002710BB"/>
    <w:rsid w:val="002719D2"/>
    <w:rsid w:val="00271E1D"/>
    <w:rsid w:val="00274618"/>
    <w:rsid w:val="00274CAF"/>
    <w:rsid w:val="00275E77"/>
    <w:rsid w:val="00277212"/>
    <w:rsid w:val="002824B1"/>
    <w:rsid w:val="0028466E"/>
    <w:rsid w:val="00284AFC"/>
    <w:rsid w:val="00284C8F"/>
    <w:rsid w:val="00285A7C"/>
    <w:rsid w:val="00287573"/>
    <w:rsid w:val="00291F72"/>
    <w:rsid w:val="00295ED5"/>
    <w:rsid w:val="002A1004"/>
    <w:rsid w:val="002A18FC"/>
    <w:rsid w:val="002A199B"/>
    <w:rsid w:val="002A3F41"/>
    <w:rsid w:val="002A4DC1"/>
    <w:rsid w:val="002A6A1F"/>
    <w:rsid w:val="002B159E"/>
    <w:rsid w:val="002B168D"/>
    <w:rsid w:val="002B177A"/>
    <w:rsid w:val="002B2393"/>
    <w:rsid w:val="002B2763"/>
    <w:rsid w:val="002B3157"/>
    <w:rsid w:val="002B4F6F"/>
    <w:rsid w:val="002B52AC"/>
    <w:rsid w:val="002B6475"/>
    <w:rsid w:val="002C131A"/>
    <w:rsid w:val="002C586B"/>
    <w:rsid w:val="002C6698"/>
    <w:rsid w:val="002D1475"/>
    <w:rsid w:val="002D3BA6"/>
    <w:rsid w:val="002D4102"/>
    <w:rsid w:val="002D680A"/>
    <w:rsid w:val="002D7DB8"/>
    <w:rsid w:val="002E3676"/>
    <w:rsid w:val="002E5EBF"/>
    <w:rsid w:val="002E743F"/>
    <w:rsid w:val="002E7941"/>
    <w:rsid w:val="002F40A7"/>
    <w:rsid w:val="002F6775"/>
    <w:rsid w:val="003051D0"/>
    <w:rsid w:val="00306026"/>
    <w:rsid w:val="00306317"/>
    <w:rsid w:val="0030658D"/>
    <w:rsid w:val="00312B50"/>
    <w:rsid w:val="00314D52"/>
    <w:rsid w:val="00314EC3"/>
    <w:rsid w:val="0032018D"/>
    <w:rsid w:val="00320F01"/>
    <w:rsid w:val="003218BB"/>
    <w:rsid w:val="0032403F"/>
    <w:rsid w:val="003247CA"/>
    <w:rsid w:val="00325ED6"/>
    <w:rsid w:val="00330A2B"/>
    <w:rsid w:val="00331E82"/>
    <w:rsid w:val="00337397"/>
    <w:rsid w:val="00340CE9"/>
    <w:rsid w:val="003500C8"/>
    <w:rsid w:val="00350A8C"/>
    <w:rsid w:val="00351A82"/>
    <w:rsid w:val="00351E70"/>
    <w:rsid w:val="00352291"/>
    <w:rsid w:val="003530F3"/>
    <w:rsid w:val="00353946"/>
    <w:rsid w:val="00353C3B"/>
    <w:rsid w:val="0035603C"/>
    <w:rsid w:val="00357343"/>
    <w:rsid w:val="00360DC6"/>
    <w:rsid w:val="003661D0"/>
    <w:rsid w:val="003663CE"/>
    <w:rsid w:val="00371157"/>
    <w:rsid w:val="00372700"/>
    <w:rsid w:val="00376EAA"/>
    <w:rsid w:val="003809C0"/>
    <w:rsid w:val="00382DF2"/>
    <w:rsid w:val="003850E9"/>
    <w:rsid w:val="00386209"/>
    <w:rsid w:val="0038684E"/>
    <w:rsid w:val="0039142A"/>
    <w:rsid w:val="00394C8C"/>
    <w:rsid w:val="00397D03"/>
    <w:rsid w:val="00397F00"/>
    <w:rsid w:val="003A0501"/>
    <w:rsid w:val="003A36EF"/>
    <w:rsid w:val="003B3641"/>
    <w:rsid w:val="003B5B3C"/>
    <w:rsid w:val="003C6131"/>
    <w:rsid w:val="003C781A"/>
    <w:rsid w:val="003C7B7A"/>
    <w:rsid w:val="003D349A"/>
    <w:rsid w:val="003D5183"/>
    <w:rsid w:val="003D5350"/>
    <w:rsid w:val="003E041E"/>
    <w:rsid w:val="003E1E09"/>
    <w:rsid w:val="003E1E46"/>
    <w:rsid w:val="003E22AB"/>
    <w:rsid w:val="003F064C"/>
    <w:rsid w:val="003F1C6F"/>
    <w:rsid w:val="003F49BD"/>
    <w:rsid w:val="003F5BCA"/>
    <w:rsid w:val="003F5C8B"/>
    <w:rsid w:val="003F6A76"/>
    <w:rsid w:val="00402651"/>
    <w:rsid w:val="00407A9D"/>
    <w:rsid w:val="0041327B"/>
    <w:rsid w:val="00415CBC"/>
    <w:rsid w:val="00415FD0"/>
    <w:rsid w:val="004168A3"/>
    <w:rsid w:val="00417D09"/>
    <w:rsid w:val="00421360"/>
    <w:rsid w:val="004219EE"/>
    <w:rsid w:val="00422378"/>
    <w:rsid w:val="00422D38"/>
    <w:rsid w:val="00430CEA"/>
    <w:rsid w:val="004318DA"/>
    <w:rsid w:val="00432098"/>
    <w:rsid w:val="00432A10"/>
    <w:rsid w:val="0043390E"/>
    <w:rsid w:val="0043422C"/>
    <w:rsid w:val="00435279"/>
    <w:rsid w:val="00440841"/>
    <w:rsid w:val="004507D3"/>
    <w:rsid w:val="004510F5"/>
    <w:rsid w:val="004513E6"/>
    <w:rsid w:val="00453457"/>
    <w:rsid w:val="0045375A"/>
    <w:rsid w:val="00453D4F"/>
    <w:rsid w:val="00454C3D"/>
    <w:rsid w:val="00457E7F"/>
    <w:rsid w:val="00462516"/>
    <w:rsid w:val="00462AC1"/>
    <w:rsid w:val="0046705B"/>
    <w:rsid w:val="00470951"/>
    <w:rsid w:val="004712B7"/>
    <w:rsid w:val="004737C4"/>
    <w:rsid w:val="00474509"/>
    <w:rsid w:val="00474A7A"/>
    <w:rsid w:val="00475987"/>
    <w:rsid w:val="00477D56"/>
    <w:rsid w:val="0048031E"/>
    <w:rsid w:val="004809EE"/>
    <w:rsid w:val="00481290"/>
    <w:rsid w:val="004820A0"/>
    <w:rsid w:val="00485F66"/>
    <w:rsid w:val="00486F0B"/>
    <w:rsid w:val="004902BA"/>
    <w:rsid w:val="004903E6"/>
    <w:rsid w:val="004944D6"/>
    <w:rsid w:val="004948E2"/>
    <w:rsid w:val="00494B7C"/>
    <w:rsid w:val="004964CF"/>
    <w:rsid w:val="004964DB"/>
    <w:rsid w:val="004A1BEB"/>
    <w:rsid w:val="004A264A"/>
    <w:rsid w:val="004A5C7F"/>
    <w:rsid w:val="004A6E7F"/>
    <w:rsid w:val="004B1012"/>
    <w:rsid w:val="004B4582"/>
    <w:rsid w:val="004B55FD"/>
    <w:rsid w:val="004B7BD2"/>
    <w:rsid w:val="004C23D9"/>
    <w:rsid w:val="004C2C61"/>
    <w:rsid w:val="004C52C3"/>
    <w:rsid w:val="004D1CE3"/>
    <w:rsid w:val="004D287C"/>
    <w:rsid w:val="004D3A8D"/>
    <w:rsid w:val="004D790F"/>
    <w:rsid w:val="004E112A"/>
    <w:rsid w:val="004E230B"/>
    <w:rsid w:val="004E4404"/>
    <w:rsid w:val="004E7451"/>
    <w:rsid w:val="004F0A7F"/>
    <w:rsid w:val="004F28C2"/>
    <w:rsid w:val="004F40C1"/>
    <w:rsid w:val="004F4C76"/>
    <w:rsid w:val="0050284B"/>
    <w:rsid w:val="00513D83"/>
    <w:rsid w:val="00514ADB"/>
    <w:rsid w:val="00520412"/>
    <w:rsid w:val="005222CB"/>
    <w:rsid w:val="00525196"/>
    <w:rsid w:val="0052557A"/>
    <w:rsid w:val="00526005"/>
    <w:rsid w:val="00527ACC"/>
    <w:rsid w:val="00530F4C"/>
    <w:rsid w:val="00531044"/>
    <w:rsid w:val="005340A2"/>
    <w:rsid w:val="00535BE3"/>
    <w:rsid w:val="00536AA4"/>
    <w:rsid w:val="00541293"/>
    <w:rsid w:val="005437EB"/>
    <w:rsid w:val="005477F1"/>
    <w:rsid w:val="00551599"/>
    <w:rsid w:val="00552A3E"/>
    <w:rsid w:val="00552F25"/>
    <w:rsid w:val="0055322B"/>
    <w:rsid w:val="00555884"/>
    <w:rsid w:val="00560BFB"/>
    <w:rsid w:val="005621F7"/>
    <w:rsid w:val="00562BA8"/>
    <w:rsid w:val="0056567E"/>
    <w:rsid w:val="005678C7"/>
    <w:rsid w:val="00572B72"/>
    <w:rsid w:val="00573417"/>
    <w:rsid w:val="00574E6A"/>
    <w:rsid w:val="00577316"/>
    <w:rsid w:val="0058107F"/>
    <w:rsid w:val="005813CE"/>
    <w:rsid w:val="005821CB"/>
    <w:rsid w:val="00582D51"/>
    <w:rsid w:val="005877FC"/>
    <w:rsid w:val="0059070E"/>
    <w:rsid w:val="00594C36"/>
    <w:rsid w:val="0059529F"/>
    <w:rsid w:val="005A0803"/>
    <w:rsid w:val="005A2889"/>
    <w:rsid w:val="005A421C"/>
    <w:rsid w:val="005A7737"/>
    <w:rsid w:val="005C4233"/>
    <w:rsid w:val="005C5038"/>
    <w:rsid w:val="005C73C7"/>
    <w:rsid w:val="005D2752"/>
    <w:rsid w:val="005D30D4"/>
    <w:rsid w:val="005D55BB"/>
    <w:rsid w:val="005E23CD"/>
    <w:rsid w:val="005E2724"/>
    <w:rsid w:val="005E3E55"/>
    <w:rsid w:val="005E644F"/>
    <w:rsid w:val="005E68FF"/>
    <w:rsid w:val="005E6B38"/>
    <w:rsid w:val="005F0666"/>
    <w:rsid w:val="005F178B"/>
    <w:rsid w:val="005F3AD2"/>
    <w:rsid w:val="005F4976"/>
    <w:rsid w:val="005F4CDC"/>
    <w:rsid w:val="005F4DEA"/>
    <w:rsid w:val="006016EB"/>
    <w:rsid w:val="006019F9"/>
    <w:rsid w:val="00601C19"/>
    <w:rsid w:val="00605944"/>
    <w:rsid w:val="00607852"/>
    <w:rsid w:val="0061108C"/>
    <w:rsid w:val="00611910"/>
    <w:rsid w:val="00613F4A"/>
    <w:rsid w:val="00614268"/>
    <w:rsid w:val="006146EC"/>
    <w:rsid w:val="00616C4D"/>
    <w:rsid w:val="00617B42"/>
    <w:rsid w:val="006200D7"/>
    <w:rsid w:val="006227B1"/>
    <w:rsid w:val="00622990"/>
    <w:rsid w:val="00624650"/>
    <w:rsid w:val="00631115"/>
    <w:rsid w:val="006320E2"/>
    <w:rsid w:val="00632F51"/>
    <w:rsid w:val="00632F73"/>
    <w:rsid w:val="006343FE"/>
    <w:rsid w:val="006411CF"/>
    <w:rsid w:val="00641C71"/>
    <w:rsid w:val="0064240D"/>
    <w:rsid w:val="0064300C"/>
    <w:rsid w:val="006431D9"/>
    <w:rsid w:val="00654F37"/>
    <w:rsid w:val="0066288C"/>
    <w:rsid w:val="00663AF7"/>
    <w:rsid w:val="006646F9"/>
    <w:rsid w:val="0066670F"/>
    <w:rsid w:val="00667362"/>
    <w:rsid w:val="00674138"/>
    <w:rsid w:val="00674FED"/>
    <w:rsid w:val="0068226F"/>
    <w:rsid w:val="00682CBA"/>
    <w:rsid w:val="00682F3E"/>
    <w:rsid w:val="00683676"/>
    <w:rsid w:val="00685D72"/>
    <w:rsid w:val="00686B8B"/>
    <w:rsid w:val="00686DE7"/>
    <w:rsid w:val="00692EDF"/>
    <w:rsid w:val="006930E5"/>
    <w:rsid w:val="00696AEB"/>
    <w:rsid w:val="00697E29"/>
    <w:rsid w:val="006A156C"/>
    <w:rsid w:val="006A3F12"/>
    <w:rsid w:val="006A57F1"/>
    <w:rsid w:val="006A722E"/>
    <w:rsid w:val="006B4081"/>
    <w:rsid w:val="006B5108"/>
    <w:rsid w:val="006B788C"/>
    <w:rsid w:val="006C0044"/>
    <w:rsid w:val="006C0E98"/>
    <w:rsid w:val="006C7335"/>
    <w:rsid w:val="006C7406"/>
    <w:rsid w:val="006C79E4"/>
    <w:rsid w:val="006D21DC"/>
    <w:rsid w:val="006D4D01"/>
    <w:rsid w:val="006D542B"/>
    <w:rsid w:val="006D5770"/>
    <w:rsid w:val="006D5A1B"/>
    <w:rsid w:val="006D7492"/>
    <w:rsid w:val="006E1FC1"/>
    <w:rsid w:val="006E60E0"/>
    <w:rsid w:val="006F0652"/>
    <w:rsid w:val="006F2C70"/>
    <w:rsid w:val="006F4EBD"/>
    <w:rsid w:val="0070354F"/>
    <w:rsid w:val="007108CC"/>
    <w:rsid w:val="00711936"/>
    <w:rsid w:val="00713CF1"/>
    <w:rsid w:val="00714442"/>
    <w:rsid w:val="00714CBC"/>
    <w:rsid w:val="00714DAD"/>
    <w:rsid w:val="00716E44"/>
    <w:rsid w:val="0071761E"/>
    <w:rsid w:val="007176C9"/>
    <w:rsid w:val="00717DEA"/>
    <w:rsid w:val="00720306"/>
    <w:rsid w:val="00722843"/>
    <w:rsid w:val="00723136"/>
    <w:rsid w:val="00726E40"/>
    <w:rsid w:val="00733FF0"/>
    <w:rsid w:val="00734A66"/>
    <w:rsid w:val="007376EC"/>
    <w:rsid w:val="007412CC"/>
    <w:rsid w:val="00743141"/>
    <w:rsid w:val="00743217"/>
    <w:rsid w:val="0074424A"/>
    <w:rsid w:val="00751673"/>
    <w:rsid w:val="00753CFA"/>
    <w:rsid w:val="007551EC"/>
    <w:rsid w:val="00756AD5"/>
    <w:rsid w:val="007635A5"/>
    <w:rsid w:val="0076441C"/>
    <w:rsid w:val="00765F67"/>
    <w:rsid w:val="00771624"/>
    <w:rsid w:val="007755D6"/>
    <w:rsid w:val="007756F6"/>
    <w:rsid w:val="00776799"/>
    <w:rsid w:val="00777B2F"/>
    <w:rsid w:val="00781BF8"/>
    <w:rsid w:val="00785B34"/>
    <w:rsid w:val="0078715D"/>
    <w:rsid w:val="00791BBD"/>
    <w:rsid w:val="00792F95"/>
    <w:rsid w:val="00793E1C"/>
    <w:rsid w:val="00795882"/>
    <w:rsid w:val="00795EB8"/>
    <w:rsid w:val="00797224"/>
    <w:rsid w:val="00797290"/>
    <w:rsid w:val="00797860"/>
    <w:rsid w:val="007A0296"/>
    <w:rsid w:val="007A4603"/>
    <w:rsid w:val="007A534A"/>
    <w:rsid w:val="007B4BEA"/>
    <w:rsid w:val="007B645E"/>
    <w:rsid w:val="007C12FC"/>
    <w:rsid w:val="007C24A3"/>
    <w:rsid w:val="007C345F"/>
    <w:rsid w:val="007C4EB0"/>
    <w:rsid w:val="007C5729"/>
    <w:rsid w:val="007D060B"/>
    <w:rsid w:val="007D0D8F"/>
    <w:rsid w:val="007D19B2"/>
    <w:rsid w:val="007D2DD3"/>
    <w:rsid w:val="007D726A"/>
    <w:rsid w:val="007E26E9"/>
    <w:rsid w:val="007E32B3"/>
    <w:rsid w:val="007F3E17"/>
    <w:rsid w:val="007F57DC"/>
    <w:rsid w:val="00804C36"/>
    <w:rsid w:val="00807045"/>
    <w:rsid w:val="00811DC5"/>
    <w:rsid w:val="00811DEE"/>
    <w:rsid w:val="00812C1C"/>
    <w:rsid w:val="00815AA1"/>
    <w:rsid w:val="00815F28"/>
    <w:rsid w:val="0081628C"/>
    <w:rsid w:val="00816BB3"/>
    <w:rsid w:val="00821F42"/>
    <w:rsid w:val="0082448D"/>
    <w:rsid w:val="008353B6"/>
    <w:rsid w:val="00841186"/>
    <w:rsid w:val="008459F6"/>
    <w:rsid w:val="00845AFF"/>
    <w:rsid w:val="00847E91"/>
    <w:rsid w:val="00847EF3"/>
    <w:rsid w:val="0085268F"/>
    <w:rsid w:val="00853177"/>
    <w:rsid w:val="008540F3"/>
    <w:rsid w:val="00857939"/>
    <w:rsid w:val="00860E60"/>
    <w:rsid w:val="00861BF8"/>
    <w:rsid w:val="00865861"/>
    <w:rsid w:val="00865FD2"/>
    <w:rsid w:val="008665B5"/>
    <w:rsid w:val="008702E6"/>
    <w:rsid w:val="00873A16"/>
    <w:rsid w:val="008764AE"/>
    <w:rsid w:val="0088300D"/>
    <w:rsid w:val="00885793"/>
    <w:rsid w:val="00886660"/>
    <w:rsid w:val="00890DB2"/>
    <w:rsid w:val="00891B81"/>
    <w:rsid w:val="00892A5A"/>
    <w:rsid w:val="00894E3E"/>
    <w:rsid w:val="008966D5"/>
    <w:rsid w:val="008A5559"/>
    <w:rsid w:val="008A5B91"/>
    <w:rsid w:val="008A6BD3"/>
    <w:rsid w:val="008A7891"/>
    <w:rsid w:val="008A7F5C"/>
    <w:rsid w:val="008B0222"/>
    <w:rsid w:val="008B05CC"/>
    <w:rsid w:val="008B6F19"/>
    <w:rsid w:val="008C0228"/>
    <w:rsid w:val="008C10F1"/>
    <w:rsid w:val="008C23D7"/>
    <w:rsid w:val="008C2655"/>
    <w:rsid w:val="008C27FC"/>
    <w:rsid w:val="008C463D"/>
    <w:rsid w:val="008D0B8D"/>
    <w:rsid w:val="008D3743"/>
    <w:rsid w:val="008D3813"/>
    <w:rsid w:val="008D3C5D"/>
    <w:rsid w:val="008D7458"/>
    <w:rsid w:val="008E1ADC"/>
    <w:rsid w:val="008E1C79"/>
    <w:rsid w:val="008E3DF1"/>
    <w:rsid w:val="008E429B"/>
    <w:rsid w:val="008E4542"/>
    <w:rsid w:val="008F1900"/>
    <w:rsid w:val="00900C86"/>
    <w:rsid w:val="009100A6"/>
    <w:rsid w:val="00910674"/>
    <w:rsid w:val="009119ED"/>
    <w:rsid w:val="00913530"/>
    <w:rsid w:val="00915BCF"/>
    <w:rsid w:val="0091628E"/>
    <w:rsid w:val="009379DB"/>
    <w:rsid w:val="00941530"/>
    <w:rsid w:val="00941E17"/>
    <w:rsid w:val="009437C6"/>
    <w:rsid w:val="009456FA"/>
    <w:rsid w:val="00946688"/>
    <w:rsid w:val="00946BF6"/>
    <w:rsid w:val="00953067"/>
    <w:rsid w:val="00954970"/>
    <w:rsid w:val="00955A9A"/>
    <w:rsid w:val="00955BFC"/>
    <w:rsid w:val="009564C7"/>
    <w:rsid w:val="00963698"/>
    <w:rsid w:val="009647C5"/>
    <w:rsid w:val="00972766"/>
    <w:rsid w:val="009727B8"/>
    <w:rsid w:val="00973D33"/>
    <w:rsid w:val="0097558E"/>
    <w:rsid w:val="009764A9"/>
    <w:rsid w:val="00976637"/>
    <w:rsid w:val="00976BEB"/>
    <w:rsid w:val="00980FB6"/>
    <w:rsid w:val="00982535"/>
    <w:rsid w:val="009909B6"/>
    <w:rsid w:val="00990C88"/>
    <w:rsid w:val="00992035"/>
    <w:rsid w:val="00992EF8"/>
    <w:rsid w:val="00993539"/>
    <w:rsid w:val="00994E2E"/>
    <w:rsid w:val="009A059F"/>
    <w:rsid w:val="009A1F14"/>
    <w:rsid w:val="009A3318"/>
    <w:rsid w:val="009A698F"/>
    <w:rsid w:val="009A6F10"/>
    <w:rsid w:val="009A77DD"/>
    <w:rsid w:val="009C1F4E"/>
    <w:rsid w:val="009C3E13"/>
    <w:rsid w:val="009C4B49"/>
    <w:rsid w:val="009C4F9A"/>
    <w:rsid w:val="009C6B77"/>
    <w:rsid w:val="009D0F10"/>
    <w:rsid w:val="009E02E1"/>
    <w:rsid w:val="009E2E57"/>
    <w:rsid w:val="009E3BB5"/>
    <w:rsid w:val="009E460E"/>
    <w:rsid w:val="009E64D7"/>
    <w:rsid w:val="009E6B59"/>
    <w:rsid w:val="009F2090"/>
    <w:rsid w:val="009F2520"/>
    <w:rsid w:val="00A0027A"/>
    <w:rsid w:val="00A00AE7"/>
    <w:rsid w:val="00A00C09"/>
    <w:rsid w:val="00A02090"/>
    <w:rsid w:val="00A05D8F"/>
    <w:rsid w:val="00A07D19"/>
    <w:rsid w:val="00A12015"/>
    <w:rsid w:val="00A1250D"/>
    <w:rsid w:val="00A16546"/>
    <w:rsid w:val="00A21B95"/>
    <w:rsid w:val="00A21ED6"/>
    <w:rsid w:val="00A24BE2"/>
    <w:rsid w:val="00A24F9F"/>
    <w:rsid w:val="00A31507"/>
    <w:rsid w:val="00A31FC5"/>
    <w:rsid w:val="00A338F1"/>
    <w:rsid w:val="00A33A50"/>
    <w:rsid w:val="00A33AB7"/>
    <w:rsid w:val="00A3438B"/>
    <w:rsid w:val="00A34CB1"/>
    <w:rsid w:val="00A35FE4"/>
    <w:rsid w:val="00A424DF"/>
    <w:rsid w:val="00A42BF8"/>
    <w:rsid w:val="00A42C60"/>
    <w:rsid w:val="00A44A18"/>
    <w:rsid w:val="00A44C71"/>
    <w:rsid w:val="00A46AEC"/>
    <w:rsid w:val="00A51851"/>
    <w:rsid w:val="00A51D05"/>
    <w:rsid w:val="00A55365"/>
    <w:rsid w:val="00A55444"/>
    <w:rsid w:val="00A63F93"/>
    <w:rsid w:val="00A64942"/>
    <w:rsid w:val="00A662D3"/>
    <w:rsid w:val="00A6741C"/>
    <w:rsid w:val="00A677BB"/>
    <w:rsid w:val="00A67FA8"/>
    <w:rsid w:val="00A702F0"/>
    <w:rsid w:val="00A70722"/>
    <w:rsid w:val="00A71ED6"/>
    <w:rsid w:val="00A742B3"/>
    <w:rsid w:val="00A75B9B"/>
    <w:rsid w:val="00A76CF1"/>
    <w:rsid w:val="00A77BE6"/>
    <w:rsid w:val="00A81137"/>
    <w:rsid w:val="00A84643"/>
    <w:rsid w:val="00A87572"/>
    <w:rsid w:val="00A87C20"/>
    <w:rsid w:val="00A91E79"/>
    <w:rsid w:val="00A94030"/>
    <w:rsid w:val="00AA01C1"/>
    <w:rsid w:val="00AA18EC"/>
    <w:rsid w:val="00AA2214"/>
    <w:rsid w:val="00AA4D83"/>
    <w:rsid w:val="00AA767E"/>
    <w:rsid w:val="00AB1578"/>
    <w:rsid w:val="00AB4166"/>
    <w:rsid w:val="00AC0805"/>
    <w:rsid w:val="00AC1DB2"/>
    <w:rsid w:val="00AC2C0E"/>
    <w:rsid w:val="00AC348D"/>
    <w:rsid w:val="00AC398B"/>
    <w:rsid w:val="00AC4755"/>
    <w:rsid w:val="00AC5DE9"/>
    <w:rsid w:val="00AC65B1"/>
    <w:rsid w:val="00AD4FAE"/>
    <w:rsid w:val="00AD5A7C"/>
    <w:rsid w:val="00AD67BC"/>
    <w:rsid w:val="00AE39CC"/>
    <w:rsid w:val="00AE40BE"/>
    <w:rsid w:val="00AE4763"/>
    <w:rsid w:val="00AE4A9F"/>
    <w:rsid w:val="00AF4004"/>
    <w:rsid w:val="00B00190"/>
    <w:rsid w:val="00B00AF4"/>
    <w:rsid w:val="00B01C89"/>
    <w:rsid w:val="00B02E79"/>
    <w:rsid w:val="00B05E89"/>
    <w:rsid w:val="00B1056E"/>
    <w:rsid w:val="00B151E6"/>
    <w:rsid w:val="00B17F24"/>
    <w:rsid w:val="00B22712"/>
    <w:rsid w:val="00B22EEF"/>
    <w:rsid w:val="00B23304"/>
    <w:rsid w:val="00B24892"/>
    <w:rsid w:val="00B273D8"/>
    <w:rsid w:val="00B27A2A"/>
    <w:rsid w:val="00B27D5A"/>
    <w:rsid w:val="00B33471"/>
    <w:rsid w:val="00B34290"/>
    <w:rsid w:val="00B35C45"/>
    <w:rsid w:val="00B37FFC"/>
    <w:rsid w:val="00B401EA"/>
    <w:rsid w:val="00B4146E"/>
    <w:rsid w:val="00B4216F"/>
    <w:rsid w:val="00B429F3"/>
    <w:rsid w:val="00B446FE"/>
    <w:rsid w:val="00B44BA2"/>
    <w:rsid w:val="00B47B99"/>
    <w:rsid w:val="00B51352"/>
    <w:rsid w:val="00B52560"/>
    <w:rsid w:val="00B53A85"/>
    <w:rsid w:val="00B53EC6"/>
    <w:rsid w:val="00B5477B"/>
    <w:rsid w:val="00B55F60"/>
    <w:rsid w:val="00B607A4"/>
    <w:rsid w:val="00B6238C"/>
    <w:rsid w:val="00B63D46"/>
    <w:rsid w:val="00B6647D"/>
    <w:rsid w:val="00B72184"/>
    <w:rsid w:val="00B76D09"/>
    <w:rsid w:val="00B76F20"/>
    <w:rsid w:val="00B778B9"/>
    <w:rsid w:val="00B77ABF"/>
    <w:rsid w:val="00B82CAC"/>
    <w:rsid w:val="00B82F48"/>
    <w:rsid w:val="00B867D6"/>
    <w:rsid w:val="00B9604E"/>
    <w:rsid w:val="00B979C8"/>
    <w:rsid w:val="00B97A44"/>
    <w:rsid w:val="00BA2927"/>
    <w:rsid w:val="00BA3419"/>
    <w:rsid w:val="00BA57A0"/>
    <w:rsid w:val="00BA5BC6"/>
    <w:rsid w:val="00BA6FA0"/>
    <w:rsid w:val="00BB3112"/>
    <w:rsid w:val="00BC173E"/>
    <w:rsid w:val="00BC1CA6"/>
    <w:rsid w:val="00BC6F83"/>
    <w:rsid w:val="00BC72C2"/>
    <w:rsid w:val="00BD0267"/>
    <w:rsid w:val="00BD03A5"/>
    <w:rsid w:val="00BD71C5"/>
    <w:rsid w:val="00BD7DA4"/>
    <w:rsid w:val="00BE28FF"/>
    <w:rsid w:val="00BE3CDC"/>
    <w:rsid w:val="00BE3E3F"/>
    <w:rsid w:val="00BE4B66"/>
    <w:rsid w:val="00BE69D4"/>
    <w:rsid w:val="00BE7F99"/>
    <w:rsid w:val="00BF08CF"/>
    <w:rsid w:val="00BF1B88"/>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23F6"/>
    <w:rsid w:val="00C2497D"/>
    <w:rsid w:val="00C30FB6"/>
    <w:rsid w:val="00C30FDD"/>
    <w:rsid w:val="00C35471"/>
    <w:rsid w:val="00C354F4"/>
    <w:rsid w:val="00C367B7"/>
    <w:rsid w:val="00C36879"/>
    <w:rsid w:val="00C37687"/>
    <w:rsid w:val="00C4084C"/>
    <w:rsid w:val="00C4134E"/>
    <w:rsid w:val="00C41911"/>
    <w:rsid w:val="00C469C6"/>
    <w:rsid w:val="00C477A7"/>
    <w:rsid w:val="00C47B3B"/>
    <w:rsid w:val="00C50E08"/>
    <w:rsid w:val="00C51617"/>
    <w:rsid w:val="00C51B90"/>
    <w:rsid w:val="00C5702B"/>
    <w:rsid w:val="00C60365"/>
    <w:rsid w:val="00C6068F"/>
    <w:rsid w:val="00C63421"/>
    <w:rsid w:val="00C63771"/>
    <w:rsid w:val="00C65399"/>
    <w:rsid w:val="00C65957"/>
    <w:rsid w:val="00C67305"/>
    <w:rsid w:val="00C71EA2"/>
    <w:rsid w:val="00C728B1"/>
    <w:rsid w:val="00C73E32"/>
    <w:rsid w:val="00C76C35"/>
    <w:rsid w:val="00C8327F"/>
    <w:rsid w:val="00C854F8"/>
    <w:rsid w:val="00C874DA"/>
    <w:rsid w:val="00C92460"/>
    <w:rsid w:val="00C94EEA"/>
    <w:rsid w:val="00CA129C"/>
    <w:rsid w:val="00CA1A3D"/>
    <w:rsid w:val="00CA1FA3"/>
    <w:rsid w:val="00CA2CCA"/>
    <w:rsid w:val="00CA49B4"/>
    <w:rsid w:val="00CA5229"/>
    <w:rsid w:val="00CA6AB3"/>
    <w:rsid w:val="00CB3939"/>
    <w:rsid w:val="00CB3D99"/>
    <w:rsid w:val="00CB62D6"/>
    <w:rsid w:val="00CB7159"/>
    <w:rsid w:val="00CC0F74"/>
    <w:rsid w:val="00CC1147"/>
    <w:rsid w:val="00CC211E"/>
    <w:rsid w:val="00CC2F36"/>
    <w:rsid w:val="00CC3614"/>
    <w:rsid w:val="00CC6E96"/>
    <w:rsid w:val="00CC7043"/>
    <w:rsid w:val="00CD1BF5"/>
    <w:rsid w:val="00CD394A"/>
    <w:rsid w:val="00CD3EBD"/>
    <w:rsid w:val="00CD7D13"/>
    <w:rsid w:val="00CE1BEA"/>
    <w:rsid w:val="00CE2183"/>
    <w:rsid w:val="00CE2409"/>
    <w:rsid w:val="00CE33A8"/>
    <w:rsid w:val="00CE4AF0"/>
    <w:rsid w:val="00CE4B0F"/>
    <w:rsid w:val="00CE6EA5"/>
    <w:rsid w:val="00CF6791"/>
    <w:rsid w:val="00CF7D27"/>
    <w:rsid w:val="00D01766"/>
    <w:rsid w:val="00D05A28"/>
    <w:rsid w:val="00D06E4B"/>
    <w:rsid w:val="00D1289D"/>
    <w:rsid w:val="00D165AA"/>
    <w:rsid w:val="00D17E5B"/>
    <w:rsid w:val="00D23FA6"/>
    <w:rsid w:val="00D2673F"/>
    <w:rsid w:val="00D316C0"/>
    <w:rsid w:val="00D32BE4"/>
    <w:rsid w:val="00D35026"/>
    <w:rsid w:val="00D35B8E"/>
    <w:rsid w:val="00D3674D"/>
    <w:rsid w:val="00D430F6"/>
    <w:rsid w:val="00D4579A"/>
    <w:rsid w:val="00D462C2"/>
    <w:rsid w:val="00D47F2D"/>
    <w:rsid w:val="00D508D8"/>
    <w:rsid w:val="00D50B07"/>
    <w:rsid w:val="00D53733"/>
    <w:rsid w:val="00D56CD8"/>
    <w:rsid w:val="00D57BC9"/>
    <w:rsid w:val="00D6289C"/>
    <w:rsid w:val="00D62DB5"/>
    <w:rsid w:val="00D644FC"/>
    <w:rsid w:val="00D67071"/>
    <w:rsid w:val="00D704CC"/>
    <w:rsid w:val="00D723A9"/>
    <w:rsid w:val="00D74FE5"/>
    <w:rsid w:val="00D77E2E"/>
    <w:rsid w:val="00D80B4B"/>
    <w:rsid w:val="00D81ED4"/>
    <w:rsid w:val="00D82516"/>
    <w:rsid w:val="00D83CD6"/>
    <w:rsid w:val="00D84532"/>
    <w:rsid w:val="00D86A36"/>
    <w:rsid w:val="00D87559"/>
    <w:rsid w:val="00D87C33"/>
    <w:rsid w:val="00D916A4"/>
    <w:rsid w:val="00DA2233"/>
    <w:rsid w:val="00DA23E0"/>
    <w:rsid w:val="00DA38FC"/>
    <w:rsid w:val="00DA3D14"/>
    <w:rsid w:val="00DA41D8"/>
    <w:rsid w:val="00DA5B8D"/>
    <w:rsid w:val="00DA5C2B"/>
    <w:rsid w:val="00DA7914"/>
    <w:rsid w:val="00DA7FE8"/>
    <w:rsid w:val="00DB17CA"/>
    <w:rsid w:val="00DB3723"/>
    <w:rsid w:val="00DB44FE"/>
    <w:rsid w:val="00DB49D1"/>
    <w:rsid w:val="00DB5125"/>
    <w:rsid w:val="00DB6F78"/>
    <w:rsid w:val="00DC0505"/>
    <w:rsid w:val="00DC20F2"/>
    <w:rsid w:val="00DC242D"/>
    <w:rsid w:val="00DC26FB"/>
    <w:rsid w:val="00DC36CA"/>
    <w:rsid w:val="00DC41AF"/>
    <w:rsid w:val="00DC7484"/>
    <w:rsid w:val="00DD2B0C"/>
    <w:rsid w:val="00DD3DA3"/>
    <w:rsid w:val="00DE0768"/>
    <w:rsid w:val="00DE0AD3"/>
    <w:rsid w:val="00DE4647"/>
    <w:rsid w:val="00DF1740"/>
    <w:rsid w:val="00DF4C14"/>
    <w:rsid w:val="00DF5E32"/>
    <w:rsid w:val="00DF6ADD"/>
    <w:rsid w:val="00DF7DD7"/>
    <w:rsid w:val="00E00E2C"/>
    <w:rsid w:val="00E00F00"/>
    <w:rsid w:val="00E01D85"/>
    <w:rsid w:val="00E05304"/>
    <w:rsid w:val="00E074BC"/>
    <w:rsid w:val="00E12FCC"/>
    <w:rsid w:val="00E1414A"/>
    <w:rsid w:val="00E14D23"/>
    <w:rsid w:val="00E160A8"/>
    <w:rsid w:val="00E224A4"/>
    <w:rsid w:val="00E23A7C"/>
    <w:rsid w:val="00E25F01"/>
    <w:rsid w:val="00E30580"/>
    <w:rsid w:val="00E336A6"/>
    <w:rsid w:val="00E36AEC"/>
    <w:rsid w:val="00E40256"/>
    <w:rsid w:val="00E419F7"/>
    <w:rsid w:val="00E47FB6"/>
    <w:rsid w:val="00E510FF"/>
    <w:rsid w:val="00E52DB5"/>
    <w:rsid w:val="00E56B62"/>
    <w:rsid w:val="00E570A4"/>
    <w:rsid w:val="00E61ADA"/>
    <w:rsid w:val="00E61C82"/>
    <w:rsid w:val="00E62D7E"/>
    <w:rsid w:val="00E6395C"/>
    <w:rsid w:val="00E719F4"/>
    <w:rsid w:val="00E72366"/>
    <w:rsid w:val="00E756C6"/>
    <w:rsid w:val="00E76912"/>
    <w:rsid w:val="00E779B8"/>
    <w:rsid w:val="00E829EB"/>
    <w:rsid w:val="00E90BA9"/>
    <w:rsid w:val="00E9540C"/>
    <w:rsid w:val="00E97AB0"/>
    <w:rsid w:val="00EA36C4"/>
    <w:rsid w:val="00EA3B10"/>
    <w:rsid w:val="00EB1719"/>
    <w:rsid w:val="00EB19D1"/>
    <w:rsid w:val="00EB42BF"/>
    <w:rsid w:val="00EB6A58"/>
    <w:rsid w:val="00ED0EBB"/>
    <w:rsid w:val="00ED1EBB"/>
    <w:rsid w:val="00EE17E9"/>
    <w:rsid w:val="00EE19D8"/>
    <w:rsid w:val="00EE2A79"/>
    <w:rsid w:val="00EE2E94"/>
    <w:rsid w:val="00EE3510"/>
    <w:rsid w:val="00EE35D0"/>
    <w:rsid w:val="00EE56E4"/>
    <w:rsid w:val="00EE7347"/>
    <w:rsid w:val="00EE77ED"/>
    <w:rsid w:val="00EF00B4"/>
    <w:rsid w:val="00EF1254"/>
    <w:rsid w:val="00F00493"/>
    <w:rsid w:val="00F00B7C"/>
    <w:rsid w:val="00F03C64"/>
    <w:rsid w:val="00F10B39"/>
    <w:rsid w:val="00F11D5A"/>
    <w:rsid w:val="00F20E99"/>
    <w:rsid w:val="00F230AF"/>
    <w:rsid w:val="00F23B4A"/>
    <w:rsid w:val="00F255D6"/>
    <w:rsid w:val="00F25D56"/>
    <w:rsid w:val="00F25F83"/>
    <w:rsid w:val="00F32D70"/>
    <w:rsid w:val="00F34E4E"/>
    <w:rsid w:val="00F42547"/>
    <w:rsid w:val="00F45CAA"/>
    <w:rsid w:val="00F512AC"/>
    <w:rsid w:val="00F53F9A"/>
    <w:rsid w:val="00F5614E"/>
    <w:rsid w:val="00F57565"/>
    <w:rsid w:val="00F6024E"/>
    <w:rsid w:val="00F60828"/>
    <w:rsid w:val="00F62C32"/>
    <w:rsid w:val="00F6376C"/>
    <w:rsid w:val="00F725F3"/>
    <w:rsid w:val="00F739C8"/>
    <w:rsid w:val="00F74FE8"/>
    <w:rsid w:val="00F81046"/>
    <w:rsid w:val="00F821B1"/>
    <w:rsid w:val="00F846AD"/>
    <w:rsid w:val="00F84D78"/>
    <w:rsid w:val="00F954B1"/>
    <w:rsid w:val="00F95E5B"/>
    <w:rsid w:val="00F96B31"/>
    <w:rsid w:val="00FA1346"/>
    <w:rsid w:val="00FA2F41"/>
    <w:rsid w:val="00FB2FA7"/>
    <w:rsid w:val="00FB3189"/>
    <w:rsid w:val="00FB3217"/>
    <w:rsid w:val="00FC0300"/>
    <w:rsid w:val="00FC25BE"/>
    <w:rsid w:val="00FC2A0E"/>
    <w:rsid w:val="00FD1218"/>
    <w:rsid w:val="00FD3283"/>
    <w:rsid w:val="00FD3686"/>
    <w:rsid w:val="00FD380D"/>
    <w:rsid w:val="00FD3F8A"/>
    <w:rsid w:val="00FD46AA"/>
    <w:rsid w:val="00FE153B"/>
    <w:rsid w:val="00FE2244"/>
    <w:rsid w:val="00FE3982"/>
    <w:rsid w:val="00FE3E0D"/>
    <w:rsid w:val="00FE6062"/>
    <w:rsid w:val="00FF1FC7"/>
    <w:rsid w:val="00FF38B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4AE0FBF2"/>
  <w15:docId w15:val="{36F638E7-A77F-4437-BED1-F063D13C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63F93"/>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63F93"/>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Hyperlink">
    <w:name w:val="Hyperlink"/>
    <w:basedOn w:val="DefaultParagraphFont"/>
    <w:uiPriority w:val="99"/>
    <w:unhideWhenUsed/>
    <w:rsid w:val="00BC173E"/>
    <w:rPr>
      <w:color w:val="0000FF" w:themeColor="hyperlink"/>
      <w:u w:val="single"/>
    </w:rPr>
  </w:style>
  <w:style w:type="paragraph" w:customStyle="1" w:styleId="BulletB1Number">
    <w:name w:val="Bullet B (1. Number)"/>
    <w:basedOn w:val="Normal"/>
    <w:rsid w:val="001C5CD0"/>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023868">
      <w:bodyDiv w:val="1"/>
      <w:marLeft w:val="0"/>
      <w:marRight w:val="0"/>
      <w:marTop w:val="0"/>
      <w:marBottom w:val="0"/>
      <w:divBdr>
        <w:top w:val="none" w:sz="0" w:space="0" w:color="auto"/>
        <w:left w:val="none" w:sz="0" w:space="0" w:color="auto"/>
        <w:bottom w:val="none" w:sz="0" w:space="0" w:color="auto"/>
        <w:right w:val="none" w:sz="0" w:space="0" w:color="auto"/>
      </w:divBdr>
    </w:div>
    <w:div w:id="529494694">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824321653">
      <w:bodyDiv w:val="1"/>
      <w:marLeft w:val="0"/>
      <w:marRight w:val="0"/>
      <w:marTop w:val="0"/>
      <w:marBottom w:val="0"/>
      <w:divBdr>
        <w:top w:val="none" w:sz="0" w:space="0" w:color="auto"/>
        <w:left w:val="none" w:sz="0" w:space="0" w:color="auto"/>
        <w:bottom w:val="none" w:sz="0" w:space="0" w:color="auto"/>
        <w:right w:val="none" w:sz="0" w:space="0" w:color="auto"/>
      </w:divBdr>
    </w:div>
    <w:div w:id="1011103467">
      <w:bodyDiv w:val="1"/>
      <w:marLeft w:val="0"/>
      <w:marRight w:val="0"/>
      <w:marTop w:val="0"/>
      <w:marBottom w:val="0"/>
      <w:divBdr>
        <w:top w:val="none" w:sz="0" w:space="0" w:color="auto"/>
        <w:left w:val="none" w:sz="0" w:space="0" w:color="auto"/>
        <w:bottom w:val="none" w:sz="0" w:space="0" w:color="auto"/>
        <w:right w:val="none" w:sz="0" w:space="0" w:color="auto"/>
      </w:divBdr>
    </w:div>
    <w:div w:id="1298028742">
      <w:bodyDiv w:val="1"/>
      <w:marLeft w:val="0"/>
      <w:marRight w:val="0"/>
      <w:marTop w:val="0"/>
      <w:marBottom w:val="0"/>
      <w:divBdr>
        <w:top w:val="none" w:sz="0" w:space="0" w:color="auto"/>
        <w:left w:val="none" w:sz="0" w:space="0" w:color="auto"/>
        <w:bottom w:val="none" w:sz="0" w:space="0" w:color="auto"/>
        <w:right w:val="none" w:sz="0" w:space="0" w:color="auto"/>
      </w:divBdr>
    </w:div>
    <w:div w:id="1378892121">
      <w:bodyDiv w:val="1"/>
      <w:marLeft w:val="0"/>
      <w:marRight w:val="0"/>
      <w:marTop w:val="0"/>
      <w:marBottom w:val="0"/>
      <w:divBdr>
        <w:top w:val="none" w:sz="0" w:space="0" w:color="auto"/>
        <w:left w:val="none" w:sz="0" w:space="0" w:color="auto"/>
        <w:bottom w:val="none" w:sz="0" w:space="0" w:color="auto"/>
        <w:right w:val="none" w:sz="0" w:space="0" w:color="auto"/>
      </w:divBdr>
    </w:div>
    <w:div w:id="1701516688">
      <w:bodyDiv w:val="1"/>
      <w:marLeft w:val="0"/>
      <w:marRight w:val="0"/>
      <w:marTop w:val="0"/>
      <w:marBottom w:val="0"/>
      <w:divBdr>
        <w:top w:val="none" w:sz="0" w:space="0" w:color="auto"/>
        <w:left w:val="none" w:sz="0" w:space="0" w:color="auto"/>
        <w:bottom w:val="none" w:sz="0" w:space="0" w:color="auto"/>
        <w:right w:val="none" w:sz="0" w:space="0" w:color="auto"/>
      </w:divBdr>
    </w:div>
    <w:div w:id="1805467934">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2C8877-FB0B-4041-B9BF-CE46547F8098}">
  <ds:schemaRefs>
    <ds:schemaRef ds:uri="http://schemas.microsoft.com/sharepoint/v3/contenttype/forms"/>
  </ds:schemaRefs>
</ds:datastoreItem>
</file>

<file path=customXml/itemProps2.xml><?xml version="1.0" encoding="utf-8"?>
<ds:datastoreItem xmlns:ds="http://schemas.openxmlformats.org/officeDocument/2006/customXml" ds:itemID="{82FA0862-1672-4B84-94AE-1C8255BB95E6}">
  <ds:schemaRefs>
    <ds:schemaRef ds:uri="http://schemas.openxmlformats.org/officeDocument/2006/bibliography"/>
  </ds:schemaRefs>
</ds:datastoreItem>
</file>

<file path=customXml/itemProps3.xml><?xml version="1.0" encoding="utf-8"?>
<ds:datastoreItem xmlns:ds="http://schemas.openxmlformats.org/officeDocument/2006/customXml" ds:itemID="{CB8C42F0-AC29-41C3-A4A9-569A21878B3E}">
  <ds:schemaRefs>
    <ds:schemaRef ds:uri="http://schemas.openxmlformats.org/officeDocument/2006/bibliography"/>
  </ds:schemaRefs>
</ds:datastoreItem>
</file>

<file path=customXml/itemProps4.xml><?xml version="1.0" encoding="utf-8"?>
<ds:datastoreItem xmlns:ds="http://schemas.openxmlformats.org/officeDocument/2006/customXml" ds:itemID="{09EAA0B4-089E-4640-A357-BFCE69805607}">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01EC7E4D-6280-4900-B3C0-CF2826581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9</Pages>
  <Words>3015</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Geiser, Che@Energy</cp:lastModifiedBy>
  <cp:revision>48</cp:revision>
  <cp:lastPrinted>2013-05-23T21:45:00Z</cp:lastPrinted>
  <dcterms:created xsi:type="dcterms:W3CDTF">2015-06-09T19:59:00Z</dcterms:created>
  <dcterms:modified xsi:type="dcterms:W3CDTF">2022-04-11T20:49:00Z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