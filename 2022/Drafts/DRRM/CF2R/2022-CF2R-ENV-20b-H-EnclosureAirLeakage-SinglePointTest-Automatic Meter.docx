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77777777"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77777777" w:rsidR="00D03609" w:rsidRPr="00A42BCC" w:rsidRDefault="00D03609" w:rsidP="00B5026C">
            <w:pPr>
              <w:rPr>
                <w:rFonts w:asciiTheme="minorHAnsi" w:hAnsiTheme="minorHAnsi"/>
                <w:sz w:val="18"/>
                <w:szCs w:val="18"/>
              </w:rPr>
            </w:pPr>
            <w:r>
              <w:rPr>
                <w:rFonts w:asciiTheme="minorHAnsi" w:hAnsiTheme="minorHAnsi"/>
                <w:sz w:val="18"/>
                <w:szCs w:val="18"/>
              </w:rPr>
              <w:t>Is HERS verification of building enclosure air leakage to outside required by CF1R?</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rsidDel="00442868" w14:paraId="5C04854D" w14:textId="60EA15B1" w:rsidTr="00D03609">
        <w:trPr>
          <w:del w:id="0" w:author="Shewmaker, Michael@Energy" w:date="2021-11-23T11:45:00Z"/>
        </w:trPr>
        <w:tc>
          <w:tcPr>
            <w:tcW w:w="588" w:type="dxa"/>
            <w:vAlign w:val="center"/>
          </w:tcPr>
          <w:p w14:paraId="609461D8" w14:textId="6953159B" w:rsidR="00D03609" w:rsidRPr="00A42BCC" w:rsidDel="00442868" w:rsidRDefault="00D03609" w:rsidP="00B5026C">
            <w:pPr>
              <w:jc w:val="center"/>
              <w:rPr>
                <w:del w:id="1" w:author="Shewmaker, Michael@Energy" w:date="2021-11-23T11:45:00Z"/>
                <w:rFonts w:asciiTheme="minorHAnsi" w:hAnsiTheme="minorHAnsi"/>
                <w:sz w:val="18"/>
                <w:szCs w:val="18"/>
              </w:rPr>
            </w:pPr>
            <w:del w:id="2" w:author="Shewmaker, Michael@Energy" w:date="2021-11-23T11:45:00Z">
              <w:r w:rsidDel="00442868">
                <w:rPr>
                  <w:rFonts w:asciiTheme="minorHAnsi" w:hAnsiTheme="minorHAnsi"/>
                  <w:sz w:val="18"/>
                  <w:szCs w:val="18"/>
                </w:rPr>
                <w:delText>02</w:delText>
              </w:r>
            </w:del>
          </w:p>
        </w:tc>
        <w:tc>
          <w:tcPr>
            <w:tcW w:w="5101" w:type="dxa"/>
            <w:vAlign w:val="center"/>
          </w:tcPr>
          <w:p w14:paraId="377A8AF7" w14:textId="04A2F124" w:rsidR="00D03609" w:rsidDel="00442868" w:rsidRDefault="00D03609" w:rsidP="00B5026C">
            <w:pPr>
              <w:rPr>
                <w:del w:id="3" w:author="Shewmaker, Michael@Energy" w:date="2021-11-23T11:45:00Z"/>
                <w:rFonts w:asciiTheme="minorHAnsi" w:hAnsiTheme="minorHAnsi"/>
                <w:sz w:val="18"/>
                <w:szCs w:val="18"/>
              </w:rPr>
            </w:pPr>
            <w:del w:id="4" w:author="Shewmaker, Michael@Energy" w:date="2021-11-23T11:45:00Z">
              <w:r w:rsidDel="00442868">
                <w:rPr>
                  <w:rFonts w:asciiTheme="minorHAnsi" w:hAnsiTheme="minorHAnsi"/>
                  <w:sz w:val="18"/>
                  <w:szCs w:val="18"/>
                </w:rPr>
                <w:delText xml:space="preserve">Is HERS verification of dwelling compartmentalization leakage </w:delText>
              </w:r>
              <w:r w:rsidDel="00442868">
                <w:rPr>
                  <w:rFonts w:asciiTheme="minorHAnsi" w:hAnsiTheme="minorHAnsi" w:cstheme="minorHAnsi"/>
                  <w:sz w:val="18"/>
                  <w:szCs w:val="18"/>
                </w:rPr>
                <w:delText>≤</w:delText>
              </w:r>
              <w:r w:rsidDel="00442868">
                <w:rPr>
                  <w:rFonts w:asciiTheme="minorHAnsi" w:hAnsiTheme="minorHAnsi"/>
                  <w:sz w:val="18"/>
                  <w:szCs w:val="18"/>
                </w:rPr>
                <w:delText xml:space="preserve"> 0.3 CFM</w:delText>
              </w:r>
              <w:r w:rsidRPr="00820D66" w:rsidDel="00442868">
                <w:rPr>
                  <w:rFonts w:asciiTheme="minorHAnsi" w:hAnsiTheme="minorHAnsi"/>
                  <w:sz w:val="18"/>
                  <w:szCs w:val="18"/>
                  <w:vertAlign w:val="subscript"/>
                </w:rPr>
                <w:delText>50</w:delText>
              </w:r>
              <w:r w:rsidDel="00442868">
                <w:rPr>
                  <w:rFonts w:asciiTheme="minorHAnsi" w:hAnsiTheme="minorHAnsi"/>
                  <w:sz w:val="18"/>
                  <w:szCs w:val="18"/>
                </w:rPr>
                <w:delText>/ft</w:delText>
              </w:r>
              <w:r w:rsidRPr="00820D66" w:rsidDel="00442868">
                <w:rPr>
                  <w:rFonts w:asciiTheme="minorHAnsi" w:hAnsiTheme="minorHAnsi"/>
                  <w:sz w:val="18"/>
                  <w:szCs w:val="18"/>
                  <w:vertAlign w:val="superscript"/>
                </w:rPr>
                <w:delText>2</w:delText>
              </w:r>
              <w:r w:rsidDel="00442868">
                <w:rPr>
                  <w:rFonts w:asciiTheme="minorHAnsi" w:hAnsiTheme="minorHAnsi"/>
                  <w:sz w:val="18"/>
                  <w:szCs w:val="18"/>
                </w:rPr>
                <w:delText xml:space="preserve"> of enclosure area required by CF1R? </w:delText>
              </w:r>
            </w:del>
          </w:p>
        </w:tc>
        <w:tc>
          <w:tcPr>
            <w:tcW w:w="5101" w:type="dxa"/>
            <w:vAlign w:val="center"/>
          </w:tcPr>
          <w:p w14:paraId="7331E3FE" w14:textId="7A09B177" w:rsidR="00D03609" w:rsidDel="00442868" w:rsidRDefault="00D03609" w:rsidP="00B5026C">
            <w:pPr>
              <w:rPr>
                <w:del w:id="5" w:author="Shewmaker, Michael@Energy" w:date="2021-11-23T11:45:00Z"/>
                <w:rFonts w:asciiTheme="minorHAnsi" w:hAnsiTheme="minorHAnsi"/>
                <w:sz w:val="18"/>
                <w:szCs w:val="18"/>
              </w:rPr>
            </w:pPr>
          </w:p>
        </w:tc>
      </w:tr>
      <w:tr w:rsidR="00D03609" w:rsidRPr="00A42BCC" w14:paraId="75293A00" w14:textId="77777777" w:rsidTr="00D03609">
        <w:tc>
          <w:tcPr>
            <w:tcW w:w="588" w:type="dxa"/>
            <w:vAlign w:val="center"/>
          </w:tcPr>
          <w:p w14:paraId="347AC8E5" w14:textId="4ABFAD7F" w:rsidR="00D03609" w:rsidRPr="00A42BCC" w:rsidRDefault="00D03609" w:rsidP="00B5026C">
            <w:pPr>
              <w:jc w:val="center"/>
              <w:rPr>
                <w:rFonts w:asciiTheme="minorHAnsi" w:hAnsiTheme="minorHAnsi"/>
                <w:sz w:val="18"/>
                <w:szCs w:val="18"/>
              </w:rPr>
            </w:pPr>
            <w:del w:id="6" w:author="Shewmaker, Michael@Energy" w:date="2021-11-23T11:45:00Z">
              <w:r w:rsidRPr="00A42BCC" w:rsidDel="00442868">
                <w:rPr>
                  <w:rFonts w:asciiTheme="minorHAnsi" w:hAnsiTheme="minorHAnsi"/>
                  <w:sz w:val="18"/>
                  <w:szCs w:val="18"/>
                </w:rPr>
                <w:delText>0</w:delText>
              </w:r>
              <w:r w:rsidDel="00442868">
                <w:rPr>
                  <w:rFonts w:asciiTheme="minorHAnsi" w:hAnsiTheme="minorHAnsi"/>
                  <w:sz w:val="18"/>
                  <w:szCs w:val="18"/>
                </w:rPr>
                <w:delText>3</w:delText>
              </w:r>
            </w:del>
            <w:ins w:id="7" w:author="Shewmaker, Michael@Energy" w:date="2021-11-23T11:45:00Z">
              <w:r w:rsidR="00442868">
                <w:rPr>
                  <w:rFonts w:asciiTheme="minorHAnsi" w:hAnsiTheme="minorHAnsi"/>
                  <w:sz w:val="18"/>
                  <w:szCs w:val="18"/>
                </w:rPr>
                <w:t>02</w:t>
              </w:r>
            </w:ins>
          </w:p>
        </w:tc>
        <w:tc>
          <w:tcPr>
            <w:tcW w:w="5101" w:type="dxa"/>
          </w:tcPr>
          <w:p w14:paraId="6579BE93" w14:textId="5F81CE59" w:rsidR="00D03609" w:rsidRPr="00A42BCC" w:rsidRDefault="00D03609">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Pr="00A42BCC">
              <w:rPr>
                <w:rFonts w:asciiTheme="minorHAnsi" w:hAnsiTheme="minorHAnsi"/>
                <w:sz w:val="18"/>
                <w:szCs w:val="18"/>
              </w:rPr>
              <w:t xml:space="preserve"> Air Leakage from CF1R</w:t>
            </w:r>
            <w:r>
              <w:rPr>
                <w:rFonts w:asciiTheme="minorHAnsi" w:hAnsiTheme="minorHAnsi"/>
                <w:sz w:val="18"/>
                <w:szCs w:val="18"/>
              </w:rPr>
              <w:t xml:space="preserve"> (CFM50)</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4036B581" w:rsidR="00D03609" w:rsidRPr="00A42BCC" w:rsidRDefault="00D03609" w:rsidP="00B5026C">
            <w:pPr>
              <w:jc w:val="center"/>
              <w:rPr>
                <w:rFonts w:asciiTheme="minorHAnsi" w:hAnsiTheme="minorHAnsi"/>
                <w:sz w:val="18"/>
                <w:szCs w:val="18"/>
              </w:rPr>
            </w:pPr>
            <w:del w:id="8" w:author="Shewmaker, Michael@Energy" w:date="2021-11-23T11:45:00Z">
              <w:r w:rsidRPr="00A42BCC" w:rsidDel="00442868">
                <w:rPr>
                  <w:rFonts w:asciiTheme="minorHAnsi" w:hAnsiTheme="minorHAnsi"/>
                  <w:sz w:val="18"/>
                  <w:szCs w:val="18"/>
                </w:rPr>
                <w:delText>0</w:delText>
              </w:r>
              <w:r w:rsidDel="00442868">
                <w:rPr>
                  <w:rFonts w:asciiTheme="minorHAnsi" w:hAnsiTheme="minorHAnsi"/>
                  <w:sz w:val="18"/>
                  <w:szCs w:val="18"/>
                </w:rPr>
                <w:delText>4</w:delText>
              </w:r>
            </w:del>
            <w:ins w:id="9" w:author="Shewmaker, Michael@Energy" w:date="2021-11-23T11:45:00Z">
              <w:r w:rsidR="00442868">
                <w:rPr>
                  <w:rFonts w:asciiTheme="minorHAnsi" w:hAnsiTheme="minorHAnsi"/>
                  <w:sz w:val="18"/>
                  <w:szCs w:val="18"/>
                </w:rPr>
                <w:t>03</w:t>
              </w:r>
            </w:ins>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01E973B7" w:rsidR="00D03609" w:rsidRPr="00A42BCC" w:rsidRDefault="00D03609" w:rsidP="00B5026C">
            <w:pPr>
              <w:jc w:val="center"/>
              <w:rPr>
                <w:rFonts w:asciiTheme="minorHAnsi" w:hAnsiTheme="minorHAnsi"/>
                <w:sz w:val="18"/>
                <w:szCs w:val="18"/>
              </w:rPr>
            </w:pPr>
            <w:del w:id="10" w:author="Shewmaker, Michael@Energy" w:date="2021-11-23T11:45:00Z">
              <w:r w:rsidRPr="00A42BCC" w:rsidDel="00442868">
                <w:rPr>
                  <w:rFonts w:asciiTheme="minorHAnsi" w:hAnsiTheme="minorHAnsi"/>
                  <w:sz w:val="18"/>
                  <w:szCs w:val="18"/>
                </w:rPr>
                <w:delText>0</w:delText>
              </w:r>
              <w:r w:rsidDel="00442868">
                <w:rPr>
                  <w:rFonts w:asciiTheme="minorHAnsi" w:hAnsiTheme="minorHAnsi"/>
                  <w:sz w:val="18"/>
                  <w:szCs w:val="18"/>
                </w:rPr>
                <w:delText>5</w:delText>
              </w:r>
            </w:del>
            <w:ins w:id="11" w:author="Shewmaker, Michael@Energy" w:date="2021-11-23T11:45:00Z">
              <w:r w:rsidR="00442868">
                <w:rPr>
                  <w:rFonts w:asciiTheme="minorHAnsi" w:hAnsiTheme="minorHAnsi"/>
                  <w:sz w:val="18"/>
                  <w:szCs w:val="18"/>
                </w:rPr>
                <w:t>04</w:t>
              </w:r>
            </w:ins>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5A0CB64E" w:rsidR="00D03609" w:rsidRPr="00A42BCC" w:rsidRDefault="00D03609" w:rsidP="00B5026C">
            <w:pPr>
              <w:jc w:val="center"/>
              <w:rPr>
                <w:rFonts w:asciiTheme="minorHAnsi" w:hAnsiTheme="minorHAnsi"/>
                <w:sz w:val="18"/>
                <w:szCs w:val="18"/>
              </w:rPr>
            </w:pPr>
            <w:del w:id="12" w:author="Shewmaker, Michael@Energy" w:date="2021-11-23T11:45:00Z">
              <w:r w:rsidRPr="00A42BCC" w:rsidDel="00442868">
                <w:rPr>
                  <w:rFonts w:asciiTheme="minorHAnsi" w:hAnsiTheme="minorHAnsi"/>
                  <w:sz w:val="18"/>
                  <w:szCs w:val="18"/>
                </w:rPr>
                <w:delText>0</w:delText>
              </w:r>
              <w:r w:rsidDel="00442868">
                <w:rPr>
                  <w:rFonts w:asciiTheme="minorHAnsi" w:hAnsiTheme="minorHAnsi"/>
                  <w:sz w:val="18"/>
                  <w:szCs w:val="18"/>
                </w:rPr>
                <w:delText>6</w:delText>
              </w:r>
            </w:del>
            <w:ins w:id="13" w:author="Shewmaker, Michael@Energy" w:date="2021-11-23T11:45:00Z">
              <w:r w:rsidR="00442868">
                <w:rPr>
                  <w:rFonts w:asciiTheme="minorHAnsi" w:hAnsiTheme="minorHAnsi"/>
                  <w:sz w:val="18"/>
                  <w:szCs w:val="18"/>
                </w:rPr>
                <w:t>05</w:t>
              </w:r>
            </w:ins>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40AE4371" w:rsidR="00D03609" w:rsidRPr="00A42BCC" w:rsidRDefault="00D03609" w:rsidP="00B5026C">
            <w:pPr>
              <w:jc w:val="center"/>
              <w:rPr>
                <w:rFonts w:asciiTheme="minorHAnsi" w:hAnsiTheme="minorHAnsi"/>
                <w:sz w:val="18"/>
                <w:szCs w:val="18"/>
              </w:rPr>
            </w:pPr>
            <w:del w:id="14" w:author="Shewmaker, Michael@Energy" w:date="2021-11-23T11:45:00Z">
              <w:r w:rsidRPr="00A42BCC" w:rsidDel="00442868">
                <w:rPr>
                  <w:rFonts w:asciiTheme="minorHAnsi" w:hAnsiTheme="minorHAnsi"/>
                  <w:sz w:val="18"/>
                  <w:szCs w:val="18"/>
                </w:rPr>
                <w:delText>0</w:delText>
              </w:r>
              <w:r w:rsidDel="00442868">
                <w:rPr>
                  <w:rFonts w:asciiTheme="minorHAnsi" w:hAnsiTheme="minorHAnsi"/>
                  <w:sz w:val="18"/>
                  <w:szCs w:val="18"/>
                </w:rPr>
                <w:delText>7</w:delText>
              </w:r>
            </w:del>
            <w:ins w:id="15" w:author="Shewmaker, Michael@Energy" w:date="2021-11-23T11:45:00Z">
              <w:r w:rsidR="00442868">
                <w:rPr>
                  <w:rFonts w:asciiTheme="minorHAnsi" w:hAnsiTheme="minorHAnsi"/>
                  <w:sz w:val="18"/>
                  <w:szCs w:val="18"/>
                </w:rPr>
                <w:t>06</w:t>
              </w:r>
            </w:ins>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442868" w14:paraId="32718EAB" w14:textId="65C3680E" w:rsidTr="00D03609">
        <w:trPr>
          <w:del w:id="16" w:author="Shewmaker, Michael@Energy" w:date="2021-11-23T11:45:00Z"/>
        </w:trPr>
        <w:tc>
          <w:tcPr>
            <w:tcW w:w="588" w:type="dxa"/>
            <w:vAlign w:val="center"/>
          </w:tcPr>
          <w:p w14:paraId="45EC638A" w14:textId="7711C703" w:rsidR="00D03609" w:rsidDel="00442868" w:rsidRDefault="00D03609" w:rsidP="00B5026C">
            <w:pPr>
              <w:jc w:val="center"/>
              <w:rPr>
                <w:del w:id="17" w:author="Shewmaker, Michael@Energy" w:date="2021-11-23T11:45:00Z"/>
                <w:rFonts w:asciiTheme="minorHAnsi" w:hAnsiTheme="minorHAnsi"/>
                <w:sz w:val="18"/>
                <w:szCs w:val="18"/>
              </w:rPr>
            </w:pPr>
            <w:del w:id="18" w:author="Shewmaker, Michael@Energy" w:date="2021-11-23T11:45:00Z">
              <w:r w:rsidDel="00442868">
                <w:rPr>
                  <w:rFonts w:asciiTheme="minorHAnsi" w:hAnsiTheme="minorHAnsi"/>
                  <w:sz w:val="18"/>
                  <w:szCs w:val="18"/>
                </w:rPr>
                <w:delText>08</w:delText>
              </w:r>
            </w:del>
          </w:p>
        </w:tc>
        <w:tc>
          <w:tcPr>
            <w:tcW w:w="5101" w:type="dxa"/>
            <w:vAlign w:val="center"/>
          </w:tcPr>
          <w:p w14:paraId="18B38FE9" w14:textId="46031306" w:rsidR="00D03609" w:rsidRPr="00A42BCC" w:rsidDel="00442868" w:rsidRDefault="00D03609" w:rsidP="00B5026C">
            <w:pPr>
              <w:rPr>
                <w:del w:id="19" w:author="Shewmaker, Michael@Energy" w:date="2021-11-23T11:45:00Z"/>
                <w:rFonts w:asciiTheme="minorHAnsi" w:hAnsiTheme="minorHAnsi"/>
                <w:sz w:val="18"/>
                <w:szCs w:val="18"/>
              </w:rPr>
            </w:pPr>
            <w:del w:id="20" w:author="Shewmaker, Michael@Energy" w:date="2021-11-23T11:45:00Z">
              <w:r w:rsidDel="00442868">
                <w:rPr>
                  <w:rFonts w:asciiTheme="minorHAnsi" w:hAnsiTheme="minorHAnsi"/>
                  <w:sz w:val="18"/>
                  <w:szCs w:val="18"/>
                </w:rPr>
                <w:delText>Total dwelling unit floor area (ft</w:delText>
              </w:r>
              <w:r w:rsidRPr="00037CA8" w:rsidDel="00442868">
                <w:rPr>
                  <w:rFonts w:asciiTheme="minorHAnsi" w:hAnsiTheme="minorHAnsi"/>
                  <w:sz w:val="18"/>
                  <w:szCs w:val="18"/>
                  <w:vertAlign w:val="superscript"/>
                </w:rPr>
                <w:delText>2</w:delText>
              </w:r>
              <w:r w:rsidDel="00442868">
                <w:rPr>
                  <w:rFonts w:asciiTheme="minorHAnsi" w:hAnsiTheme="minorHAnsi"/>
                  <w:sz w:val="18"/>
                  <w:szCs w:val="18"/>
                </w:rPr>
                <w:delText>)</w:delText>
              </w:r>
            </w:del>
          </w:p>
        </w:tc>
        <w:tc>
          <w:tcPr>
            <w:tcW w:w="5101" w:type="dxa"/>
            <w:vAlign w:val="center"/>
          </w:tcPr>
          <w:p w14:paraId="3BA48AE7" w14:textId="7EFDB2DB" w:rsidR="00D03609" w:rsidRPr="00A42BCC" w:rsidDel="00442868" w:rsidRDefault="00D03609" w:rsidP="00B5026C">
            <w:pPr>
              <w:rPr>
                <w:del w:id="21" w:author="Shewmaker, Michael@Energy" w:date="2021-11-23T11:45:00Z"/>
                <w:rFonts w:asciiTheme="minorHAnsi" w:hAnsiTheme="minorHAnsi"/>
                <w:sz w:val="18"/>
                <w:szCs w:val="18"/>
              </w:rPr>
            </w:pPr>
          </w:p>
        </w:tc>
      </w:tr>
      <w:tr w:rsidR="00D03609" w:rsidRPr="00A42BCC" w:rsidDel="00442868" w14:paraId="78336177" w14:textId="7AC30D3B" w:rsidTr="00D03609">
        <w:trPr>
          <w:del w:id="22" w:author="Shewmaker, Michael@Energy" w:date="2021-11-23T11:45:00Z"/>
        </w:trPr>
        <w:tc>
          <w:tcPr>
            <w:tcW w:w="588" w:type="dxa"/>
            <w:vAlign w:val="center"/>
          </w:tcPr>
          <w:p w14:paraId="497B0C4A" w14:textId="69D5E6BC" w:rsidR="00D03609" w:rsidDel="00442868" w:rsidRDefault="00D03609" w:rsidP="00B5026C">
            <w:pPr>
              <w:jc w:val="center"/>
              <w:rPr>
                <w:del w:id="23" w:author="Shewmaker, Michael@Energy" w:date="2021-11-23T11:45:00Z"/>
                <w:rFonts w:asciiTheme="minorHAnsi" w:hAnsiTheme="minorHAnsi"/>
                <w:sz w:val="18"/>
                <w:szCs w:val="18"/>
              </w:rPr>
            </w:pPr>
            <w:del w:id="24" w:author="Shewmaker, Michael@Energy" w:date="2021-11-23T11:45:00Z">
              <w:r w:rsidDel="00442868">
                <w:rPr>
                  <w:rFonts w:asciiTheme="minorHAnsi" w:hAnsiTheme="minorHAnsi"/>
                  <w:sz w:val="18"/>
                  <w:szCs w:val="18"/>
                </w:rPr>
                <w:delText>09</w:delText>
              </w:r>
            </w:del>
          </w:p>
        </w:tc>
        <w:tc>
          <w:tcPr>
            <w:tcW w:w="5101" w:type="dxa"/>
            <w:vAlign w:val="center"/>
          </w:tcPr>
          <w:p w14:paraId="10934861" w14:textId="2E7625AB" w:rsidR="00D03609" w:rsidRPr="00A42BCC" w:rsidDel="00442868" w:rsidRDefault="00D03609" w:rsidP="00B5026C">
            <w:pPr>
              <w:rPr>
                <w:del w:id="25" w:author="Shewmaker, Michael@Energy" w:date="2021-11-23T11:45:00Z"/>
                <w:rFonts w:asciiTheme="minorHAnsi" w:hAnsiTheme="minorHAnsi"/>
                <w:sz w:val="18"/>
                <w:szCs w:val="18"/>
              </w:rPr>
            </w:pPr>
            <w:del w:id="26" w:author="Shewmaker, Michael@Energy" w:date="2021-11-23T11:45:00Z">
              <w:r w:rsidDel="00442868">
                <w:rPr>
                  <w:rFonts w:asciiTheme="minorHAnsi" w:hAnsiTheme="minorHAnsi"/>
                  <w:sz w:val="18"/>
                  <w:szCs w:val="18"/>
                </w:rPr>
                <w:delText>Total dwelling unit ceiling area (ft</w:delText>
              </w:r>
              <w:r w:rsidRPr="00037CA8" w:rsidDel="00442868">
                <w:rPr>
                  <w:rFonts w:asciiTheme="minorHAnsi" w:hAnsiTheme="minorHAnsi"/>
                  <w:sz w:val="18"/>
                  <w:szCs w:val="18"/>
                  <w:vertAlign w:val="superscript"/>
                </w:rPr>
                <w:delText>2</w:delText>
              </w:r>
              <w:r w:rsidDel="00442868">
                <w:rPr>
                  <w:rFonts w:asciiTheme="minorHAnsi" w:hAnsiTheme="minorHAnsi"/>
                  <w:sz w:val="18"/>
                  <w:szCs w:val="18"/>
                </w:rPr>
                <w:delText>)</w:delText>
              </w:r>
            </w:del>
          </w:p>
        </w:tc>
        <w:tc>
          <w:tcPr>
            <w:tcW w:w="5101" w:type="dxa"/>
            <w:vAlign w:val="center"/>
          </w:tcPr>
          <w:p w14:paraId="7D4C6E60" w14:textId="058FDAA1" w:rsidR="00D03609" w:rsidRPr="00A42BCC" w:rsidDel="00442868" w:rsidRDefault="00D03609" w:rsidP="00B5026C">
            <w:pPr>
              <w:rPr>
                <w:del w:id="27" w:author="Shewmaker, Michael@Energy" w:date="2021-11-23T11:45:00Z"/>
                <w:rFonts w:asciiTheme="minorHAnsi" w:hAnsiTheme="minorHAnsi"/>
                <w:sz w:val="18"/>
                <w:szCs w:val="18"/>
              </w:rPr>
            </w:pPr>
          </w:p>
        </w:tc>
      </w:tr>
      <w:tr w:rsidR="00D03609" w:rsidRPr="00A42BCC" w:rsidDel="00442868" w14:paraId="4F880772" w14:textId="61E39F2D" w:rsidTr="00D03609">
        <w:trPr>
          <w:del w:id="28" w:author="Shewmaker, Michael@Energy" w:date="2021-11-23T11:45:00Z"/>
        </w:trPr>
        <w:tc>
          <w:tcPr>
            <w:tcW w:w="588" w:type="dxa"/>
            <w:vAlign w:val="center"/>
          </w:tcPr>
          <w:p w14:paraId="662F1787" w14:textId="4352B647" w:rsidR="00D03609" w:rsidDel="00442868" w:rsidRDefault="00D03609" w:rsidP="00B5026C">
            <w:pPr>
              <w:jc w:val="center"/>
              <w:rPr>
                <w:del w:id="29" w:author="Shewmaker, Michael@Energy" w:date="2021-11-23T11:45:00Z"/>
                <w:rFonts w:asciiTheme="minorHAnsi" w:hAnsiTheme="minorHAnsi"/>
                <w:sz w:val="18"/>
                <w:szCs w:val="18"/>
              </w:rPr>
            </w:pPr>
            <w:del w:id="30" w:author="Shewmaker, Michael@Energy" w:date="2021-11-23T11:45:00Z">
              <w:r w:rsidDel="00442868">
                <w:rPr>
                  <w:rFonts w:asciiTheme="minorHAnsi" w:hAnsiTheme="minorHAnsi"/>
                  <w:sz w:val="18"/>
                  <w:szCs w:val="18"/>
                </w:rPr>
                <w:delText>10</w:delText>
              </w:r>
            </w:del>
          </w:p>
        </w:tc>
        <w:tc>
          <w:tcPr>
            <w:tcW w:w="5101" w:type="dxa"/>
            <w:vAlign w:val="center"/>
          </w:tcPr>
          <w:p w14:paraId="37A67547" w14:textId="3487F3B8" w:rsidR="00D03609" w:rsidRPr="00A42BCC" w:rsidDel="00442868" w:rsidRDefault="00D03609" w:rsidP="00B5026C">
            <w:pPr>
              <w:rPr>
                <w:del w:id="31" w:author="Shewmaker, Michael@Energy" w:date="2021-11-23T11:45:00Z"/>
                <w:rFonts w:asciiTheme="minorHAnsi" w:hAnsiTheme="minorHAnsi"/>
                <w:sz w:val="18"/>
                <w:szCs w:val="18"/>
              </w:rPr>
            </w:pPr>
            <w:del w:id="32" w:author="Shewmaker, Michael@Energy" w:date="2021-11-23T11:45:00Z">
              <w:r w:rsidDel="00442868">
                <w:rPr>
                  <w:rFonts w:asciiTheme="minorHAnsi" w:hAnsiTheme="minorHAnsi"/>
                  <w:sz w:val="18"/>
                  <w:szCs w:val="18"/>
                </w:rPr>
                <w:delText>Total dwelling unit exterior wall area (ft</w:delText>
              </w:r>
              <w:r w:rsidRPr="00037CA8" w:rsidDel="00442868">
                <w:rPr>
                  <w:rFonts w:asciiTheme="minorHAnsi" w:hAnsiTheme="minorHAnsi"/>
                  <w:sz w:val="18"/>
                  <w:szCs w:val="18"/>
                  <w:vertAlign w:val="superscript"/>
                </w:rPr>
                <w:delText>2</w:delText>
              </w:r>
              <w:r w:rsidDel="00442868">
                <w:rPr>
                  <w:rFonts w:asciiTheme="minorHAnsi" w:hAnsiTheme="minorHAnsi"/>
                  <w:sz w:val="18"/>
                  <w:szCs w:val="18"/>
                </w:rPr>
                <w:delText>)</w:delText>
              </w:r>
            </w:del>
          </w:p>
        </w:tc>
        <w:tc>
          <w:tcPr>
            <w:tcW w:w="5101" w:type="dxa"/>
            <w:vAlign w:val="center"/>
          </w:tcPr>
          <w:p w14:paraId="07EDF977" w14:textId="5E9DAC30" w:rsidR="00D03609" w:rsidRPr="00A42BCC" w:rsidDel="00442868" w:rsidRDefault="00D03609" w:rsidP="00B5026C">
            <w:pPr>
              <w:rPr>
                <w:del w:id="33" w:author="Shewmaker, Michael@Energy" w:date="2021-11-23T11:45:00Z"/>
                <w:rFonts w:asciiTheme="minorHAnsi" w:hAnsiTheme="minorHAnsi"/>
                <w:sz w:val="18"/>
                <w:szCs w:val="18"/>
              </w:rPr>
            </w:pPr>
          </w:p>
        </w:tc>
      </w:tr>
      <w:tr w:rsidR="00D03609" w:rsidRPr="00A42BCC" w:rsidDel="00442868" w14:paraId="2C3BA071" w14:textId="62FC04BC" w:rsidTr="00D03609">
        <w:trPr>
          <w:del w:id="34" w:author="Shewmaker, Michael@Energy" w:date="2021-11-23T11:45:00Z"/>
        </w:trPr>
        <w:tc>
          <w:tcPr>
            <w:tcW w:w="588" w:type="dxa"/>
            <w:vAlign w:val="center"/>
          </w:tcPr>
          <w:p w14:paraId="3092899D" w14:textId="671021BD" w:rsidR="00D03609" w:rsidDel="00442868" w:rsidRDefault="00D03609" w:rsidP="00B5026C">
            <w:pPr>
              <w:jc w:val="center"/>
              <w:rPr>
                <w:del w:id="35" w:author="Shewmaker, Michael@Energy" w:date="2021-11-23T11:45:00Z"/>
                <w:rFonts w:asciiTheme="minorHAnsi" w:hAnsiTheme="minorHAnsi"/>
                <w:sz w:val="18"/>
                <w:szCs w:val="18"/>
              </w:rPr>
            </w:pPr>
            <w:del w:id="36" w:author="Shewmaker, Michael@Energy" w:date="2021-11-23T11:45:00Z">
              <w:r w:rsidDel="00442868">
                <w:rPr>
                  <w:rFonts w:asciiTheme="minorHAnsi" w:hAnsiTheme="minorHAnsi"/>
                  <w:sz w:val="18"/>
                  <w:szCs w:val="18"/>
                </w:rPr>
                <w:delText>11</w:delText>
              </w:r>
            </w:del>
          </w:p>
        </w:tc>
        <w:tc>
          <w:tcPr>
            <w:tcW w:w="5101" w:type="dxa"/>
            <w:vAlign w:val="center"/>
          </w:tcPr>
          <w:p w14:paraId="00B626C7" w14:textId="7FEE7D7A" w:rsidR="00D03609" w:rsidRPr="00A42BCC" w:rsidDel="00442868" w:rsidRDefault="00D03609" w:rsidP="00B5026C">
            <w:pPr>
              <w:rPr>
                <w:del w:id="37" w:author="Shewmaker, Michael@Energy" w:date="2021-11-23T11:45:00Z"/>
                <w:rFonts w:asciiTheme="minorHAnsi" w:hAnsiTheme="minorHAnsi"/>
                <w:sz w:val="18"/>
                <w:szCs w:val="18"/>
              </w:rPr>
            </w:pPr>
            <w:del w:id="38" w:author="Shewmaker, Michael@Energy" w:date="2021-11-23T11:45:00Z">
              <w:r w:rsidDel="00442868">
                <w:rPr>
                  <w:rFonts w:asciiTheme="minorHAnsi" w:hAnsiTheme="minorHAnsi"/>
                  <w:sz w:val="18"/>
                  <w:szCs w:val="18"/>
                </w:rPr>
                <w:delText>Total dwelling unit wall area shared with other dwelling units (ft</w:delText>
              </w:r>
              <w:r w:rsidRPr="00037CA8" w:rsidDel="00442868">
                <w:rPr>
                  <w:rFonts w:asciiTheme="minorHAnsi" w:hAnsiTheme="minorHAnsi"/>
                  <w:sz w:val="18"/>
                  <w:szCs w:val="18"/>
                  <w:vertAlign w:val="superscript"/>
                </w:rPr>
                <w:delText>2</w:delText>
              </w:r>
              <w:r w:rsidDel="00442868">
                <w:rPr>
                  <w:rFonts w:asciiTheme="minorHAnsi" w:hAnsiTheme="minorHAnsi"/>
                  <w:sz w:val="18"/>
                  <w:szCs w:val="18"/>
                </w:rPr>
                <w:delText>)</w:delText>
              </w:r>
            </w:del>
          </w:p>
        </w:tc>
        <w:tc>
          <w:tcPr>
            <w:tcW w:w="5101" w:type="dxa"/>
            <w:vAlign w:val="center"/>
          </w:tcPr>
          <w:p w14:paraId="66FA527E" w14:textId="7B50B9FC" w:rsidR="00D03609" w:rsidRPr="00A42BCC" w:rsidDel="00442868" w:rsidRDefault="00D03609" w:rsidP="00B5026C">
            <w:pPr>
              <w:rPr>
                <w:del w:id="39" w:author="Shewmaker, Michael@Energy" w:date="2021-11-23T11:45:00Z"/>
                <w:rFonts w:asciiTheme="minorHAnsi" w:hAnsiTheme="minorHAnsi"/>
                <w:sz w:val="18"/>
                <w:szCs w:val="18"/>
              </w:rPr>
            </w:pPr>
          </w:p>
        </w:tc>
      </w:tr>
      <w:tr w:rsidR="00D03609" w:rsidRPr="00A42BCC" w:rsidDel="00442868" w14:paraId="2757AC13" w14:textId="07567CF5" w:rsidTr="00D03609">
        <w:trPr>
          <w:del w:id="40" w:author="Shewmaker, Michael@Energy" w:date="2021-11-23T11:45:00Z"/>
        </w:trPr>
        <w:tc>
          <w:tcPr>
            <w:tcW w:w="588" w:type="dxa"/>
            <w:vAlign w:val="center"/>
          </w:tcPr>
          <w:p w14:paraId="0686C6E0" w14:textId="5795AA00" w:rsidR="00D03609" w:rsidRPr="00A42BCC" w:rsidDel="00442868" w:rsidRDefault="00D03609" w:rsidP="00B5026C">
            <w:pPr>
              <w:jc w:val="center"/>
              <w:rPr>
                <w:del w:id="41" w:author="Shewmaker, Michael@Energy" w:date="2021-11-23T11:45:00Z"/>
                <w:rFonts w:asciiTheme="minorHAnsi" w:hAnsiTheme="minorHAnsi"/>
                <w:sz w:val="18"/>
                <w:szCs w:val="18"/>
              </w:rPr>
            </w:pPr>
            <w:del w:id="42" w:author="Shewmaker, Michael@Energy" w:date="2021-11-23T11:45:00Z">
              <w:r w:rsidDel="00442868">
                <w:rPr>
                  <w:rFonts w:asciiTheme="minorHAnsi" w:hAnsiTheme="minorHAnsi"/>
                  <w:sz w:val="18"/>
                  <w:szCs w:val="18"/>
                </w:rPr>
                <w:delText>12</w:delText>
              </w:r>
            </w:del>
          </w:p>
        </w:tc>
        <w:tc>
          <w:tcPr>
            <w:tcW w:w="5101" w:type="dxa"/>
            <w:vAlign w:val="center"/>
          </w:tcPr>
          <w:p w14:paraId="7B883F36" w14:textId="08414F19" w:rsidR="00D03609" w:rsidRPr="00197C55" w:rsidDel="00442868" w:rsidRDefault="00D03609" w:rsidP="00B5026C">
            <w:pPr>
              <w:rPr>
                <w:del w:id="43" w:author="Shewmaker, Michael@Energy" w:date="2021-11-23T11:45:00Z"/>
                <w:rFonts w:asciiTheme="minorHAnsi" w:hAnsiTheme="minorHAnsi"/>
                <w:sz w:val="18"/>
                <w:szCs w:val="18"/>
              </w:rPr>
            </w:pPr>
            <w:del w:id="44" w:author="Shewmaker, Michael@Energy" w:date="2021-11-23T11:45:00Z">
              <w:r w:rsidDel="00442868">
                <w:rPr>
                  <w:rFonts w:asciiTheme="minorHAnsi" w:hAnsiTheme="minorHAnsi"/>
                  <w:sz w:val="18"/>
                  <w:szCs w:val="18"/>
                </w:rPr>
                <w:delText>Total dwelling unit enclosure area (ft</w:delText>
              </w:r>
              <w:r w:rsidDel="00442868">
                <w:rPr>
                  <w:rFonts w:asciiTheme="minorHAnsi" w:hAnsiTheme="minorHAnsi"/>
                  <w:sz w:val="18"/>
                  <w:szCs w:val="18"/>
                  <w:vertAlign w:val="superscript"/>
                </w:rPr>
                <w:delText>2</w:delText>
              </w:r>
              <w:r w:rsidDel="00442868">
                <w:rPr>
                  <w:rFonts w:asciiTheme="minorHAnsi" w:hAnsiTheme="minorHAnsi"/>
                  <w:sz w:val="18"/>
                  <w:szCs w:val="18"/>
                </w:rPr>
                <w:delText>)</w:delText>
              </w:r>
            </w:del>
          </w:p>
        </w:tc>
        <w:tc>
          <w:tcPr>
            <w:tcW w:w="5101" w:type="dxa"/>
            <w:vAlign w:val="center"/>
          </w:tcPr>
          <w:p w14:paraId="34EDF188" w14:textId="4C84379E" w:rsidR="00D03609" w:rsidRPr="00A42BCC" w:rsidDel="00442868" w:rsidRDefault="00D03609" w:rsidP="00B5026C">
            <w:pPr>
              <w:rPr>
                <w:del w:id="45" w:author="Shewmaker, Michael@Energy" w:date="2021-11-23T11:45:00Z"/>
                <w:rFonts w:asciiTheme="minorHAnsi" w:hAnsiTheme="minorHAnsi"/>
                <w:sz w:val="18"/>
                <w:szCs w:val="18"/>
              </w:rPr>
            </w:pPr>
          </w:p>
        </w:tc>
      </w:tr>
      <w:tr w:rsidR="00D03609" w:rsidDel="00442868" w14:paraId="63B3D063" w14:textId="400A8649" w:rsidTr="00D03609">
        <w:trPr>
          <w:del w:id="46" w:author="Shewmaker, Michael@Energy" w:date="2021-11-23T11:45:00Z"/>
        </w:trPr>
        <w:tc>
          <w:tcPr>
            <w:tcW w:w="588" w:type="dxa"/>
            <w:vAlign w:val="center"/>
          </w:tcPr>
          <w:p w14:paraId="69711B2F" w14:textId="75081E69" w:rsidR="00D03609" w:rsidDel="00442868" w:rsidRDefault="00D03609" w:rsidP="00B5026C">
            <w:pPr>
              <w:jc w:val="center"/>
              <w:rPr>
                <w:del w:id="47" w:author="Shewmaker, Michael@Energy" w:date="2021-11-23T11:45:00Z"/>
                <w:rFonts w:asciiTheme="minorHAnsi" w:hAnsiTheme="minorHAnsi"/>
                <w:sz w:val="18"/>
                <w:szCs w:val="18"/>
              </w:rPr>
            </w:pPr>
            <w:del w:id="48" w:author="Shewmaker, Michael@Energy" w:date="2021-11-23T11:45:00Z">
              <w:r w:rsidDel="00442868">
                <w:rPr>
                  <w:rFonts w:asciiTheme="minorHAnsi" w:hAnsiTheme="minorHAnsi"/>
                  <w:sz w:val="18"/>
                  <w:szCs w:val="18"/>
                </w:rPr>
                <w:delText>13</w:delText>
              </w:r>
            </w:del>
          </w:p>
        </w:tc>
        <w:tc>
          <w:tcPr>
            <w:tcW w:w="5101" w:type="dxa"/>
            <w:vAlign w:val="center"/>
          </w:tcPr>
          <w:p w14:paraId="332CC273" w14:textId="31C486EB" w:rsidR="00D03609" w:rsidRPr="00037CA8" w:rsidDel="00442868" w:rsidRDefault="00D03609" w:rsidP="00B5026C">
            <w:pPr>
              <w:rPr>
                <w:del w:id="49" w:author="Shewmaker, Michael@Energy" w:date="2021-11-23T11:45:00Z"/>
                <w:rFonts w:asciiTheme="minorHAnsi" w:hAnsiTheme="minorHAnsi"/>
                <w:sz w:val="18"/>
                <w:szCs w:val="18"/>
              </w:rPr>
            </w:pPr>
            <w:del w:id="50" w:author="Shewmaker, Michael@Energy" w:date="2021-11-23T11:45:00Z">
              <w:r w:rsidDel="00442868">
                <w:rPr>
                  <w:rFonts w:asciiTheme="minorHAnsi" w:hAnsiTheme="minorHAnsi"/>
                  <w:sz w:val="18"/>
                  <w:szCs w:val="18"/>
                </w:rPr>
                <w:delText xml:space="preserve">Target dwelling unit compartmentalization leakage </w:delText>
              </w:r>
              <w:r w:rsidDel="00442868">
                <w:rPr>
                  <w:rFonts w:asciiTheme="minorHAnsi" w:hAnsiTheme="minorHAnsi"/>
                  <w:sz w:val="18"/>
                  <w:szCs w:val="18"/>
                  <w:vertAlign w:val="superscript"/>
                </w:rPr>
                <w:delText xml:space="preserve"> </w:delText>
              </w:r>
              <w:r w:rsidDel="00442868">
                <w:rPr>
                  <w:rFonts w:asciiTheme="minorHAnsi" w:hAnsiTheme="minorHAnsi"/>
                  <w:sz w:val="18"/>
                  <w:szCs w:val="18"/>
                </w:rPr>
                <w:delText>(CFM50)</w:delText>
              </w:r>
            </w:del>
          </w:p>
        </w:tc>
        <w:tc>
          <w:tcPr>
            <w:tcW w:w="5101" w:type="dxa"/>
            <w:vAlign w:val="center"/>
          </w:tcPr>
          <w:p w14:paraId="572C9097" w14:textId="5B78B026" w:rsidR="00D03609" w:rsidDel="00442868" w:rsidRDefault="00D03609" w:rsidP="00B5026C">
            <w:pPr>
              <w:rPr>
                <w:del w:id="51" w:author="Shewmaker, Michael@Energy" w:date="2021-11-23T11:45:00Z"/>
                <w:rFonts w:asciiTheme="minorHAnsi" w:hAnsiTheme="minorHAnsi"/>
                <w:sz w:val="18"/>
                <w:szCs w:val="18"/>
              </w:rPr>
            </w:pPr>
          </w:p>
        </w:tc>
      </w:tr>
      <w:tr w:rsidR="00D03609" w:rsidRPr="00A42BCC" w14:paraId="33AA5810" w14:textId="77777777" w:rsidTr="00D03609">
        <w:tc>
          <w:tcPr>
            <w:tcW w:w="588" w:type="dxa"/>
            <w:vAlign w:val="center"/>
          </w:tcPr>
          <w:p w14:paraId="044E5683" w14:textId="6D8B38E5" w:rsidR="00D03609" w:rsidRPr="00A42BCC" w:rsidDel="0053362D" w:rsidRDefault="00D03609" w:rsidP="00B5026C">
            <w:pPr>
              <w:jc w:val="center"/>
              <w:rPr>
                <w:rFonts w:asciiTheme="minorHAnsi" w:hAnsiTheme="minorHAnsi"/>
                <w:sz w:val="18"/>
                <w:szCs w:val="18"/>
              </w:rPr>
            </w:pPr>
            <w:del w:id="52" w:author="Shewmaker, Michael@Energy" w:date="2021-11-23T11:45:00Z">
              <w:r w:rsidDel="00442868">
                <w:rPr>
                  <w:rFonts w:asciiTheme="minorHAnsi" w:hAnsiTheme="minorHAnsi"/>
                  <w:sz w:val="18"/>
                  <w:szCs w:val="18"/>
                </w:rPr>
                <w:delText>14</w:delText>
              </w:r>
            </w:del>
            <w:ins w:id="53" w:author="Shewmaker, Michael@Energy" w:date="2021-11-23T11:45:00Z">
              <w:r w:rsidR="00442868">
                <w:rPr>
                  <w:rFonts w:asciiTheme="minorHAnsi" w:hAnsiTheme="minorHAnsi"/>
                  <w:sz w:val="18"/>
                  <w:szCs w:val="18"/>
                </w:rPr>
                <w:t>07</w:t>
              </w:r>
            </w:ins>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06D5B06E" w:rsidR="00D03609" w:rsidDel="00820D66" w:rsidRDefault="00D03609" w:rsidP="00B5026C">
            <w:pPr>
              <w:jc w:val="center"/>
              <w:rPr>
                <w:rFonts w:asciiTheme="minorHAnsi" w:hAnsiTheme="minorHAnsi"/>
                <w:sz w:val="18"/>
                <w:szCs w:val="18"/>
              </w:rPr>
            </w:pPr>
            <w:del w:id="54" w:author="Shewmaker, Michael@Energy" w:date="2021-11-23T11:45:00Z">
              <w:r w:rsidDel="00442868">
                <w:rPr>
                  <w:rFonts w:asciiTheme="minorHAnsi" w:hAnsiTheme="minorHAnsi"/>
                  <w:sz w:val="18"/>
                  <w:szCs w:val="18"/>
                </w:rPr>
                <w:delText>15</w:delText>
              </w:r>
            </w:del>
            <w:ins w:id="55" w:author="Shewmaker, Michael@Energy" w:date="2021-11-23T11:45:00Z">
              <w:r w:rsidR="00442868">
                <w:rPr>
                  <w:rFonts w:asciiTheme="minorHAnsi" w:hAnsiTheme="minorHAnsi"/>
                  <w:sz w:val="18"/>
                  <w:szCs w:val="18"/>
                </w:rPr>
                <w:t>08</w:t>
              </w:r>
            </w:ins>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r w:rsidR="00D03609" w:rsidDel="00442868" w14:paraId="72BDB7CD" w14:textId="13FA6FBC" w:rsidTr="00D03609">
        <w:trPr>
          <w:del w:id="56" w:author="Shewmaker, Michael@Energy" w:date="2021-11-23T11:45:00Z"/>
        </w:trPr>
        <w:tc>
          <w:tcPr>
            <w:tcW w:w="588" w:type="dxa"/>
            <w:vAlign w:val="center"/>
          </w:tcPr>
          <w:p w14:paraId="71625930" w14:textId="4BCD6A85" w:rsidR="00D03609" w:rsidDel="00442868" w:rsidRDefault="00D03609" w:rsidP="00B5026C">
            <w:pPr>
              <w:jc w:val="center"/>
              <w:rPr>
                <w:del w:id="57" w:author="Shewmaker, Michael@Energy" w:date="2021-11-23T11:45:00Z"/>
                <w:rFonts w:asciiTheme="minorHAnsi" w:hAnsiTheme="minorHAnsi"/>
                <w:sz w:val="18"/>
                <w:szCs w:val="18"/>
              </w:rPr>
            </w:pPr>
          </w:p>
        </w:tc>
        <w:tc>
          <w:tcPr>
            <w:tcW w:w="5101" w:type="dxa"/>
            <w:vAlign w:val="center"/>
          </w:tcPr>
          <w:p w14:paraId="65047541" w14:textId="149D52E9" w:rsidR="00D03609" w:rsidDel="00442868" w:rsidRDefault="00D03609" w:rsidP="00B5026C">
            <w:pPr>
              <w:rPr>
                <w:del w:id="58" w:author="Shewmaker, Michael@Energy" w:date="2021-11-23T11:45:00Z"/>
                <w:rFonts w:asciiTheme="minorHAnsi" w:hAnsiTheme="minorHAnsi"/>
                <w:sz w:val="18"/>
                <w:szCs w:val="18"/>
              </w:rPr>
            </w:pPr>
            <w:del w:id="59" w:author="Shewmaker, Michael@Energy" w:date="2021-11-23T11:45:00Z">
              <w:r w:rsidDel="00442868">
                <w:rPr>
                  <w:rFonts w:asciiTheme="minorHAnsi" w:hAnsiTheme="minorHAnsi"/>
                  <w:sz w:val="18"/>
                  <w:szCs w:val="18"/>
                </w:rPr>
                <w:delText>this field not visible on completed document, used only to determine the variant for completion of the document.</w:delText>
              </w:r>
            </w:del>
          </w:p>
        </w:tc>
        <w:tc>
          <w:tcPr>
            <w:tcW w:w="5101" w:type="dxa"/>
            <w:vAlign w:val="center"/>
          </w:tcPr>
          <w:p w14:paraId="365840E1" w14:textId="72828377" w:rsidR="00D03609" w:rsidDel="00442868" w:rsidRDefault="00D03609" w:rsidP="00B5026C">
            <w:pPr>
              <w:rPr>
                <w:del w:id="60" w:author="Shewmaker, Michael@Energy" w:date="2021-11-23T11:45:00Z"/>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53A87D84" w:rsidR="00D03609" w:rsidRPr="00A42BCC" w:rsidRDefault="00D03609" w:rsidP="005428F6">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253C96E2" w:rsidR="00D03609" w:rsidRPr="00A42BCC" w:rsidRDefault="00D03609">
            <w:pPr>
              <w:keepNext/>
              <w:rPr>
                <w:rFonts w:asciiTheme="minorHAnsi" w:hAnsiTheme="minorHAnsi"/>
                <w:sz w:val="18"/>
                <w:szCs w:val="18"/>
              </w:rPr>
            </w:pPr>
            <w:r w:rsidRPr="00A42BCC">
              <w:rPr>
                <w:rFonts w:asciiTheme="minorHAnsi" w:hAnsiTheme="minorHAnsi"/>
                <w:sz w:val="18"/>
                <w:szCs w:val="18"/>
              </w:rPr>
              <w:t xml:space="preserve"> </w:t>
            </w: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5FA9D24A" w14:textId="7442EA9B" w:rsidR="00D03609" w:rsidRDefault="00D03609" w:rsidP="00D03609">
      <w:pPr>
        <w:rPr>
          <w:rFonts w:asciiTheme="minorHAnsi" w:hAnsiTheme="minorHAnsi"/>
          <w:sz w:val="18"/>
          <w:szCs w:val="18"/>
        </w:rPr>
      </w:pPr>
    </w:p>
    <w:p w14:paraId="462F2642" w14:textId="3456B7FE" w:rsidR="00D03609" w:rsidRDefault="00D03609" w:rsidP="00D03609">
      <w:pPr>
        <w:rPr>
          <w:rFonts w:asciiTheme="minorHAnsi" w:hAnsiTheme="minorHAnsi"/>
          <w:sz w:val="18"/>
          <w:szCs w:val="18"/>
        </w:rPr>
      </w:pPr>
    </w:p>
    <w:p w14:paraId="7DDD6615" w14:textId="6F359817" w:rsidR="00D03609" w:rsidRDefault="00D03609" w:rsidP="00D03609">
      <w:pPr>
        <w:rPr>
          <w:rFonts w:asciiTheme="minorHAnsi" w:hAnsiTheme="minorHAnsi"/>
          <w:sz w:val="18"/>
          <w:szCs w:val="18"/>
        </w:rPr>
      </w:pPr>
    </w:p>
    <w:p w14:paraId="761894E7" w14:textId="10DF876C" w:rsidR="00D03609" w:rsidRDefault="00D03609" w:rsidP="00D03609">
      <w:pPr>
        <w:rPr>
          <w:rFonts w:asciiTheme="minorHAnsi" w:hAnsiTheme="minorHAnsi"/>
          <w:sz w:val="18"/>
          <w:szCs w:val="18"/>
        </w:rPr>
      </w:pPr>
    </w:p>
    <w:p w14:paraId="6A5B0097" w14:textId="37D41527" w:rsidR="00D03609" w:rsidRDefault="00D03609" w:rsidP="00D03609">
      <w:pPr>
        <w:rPr>
          <w:rFonts w:asciiTheme="minorHAnsi" w:hAnsiTheme="minorHAnsi"/>
          <w:sz w:val="18"/>
          <w:szCs w:val="18"/>
        </w:rPr>
      </w:pPr>
    </w:p>
    <w:p w14:paraId="5E3C4D29" w14:textId="71595264" w:rsidR="00D03609" w:rsidRDefault="00D03609" w:rsidP="00D03609">
      <w:pPr>
        <w:rPr>
          <w:rFonts w:asciiTheme="minorHAnsi" w:hAnsiTheme="minorHAnsi"/>
          <w:sz w:val="18"/>
          <w:szCs w:val="18"/>
        </w:rPr>
      </w:pPr>
    </w:p>
    <w:p w14:paraId="0ABACBA1" w14:textId="09114352" w:rsidR="00D03609" w:rsidRDefault="00D03609" w:rsidP="00D03609">
      <w:pPr>
        <w:rPr>
          <w:rFonts w:asciiTheme="minorHAnsi" w:hAnsiTheme="minorHAnsi"/>
          <w:sz w:val="18"/>
          <w:szCs w:val="18"/>
        </w:rPr>
      </w:pPr>
    </w:p>
    <w:p w14:paraId="76505CBB" w14:textId="621C261A" w:rsidR="00D03609" w:rsidRDefault="00D03609" w:rsidP="00D03609">
      <w:pPr>
        <w:rPr>
          <w:rFonts w:asciiTheme="minorHAnsi" w:hAnsiTheme="minorHAnsi"/>
          <w:sz w:val="18"/>
          <w:szCs w:val="18"/>
        </w:rPr>
      </w:pPr>
    </w:p>
    <w:p w14:paraId="6CEE9A52" w14:textId="3A97C520" w:rsidR="00D03609" w:rsidRDefault="00D03609" w:rsidP="00D03609">
      <w:pPr>
        <w:rPr>
          <w:rFonts w:asciiTheme="minorHAnsi" w:hAnsiTheme="minorHAnsi"/>
          <w:sz w:val="18"/>
          <w:szCs w:val="18"/>
        </w:rPr>
      </w:pPr>
    </w:p>
    <w:p w14:paraId="6B722561" w14:textId="63F4ED6D" w:rsidR="00D03609" w:rsidRDefault="00D03609" w:rsidP="00D03609">
      <w:pPr>
        <w:rPr>
          <w:rFonts w:asciiTheme="minorHAnsi" w:hAnsiTheme="minorHAnsi"/>
          <w:sz w:val="18"/>
          <w:szCs w:val="18"/>
        </w:rPr>
      </w:pPr>
    </w:p>
    <w:p w14:paraId="464555B3" w14:textId="2949C412" w:rsidR="00D03609" w:rsidRDefault="00D03609" w:rsidP="00D03609">
      <w:pPr>
        <w:rPr>
          <w:rFonts w:asciiTheme="minorHAnsi" w:hAnsiTheme="minorHAnsi"/>
          <w:sz w:val="18"/>
          <w:szCs w:val="18"/>
        </w:rPr>
      </w:pPr>
    </w:p>
    <w:p w14:paraId="0DF3AD80" w14:textId="1A46697E" w:rsidR="00D03609" w:rsidRDefault="00D03609" w:rsidP="00D03609">
      <w:pPr>
        <w:rPr>
          <w:rFonts w:asciiTheme="minorHAnsi" w:hAnsiTheme="minorHAnsi"/>
          <w:sz w:val="18"/>
          <w:szCs w:val="18"/>
        </w:rPr>
      </w:pPr>
    </w:p>
    <w:p w14:paraId="1A49CC03" w14:textId="649DA29E" w:rsidR="00D03609" w:rsidRDefault="00D03609" w:rsidP="00D03609">
      <w:pPr>
        <w:rPr>
          <w:rFonts w:asciiTheme="minorHAnsi" w:hAnsiTheme="minorHAnsi"/>
          <w:sz w:val="18"/>
          <w:szCs w:val="18"/>
        </w:rPr>
      </w:pPr>
    </w:p>
    <w:p w14:paraId="0E748655" w14:textId="095530E5" w:rsidR="00D03609" w:rsidRDefault="00D03609" w:rsidP="00D03609">
      <w:pPr>
        <w:rPr>
          <w:rFonts w:asciiTheme="minorHAnsi" w:hAnsiTheme="minorHAnsi"/>
          <w:sz w:val="18"/>
          <w:szCs w:val="18"/>
        </w:rPr>
      </w:pPr>
    </w:p>
    <w:p w14:paraId="24417B7D" w14:textId="7897B1B1" w:rsidR="00D03609" w:rsidRDefault="00D03609" w:rsidP="00D03609">
      <w:pPr>
        <w:rPr>
          <w:rFonts w:asciiTheme="minorHAnsi" w:hAnsiTheme="minorHAnsi"/>
          <w:sz w:val="18"/>
          <w:szCs w:val="18"/>
        </w:rPr>
      </w:pPr>
    </w:p>
    <w:p w14:paraId="6E88C6C3" w14:textId="71150637" w:rsidR="00D03609" w:rsidRDefault="00D03609" w:rsidP="00D03609">
      <w:pPr>
        <w:rPr>
          <w:rFonts w:asciiTheme="minorHAnsi" w:hAnsiTheme="minorHAnsi"/>
          <w:sz w:val="18"/>
          <w:szCs w:val="18"/>
        </w:rPr>
      </w:pPr>
    </w:p>
    <w:p w14:paraId="4E9C70AE" w14:textId="214A1ECE" w:rsidR="00D03609" w:rsidRDefault="00D03609" w:rsidP="00D03609">
      <w:pPr>
        <w:rPr>
          <w:rFonts w:asciiTheme="minorHAnsi" w:hAnsiTheme="minorHAnsi"/>
          <w:sz w:val="18"/>
          <w:szCs w:val="18"/>
        </w:rPr>
      </w:pPr>
    </w:p>
    <w:p w14:paraId="338C81E7" w14:textId="60E5AE82" w:rsidR="00D03609" w:rsidRDefault="00D03609" w:rsidP="00D03609">
      <w:pPr>
        <w:rPr>
          <w:rFonts w:asciiTheme="minorHAnsi" w:hAnsiTheme="minorHAnsi"/>
          <w:sz w:val="18"/>
          <w:szCs w:val="18"/>
        </w:rPr>
      </w:pPr>
    </w:p>
    <w:p w14:paraId="66649434" w14:textId="77AE75C4"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4B0DCDF3" w:rsidR="00D03609" w:rsidRPr="005A593D" w:rsidRDefault="00D03609" w:rsidP="00A01B9A">
            <w:pPr>
              <w:rPr>
                <w:rFonts w:asciiTheme="minorHAnsi" w:hAnsiTheme="minorHAnsi"/>
                <w:b/>
                <w:szCs w:val="18"/>
              </w:rPr>
            </w:pPr>
            <w:r w:rsidRPr="005A593D">
              <w:rPr>
                <w:rFonts w:asciiTheme="minorHAnsi" w:hAnsiTheme="minorHAnsi"/>
                <w:b/>
                <w:szCs w:val="18"/>
              </w:rPr>
              <w:t>ENV20</w:t>
            </w:r>
            <w:r w:rsidR="00A01B9A">
              <w:rPr>
                <w:rFonts w:asciiTheme="minorHAnsi" w:hAnsiTheme="minorHAnsi"/>
                <w:b/>
                <w:szCs w:val="18"/>
              </w:rPr>
              <w:t>b</w:t>
            </w:r>
            <w:r w:rsidRPr="005A593D">
              <w:rPr>
                <w:rFonts w:asciiTheme="minorHAnsi" w:hAnsiTheme="minorHAnsi"/>
                <w:b/>
                <w:szCs w:val="18"/>
              </w:rPr>
              <w:t xml:space="preserve"> - Single Point Air Tightness Test </w:t>
            </w:r>
            <w:proofErr w:type="gramStart"/>
            <w:r w:rsidRPr="005A593D">
              <w:rPr>
                <w:rFonts w:asciiTheme="minorHAnsi" w:hAnsiTheme="minorHAnsi"/>
                <w:b/>
                <w:szCs w:val="18"/>
              </w:rPr>
              <w:t>With</w:t>
            </w:r>
            <w:proofErr w:type="gramEnd"/>
            <w:r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Pr="005A593D">
              <w:rPr>
                <w:rFonts w:asciiTheme="minorHAnsi" w:hAnsiTheme="minorHAnsi"/>
                <w:b/>
                <w:szCs w:val="18"/>
              </w:rPr>
              <w:t>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positive; </w:t>
            </w:r>
            <w:del w:id="61" w:author="Shewmaker, Michael@Energy" w:date="2021-11-23T11:45:00Z">
              <w:r w:rsidRPr="00B450BD" w:rsidDel="00442868">
                <w:rPr>
                  <w:rFonts w:asciiTheme="minorHAnsi" w:hAnsiTheme="minorHAnsi"/>
                  <w:sz w:val="18"/>
                  <w:szCs w:val="18"/>
                </w:rPr>
                <w:delText xml:space="preserve"> </w:delText>
              </w:r>
            </w:del>
            <w:r w:rsidRPr="00B450BD">
              <w:rPr>
                <w:rFonts w:asciiTheme="minorHAnsi" w:hAnsiTheme="minorHAnsi"/>
                <w:sz w:val="18"/>
                <w:szCs w:val="18"/>
              </w:rPr>
              <w:t>Depressurization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0F07E02" w14:textId="77777777" w:rsidR="00A01B9A" w:rsidRDefault="00A01B9A"/>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1E5776">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1E5776">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1E5776">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4"/>
        <w:gridCol w:w="10186"/>
      </w:tblGrid>
      <w:tr w:rsidR="00D03609" w:rsidRPr="00A42BCC" w14:paraId="6CD0C7E3" w14:textId="77777777" w:rsidTr="00E56649">
        <w:trPr>
          <w:trHeight w:val="68"/>
        </w:trPr>
        <w:tc>
          <w:tcPr>
            <w:tcW w:w="10789" w:type="dxa"/>
            <w:gridSpan w:val="2"/>
          </w:tcPr>
          <w:p w14:paraId="6A6982EE"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D03609" w:rsidRPr="00A42BCC" w14:paraId="045D8521" w14:textId="77777777" w:rsidTr="00E56649">
        <w:trPr>
          <w:trHeight w:val="573"/>
        </w:trPr>
        <w:tc>
          <w:tcPr>
            <w:tcW w:w="604"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4"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10213"/>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77777777" w:rsidR="00C20598" w:rsidRPr="00C20598" w:rsidRDefault="00C20598" w:rsidP="000E24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1BE7D4D5" w:rsidR="00C20598" w:rsidRDefault="00C20598" w:rsidP="000E247B">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del w:id="62" w:author="Shewmaker, Michael@Energy" w:date="2021-11-23T11:53:00Z">
              <w:r w:rsidRPr="00C55ED3" w:rsidDel="003F6CE6">
                <w:rPr>
                  <w:rFonts w:asciiTheme="minorHAnsi" w:hAnsiTheme="minorHAnsi"/>
                  <w:sz w:val="18"/>
                  <w:szCs w:val="18"/>
                </w:rPr>
                <w:delText xml:space="preserve">2016 </w:delText>
              </w:r>
            </w:del>
            <w:ins w:id="63" w:author="Shewmaker, Michael@Energy" w:date="2021-11-23T11:53:00Z">
              <w:r w:rsidR="003F6CE6">
                <w:rPr>
                  <w:rFonts w:asciiTheme="minorHAnsi" w:hAnsiTheme="minorHAnsi"/>
                  <w:sz w:val="18"/>
                  <w:szCs w:val="18"/>
                </w:rPr>
                <w:t>2019</w:t>
              </w:r>
              <w:r w:rsidR="003F6CE6" w:rsidRPr="00C55ED3">
                <w:rPr>
                  <w:rFonts w:asciiTheme="minorHAnsi" w:hAnsiTheme="minorHAnsi"/>
                  <w:sz w:val="18"/>
                  <w:szCs w:val="18"/>
                </w:rPr>
                <w:t xml:space="preserve"> </w:t>
              </w:r>
            </w:ins>
            <w:r w:rsidRPr="00C55ED3">
              <w:rPr>
                <w:rFonts w:asciiTheme="minorHAnsi" w:hAnsiTheme="minorHAnsi"/>
                <w:sz w:val="18"/>
                <w:szCs w:val="18"/>
              </w:rPr>
              <w:t xml:space="preserve">Section </w:t>
            </w:r>
            <w:del w:id="64" w:author="Alhabibi, Haider@Energy" w:date="2022-03-21T12:08:00Z">
              <w:r w:rsidRPr="00C55ED3" w:rsidDel="00DC1830">
                <w:rPr>
                  <w:rFonts w:asciiTheme="minorHAnsi" w:hAnsiTheme="minorHAnsi"/>
                  <w:sz w:val="18"/>
                  <w:szCs w:val="18"/>
                </w:rPr>
                <w:delText>3</w:delText>
              </w:r>
            </w:del>
            <w:ins w:id="65" w:author="Alhabibi, Haider@Energy" w:date="2022-03-21T12:08:00Z">
              <w:r w:rsidR="00DC1830">
                <w:rPr>
                  <w:rFonts w:asciiTheme="minorHAnsi" w:hAnsiTheme="minorHAnsi"/>
                  <w:sz w:val="18"/>
                  <w:szCs w:val="18"/>
                </w:rPr>
                <w:t>4</w:t>
              </w:r>
            </w:ins>
            <w:r w:rsidRPr="00C55ED3">
              <w:rPr>
                <w:rFonts w:asciiTheme="minorHAnsi" w:hAnsiTheme="minorHAnsi"/>
                <w:sz w:val="18"/>
                <w:szCs w:val="18"/>
              </w:rPr>
              <w:t>.2.</w:t>
            </w:r>
          </w:p>
        </w:tc>
      </w:tr>
      <w:tr w:rsidR="00C20598" w:rsidRPr="00A42BCC" w:rsidDel="00442868" w14:paraId="5D96A981" w14:textId="00CFE9CF" w:rsidTr="00C20598">
        <w:trPr>
          <w:trHeight w:val="683"/>
          <w:del w:id="66" w:author="Shewmaker, Michael@Energy" w:date="2021-11-23T11:45:00Z"/>
        </w:trPr>
        <w:tc>
          <w:tcPr>
            <w:tcW w:w="399" w:type="dxa"/>
            <w:vAlign w:val="center"/>
          </w:tcPr>
          <w:p w14:paraId="2A6E3830" w14:textId="01A5A6A2" w:rsidR="00C20598" w:rsidRPr="00A42BCC" w:rsidDel="00442868"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67" w:author="Shewmaker, Michael@Energy" w:date="2021-11-23T11:45:00Z"/>
                <w:rFonts w:asciiTheme="minorHAnsi" w:hAnsiTheme="minorHAnsi"/>
                <w:sz w:val="18"/>
                <w:szCs w:val="18"/>
              </w:rPr>
            </w:pPr>
            <w:del w:id="68" w:author="Shewmaker, Michael@Energy" w:date="2021-11-23T11:45:00Z">
              <w:r w:rsidRPr="00A42BCC" w:rsidDel="00442868">
                <w:rPr>
                  <w:rFonts w:asciiTheme="minorHAnsi" w:hAnsiTheme="minorHAnsi"/>
                  <w:sz w:val="18"/>
                  <w:szCs w:val="18"/>
                </w:rPr>
                <w:delText>02</w:delText>
              </w:r>
            </w:del>
          </w:p>
        </w:tc>
        <w:tc>
          <w:tcPr>
            <w:tcW w:w="10395" w:type="dxa"/>
            <w:vAlign w:val="center"/>
          </w:tcPr>
          <w:p w14:paraId="616E3FE9" w14:textId="275B9E2D" w:rsidR="00C20598" w:rsidRPr="00C55ED3" w:rsidDel="00442868" w:rsidRDefault="00C20598" w:rsidP="000E247B">
            <w:pPr>
              <w:shd w:val="clear" w:color="auto" w:fill="FFFFFF"/>
              <w:rPr>
                <w:del w:id="69" w:author="Shewmaker, Michael@Energy" w:date="2021-11-23T11:45:00Z"/>
                <w:rFonts w:asciiTheme="minorHAnsi" w:hAnsiTheme="minorHAnsi"/>
                <w:sz w:val="18"/>
                <w:szCs w:val="18"/>
              </w:rPr>
            </w:pPr>
            <w:del w:id="70" w:author="Shewmaker, Michael@Energy" w:date="2021-11-23T11:45:00Z">
              <w:r w:rsidRPr="00C55ED3" w:rsidDel="00442868">
                <w:rPr>
                  <w:rFonts w:asciiTheme="minorHAnsi" w:hAnsiTheme="minorHAnsi"/>
                  <w:sz w:val="18"/>
                  <w:szCs w:val="18"/>
                </w:rPr>
                <w:delText xml:space="preserve">When </w:delText>
              </w:r>
              <w:r w:rsidDel="00442868">
                <w:rPr>
                  <w:rFonts w:asciiTheme="minorHAnsi" w:hAnsiTheme="minorHAnsi"/>
                  <w:sz w:val="18"/>
                  <w:szCs w:val="18"/>
                </w:rPr>
                <w:delText>multifamily attached dwelling units must comply</w:delText>
              </w:r>
              <w:r w:rsidRPr="00C55ED3" w:rsidDel="00442868">
                <w:rPr>
                  <w:rFonts w:asciiTheme="minorHAnsi" w:hAnsiTheme="minorHAnsi"/>
                  <w:sz w:val="18"/>
                  <w:szCs w:val="18"/>
                </w:rPr>
                <w:delText xml:space="preserve"> with </w:delText>
              </w:r>
              <w:r w:rsidDel="00442868">
                <w:rPr>
                  <w:rFonts w:asciiTheme="minorHAnsi" w:hAnsiTheme="minorHAnsi"/>
                  <w:sz w:val="18"/>
                  <w:szCs w:val="18"/>
                </w:rPr>
                <w:delText>the</w:delText>
              </w:r>
              <w:r w:rsidRPr="00C55ED3" w:rsidDel="00442868">
                <w:rPr>
                  <w:rFonts w:asciiTheme="minorHAnsi" w:hAnsiTheme="minorHAnsi"/>
                  <w:sz w:val="18"/>
                  <w:szCs w:val="18"/>
                </w:rPr>
                <w:delText xml:space="preserve"> maximum dwelling unit enclosure</w:delText>
              </w:r>
              <w:r w:rsidDel="00442868">
                <w:rPr>
                  <w:rFonts w:asciiTheme="minorHAnsi" w:hAnsiTheme="minorHAnsi"/>
                  <w:sz w:val="18"/>
                  <w:szCs w:val="18"/>
                </w:rPr>
                <w:delText xml:space="preserve"> air</w:delText>
              </w:r>
              <w:r w:rsidRPr="00C55ED3" w:rsidDel="00442868">
                <w:rPr>
                  <w:rFonts w:asciiTheme="minorHAnsi" w:hAnsiTheme="minorHAnsi"/>
                  <w:sz w:val="18"/>
                  <w:szCs w:val="18"/>
                </w:rPr>
                <w:delText xml:space="preserve"> leakage </w:delText>
              </w:r>
              <w:r w:rsidDel="00442868">
                <w:rPr>
                  <w:rFonts w:asciiTheme="minorHAnsi" w:hAnsiTheme="minorHAnsi"/>
                  <w:sz w:val="18"/>
                  <w:szCs w:val="18"/>
                </w:rPr>
                <w:delText>specified in</w:delText>
              </w:r>
              <w:r w:rsidRPr="00C55ED3" w:rsidDel="00442868">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442868">
                <w:rPr>
                  <w:rFonts w:asciiTheme="minorHAnsi" w:hAnsiTheme="minorHAnsi"/>
                  <w:sz w:val="18"/>
                  <w:szCs w:val="18"/>
                </w:rPr>
                <w:delText xml:space="preserve"> as specified by RA3.8.3.1</w:delText>
              </w:r>
              <w:r w:rsidRPr="00C55ED3" w:rsidDel="00442868">
                <w:rPr>
                  <w:rFonts w:asciiTheme="minorHAnsi" w:hAnsiTheme="minorHAnsi"/>
                  <w:sz w:val="18"/>
                  <w:szCs w:val="18"/>
                </w:rPr>
                <w:delText>.</w:delText>
              </w:r>
            </w:del>
          </w:p>
        </w:tc>
      </w:tr>
      <w:tr w:rsidR="00C20598" w:rsidRPr="00A42BCC" w14:paraId="1137D680" w14:textId="77777777" w:rsidTr="00C20598">
        <w:trPr>
          <w:trHeight w:val="260"/>
        </w:trPr>
        <w:tc>
          <w:tcPr>
            <w:tcW w:w="399" w:type="dxa"/>
            <w:vAlign w:val="center"/>
          </w:tcPr>
          <w:p w14:paraId="77F1AE39" w14:textId="77BFA8A0" w:rsidR="00C20598" w:rsidRPr="00A42BCC"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1" w:author="Shewmaker, Michael@Energy" w:date="2021-11-23T11:53:00Z">
              <w:r w:rsidRPr="00A42BCC" w:rsidDel="003F6CE6">
                <w:rPr>
                  <w:rFonts w:asciiTheme="minorHAnsi" w:hAnsiTheme="minorHAnsi"/>
                  <w:sz w:val="18"/>
                  <w:szCs w:val="18"/>
                </w:rPr>
                <w:delText>03</w:delText>
              </w:r>
            </w:del>
            <w:ins w:id="72" w:author="Shewmaker, Michael@Energy" w:date="2021-11-23T11:53:00Z">
              <w:r w:rsidR="003F6CE6">
                <w:rPr>
                  <w:rFonts w:asciiTheme="minorHAnsi" w:hAnsiTheme="minorHAnsi"/>
                  <w:sz w:val="18"/>
                  <w:szCs w:val="18"/>
                </w:rPr>
                <w:t>02</w:t>
              </w:r>
            </w:ins>
          </w:p>
        </w:tc>
        <w:tc>
          <w:tcPr>
            <w:tcW w:w="10395" w:type="dxa"/>
            <w:vAlign w:val="center"/>
          </w:tcPr>
          <w:p w14:paraId="0DB5C449" w14:textId="7B6A4D88" w:rsidR="00C20598" w:rsidRPr="00C55ED3" w:rsidRDefault="00C20598" w:rsidP="000E247B">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del w:id="73" w:author="Shewmaker, Michael@Energy" w:date="2021-11-23T11:53:00Z">
              <w:r w:rsidDel="003F6CE6">
                <w:rPr>
                  <w:rFonts w:asciiTheme="minorHAnsi" w:hAnsiTheme="minorHAnsi"/>
                  <w:sz w:val="18"/>
                  <w:szCs w:val="18"/>
                </w:rPr>
                <w:delText>2016</w:delText>
              </w:r>
              <w:r w:rsidRPr="00C55ED3" w:rsidDel="003F6CE6">
                <w:rPr>
                  <w:rFonts w:asciiTheme="minorHAnsi" w:hAnsiTheme="minorHAnsi"/>
                  <w:sz w:val="18"/>
                  <w:szCs w:val="18"/>
                </w:rPr>
                <w:delText xml:space="preserve"> </w:delText>
              </w:r>
            </w:del>
            <w:ins w:id="74" w:author="Shewmaker, Michael@Energy" w:date="2021-11-23T11:53:00Z">
              <w:r w:rsidR="003F6CE6">
                <w:rPr>
                  <w:rFonts w:asciiTheme="minorHAnsi" w:hAnsiTheme="minorHAnsi"/>
                  <w:sz w:val="18"/>
                  <w:szCs w:val="18"/>
                </w:rPr>
                <w:t>2019</w:t>
              </w:r>
              <w:r w:rsidR="003F6CE6" w:rsidRPr="00C55ED3">
                <w:rPr>
                  <w:rFonts w:asciiTheme="minorHAnsi" w:hAnsiTheme="minorHAnsi"/>
                  <w:sz w:val="18"/>
                  <w:szCs w:val="18"/>
                </w:rPr>
                <w:t xml:space="preserve"> </w:t>
              </w:r>
            </w:ins>
            <w:r w:rsidRPr="00C55ED3">
              <w:rPr>
                <w:rFonts w:asciiTheme="minorHAnsi" w:hAnsiTheme="minorHAnsi"/>
                <w:sz w:val="18"/>
                <w:szCs w:val="18"/>
              </w:rPr>
              <w:t xml:space="preserve">Section </w:t>
            </w:r>
            <w:del w:id="75" w:author="Alhabibi, Haider@Energy" w:date="2022-03-21T12:08:00Z">
              <w:r w:rsidRPr="00C55ED3" w:rsidDel="00DC1830">
                <w:rPr>
                  <w:rFonts w:asciiTheme="minorHAnsi" w:hAnsiTheme="minorHAnsi"/>
                  <w:sz w:val="18"/>
                  <w:szCs w:val="18"/>
                </w:rPr>
                <w:delText>3</w:delText>
              </w:r>
            </w:del>
            <w:ins w:id="76" w:author="Alhabibi, Haider@Energy" w:date="2022-03-21T12:08:00Z">
              <w:r w:rsidR="00DC1830">
                <w:rPr>
                  <w:rFonts w:asciiTheme="minorHAnsi" w:hAnsiTheme="minorHAnsi"/>
                  <w:sz w:val="18"/>
                  <w:szCs w:val="18"/>
                </w:rPr>
                <w:t>4</w:t>
              </w:r>
            </w:ins>
            <w:r w:rsidRPr="00C55ED3">
              <w:rPr>
                <w:rFonts w:asciiTheme="minorHAnsi" w:hAnsiTheme="minorHAnsi"/>
                <w:sz w:val="18"/>
                <w:szCs w:val="18"/>
              </w:rPr>
              <w:t>.3</w:t>
            </w:r>
          </w:p>
        </w:tc>
      </w:tr>
      <w:tr w:rsidR="00C20598" w:rsidRPr="00A42BCC" w14:paraId="063A6787" w14:textId="77777777" w:rsidTr="00C20598">
        <w:trPr>
          <w:trHeight w:val="440"/>
        </w:trPr>
        <w:tc>
          <w:tcPr>
            <w:tcW w:w="399" w:type="dxa"/>
            <w:vAlign w:val="center"/>
          </w:tcPr>
          <w:p w14:paraId="262CA5E6" w14:textId="3AE88CE7" w:rsidR="00C20598" w:rsidRPr="00A42BCC"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7" w:author="Shewmaker, Michael@Energy" w:date="2021-11-23T11:53:00Z">
              <w:r w:rsidRPr="00A42BCC" w:rsidDel="003F6CE6">
                <w:rPr>
                  <w:rFonts w:asciiTheme="minorHAnsi" w:hAnsiTheme="minorHAnsi"/>
                  <w:sz w:val="18"/>
                  <w:szCs w:val="18"/>
                </w:rPr>
                <w:delText>04</w:delText>
              </w:r>
            </w:del>
            <w:ins w:id="78" w:author="Shewmaker, Michael@Energy" w:date="2021-11-23T11:53:00Z">
              <w:r w:rsidR="003F6CE6">
                <w:rPr>
                  <w:rFonts w:asciiTheme="minorHAnsi" w:hAnsiTheme="minorHAnsi"/>
                  <w:sz w:val="18"/>
                  <w:szCs w:val="18"/>
                </w:rPr>
                <w:t>03</w:t>
              </w:r>
            </w:ins>
          </w:p>
        </w:tc>
        <w:tc>
          <w:tcPr>
            <w:tcW w:w="10395" w:type="dxa"/>
            <w:vAlign w:val="center"/>
          </w:tcPr>
          <w:p w14:paraId="19E52147" w14:textId="29BC56FD" w:rsidR="00C20598" w:rsidRPr="00875D94" w:rsidRDefault="00C20598" w:rsidP="000E247B">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del w:id="79" w:author="Shewmaker, Michael@Energy" w:date="2021-11-23T11:53:00Z">
              <w:r w:rsidDel="003F6CE6">
                <w:rPr>
                  <w:rFonts w:asciiTheme="minorHAnsi" w:hAnsiTheme="minorHAnsi"/>
                  <w:sz w:val="18"/>
                  <w:szCs w:val="18"/>
                </w:rPr>
                <w:delText>2016</w:delText>
              </w:r>
              <w:r w:rsidRPr="00875D94" w:rsidDel="003F6CE6">
                <w:rPr>
                  <w:rFonts w:asciiTheme="minorHAnsi" w:hAnsiTheme="minorHAnsi"/>
                  <w:sz w:val="18"/>
                  <w:szCs w:val="18"/>
                </w:rPr>
                <w:delText xml:space="preserve"> </w:delText>
              </w:r>
            </w:del>
            <w:ins w:id="80" w:author="Shewmaker, Michael@Energy" w:date="2021-11-23T11:53:00Z">
              <w:r w:rsidR="003F6CE6">
                <w:rPr>
                  <w:rFonts w:asciiTheme="minorHAnsi" w:hAnsiTheme="minorHAnsi"/>
                  <w:sz w:val="18"/>
                  <w:szCs w:val="18"/>
                </w:rPr>
                <w:t>2019</w:t>
              </w:r>
              <w:r w:rsidR="003F6CE6" w:rsidRPr="00875D94">
                <w:rPr>
                  <w:rFonts w:asciiTheme="minorHAnsi" w:hAnsiTheme="minorHAnsi"/>
                  <w:sz w:val="18"/>
                  <w:szCs w:val="18"/>
                </w:rPr>
                <w:t xml:space="preserve"> </w:t>
              </w:r>
            </w:ins>
            <w:r w:rsidRPr="00875D94">
              <w:rPr>
                <w:rFonts w:asciiTheme="minorHAnsi" w:hAnsiTheme="minorHAnsi"/>
                <w:sz w:val="18"/>
                <w:szCs w:val="18"/>
              </w:rPr>
              <w:t xml:space="preserve">Section </w:t>
            </w:r>
            <w:del w:id="81" w:author="Alhabibi, Haider@Energy" w:date="2022-03-21T12:08:00Z">
              <w:r w:rsidRPr="00875D94" w:rsidDel="00DC1830">
                <w:rPr>
                  <w:rFonts w:asciiTheme="minorHAnsi" w:hAnsiTheme="minorHAnsi"/>
                  <w:sz w:val="18"/>
                  <w:szCs w:val="18"/>
                </w:rPr>
                <w:delText>3</w:delText>
              </w:r>
            </w:del>
            <w:ins w:id="82" w:author="Alhabibi, Haider@Energy" w:date="2022-03-21T12:08:00Z">
              <w:r w:rsidR="00DC1830">
                <w:rPr>
                  <w:rFonts w:asciiTheme="minorHAnsi" w:hAnsiTheme="minorHAnsi"/>
                  <w:sz w:val="18"/>
                  <w:szCs w:val="18"/>
                </w:rPr>
                <w:t>4</w:t>
              </w:r>
            </w:ins>
            <w:r w:rsidRPr="00875D94">
              <w:rPr>
                <w:rFonts w:asciiTheme="minorHAnsi" w:hAnsiTheme="minorHAnsi"/>
                <w:sz w:val="18"/>
                <w:szCs w:val="18"/>
              </w:rPr>
              <w:t>.4.1</w:t>
            </w:r>
          </w:p>
        </w:tc>
      </w:tr>
      <w:tr w:rsidR="00C20598" w:rsidRPr="00A42BCC" w14:paraId="37A21D6A" w14:textId="77777777" w:rsidTr="00C20598">
        <w:trPr>
          <w:trHeight w:val="520"/>
        </w:trPr>
        <w:tc>
          <w:tcPr>
            <w:tcW w:w="10794" w:type="dxa"/>
            <w:gridSpan w:val="2"/>
            <w:vAlign w:val="center"/>
          </w:tcPr>
          <w:p w14:paraId="7745462D" w14:textId="75AAA9A7" w:rsidR="00C20598" w:rsidRPr="00A42BCC" w:rsidRDefault="007075CA" w:rsidP="000E247B">
            <w:pPr>
              <w:autoSpaceDE w:val="0"/>
              <w:autoSpaceDN w:val="0"/>
              <w:adjustRightInd w:val="0"/>
              <w:rPr>
                <w:rFonts w:asciiTheme="minorHAnsi" w:hAnsiTheme="minorHAnsi"/>
                <w:b/>
                <w:sz w:val="18"/>
                <w:szCs w:val="18"/>
              </w:rPr>
            </w:pPr>
            <w:r w:rsidRPr="007075CA">
              <w:rPr>
                <w:rFonts w:asciiTheme="minorHAnsi" w:hAnsiTheme="minorHAnsi"/>
                <w:b/>
                <w:sz w:val="18"/>
                <w:szCs w:val="18"/>
              </w:rPr>
              <w:t>The responsible person’s signature on this compliance document affirms that all applicable requirements in this table have been met.</w:t>
            </w:r>
          </w:p>
        </w:tc>
      </w:tr>
    </w:tbl>
    <w:p w14:paraId="5E7482CB" w14:textId="77777777" w:rsidR="004A4AEF" w:rsidRDefault="004A4AE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6"/>
        <w:gridCol w:w="2874"/>
      </w:tblGrid>
      <w:tr w:rsidR="007075CA" w:rsidRPr="009E2C1C" w14:paraId="06D471CC" w14:textId="77777777" w:rsidTr="000E247B">
        <w:trPr>
          <w:trHeight w:val="206"/>
        </w:trPr>
        <w:tc>
          <w:tcPr>
            <w:tcW w:w="10885" w:type="dxa"/>
            <w:gridSpan w:val="4"/>
            <w:vAlign w:val="center"/>
          </w:tcPr>
          <w:p w14:paraId="31438866" w14:textId="77777777" w:rsidR="007075CA" w:rsidRPr="009351D2" w:rsidRDefault="007075CA" w:rsidP="000E247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7075CA" w:rsidRPr="001B14D6" w14:paraId="68F71A4D" w14:textId="77777777" w:rsidTr="000E247B">
        <w:trPr>
          <w:trHeight w:val="206"/>
        </w:trPr>
        <w:tc>
          <w:tcPr>
            <w:tcW w:w="10885" w:type="dxa"/>
            <w:gridSpan w:val="4"/>
            <w:vAlign w:val="center"/>
          </w:tcPr>
          <w:p w14:paraId="1F1E5031" w14:textId="77777777" w:rsidR="007075CA" w:rsidRDefault="007075CA" w:rsidP="000E247B">
            <w:pPr>
              <w:keepNext/>
              <w:numPr>
                <w:ilvl w:val="0"/>
                <w:numId w:val="14"/>
              </w:numPr>
              <w:ind w:left="36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7075CA" w:rsidRPr="00B272DC" w14:paraId="14F5295B" w14:textId="77777777" w:rsidTr="000E247B">
        <w:trPr>
          <w:trHeight w:val="360"/>
        </w:trPr>
        <w:tc>
          <w:tcPr>
            <w:tcW w:w="5480" w:type="dxa"/>
            <w:gridSpan w:val="2"/>
          </w:tcPr>
          <w:p w14:paraId="6AB8E625" w14:textId="77777777" w:rsidR="007075CA" w:rsidRPr="00B272DC" w:rsidRDefault="007075CA" w:rsidP="000E247B">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405" w:type="dxa"/>
            <w:gridSpan w:val="2"/>
          </w:tcPr>
          <w:p w14:paraId="5262020A" w14:textId="77777777" w:rsidR="007075CA" w:rsidRPr="00B272DC" w:rsidRDefault="007075CA" w:rsidP="000E247B">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7075CA" w:rsidRPr="00B272DC" w14:paraId="31F3A02C" w14:textId="77777777" w:rsidTr="000E247B">
        <w:trPr>
          <w:trHeight w:val="360"/>
        </w:trPr>
        <w:tc>
          <w:tcPr>
            <w:tcW w:w="5480" w:type="dxa"/>
            <w:gridSpan w:val="2"/>
          </w:tcPr>
          <w:p w14:paraId="1C4034DE" w14:textId="77777777" w:rsidR="007075CA" w:rsidRPr="00B272DC" w:rsidRDefault="007075CA" w:rsidP="000E247B">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405" w:type="dxa"/>
            <w:gridSpan w:val="2"/>
          </w:tcPr>
          <w:p w14:paraId="6638F3F3" w14:textId="77777777" w:rsidR="007075CA" w:rsidRPr="00B272DC" w:rsidRDefault="007075CA" w:rsidP="000E247B">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7075CA" w:rsidRPr="00B272DC" w14:paraId="451C6C2A" w14:textId="77777777" w:rsidTr="000E247B">
        <w:trPr>
          <w:trHeight w:val="360"/>
        </w:trPr>
        <w:tc>
          <w:tcPr>
            <w:tcW w:w="5480" w:type="dxa"/>
            <w:gridSpan w:val="2"/>
          </w:tcPr>
          <w:p w14:paraId="6A548B3A" w14:textId="77777777" w:rsidR="007075CA" w:rsidRPr="00B272DC" w:rsidRDefault="007075CA" w:rsidP="000E247B">
            <w:pPr>
              <w:keepNext/>
              <w:rPr>
                <w:rFonts w:ascii="Calibri" w:hAnsi="Calibri"/>
                <w:sz w:val="14"/>
                <w:szCs w:val="14"/>
              </w:rPr>
            </w:pPr>
            <w:r w:rsidRPr="00B272DC">
              <w:rPr>
                <w:rFonts w:ascii="Calibri" w:hAnsi="Calibri"/>
                <w:sz w:val="14"/>
                <w:szCs w:val="14"/>
              </w:rPr>
              <w:t>Address:</w:t>
            </w:r>
          </w:p>
        </w:tc>
        <w:tc>
          <w:tcPr>
            <w:tcW w:w="5405" w:type="dxa"/>
            <w:gridSpan w:val="2"/>
          </w:tcPr>
          <w:p w14:paraId="486E28B4" w14:textId="77777777" w:rsidR="007075CA" w:rsidRPr="00B272DC" w:rsidRDefault="007075CA" w:rsidP="000E247B">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(If applicable):</w:t>
            </w:r>
          </w:p>
        </w:tc>
      </w:tr>
      <w:tr w:rsidR="007075CA" w:rsidRPr="00B272DC" w14:paraId="3600E9A7" w14:textId="77777777" w:rsidTr="000E247B">
        <w:trPr>
          <w:trHeight w:val="360"/>
        </w:trPr>
        <w:tc>
          <w:tcPr>
            <w:tcW w:w="5480" w:type="dxa"/>
            <w:gridSpan w:val="2"/>
          </w:tcPr>
          <w:p w14:paraId="6E6E5AE0" w14:textId="77777777" w:rsidR="007075CA" w:rsidRPr="00B272DC" w:rsidRDefault="007075CA" w:rsidP="000E247B">
            <w:pPr>
              <w:keepNext/>
              <w:rPr>
                <w:rFonts w:ascii="Calibri" w:hAnsi="Calibri"/>
                <w:sz w:val="14"/>
                <w:szCs w:val="14"/>
              </w:rPr>
            </w:pPr>
            <w:r w:rsidRPr="00B272DC">
              <w:rPr>
                <w:rFonts w:ascii="Calibri" w:hAnsi="Calibri"/>
                <w:sz w:val="14"/>
                <w:szCs w:val="14"/>
              </w:rPr>
              <w:t>City/State/Zip:</w:t>
            </w:r>
          </w:p>
        </w:tc>
        <w:tc>
          <w:tcPr>
            <w:tcW w:w="5405" w:type="dxa"/>
            <w:gridSpan w:val="2"/>
          </w:tcPr>
          <w:p w14:paraId="1AA1387E" w14:textId="77777777" w:rsidR="007075CA" w:rsidRPr="00B272DC" w:rsidRDefault="007075CA" w:rsidP="000E247B">
            <w:pPr>
              <w:keepNext/>
              <w:rPr>
                <w:rFonts w:ascii="Calibri" w:hAnsi="Calibri"/>
                <w:sz w:val="14"/>
                <w:szCs w:val="14"/>
              </w:rPr>
            </w:pPr>
            <w:r w:rsidRPr="00B272DC">
              <w:rPr>
                <w:rFonts w:ascii="Calibri" w:hAnsi="Calibri"/>
                <w:sz w:val="14"/>
                <w:szCs w:val="14"/>
              </w:rPr>
              <w:t>Phone:</w:t>
            </w:r>
          </w:p>
        </w:tc>
      </w:tr>
      <w:tr w:rsidR="007075CA" w:rsidRPr="008E6C57" w14:paraId="01433960" w14:textId="77777777" w:rsidTr="000E247B">
        <w:tblPrEx>
          <w:tblCellMar>
            <w:left w:w="115" w:type="dxa"/>
            <w:right w:w="115" w:type="dxa"/>
          </w:tblCellMar>
        </w:tblPrEx>
        <w:trPr>
          <w:trHeight w:val="296"/>
        </w:trPr>
        <w:tc>
          <w:tcPr>
            <w:tcW w:w="10885" w:type="dxa"/>
            <w:gridSpan w:val="4"/>
            <w:vAlign w:val="center"/>
          </w:tcPr>
          <w:p w14:paraId="5C108821" w14:textId="77777777" w:rsidR="007075CA" w:rsidRDefault="007075CA" w:rsidP="000E247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7075CA" w:rsidRPr="008E6C57" w14:paraId="60D4983B" w14:textId="77777777" w:rsidTr="000E247B">
        <w:tblPrEx>
          <w:tblCellMar>
            <w:left w:w="115" w:type="dxa"/>
            <w:right w:w="115" w:type="dxa"/>
          </w:tblCellMar>
        </w:tblPrEx>
        <w:trPr>
          <w:trHeight w:val="504"/>
        </w:trPr>
        <w:tc>
          <w:tcPr>
            <w:tcW w:w="10885" w:type="dxa"/>
            <w:gridSpan w:val="4"/>
          </w:tcPr>
          <w:p w14:paraId="0AFCD41F" w14:textId="77777777" w:rsidR="007075CA" w:rsidRPr="00C13C13" w:rsidRDefault="007075CA" w:rsidP="000E247B">
            <w:pPr>
              <w:pStyle w:val="Heading3"/>
              <w:numPr>
                <w:ilvl w:val="0"/>
                <w:numId w:val="0"/>
              </w:numPr>
              <w:spacing w:before="60" w:after="60"/>
              <w:ind w:right="86"/>
              <w:rPr>
                <w:rFonts w:asciiTheme="minorHAnsi" w:hAnsiTheme="minorHAnsi"/>
                <w:sz w:val="18"/>
                <w:szCs w:val="18"/>
              </w:rPr>
            </w:pPr>
            <w:r w:rsidRPr="00C13C13">
              <w:rPr>
                <w:rFonts w:asciiTheme="minorHAnsi" w:hAnsiTheme="minorHAnsi"/>
                <w:sz w:val="18"/>
                <w:szCs w:val="18"/>
              </w:rPr>
              <w:t xml:space="preserve">I certify the following under penalty of perjury, under the laws of the State of California: </w:t>
            </w:r>
          </w:p>
          <w:p w14:paraId="20625E3D" w14:textId="77777777" w:rsidR="007075CA" w:rsidRPr="00C13C13" w:rsidRDefault="007075CA" w:rsidP="007075CA">
            <w:pPr>
              <w:pStyle w:val="Heading3"/>
              <w:numPr>
                <w:ilvl w:val="0"/>
                <w:numId w:val="13"/>
              </w:numPr>
              <w:spacing w:before="0"/>
              <w:ind w:right="90"/>
              <w:rPr>
                <w:rFonts w:asciiTheme="minorHAnsi" w:hAnsiTheme="minorHAnsi"/>
                <w:b/>
                <w:caps/>
                <w:sz w:val="18"/>
                <w:szCs w:val="18"/>
              </w:rPr>
            </w:pPr>
            <w:r w:rsidRPr="00C13C13">
              <w:rPr>
                <w:rFonts w:asciiTheme="minorHAnsi" w:hAnsiTheme="minorHAnsi"/>
                <w:sz w:val="18"/>
                <w:szCs w:val="18"/>
              </w:rPr>
              <w:t xml:space="preserve">The information provided on this Certificate of Installation is true and correct. </w:t>
            </w:r>
          </w:p>
          <w:p w14:paraId="78C6193E" w14:textId="77777777" w:rsidR="007075CA" w:rsidRPr="00C13C13" w:rsidRDefault="007075CA" w:rsidP="007075CA">
            <w:pPr>
              <w:pStyle w:val="Heading3"/>
              <w:numPr>
                <w:ilvl w:val="0"/>
                <w:numId w:val="13"/>
              </w:numPr>
              <w:spacing w:before="0"/>
              <w:ind w:right="90"/>
              <w:rPr>
                <w:rFonts w:asciiTheme="minorHAnsi" w:hAnsiTheme="minorHAnsi"/>
                <w:b/>
                <w:caps/>
                <w:sz w:val="18"/>
              </w:rPr>
            </w:pPr>
            <w:r w:rsidRPr="00C13C13">
              <w:rPr>
                <w:rFonts w:asciiTheme="minorHAnsi" w:hAnsiTheme="minorHAnsi"/>
                <w:snapToGrid w:val="0"/>
                <w:sz w:val="18"/>
                <w:szCs w:val="18"/>
              </w:rPr>
              <w:t xml:space="preserve">I am either: a) a responsible person eligible under Division 3 of the Business and Professions Code </w:t>
            </w:r>
            <w:r w:rsidRPr="00C13C13">
              <w:rPr>
                <w:rFonts w:asciiTheme="minorHAnsi" w:hAnsiTheme="minorHAnsi"/>
                <w:sz w:val="18"/>
                <w:szCs w:val="18"/>
              </w:rPr>
              <w:t xml:space="preserve">in the applicable classification to accept responsibility for the system design, construction, or installation </w:t>
            </w:r>
            <w:r w:rsidRPr="00C13C13">
              <w:rPr>
                <w:rFonts w:asciiTheme="minorHAnsi" w:hAnsiTheme="minorHAnsi"/>
                <w:snapToGrid w:val="0"/>
                <w:sz w:val="18"/>
                <w:szCs w:val="18"/>
              </w:rPr>
              <w:t xml:space="preserve">of features, materials, components, or manufactured devices </w:t>
            </w:r>
            <w:r w:rsidRPr="00C13C13">
              <w:rPr>
                <w:rFonts w:asciiTheme="minorHAnsi" w:hAnsiTheme="minorHAnsi"/>
                <w:sz w:val="18"/>
                <w:szCs w:val="18"/>
              </w:rPr>
              <w:t xml:space="preserve">for the scope of work identified on this Certificate of Installation </w:t>
            </w:r>
            <w:r w:rsidRPr="00C13C13">
              <w:rPr>
                <w:rFonts w:asciiTheme="minorHAnsi" w:hAnsiTheme="minorHAnsi"/>
                <w:snapToGrid w:val="0"/>
                <w:sz w:val="18"/>
                <w:szCs w:val="18"/>
              </w:rPr>
              <w:t>and attest to the declarations in this statement</w:t>
            </w:r>
            <w:r w:rsidRPr="00C13C13">
              <w:rPr>
                <w:rFonts w:asciiTheme="minorHAnsi" w:hAnsiTheme="minorHAnsi"/>
                <w:sz w:val="18"/>
                <w:szCs w:val="18"/>
              </w:rPr>
              <w:t>, or b) I am an authorized representative of the responsible person and attest to the declarations in this statement on the responsible person’s behalf</w:t>
            </w:r>
            <w:r w:rsidRPr="00C13C13">
              <w:rPr>
                <w:rFonts w:asciiTheme="minorHAnsi" w:eastAsia="Calibri" w:hAnsiTheme="minorHAnsi"/>
                <w:sz w:val="18"/>
                <w:szCs w:val="18"/>
              </w:rPr>
              <w:t>.</w:t>
            </w:r>
          </w:p>
          <w:p w14:paraId="62C3683A" w14:textId="77777777" w:rsidR="007075CA" w:rsidRPr="00C13C13" w:rsidRDefault="007075CA" w:rsidP="007075CA">
            <w:pPr>
              <w:keepNext/>
              <w:numPr>
                <w:ilvl w:val="0"/>
                <w:numId w:val="13"/>
              </w:numPr>
              <w:autoSpaceDE w:val="0"/>
              <w:autoSpaceDN w:val="0"/>
              <w:adjustRightInd w:val="0"/>
              <w:ind w:right="90"/>
              <w:rPr>
                <w:rFonts w:asciiTheme="minorHAnsi" w:hAnsiTheme="minorHAnsi"/>
                <w:sz w:val="18"/>
                <w:szCs w:val="18"/>
              </w:rPr>
            </w:pPr>
            <w:r w:rsidRPr="00C13C13">
              <w:rPr>
                <w:rFonts w:asciiTheme="minorHAnsi" w:hAnsiTheme="minorHAnsi"/>
                <w:sz w:val="18"/>
                <w:szCs w:val="18"/>
              </w:rPr>
              <w:t xml:space="preserve">The constructed or installed features, materials, </w:t>
            </w:r>
            <w:proofErr w:type="gramStart"/>
            <w:r w:rsidRPr="00C13C13">
              <w:rPr>
                <w:rFonts w:asciiTheme="minorHAnsi" w:hAnsiTheme="minorHAnsi"/>
                <w:sz w:val="18"/>
                <w:szCs w:val="18"/>
              </w:rPr>
              <w:t>components</w:t>
            </w:r>
            <w:proofErr w:type="gramEnd"/>
            <w:r w:rsidRPr="00C13C13">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13C13">
              <w:rPr>
                <w:rFonts w:asciiTheme="minorHAnsi" w:eastAsia="Calibri" w:hAnsiTheme="minorHAnsi" w:cs="TimesNewRomanPSMT"/>
                <w:sz w:val="18"/>
                <w:szCs w:val="18"/>
              </w:rPr>
              <w:t>.</w:t>
            </w:r>
          </w:p>
          <w:p w14:paraId="7D8275AC" w14:textId="77777777" w:rsidR="007075CA" w:rsidRPr="00C13C13" w:rsidRDefault="007075CA" w:rsidP="007075CA">
            <w:pPr>
              <w:pStyle w:val="ListParagraph"/>
              <w:keepNext/>
              <w:numPr>
                <w:ilvl w:val="0"/>
                <w:numId w:val="13"/>
              </w:numPr>
              <w:autoSpaceDE w:val="0"/>
              <w:autoSpaceDN w:val="0"/>
              <w:adjustRightInd w:val="0"/>
              <w:rPr>
                <w:rFonts w:asciiTheme="minorHAnsi" w:hAnsiTheme="minorHAnsi"/>
                <w:sz w:val="18"/>
              </w:rPr>
            </w:pPr>
            <w:r w:rsidRPr="00C13C13">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C13C13" w:rsidDel="001D633D">
              <w:rPr>
                <w:rFonts w:asciiTheme="minorHAnsi" w:hAnsiTheme="minorHAnsi"/>
                <w:sz w:val="18"/>
                <w:szCs w:val="18"/>
              </w:rPr>
              <w:t xml:space="preserve"> </w:t>
            </w:r>
          </w:p>
          <w:p w14:paraId="10E94A50" w14:textId="77777777" w:rsidR="007075CA" w:rsidRPr="00C13C13" w:rsidRDefault="007075CA" w:rsidP="007075CA">
            <w:pPr>
              <w:pStyle w:val="ListParagraph"/>
              <w:numPr>
                <w:ilvl w:val="0"/>
                <w:numId w:val="13"/>
              </w:numPr>
              <w:rPr>
                <w:rFonts w:ascii="Calibri" w:hAnsi="Calibri"/>
                <w:b/>
              </w:rPr>
            </w:pPr>
            <w:r w:rsidRPr="00C13C13">
              <w:rPr>
                <w:rFonts w:asciiTheme="minorHAnsi" w:hAnsiTheme="minorHAnsi"/>
                <w:sz w:val="18"/>
                <w:szCs w:val="18"/>
              </w:rPr>
              <w:t xml:space="preserve">I will ensure that a registered copy of this Certificate of Installation shall be </w:t>
            </w:r>
            <w:proofErr w:type="gramStart"/>
            <w:r w:rsidRPr="00C13C13">
              <w:rPr>
                <w:rFonts w:asciiTheme="minorHAnsi" w:hAnsiTheme="minorHAnsi"/>
                <w:sz w:val="18"/>
                <w:szCs w:val="18"/>
              </w:rPr>
              <w:t>posted, or</w:t>
            </w:r>
            <w:proofErr w:type="gramEnd"/>
            <w:r w:rsidRPr="00C13C1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075CA" w:rsidRPr="00B272DC" w14:paraId="0735B7B6" w14:textId="77777777" w:rsidTr="000E247B">
        <w:tblPrEx>
          <w:tblCellMar>
            <w:left w:w="108" w:type="dxa"/>
            <w:right w:w="108" w:type="dxa"/>
          </w:tblCellMar>
        </w:tblPrEx>
        <w:trPr>
          <w:trHeight w:val="360"/>
        </w:trPr>
        <w:tc>
          <w:tcPr>
            <w:tcW w:w="5214" w:type="dxa"/>
          </w:tcPr>
          <w:p w14:paraId="56E0FFFA" w14:textId="77777777" w:rsidR="007075CA" w:rsidRPr="00B272DC" w:rsidRDefault="007075CA" w:rsidP="000E24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71" w:type="dxa"/>
            <w:gridSpan w:val="3"/>
          </w:tcPr>
          <w:p w14:paraId="10C8ECEB" w14:textId="77777777" w:rsidR="007075CA" w:rsidRPr="00B272DC" w:rsidRDefault="007075CA" w:rsidP="000E24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7075CA" w:rsidRPr="00B272DC" w14:paraId="7B808375" w14:textId="77777777" w:rsidTr="000E247B">
        <w:tblPrEx>
          <w:tblCellMar>
            <w:left w:w="108" w:type="dxa"/>
            <w:right w:w="108" w:type="dxa"/>
          </w:tblCellMar>
        </w:tblPrEx>
        <w:trPr>
          <w:trHeight w:val="360"/>
        </w:trPr>
        <w:tc>
          <w:tcPr>
            <w:tcW w:w="5214" w:type="dxa"/>
          </w:tcPr>
          <w:p w14:paraId="32D56768" w14:textId="77777777" w:rsidR="007075CA" w:rsidRPr="00B272DC"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w:t>
            </w:r>
            <w:proofErr w:type="gramStart"/>
            <w:r w:rsidRPr="00B272DC">
              <w:rPr>
                <w:rFonts w:ascii="Calibri" w:hAnsi="Calibri"/>
                <w:sz w:val="14"/>
                <w:szCs w:val="14"/>
              </w:rPr>
              <w:t>:  (</w:t>
            </w:r>
            <w:proofErr w:type="gramEnd"/>
            <w:r w:rsidRPr="00B272DC">
              <w:rPr>
                <w:rFonts w:ascii="Calibri" w:hAnsi="Calibri"/>
                <w:sz w:val="14"/>
                <w:szCs w:val="14"/>
              </w:rPr>
              <w:t>Installing Subcontractor or General Contractor or Builder/Owner)</w:t>
            </w:r>
          </w:p>
        </w:tc>
        <w:tc>
          <w:tcPr>
            <w:tcW w:w="5671" w:type="dxa"/>
            <w:gridSpan w:val="3"/>
          </w:tcPr>
          <w:p w14:paraId="3FECD3A7" w14:textId="77777777" w:rsidR="007075CA" w:rsidRPr="00B272DC"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7075CA" w:rsidRPr="00B272DC" w14:paraId="3F9A8631" w14:textId="77777777" w:rsidTr="000E247B">
        <w:tblPrEx>
          <w:tblCellMar>
            <w:left w:w="108" w:type="dxa"/>
            <w:right w:w="108" w:type="dxa"/>
          </w:tblCellMar>
        </w:tblPrEx>
        <w:trPr>
          <w:trHeight w:val="360"/>
        </w:trPr>
        <w:tc>
          <w:tcPr>
            <w:tcW w:w="5214" w:type="dxa"/>
          </w:tcPr>
          <w:p w14:paraId="0C401EE3" w14:textId="77777777" w:rsidR="007075CA" w:rsidRPr="00B272DC"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71" w:type="dxa"/>
            <w:gridSpan w:val="3"/>
          </w:tcPr>
          <w:p w14:paraId="12ED95DA" w14:textId="77777777" w:rsidR="007075CA" w:rsidRPr="00B272DC"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7075CA" w:rsidRPr="00B272DC" w14:paraId="62FDEF4C" w14:textId="77777777" w:rsidTr="000E247B">
        <w:tblPrEx>
          <w:tblCellMar>
            <w:left w:w="108" w:type="dxa"/>
            <w:right w:w="108" w:type="dxa"/>
          </w:tblCellMar>
        </w:tblPrEx>
        <w:trPr>
          <w:trHeight w:val="360"/>
        </w:trPr>
        <w:tc>
          <w:tcPr>
            <w:tcW w:w="5214" w:type="dxa"/>
          </w:tcPr>
          <w:p w14:paraId="261ACFE8" w14:textId="77777777" w:rsidR="007075CA" w:rsidRPr="00B272DC"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774" w:type="dxa"/>
            <w:gridSpan w:val="2"/>
          </w:tcPr>
          <w:p w14:paraId="6DA6C368" w14:textId="77777777" w:rsidR="007075CA" w:rsidRPr="00B272DC"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c>
          <w:tcPr>
            <w:tcW w:w="2897" w:type="dxa"/>
          </w:tcPr>
          <w:p w14:paraId="31A35B9A" w14:textId="77777777" w:rsidR="007075CA" w:rsidRPr="00B272DC"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7075CA" w:rsidRPr="00B272DC" w14:paraId="26A2CF08" w14:textId="77777777" w:rsidTr="000E247B">
        <w:tblPrEx>
          <w:tblCellMar>
            <w:left w:w="108" w:type="dxa"/>
            <w:right w:w="108" w:type="dxa"/>
          </w:tblCellMar>
        </w:tblPrEx>
        <w:trPr>
          <w:trHeight w:val="360"/>
        </w:trPr>
        <w:tc>
          <w:tcPr>
            <w:tcW w:w="5214" w:type="dxa"/>
          </w:tcPr>
          <w:p w14:paraId="42D213F8" w14:textId="77777777" w:rsidR="007075CA" w:rsidRPr="00B272DC"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71" w:type="dxa"/>
            <w:gridSpan w:val="3"/>
          </w:tcPr>
          <w:p w14:paraId="1054F760" w14:textId="77777777" w:rsidR="007075CA" w:rsidRPr="00B272DC"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180" w:footer="576" w:gutter="0"/>
          <w:pgNumType w:start="1"/>
          <w:cols w:space="720"/>
          <w:docGrid w:linePitch="272"/>
        </w:sectPr>
      </w:pPr>
    </w:p>
    <w:p w14:paraId="4A3A5B11" w14:textId="5F2F4332" w:rsidR="00EA01F0" w:rsidRPr="002F4374" w:rsidRDefault="009B5C14" w:rsidP="009B5C14">
      <w:pPr>
        <w:jc w:val="center"/>
        <w:rPr>
          <w:rFonts w:ascii="Calibri" w:hAnsi="Calibri"/>
          <w:b/>
          <w:szCs w:val="18"/>
        </w:rPr>
      </w:pPr>
      <w:r w:rsidRPr="002F4374">
        <w:rPr>
          <w:rFonts w:ascii="Calibri" w:hAnsi="Calibri"/>
          <w:b/>
          <w:szCs w:val="18"/>
        </w:rPr>
        <w:lastRenderedPageBreak/>
        <w:t>CF2R-ENV-20</w:t>
      </w:r>
      <w:r w:rsidR="005C2E5B">
        <w:rPr>
          <w:rFonts w:ascii="Calibri" w:hAnsi="Calibri"/>
          <w:b/>
          <w:szCs w:val="18"/>
        </w:rPr>
        <w:t>b</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21C7A0CE"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automatically filled from the CF1R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2E7F09">
        <w:rPr>
          <w:rFonts w:ascii="Calibri" w:hAnsi="Calibri"/>
          <w:sz w:val="18"/>
          <w:szCs w:val="18"/>
        </w:rPr>
        <w:t xml:space="preserve">CFM50 </w:t>
      </w:r>
      <w:r>
        <w:rPr>
          <w:rFonts w:ascii="Calibri" w:hAnsi="Calibri"/>
          <w:sz w:val="18"/>
          <w:szCs w:val="18"/>
        </w:rPr>
        <w:t xml:space="preserve">compliance </w:t>
      </w:r>
      <w:r w:rsidR="005A57F7">
        <w:rPr>
          <w:rFonts w:ascii="Calibri" w:hAnsi="Calibri"/>
          <w:sz w:val="18"/>
          <w:szCs w:val="18"/>
        </w:rPr>
        <w:t>target value</w:t>
      </w:r>
      <w:r w:rsidR="00C65A7D">
        <w:rPr>
          <w:rFonts w:ascii="Calibri" w:hAnsi="Calibri"/>
          <w:sz w:val="18"/>
          <w:szCs w:val="18"/>
        </w:rPr>
        <w:t xml:space="preserve"> is required</w:t>
      </w:r>
      <w:r>
        <w:rPr>
          <w:rFonts w:ascii="Calibri" w:hAnsi="Calibri"/>
          <w:sz w:val="18"/>
          <w:szCs w:val="18"/>
        </w:rPr>
        <w:t>.</w:t>
      </w:r>
    </w:p>
    <w:p w14:paraId="772E421E" w14:textId="597BE45E" w:rsidR="00EC07D1" w:rsidDel="00442868" w:rsidRDefault="00EC07D1" w:rsidP="00EC07D1">
      <w:pPr>
        <w:pStyle w:val="ListParagraph"/>
        <w:numPr>
          <w:ilvl w:val="0"/>
          <w:numId w:val="15"/>
        </w:numPr>
        <w:rPr>
          <w:del w:id="90" w:author="Shewmaker, Michael@Energy" w:date="2021-11-23T11:46:00Z"/>
          <w:rFonts w:ascii="Calibri" w:hAnsi="Calibri"/>
          <w:sz w:val="18"/>
          <w:szCs w:val="18"/>
        </w:rPr>
      </w:pPr>
      <w:del w:id="91" w:author="Shewmaker, Michael@Energy" w:date="2021-11-23T11:46:00Z">
        <w:r w:rsidDel="00442868">
          <w:rPr>
            <w:rFonts w:ascii="Calibri" w:hAnsi="Calibri"/>
            <w:sz w:val="18"/>
            <w:szCs w:val="18"/>
          </w:rPr>
          <w:delText>This field is automatically filled from the CF1R w</w:delText>
        </w:r>
        <w:r w:rsidR="005A57F7" w:rsidDel="00442868">
          <w:rPr>
            <w:rFonts w:ascii="Calibri" w:hAnsi="Calibri"/>
            <w:sz w:val="18"/>
            <w:szCs w:val="18"/>
          </w:rPr>
          <w:delText xml:space="preserve">hich determines </w:delText>
        </w:r>
        <w:r w:rsidR="00C65A7D" w:rsidDel="00442868">
          <w:rPr>
            <w:rFonts w:ascii="Calibri" w:hAnsi="Calibri"/>
            <w:sz w:val="18"/>
            <w:szCs w:val="18"/>
          </w:rPr>
          <w:delText xml:space="preserve">if </w:delText>
        </w:r>
        <w:r w:rsidR="002E7F09" w:rsidDel="00442868">
          <w:rPr>
            <w:rFonts w:ascii="Calibri" w:hAnsi="Calibri"/>
            <w:sz w:val="18"/>
            <w:szCs w:val="18"/>
          </w:rPr>
          <w:delText>a 0.3CFM/ft</w:delText>
        </w:r>
        <w:r w:rsidR="002E7F09" w:rsidRPr="00B5026C" w:rsidDel="00442868">
          <w:rPr>
            <w:rFonts w:ascii="Calibri" w:hAnsi="Calibri"/>
            <w:sz w:val="18"/>
            <w:szCs w:val="18"/>
            <w:vertAlign w:val="superscript"/>
          </w:rPr>
          <w:delText>2</w:delText>
        </w:r>
        <w:r w:rsidR="002E7F09" w:rsidDel="00442868">
          <w:rPr>
            <w:rFonts w:ascii="Calibri" w:hAnsi="Calibri"/>
            <w:sz w:val="18"/>
            <w:szCs w:val="18"/>
          </w:rPr>
          <w:delText xml:space="preserve"> </w:delText>
        </w:r>
        <w:r w:rsidR="005A57F7" w:rsidDel="00442868">
          <w:rPr>
            <w:rFonts w:ascii="Calibri" w:hAnsi="Calibri"/>
            <w:sz w:val="18"/>
            <w:szCs w:val="18"/>
          </w:rPr>
          <w:delText>compliance target value</w:delText>
        </w:r>
        <w:r w:rsidR="00C65A7D" w:rsidDel="00442868">
          <w:rPr>
            <w:rFonts w:ascii="Calibri" w:hAnsi="Calibri"/>
            <w:sz w:val="18"/>
            <w:szCs w:val="18"/>
          </w:rPr>
          <w:delText xml:space="preserve"> is required</w:delText>
        </w:r>
        <w:r w:rsidDel="00442868">
          <w:rPr>
            <w:rFonts w:ascii="Calibri" w:hAnsi="Calibri"/>
            <w:sz w:val="18"/>
            <w:szCs w:val="18"/>
          </w:rPr>
          <w:delText>.</w:delText>
        </w:r>
      </w:del>
    </w:p>
    <w:p w14:paraId="44AB8158" w14:textId="31305071"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determines the CFM50 target </w:t>
      </w:r>
      <w:r w:rsidR="00B02DA6">
        <w:rPr>
          <w:rFonts w:ascii="Calibri" w:hAnsi="Calibri"/>
          <w:sz w:val="18"/>
          <w:szCs w:val="18"/>
        </w:rPr>
        <w:t>enclosure</w:t>
      </w:r>
      <w:r>
        <w:rPr>
          <w:rFonts w:ascii="Calibri" w:hAnsi="Calibri"/>
          <w:sz w:val="18"/>
          <w:szCs w:val="18"/>
        </w:rPr>
        <w:t xml:space="preserve"> air leakage from the CF1R if HERS verification </w:t>
      </w:r>
      <w:r w:rsidR="005A57F7">
        <w:rPr>
          <w:rFonts w:ascii="Calibri" w:hAnsi="Calibri"/>
          <w:sz w:val="18"/>
          <w:szCs w:val="18"/>
        </w:rPr>
        <w:t xml:space="preserve">of enclosure </w:t>
      </w:r>
      <w:r w:rsidR="00B02DA6">
        <w:rPr>
          <w:rFonts w:ascii="Calibri" w:hAnsi="Calibri"/>
          <w:sz w:val="18"/>
          <w:szCs w:val="18"/>
        </w:rPr>
        <w:t xml:space="preserve">air </w:t>
      </w:r>
      <w:r w:rsidR="005A57F7">
        <w:rPr>
          <w:rFonts w:ascii="Calibri" w:hAnsi="Calibri"/>
          <w:sz w:val="18"/>
          <w:szCs w:val="18"/>
        </w:rPr>
        <w:t xml:space="preserve">leakage </w:t>
      </w:r>
      <w:r>
        <w:rPr>
          <w:rFonts w:ascii="Calibri" w:hAnsi="Calibri"/>
          <w:sz w:val="18"/>
          <w:szCs w:val="18"/>
        </w:rPr>
        <w:t>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336DEF27"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 xml:space="preserve">se the value for the closest city found in </w:t>
      </w:r>
      <w:ins w:id="92" w:author="Shewmaker, Michael@Energy" w:date="2021-11-23T12:00:00Z">
        <w:r w:rsidR="00B3285D">
          <w:rPr>
            <w:rFonts w:ascii="Calibri" w:hAnsi="Calibri"/>
            <w:sz w:val="18"/>
            <w:szCs w:val="18"/>
          </w:rPr>
          <w:t xml:space="preserve">Reference Appendices, </w:t>
        </w:r>
      </w:ins>
      <w:r>
        <w:rPr>
          <w:rFonts w:ascii="Calibri" w:hAnsi="Calibri"/>
          <w:sz w:val="18"/>
          <w:szCs w:val="18"/>
        </w:rPr>
        <w:t>Joint Appendix JA2.2</w:t>
      </w:r>
      <w:r w:rsidR="00F47523">
        <w:rPr>
          <w:rFonts w:ascii="Calibri" w:hAnsi="Calibri"/>
          <w:sz w:val="18"/>
          <w:szCs w:val="18"/>
        </w:rPr>
        <w:t>.</w:t>
      </w:r>
    </w:p>
    <w:p w14:paraId="6CBA3972" w14:textId="0DEDB02F" w:rsidR="00EC07D1" w:rsidDel="00442868" w:rsidRDefault="00EC07D1" w:rsidP="00EC07D1">
      <w:pPr>
        <w:pStyle w:val="ListParagraph"/>
        <w:numPr>
          <w:ilvl w:val="0"/>
          <w:numId w:val="15"/>
        </w:numPr>
        <w:rPr>
          <w:del w:id="93" w:author="Shewmaker, Michael@Energy" w:date="2021-11-23T11:46:00Z"/>
          <w:rFonts w:ascii="Calibri" w:hAnsi="Calibri"/>
          <w:sz w:val="18"/>
          <w:szCs w:val="18"/>
        </w:rPr>
      </w:pPr>
      <w:del w:id="94" w:author="Shewmaker, Michael@Energy" w:date="2021-11-23T11:46:00Z">
        <w:r w:rsidDel="00442868">
          <w:rPr>
            <w:rFonts w:ascii="Calibri" w:hAnsi="Calibri"/>
            <w:sz w:val="18"/>
            <w:szCs w:val="18"/>
          </w:rPr>
          <w:delText>Enter the total dwelling unit floor area if HERS verification of dwelling compartmentalization leakage is required.</w:delText>
        </w:r>
      </w:del>
    </w:p>
    <w:p w14:paraId="3F3ACC1E" w14:textId="03C150FC" w:rsidR="00EC07D1" w:rsidDel="00442868" w:rsidRDefault="00EC07D1" w:rsidP="00EC07D1">
      <w:pPr>
        <w:pStyle w:val="ListParagraph"/>
        <w:numPr>
          <w:ilvl w:val="0"/>
          <w:numId w:val="15"/>
        </w:numPr>
        <w:rPr>
          <w:del w:id="95" w:author="Shewmaker, Michael@Energy" w:date="2021-11-23T11:46:00Z"/>
          <w:rFonts w:ascii="Calibri" w:hAnsi="Calibri"/>
          <w:sz w:val="18"/>
          <w:szCs w:val="18"/>
        </w:rPr>
      </w:pPr>
      <w:del w:id="96" w:author="Shewmaker, Michael@Energy" w:date="2021-11-23T11:46:00Z">
        <w:r w:rsidDel="00442868">
          <w:rPr>
            <w:rFonts w:ascii="Calibri" w:hAnsi="Calibri"/>
            <w:sz w:val="18"/>
            <w:szCs w:val="18"/>
          </w:rPr>
          <w:delText>Enter the total dwelling unit ceiling area if HERS verification of dwelling compartmentalization leakage is required.</w:delText>
        </w:r>
      </w:del>
    </w:p>
    <w:p w14:paraId="4DB55E8F" w14:textId="5623D47F" w:rsidR="00EC07D1" w:rsidDel="00442868" w:rsidRDefault="00EC07D1" w:rsidP="00EC07D1">
      <w:pPr>
        <w:pStyle w:val="ListParagraph"/>
        <w:numPr>
          <w:ilvl w:val="0"/>
          <w:numId w:val="15"/>
        </w:numPr>
        <w:rPr>
          <w:del w:id="97" w:author="Shewmaker, Michael@Energy" w:date="2021-11-23T11:46:00Z"/>
          <w:rFonts w:ascii="Calibri" w:hAnsi="Calibri"/>
          <w:sz w:val="18"/>
          <w:szCs w:val="18"/>
        </w:rPr>
      </w:pPr>
      <w:del w:id="98" w:author="Shewmaker, Michael@Energy" w:date="2021-11-23T11:46:00Z">
        <w:r w:rsidDel="00442868">
          <w:rPr>
            <w:rFonts w:ascii="Calibri" w:hAnsi="Calibri"/>
            <w:sz w:val="18"/>
            <w:szCs w:val="18"/>
          </w:rPr>
          <w:delText>Enter the total dwelling unit exterior wall area if HERS verification of dwelling compartmentalization leakage is required.</w:delText>
        </w:r>
      </w:del>
    </w:p>
    <w:p w14:paraId="41F96E9D" w14:textId="469F568E" w:rsidR="00EC07D1" w:rsidDel="00442868" w:rsidRDefault="00EC07D1" w:rsidP="00EC07D1">
      <w:pPr>
        <w:pStyle w:val="ListParagraph"/>
        <w:numPr>
          <w:ilvl w:val="0"/>
          <w:numId w:val="15"/>
        </w:numPr>
        <w:rPr>
          <w:del w:id="99" w:author="Shewmaker, Michael@Energy" w:date="2021-11-23T11:46:00Z"/>
          <w:rFonts w:ascii="Calibri" w:hAnsi="Calibri"/>
          <w:sz w:val="18"/>
          <w:szCs w:val="18"/>
        </w:rPr>
      </w:pPr>
      <w:del w:id="100" w:author="Shewmaker, Michael@Energy" w:date="2021-11-23T11:46:00Z">
        <w:r w:rsidDel="00442868">
          <w:rPr>
            <w:rFonts w:ascii="Calibri" w:hAnsi="Calibri"/>
            <w:sz w:val="18"/>
            <w:szCs w:val="18"/>
          </w:rPr>
          <w:delText>Enter the total dwelling unit wall area shared with other dwelling units if HERS verification of dwelling compartmentalization leakage is required.</w:delText>
        </w:r>
      </w:del>
    </w:p>
    <w:p w14:paraId="19154EA3" w14:textId="5C0F0329" w:rsidR="00EC07D1" w:rsidDel="00442868" w:rsidRDefault="00EC07D1" w:rsidP="00EC07D1">
      <w:pPr>
        <w:pStyle w:val="ListParagraph"/>
        <w:numPr>
          <w:ilvl w:val="0"/>
          <w:numId w:val="15"/>
        </w:numPr>
        <w:rPr>
          <w:del w:id="101" w:author="Shewmaker, Michael@Energy" w:date="2021-11-23T11:46:00Z"/>
          <w:rFonts w:ascii="Calibri" w:hAnsi="Calibri"/>
          <w:sz w:val="18"/>
          <w:szCs w:val="18"/>
        </w:rPr>
      </w:pPr>
      <w:del w:id="102" w:author="Shewmaker, Michael@Energy" w:date="2021-11-23T11:46:00Z">
        <w:r w:rsidDel="00442868">
          <w:rPr>
            <w:rFonts w:ascii="Calibri" w:hAnsi="Calibri"/>
            <w:sz w:val="18"/>
            <w:szCs w:val="18"/>
          </w:rPr>
          <w:delText xml:space="preserve">This field is automatically calculated as the sum of the total dwelling unit surface area </w:delText>
        </w:r>
        <w:r w:rsidR="005A57F7" w:rsidDel="00442868">
          <w:rPr>
            <w:rFonts w:ascii="Calibri" w:hAnsi="Calibri"/>
            <w:sz w:val="18"/>
            <w:szCs w:val="18"/>
          </w:rPr>
          <w:delText>i</w:delText>
        </w:r>
        <w:r w:rsidDel="00442868">
          <w:rPr>
            <w:rFonts w:ascii="Calibri" w:hAnsi="Calibri"/>
            <w:sz w:val="18"/>
            <w:szCs w:val="18"/>
          </w:rPr>
          <w:delText>f HERS verification of dwelling compartmentalization leakage is required.</w:delText>
        </w:r>
      </w:del>
    </w:p>
    <w:p w14:paraId="61766F45" w14:textId="0286EBBF" w:rsidR="00EC07D1" w:rsidDel="00442868" w:rsidRDefault="00EC07D1" w:rsidP="00EC07D1">
      <w:pPr>
        <w:pStyle w:val="ListParagraph"/>
        <w:numPr>
          <w:ilvl w:val="0"/>
          <w:numId w:val="15"/>
        </w:numPr>
        <w:rPr>
          <w:del w:id="103" w:author="Shewmaker, Michael@Energy" w:date="2021-11-23T11:46:00Z"/>
          <w:rFonts w:ascii="Calibri" w:hAnsi="Calibri"/>
          <w:sz w:val="18"/>
          <w:szCs w:val="18"/>
        </w:rPr>
      </w:pPr>
      <w:del w:id="104" w:author="Shewmaker, Michael@Energy" w:date="2021-11-23T11:46:00Z">
        <w:r w:rsidDel="00442868">
          <w:rPr>
            <w:rFonts w:ascii="Calibri" w:hAnsi="Calibri"/>
            <w:sz w:val="18"/>
            <w:szCs w:val="18"/>
          </w:rPr>
          <w:delText xml:space="preserve">This field is automatically calculated as the target dwelling unit compartmentalization leakage value if HERS verification of dwelling compartmentalization leakage is required. </w:delText>
        </w:r>
      </w:del>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3331BE97"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(ENV20</w:t>
      </w:r>
      <w:r w:rsidR="005C2E5B">
        <w:rPr>
          <w:rFonts w:ascii="Calibri" w:hAnsi="Calibri"/>
          <w:b/>
          <w:sz w:val="18"/>
          <w:szCs w:val="18"/>
        </w:rPr>
        <w:t>b</w:t>
      </w:r>
      <w:r w:rsidRPr="00621003">
        <w:rPr>
          <w:rFonts w:ascii="Calibri" w:hAnsi="Calibri"/>
          <w:b/>
          <w:sz w:val="18"/>
          <w:szCs w:val="18"/>
        </w:rPr>
        <w:t>)</w:t>
      </w:r>
    </w:p>
    <w:p w14:paraId="4A3A5B2B" w14:textId="1EB298CC"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449C9244"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59643FAC"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1F58D933"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CFM50</w:t>
      </w:r>
      <w:r w:rsidR="00C70CDD">
        <w:rPr>
          <w:rFonts w:ascii="Calibri" w:hAnsi="Calibri"/>
          <w:sz w:val="18"/>
          <w:szCs w:val="18"/>
        </w:rPr>
        <w:t xml:space="preserve">  </w:t>
      </w:r>
      <w:r>
        <w:rPr>
          <w:rFonts w:ascii="Calibri" w:hAnsi="Calibri"/>
          <w:sz w:val="18"/>
          <w:szCs w:val="18"/>
        </w:rPr>
        <w:t xml:space="preserve">from the </w:t>
      </w:r>
      <w:r w:rsidR="00091FBA">
        <w:rPr>
          <w:rFonts w:ascii="Calibri" w:hAnsi="Calibri"/>
          <w:sz w:val="18"/>
          <w:szCs w:val="18"/>
        </w:rPr>
        <w:t xml:space="preserve">automatic manometer. </w:t>
      </w:r>
    </w:p>
    <w:p w14:paraId="4A3A5B3A" w14:textId="6B1B7EFC" w:rsidR="0009311F" w:rsidRPr="00782762" w:rsidRDefault="0009311F" w:rsidP="00E56649">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36BD2F13"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w:t>
      </w:r>
      <w:ins w:id="105" w:author="Shewmaker, Michael@Energy" w:date="2021-11-23T12:01:00Z">
        <w:r w:rsidR="007D369C">
          <w:rPr>
            <w:rFonts w:ascii="Calibri" w:hAnsi="Calibri"/>
            <w:sz w:val="18"/>
            <w:szCs w:val="18"/>
          </w:rPr>
          <w:t>9</w:t>
        </w:r>
      </w:ins>
      <w:del w:id="106" w:author="Shewmaker, Michael@Energy" w:date="2021-11-23T12:01:00Z">
        <w:r w:rsidR="00FB41F0" w:rsidDel="007D369C">
          <w:rPr>
            <w:rFonts w:ascii="Calibri" w:hAnsi="Calibri"/>
            <w:sz w:val="18"/>
            <w:szCs w:val="18"/>
          </w:rPr>
          <w:delText>0</w:delText>
        </w:r>
      </w:del>
      <w:r w:rsidR="00B02DA6">
        <w:rPr>
          <w:rFonts w:ascii="Calibri" w:hAnsi="Calibri"/>
          <w:sz w:val="18"/>
          <w:szCs w:val="18"/>
        </w:rPr>
        <w:t>.</w:t>
      </w:r>
    </w:p>
    <w:p w14:paraId="4A3A5DEF" w14:textId="249CD988" w:rsidR="0009311F" w:rsidDel="00E76DA4" w:rsidRDefault="0009311F" w:rsidP="0009311F">
      <w:pPr>
        <w:pStyle w:val="ListParagraph"/>
        <w:rPr>
          <w:del w:id="107" w:author="Shewmaker, Michael@Energy" w:date="2021-11-23T11:46:00Z"/>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lastRenderedPageBreak/>
        <w:t>Section E. Accuracy Adjustment</w:t>
      </w:r>
    </w:p>
    <w:p w14:paraId="68160731" w14:textId="068A2461"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xml:space="preserve">. This value is determined from </w:t>
      </w:r>
      <w:del w:id="108" w:author="Shewmaker, Michael@Energy" w:date="2021-11-23T12:00:00Z">
        <w:r w:rsidR="00E223BF" w:rsidDel="00B3285D">
          <w:rPr>
            <w:rFonts w:ascii="Calibri" w:hAnsi="Calibri"/>
            <w:sz w:val="18"/>
            <w:szCs w:val="18"/>
          </w:rPr>
          <w:delText>e</w:delText>
        </w:r>
      </w:del>
      <w:ins w:id="109" w:author="Shewmaker, Michael@Energy" w:date="2021-11-23T12:00:00Z">
        <w:r w:rsidR="00B3285D">
          <w:rPr>
            <w:rFonts w:ascii="Calibri" w:hAnsi="Calibri"/>
            <w:sz w:val="18"/>
            <w:szCs w:val="18"/>
          </w:rPr>
          <w:t>E</w:t>
        </w:r>
      </w:ins>
      <w:r w:rsidR="00E223BF">
        <w:rPr>
          <w:rFonts w:ascii="Calibri" w:hAnsi="Calibri"/>
          <w:sz w:val="18"/>
          <w:szCs w:val="18"/>
        </w:rPr>
        <w:t>quation 5a from ANSI/RESNET/ICC 380-</w:t>
      </w:r>
      <w:del w:id="110" w:author="Shewmaker, Michael@Energy" w:date="2021-11-23T11:53:00Z">
        <w:r w:rsidR="00E223BF" w:rsidDel="003F6CE6">
          <w:rPr>
            <w:rFonts w:ascii="Calibri" w:hAnsi="Calibri"/>
            <w:sz w:val="18"/>
            <w:szCs w:val="18"/>
          </w:rPr>
          <w:delText>2016</w:delText>
        </w:r>
      </w:del>
      <w:ins w:id="111" w:author="Shewmaker, Michael@Energy" w:date="2021-11-23T11:53:00Z">
        <w:r w:rsidR="003F6CE6">
          <w:rPr>
            <w:rFonts w:ascii="Calibri" w:hAnsi="Calibri"/>
            <w:sz w:val="18"/>
            <w:szCs w:val="18"/>
          </w:rPr>
          <w:t>2019</w:t>
        </w:r>
      </w:ins>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E735DB7" w:rsidR="0009311F" w:rsidRPr="009A74E8" w:rsidRDefault="0009311F" w:rsidP="0009311F">
      <w:pPr>
        <w:rPr>
          <w:rFonts w:ascii="Calibri" w:hAnsi="Calibri"/>
          <w:b/>
          <w:sz w:val="18"/>
          <w:szCs w:val="18"/>
        </w:rPr>
      </w:pPr>
      <w:r w:rsidRPr="009A74E8">
        <w:rPr>
          <w:rFonts w:ascii="Calibri" w:hAnsi="Calibri"/>
          <w:b/>
          <w:sz w:val="18"/>
          <w:szCs w:val="18"/>
        </w:rPr>
        <w:t>Section F. Compliance Statement</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77777777"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59D82CF3" w:rsidR="0009311F" w:rsidRPr="00782762" w:rsidDel="00E76DA4" w:rsidRDefault="0009311F" w:rsidP="0009311F">
      <w:pPr>
        <w:pStyle w:val="ListParagraph"/>
        <w:numPr>
          <w:ilvl w:val="0"/>
          <w:numId w:val="22"/>
        </w:numPr>
        <w:rPr>
          <w:del w:id="112" w:author="Shewmaker, Michael@Energy" w:date="2021-11-23T11:46:00Z"/>
          <w:rFonts w:ascii="Calibri" w:hAnsi="Calibri"/>
          <w:sz w:val="18"/>
          <w:szCs w:val="18"/>
        </w:rPr>
      </w:pPr>
      <w:del w:id="113" w:author="Shewmaker, Michael@Energy" w:date="2021-11-23T11:46:00Z">
        <w:r w:rsidDel="00E76DA4">
          <w:rPr>
            <w:rFonts w:ascii="Calibri" w:hAnsi="Calibri"/>
            <w:sz w:val="18"/>
            <w:szCs w:val="18"/>
          </w:rPr>
          <w:delText>This statement must be true (or not applicable) for the test to conform to the protocols.</w:delText>
        </w:r>
      </w:del>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34FB63FF"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CF1R?</w:t>
            </w:r>
          </w:p>
        </w:tc>
        <w:tc>
          <w:tcPr>
            <w:tcW w:w="5104" w:type="dxa"/>
            <w:vAlign w:val="center"/>
          </w:tcPr>
          <w:p w14:paraId="4A3A5E08" w14:textId="4EC4CF38"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CF1R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rsidDel="00E76DA4" w14:paraId="1FE7BD42" w14:textId="0713F5A1" w:rsidTr="00F328CD">
        <w:trPr>
          <w:del w:id="116" w:author="Shewmaker, Michael@Energy" w:date="2021-11-23T11:46:00Z"/>
        </w:trPr>
        <w:tc>
          <w:tcPr>
            <w:tcW w:w="582" w:type="dxa"/>
            <w:vAlign w:val="center"/>
          </w:tcPr>
          <w:p w14:paraId="13716C10" w14:textId="74669FCF" w:rsidR="005B6312" w:rsidRPr="00A42BCC" w:rsidDel="00E76DA4" w:rsidRDefault="005B6312" w:rsidP="005B6312">
            <w:pPr>
              <w:jc w:val="center"/>
              <w:rPr>
                <w:del w:id="117" w:author="Shewmaker, Michael@Energy" w:date="2021-11-23T11:46:00Z"/>
                <w:rFonts w:asciiTheme="minorHAnsi" w:hAnsiTheme="minorHAnsi"/>
                <w:sz w:val="18"/>
                <w:szCs w:val="18"/>
              </w:rPr>
            </w:pPr>
            <w:del w:id="118" w:author="Shewmaker, Michael@Energy" w:date="2021-11-23T11:46:00Z">
              <w:r w:rsidDel="00E76DA4">
                <w:rPr>
                  <w:rFonts w:asciiTheme="minorHAnsi" w:hAnsiTheme="minorHAnsi"/>
                  <w:sz w:val="18"/>
                  <w:szCs w:val="18"/>
                </w:rPr>
                <w:delText>02</w:delText>
              </w:r>
            </w:del>
          </w:p>
        </w:tc>
        <w:tc>
          <w:tcPr>
            <w:tcW w:w="5104" w:type="dxa"/>
            <w:vAlign w:val="center"/>
          </w:tcPr>
          <w:p w14:paraId="014B530B" w14:textId="15E8DF7D" w:rsidR="005B6312" w:rsidDel="00E76DA4" w:rsidRDefault="005B6312" w:rsidP="005B6312">
            <w:pPr>
              <w:rPr>
                <w:del w:id="119" w:author="Shewmaker, Michael@Energy" w:date="2021-11-23T11:46:00Z"/>
                <w:rFonts w:asciiTheme="minorHAnsi" w:hAnsiTheme="minorHAnsi"/>
                <w:sz w:val="18"/>
                <w:szCs w:val="18"/>
              </w:rPr>
            </w:pPr>
            <w:del w:id="120" w:author="Shewmaker, Michael@Energy" w:date="2021-11-23T11:46:00Z">
              <w:r w:rsidDel="00E76DA4">
                <w:rPr>
                  <w:rFonts w:asciiTheme="minorHAnsi" w:hAnsiTheme="minorHAnsi"/>
                  <w:sz w:val="18"/>
                  <w:szCs w:val="18"/>
                </w:rPr>
                <w:delText xml:space="preserve">Is HERS verification of dwelling compartmentalization leakage </w:delText>
              </w:r>
              <w:r w:rsidDel="00E76DA4">
                <w:rPr>
                  <w:rFonts w:asciiTheme="minorHAnsi" w:hAnsiTheme="minorHAnsi" w:cstheme="minorHAnsi"/>
                  <w:sz w:val="18"/>
                  <w:szCs w:val="18"/>
                </w:rPr>
                <w:delText>≤</w:delText>
              </w:r>
              <w:r w:rsidDel="00E76DA4">
                <w:rPr>
                  <w:rFonts w:asciiTheme="minorHAnsi" w:hAnsiTheme="minorHAnsi"/>
                  <w:sz w:val="18"/>
                  <w:szCs w:val="18"/>
                </w:rPr>
                <w:delText xml:space="preserve"> 0.3 CFM</w:delText>
              </w:r>
              <w:r w:rsidRPr="00820D66" w:rsidDel="00E76DA4">
                <w:rPr>
                  <w:rFonts w:asciiTheme="minorHAnsi" w:hAnsiTheme="minorHAnsi"/>
                  <w:sz w:val="18"/>
                  <w:szCs w:val="18"/>
                  <w:vertAlign w:val="subscript"/>
                </w:rPr>
                <w:delText>50</w:delText>
              </w:r>
              <w:r w:rsidDel="00E76DA4">
                <w:rPr>
                  <w:rFonts w:asciiTheme="minorHAnsi" w:hAnsiTheme="minorHAnsi"/>
                  <w:sz w:val="18"/>
                  <w:szCs w:val="18"/>
                </w:rPr>
                <w:delText>/ft</w:delText>
              </w:r>
              <w:r w:rsidRPr="00820D66" w:rsidDel="00E76DA4">
                <w:rPr>
                  <w:rFonts w:asciiTheme="minorHAnsi" w:hAnsiTheme="minorHAnsi"/>
                  <w:sz w:val="18"/>
                  <w:szCs w:val="18"/>
                  <w:vertAlign w:val="superscript"/>
                </w:rPr>
                <w:delText>2</w:delText>
              </w:r>
              <w:r w:rsidDel="00E76DA4">
                <w:rPr>
                  <w:rFonts w:asciiTheme="minorHAnsi" w:hAnsiTheme="minorHAnsi"/>
                  <w:sz w:val="18"/>
                  <w:szCs w:val="18"/>
                </w:rPr>
                <w:delText xml:space="preserve"> of enclosure area required by CF1R? </w:delText>
              </w:r>
            </w:del>
          </w:p>
        </w:tc>
        <w:tc>
          <w:tcPr>
            <w:tcW w:w="5104" w:type="dxa"/>
            <w:vAlign w:val="center"/>
          </w:tcPr>
          <w:p w14:paraId="41BD8D6F" w14:textId="5FF9A3F6" w:rsidR="005B6312" w:rsidDel="00E76DA4" w:rsidRDefault="005B6312" w:rsidP="005B6312">
            <w:pPr>
              <w:rPr>
                <w:del w:id="121" w:author="Shewmaker, Michael@Energy" w:date="2021-11-23T11:46:00Z"/>
                <w:rFonts w:asciiTheme="minorHAnsi" w:hAnsiTheme="minorHAnsi"/>
                <w:sz w:val="18"/>
                <w:szCs w:val="18"/>
              </w:rPr>
            </w:pPr>
            <w:del w:id="122" w:author="Shewmaker, Michael@Energy" w:date="2021-11-23T11:46:00Z">
              <w:r w:rsidDel="00E76DA4">
                <w:rPr>
                  <w:rFonts w:asciiTheme="minorHAnsi" w:hAnsiTheme="minorHAnsi"/>
                  <w:sz w:val="18"/>
                  <w:szCs w:val="18"/>
                </w:rPr>
                <w:delText>&lt;&lt;calculated field: If CF1R requires HERS verification of compartmentalization leakage, then value = Required, else value = N/A&gt;&gt;</w:delText>
              </w:r>
            </w:del>
          </w:p>
        </w:tc>
      </w:tr>
      <w:tr w:rsidR="005B6312" w:rsidRPr="00A42BCC" w14:paraId="4A3A5E0D" w14:textId="77777777" w:rsidTr="00F328CD">
        <w:tc>
          <w:tcPr>
            <w:tcW w:w="582" w:type="dxa"/>
            <w:vAlign w:val="center"/>
          </w:tcPr>
          <w:p w14:paraId="4A3A5E0A" w14:textId="2178CAF1" w:rsidR="005B6312" w:rsidRPr="00A42BCC" w:rsidRDefault="005B6312" w:rsidP="005B6312">
            <w:pPr>
              <w:jc w:val="center"/>
              <w:rPr>
                <w:rFonts w:asciiTheme="minorHAnsi" w:hAnsiTheme="minorHAnsi"/>
                <w:sz w:val="18"/>
                <w:szCs w:val="18"/>
              </w:rPr>
            </w:pPr>
            <w:del w:id="123" w:author="Shewmaker, Michael@Energy" w:date="2021-11-23T11:46:00Z">
              <w:r w:rsidRPr="00A42BCC" w:rsidDel="00E76DA4">
                <w:rPr>
                  <w:rFonts w:asciiTheme="minorHAnsi" w:hAnsiTheme="minorHAnsi"/>
                  <w:sz w:val="18"/>
                  <w:szCs w:val="18"/>
                </w:rPr>
                <w:delText>0</w:delText>
              </w:r>
              <w:r w:rsidR="00497E2F" w:rsidDel="00E76DA4">
                <w:rPr>
                  <w:rFonts w:asciiTheme="minorHAnsi" w:hAnsiTheme="minorHAnsi"/>
                  <w:sz w:val="18"/>
                  <w:szCs w:val="18"/>
                </w:rPr>
                <w:delText>3</w:delText>
              </w:r>
            </w:del>
            <w:ins w:id="124" w:author="Shewmaker, Michael@Energy" w:date="2021-11-23T11:46:00Z">
              <w:r w:rsidR="00E76DA4">
                <w:rPr>
                  <w:rFonts w:asciiTheme="minorHAnsi" w:hAnsiTheme="minorHAnsi"/>
                  <w:sz w:val="18"/>
                  <w:szCs w:val="18"/>
                </w:rPr>
                <w:t>02</w:t>
              </w:r>
            </w:ins>
          </w:p>
        </w:tc>
        <w:tc>
          <w:tcPr>
            <w:tcW w:w="5104" w:type="dxa"/>
          </w:tcPr>
          <w:p w14:paraId="4A3A5E0B" w14:textId="3168C1FD" w:rsidR="005B6312" w:rsidRPr="00A42BCC" w:rsidRDefault="005B6312">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Pr="00A42BCC">
              <w:rPr>
                <w:rFonts w:asciiTheme="minorHAnsi" w:hAnsiTheme="minorHAnsi"/>
                <w:sz w:val="18"/>
                <w:szCs w:val="18"/>
              </w:rPr>
              <w:t>Air Leakage from CF1R</w:t>
            </w:r>
            <w:r>
              <w:rPr>
                <w:rFonts w:asciiTheme="minorHAnsi" w:hAnsiTheme="minorHAnsi"/>
                <w:sz w:val="18"/>
                <w:szCs w:val="18"/>
              </w:rPr>
              <w:t xml:space="preserve"> (CFM50)</w:t>
            </w:r>
          </w:p>
        </w:tc>
        <w:tc>
          <w:tcPr>
            <w:tcW w:w="5104" w:type="dxa"/>
            <w:vAlign w:val="center"/>
          </w:tcPr>
          <w:p w14:paraId="4A3A5E0C" w14:textId="17B0645A" w:rsidR="005B6312" w:rsidRPr="00A42BCC" w:rsidRDefault="005B6312" w:rsidP="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if A01=required, then value = the CFM50 target value specified on the</w:t>
            </w:r>
            <w:r w:rsidRPr="00A42BCC">
              <w:rPr>
                <w:rFonts w:asciiTheme="minorHAnsi" w:hAnsiTheme="minorHAnsi"/>
                <w:sz w:val="18"/>
                <w:szCs w:val="18"/>
              </w:rPr>
              <w:t xml:space="preserve"> CF1R</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F328CD">
        <w:tc>
          <w:tcPr>
            <w:tcW w:w="582" w:type="dxa"/>
            <w:vAlign w:val="center"/>
          </w:tcPr>
          <w:p w14:paraId="4A3A5E0E" w14:textId="57E29F43" w:rsidR="005B6312" w:rsidRPr="00A42BCC" w:rsidRDefault="005B6312" w:rsidP="005B6312">
            <w:pPr>
              <w:jc w:val="center"/>
              <w:rPr>
                <w:rFonts w:asciiTheme="minorHAnsi" w:hAnsiTheme="minorHAnsi"/>
                <w:sz w:val="18"/>
                <w:szCs w:val="18"/>
              </w:rPr>
            </w:pPr>
            <w:del w:id="125" w:author="Shewmaker, Michael@Energy" w:date="2021-11-23T11:47:00Z">
              <w:r w:rsidRPr="00A42BCC" w:rsidDel="00E76DA4">
                <w:rPr>
                  <w:rFonts w:asciiTheme="minorHAnsi" w:hAnsiTheme="minorHAnsi"/>
                  <w:sz w:val="18"/>
                  <w:szCs w:val="18"/>
                </w:rPr>
                <w:delText>0</w:delText>
              </w:r>
              <w:r w:rsidR="00497E2F" w:rsidDel="00E76DA4">
                <w:rPr>
                  <w:rFonts w:asciiTheme="minorHAnsi" w:hAnsiTheme="minorHAnsi"/>
                  <w:sz w:val="18"/>
                  <w:szCs w:val="18"/>
                </w:rPr>
                <w:delText>4</w:delText>
              </w:r>
            </w:del>
            <w:ins w:id="126" w:author="Shewmaker, Michael@Energy" w:date="2021-11-23T11:47:00Z">
              <w:r w:rsidR="00E76DA4">
                <w:rPr>
                  <w:rFonts w:asciiTheme="minorHAnsi" w:hAnsiTheme="minorHAnsi"/>
                  <w:sz w:val="18"/>
                  <w:szCs w:val="18"/>
                </w:rPr>
                <w:t>03</w:t>
              </w:r>
            </w:ins>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04026242" w:rsidR="005B6312" w:rsidRPr="00A42BCC" w:rsidRDefault="005B6312" w:rsidP="005B6312">
            <w:pPr>
              <w:jc w:val="center"/>
              <w:rPr>
                <w:rFonts w:asciiTheme="minorHAnsi" w:hAnsiTheme="minorHAnsi"/>
                <w:sz w:val="18"/>
                <w:szCs w:val="18"/>
              </w:rPr>
            </w:pPr>
            <w:del w:id="127" w:author="Shewmaker, Michael@Energy" w:date="2021-11-23T11:47:00Z">
              <w:r w:rsidRPr="00A42BCC" w:rsidDel="00E76DA4">
                <w:rPr>
                  <w:rFonts w:asciiTheme="minorHAnsi" w:hAnsiTheme="minorHAnsi"/>
                  <w:sz w:val="18"/>
                  <w:szCs w:val="18"/>
                </w:rPr>
                <w:delText>0</w:delText>
              </w:r>
              <w:r w:rsidR="00497E2F" w:rsidDel="00E76DA4">
                <w:rPr>
                  <w:rFonts w:asciiTheme="minorHAnsi" w:hAnsiTheme="minorHAnsi"/>
                  <w:sz w:val="18"/>
                  <w:szCs w:val="18"/>
                </w:rPr>
                <w:delText>5</w:delText>
              </w:r>
            </w:del>
            <w:ins w:id="128" w:author="Shewmaker, Michael@Energy" w:date="2021-11-23T11:47:00Z">
              <w:r w:rsidR="00E76DA4">
                <w:rPr>
                  <w:rFonts w:asciiTheme="minorHAnsi" w:hAnsiTheme="minorHAnsi"/>
                  <w:sz w:val="18"/>
                  <w:szCs w:val="18"/>
                </w:rPr>
                <w:t>04</w:t>
              </w:r>
            </w:ins>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7A9836C1" w:rsidR="005B6312" w:rsidRPr="00A42BCC" w:rsidRDefault="005B6312" w:rsidP="005B6312">
            <w:pPr>
              <w:jc w:val="center"/>
              <w:rPr>
                <w:rFonts w:asciiTheme="minorHAnsi" w:hAnsiTheme="minorHAnsi"/>
                <w:sz w:val="18"/>
                <w:szCs w:val="18"/>
              </w:rPr>
            </w:pPr>
            <w:del w:id="129" w:author="Shewmaker, Michael@Energy" w:date="2021-11-23T11:47:00Z">
              <w:r w:rsidRPr="00A42BCC" w:rsidDel="00E76DA4">
                <w:rPr>
                  <w:rFonts w:asciiTheme="minorHAnsi" w:hAnsiTheme="minorHAnsi"/>
                  <w:sz w:val="18"/>
                  <w:szCs w:val="18"/>
                </w:rPr>
                <w:delText>0</w:delText>
              </w:r>
              <w:r w:rsidR="00497E2F" w:rsidDel="00E76DA4">
                <w:rPr>
                  <w:rFonts w:asciiTheme="minorHAnsi" w:hAnsiTheme="minorHAnsi"/>
                  <w:sz w:val="18"/>
                  <w:szCs w:val="18"/>
                </w:rPr>
                <w:delText>6</w:delText>
              </w:r>
            </w:del>
            <w:ins w:id="130" w:author="Shewmaker, Michael@Energy" w:date="2021-11-23T11:47:00Z">
              <w:r w:rsidR="00E76DA4">
                <w:rPr>
                  <w:rFonts w:asciiTheme="minorHAnsi" w:hAnsiTheme="minorHAnsi"/>
                  <w:sz w:val="18"/>
                  <w:szCs w:val="18"/>
                </w:rPr>
                <w:t>05</w:t>
              </w:r>
            </w:ins>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4F03A07A" w:rsidR="005B6312" w:rsidRPr="00A42BCC" w:rsidRDefault="005B6312" w:rsidP="005B6312">
            <w:pPr>
              <w:jc w:val="center"/>
              <w:rPr>
                <w:rFonts w:asciiTheme="minorHAnsi" w:hAnsiTheme="minorHAnsi"/>
                <w:sz w:val="18"/>
                <w:szCs w:val="18"/>
              </w:rPr>
            </w:pPr>
            <w:del w:id="131" w:author="Shewmaker, Michael@Energy" w:date="2021-11-23T11:47:00Z">
              <w:r w:rsidRPr="00A42BCC" w:rsidDel="00E76DA4">
                <w:rPr>
                  <w:rFonts w:asciiTheme="minorHAnsi" w:hAnsiTheme="minorHAnsi"/>
                  <w:sz w:val="18"/>
                  <w:szCs w:val="18"/>
                </w:rPr>
                <w:delText>0</w:delText>
              </w:r>
              <w:r w:rsidR="00497E2F" w:rsidDel="00E76DA4">
                <w:rPr>
                  <w:rFonts w:asciiTheme="minorHAnsi" w:hAnsiTheme="minorHAnsi"/>
                  <w:sz w:val="18"/>
                  <w:szCs w:val="18"/>
                </w:rPr>
                <w:delText>7</w:delText>
              </w:r>
            </w:del>
            <w:ins w:id="132" w:author="Shewmaker, Michael@Energy" w:date="2021-11-23T11:47:00Z">
              <w:r w:rsidR="00E76DA4">
                <w:rPr>
                  <w:rFonts w:asciiTheme="minorHAnsi" w:hAnsiTheme="minorHAnsi"/>
                  <w:sz w:val="18"/>
                  <w:szCs w:val="18"/>
                </w:rPr>
                <w:t>06</w:t>
              </w:r>
            </w:ins>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E76DA4" w14:paraId="1C20919B" w14:textId="2672FA92" w:rsidTr="00F328CD">
        <w:trPr>
          <w:del w:id="133" w:author="Shewmaker, Michael@Energy" w:date="2021-11-23T11:46:00Z"/>
        </w:trPr>
        <w:tc>
          <w:tcPr>
            <w:tcW w:w="582" w:type="dxa"/>
            <w:vAlign w:val="center"/>
          </w:tcPr>
          <w:p w14:paraId="02FF2CA6" w14:textId="5A4AAC31" w:rsidR="00F328CD" w:rsidDel="00E76DA4" w:rsidRDefault="00F328CD" w:rsidP="00F328CD">
            <w:pPr>
              <w:jc w:val="center"/>
              <w:rPr>
                <w:del w:id="134" w:author="Shewmaker, Michael@Energy" w:date="2021-11-23T11:46:00Z"/>
                <w:rFonts w:asciiTheme="minorHAnsi" w:hAnsiTheme="minorHAnsi"/>
                <w:sz w:val="18"/>
                <w:szCs w:val="18"/>
              </w:rPr>
            </w:pPr>
            <w:del w:id="135" w:author="Shewmaker, Michael@Energy" w:date="2021-11-23T11:46:00Z">
              <w:r w:rsidDel="00E76DA4">
                <w:rPr>
                  <w:rFonts w:asciiTheme="minorHAnsi" w:hAnsiTheme="minorHAnsi"/>
                  <w:sz w:val="18"/>
                  <w:szCs w:val="18"/>
                </w:rPr>
                <w:delText>08</w:delText>
              </w:r>
            </w:del>
          </w:p>
        </w:tc>
        <w:tc>
          <w:tcPr>
            <w:tcW w:w="5104" w:type="dxa"/>
            <w:vAlign w:val="center"/>
          </w:tcPr>
          <w:p w14:paraId="12609F12" w14:textId="6831C5C6" w:rsidR="00F328CD" w:rsidRPr="00A42BCC" w:rsidDel="00E76DA4" w:rsidRDefault="00F328CD" w:rsidP="00F328CD">
            <w:pPr>
              <w:rPr>
                <w:del w:id="136" w:author="Shewmaker, Michael@Energy" w:date="2021-11-23T11:46:00Z"/>
                <w:rFonts w:asciiTheme="minorHAnsi" w:hAnsiTheme="minorHAnsi"/>
                <w:sz w:val="18"/>
                <w:szCs w:val="18"/>
              </w:rPr>
            </w:pPr>
            <w:del w:id="137" w:author="Shewmaker, Michael@Energy" w:date="2021-11-23T11:46:00Z">
              <w:r w:rsidDel="00E76DA4">
                <w:rPr>
                  <w:rFonts w:asciiTheme="minorHAnsi" w:hAnsiTheme="minorHAnsi"/>
                  <w:sz w:val="18"/>
                  <w:szCs w:val="18"/>
                </w:rPr>
                <w:delText>Total dwelling unit floor area (ft</w:delText>
              </w:r>
              <w:r w:rsidRPr="00037CA8" w:rsidDel="00E76DA4">
                <w:rPr>
                  <w:rFonts w:asciiTheme="minorHAnsi" w:hAnsiTheme="minorHAnsi"/>
                  <w:sz w:val="18"/>
                  <w:szCs w:val="18"/>
                  <w:vertAlign w:val="superscript"/>
                </w:rPr>
                <w:delText>2</w:delText>
              </w:r>
              <w:r w:rsidDel="00E76DA4">
                <w:rPr>
                  <w:rFonts w:asciiTheme="minorHAnsi" w:hAnsiTheme="minorHAnsi"/>
                  <w:sz w:val="18"/>
                  <w:szCs w:val="18"/>
                </w:rPr>
                <w:delText>)</w:delText>
              </w:r>
            </w:del>
          </w:p>
        </w:tc>
        <w:tc>
          <w:tcPr>
            <w:tcW w:w="5104" w:type="dxa"/>
            <w:vAlign w:val="center"/>
          </w:tcPr>
          <w:p w14:paraId="4BBF936D" w14:textId="54DBF2D6" w:rsidR="00B36504" w:rsidDel="00E76DA4" w:rsidRDefault="00B36504" w:rsidP="00184187">
            <w:pPr>
              <w:rPr>
                <w:del w:id="138" w:author="Shewmaker, Michael@Energy" w:date="2021-11-23T11:46:00Z"/>
                <w:rFonts w:asciiTheme="minorHAnsi" w:hAnsiTheme="minorHAnsi"/>
                <w:sz w:val="18"/>
                <w:szCs w:val="18"/>
              </w:rPr>
            </w:pPr>
            <w:del w:id="139" w:author="Shewmaker, Michael@Energy" w:date="2021-11-23T11:46:00Z">
              <w:r w:rsidRPr="00B36504" w:rsidDel="00E76DA4">
                <w:rPr>
                  <w:rFonts w:asciiTheme="minorHAnsi" w:hAnsiTheme="minorHAnsi"/>
                  <w:sz w:val="18"/>
                  <w:szCs w:val="18"/>
                </w:rPr>
                <w:delText xml:space="preserve">&lt;&lt;if A02≠"required", then value = N/A; </w:delText>
              </w:r>
            </w:del>
          </w:p>
          <w:p w14:paraId="615D1A5C" w14:textId="3812EB62" w:rsidR="00B36504" w:rsidDel="00E76DA4" w:rsidRDefault="00B36504" w:rsidP="00184187">
            <w:pPr>
              <w:rPr>
                <w:del w:id="140" w:author="Shewmaker, Michael@Energy" w:date="2021-11-23T11:46:00Z"/>
                <w:rFonts w:asciiTheme="minorHAnsi" w:hAnsiTheme="minorHAnsi"/>
                <w:sz w:val="18"/>
                <w:szCs w:val="18"/>
              </w:rPr>
            </w:pPr>
            <w:del w:id="141" w:author="Shewmaker, Michael@Energy" w:date="2021-11-23T11:46:00Z">
              <w:r w:rsidRPr="00B36504" w:rsidDel="00E76DA4">
                <w:rPr>
                  <w:rFonts w:asciiTheme="minorHAnsi" w:hAnsiTheme="minorHAnsi"/>
                  <w:sz w:val="18"/>
                  <w:szCs w:val="18"/>
                </w:rPr>
                <w:delText xml:space="preserve">Else if value available from CF1R, use value; </w:delText>
              </w:r>
            </w:del>
          </w:p>
          <w:p w14:paraId="1FC322F3" w14:textId="5F0A3A7F" w:rsidR="00F328CD" w:rsidRPr="00A42BCC" w:rsidDel="00E76DA4" w:rsidRDefault="00B36504" w:rsidP="00184187">
            <w:pPr>
              <w:rPr>
                <w:del w:id="142" w:author="Shewmaker, Michael@Energy" w:date="2021-11-23T11:46:00Z"/>
                <w:rFonts w:asciiTheme="minorHAnsi" w:hAnsiTheme="minorHAnsi"/>
                <w:sz w:val="18"/>
                <w:szCs w:val="18"/>
              </w:rPr>
            </w:pPr>
            <w:del w:id="143" w:author="Shewmaker, Michael@Energy" w:date="2021-11-23T11:46:00Z">
              <w:r w:rsidRPr="00B36504" w:rsidDel="00E76DA4">
                <w:rPr>
                  <w:rFonts w:asciiTheme="minorHAnsi" w:hAnsiTheme="minorHAnsi"/>
                  <w:sz w:val="18"/>
                  <w:szCs w:val="18"/>
                </w:rPr>
                <w:delText>Else user input numeric value, xxxxx.x &gt;&gt;</w:delText>
              </w:r>
            </w:del>
          </w:p>
        </w:tc>
      </w:tr>
      <w:tr w:rsidR="00F328CD" w:rsidRPr="00A42BCC" w:rsidDel="00E76DA4" w14:paraId="0666F892" w14:textId="4A85BF90" w:rsidTr="00F328CD">
        <w:trPr>
          <w:del w:id="144" w:author="Shewmaker, Michael@Energy" w:date="2021-11-23T11:46:00Z"/>
        </w:trPr>
        <w:tc>
          <w:tcPr>
            <w:tcW w:w="582" w:type="dxa"/>
            <w:vAlign w:val="center"/>
          </w:tcPr>
          <w:p w14:paraId="287EAC2B" w14:textId="35F0148B" w:rsidR="00F328CD" w:rsidDel="00E76DA4" w:rsidRDefault="00F328CD" w:rsidP="00F328CD">
            <w:pPr>
              <w:jc w:val="center"/>
              <w:rPr>
                <w:del w:id="145" w:author="Shewmaker, Michael@Energy" w:date="2021-11-23T11:46:00Z"/>
                <w:rFonts w:asciiTheme="minorHAnsi" w:hAnsiTheme="minorHAnsi"/>
                <w:sz w:val="18"/>
                <w:szCs w:val="18"/>
              </w:rPr>
            </w:pPr>
            <w:del w:id="146" w:author="Shewmaker, Michael@Energy" w:date="2021-11-23T11:46:00Z">
              <w:r w:rsidDel="00E76DA4">
                <w:rPr>
                  <w:rFonts w:asciiTheme="minorHAnsi" w:hAnsiTheme="minorHAnsi"/>
                  <w:sz w:val="18"/>
                  <w:szCs w:val="18"/>
                </w:rPr>
                <w:delText>09</w:delText>
              </w:r>
            </w:del>
          </w:p>
        </w:tc>
        <w:tc>
          <w:tcPr>
            <w:tcW w:w="5104" w:type="dxa"/>
            <w:vAlign w:val="center"/>
          </w:tcPr>
          <w:p w14:paraId="1E9FC4B1" w14:textId="1B4C0967" w:rsidR="00F328CD" w:rsidRPr="00A42BCC" w:rsidDel="00E76DA4" w:rsidRDefault="00F328CD" w:rsidP="00F328CD">
            <w:pPr>
              <w:rPr>
                <w:del w:id="147" w:author="Shewmaker, Michael@Energy" w:date="2021-11-23T11:46:00Z"/>
                <w:rFonts w:asciiTheme="minorHAnsi" w:hAnsiTheme="minorHAnsi"/>
                <w:sz w:val="18"/>
                <w:szCs w:val="18"/>
              </w:rPr>
            </w:pPr>
            <w:del w:id="148" w:author="Shewmaker, Michael@Energy" w:date="2021-11-23T11:46:00Z">
              <w:r w:rsidDel="00E76DA4">
                <w:rPr>
                  <w:rFonts w:asciiTheme="minorHAnsi" w:hAnsiTheme="minorHAnsi"/>
                  <w:sz w:val="18"/>
                  <w:szCs w:val="18"/>
                </w:rPr>
                <w:delText>Total dwelling unit ceiling area (ft</w:delText>
              </w:r>
              <w:r w:rsidRPr="00037CA8" w:rsidDel="00E76DA4">
                <w:rPr>
                  <w:rFonts w:asciiTheme="minorHAnsi" w:hAnsiTheme="minorHAnsi"/>
                  <w:sz w:val="18"/>
                  <w:szCs w:val="18"/>
                  <w:vertAlign w:val="superscript"/>
                </w:rPr>
                <w:delText>2</w:delText>
              </w:r>
              <w:r w:rsidDel="00E76DA4">
                <w:rPr>
                  <w:rFonts w:asciiTheme="minorHAnsi" w:hAnsiTheme="minorHAnsi"/>
                  <w:sz w:val="18"/>
                  <w:szCs w:val="18"/>
                </w:rPr>
                <w:delText>)</w:delText>
              </w:r>
            </w:del>
          </w:p>
        </w:tc>
        <w:tc>
          <w:tcPr>
            <w:tcW w:w="5104" w:type="dxa"/>
            <w:vAlign w:val="center"/>
          </w:tcPr>
          <w:p w14:paraId="33D8072E" w14:textId="6E96F6A3" w:rsidR="00B36504" w:rsidDel="00E76DA4" w:rsidRDefault="00B36504" w:rsidP="00184187">
            <w:pPr>
              <w:rPr>
                <w:del w:id="149" w:author="Shewmaker, Michael@Energy" w:date="2021-11-23T11:46:00Z"/>
                <w:rFonts w:asciiTheme="minorHAnsi" w:hAnsiTheme="minorHAnsi"/>
                <w:sz w:val="18"/>
                <w:szCs w:val="18"/>
              </w:rPr>
            </w:pPr>
            <w:del w:id="150" w:author="Shewmaker, Michael@Energy" w:date="2021-11-23T11:46:00Z">
              <w:r w:rsidRPr="00B36504" w:rsidDel="00E76DA4">
                <w:rPr>
                  <w:rFonts w:asciiTheme="minorHAnsi" w:hAnsiTheme="minorHAnsi"/>
                  <w:sz w:val="18"/>
                  <w:szCs w:val="18"/>
                </w:rPr>
                <w:delText xml:space="preserve">&lt;&lt;if A02≠"required", then value = N/A; </w:delText>
              </w:r>
            </w:del>
          </w:p>
          <w:p w14:paraId="738AA77A" w14:textId="58B7F1A7" w:rsidR="00B36504" w:rsidDel="00E76DA4" w:rsidRDefault="00B36504" w:rsidP="00184187">
            <w:pPr>
              <w:rPr>
                <w:del w:id="151" w:author="Shewmaker, Michael@Energy" w:date="2021-11-23T11:46:00Z"/>
                <w:rFonts w:asciiTheme="minorHAnsi" w:hAnsiTheme="minorHAnsi"/>
                <w:sz w:val="18"/>
                <w:szCs w:val="18"/>
              </w:rPr>
            </w:pPr>
            <w:del w:id="152" w:author="Shewmaker, Michael@Energy" w:date="2021-11-23T11:46:00Z">
              <w:r w:rsidRPr="00B36504" w:rsidDel="00E76DA4">
                <w:rPr>
                  <w:rFonts w:asciiTheme="minorHAnsi" w:hAnsiTheme="minorHAnsi"/>
                  <w:sz w:val="18"/>
                  <w:szCs w:val="18"/>
                </w:rPr>
                <w:delText xml:space="preserve">Else if value available from CF1R, use value; </w:delText>
              </w:r>
            </w:del>
          </w:p>
          <w:p w14:paraId="72497052" w14:textId="5DFCE90F" w:rsidR="00F328CD" w:rsidRPr="00A42BCC" w:rsidDel="00E76DA4" w:rsidRDefault="00B36504" w:rsidP="00184187">
            <w:pPr>
              <w:rPr>
                <w:del w:id="153" w:author="Shewmaker, Michael@Energy" w:date="2021-11-23T11:46:00Z"/>
                <w:rFonts w:asciiTheme="minorHAnsi" w:hAnsiTheme="minorHAnsi"/>
                <w:sz w:val="18"/>
                <w:szCs w:val="18"/>
              </w:rPr>
            </w:pPr>
            <w:del w:id="154" w:author="Shewmaker, Michael@Energy" w:date="2021-11-23T11:46:00Z">
              <w:r w:rsidRPr="00B36504" w:rsidDel="00E76DA4">
                <w:rPr>
                  <w:rFonts w:asciiTheme="minorHAnsi" w:hAnsiTheme="minorHAnsi"/>
                  <w:sz w:val="18"/>
                  <w:szCs w:val="18"/>
                </w:rPr>
                <w:delText>Else user input numeric value, xxxxx.x &gt;&gt;</w:delText>
              </w:r>
            </w:del>
          </w:p>
        </w:tc>
      </w:tr>
      <w:tr w:rsidR="00F328CD" w:rsidRPr="00A42BCC" w:rsidDel="00E76DA4" w14:paraId="59CB9D0E" w14:textId="2E77BFE1" w:rsidTr="00F328CD">
        <w:trPr>
          <w:del w:id="155" w:author="Shewmaker, Michael@Energy" w:date="2021-11-23T11:46:00Z"/>
        </w:trPr>
        <w:tc>
          <w:tcPr>
            <w:tcW w:w="582" w:type="dxa"/>
            <w:vAlign w:val="center"/>
          </w:tcPr>
          <w:p w14:paraId="375AB967" w14:textId="54369F1E" w:rsidR="00F328CD" w:rsidDel="00E76DA4" w:rsidRDefault="00F328CD" w:rsidP="00F328CD">
            <w:pPr>
              <w:jc w:val="center"/>
              <w:rPr>
                <w:del w:id="156" w:author="Shewmaker, Michael@Energy" w:date="2021-11-23T11:46:00Z"/>
                <w:rFonts w:asciiTheme="minorHAnsi" w:hAnsiTheme="minorHAnsi"/>
                <w:sz w:val="18"/>
                <w:szCs w:val="18"/>
              </w:rPr>
            </w:pPr>
            <w:del w:id="157" w:author="Shewmaker, Michael@Energy" w:date="2021-11-23T11:46:00Z">
              <w:r w:rsidDel="00E76DA4">
                <w:rPr>
                  <w:rFonts w:asciiTheme="minorHAnsi" w:hAnsiTheme="minorHAnsi"/>
                  <w:sz w:val="18"/>
                  <w:szCs w:val="18"/>
                </w:rPr>
                <w:delText>10</w:delText>
              </w:r>
            </w:del>
          </w:p>
        </w:tc>
        <w:tc>
          <w:tcPr>
            <w:tcW w:w="5104" w:type="dxa"/>
            <w:vAlign w:val="center"/>
          </w:tcPr>
          <w:p w14:paraId="2E877F62" w14:textId="37AC1B2C" w:rsidR="00F328CD" w:rsidRPr="00A42BCC" w:rsidDel="00E76DA4" w:rsidRDefault="00F328CD" w:rsidP="00F328CD">
            <w:pPr>
              <w:rPr>
                <w:del w:id="158" w:author="Shewmaker, Michael@Energy" w:date="2021-11-23T11:46:00Z"/>
                <w:rFonts w:asciiTheme="minorHAnsi" w:hAnsiTheme="minorHAnsi"/>
                <w:sz w:val="18"/>
                <w:szCs w:val="18"/>
              </w:rPr>
            </w:pPr>
            <w:del w:id="159" w:author="Shewmaker, Michael@Energy" w:date="2021-11-23T11:46:00Z">
              <w:r w:rsidDel="00E76DA4">
                <w:rPr>
                  <w:rFonts w:asciiTheme="minorHAnsi" w:hAnsiTheme="minorHAnsi"/>
                  <w:sz w:val="18"/>
                  <w:szCs w:val="18"/>
                </w:rPr>
                <w:delText>Total dwelling unit exterior wall area (ft</w:delText>
              </w:r>
              <w:r w:rsidRPr="00037CA8" w:rsidDel="00E76DA4">
                <w:rPr>
                  <w:rFonts w:asciiTheme="minorHAnsi" w:hAnsiTheme="minorHAnsi"/>
                  <w:sz w:val="18"/>
                  <w:szCs w:val="18"/>
                  <w:vertAlign w:val="superscript"/>
                </w:rPr>
                <w:delText>2</w:delText>
              </w:r>
              <w:r w:rsidDel="00E76DA4">
                <w:rPr>
                  <w:rFonts w:asciiTheme="minorHAnsi" w:hAnsiTheme="minorHAnsi"/>
                  <w:sz w:val="18"/>
                  <w:szCs w:val="18"/>
                </w:rPr>
                <w:delText>)</w:delText>
              </w:r>
            </w:del>
          </w:p>
        </w:tc>
        <w:tc>
          <w:tcPr>
            <w:tcW w:w="5104" w:type="dxa"/>
            <w:vAlign w:val="center"/>
          </w:tcPr>
          <w:p w14:paraId="4E12D35A" w14:textId="3E213B30" w:rsidR="00B36504" w:rsidDel="00E76DA4" w:rsidRDefault="00B36504" w:rsidP="00184187">
            <w:pPr>
              <w:rPr>
                <w:del w:id="160" w:author="Shewmaker, Michael@Energy" w:date="2021-11-23T11:46:00Z"/>
                <w:rFonts w:asciiTheme="minorHAnsi" w:hAnsiTheme="minorHAnsi"/>
                <w:sz w:val="18"/>
                <w:szCs w:val="18"/>
              </w:rPr>
            </w:pPr>
            <w:del w:id="161" w:author="Shewmaker, Michael@Energy" w:date="2021-11-23T11:46:00Z">
              <w:r w:rsidRPr="00B36504" w:rsidDel="00E76DA4">
                <w:rPr>
                  <w:rFonts w:asciiTheme="minorHAnsi" w:hAnsiTheme="minorHAnsi"/>
                  <w:sz w:val="18"/>
                  <w:szCs w:val="18"/>
                </w:rPr>
                <w:delText xml:space="preserve">&lt;&lt;if A02≠"required", then value = N/A; </w:delText>
              </w:r>
            </w:del>
          </w:p>
          <w:p w14:paraId="126938D0" w14:textId="40B906B0" w:rsidR="00B36504" w:rsidDel="00E76DA4" w:rsidRDefault="00B36504" w:rsidP="00184187">
            <w:pPr>
              <w:rPr>
                <w:del w:id="162" w:author="Shewmaker, Michael@Energy" w:date="2021-11-23T11:46:00Z"/>
                <w:rFonts w:asciiTheme="minorHAnsi" w:hAnsiTheme="minorHAnsi"/>
                <w:sz w:val="18"/>
                <w:szCs w:val="18"/>
              </w:rPr>
            </w:pPr>
            <w:del w:id="163" w:author="Shewmaker, Michael@Energy" w:date="2021-11-23T11:46:00Z">
              <w:r w:rsidRPr="00B36504" w:rsidDel="00E76DA4">
                <w:rPr>
                  <w:rFonts w:asciiTheme="minorHAnsi" w:hAnsiTheme="minorHAnsi"/>
                  <w:sz w:val="18"/>
                  <w:szCs w:val="18"/>
                </w:rPr>
                <w:delText xml:space="preserve">Else if value available from CF1R, use value; </w:delText>
              </w:r>
            </w:del>
          </w:p>
          <w:p w14:paraId="1F2E99B6" w14:textId="318DF834" w:rsidR="00F328CD" w:rsidRPr="00A42BCC" w:rsidDel="00E76DA4" w:rsidRDefault="00B36504" w:rsidP="00184187">
            <w:pPr>
              <w:rPr>
                <w:del w:id="164" w:author="Shewmaker, Michael@Energy" w:date="2021-11-23T11:46:00Z"/>
                <w:rFonts w:asciiTheme="minorHAnsi" w:hAnsiTheme="minorHAnsi"/>
                <w:sz w:val="18"/>
                <w:szCs w:val="18"/>
              </w:rPr>
            </w:pPr>
            <w:del w:id="165" w:author="Shewmaker, Michael@Energy" w:date="2021-11-23T11:46:00Z">
              <w:r w:rsidRPr="00B36504" w:rsidDel="00E76DA4">
                <w:rPr>
                  <w:rFonts w:asciiTheme="minorHAnsi" w:hAnsiTheme="minorHAnsi"/>
                  <w:sz w:val="18"/>
                  <w:szCs w:val="18"/>
                </w:rPr>
                <w:delText>Else user input numeric value, xxxxx.x &gt;&gt;</w:delText>
              </w:r>
            </w:del>
          </w:p>
        </w:tc>
      </w:tr>
      <w:tr w:rsidR="00F328CD" w:rsidRPr="00A42BCC" w:rsidDel="00E76DA4" w14:paraId="342AFEC0" w14:textId="0B4B4F9F" w:rsidTr="00F328CD">
        <w:trPr>
          <w:del w:id="166" w:author="Shewmaker, Michael@Energy" w:date="2021-11-23T11:46:00Z"/>
        </w:trPr>
        <w:tc>
          <w:tcPr>
            <w:tcW w:w="582" w:type="dxa"/>
            <w:vAlign w:val="center"/>
          </w:tcPr>
          <w:p w14:paraId="7354F5EE" w14:textId="46402A1B" w:rsidR="00F328CD" w:rsidDel="00E76DA4" w:rsidRDefault="00F328CD" w:rsidP="00F328CD">
            <w:pPr>
              <w:jc w:val="center"/>
              <w:rPr>
                <w:del w:id="167" w:author="Shewmaker, Michael@Energy" w:date="2021-11-23T11:46:00Z"/>
                <w:rFonts w:asciiTheme="minorHAnsi" w:hAnsiTheme="minorHAnsi"/>
                <w:sz w:val="18"/>
                <w:szCs w:val="18"/>
              </w:rPr>
            </w:pPr>
            <w:del w:id="168" w:author="Shewmaker, Michael@Energy" w:date="2021-11-23T11:46:00Z">
              <w:r w:rsidDel="00E76DA4">
                <w:rPr>
                  <w:rFonts w:asciiTheme="minorHAnsi" w:hAnsiTheme="minorHAnsi"/>
                  <w:sz w:val="18"/>
                  <w:szCs w:val="18"/>
                </w:rPr>
                <w:delText>11</w:delText>
              </w:r>
            </w:del>
          </w:p>
        </w:tc>
        <w:tc>
          <w:tcPr>
            <w:tcW w:w="5104" w:type="dxa"/>
            <w:vAlign w:val="center"/>
          </w:tcPr>
          <w:p w14:paraId="1D6B8F1E" w14:textId="416AECFF" w:rsidR="00F328CD" w:rsidRPr="00A42BCC" w:rsidDel="00E76DA4" w:rsidRDefault="00F328CD" w:rsidP="00F328CD">
            <w:pPr>
              <w:rPr>
                <w:del w:id="169" w:author="Shewmaker, Michael@Energy" w:date="2021-11-23T11:46:00Z"/>
                <w:rFonts w:asciiTheme="minorHAnsi" w:hAnsiTheme="minorHAnsi"/>
                <w:sz w:val="18"/>
                <w:szCs w:val="18"/>
              </w:rPr>
            </w:pPr>
            <w:del w:id="170" w:author="Shewmaker, Michael@Energy" w:date="2021-11-23T11:46:00Z">
              <w:r w:rsidDel="00E76DA4">
                <w:rPr>
                  <w:rFonts w:asciiTheme="minorHAnsi" w:hAnsiTheme="minorHAnsi"/>
                  <w:sz w:val="18"/>
                  <w:szCs w:val="18"/>
                </w:rPr>
                <w:delText>Total dwelling unit wall area shared with other dwelling units (ft</w:delText>
              </w:r>
              <w:r w:rsidRPr="00037CA8" w:rsidDel="00E76DA4">
                <w:rPr>
                  <w:rFonts w:asciiTheme="minorHAnsi" w:hAnsiTheme="minorHAnsi"/>
                  <w:sz w:val="18"/>
                  <w:szCs w:val="18"/>
                  <w:vertAlign w:val="superscript"/>
                </w:rPr>
                <w:delText>2</w:delText>
              </w:r>
              <w:r w:rsidDel="00E76DA4">
                <w:rPr>
                  <w:rFonts w:asciiTheme="minorHAnsi" w:hAnsiTheme="minorHAnsi"/>
                  <w:sz w:val="18"/>
                  <w:szCs w:val="18"/>
                </w:rPr>
                <w:delText>)</w:delText>
              </w:r>
            </w:del>
          </w:p>
        </w:tc>
        <w:tc>
          <w:tcPr>
            <w:tcW w:w="5104" w:type="dxa"/>
            <w:vAlign w:val="center"/>
          </w:tcPr>
          <w:p w14:paraId="634DEF4B" w14:textId="6FD9D168" w:rsidR="00B36504" w:rsidDel="00E76DA4" w:rsidRDefault="00B36504" w:rsidP="00184187">
            <w:pPr>
              <w:rPr>
                <w:del w:id="171" w:author="Shewmaker, Michael@Energy" w:date="2021-11-23T11:46:00Z"/>
                <w:rFonts w:asciiTheme="minorHAnsi" w:hAnsiTheme="minorHAnsi"/>
                <w:sz w:val="18"/>
                <w:szCs w:val="18"/>
              </w:rPr>
            </w:pPr>
            <w:del w:id="172" w:author="Shewmaker, Michael@Energy" w:date="2021-11-23T11:46:00Z">
              <w:r w:rsidRPr="00B36504" w:rsidDel="00E76DA4">
                <w:rPr>
                  <w:rFonts w:asciiTheme="minorHAnsi" w:hAnsiTheme="minorHAnsi"/>
                  <w:sz w:val="18"/>
                  <w:szCs w:val="18"/>
                </w:rPr>
                <w:delText xml:space="preserve">&lt;&lt;if A02≠"required", then value = N/A; </w:delText>
              </w:r>
            </w:del>
          </w:p>
          <w:p w14:paraId="346D1E38" w14:textId="41A61F12" w:rsidR="00B36504" w:rsidDel="00E76DA4" w:rsidRDefault="00B36504" w:rsidP="00184187">
            <w:pPr>
              <w:rPr>
                <w:del w:id="173" w:author="Shewmaker, Michael@Energy" w:date="2021-11-23T11:46:00Z"/>
                <w:rFonts w:asciiTheme="minorHAnsi" w:hAnsiTheme="minorHAnsi"/>
                <w:sz w:val="18"/>
                <w:szCs w:val="18"/>
              </w:rPr>
            </w:pPr>
            <w:del w:id="174" w:author="Shewmaker, Michael@Energy" w:date="2021-11-23T11:46:00Z">
              <w:r w:rsidRPr="00B36504" w:rsidDel="00E76DA4">
                <w:rPr>
                  <w:rFonts w:asciiTheme="minorHAnsi" w:hAnsiTheme="minorHAnsi"/>
                  <w:sz w:val="18"/>
                  <w:szCs w:val="18"/>
                </w:rPr>
                <w:delText xml:space="preserve">Else if value available from CF1R, use value; </w:delText>
              </w:r>
            </w:del>
          </w:p>
          <w:p w14:paraId="425E3BDA" w14:textId="116FDBAE" w:rsidR="00F328CD" w:rsidRPr="00A42BCC" w:rsidDel="00E76DA4" w:rsidRDefault="00B36504" w:rsidP="00184187">
            <w:pPr>
              <w:rPr>
                <w:del w:id="175" w:author="Shewmaker, Michael@Energy" w:date="2021-11-23T11:46:00Z"/>
                <w:rFonts w:asciiTheme="minorHAnsi" w:hAnsiTheme="minorHAnsi"/>
                <w:sz w:val="18"/>
                <w:szCs w:val="18"/>
              </w:rPr>
            </w:pPr>
            <w:del w:id="176" w:author="Shewmaker, Michael@Energy" w:date="2021-11-23T11:46:00Z">
              <w:r w:rsidRPr="00B36504" w:rsidDel="00E76DA4">
                <w:rPr>
                  <w:rFonts w:asciiTheme="minorHAnsi" w:hAnsiTheme="minorHAnsi"/>
                  <w:sz w:val="18"/>
                  <w:szCs w:val="18"/>
                </w:rPr>
                <w:delText>Else user input numeric value, xxxxx.x &gt;&gt;</w:delText>
              </w:r>
            </w:del>
          </w:p>
        </w:tc>
      </w:tr>
      <w:tr w:rsidR="00F328CD" w:rsidRPr="00A42BCC" w:rsidDel="00E76DA4" w14:paraId="110D76D1" w14:textId="7B09AC4B" w:rsidTr="00F328CD">
        <w:trPr>
          <w:del w:id="177" w:author="Shewmaker, Michael@Energy" w:date="2021-11-23T11:46:00Z"/>
        </w:trPr>
        <w:tc>
          <w:tcPr>
            <w:tcW w:w="582" w:type="dxa"/>
            <w:vAlign w:val="center"/>
          </w:tcPr>
          <w:p w14:paraId="707BDC72" w14:textId="4C4642EB" w:rsidR="00F328CD" w:rsidRPr="00A42BCC" w:rsidDel="00E76DA4" w:rsidRDefault="00F328CD" w:rsidP="00F328CD">
            <w:pPr>
              <w:jc w:val="center"/>
              <w:rPr>
                <w:del w:id="178" w:author="Shewmaker, Michael@Energy" w:date="2021-11-23T11:46:00Z"/>
                <w:rFonts w:asciiTheme="minorHAnsi" w:hAnsiTheme="minorHAnsi"/>
                <w:sz w:val="18"/>
                <w:szCs w:val="18"/>
              </w:rPr>
            </w:pPr>
            <w:del w:id="179" w:author="Shewmaker, Michael@Energy" w:date="2021-11-23T11:46:00Z">
              <w:r w:rsidDel="00E76DA4">
                <w:rPr>
                  <w:rFonts w:asciiTheme="minorHAnsi" w:hAnsiTheme="minorHAnsi"/>
                  <w:sz w:val="18"/>
                  <w:szCs w:val="18"/>
                </w:rPr>
                <w:delText>12</w:delText>
              </w:r>
            </w:del>
          </w:p>
        </w:tc>
        <w:tc>
          <w:tcPr>
            <w:tcW w:w="5104" w:type="dxa"/>
            <w:vAlign w:val="center"/>
          </w:tcPr>
          <w:p w14:paraId="5AC4F34E" w14:textId="4EAC99EC" w:rsidR="00F328CD" w:rsidRPr="00197C55" w:rsidDel="00E76DA4" w:rsidRDefault="00F328CD" w:rsidP="00F328CD">
            <w:pPr>
              <w:rPr>
                <w:del w:id="180" w:author="Shewmaker, Michael@Energy" w:date="2021-11-23T11:46:00Z"/>
                <w:rFonts w:asciiTheme="minorHAnsi" w:hAnsiTheme="minorHAnsi"/>
                <w:sz w:val="18"/>
                <w:szCs w:val="18"/>
              </w:rPr>
            </w:pPr>
            <w:del w:id="181" w:author="Shewmaker, Michael@Energy" w:date="2021-11-23T11:46:00Z">
              <w:r w:rsidDel="00E76DA4">
                <w:rPr>
                  <w:rFonts w:asciiTheme="minorHAnsi" w:hAnsiTheme="minorHAnsi"/>
                  <w:sz w:val="18"/>
                  <w:szCs w:val="18"/>
                </w:rPr>
                <w:delText>Total dwelling unit enclosure area (ft</w:delText>
              </w:r>
              <w:r w:rsidDel="00E76DA4">
                <w:rPr>
                  <w:rFonts w:asciiTheme="minorHAnsi" w:hAnsiTheme="minorHAnsi"/>
                  <w:sz w:val="18"/>
                  <w:szCs w:val="18"/>
                  <w:vertAlign w:val="superscript"/>
                </w:rPr>
                <w:delText>2</w:delText>
              </w:r>
              <w:r w:rsidDel="00E76DA4">
                <w:rPr>
                  <w:rFonts w:asciiTheme="minorHAnsi" w:hAnsiTheme="minorHAnsi"/>
                  <w:sz w:val="18"/>
                  <w:szCs w:val="18"/>
                </w:rPr>
                <w:delText>)</w:delText>
              </w:r>
            </w:del>
          </w:p>
        </w:tc>
        <w:tc>
          <w:tcPr>
            <w:tcW w:w="5104" w:type="dxa"/>
            <w:vAlign w:val="center"/>
          </w:tcPr>
          <w:p w14:paraId="6E2B7FB3" w14:textId="7D83727C" w:rsidR="00B36504" w:rsidDel="00E76DA4" w:rsidRDefault="00B36504" w:rsidP="00184187">
            <w:pPr>
              <w:rPr>
                <w:del w:id="182" w:author="Shewmaker, Michael@Energy" w:date="2021-11-23T11:46:00Z"/>
                <w:rFonts w:asciiTheme="minorHAnsi" w:hAnsiTheme="minorHAnsi"/>
                <w:sz w:val="18"/>
                <w:szCs w:val="18"/>
              </w:rPr>
            </w:pPr>
            <w:del w:id="183" w:author="Shewmaker, Michael@Energy" w:date="2021-11-23T11:46:00Z">
              <w:r w:rsidRPr="00B36504" w:rsidDel="00E76DA4">
                <w:rPr>
                  <w:rFonts w:asciiTheme="minorHAnsi" w:hAnsiTheme="minorHAnsi"/>
                  <w:sz w:val="18"/>
                  <w:szCs w:val="18"/>
                </w:rPr>
                <w:delText xml:space="preserve">&lt;&lt; if A02≠"required", then value = N/A; </w:delText>
              </w:r>
            </w:del>
          </w:p>
          <w:p w14:paraId="09998F17" w14:textId="55A72AF6" w:rsidR="00B36504" w:rsidDel="00E76DA4" w:rsidRDefault="00B36504" w:rsidP="00184187">
            <w:pPr>
              <w:rPr>
                <w:del w:id="184" w:author="Shewmaker, Michael@Energy" w:date="2021-11-23T11:46:00Z"/>
                <w:rFonts w:asciiTheme="minorHAnsi" w:hAnsiTheme="minorHAnsi"/>
                <w:sz w:val="18"/>
                <w:szCs w:val="18"/>
              </w:rPr>
            </w:pPr>
            <w:del w:id="185" w:author="Shewmaker, Michael@Energy" w:date="2021-11-23T11:46:00Z">
              <w:r w:rsidRPr="00B36504" w:rsidDel="00E76DA4">
                <w:rPr>
                  <w:rFonts w:asciiTheme="minorHAnsi" w:hAnsiTheme="minorHAnsi"/>
                  <w:sz w:val="18"/>
                  <w:szCs w:val="18"/>
                </w:rPr>
                <w:delText xml:space="preserve">Else if value available from CF1R, use value; </w:delText>
              </w:r>
            </w:del>
          </w:p>
          <w:p w14:paraId="50B6D4C5" w14:textId="5C59C5E4" w:rsidR="00F328CD" w:rsidRPr="00A42BCC" w:rsidDel="00E76DA4" w:rsidRDefault="00B36504" w:rsidP="00184187">
            <w:pPr>
              <w:rPr>
                <w:del w:id="186" w:author="Shewmaker, Michael@Energy" w:date="2021-11-23T11:46:00Z"/>
                <w:rFonts w:asciiTheme="minorHAnsi" w:hAnsiTheme="minorHAnsi"/>
                <w:sz w:val="18"/>
                <w:szCs w:val="18"/>
              </w:rPr>
            </w:pPr>
            <w:del w:id="187" w:author="Shewmaker, Michael@Energy" w:date="2021-11-23T11:46:00Z">
              <w:r w:rsidRPr="00B36504" w:rsidDel="00E76DA4">
                <w:rPr>
                  <w:rFonts w:asciiTheme="minorHAnsi" w:hAnsiTheme="minorHAnsi"/>
                  <w:sz w:val="18"/>
                  <w:szCs w:val="18"/>
                </w:rPr>
                <w:delText>Else value = sum of (A08+A09+A10+A11) &gt;&gt;</w:delText>
              </w:r>
            </w:del>
          </w:p>
        </w:tc>
      </w:tr>
      <w:tr w:rsidR="005B6312" w:rsidDel="00E76DA4" w14:paraId="04FB332E" w14:textId="668A4630" w:rsidTr="00F328CD">
        <w:trPr>
          <w:del w:id="188" w:author="Shewmaker, Michael@Energy" w:date="2021-11-23T11:46:00Z"/>
        </w:trPr>
        <w:tc>
          <w:tcPr>
            <w:tcW w:w="582" w:type="dxa"/>
            <w:vAlign w:val="center"/>
          </w:tcPr>
          <w:p w14:paraId="4C93DCF5" w14:textId="1C803A1E" w:rsidR="005B6312" w:rsidDel="00E76DA4" w:rsidRDefault="00011BC3" w:rsidP="008D3313">
            <w:pPr>
              <w:jc w:val="center"/>
              <w:rPr>
                <w:del w:id="189" w:author="Shewmaker, Michael@Energy" w:date="2021-11-23T11:46:00Z"/>
                <w:rFonts w:asciiTheme="minorHAnsi" w:hAnsiTheme="minorHAnsi"/>
                <w:sz w:val="18"/>
                <w:szCs w:val="18"/>
              </w:rPr>
            </w:pPr>
            <w:del w:id="190" w:author="Shewmaker, Michael@Energy" w:date="2021-11-23T11:46:00Z">
              <w:r w:rsidDel="00E76DA4">
                <w:rPr>
                  <w:rFonts w:asciiTheme="minorHAnsi" w:hAnsiTheme="minorHAnsi"/>
                  <w:sz w:val="18"/>
                  <w:szCs w:val="18"/>
                </w:rPr>
                <w:delText>13</w:delText>
              </w:r>
            </w:del>
          </w:p>
        </w:tc>
        <w:tc>
          <w:tcPr>
            <w:tcW w:w="5104" w:type="dxa"/>
            <w:vAlign w:val="center"/>
          </w:tcPr>
          <w:p w14:paraId="5F908336" w14:textId="31B22476" w:rsidR="005B6312" w:rsidRPr="00037CA8" w:rsidDel="00E76DA4" w:rsidRDefault="005B6312" w:rsidP="008D3313">
            <w:pPr>
              <w:rPr>
                <w:del w:id="191" w:author="Shewmaker, Michael@Energy" w:date="2021-11-23T11:46:00Z"/>
                <w:rFonts w:asciiTheme="minorHAnsi" w:hAnsiTheme="minorHAnsi"/>
                <w:sz w:val="18"/>
                <w:szCs w:val="18"/>
              </w:rPr>
            </w:pPr>
            <w:del w:id="192" w:author="Shewmaker, Michael@Energy" w:date="2021-11-23T11:46:00Z">
              <w:r w:rsidDel="00E76DA4">
                <w:rPr>
                  <w:rFonts w:asciiTheme="minorHAnsi" w:hAnsiTheme="minorHAnsi"/>
                  <w:sz w:val="18"/>
                  <w:szCs w:val="18"/>
                </w:rPr>
                <w:delText xml:space="preserve">Target dwelling unit compartmentalization leakage </w:delText>
              </w:r>
              <w:r w:rsidDel="00E76DA4">
                <w:rPr>
                  <w:rFonts w:asciiTheme="minorHAnsi" w:hAnsiTheme="minorHAnsi"/>
                  <w:sz w:val="18"/>
                  <w:szCs w:val="18"/>
                  <w:vertAlign w:val="superscript"/>
                </w:rPr>
                <w:delText xml:space="preserve"> </w:delText>
              </w:r>
              <w:r w:rsidDel="00E76DA4">
                <w:rPr>
                  <w:rFonts w:asciiTheme="minorHAnsi" w:hAnsiTheme="minorHAnsi"/>
                  <w:sz w:val="18"/>
                  <w:szCs w:val="18"/>
                </w:rPr>
                <w:delText>(CFM50)</w:delText>
              </w:r>
            </w:del>
          </w:p>
        </w:tc>
        <w:tc>
          <w:tcPr>
            <w:tcW w:w="5104" w:type="dxa"/>
            <w:vAlign w:val="center"/>
          </w:tcPr>
          <w:p w14:paraId="615C7550" w14:textId="200E3D2D" w:rsidR="00184187" w:rsidDel="00E76DA4" w:rsidRDefault="005B6312" w:rsidP="00BB7FEB">
            <w:pPr>
              <w:rPr>
                <w:del w:id="193" w:author="Shewmaker, Michael@Energy" w:date="2021-11-23T11:46:00Z"/>
                <w:rFonts w:asciiTheme="minorHAnsi" w:hAnsiTheme="minorHAnsi"/>
                <w:sz w:val="18"/>
                <w:szCs w:val="18"/>
              </w:rPr>
            </w:pPr>
            <w:del w:id="194" w:author="Shewmaker, Michael@Energy" w:date="2021-11-23T11:46:00Z">
              <w:r w:rsidRPr="00A42BCC" w:rsidDel="00E76DA4">
                <w:rPr>
                  <w:rFonts w:asciiTheme="minorHAnsi" w:hAnsiTheme="minorHAnsi"/>
                  <w:sz w:val="18"/>
                  <w:szCs w:val="18"/>
                </w:rPr>
                <w:delText>&lt;&lt;</w:delText>
              </w:r>
              <w:r w:rsidDel="00E76DA4">
                <w:rPr>
                  <w:rFonts w:asciiTheme="minorHAnsi" w:hAnsiTheme="minorHAnsi"/>
                  <w:sz w:val="18"/>
                  <w:szCs w:val="18"/>
                </w:rPr>
                <w:delText>calculated:</w:delText>
              </w:r>
              <w:r w:rsidDel="00E76DA4">
                <w:delText xml:space="preserve"> </w:delText>
              </w:r>
              <w:r w:rsidDel="00E76DA4">
                <w:rPr>
                  <w:rFonts w:asciiTheme="minorHAnsi" w:hAnsiTheme="minorHAnsi"/>
                  <w:sz w:val="18"/>
                  <w:szCs w:val="18"/>
                </w:rPr>
                <w:delText>if A02=required</w:delText>
              </w:r>
              <w:r w:rsidRPr="004B6582" w:rsidDel="00E76DA4">
                <w:rPr>
                  <w:rFonts w:asciiTheme="minorHAnsi" w:hAnsiTheme="minorHAnsi"/>
                  <w:sz w:val="18"/>
                  <w:szCs w:val="18"/>
                </w:rPr>
                <w:delText>, then</w:delText>
              </w:r>
              <w:r w:rsidR="00F77597" w:rsidDel="00E76DA4">
                <w:rPr>
                  <w:rFonts w:asciiTheme="minorHAnsi" w:hAnsiTheme="minorHAnsi"/>
                  <w:sz w:val="18"/>
                  <w:szCs w:val="18"/>
                </w:rPr>
                <w:delText xml:space="preserve"> value = </w:delText>
              </w:r>
              <w:r w:rsidR="00BB7FEB" w:rsidDel="00E76DA4">
                <w:rPr>
                  <w:rFonts w:asciiTheme="minorHAnsi" w:hAnsiTheme="minorHAnsi"/>
                  <w:sz w:val="18"/>
                  <w:szCs w:val="18"/>
                </w:rPr>
                <w:delText>A12</w:delText>
              </w:r>
              <w:r w:rsidDel="00E76DA4">
                <w:rPr>
                  <w:rFonts w:asciiTheme="minorHAnsi" w:hAnsiTheme="minorHAnsi"/>
                  <w:sz w:val="18"/>
                  <w:szCs w:val="18"/>
                </w:rPr>
                <w:delText>*0.3</w:delText>
              </w:r>
              <w:r w:rsidR="00184187" w:rsidDel="00E76DA4">
                <w:rPr>
                  <w:rFonts w:asciiTheme="minorHAnsi" w:hAnsiTheme="minorHAnsi"/>
                  <w:sz w:val="18"/>
                  <w:szCs w:val="18"/>
                </w:rPr>
                <w:delText>;</w:delText>
              </w:r>
            </w:del>
          </w:p>
          <w:p w14:paraId="46069126" w14:textId="6D801A9F" w:rsidR="005B6312" w:rsidDel="00E76DA4" w:rsidRDefault="005B6312" w:rsidP="00BB7FEB">
            <w:pPr>
              <w:rPr>
                <w:del w:id="195" w:author="Shewmaker, Michael@Energy" w:date="2021-11-23T11:46:00Z"/>
                <w:rFonts w:asciiTheme="minorHAnsi" w:hAnsiTheme="minorHAnsi"/>
                <w:sz w:val="18"/>
                <w:szCs w:val="18"/>
              </w:rPr>
            </w:pPr>
            <w:del w:id="196" w:author="Shewmaker, Michael@Energy" w:date="2021-11-23T11:46:00Z">
              <w:r w:rsidDel="00E76DA4">
                <w:rPr>
                  <w:rFonts w:asciiTheme="minorHAnsi" w:hAnsiTheme="minorHAnsi"/>
                  <w:sz w:val="18"/>
                  <w:szCs w:val="18"/>
                </w:rPr>
                <w:delText>else value = N/A &gt;&gt;</w:delText>
              </w:r>
            </w:del>
          </w:p>
        </w:tc>
      </w:tr>
      <w:tr w:rsidR="005B6312" w:rsidRPr="00A42BCC" w14:paraId="4A3A5E25" w14:textId="77777777" w:rsidTr="00F328CD">
        <w:tc>
          <w:tcPr>
            <w:tcW w:w="582" w:type="dxa"/>
            <w:vAlign w:val="center"/>
          </w:tcPr>
          <w:p w14:paraId="4A3A5E22" w14:textId="390A7B13" w:rsidR="005B6312" w:rsidRPr="00A42BCC" w:rsidDel="0053362D" w:rsidRDefault="00011BC3" w:rsidP="005B6312">
            <w:pPr>
              <w:jc w:val="center"/>
              <w:rPr>
                <w:rFonts w:asciiTheme="minorHAnsi" w:hAnsiTheme="minorHAnsi"/>
                <w:sz w:val="18"/>
                <w:szCs w:val="18"/>
              </w:rPr>
            </w:pPr>
            <w:del w:id="197" w:author="Shewmaker, Michael@Energy" w:date="2021-11-23T11:47:00Z">
              <w:r w:rsidDel="00E76DA4">
                <w:rPr>
                  <w:rFonts w:asciiTheme="minorHAnsi" w:hAnsiTheme="minorHAnsi"/>
                  <w:sz w:val="18"/>
                  <w:szCs w:val="18"/>
                </w:rPr>
                <w:delText>14</w:delText>
              </w:r>
            </w:del>
            <w:ins w:id="198" w:author="Shewmaker, Michael@Energy" w:date="2021-11-23T11:47:00Z">
              <w:r w:rsidR="00E76DA4">
                <w:rPr>
                  <w:rFonts w:asciiTheme="minorHAnsi" w:hAnsiTheme="minorHAnsi"/>
                  <w:sz w:val="18"/>
                  <w:szCs w:val="18"/>
                </w:rPr>
                <w:t>07</w:t>
              </w:r>
            </w:ins>
          </w:p>
        </w:tc>
        <w:tc>
          <w:tcPr>
            <w:tcW w:w="510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F328CD">
        <w:tc>
          <w:tcPr>
            <w:tcW w:w="582" w:type="dxa"/>
            <w:vAlign w:val="center"/>
          </w:tcPr>
          <w:p w14:paraId="2E709D13" w14:textId="696A7CD5" w:rsidR="005B6312" w:rsidDel="00820D66" w:rsidRDefault="00011BC3" w:rsidP="008D3313">
            <w:pPr>
              <w:jc w:val="center"/>
              <w:rPr>
                <w:rFonts w:asciiTheme="minorHAnsi" w:hAnsiTheme="minorHAnsi"/>
                <w:sz w:val="18"/>
                <w:szCs w:val="18"/>
              </w:rPr>
            </w:pPr>
            <w:del w:id="199" w:author="Shewmaker, Michael@Energy" w:date="2021-11-23T11:47:00Z">
              <w:r w:rsidDel="00E76DA4">
                <w:rPr>
                  <w:rFonts w:asciiTheme="minorHAnsi" w:hAnsiTheme="minorHAnsi"/>
                  <w:sz w:val="18"/>
                  <w:szCs w:val="18"/>
                </w:rPr>
                <w:delText>15</w:delText>
              </w:r>
            </w:del>
            <w:ins w:id="200" w:author="Shewmaker, Michael@Energy" w:date="2021-11-23T11:47:00Z">
              <w:r w:rsidR="00E76DA4">
                <w:rPr>
                  <w:rFonts w:asciiTheme="minorHAnsi" w:hAnsiTheme="minorHAnsi"/>
                  <w:sz w:val="18"/>
                  <w:szCs w:val="18"/>
                </w:rPr>
                <w:t>08</w:t>
              </w:r>
            </w:ins>
          </w:p>
        </w:tc>
        <w:tc>
          <w:tcPr>
            <w:tcW w:w="510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F328CD">
        <w:tc>
          <w:tcPr>
            <w:tcW w:w="582" w:type="dxa"/>
            <w:vAlign w:val="center"/>
          </w:tcPr>
          <w:p w14:paraId="7CB355A3" w14:textId="77777777" w:rsidR="005B6312" w:rsidDel="00820D66" w:rsidRDefault="005B6312" w:rsidP="008D3313">
            <w:pPr>
              <w:jc w:val="center"/>
              <w:rPr>
                <w:rFonts w:asciiTheme="minorHAnsi" w:hAnsiTheme="minorHAnsi"/>
                <w:sz w:val="18"/>
                <w:szCs w:val="18"/>
              </w:rPr>
            </w:pPr>
          </w:p>
        </w:tc>
        <w:tc>
          <w:tcPr>
            <w:tcW w:w="510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4B959B37" w:rsidR="005B6312" w:rsidRPr="006954EE" w:rsidRDefault="005B6312" w:rsidP="008D3313">
            <w:pPr>
              <w:rPr>
                <w:rFonts w:asciiTheme="minorHAnsi" w:hAnsiTheme="minorHAnsi"/>
                <w:sz w:val="18"/>
                <w:szCs w:val="18"/>
              </w:rPr>
            </w:pPr>
            <w:r>
              <w:rPr>
                <w:rFonts w:asciiTheme="minorHAnsi" w:hAnsiTheme="minorHAnsi"/>
                <w:sz w:val="18"/>
                <w:szCs w:val="18"/>
              </w:rPr>
              <w:t>&lt;&lt; if A</w:t>
            </w:r>
            <w:ins w:id="201" w:author="Shewmaker, Michael@Energy" w:date="2021-11-23T11:47:00Z">
              <w:r w:rsidR="00E76DA4">
                <w:rPr>
                  <w:rFonts w:asciiTheme="minorHAnsi" w:hAnsiTheme="minorHAnsi"/>
                  <w:sz w:val="18"/>
                  <w:szCs w:val="18"/>
                </w:rPr>
                <w:t>08</w:t>
              </w:r>
            </w:ins>
            <w:del w:id="202" w:author="Shewmaker, Michael@Energy" w:date="2021-11-23T11:47:00Z">
              <w:r w:rsidDel="00E76DA4">
                <w:rPr>
                  <w:rFonts w:asciiTheme="minorHAnsi" w:hAnsiTheme="minorHAnsi"/>
                  <w:sz w:val="18"/>
                  <w:szCs w:val="18"/>
                </w:rPr>
                <w:delText>15</w:delText>
              </w:r>
            </w:del>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ENV-20a; </w:t>
            </w:r>
          </w:p>
          <w:p w14:paraId="66128FB9" w14:textId="3F830B17" w:rsidR="005B6312" w:rsidRDefault="004130B2" w:rsidP="008D3313">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A15=</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5B6312" w:rsidRPr="006954EE">
              <w:rPr>
                <w:rFonts w:asciiTheme="minorHAnsi" w:hAnsiTheme="minorHAnsi"/>
                <w:sz w:val="18"/>
                <w:szCs w:val="18"/>
              </w:rPr>
              <w:t>ENV-20b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057A9AC9" w:rsidR="007C670E" w:rsidRPr="005A593D" w:rsidRDefault="007C670E" w:rsidP="00184187">
            <w:pPr>
              <w:rPr>
                <w:rFonts w:asciiTheme="minorHAnsi" w:hAnsiTheme="minorHAnsi"/>
                <w:b/>
                <w:szCs w:val="18"/>
              </w:rPr>
            </w:pPr>
            <w:r w:rsidRPr="005A593D">
              <w:rPr>
                <w:rFonts w:asciiTheme="minorHAnsi" w:hAnsiTheme="minorHAnsi"/>
                <w:b/>
                <w:szCs w:val="18"/>
              </w:rPr>
              <w:t>ENV20</w:t>
            </w:r>
            <w:r w:rsidR="005C2E5B">
              <w:rPr>
                <w:rFonts w:asciiTheme="minorHAnsi" w:hAnsiTheme="minorHAnsi"/>
                <w:b/>
                <w:szCs w:val="18"/>
              </w:rPr>
              <w:t>b</w:t>
            </w:r>
            <w:r w:rsidRPr="005A593D">
              <w:rPr>
                <w:rFonts w:asciiTheme="minorHAnsi" w:hAnsiTheme="minorHAnsi"/>
                <w:b/>
                <w:szCs w:val="18"/>
              </w:rPr>
              <w:t xml:space="preserve"> - Single Point Air Tightness Test With </w:t>
            </w:r>
            <w:r w:rsidR="00BC156C">
              <w:rPr>
                <w:rFonts w:asciiTheme="minorHAnsi" w:hAnsiTheme="minorHAnsi"/>
                <w:b/>
                <w:szCs w:val="18"/>
              </w:rPr>
              <w:t>Automatic</w:t>
            </w:r>
            <w:r w:rsidR="00BC156C" w:rsidRPr="005A593D">
              <w:rPr>
                <w:rFonts w:asciiTheme="minorHAnsi" w:hAnsiTheme="minorHAnsi"/>
                <w:b/>
                <w:szCs w:val="18"/>
              </w:rPr>
              <w:t xml:space="preserve"> </w:t>
            </w:r>
            <w:r w:rsidRPr="005A593D">
              <w:rPr>
                <w:rFonts w:asciiTheme="minorHAnsi" w:hAnsiTheme="minorHAnsi"/>
                <w:b/>
                <w:szCs w:val="18"/>
              </w:rPr>
              <w:t>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E56649">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E56649">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E56649">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E56649">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E56649">
        <w:tc>
          <w:tcPr>
            <w:tcW w:w="799" w:type="dxa"/>
            <w:vAlign w:val="center"/>
          </w:tcPr>
          <w:p w14:paraId="678284EB" w14:textId="4B90BFD9"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6C43F25D"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3D20E1B8" w14:textId="01BFAF07"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E56649">
        <w:tc>
          <w:tcPr>
            <w:tcW w:w="799" w:type="dxa"/>
            <w:vAlign w:val="center"/>
          </w:tcPr>
          <w:p w14:paraId="4A3A5E9A" w14:textId="31AA6201"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1F8CE38D" w:rsidR="00EA01F0" w:rsidRPr="00A42BCC" w:rsidRDefault="00C006FF" w:rsidP="007730F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sidRPr="005A6526">
              <w:rPr>
                <w:rFonts w:asciiTheme="minorHAnsi" w:hAnsiTheme="minorHAnsi" w:cstheme="minorHAnsi"/>
                <w:sz w:val="18"/>
                <w:szCs w:val="18"/>
              </w:rPr>
              <w:t>(</w:t>
            </w:r>
            <w:r w:rsidR="00E81D5E" w:rsidRPr="005A6526">
              <w:rPr>
                <w:rFonts w:asciiTheme="minorHAnsi" w:hAnsiTheme="minorHAnsi" w:cstheme="minorHAnsi"/>
                <w:sz w:val="18"/>
                <w:szCs w:val="18"/>
              </w:rPr>
              <w:t>C0</w:t>
            </w:r>
            <w:r w:rsidR="007730F1">
              <w:rPr>
                <w:rFonts w:asciiTheme="minorHAnsi" w:hAnsiTheme="minorHAnsi" w:cstheme="minorHAnsi"/>
                <w:sz w:val="18"/>
                <w:szCs w:val="18"/>
              </w:rPr>
              <w:t>4</w:t>
            </w:r>
            <w:r w:rsidR="00E81D5E" w:rsidRPr="005A6526">
              <w:rPr>
                <w:rFonts w:asciiTheme="minorHAnsi" w:hAnsiTheme="minorHAnsi" w:cstheme="minorHAnsi"/>
                <w:sz w:val="18"/>
                <w:szCs w:val="18"/>
              </w:rPr>
              <w:t xml:space="preserve">) ≥ </w:t>
            </w:r>
            <w:r w:rsidRPr="005A6526">
              <w:rPr>
                <w:rFonts w:asciiTheme="minorHAnsi" w:hAnsiTheme="minorHAnsi" w:cstheme="minorHAnsi"/>
                <w:sz w:val="18"/>
                <w:szCs w:val="18"/>
              </w:rPr>
              <w:t>15 Pa</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E56649">
        <w:tc>
          <w:tcPr>
            <w:tcW w:w="799" w:type="dxa"/>
            <w:vAlign w:val="center"/>
          </w:tcPr>
          <w:p w14:paraId="4A3A5EA2" w14:textId="7B025702"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23D0F02C"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2CB560AE"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25221D">
              <w:rPr>
                <w:rFonts w:asciiTheme="minorHAnsi" w:hAnsiTheme="minorHAnsi"/>
                <w:sz w:val="18"/>
                <w:szCs w:val="18"/>
              </w:rPr>
              <w:t>user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E56649">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2A5D4040" w:rsidTr="00E56649">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412A43B1" w:rsidR="00840617" w:rsidRPr="00A42BCC" w:rsidRDefault="00840617" w:rsidP="00E52A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ins w:id="203" w:author="Shewmaker, Michael@Energy" w:date="2021-11-23T11:47:00Z">
              <w:r w:rsidR="0089493C">
                <w:rPr>
                  <w:rFonts w:asciiTheme="minorHAnsi" w:hAnsiTheme="minorHAnsi"/>
                  <w:sz w:val="18"/>
                  <w:szCs w:val="18"/>
                </w:rPr>
                <w:t>4</w:t>
              </w:r>
            </w:ins>
            <w:del w:id="204" w:author="Shewmaker, Michael@Energy" w:date="2021-11-23T11:47:00Z">
              <w:r w:rsidR="00497E2F" w:rsidDel="0089493C">
                <w:rPr>
                  <w:rFonts w:asciiTheme="minorHAnsi" w:hAnsiTheme="minorHAnsi"/>
                  <w:sz w:val="18"/>
                  <w:szCs w:val="18"/>
                </w:rPr>
                <w:delText>5</w:delText>
              </w:r>
            </w:del>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ins w:id="205" w:author="Shewmaker, Michael@Energy" w:date="2021-11-23T11:47:00Z">
              <w:r w:rsidR="0089493C">
                <w:rPr>
                  <w:rFonts w:asciiTheme="minorHAnsi" w:hAnsiTheme="minorHAnsi"/>
                  <w:sz w:val="18"/>
                  <w:szCs w:val="18"/>
                </w:rPr>
                <w:t>4</w:t>
              </w:r>
            </w:ins>
            <w:del w:id="206" w:author="Shewmaker, Michael@Energy" w:date="2021-11-23T11:47:00Z">
              <w:r w:rsidR="00497E2F" w:rsidDel="0089493C">
                <w:rPr>
                  <w:rFonts w:asciiTheme="minorHAnsi" w:hAnsiTheme="minorHAnsi"/>
                  <w:sz w:val="18"/>
                  <w:szCs w:val="18"/>
                </w:rPr>
                <w:delText>5</w:delText>
              </w:r>
            </w:del>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E52A00">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E56649">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60559103"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ins w:id="207" w:author="Shewmaker, Michael@Energy" w:date="2021-11-23T11:47:00Z">
              <w:r w:rsidR="0089493C">
                <w:rPr>
                  <w:rFonts w:asciiTheme="minorHAnsi" w:hAnsiTheme="minorHAnsi"/>
                  <w:sz w:val="18"/>
                  <w:szCs w:val="18"/>
                </w:rPr>
                <w:t>3</w:t>
              </w:r>
            </w:ins>
            <w:del w:id="208" w:author="Shewmaker, Michael@Energy" w:date="2021-11-23T11:47:00Z">
              <w:r w:rsidR="00497E2F" w:rsidDel="0089493C">
                <w:rPr>
                  <w:rFonts w:asciiTheme="minorHAnsi" w:hAnsiTheme="minorHAnsi"/>
                  <w:sz w:val="18"/>
                  <w:szCs w:val="18"/>
                </w:rPr>
                <w:delText>4</w:delText>
              </w:r>
            </w:del>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ins w:id="209" w:author="Shewmaker, Michael@Energy" w:date="2021-11-23T11:47:00Z">
              <w:r w:rsidR="0089493C">
                <w:rPr>
                  <w:rFonts w:asciiTheme="minorHAnsi" w:hAnsiTheme="minorHAnsi"/>
                  <w:sz w:val="18"/>
                  <w:szCs w:val="18"/>
                </w:rPr>
                <w:t>3</w:t>
              </w:r>
            </w:ins>
            <w:del w:id="210" w:author="Shewmaker, Michael@Energy" w:date="2021-11-23T11:47:00Z">
              <w:r w:rsidR="00497E2F" w:rsidDel="0089493C">
                <w:rPr>
                  <w:rFonts w:asciiTheme="minorHAnsi" w:hAnsiTheme="minorHAnsi"/>
                  <w:sz w:val="18"/>
                  <w:szCs w:val="18"/>
                </w:rPr>
                <w:delText>4</w:delText>
              </w:r>
            </w:del>
            <w:r>
              <w:rPr>
                <w:rFonts w:asciiTheme="minorHAnsi" w:hAnsiTheme="minorHAnsi"/>
                <w:sz w:val="18"/>
                <w:szCs w:val="18"/>
              </w:rPr>
              <w:t>+460)]</w:t>
            </w:r>
            <w:r w:rsidR="008F0CB1">
              <w:rPr>
                <w:rFonts w:asciiTheme="minorHAnsi" w:hAnsiTheme="minorHAnsi"/>
                <w:sz w:val="18"/>
                <w:szCs w:val="18"/>
              </w:rPr>
              <w:t>;</w:t>
            </w:r>
          </w:p>
          <w:p w14:paraId="5DE6B96D" w14:textId="61951E4C" w:rsidR="006C1E71" w:rsidRDefault="008F0CB1" w:rsidP="00E52A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E52A00">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E56649">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1CCCF722"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w:t>
            </w:r>
            <w:ins w:id="211" w:author="Shewmaker, Michael@Energy" w:date="2021-11-23T11:47:00Z">
              <w:r w:rsidR="0089493C">
                <w:rPr>
                  <w:rFonts w:asciiTheme="minorHAnsi" w:hAnsiTheme="minorHAnsi"/>
                  <w:sz w:val="18"/>
                  <w:szCs w:val="18"/>
                </w:rPr>
                <w:t>6</w:t>
              </w:r>
            </w:ins>
            <w:del w:id="212" w:author="Shewmaker, Michael@Energy" w:date="2021-11-23T11:47:00Z">
              <w:r w:rsidDel="0089493C">
                <w:rPr>
                  <w:rFonts w:asciiTheme="minorHAnsi" w:hAnsiTheme="minorHAnsi"/>
                  <w:sz w:val="18"/>
                  <w:szCs w:val="18"/>
                </w:rPr>
                <w:delText>7</w:delText>
              </w:r>
            </w:del>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ins w:id="213" w:author="Shewmaker, Michael@Energy" w:date="2021-11-23T11:47:00Z">
              <w:r w:rsidR="0089493C">
                <w:rPr>
                  <w:rFonts w:asciiTheme="minorHAnsi" w:hAnsiTheme="minorHAnsi"/>
                  <w:sz w:val="18"/>
                  <w:szCs w:val="18"/>
                </w:rPr>
                <w:t>4</w:t>
              </w:r>
            </w:ins>
            <w:del w:id="214" w:author="Shewmaker, Michael@Energy" w:date="2021-11-23T11:47:00Z">
              <w:r w:rsidR="00497E2F" w:rsidDel="0089493C">
                <w:rPr>
                  <w:rFonts w:asciiTheme="minorHAnsi" w:hAnsiTheme="minorHAnsi"/>
                  <w:sz w:val="18"/>
                  <w:szCs w:val="18"/>
                </w:rPr>
                <w:delText>5</w:delText>
              </w:r>
            </w:del>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30B83FD9" w:rsidR="00840617" w:rsidRPr="00A42BCC" w:rsidRDefault="00840617" w:rsidP="00E52A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E52A00">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E56649">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7D712601" w:rsidR="00840617" w:rsidRPr="00A42BCC" w:rsidRDefault="00840617" w:rsidP="00E52A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w:t>
            </w:r>
            <w:ins w:id="215" w:author="Shewmaker, Michael@Energy" w:date="2021-11-23T11:47:00Z">
              <w:r w:rsidR="00B36B21">
                <w:rPr>
                  <w:rFonts w:asciiTheme="minorHAnsi" w:hAnsiTheme="minorHAnsi"/>
                  <w:sz w:val="18"/>
                  <w:szCs w:val="18"/>
                </w:rPr>
                <w:t>6</w:t>
              </w:r>
            </w:ins>
            <w:del w:id="216" w:author="Shewmaker, Michael@Energy" w:date="2021-11-23T11:47:00Z">
              <w:r w:rsidDel="00B36B21">
                <w:rPr>
                  <w:rFonts w:asciiTheme="minorHAnsi" w:hAnsiTheme="minorHAnsi"/>
                  <w:sz w:val="18"/>
                  <w:szCs w:val="18"/>
                </w:rPr>
                <w:delText>7</w:delText>
              </w:r>
            </w:del>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ins w:id="217" w:author="Shewmaker, Michael@Energy" w:date="2021-11-23T11:47:00Z">
              <w:r w:rsidR="00B36B21">
                <w:rPr>
                  <w:rFonts w:asciiTheme="minorHAnsi" w:hAnsiTheme="minorHAnsi"/>
                  <w:sz w:val="18"/>
                  <w:szCs w:val="18"/>
                </w:rPr>
                <w:t>3</w:t>
              </w:r>
            </w:ins>
            <w:del w:id="218" w:author="Shewmaker, Michael@Energy" w:date="2021-11-23T11:47:00Z">
              <w:r w:rsidR="00497E2F" w:rsidDel="00B36B21">
                <w:rPr>
                  <w:rFonts w:asciiTheme="minorHAnsi" w:hAnsiTheme="minorHAnsi"/>
                  <w:sz w:val="18"/>
                  <w:szCs w:val="18"/>
                </w:rPr>
                <w:delText>4</w:delText>
              </w:r>
            </w:del>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E52A00">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E56649">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E56649">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7CA00DBA"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200"/>
      </w:tblGrid>
      <w:tr w:rsidR="00EA01F0" w:rsidRPr="00A42BCC" w14:paraId="4A3A5EC7" w14:textId="77777777" w:rsidTr="000E247B">
        <w:trPr>
          <w:trHeight w:val="105"/>
        </w:trPr>
        <w:tc>
          <w:tcPr>
            <w:tcW w:w="10804" w:type="dxa"/>
            <w:gridSpan w:val="2"/>
          </w:tcPr>
          <w:p w14:paraId="4A3A5EC6"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EA01F0" w:rsidRPr="00A42BCC" w14:paraId="4A3A5ECA" w14:textId="77777777" w:rsidTr="000E247B">
        <w:trPr>
          <w:trHeight w:val="879"/>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1" w:type="dxa"/>
            <w:vAlign w:val="center"/>
          </w:tcPr>
          <w:p w14:paraId="7B336204" w14:textId="7AB83186"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8C2932">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w:t>
            </w:r>
            <w:ins w:id="219" w:author="Shewmaker, Michael@Energy" w:date="2021-11-23T11:48:00Z">
              <w:r w:rsidR="00B36B21">
                <w:rPr>
                  <w:rFonts w:asciiTheme="minorHAnsi" w:hAnsiTheme="minorHAnsi"/>
                  <w:sz w:val="18"/>
                  <w:szCs w:val="18"/>
                </w:rPr>
                <w:t>07</w:t>
              </w:r>
            </w:ins>
            <w:del w:id="220" w:author="Shewmaker, Michael@Energy" w:date="2021-11-23T11:48:00Z">
              <w:r w:rsidR="0017724F" w:rsidDel="00B36B21">
                <w:rPr>
                  <w:rFonts w:asciiTheme="minorHAnsi" w:hAnsiTheme="minorHAnsi"/>
                  <w:sz w:val="18"/>
                  <w:szCs w:val="18"/>
                </w:rPr>
                <w:delText>14</w:delText>
              </w:r>
            </w:del>
            <w:r w:rsidR="008C2932">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Fails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Leakage Test</w:t>
            </w:r>
            <w:r w:rsidR="000B64C1">
              <w:rPr>
                <w:rFonts w:asciiTheme="minorHAnsi" w:hAnsiTheme="minorHAnsi"/>
                <w:sz w:val="18"/>
                <w:szCs w:val="18"/>
              </w:rPr>
              <w:t>";</w:t>
            </w:r>
          </w:p>
          <w:p w14:paraId="143B74DB" w14:textId="572AA2BD"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and</w:t>
            </w:r>
            <w:r w:rsidRPr="000B64C1">
              <w:rPr>
                <w:rFonts w:asciiTheme="minorHAnsi" w:hAnsiTheme="minorHAnsi"/>
                <w:sz w:val="18"/>
                <w:szCs w:val="18"/>
              </w:rPr>
              <w:t xml:space="preserve"> E01</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Pr="000B64C1">
              <w:rPr>
                <w:rFonts w:asciiTheme="minorHAnsi" w:hAnsiTheme="minorHAnsi"/>
                <w:sz w:val="18"/>
                <w:szCs w:val="18"/>
              </w:rPr>
              <w:t>A0</w:t>
            </w:r>
            <w:ins w:id="221" w:author="Shewmaker, Michael@Energy" w:date="2021-11-23T11:48:00Z">
              <w:r w:rsidR="00B36B21">
                <w:rPr>
                  <w:rFonts w:asciiTheme="minorHAnsi" w:hAnsiTheme="minorHAnsi"/>
                  <w:sz w:val="18"/>
                  <w:szCs w:val="18"/>
                </w:rPr>
                <w:t>2</w:t>
              </w:r>
            </w:ins>
            <w:del w:id="222" w:author="Shewmaker, Michael@Energy" w:date="2021-11-23T11:48:00Z">
              <w:r w:rsidRPr="000B64C1" w:rsidDel="00B36B21">
                <w:rPr>
                  <w:rFonts w:asciiTheme="minorHAnsi" w:hAnsiTheme="minorHAnsi"/>
                  <w:sz w:val="18"/>
                  <w:szCs w:val="18"/>
                </w:rPr>
                <w:delText>3</w:delText>
              </w:r>
            </w:del>
            <w:r w:rsidRPr="000B64C1">
              <w:rPr>
                <w:rFonts w:asciiTheme="minorHAnsi" w:hAnsiTheme="minorHAnsi"/>
                <w:sz w:val="18"/>
                <w:szCs w:val="18"/>
              </w:rPr>
              <w:t>, then display</w:t>
            </w:r>
            <w:r>
              <w:rPr>
                <w:rFonts w:asciiTheme="minorHAnsi" w:hAnsiTheme="minorHAnsi"/>
                <w:sz w:val="18"/>
                <w:szCs w:val="18"/>
              </w:rPr>
              <w:t xml:space="preserve"> text</w:t>
            </w:r>
            <w:r w:rsidRPr="000B64C1">
              <w:rPr>
                <w:rFonts w:asciiTheme="minorHAnsi" w:hAnsiTheme="minorHAnsi"/>
                <w:sz w:val="18"/>
                <w:szCs w:val="18"/>
              </w:rPr>
              <w:t>: " Passes Enclosure</w:t>
            </w:r>
            <w:r w:rsidR="00D721FF">
              <w:rPr>
                <w:rFonts w:asciiTheme="minorHAnsi" w:hAnsiTheme="minorHAnsi"/>
                <w:sz w:val="18"/>
                <w:szCs w:val="18"/>
              </w:rPr>
              <w:t xml:space="preserve"> Air</w:t>
            </w:r>
            <w:r w:rsidRPr="000B64C1">
              <w:rPr>
                <w:rFonts w:asciiTheme="minorHAnsi" w:hAnsiTheme="minorHAnsi"/>
                <w:sz w:val="18"/>
                <w:szCs w:val="18"/>
              </w:rPr>
              <w:t xml:space="preserve"> Leakage Test"</w:t>
            </w:r>
            <w:r>
              <w:rPr>
                <w:rFonts w:asciiTheme="minorHAnsi" w:hAnsiTheme="minorHAnsi"/>
                <w:sz w:val="18"/>
                <w:szCs w:val="18"/>
              </w:rPr>
              <w:t>;</w:t>
            </w:r>
          </w:p>
          <w:p w14:paraId="4A197F20" w14:textId="693EF589" w:rsidR="000B64C1" w:rsidRPr="000B64C1" w:rsidDel="00B36B21"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223" w:author="Shewmaker, Michael@Energy" w:date="2021-11-23T11:48:00Z"/>
                <w:rFonts w:asciiTheme="minorHAnsi" w:hAnsiTheme="minorHAnsi"/>
                <w:sz w:val="18"/>
                <w:szCs w:val="18"/>
              </w:rPr>
            </w:pPr>
            <w:del w:id="224" w:author="Shewmaker, Michael@Energy" w:date="2021-11-23T11:48:00Z">
              <w:r w:rsidDel="00B36B21">
                <w:rPr>
                  <w:rFonts w:asciiTheme="minorHAnsi" w:hAnsiTheme="minorHAnsi"/>
                  <w:sz w:val="18"/>
                  <w:szCs w:val="18"/>
                </w:rPr>
                <w:delText>else</w:delText>
              </w:r>
              <w:r w:rsidR="000B64C1" w:rsidRPr="000B64C1" w:rsidDel="00B36B21">
                <w:rPr>
                  <w:rFonts w:asciiTheme="minorHAnsi" w:hAnsiTheme="minorHAnsi"/>
                  <w:sz w:val="18"/>
                  <w:szCs w:val="18"/>
                </w:rPr>
                <w:delText xml:space="preserve">if A02 = required, </w:delText>
              </w:r>
              <w:r w:rsidR="000B64C1" w:rsidDel="00B36B21">
                <w:rPr>
                  <w:rFonts w:asciiTheme="minorHAnsi" w:hAnsiTheme="minorHAnsi"/>
                  <w:sz w:val="18"/>
                  <w:szCs w:val="18"/>
                </w:rPr>
                <w:delText xml:space="preserve">and </w:delText>
              </w:r>
              <w:r w:rsidR="00C62026" w:rsidDel="00B36B21">
                <w:rPr>
                  <w:rFonts w:asciiTheme="minorHAnsi" w:hAnsiTheme="minorHAnsi"/>
                  <w:sz w:val="18"/>
                  <w:szCs w:val="18"/>
                </w:rPr>
                <w:delText>E01 ≤ A13</w:delText>
              </w:r>
              <w:r w:rsidR="000B64C1" w:rsidRPr="000B64C1" w:rsidDel="00B36B21">
                <w:rPr>
                  <w:rFonts w:asciiTheme="minorHAnsi" w:hAnsiTheme="minorHAnsi"/>
                  <w:sz w:val="18"/>
                  <w:szCs w:val="18"/>
                </w:rPr>
                <w:delText xml:space="preserve"> then display </w:delText>
              </w:r>
              <w:r w:rsidDel="00B36B21">
                <w:rPr>
                  <w:rFonts w:asciiTheme="minorHAnsi" w:hAnsiTheme="minorHAnsi"/>
                  <w:sz w:val="18"/>
                  <w:szCs w:val="18"/>
                </w:rPr>
                <w:delText xml:space="preserve">text: </w:delText>
              </w:r>
              <w:r w:rsidR="000B64C1" w:rsidRPr="000B64C1" w:rsidDel="00B36B21">
                <w:rPr>
                  <w:rFonts w:asciiTheme="minorHAnsi" w:hAnsiTheme="minorHAnsi"/>
                  <w:sz w:val="18"/>
                  <w:szCs w:val="18"/>
                </w:rPr>
                <w:delText xml:space="preserve">“Passes Enclosure </w:delText>
              </w:r>
              <w:r w:rsidR="00D721FF" w:rsidDel="00B36B21">
                <w:rPr>
                  <w:rFonts w:asciiTheme="minorHAnsi" w:hAnsiTheme="minorHAnsi"/>
                  <w:sz w:val="18"/>
                  <w:szCs w:val="18"/>
                </w:rPr>
                <w:delText xml:space="preserve">Air </w:delText>
              </w:r>
              <w:r w:rsidR="000B64C1" w:rsidRPr="000B64C1" w:rsidDel="00B36B21">
                <w:rPr>
                  <w:rFonts w:asciiTheme="minorHAnsi" w:hAnsiTheme="minorHAnsi"/>
                  <w:sz w:val="18"/>
                  <w:szCs w:val="18"/>
                </w:rPr>
                <w:delText>Leakage Test”</w:delText>
              </w:r>
              <w:r w:rsidR="000B64C1" w:rsidDel="00B36B21">
                <w:rPr>
                  <w:rFonts w:asciiTheme="minorHAnsi" w:hAnsiTheme="minorHAnsi"/>
                  <w:sz w:val="18"/>
                  <w:szCs w:val="18"/>
                </w:rPr>
                <w:delText>;</w:delText>
              </w:r>
            </w:del>
          </w:p>
          <w:p w14:paraId="4A3A5EC9" w14:textId="31EA1827" w:rsidR="00EA01F0" w:rsidRPr="00A42BCC" w:rsidRDefault="000B64C1" w:rsidP="000E24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w:t>
            </w:r>
            <w:r w:rsidRPr="000B64C1">
              <w:rPr>
                <w:rFonts w:asciiTheme="minorHAnsi" w:hAnsiTheme="minorHAnsi"/>
                <w:sz w:val="18"/>
                <w:szCs w:val="18"/>
              </w:rPr>
              <w:t xml:space="preserve">lse display </w:t>
            </w:r>
            <w:r>
              <w:rPr>
                <w:rFonts w:asciiTheme="minorHAnsi" w:hAnsiTheme="minorHAnsi"/>
                <w:sz w:val="18"/>
                <w:szCs w:val="18"/>
              </w:rPr>
              <w:t xml:space="preserve">text: </w:t>
            </w:r>
            <w:r w:rsidRPr="000B64C1">
              <w:rPr>
                <w:rFonts w:asciiTheme="minorHAnsi" w:hAnsiTheme="minorHAnsi"/>
                <w:sz w:val="18"/>
                <w:szCs w:val="18"/>
              </w:rPr>
              <w:t>“Fails E</w:t>
            </w:r>
            <w:r>
              <w:rPr>
                <w:rFonts w:asciiTheme="minorHAnsi" w:hAnsiTheme="minorHAnsi"/>
                <w:sz w:val="18"/>
                <w:szCs w:val="18"/>
              </w:rPr>
              <w:t xml:space="preserve">nclosure </w:t>
            </w:r>
            <w:r w:rsidR="00D721FF">
              <w:rPr>
                <w:rFonts w:asciiTheme="minorHAnsi" w:hAnsiTheme="minorHAnsi"/>
                <w:sz w:val="18"/>
                <w:szCs w:val="18"/>
              </w:rPr>
              <w:t xml:space="preserve">Air </w:t>
            </w:r>
            <w:r>
              <w:rPr>
                <w:rFonts w:asciiTheme="minorHAnsi" w:hAnsiTheme="minorHAnsi"/>
                <w:sz w:val="18"/>
                <w:szCs w:val="18"/>
              </w:rPr>
              <w:t>Leakage Test”</w:t>
            </w:r>
            <w:r w:rsidRPr="000B64C1">
              <w:rPr>
                <w:rFonts w:asciiTheme="minorHAnsi" w:hAnsiTheme="minorHAnsi"/>
                <w:sz w:val="18"/>
                <w:szCs w:val="18"/>
              </w:rPr>
              <w: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10213"/>
      </w:tblGrid>
      <w:tr w:rsidR="00C20598" w:rsidRPr="00A42BCC" w14:paraId="31C521FC"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41F3670C" w14:textId="77777777" w:rsidR="00C20598" w:rsidRPr="00C20598" w:rsidRDefault="00C20598" w:rsidP="000E24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 Compliance</w:t>
            </w:r>
          </w:p>
        </w:tc>
      </w:tr>
      <w:tr w:rsidR="00C20598" w:rsidRPr="00A42BCC" w14:paraId="38459717" w14:textId="77777777" w:rsidTr="00E56649">
        <w:trPr>
          <w:trHeight w:val="242"/>
        </w:trPr>
        <w:tc>
          <w:tcPr>
            <w:tcW w:w="399" w:type="dxa"/>
            <w:vAlign w:val="center"/>
          </w:tcPr>
          <w:p w14:paraId="72B5863A" w14:textId="77777777" w:rsidR="00C20598" w:rsidRPr="00A42BCC"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38EB5C6D" w14:textId="6D2CC485" w:rsidR="00C20598" w:rsidRDefault="00C20598" w:rsidP="000E247B">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del w:id="225" w:author="Shewmaker, Michael@Energy" w:date="2021-11-23T11:53:00Z">
              <w:r w:rsidRPr="00C55ED3" w:rsidDel="003F6CE6">
                <w:rPr>
                  <w:rFonts w:asciiTheme="minorHAnsi" w:hAnsiTheme="minorHAnsi"/>
                  <w:sz w:val="18"/>
                  <w:szCs w:val="18"/>
                </w:rPr>
                <w:delText xml:space="preserve">2016 </w:delText>
              </w:r>
            </w:del>
            <w:ins w:id="226" w:author="Shewmaker, Michael@Energy" w:date="2021-11-23T11:53:00Z">
              <w:r w:rsidR="003F6CE6">
                <w:rPr>
                  <w:rFonts w:asciiTheme="minorHAnsi" w:hAnsiTheme="minorHAnsi"/>
                  <w:sz w:val="18"/>
                  <w:szCs w:val="18"/>
                </w:rPr>
                <w:t>2019</w:t>
              </w:r>
              <w:r w:rsidR="003F6CE6" w:rsidRPr="00C55ED3">
                <w:rPr>
                  <w:rFonts w:asciiTheme="minorHAnsi" w:hAnsiTheme="minorHAnsi"/>
                  <w:sz w:val="18"/>
                  <w:szCs w:val="18"/>
                </w:rPr>
                <w:t xml:space="preserve"> </w:t>
              </w:r>
            </w:ins>
            <w:r w:rsidRPr="00C55ED3">
              <w:rPr>
                <w:rFonts w:asciiTheme="minorHAnsi" w:hAnsiTheme="minorHAnsi"/>
                <w:sz w:val="18"/>
                <w:szCs w:val="18"/>
              </w:rPr>
              <w:t xml:space="preserve">Section </w:t>
            </w:r>
            <w:del w:id="227" w:author="Alhabibi, Haider@Energy" w:date="2022-03-21T12:08:00Z">
              <w:r w:rsidRPr="00C55ED3" w:rsidDel="00DC1830">
                <w:rPr>
                  <w:rFonts w:asciiTheme="minorHAnsi" w:hAnsiTheme="minorHAnsi"/>
                  <w:sz w:val="18"/>
                  <w:szCs w:val="18"/>
                </w:rPr>
                <w:delText>3</w:delText>
              </w:r>
            </w:del>
            <w:ins w:id="228" w:author="Alhabibi, Haider@Energy" w:date="2022-03-21T12:08:00Z">
              <w:r w:rsidR="002440E6">
                <w:rPr>
                  <w:rFonts w:asciiTheme="minorHAnsi" w:hAnsiTheme="minorHAnsi"/>
                  <w:sz w:val="18"/>
                  <w:szCs w:val="18"/>
                </w:rPr>
                <w:t>4</w:t>
              </w:r>
            </w:ins>
            <w:r w:rsidRPr="00C55ED3">
              <w:rPr>
                <w:rFonts w:asciiTheme="minorHAnsi" w:hAnsiTheme="minorHAnsi"/>
                <w:sz w:val="18"/>
                <w:szCs w:val="18"/>
              </w:rPr>
              <w:t>.2.</w:t>
            </w:r>
          </w:p>
        </w:tc>
      </w:tr>
      <w:tr w:rsidR="00C20598" w:rsidRPr="00A42BCC" w:rsidDel="00B36B21" w14:paraId="6EFE9906" w14:textId="55C773B9" w:rsidTr="00E56649">
        <w:trPr>
          <w:trHeight w:val="683"/>
          <w:del w:id="229" w:author="Shewmaker, Michael@Energy" w:date="2021-11-23T11:48:00Z"/>
        </w:trPr>
        <w:tc>
          <w:tcPr>
            <w:tcW w:w="399" w:type="dxa"/>
            <w:vAlign w:val="center"/>
          </w:tcPr>
          <w:p w14:paraId="60C230DC" w14:textId="3351B7F8" w:rsidR="00C20598" w:rsidRPr="00A42BCC" w:rsidDel="00B36B21"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30" w:author="Shewmaker, Michael@Energy" w:date="2021-11-23T11:48:00Z"/>
                <w:rFonts w:asciiTheme="minorHAnsi" w:hAnsiTheme="minorHAnsi"/>
                <w:sz w:val="18"/>
                <w:szCs w:val="18"/>
              </w:rPr>
            </w:pPr>
            <w:del w:id="231" w:author="Shewmaker, Michael@Energy" w:date="2021-11-23T11:48:00Z">
              <w:r w:rsidRPr="00A42BCC" w:rsidDel="00B36B21">
                <w:rPr>
                  <w:rFonts w:asciiTheme="minorHAnsi" w:hAnsiTheme="minorHAnsi"/>
                  <w:sz w:val="18"/>
                  <w:szCs w:val="18"/>
                </w:rPr>
                <w:delText>02</w:delText>
              </w:r>
            </w:del>
          </w:p>
        </w:tc>
        <w:tc>
          <w:tcPr>
            <w:tcW w:w="10395" w:type="dxa"/>
            <w:vAlign w:val="center"/>
          </w:tcPr>
          <w:p w14:paraId="14D94A28" w14:textId="1CB7E48B" w:rsidR="00C20598" w:rsidRPr="00C55ED3" w:rsidDel="00B36B21" w:rsidRDefault="00C20598" w:rsidP="000E247B">
            <w:pPr>
              <w:shd w:val="clear" w:color="auto" w:fill="FFFFFF"/>
              <w:rPr>
                <w:del w:id="232" w:author="Shewmaker, Michael@Energy" w:date="2021-11-23T11:48:00Z"/>
                <w:rFonts w:asciiTheme="minorHAnsi" w:hAnsiTheme="minorHAnsi"/>
                <w:sz w:val="18"/>
                <w:szCs w:val="18"/>
              </w:rPr>
            </w:pPr>
            <w:del w:id="233" w:author="Shewmaker, Michael@Energy" w:date="2021-11-23T11:48:00Z">
              <w:r w:rsidRPr="00C55ED3" w:rsidDel="00B36B21">
                <w:rPr>
                  <w:rFonts w:asciiTheme="minorHAnsi" w:hAnsiTheme="minorHAnsi"/>
                  <w:sz w:val="18"/>
                  <w:szCs w:val="18"/>
                </w:rPr>
                <w:delText xml:space="preserve">When </w:delText>
              </w:r>
              <w:r w:rsidDel="00B36B21">
                <w:rPr>
                  <w:rFonts w:asciiTheme="minorHAnsi" w:hAnsiTheme="minorHAnsi"/>
                  <w:sz w:val="18"/>
                  <w:szCs w:val="18"/>
                </w:rPr>
                <w:delText>multifamily attached dwelling units must comply</w:delText>
              </w:r>
              <w:r w:rsidRPr="00C55ED3" w:rsidDel="00B36B21">
                <w:rPr>
                  <w:rFonts w:asciiTheme="minorHAnsi" w:hAnsiTheme="minorHAnsi"/>
                  <w:sz w:val="18"/>
                  <w:szCs w:val="18"/>
                </w:rPr>
                <w:delText xml:space="preserve"> with </w:delText>
              </w:r>
              <w:r w:rsidDel="00B36B21">
                <w:rPr>
                  <w:rFonts w:asciiTheme="minorHAnsi" w:hAnsiTheme="minorHAnsi"/>
                  <w:sz w:val="18"/>
                  <w:szCs w:val="18"/>
                </w:rPr>
                <w:delText>the</w:delText>
              </w:r>
              <w:r w:rsidRPr="00C55ED3" w:rsidDel="00B36B21">
                <w:rPr>
                  <w:rFonts w:asciiTheme="minorHAnsi" w:hAnsiTheme="minorHAnsi"/>
                  <w:sz w:val="18"/>
                  <w:szCs w:val="18"/>
                </w:rPr>
                <w:delText xml:space="preserve"> maximum dwelling unit enclosure</w:delText>
              </w:r>
              <w:r w:rsidDel="00B36B21">
                <w:rPr>
                  <w:rFonts w:asciiTheme="minorHAnsi" w:hAnsiTheme="minorHAnsi"/>
                  <w:sz w:val="18"/>
                  <w:szCs w:val="18"/>
                </w:rPr>
                <w:delText xml:space="preserve"> air</w:delText>
              </w:r>
              <w:r w:rsidRPr="00C55ED3" w:rsidDel="00B36B21">
                <w:rPr>
                  <w:rFonts w:asciiTheme="minorHAnsi" w:hAnsiTheme="minorHAnsi"/>
                  <w:sz w:val="18"/>
                  <w:szCs w:val="18"/>
                </w:rPr>
                <w:delText xml:space="preserve"> leakage </w:delText>
              </w:r>
              <w:r w:rsidDel="00B36B21">
                <w:rPr>
                  <w:rFonts w:asciiTheme="minorHAnsi" w:hAnsiTheme="minorHAnsi"/>
                  <w:sz w:val="18"/>
                  <w:szCs w:val="18"/>
                </w:rPr>
                <w:delText>specified in</w:delText>
              </w:r>
              <w:r w:rsidRPr="00C55ED3" w:rsidDel="00B36B21">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B36B21">
                <w:rPr>
                  <w:rFonts w:asciiTheme="minorHAnsi" w:hAnsiTheme="minorHAnsi"/>
                  <w:sz w:val="18"/>
                  <w:szCs w:val="18"/>
                </w:rPr>
                <w:delText xml:space="preserve"> as specified by RA3.8.3.1</w:delText>
              </w:r>
              <w:r w:rsidRPr="00C55ED3" w:rsidDel="00B36B21">
                <w:rPr>
                  <w:rFonts w:asciiTheme="minorHAnsi" w:hAnsiTheme="minorHAnsi"/>
                  <w:sz w:val="18"/>
                  <w:szCs w:val="18"/>
                </w:rPr>
                <w:delText>.</w:delText>
              </w:r>
            </w:del>
          </w:p>
        </w:tc>
      </w:tr>
      <w:tr w:rsidR="00C20598" w:rsidRPr="00A42BCC" w14:paraId="57698D18" w14:textId="77777777" w:rsidTr="00E56649">
        <w:trPr>
          <w:trHeight w:val="260"/>
        </w:trPr>
        <w:tc>
          <w:tcPr>
            <w:tcW w:w="399" w:type="dxa"/>
            <w:vAlign w:val="center"/>
          </w:tcPr>
          <w:p w14:paraId="384179BC" w14:textId="10B2D15E" w:rsidR="00C20598" w:rsidRPr="00A42BCC"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34" w:author="Shewmaker, Michael@Energy" w:date="2021-11-23T11:51:00Z">
              <w:r w:rsidRPr="00A42BCC" w:rsidDel="003D5E0F">
                <w:rPr>
                  <w:rFonts w:asciiTheme="minorHAnsi" w:hAnsiTheme="minorHAnsi"/>
                  <w:sz w:val="18"/>
                  <w:szCs w:val="18"/>
                </w:rPr>
                <w:delText>03</w:delText>
              </w:r>
            </w:del>
            <w:ins w:id="235" w:author="Shewmaker, Michael@Energy" w:date="2021-11-23T11:51:00Z">
              <w:r w:rsidR="003D5E0F">
                <w:rPr>
                  <w:rFonts w:asciiTheme="minorHAnsi" w:hAnsiTheme="minorHAnsi"/>
                  <w:sz w:val="18"/>
                  <w:szCs w:val="18"/>
                </w:rPr>
                <w:t>02</w:t>
              </w:r>
            </w:ins>
          </w:p>
        </w:tc>
        <w:tc>
          <w:tcPr>
            <w:tcW w:w="10395" w:type="dxa"/>
            <w:vAlign w:val="center"/>
          </w:tcPr>
          <w:p w14:paraId="42E7F332" w14:textId="6725EE39" w:rsidR="00C20598" w:rsidRPr="00C55ED3" w:rsidRDefault="00C20598" w:rsidP="000E247B">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del w:id="236" w:author="Shewmaker, Michael@Energy" w:date="2021-11-23T11:50:00Z">
              <w:r w:rsidDel="00A838CA">
                <w:rPr>
                  <w:rFonts w:asciiTheme="minorHAnsi" w:hAnsiTheme="minorHAnsi"/>
                  <w:sz w:val="18"/>
                  <w:szCs w:val="18"/>
                </w:rPr>
                <w:delText>2016</w:delText>
              </w:r>
              <w:r w:rsidRPr="00C55ED3" w:rsidDel="00A838CA">
                <w:rPr>
                  <w:rFonts w:asciiTheme="minorHAnsi" w:hAnsiTheme="minorHAnsi"/>
                  <w:sz w:val="18"/>
                  <w:szCs w:val="18"/>
                </w:rPr>
                <w:delText xml:space="preserve"> </w:delText>
              </w:r>
            </w:del>
            <w:ins w:id="237" w:author="Shewmaker, Michael@Energy" w:date="2021-11-23T11:50:00Z">
              <w:r w:rsidR="00A838CA">
                <w:rPr>
                  <w:rFonts w:asciiTheme="minorHAnsi" w:hAnsiTheme="minorHAnsi"/>
                  <w:sz w:val="18"/>
                  <w:szCs w:val="18"/>
                </w:rPr>
                <w:t>2019</w:t>
              </w:r>
              <w:r w:rsidR="00A838CA" w:rsidRPr="00C55ED3">
                <w:rPr>
                  <w:rFonts w:asciiTheme="minorHAnsi" w:hAnsiTheme="minorHAnsi"/>
                  <w:sz w:val="18"/>
                  <w:szCs w:val="18"/>
                </w:rPr>
                <w:t xml:space="preserve"> </w:t>
              </w:r>
            </w:ins>
            <w:r w:rsidRPr="00C55ED3">
              <w:rPr>
                <w:rFonts w:asciiTheme="minorHAnsi" w:hAnsiTheme="minorHAnsi"/>
                <w:sz w:val="18"/>
                <w:szCs w:val="18"/>
              </w:rPr>
              <w:t xml:space="preserve">Section </w:t>
            </w:r>
            <w:del w:id="238" w:author="Alhabibi, Haider@Energy" w:date="2022-03-21T12:08:00Z">
              <w:r w:rsidRPr="00C55ED3" w:rsidDel="00DC1830">
                <w:rPr>
                  <w:rFonts w:asciiTheme="minorHAnsi" w:hAnsiTheme="minorHAnsi"/>
                  <w:sz w:val="18"/>
                  <w:szCs w:val="18"/>
                </w:rPr>
                <w:delText>3</w:delText>
              </w:r>
            </w:del>
            <w:ins w:id="239" w:author="Alhabibi, Haider@Energy" w:date="2022-03-21T12:08:00Z">
              <w:r w:rsidR="00DC1830">
                <w:rPr>
                  <w:rFonts w:asciiTheme="minorHAnsi" w:hAnsiTheme="minorHAnsi"/>
                  <w:sz w:val="18"/>
                  <w:szCs w:val="18"/>
                </w:rPr>
                <w:t>4</w:t>
              </w:r>
            </w:ins>
            <w:r w:rsidRPr="00C55ED3">
              <w:rPr>
                <w:rFonts w:asciiTheme="minorHAnsi" w:hAnsiTheme="minorHAnsi"/>
                <w:sz w:val="18"/>
                <w:szCs w:val="18"/>
              </w:rPr>
              <w:t>.3</w:t>
            </w:r>
          </w:p>
        </w:tc>
      </w:tr>
      <w:tr w:rsidR="00C20598" w:rsidRPr="00A42BCC" w14:paraId="150A3E29" w14:textId="77777777" w:rsidTr="00E56649">
        <w:trPr>
          <w:trHeight w:val="440"/>
        </w:trPr>
        <w:tc>
          <w:tcPr>
            <w:tcW w:w="399" w:type="dxa"/>
            <w:vAlign w:val="center"/>
          </w:tcPr>
          <w:p w14:paraId="0756B9F3" w14:textId="3BBA1E7E" w:rsidR="00C20598" w:rsidRPr="00A42BCC"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40" w:author="Shewmaker, Michael@Energy" w:date="2021-11-23T11:51:00Z">
              <w:r w:rsidRPr="00A42BCC" w:rsidDel="003D5E0F">
                <w:rPr>
                  <w:rFonts w:asciiTheme="minorHAnsi" w:hAnsiTheme="minorHAnsi"/>
                  <w:sz w:val="18"/>
                  <w:szCs w:val="18"/>
                </w:rPr>
                <w:delText>04</w:delText>
              </w:r>
            </w:del>
            <w:ins w:id="241" w:author="Shewmaker, Michael@Energy" w:date="2021-11-23T11:51:00Z">
              <w:r w:rsidR="003D5E0F">
                <w:rPr>
                  <w:rFonts w:asciiTheme="minorHAnsi" w:hAnsiTheme="minorHAnsi"/>
                  <w:sz w:val="18"/>
                  <w:szCs w:val="18"/>
                </w:rPr>
                <w:t>03</w:t>
              </w:r>
            </w:ins>
          </w:p>
        </w:tc>
        <w:tc>
          <w:tcPr>
            <w:tcW w:w="10395" w:type="dxa"/>
            <w:vAlign w:val="center"/>
          </w:tcPr>
          <w:p w14:paraId="252845CB" w14:textId="369602BD" w:rsidR="00C20598" w:rsidRPr="00875D94" w:rsidRDefault="00C20598" w:rsidP="000E247B">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del w:id="242" w:author="Shewmaker, Michael@Energy" w:date="2021-11-23T11:50:00Z">
              <w:r w:rsidDel="00A838CA">
                <w:rPr>
                  <w:rFonts w:asciiTheme="minorHAnsi" w:hAnsiTheme="minorHAnsi"/>
                  <w:sz w:val="18"/>
                  <w:szCs w:val="18"/>
                </w:rPr>
                <w:delText>2016</w:delText>
              </w:r>
              <w:r w:rsidRPr="00875D94" w:rsidDel="00A838CA">
                <w:rPr>
                  <w:rFonts w:asciiTheme="minorHAnsi" w:hAnsiTheme="minorHAnsi"/>
                  <w:sz w:val="18"/>
                  <w:szCs w:val="18"/>
                </w:rPr>
                <w:delText xml:space="preserve"> </w:delText>
              </w:r>
            </w:del>
            <w:ins w:id="243" w:author="Shewmaker, Michael@Energy" w:date="2021-11-23T11:50:00Z">
              <w:r w:rsidR="00A838CA">
                <w:rPr>
                  <w:rFonts w:asciiTheme="minorHAnsi" w:hAnsiTheme="minorHAnsi"/>
                  <w:sz w:val="18"/>
                  <w:szCs w:val="18"/>
                </w:rPr>
                <w:t>2019</w:t>
              </w:r>
              <w:r w:rsidR="00A838CA" w:rsidRPr="00875D94">
                <w:rPr>
                  <w:rFonts w:asciiTheme="minorHAnsi" w:hAnsiTheme="minorHAnsi"/>
                  <w:sz w:val="18"/>
                  <w:szCs w:val="18"/>
                </w:rPr>
                <w:t xml:space="preserve"> </w:t>
              </w:r>
            </w:ins>
            <w:r w:rsidRPr="00875D94">
              <w:rPr>
                <w:rFonts w:asciiTheme="minorHAnsi" w:hAnsiTheme="minorHAnsi"/>
                <w:sz w:val="18"/>
                <w:szCs w:val="18"/>
              </w:rPr>
              <w:t xml:space="preserve">Section </w:t>
            </w:r>
            <w:del w:id="244" w:author="Alhabibi, Haider@Energy" w:date="2022-03-21T12:08:00Z">
              <w:r w:rsidRPr="00875D94" w:rsidDel="00DC1830">
                <w:rPr>
                  <w:rFonts w:asciiTheme="minorHAnsi" w:hAnsiTheme="minorHAnsi"/>
                  <w:sz w:val="18"/>
                  <w:szCs w:val="18"/>
                </w:rPr>
                <w:delText>3</w:delText>
              </w:r>
            </w:del>
            <w:ins w:id="245" w:author="Alhabibi, Haider@Energy" w:date="2022-03-21T12:08:00Z">
              <w:r w:rsidR="00DC1830">
                <w:rPr>
                  <w:rFonts w:asciiTheme="minorHAnsi" w:hAnsiTheme="minorHAnsi"/>
                  <w:sz w:val="18"/>
                  <w:szCs w:val="18"/>
                </w:rPr>
                <w:t>4</w:t>
              </w:r>
            </w:ins>
            <w:r w:rsidRPr="00875D94">
              <w:rPr>
                <w:rFonts w:asciiTheme="minorHAnsi" w:hAnsiTheme="minorHAnsi"/>
                <w:sz w:val="18"/>
                <w:szCs w:val="18"/>
              </w:rPr>
              <w:t>.4.1</w:t>
            </w:r>
          </w:p>
        </w:tc>
      </w:tr>
      <w:tr w:rsidR="00C20598" w:rsidRPr="00A42BCC" w14:paraId="5ADDCFB3" w14:textId="77777777" w:rsidTr="00E56649">
        <w:trPr>
          <w:trHeight w:val="70"/>
        </w:trPr>
        <w:tc>
          <w:tcPr>
            <w:tcW w:w="10794" w:type="dxa"/>
            <w:gridSpan w:val="2"/>
            <w:vAlign w:val="center"/>
          </w:tcPr>
          <w:p w14:paraId="3B70363F" w14:textId="261975F0" w:rsidR="00C20598" w:rsidRPr="00A42BCC" w:rsidRDefault="007075CA" w:rsidP="000E247B">
            <w:pPr>
              <w:autoSpaceDE w:val="0"/>
              <w:autoSpaceDN w:val="0"/>
              <w:adjustRightInd w:val="0"/>
              <w:rPr>
                <w:rFonts w:asciiTheme="minorHAnsi" w:hAnsiTheme="minorHAnsi"/>
                <w:b/>
                <w:sz w:val="18"/>
                <w:szCs w:val="18"/>
              </w:rPr>
            </w:pPr>
            <w:r w:rsidRPr="007075CA">
              <w:rPr>
                <w:rFonts w:asciiTheme="minorHAnsi" w:hAnsiTheme="minorHAnsi"/>
                <w:b/>
                <w:sz w:val="18"/>
                <w:szCs w:val="18"/>
              </w:rPr>
              <w:t>The responsible person’s signature on this compliance document affirms that all applicable requirements in this table have been met.</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1852A" w14:textId="77777777" w:rsidR="00EB6D35" w:rsidRDefault="00EB6D35">
      <w:r>
        <w:separator/>
      </w:r>
    </w:p>
  </w:endnote>
  <w:endnote w:type="continuationSeparator" w:id="0">
    <w:p w14:paraId="393FE4ED" w14:textId="77777777" w:rsidR="00EB6D35" w:rsidRDefault="00EB6D35">
      <w:r>
        <w:continuationSeparator/>
      </w:r>
    </w:p>
  </w:endnote>
  <w:endnote w:type="continuationNotice" w:id="1">
    <w:p w14:paraId="6311A13D" w14:textId="77777777" w:rsidR="00EB6D35" w:rsidRDefault="00EB6D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797F7" w14:textId="77777777" w:rsidR="00E1380B" w:rsidRDefault="00E138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E1380B" w:rsidRPr="00733ECB" w:rsidRDefault="00E1380B" w:rsidP="00EB61D5">
    <w:pPr>
      <w:pStyle w:val="Style7"/>
      <w:rPr>
        <w:b w:val="0"/>
        <w:i w:val="0"/>
      </w:rPr>
    </w:pPr>
    <w:r w:rsidRPr="00733ECB">
      <w:rPr>
        <w:b w:val="0"/>
        <w:i w:val="0"/>
      </w:rPr>
      <w:t xml:space="preserve">Registration Number:                                                           Registration Date/Time:                                           HERS Provider:                       </w:t>
    </w:r>
  </w:p>
  <w:p w14:paraId="4A3A5EF9" w14:textId="3500F77B" w:rsidR="00E1380B" w:rsidRPr="00733ECB" w:rsidRDefault="00E1380B" w:rsidP="00EB61D5">
    <w:pPr>
      <w:pStyle w:val="Style7"/>
      <w:rPr>
        <w:b w:val="0"/>
        <w:i w:val="0"/>
      </w:rPr>
    </w:pPr>
    <w:r w:rsidRPr="00733ECB">
      <w:rPr>
        <w:b w:val="0"/>
        <w:i w:val="0"/>
      </w:rPr>
      <w:t>CA Building Energy Efficiency Standards - 201</w:t>
    </w:r>
    <w:r>
      <w:rPr>
        <w:b w:val="0"/>
        <w:i w:val="0"/>
      </w:rPr>
      <w:t>9</w:t>
    </w:r>
    <w:r w:rsidRPr="00733ECB">
      <w:rPr>
        <w:b w:val="0"/>
        <w:i w:val="0"/>
      </w:rPr>
      <w:t xml:space="preserve"> Residential Compliance</w:t>
    </w:r>
    <w:r w:rsidRPr="00733ECB">
      <w:rPr>
        <w:b w:val="0"/>
        <w:i w:val="0"/>
      </w:rPr>
      <w:tab/>
    </w:r>
    <w:r>
      <w:rPr>
        <w:b w:val="0"/>
        <w:i w:val="0"/>
      </w:rPr>
      <w:t>January 20</w:t>
    </w:r>
    <w:ins w:id="88" w:author="Alhabibi, Haider@Energy" w:date="2021-08-23T15:03:00Z">
      <w:r w:rsidR="00661A9E">
        <w:rPr>
          <w:b w:val="0"/>
          <w:i w:val="0"/>
        </w:rPr>
        <w:t>22</w:t>
      </w:r>
    </w:ins>
    <w:del w:id="89" w:author="Alhabibi, Haider@Energy" w:date="2021-08-23T15:03:00Z">
      <w:r w:rsidDel="00661A9E">
        <w:rPr>
          <w:b w:val="0"/>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52BB" w14:textId="77777777" w:rsidR="00E1380B" w:rsidRDefault="00E138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09B91D0F" w:rsidR="00E1380B" w:rsidRPr="00EB61D5" w:rsidRDefault="00E1380B" w:rsidP="00EB61D5">
    <w:pPr>
      <w:pStyle w:val="Footer"/>
    </w:pPr>
    <w:r w:rsidRPr="00EB61D5">
      <w:t>CA Building Energy Efficiency Standards - 201</w:t>
    </w:r>
    <w:r>
      <w:t>9</w:t>
    </w:r>
    <w:r w:rsidRPr="00EB61D5">
      <w:t xml:space="preserve"> Residential Compliance</w:t>
    </w:r>
    <w:r w:rsidRPr="00EB61D5">
      <w:tab/>
    </w:r>
    <w:r>
      <w:t>January 20</w:t>
    </w:r>
    <w:ins w:id="114" w:author="Alhabibi, Haider@Energy" w:date="2021-08-23T15:03:00Z">
      <w:r w:rsidR="00661A9E">
        <w:t>22</w:t>
      </w:r>
    </w:ins>
    <w:del w:id="115" w:author="Alhabibi, Haider@Energy" w:date="2021-08-23T15:03:00Z">
      <w:r w:rsidDel="00661A9E">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AC8F4" w14:textId="77777777" w:rsidR="00EB6D35" w:rsidRDefault="00EB6D35">
      <w:r>
        <w:separator/>
      </w:r>
    </w:p>
  </w:footnote>
  <w:footnote w:type="continuationSeparator" w:id="0">
    <w:p w14:paraId="204C44AB" w14:textId="77777777" w:rsidR="00EB6D35" w:rsidRDefault="00EB6D35">
      <w:r>
        <w:continuationSeparator/>
      </w:r>
    </w:p>
  </w:footnote>
  <w:footnote w:type="continuationNotice" w:id="1">
    <w:p w14:paraId="0FFE38AB" w14:textId="77777777" w:rsidR="00EB6D35" w:rsidRDefault="00EB6D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4C152494" w:rsidR="00E1380B" w:rsidRDefault="00E13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6" w14:textId="732B94EA" w:rsidR="00E1380B" w:rsidRPr="007770C5" w:rsidRDefault="00061699" w:rsidP="002B5597">
    <w:pPr>
      <w:suppressAutoHyphens/>
      <w:ind w:left="-90"/>
      <w:rPr>
        <w:rFonts w:ascii="Arial" w:hAnsi="Arial" w:cs="Arial"/>
        <w:sz w:val="14"/>
        <w:szCs w:val="14"/>
      </w:rPr>
    </w:pPr>
    <w:customXmlInsRangeStart w:id="83" w:author="Geiser, Che@Energy" w:date="2022-04-08T12:26:00Z"/>
    <w:sdt>
      <w:sdtPr>
        <w:rPr>
          <w:rFonts w:ascii="Arial" w:hAnsi="Arial" w:cs="Arial"/>
          <w:sz w:val="14"/>
          <w:szCs w:val="14"/>
        </w:rPr>
        <w:id w:val="-738703575"/>
        <w:docPartObj>
          <w:docPartGallery w:val="Watermarks"/>
          <w:docPartUnique/>
        </w:docPartObj>
      </w:sdtPr>
      <w:sdtContent>
        <w:customXmlInsRangeEnd w:id="83"/>
        <w:ins w:id="84" w:author="Geiser, Che@Energy" w:date="2022-04-08T12:26:00Z">
          <w:r w:rsidRPr="00061699">
            <w:rPr>
              <w:rFonts w:ascii="Arial" w:hAnsi="Arial" w:cs="Arial"/>
              <w:noProof/>
              <w:sz w:val="14"/>
              <w:szCs w:val="14"/>
            </w:rPr>
            <w:pict w14:anchorId="324B12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85" w:author="Geiser, Che@Energy" w:date="2022-04-08T12:26:00Z"/>
      </w:sdtContent>
    </w:sdt>
    <w:customXmlInsRangeEnd w:id="85"/>
    <w:r w:rsidR="00E1380B">
      <w:rPr>
        <w:noProof/>
      </w:rPr>
      <w:drawing>
        <wp:anchor distT="0" distB="0" distL="114300" distR="114300" simplePos="0" relativeHeight="251658249" behindDoc="0" locked="0" layoutInCell="1" allowOverlap="1" wp14:anchorId="4A3A5F0F" wp14:editId="1C447A2E">
          <wp:simplePos x="0" y="0"/>
          <wp:positionH relativeFrom="margin">
            <wp:posOffset>6632575</wp:posOffset>
          </wp:positionH>
          <wp:positionV relativeFrom="margin">
            <wp:posOffset>-1209675</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00E1380B" w:rsidRPr="007770C5">
      <w:rPr>
        <w:rFonts w:ascii="Arial" w:hAnsi="Arial" w:cs="Arial"/>
        <w:sz w:val="14"/>
        <w:szCs w:val="14"/>
      </w:rPr>
      <w:t xml:space="preserve">STATE OF </w:t>
    </w:r>
    <w:smartTag w:uri="urn:schemas-microsoft-com:office:smarttags" w:element="place">
      <w:smartTag w:uri="urn:schemas-microsoft-com:office:smarttags" w:element="State">
        <w:r w:rsidR="00E1380B" w:rsidRPr="007770C5">
          <w:rPr>
            <w:rFonts w:ascii="Arial" w:hAnsi="Arial" w:cs="Arial"/>
            <w:sz w:val="14"/>
            <w:szCs w:val="14"/>
          </w:rPr>
          <w:t>CALIFORNIA</w:t>
        </w:r>
      </w:smartTag>
    </w:smartTag>
  </w:p>
  <w:p w14:paraId="4A3A5EE7" w14:textId="22AF4752" w:rsidR="00E1380B" w:rsidRPr="007770C5" w:rsidRDefault="00E1380B" w:rsidP="002B5597">
    <w:pPr>
      <w:suppressAutoHyphens/>
      <w:ind w:left="-90"/>
      <w:rPr>
        <w:rFonts w:ascii="Arial" w:hAnsi="Arial" w:cs="Arial"/>
        <w:b/>
        <w:sz w:val="24"/>
        <w:szCs w:val="24"/>
      </w:rPr>
    </w:pPr>
    <w:r>
      <w:rPr>
        <w:rFonts w:ascii="Arial" w:hAnsi="Arial" w:cs="Arial"/>
        <w:b/>
        <w:sz w:val="24"/>
        <w:szCs w:val="24"/>
      </w:rPr>
      <w:t>BUILDING AIR LEAKAGE DIAGNOSTIC TEST – BUILDING ENCLOSURES AND DWELLING UNIT ENCLOSURES</w:t>
    </w:r>
  </w:p>
  <w:p w14:paraId="4A3A5EE8" w14:textId="649C2A6D" w:rsidR="00E1380B" w:rsidRPr="007770C5" w:rsidRDefault="00E1380B" w:rsidP="002B5597">
    <w:pPr>
      <w:suppressAutoHyphens/>
      <w:ind w:left="-90"/>
      <w:rPr>
        <w:rFonts w:ascii="Arial" w:hAnsi="Arial" w:cs="Arial"/>
        <w:sz w:val="14"/>
        <w:szCs w:val="14"/>
      </w:rPr>
    </w:pPr>
    <w:r>
      <w:rPr>
        <w:rFonts w:ascii="Arial" w:hAnsi="Arial" w:cs="Arial"/>
        <w:sz w:val="14"/>
        <w:szCs w:val="14"/>
      </w:rPr>
      <w:t>CEC-CF2R-ENV-20-H</w:t>
    </w:r>
    <w:r w:rsidRPr="007770C5">
      <w:rPr>
        <w:rFonts w:ascii="Arial" w:hAnsi="Arial" w:cs="Arial"/>
        <w:sz w:val="14"/>
        <w:szCs w:val="14"/>
      </w:rPr>
      <w:t xml:space="preserve"> (Revised </w:t>
    </w:r>
    <w:r>
      <w:rPr>
        <w:rFonts w:ascii="Arial" w:hAnsi="Arial" w:cs="Arial"/>
        <w:sz w:val="14"/>
        <w:szCs w:val="14"/>
      </w:rPr>
      <w:t>01/</w:t>
    </w:r>
    <w:ins w:id="86" w:author="Alhabibi, Haider@Energy" w:date="2021-08-23T15:02:00Z">
      <w:r w:rsidR="00661A9E">
        <w:rPr>
          <w:rFonts w:ascii="Arial" w:hAnsi="Arial" w:cs="Arial"/>
          <w:sz w:val="14"/>
          <w:szCs w:val="14"/>
        </w:rPr>
        <w:t>22</w:t>
      </w:r>
    </w:ins>
    <w:del w:id="87" w:author="Alhabibi, Haider@Energy" w:date="2021-08-23T15:02:00Z">
      <w:r w:rsidDel="00661A9E">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5"/>
      <w:gridCol w:w="2096"/>
      <w:gridCol w:w="784"/>
      <w:gridCol w:w="2699"/>
    </w:tblGrid>
    <w:tr w:rsidR="00E1380B" w:rsidRPr="00F85124" w14:paraId="4A3A5EEB" w14:textId="77777777" w:rsidTr="001E5776">
      <w:trPr>
        <w:cantSplit/>
        <w:trHeight w:val="288"/>
      </w:trPr>
      <w:tc>
        <w:tcPr>
          <w:tcW w:w="3387" w:type="pct"/>
          <w:gridSpan w:val="2"/>
          <w:tcBorders>
            <w:right w:val="nil"/>
          </w:tcBorders>
          <w:vAlign w:val="center"/>
        </w:tcPr>
        <w:p w14:paraId="4A3A5EE9" w14:textId="005FEBCF" w:rsidR="00E1380B" w:rsidRPr="00F502B3" w:rsidRDefault="00E1380B" w:rsidP="003E419E">
          <w:pPr>
            <w:pStyle w:val="Heading1"/>
            <w:rPr>
              <w:rFonts w:ascii="Calibri" w:hAnsi="Calibri"/>
              <w:b w:val="0"/>
              <w:bCs/>
              <w:sz w:val="20"/>
            </w:rPr>
          </w:pPr>
          <w:r w:rsidRPr="00F502B3">
            <w:rPr>
              <w:rFonts w:ascii="Calibri" w:hAnsi="Calibri"/>
              <w:b w:val="0"/>
              <w:bCs/>
              <w:sz w:val="20"/>
            </w:rPr>
            <w:t>CERTIFICATE OF INSTALLATION</w:t>
          </w:r>
        </w:p>
      </w:tc>
      <w:tc>
        <w:tcPr>
          <w:tcW w:w="1613" w:type="pct"/>
          <w:gridSpan w:val="2"/>
          <w:tcBorders>
            <w:left w:val="nil"/>
          </w:tcBorders>
          <w:tcMar>
            <w:left w:w="115" w:type="dxa"/>
            <w:right w:w="115" w:type="dxa"/>
          </w:tcMar>
          <w:vAlign w:val="center"/>
        </w:tcPr>
        <w:p w14:paraId="4A3A5EEA" w14:textId="3F59D2E8" w:rsidR="00E1380B" w:rsidRPr="00F502B3" w:rsidRDefault="00E1380B">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2</w:t>
          </w:r>
          <w:r w:rsidRPr="00F502B3">
            <w:rPr>
              <w:rFonts w:ascii="Calibri" w:hAnsi="Calibri"/>
              <w:b w:val="0"/>
              <w:bCs/>
              <w:sz w:val="20"/>
            </w:rPr>
            <w:t>R-ENV-20-H</w:t>
          </w:r>
        </w:p>
      </w:tc>
    </w:tr>
    <w:tr w:rsidR="00E1380B" w:rsidRPr="00F85124" w14:paraId="4A3A5EEE" w14:textId="77777777" w:rsidTr="001E5776">
      <w:trPr>
        <w:cantSplit/>
        <w:trHeight w:val="288"/>
      </w:trPr>
      <w:tc>
        <w:tcPr>
          <w:tcW w:w="3387" w:type="pct"/>
          <w:gridSpan w:val="2"/>
          <w:tcBorders>
            <w:right w:val="nil"/>
          </w:tcBorders>
        </w:tcPr>
        <w:p w14:paraId="4A3A5EEC" w14:textId="3C42E742" w:rsidR="00E1380B" w:rsidRPr="00F85124" w:rsidRDefault="00E1380B"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613" w:type="pct"/>
          <w:gridSpan w:val="2"/>
          <w:tcBorders>
            <w:left w:val="nil"/>
          </w:tcBorders>
        </w:tcPr>
        <w:p w14:paraId="4A3A5EED" w14:textId="3D5824B1" w:rsidR="00E1380B" w:rsidRPr="00F85124" w:rsidRDefault="00E1380B"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1699">
            <w:rPr>
              <w:rFonts w:ascii="Calibri" w:hAnsi="Calibri"/>
              <w:bCs/>
              <w:noProof/>
            </w:rPr>
            <w:t>3</w:t>
          </w:r>
          <w:r>
            <w:rPr>
              <w:rFonts w:ascii="Calibri" w:hAnsi="Calibri"/>
              <w:bCs/>
              <w:noProof/>
            </w:rPr>
            <w:fldChar w:fldCharType="end"/>
          </w:r>
          <w:r w:rsidRPr="00F85124">
            <w:rPr>
              <w:rFonts w:ascii="Calibri" w:hAnsi="Calibri"/>
              <w:bCs/>
            </w:rPr>
            <w:t>)</w:t>
          </w:r>
        </w:p>
      </w:tc>
    </w:tr>
    <w:tr w:rsidR="00E1380B" w:rsidRPr="00F85124" w14:paraId="4A3A5EF2" w14:textId="77777777" w:rsidTr="001E5776">
      <w:trPr>
        <w:cantSplit/>
        <w:trHeight w:val="288"/>
      </w:trPr>
      <w:tc>
        <w:tcPr>
          <w:tcW w:w="2416" w:type="pct"/>
        </w:tcPr>
        <w:p w14:paraId="4A3A5EEF" w14:textId="77777777" w:rsidR="00E1380B" w:rsidRPr="00F85124" w:rsidRDefault="00E1380B" w:rsidP="003E419E">
          <w:pPr>
            <w:rPr>
              <w:rFonts w:ascii="Calibri" w:hAnsi="Calibri"/>
              <w:sz w:val="12"/>
              <w:szCs w:val="12"/>
            </w:rPr>
          </w:pPr>
          <w:r w:rsidRPr="00F85124">
            <w:rPr>
              <w:rFonts w:ascii="Calibri" w:hAnsi="Calibri"/>
              <w:sz w:val="12"/>
              <w:szCs w:val="12"/>
            </w:rPr>
            <w:t>Project Name:</w:t>
          </w:r>
        </w:p>
      </w:tc>
      <w:tc>
        <w:tcPr>
          <w:tcW w:w="1334" w:type="pct"/>
          <w:gridSpan w:val="2"/>
        </w:tcPr>
        <w:p w14:paraId="4A3A5EF0" w14:textId="77777777" w:rsidR="00E1380B" w:rsidRPr="00F85124" w:rsidRDefault="00E1380B" w:rsidP="003E419E">
          <w:pPr>
            <w:rPr>
              <w:rFonts w:ascii="Calibri" w:hAnsi="Calibri"/>
              <w:sz w:val="12"/>
              <w:szCs w:val="12"/>
            </w:rPr>
          </w:pPr>
          <w:r w:rsidRPr="00F85124">
            <w:rPr>
              <w:rFonts w:ascii="Calibri" w:hAnsi="Calibri"/>
              <w:sz w:val="12"/>
              <w:szCs w:val="12"/>
            </w:rPr>
            <w:t>Enforcement Agency:</w:t>
          </w:r>
        </w:p>
      </w:tc>
      <w:tc>
        <w:tcPr>
          <w:tcW w:w="1250" w:type="pct"/>
        </w:tcPr>
        <w:p w14:paraId="4A3A5EF1" w14:textId="77777777" w:rsidR="00E1380B" w:rsidRPr="00F85124" w:rsidRDefault="00E1380B" w:rsidP="003E419E">
          <w:pPr>
            <w:rPr>
              <w:rFonts w:ascii="Calibri" w:hAnsi="Calibri"/>
              <w:sz w:val="12"/>
              <w:szCs w:val="12"/>
            </w:rPr>
          </w:pPr>
          <w:r w:rsidRPr="00F85124">
            <w:rPr>
              <w:rFonts w:ascii="Calibri" w:hAnsi="Calibri"/>
              <w:sz w:val="12"/>
              <w:szCs w:val="12"/>
            </w:rPr>
            <w:t>Permit Number:</w:t>
          </w:r>
        </w:p>
      </w:tc>
    </w:tr>
    <w:tr w:rsidR="00E1380B" w:rsidRPr="00F85124" w14:paraId="4A3A5EF6" w14:textId="77777777" w:rsidTr="001E5776">
      <w:trPr>
        <w:cantSplit/>
        <w:trHeight w:val="288"/>
      </w:trPr>
      <w:tc>
        <w:tcPr>
          <w:tcW w:w="2416" w:type="pct"/>
        </w:tcPr>
        <w:p w14:paraId="4A3A5EF3" w14:textId="77777777" w:rsidR="00E1380B" w:rsidRPr="00F85124" w:rsidRDefault="00E1380B" w:rsidP="003E419E">
          <w:pPr>
            <w:rPr>
              <w:rFonts w:ascii="Calibri" w:hAnsi="Calibri"/>
              <w:sz w:val="12"/>
              <w:szCs w:val="12"/>
              <w:vertAlign w:val="superscript"/>
            </w:rPr>
          </w:pPr>
          <w:r w:rsidRPr="00F85124">
            <w:rPr>
              <w:rFonts w:ascii="Calibri" w:hAnsi="Calibri"/>
              <w:sz w:val="12"/>
              <w:szCs w:val="12"/>
            </w:rPr>
            <w:t>Dwelling Address:</w:t>
          </w:r>
        </w:p>
      </w:tc>
      <w:tc>
        <w:tcPr>
          <w:tcW w:w="1334" w:type="pct"/>
          <w:gridSpan w:val="2"/>
        </w:tcPr>
        <w:p w14:paraId="4A3A5EF4" w14:textId="22FE04C4" w:rsidR="00E1380B" w:rsidRPr="00F85124" w:rsidRDefault="00E1380B"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250" w:type="pct"/>
        </w:tcPr>
        <w:p w14:paraId="4A3A5EF5" w14:textId="06098542" w:rsidR="00E1380B" w:rsidRPr="00F85124" w:rsidRDefault="00E1380B"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EF7" w14:textId="6229183B" w:rsidR="00E1380B" w:rsidRPr="003E419E" w:rsidRDefault="00E1380B" w:rsidP="003E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570DEB9F" w:rsidR="00E1380B" w:rsidRDefault="00E138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EC10B7D" w:rsidR="00E1380B" w:rsidRDefault="00E1380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75"/>
      <w:gridCol w:w="1755"/>
      <w:gridCol w:w="1525"/>
      <w:gridCol w:w="6"/>
    </w:tblGrid>
    <w:tr w:rsidR="00E1380B" w:rsidRPr="00F85124" w14:paraId="4A3A5EFE" w14:textId="77777777" w:rsidTr="001E5776">
      <w:trPr>
        <w:cantSplit/>
        <w:trHeight w:val="288"/>
      </w:trPr>
      <w:tc>
        <w:tcPr>
          <w:tcW w:w="4282" w:type="pct"/>
          <w:gridSpan w:val="2"/>
          <w:tcBorders>
            <w:right w:val="nil"/>
          </w:tcBorders>
          <w:vAlign w:val="center"/>
        </w:tcPr>
        <w:p w14:paraId="4A3A5EFC" w14:textId="02C54F7E" w:rsidR="00E1380B" w:rsidRPr="00F502B3" w:rsidRDefault="00E1380B"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718" w:type="pct"/>
          <w:gridSpan w:val="2"/>
          <w:tcBorders>
            <w:left w:val="nil"/>
          </w:tcBorders>
          <w:tcMar>
            <w:left w:w="115" w:type="dxa"/>
            <w:right w:w="115" w:type="dxa"/>
          </w:tcMar>
          <w:vAlign w:val="center"/>
        </w:tcPr>
        <w:p w14:paraId="4A3A5EFD" w14:textId="77777777" w:rsidR="00E1380B" w:rsidRPr="00F502B3" w:rsidRDefault="00E1380B" w:rsidP="003E419E">
          <w:pPr>
            <w:pStyle w:val="Heading1"/>
            <w:jc w:val="right"/>
            <w:rPr>
              <w:rFonts w:ascii="Calibri" w:hAnsi="Calibri"/>
              <w:b w:val="0"/>
              <w:bCs/>
              <w:sz w:val="20"/>
            </w:rPr>
          </w:pPr>
          <w:r w:rsidRPr="00F502B3">
            <w:rPr>
              <w:rFonts w:ascii="Calibri" w:hAnsi="Calibri"/>
              <w:b w:val="0"/>
              <w:bCs/>
              <w:sz w:val="20"/>
            </w:rPr>
            <w:t>CF2R-ENV-20-H</w:t>
          </w:r>
        </w:p>
      </w:tc>
    </w:tr>
    <w:tr w:rsidR="00E1380B" w:rsidRPr="00F85124" w14:paraId="4A3A5F01" w14:textId="77777777" w:rsidTr="001E5776">
      <w:trPr>
        <w:gridAfter w:val="1"/>
        <w:wAfter w:w="3" w:type="pct"/>
        <w:cantSplit/>
        <w:trHeight w:val="288"/>
      </w:trPr>
      <w:tc>
        <w:tcPr>
          <w:tcW w:w="3459" w:type="pct"/>
          <w:tcBorders>
            <w:right w:val="nil"/>
          </w:tcBorders>
        </w:tcPr>
        <w:p w14:paraId="4A3A5EFF" w14:textId="5FD48607" w:rsidR="00E1380B" w:rsidRPr="00F85124" w:rsidRDefault="00E1380B"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538" w:type="pct"/>
          <w:gridSpan w:val="2"/>
          <w:tcBorders>
            <w:left w:val="nil"/>
          </w:tcBorders>
        </w:tcPr>
        <w:p w14:paraId="4A3A5F00" w14:textId="37C31C58" w:rsidR="00E1380B" w:rsidRPr="00382CD6" w:rsidRDefault="00E1380B"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935F77">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1699">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4EE2C481" w:rsidR="00E1380B" w:rsidRPr="003E419E" w:rsidRDefault="00E1380B" w:rsidP="003E41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5D9380CC" w:rsidR="00E1380B" w:rsidRDefault="00E1380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52137495" w:rsidR="00E1380B" w:rsidRDefault="00E1380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E1380B" w:rsidRPr="00F85124" w14:paraId="4A3A5F08" w14:textId="77777777" w:rsidTr="003E419E">
      <w:trPr>
        <w:cantSplit/>
        <w:trHeight w:val="288"/>
      </w:trPr>
      <w:tc>
        <w:tcPr>
          <w:tcW w:w="3877" w:type="pct"/>
          <w:tcBorders>
            <w:right w:val="nil"/>
          </w:tcBorders>
          <w:vAlign w:val="center"/>
        </w:tcPr>
        <w:p w14:paraId="4A3A5F06" w14:textId="58AB1701" w:rsidR="00E1380B" w:rsidRPr="00F502B3" w:rsidRDefault="00E1380B"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77777777" w:rsidR="00E1380B" w:rsidRPr="00F502B3" w:rsidRDefault="00E1380B" w:rsidP="003E419E">
          <w:pPr>
            <w:pStyle w:val="Heading1"/>
            <w:jc w:val="right"/>
            <w:rPr>
              <w:rFonts w:ascii="Calibri" w:hAnsi="Calibri"/>
              <w:b w:val="0"/>
              <w:bCs/>
              <w:sz w:val="20"/>
            </w:rPr>
          </w:pPr>
          <w:r w:rsidRPr="00F502B3">
            <w:rPr>
              <w:rFonts w:ascii="Calibri" w:hAnsi="Calibri"/>
              <w:b w:val="0"/>
              <w:bCs/>
              <w:sz w:val="20"/>
            </w:rPr>
            <w:t>CF2R-ENV-20-H</w:t>
          </w:r>
        </w:p>
      </w:tc>
    </w:tr>
    <w:tr w:rsidR="00E1380B" w:rsidRPr="00F85124" w14:paraId="4A3A5F0B" w14:textId="77777777" w:rsidTr="00EF2268">
      <w:trPr>
        <w:cantSplit/>
        <w:trHeight w:val="288"/>
      </w:trPr>
      <w:tc>
        <w:tcPr>
          <w:tcW w:w="4373" w:type="pct"/>
          <w:gridSpan w:val="2"/>
          <w:tcBorders>
            <w:right w:val="nil"/>
          </w:tcBorders>
        </w:tcPr>
        <w:p w14:paraId="4A3A5F09" w14:textId="225E7401" w:rsidR="00E1380B" w:rsidRPr="00F85124" w:rsidRDefault="00E1380B"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 Building Enclosures and Dwelling Unit Enclosures - ENV-20b</w:t>
          </w:r>
        </w:p>
      </w:tc>
      <w:tc>
        <w:tcPr>
          <w:tcW w:w="627" w:type="pct"/>
          <w:tcBorders>
            <w:left w:val="nil"/>
          </w:tcBorders>
        </w:tcPr>
        <w:p w14:paraId="4A3A5F0A" w14:textId="45B2D42A" w:rsidR="00E1380B" w:rsidRPr="00F85124" w:rsidRDefault="00E1380B"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1699">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4F6C4D79" w:rsidR="00E1380B" w:rsidRPr="003E419E" w:rsidRDefault="00E1380B" w:rsidP="003E419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6C9959B5" w:rsidR="00E1380B" w:rsidRDefault="00E13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DAA481E2"/>
    <w:lvl w:ilvl="0" w:tplc="36C47866">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2"/>
  </w:num>
  <w:num w:numId="11">
    <w:abstractNumId w:val="16"/>
  </w:num>
  <w:num w:numId="12">
    <w:abstractNumId w:val="10"/>
  </w:num>
  <w:num w:numId="13">
    <w:abstractNumId w:val="7"/>
  </w:num>
  <w:num w:numId="14">
    <w:abstractNumId w:val="12"/>
  </w:num>
  <w:num w:numId="15">
    <w:abstractNumId w:val="14"/>
  </w:num>
  <w:num w:numId="16">
    <w:abstractNumId w:val="15"/>
  </w:num>
  <w:num w:numId="17">
    <w:abstractNumId w:val="6"/>
  </w:num>
  <w:num w:numId="18">
    <w:abstractNumId w:val="4"/>
  </w:num>
  <w:num w:numId="19">
    <w:abstractNumId w:val="17"/>
  </w:num>
  <w:num w:numId="20">
    <w:abstractNumId w:val="11"/>
  </w:num>
  <w:num w:numId="21">
    <w:abstractNumId w:val="9"/>
  </w:num>
  <w:num w:numId="22">
    <w:abstractNumId w:val="13"/>
  </w:num>
  <w:num w:numId="23">
    <w:abstractNumId w:val="3"/>
  </w:num>
  <w:num w:numId="24">
    <w:abstractNumId w:val="7"/>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b4W9WbwqtX505u0gyFhnal817zIZ6TjfELC5vEb6fYa0mual5ZrsfdhiA384yiUA6o8wP6WVIJHs4oh/XOxL+w==" w:salt="6JE2R9Eh1O6QPyKUWhlb9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32684"/>
    <w:rsid w:val="000367BC"/>
    <w:rsid w:val="00056B9D"/>
    <w:rsid w:val="00061699"/>
    <w:rsid w:val="00081774"/>
    <w:rsid w:val="00091FBA"/>
    <w:rsid w:val="0009311F"/>
    <w:rsid w:val="000A5169"/>
    <w:rsid w:val="000B05C9"/>
    <w:rsid w:val="000B64C1"/>
    <w:rsid w:val="000C5AC9"/>
    <w:rsid w:val="000D1CB5"/>
    <w:rsid w:val="000E084F"/>
    <w:rsid w:val="000E247B"/>
    <w:rsid w:val="000F3409"/>
    <w:rsid w:val="000F3C9E"/>
    <w:rsid w:val="001046D3"/>
    <w:rsid w:val="00107CC3"/>
    <w:rsid w:val="00122B26"/>
    <w:rsid w:val="001531F1"/>
    <w:rsid w:val="00157308"/>
    <w:rsid w:val="00163079"/>
    <w:rsid w:val="0016315C"/>
    <w:rsid w:val="00165FD3"/>
    <w:rsid w:val="00170A61"/>
    <w:rsid w:val="00171BD5"/>
    <w:rsid w:val="00172D21"/>
    <w:rsid w:val="00173043"/>
    <w:rsid w:val="0017724F"/>
    <w:rsid w:val="00177998"/>
    <w:rsid w:val="00181B3E"/>
    <w:rsid w:val="001835DF"/>
    <w:rsid w:val="00184187"/>
    <w:rsid w:val="0019189F"/>
    <w:rsid w:val="00195B7D"/>
    <w:rsid w:val="00197CD7"/>
    <w:rsid w:val="001A5445"/>
    <w:rsid w:val="001A794A"/>
    <w:rsid w:val="001B0B2D"/>
    <w:rsid w:val="001B14D6"/>
    <w:rsid w:val="001B4FAD"/>
    <w:rsid w:val="001B6B55"/>
    <w:rsid w:val="001B7920"/>
    <w:rsid w:val="001C1F1F"/>
    <w:rsid w:val="001C4084"/>
    <w:rsid w:val="001C4335"/>
    <w:rsid w:val="001C5250"/>
    <w:rsid w:val="001D4EC1"/>
    <w:rsid w:val="001E5776"/>
    <w:rsid w:val="001E5CD5"/>
    <w:rsid w:val="001E5EB4"/>
    <w:rsid w:val="001E7C38"/>
    <w:rsid w:val="001F1EB8"/>
    <w:rsid w:val="002057B8"/>
    <w:rsid w:val="00217730"/>
    <w:rsid w:val="0022167C"/>
    <w:rsid w:val="00223EF9"/>
    <w:rsid w:val="00231102"/>
    <w:rsid w:val="00231CFA"/>
    <w:rsid w:val="00240435"/>
    <w:rsid w:val="002440E6"/>
    <w:rsid w:val="002478EC"/>
    <w:rsid w:val="0025221D"/>
    <w:rsid w:val="0025389B"/>
    <w:rsid w:val="00254312"/>
    <w:rsid w:val="00255406"/>
    <w:rsid w:val="0027204B"/>
    <w:rsid w:val="00282299"/>
    <w:rsid w:val="0028362C"/>
    <w:rsid w:val="0029155F"/>
    <w:rsid w:val="0029261F"/>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3187"/>
    <w:rsid w:val="0031464C"/>
    <w:rsid w:val="003166AF"/>
    <w:rsid w:val="00317238"/>
    <w:rsid w:val="00325C06"/>
    <w:rsid w:val="00333ED8"/>
    <w:rsid w:val="0033443A"/>
    <w:rsid w:val="00354879"/>
    <w:rsid w:val="00366476"/>
    <w:rsid w:val="00367B59"/>
    <w:rsid w:val="003701BD"/>
    <w:rsid w:val="00381466"/>
    <w:rsid w:val="003821BA"/>
    <w:rsid w:val="00382CD6"/>
    <w:rsid w:val="003A047B"/>
    <w:rsid w:val="003A3634"/>
    <w:rsid w:val="003C1E23"/>
    <w:rsid w:val="003C2745"/>
    <w:rsid w:val="003C5860"/>
    <w:rsid w:val="003C5E86"/>
    <w:rsid w:val="003D5E0F"/>
    <w:rsid w:val="003E21BB"/>
    <w:rsid w:val="003E419E"/>
    <w:rsid w:val="003E71E0"/>
    <w:rsid w:val="003F00EC"/>
    <w:rsid w:val="003F23E6"/>
    <w:rsid w:val="003F398B"/>
    <w:rsid w:val="003F62A0"/>
    <w:rsid w:val="003F6CE6"/>
    <w:rsid w:val="00400BDB"/>
    <w:rsid w:val="00410903"/>
    <w:rsid w:val="004130B2"/>
    <w:rsid w:val="0041739F"/>
    <w:rsid w:val="00421E7D"/>
    <w:rsid w:val="00421FA8"/>
    <w:rsid w:val="0042272B"/>
    <w:rsid w:val="00425C89"/>
    <w:rsid w:val="00427DFA"/>
    <w:rsid w:val="004348D8"/>
    <w:rsid w:val="00442868"/>
    <w:rsid w:val="00454E36"/>
    <w:rsid w:val="00457345"/>
    <w:rsid w:val="00460319"/>
    <w:rsid w:val="00467478"/>
    <w:rsid w:val="004713DE"/>
    <w:rsid w:val="0047600B"/>
    <w:rsid w:val="004803D4"/>
    <w:rsid w:val="00480F53"/>
    <w:rsid w:val="00497DDD"/>
    <w:rsid w:val="00497E2F"/>
    <w:rsid w:val="004A0673"/>
    <w:rsid w:val="004A1BB8"/>
    <w:rsid w:val="004A4AEF"/>
    <w:rsid w:val="004B1299"/>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428F6"/>
    <w:rsid w:val="00553651"/>
    <w:rsid w:val="005617C5"/>
    <w:rsid w:val="005646A2"/>
    <w:rsid w:val="00566D9F"/>
    <w:rsid w:val="005700F0"/>
    <w:rsid w:val="00570FEA"/>
    <w:rsid w:val="00571D0B"/>
    <w:rsid w:val="005774A9"/>
    <w:rsid w:val="00583C81"/>
    <w:rsid w:val="00584AAF"/>
    <w:rsid w:val="00585B39"/>
    <w:rsid w:val="00595EC9"/>
    <w:rsid w:val="005A57F7"/>
    <w:rsid w:val="005A593D"/>
    <w:rsid w:val="005A6526"/>
    <w:rsid w:val="005B0D9D"/>
    <w:rsid w:val="005B48AA"/>
    <w:rsid w:val="005B6312"/>
    <w:rsid w:val="005C0059"/>
    <w:rsid w:val="005C2E5B"/>
    <w:rsid w:val="005E19CD"/>
    <w:rsid w:val="005E1C15"/>
    <w:rsid w:val="005F1465"/>
    <w:rsid w:val="005F2ADF"/>
    <w:rsid w:val="005F4748"/>
    <w:rsid w:val="0060014C"/>
    <w:rsid w:val="006045D5"/>
    <w:rsid w:val="006124DF"/>
    <w:rsid w:val="00621003"/>
    <w:rsid w:val="00630960"/>
    <w:rsid w:val="00642F49"/>
    <w:rsid w:val="00657706"/>
    <w:rsid w:val="006614CE"/>
    <w:rsid w:val="00661A9E"/>
    <w:rsid w:val="00662D8F"/>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D50B6"/>
    <w:rsid w:val="006D51AB"/>
    <w:rsid w:val="006E236F"/>
    <w:rsid w:val="006E561D"/>
    <w:rsid w:val="006F2E36"/>
    <w:rsid w:val="0070083F"/>
    <w:rsid w:val="00703E08"/>
    <w:rsid w:val="007075CA"/>
    <w:rsid w:val="00715475"/>
    <w:rsid w:val="00721F39"/>
    <w:rsid w:val="00733ECB"/>
    <w:rsid w:val="00735772"/>
    <w:rsid w:val="0074637C"/>
    <w:rsid w:val="00752910"/>
    <w:rsid w:val="00760262"/>
    <w:rsid w:val="00766464"/>
    <w:rsid w:val="00767127"/>
    <w:rsid w:val="00767C38"/>
    <w:rsid w:val="007722D6"/>
    <w:rsid w:val="007730F1"/>
    <w:rsid w:val="00773125"/>
    <w:rsid w:val="00773243"/>
    <w:rsid w:val="00775AFE"/>
    <w:rsid w:val="00776634"/>
    <w:rsid w:val="00776CB9"/>
    <w:rsid w:val="007770C5"/>
    <w:rsid w:val="00777B2F"/>
    <w:rsid w:val="00785C1B"/>
    <w:rsid w:val="00796556"/>
    <w:rsid w:val="007A31CB"/>
    <w:rsid w:val="007B7538"/>
    <w:rsid w:val="007B77D7"/>
    <w:rsid w:val="007C0F62"/>
    <w:rsid w:val="007C670E"/>
    <w:rsid w:val="007D369C"/>
    <w:rsid w:val="007D46C5"/>
    <w:rsid w:val="007E1B54"/>
    <w:rsid w:val="007E1CA9"/>
    <w:rsid w:val="007F583F"/>
    <w:rsid w:val="0080000B"/>
    <w:rsid w:val="00800F1C"/>
    <w:rsid w:val="00801385"/>
    <w:rsid w:val="008103E6"/>
    <w:rsid w:val="00813B11"/>
    <w:rsid w:val="00840617"/>
    <w:rsid w:val="00840901"/>
    <w:rsid w:val="008433C6"/>
    <w:rsid w:val="00850A0C"/>
    <w:rsid w:val="008550A7"/>
    <w:rsid w:val="00865606"/>
    <w:rsid w:val="00867FF0"/>
    <w:rsid w:val="00871549"/>
    <w:rsid w:val="00871BD4"/>
    <w:rsid w:val="00875D94"/>
    <w:rsid w:val="00885FDA"/>
    <w:rsid w:val="00886F2C"/>
    <w:rsid w:val="00890110"/>
    <w:rsid w:val="0089493C"/>
    <w:rsid w:val="008955BB"/>
    <w:rsid w:val="008956DB"/>
    <w:rsid w:val="008B0F77"/>
    <w:rsid w:val="008C0596"/>
    <w:rsid w:val="008C070F"/>
    <w:rsid w:val="008C2932"/>
    <w:rsid w:val="008C5999"/>
    <w:rsid w:val="008D3313"/>
    <w:rsid w:val="008D38B9"/>
    <w:rsid w:val="008D7360"/>
    <w:rsid w:val="008E625B"/>
    <w:rsid w:val="008E6C57"/>
    <w:rsid w:val="008F0CB1"/>
    <w:rsid w:val="008F386E"/>
    <w:rsid w:val="00900AFB"/>
    <w:rsid w:val="00904BD2"/>
    <w:rsid w:val="00910794"/>
    <w:rsid w:val="0091667B"/>
    <w:rsid w:val="00917497"/>
    <w:rsid w:val="0092223B"/>
    <w:rsid w:val="0092568A"/>
    <w:rsid w:val="009313CC"/>
    <w:rsid w:val="009351D2"/>
    <w:rsid w:val="00935F77"/>
    <w:rsid w:val="00942418"/>
    <w:rsid w:val="0094704E"/>
    <w:rsid w:val="0096073A"/>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E2C1C"/>
    <w:rsid w:val="009E535A"/>
    <w:rsid w:val="009F1B8A"/>
    <w:rsid w:val="009F4793"/>
    <w:rsid w:val="00A01B9A"/>
    <w:rsid w:val="00A041F9"/>
    <w:rsid w:val="00A066EB"/>
    <w:rsid w:val="00A07333"/>
    <w:rsid w:val="00A16554"/>
    <w:rsid w:val="00A2186D"/>
    <w:rsid w:val="00A30EA0"/>
    <w:rsid w:val="00A36284"/>
    <w:rsid w:val="00A42BCC"/>
    <w:rsid w:val="00A43DE1"/>
    <w:rsid w:val="00A45016"/>
    <w:rsid w:val="00A55A8D"/>
    <w:rsid w:val="00A71449"/>
    <w:rsid w:val="00A7427E"/>
    <w:rsid w:val="00A8014F"/>
    <w:rsid w:val="00A838CA"/>
    <w:rsid w:val="00A95262"/>
    <w:rsid w:val="00A95400"/>
    <w:rsid w:val="00A97500"/>
    <w:rsid w:val="00AA0537"/>
    <w:rsid w:val="00AA1D22"/>
    <w:rsid w:val="00AA7D5B"/>
    <w:rsid w:val="00AB4C89"/>
    <w:rsid w:val="00AB7F27"/>
    <w:rsid w:val="00AD0E7D"/>
    <w:rsid w:val="00AD6BA1"/>
    <w:rsid w:val="00AE09B1"/>
    <w:rsid w:val="00AE1F34"/>
    <w:rsid w:val="00AE4835"/>
    <w:rsid w:val="00B02DA6"/>
    <w:rsid w:val="00B07ED0"/>
    <w:rsid w:val="00B11615"/>
    <w:rsid w:val="00B20F45"/>
    <w:rsid w:val="00B272DC"/>
    <w:rsid w:val="00B3285D"/>
    <w:rsid w:val="00B360A2"/>
    <w:rsid w:val="00B36504"/>
    <w:rsid w:val="00B36B21"/>
    <w:rsid w:val="00B40977"/>
    <w:rsid w:val="00B450BD"/>
    <w:rsid w:val="00B50144"/>
    <w:rsid w:val="00B5026C"/>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73AE"/>
    <w:rsid w:val="00BB7FEB"/>
    <w:rsid w:val="00BC0866"/>
    <w:rsid w:val="00BC0CC6"/>
    <w:rsid w:val="00BC156C"/>
    <w:rsid w:val="00BE101B"/>
    <w:rsid w:val="00BE4084"/>
    <w:rsid w:val="00BE705B"/>
    <w:rsid w:val="00BF1ADA"/>
    <w:rsid w:val="00BF2620"/>
    <w:rsid w:val="00BF492D"/>
    <w:rsid w:val="00BF69B9"/>
    <w:rsid w:val="00C003FC"/>
    <w:rsid w:val="00C006FF"/>
    <w:rsid w:val="00C13C13"/>
    <w:rsid w:val="00C2000B"/>
    <w:rsid w:val="00C20598"/>
    <w:rsid w:val="00C2071A"/>
    <w:rsid w:val="00C213E0"/>
    <w:rsid w:val="00C26C77"/>
    <w:rsid w:val="00C33FD0"/>
    <w:rsid w:val="00C34ADC"/>
    <w:rsid w:val="00C3527F"/>
    <w:rsid w:val="00C45D3C"/>
    <w:rsid w:val="00C4700A"/>
    <w:rsid w:val="00C511E6"/>
    <w:rsid w:val="00C55ED3"/>
    <w:rsid w:val="00C62026"/>
    <w:rsid w:val="00C65A7D"/>
    <w:rsid w:val="00C70CDD"/>
    <w:rsid w:val="00C70FE7"/>
    <w:rsid w:val="00C77D58"/>
    <w:rsid w:val="00C82B7C"/>
    <w:rsid w:val="00C83E2B"/>
    <w:rsid w:val="00C93EDD"/>
    <w:rsid w:val="00CA2650"/>
    <w:rsid w:val="00CA3A31"/>
    <w:rsid w:val="00CB305B"/>
    <w:rsid w:val="00CB4F4A"/>
    <w:rsid w:val="00CB7D40"/>
    <w:rsid w:val="00CC7189"/>
    <w:rsid w:val="00CE0524"/>
    <w:rsid w:val="00CF6E33"/>
    <w:rsid w:val="00D03609"/>
    <w:rsid w:val="00D06BAD"/>
    <w:rsid w:val="00D25121"/>
    <w:rsid w:val="00D4040A"/>
    <w:rsid w:val="00D43810"/>
    <w:rsid w:val="00D6509D"/>
    <w:rsid w:val="00D71E52"/>
    <w:rsid w:val="00D71E8F"/>
    <w:rsid w:val="00D721FF"/>
    <w:rsid w:val="00D74324"/>
    <w:rsid w:val="00D77F0F"/>
    <w:rsid w:val="00D814DE"/>
    <w:rsid w:val="00D86638"/>
    <w:rsid w:val="00D87971"/>
    <w:rsid w:val="00D901B0"/>
    <w:rsid w:val="00D974B6"/>
    <w:rsid w:val="00DA1818"/>
    <w:rsid w:val="00DA3532"/>
    <w:rsid w:val="00DA6E23"/>
    <w:rsid w:val="00DB5A43"/>
    <w:rsid w:val="00DC0A4C"/>
    <w:rsid w:val="00DC1830"/>
    <w:rsid w:val="00DD2C34"/>
    <w:rsid w:val="00DD4C67"/>
    <w:rsid w:val="00DF289D"/>
    <w:rsid w:val="00DF2BF8"/>
    <w:rsid w:val="00DF3F12"/>
    <w:rsid w:val="00DF72AC"/>
    <w:rsid w:val="00E04990"/>
    <w:rsid w:val="00E103B3"/>
    <w:rsid w:val="00E1336F"/>
    <w:rsid w:val="00E136A4"/>
    <w:rsid w:val="00E1380B"/>
    <w:rsid w:val="00E16262"/>
    <w:rsid w:val="00E223BF"/>
    <w:rsid w:val="00E2270F"/>
    <w:rsid w:val="00E22F80"/>
    <w:rsid w:val="00E320A8"/>
    <w:rsid w:val="00E32371"/>
    <w:rsid w:val="00E369CC"/>
    <w:rsid w:val="00E40FE0"/>
    <w:rsid w:val="00E50F7D"/>
    <w:rsid w:val="00E52A00"/>
    <w:rsid w:val="00E56510"/>
    <w:rsid w:val="00E56649"/>
    <w:rsid w:val="00E67669"/>
    <w:rsid w:val="00E74533"/>
    <w:rsid w:val="00E74C2E"/>
    <w:rsid w:val="00E76DA4"/>
    <w:rsid w:val="00E817F3"/>
    <w:rsid w:val="00E81D5E"/>
    <w:rsid w:val="00E938AC"/>
    <w:rsid w:val="00EA01F0"/>
    <w:rsid w:val="00EA4B2F"/>
    <w:rsid w:val="00EA5E99"/>
    <w:rsid w:val="00EA7549"/>
    <w:rsid w:val="00EB0599"/>
    <w:rsid w:val="00EB2491"/>
    <w:rsid w:val="00EB61D5"/>
    <w:rsid w:val="00EB6D35"/>
    <w:rsid w:val="00EB7663"/>
    <w:rsid w:val="00EC07D1"/>
    <w:rsid w:val="00EC187A"/>
    <w:rsid w:val="00EC2C94"/>
    <w:rsid w:val="00EC7325"/>
    <w:rsid w:val="00EE5B36"/>
    <w:rsid w:val="00EF0AEF"/>
    <w:rsid w:val="00EF1553"/>
    <w:rsid w:val="00EF1BC9"/>
    <w:rsid w:val="00EF2268"/>
    <w:rsid w:val="00EF5BE6"/>
    <w:rsid w:val="00F05C12"/>
    <w:rsid w:val="00F06509"/>
    <w:rsid w:val="00F108EE"/>
    <w:rsid w:val="00F11DB2"/>
    <w:rsid w:val="00F12D07"/>
    <w:rsid w:val="00F22EB6"/>
    <w:rsid w:val="00F27E5D"/>
    <w:rsid w:val="00F325C0"/>
    <w:rsid w:val="00F328CD"/>
    <w:rsid w:val="00F35C04"/>
    <w:rsid w:val="00F47523"/>
    <w:rsid w:val="00F47707"/>
    <w:rsid w:val="00F502B3"/>
    <w:rsid w:val="00F55109"/>
    <w:rsid w:val="00F56603"/>
    <w:rsid w:val="00F62D88"/>
    <w:rsid w:val="00F7154F"/>
    <w:rsid w:val="00F75684"/>
    <w:rsid w:val="00F75F46"/>
    <w:rsid w:val="00F77597"/>
    <w:rsid w:val="00F85124"/>
    <w:rsid w:val="00F9036A"/>
    <w:rsid w:val="00F938B0"/>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63"/>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A836ED-0384-4899-AD56-70542E9D6D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91D799-A02B-420F-89AD-EF9CD95F8137}">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57BE6277-37DF-48C6-AEEE-84CB9BEA979B}">
  <ds:schemaRefs>
    <ds:schemaRef ds:uri="http://schemas.openxmlformats.org/officeDocument/2006/bibliography"/>
  </ds:schemaRefs>
</ds:datastoreItem>
</file>

<file path=customXml/itemProps4.xml><?xml version="1.0" encoding="utf-8"?>
<ds:datastoreItem xmlns:ds="http://schemas.openxmlformats.org/officeDocument/2006/customXml" ds:itemID="{D1F864A3-CD22-43D1-A230-D9EF2F056C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8</Pages>
  <Words>2811</Words>
  <Characters>16027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Geiser, Che@Energy</cp:lastModifiedBy>
  <cp:revision>70</cp:revision>
  <cp:lastPrinted>2013-09-13T16:00:00Z</cp:lastPrinted>
  <dcterms:created xsi:type="dcterms:W3CDTF">2018-11-06T16:44:00Z</dcterms:created>
  <dcterms:modified xsi:type="dcterms:W3CDTF">2022-04-08T19:26:00Z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