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0"/>
        <w:gridCol w:w="5305"/>
      </w:tblGrid>
      <w:tr w:rsidR="007E2192" w:rsidRPr="00B434AE" w14:paraId="19AEA51F" w14:textId="77777777" w:rsidTr="00FA05A2">
        <w:trPr>
          <w:trHeight w:val="158"/>
        </w:trPr>
        <w:tc>
          <w:tcPr>
            <w:tcW w:w="10790" w:type="dxa"/>
            <w:gridSpan w:val="3"/>
            <w:vAlign w:val="center"/>
          </w:tcPr>
          <w:p w14:paraId="509C5D28" w14:textId="5CD6E039" w:rsidR="007E2192" w:rsidRPr="00FA05A2" w:rsidRDefault="007E2192" w:rsidP="00D722F0">
            <w:pPr>
              <w:spacing w:after="0" w:line="240" w:lineRule="auto"/>
              <w:rPr>
                <w:rFonts w:asciiTheme="minorHAnsi" w:hAnsiTheme="minorHAnsi"/>
                <w:b/>
                <w:sz w:val="18"/>
                <w:szCs w:val="18"/>
              </w:rPr>
            </w:pPr>
            <w:r w:rsidRPr="00FA05A2">
              <w:rPr>
                <w:rFonts w:asciiTheme="minorHAnsi" w:hAnsiTheme="minorHAnsi"/>
                <w:b/>
                <w:sz w:val="18"/>
                <w:szCs w:val="18"/>
              </w:rPr>
              <w:t>A. Whole House Fan Measurement</w:t>
            </w:r>
            <w:r w:rsidR="00285DBE" w:rsidRPr="00FA05A2">
              <w:rPr>
                <w:rFonts w:asciiTheme="minorHAnsi" w:hAnsiTheme="minorHAnsi"/>
                <w:b/>
                <w:sz w:val="18"/>
                <w:szCs w:val="18"/>
              </w:rPr>
              <w:t xml:space="preserve"> Procedures</w:t>
            </w:r>
          </w:p>
        </w:tc>
      </w:tr>
      <w:tr w:rsidR="007E2192" w:rsidRPr="00B434AE" w14:paraId="689F815A" w14:textId="77777777" w:rsidTr="000155FF">
        <w:trPr>
          <w:trHeight w:val="144"/>
        </w:trPr>
        <w:tc>
          <w:tcPr>
            <w:tcW w:w="535" w:type="dxa"/>
          </w:tcPr>
          <w:p w14:paraId="0B04F4AA" w14:textId="56C3FA78" w:rsidR="007E2192" w:rsidRPr="00FA05A2" w:rsidRDefault="007E2192" w:rsidP="00D24170">
            <w:pPr>
              <w:spacing w:after="0" w:line="240" w:lineRule="auto"/>
              <w:jc w:val="center"/>
              <w:rPr>
                <w:rStyle w:val="CommentReference"/>
                <w:sz w:val="18"/>
                <w:szCs w:val="18"/>
              </w:rPr>
            </w:pPr>
            <w:r w:rsidRPr="00FA05A2">
              <w:rPr>
                <w:rStyle w:val="CommentReference"/>
                <w:sz w:val="18"/>
                <w:szCs w:val="18"/>
              </w:rPr>
              <w:t>01</w:t>
            </w:r>
          </w:p>
        </w:tc>
        <w:tc>
          <w:tcPr>
            <w:tcW w:w="4950" w:type="dxa"/>
            <w:vAlign w:val="center"/>
          </w:tcPr>
          <w:p w14:paraId="5C0144B7" w14:textId="2EE2DCB4" w:rsidR="007E2192" w:rsidRPr="00FA05A2" w:rsidRDefault="009271B8" w:rsidP="00950E8C">
            <w:pPr>
              <w:spacing w:after="0" w:line="240" w:lineRule="auto"/>
              <w:rPr>
                <w:rFonts w:asciiTheme="minorHAnsi" w:hAnsiTheme="minorHAnsi"/>
                <w:sz w:val="18"/>
                <w:szCs w:val="18"/>
              </w:rPr>
            </w:pPr>
            <w:r w:rsidRPr="00FA05A2">
              <w:rPr>
                <w:rFonts w:asciiTheme="minorHAnsi" w:hAnsiTheme="minorHAnsi"/>
                <w:sz w:val="18"/>
                <w:szCs w:val="18"/>
              </w:rPr>
              <w:t>Whole House Fan Airflow</w:t>
            </w:r>
            <w:r w:rsidR="00950E8C">
              <w:rPr>
                <w:rFonts w:asciiTheme="minorHAnsi" w:hAnsiTheme="minorHAnsi"/>
                <w:sz w:val="18"/>
                <w:szCs w:val="18"/>
              </w:rPr>
              <w:t>/Watts</w:t>
            </w:r>
            <w:r w:rsidRPr="00FA05A2">
              <w:rPr>
                <w:rFonts w:asciiTheme="minorHAnsi" w:hAnsiTheme="minorHAnsi"/>
                <w:sz w:val="18"/>
                <w:szCs w:val="18"/>
              </w:rPr>
              <w:t xml:space="preserve"> Measurement Procedure:</w:t>
            </w:r>
          </w:p>
        </w:tc>
        <w:tc>
          <w:tcPr>
            <w:tcW w:w="5305" w:type="dxa"/>
            <w:vAlign w:val="center"/>
          </w:tcPr>
          <w:p w14:paraId="2566823F" w14:textId="7D65E44F" w:rsidR="007E2192" w:rsidRPr="00B434AE" w:rsidRDefault="007E2192" w:rsidP="006E4D76">
            <w:pPr>
              <w:spacing w:after="0" w:line="240" w:lineRule="auto"/>
              <w:jc w:val="center"/>
              <w:rPr>
                <w:rFonts w:asciiTheme="minorHAnsi" w:hAnsiTheme="minorHAnsi"/>
                <w:sz w:val="18"/>
                <w:szCs w:val="18"/>
              </w:rPr>
            </w:pPr>
          </w:p>
        </w:tc>
      </w:tr>
    </w:tbl>
    <w:p w14:paraId="32831E23" w14:textId="64316921" w:rsidR="00B83A59" w:rsidRPr="00FA05A2" w:rsidRDefault="00B83A59" w:rsidP="00D24170">
      <w:pPr>
        <w:spacing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FA05A2">
        <w:trPr>
          <w:trHeight w:val="158"/>
        </w:trPr>
        <w:tc>
          <w:tcPr>
            <w:tcW w:w="10790" w:type="dxa"/>
            <w:vAlign w:val="center"/>
          </w:tcPr>
          <w:p w14:paraId="6393F14E" w14:textId="1C8291AA" w:rsidR="005F157F" w:rsidRPr="00FA05A2" w:rsidRDefault="005F157F">
            <w:pPr>
              <w:spacing w:after="0" w:line="240" w:lineRule="auto"/>
              <w:rPr>
                <w:rFonts w:asciiTheme="minorHAnsi" w:hAnsiTheme="minorHAnsi"/>
                <w:b/>
                <w:sz w:val="18"/>
                <w:szCs w:val="18"/>
              </w:rPr>
            </w:pPr>
            <w:r w:rsidRPr="00FA05A2">
              <w:rPr>
                <w:rFonts w:asciiTheme="minorHAnsi" w:hAnsiTheme="minorHAnsi"/>
                <w:b/>
                <w:sz w:val="18"/>
                <w:szCs w:val="18"/>
              </w:rPr>
              <w:t>MCH-31a Whole House Fan Air</w:t>
            </w:r>
            <w:r w:rsidR="00B52CA6" w:rsidRPr="00FA05A2">
              <w:rPr>
                <w:rFonts w:asciiTheme="minorHAnsi" w:hAnsiTheme="minorHAnsi"/>
                <w:b/>
                <w:sz w:val="18"/>
                <w:szCs w:val="18"/>
              </w:rPr>
              <w:t>f</w:t>
            </w:r>
            <w:r w:rsidRPr="00FA05A2">
              <w:rPr>
                <w:rFonts w:asciiTheme="minorHAnsi" w:hAnsiTheme="minorHAnsi"/>
                <w:b/>
                <w:sz w:val="18"/>
                <w:szCs w:val="18"/>
              </w:rPr>
              <w:t xml:space="preserve">low and Fan Efficacy – Airflow and watts measured per whole house fan </w:t>
            </w:r>
          </w:p>
        </w:tc>
      </w:tr>
    </w:tbl>
    <w:p w14:paraId="569B079B" w14:textId="67045C78" w:rsidR="005F157F" w:rsidRDefault="005F157F" w:rsidP="00D24170">
      <w:pPr>
        <w:spacing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521C46" w:rsidRPr="00FA05A2" w14:paraId="538A548E" w14:textId="77777777" w:rsidTr="004C0924">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521C46" w:rsidRPr="00B434AE" w14:paraId="307FE611" w14:textId="77777777" w:rsidTr="001F4D46">
              <w:trPr>
                <w:trHeight w:val="158"/>
              </w:trPr>
              <w:tc>
                <w:tcPr>
                  <w:tcW w:w="10584" w:type="dxa"/>
                  <w:tcBorders>
                    <w:top w:val="nil"/>
                    <w:left w:val="nil"/>
                    <w:bottom w:val="nil"/>
                    <w:right w:val="nil"/>
                  </w:tcBorders>
                  <w:vAlign w:val="center"/>
                </w:tcPr>
                <w:p w14:paraId="199CD40E" w14:textId="35512D0C" w:rsidR="00521C46" w:rsidRPr="00FA05A2" w:rsidRDefault="00521C46" w:rsidP="004C0924">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35A9F0DE" w14:textId="77777777" w:rsidR="00521C46" w:rsidRPr="00FA05A2" w:rsidRDefault="00521C46" w:rsidP="004C0924">
            <w:pPr>
              <w:spacing w:line="240" w:lineRule="auto"/>
              <w:contextualSpacing/>
              <w:rPr>
                <w:sz w:val="18"/>
                <w:szCs w:val="18"/>
              </w:rPr>
            </w:pPr>
          </w:p>
        </w:tc>
      </w:tr>
      <w:tr w:rsidR="00521C46" w:rsidRPr="00FA05A2" w14:paraId="58DC9274" w14:textId="77777777" w:rsidTr="004C0924">
        <w:tc>
          <w:tcPr>
            <w:tcW w:w="3600" w:type="dxa"/>
            <w:vAlign w:val="center"/>
          </w:tcPr>
          <w:p w14:paraId="7CDAB89A"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6DE8F729"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1D5ECC9E" w14:textId="77777777" w:rsidR="00521C46" w:rsidRPr="00FA05A2" w:rsidRDefault="00521C46" w:rsidP="004C0924">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521C46" w:rsidRPr="00FA05A2" w14:paraId="6386ABD7" w14:textId="77777777" w:rsidTr="004C0924">
        <w:tc>
          <w:tcPr>
            <w:tcW w:w="3600" w:type="dxa"/>
            <w:vAlign w:val="center"/>
          </w:tcPr>
          <w:p w14:paraId="20EB49CE"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7D7B1942" w14:textId="77777777" w:rsidR="00521C46" w:rsidRPr="00FA05A2" w:rsidRDefault="00521C46" w:rsidP="004C0924">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7684E65E" w14:textId="77777777" w:rsidR="00521C46" w:rsidRPr="00FA05A2" w:rsidRDefault="00521C46" w:rsidP="004C0924">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521C46" w:rsidRPr="00FA05A2" w14:paraId="4FC12347" w14:textId="77777777" w:rsidTr="004C0924">
        <w:tc>
          <w:tcPr>
            <w:tcW w:w="3600" w:type="dxa"/>
          </w:tcPr>
          <w:p w14:paraId="407B5583" w14:textId="77777777" w:rsidR="00521C46" w:rsidRPr="00FA05A2" w:rsidRDefault="00521C46" w:rsidP="004C0924">
            <w:pPr>
              <w:spacing w:line="240" w:lineRule="auto"/>
              <w:contextualSpacing/>
              <w:rPr>
                <w:sz w:val="18"/>
                <w:szCs w:val="18"/>
              </w:rPr>
            </w:pPr>
          </w:p>
        </w:tc>
        <w:tc>
          <w:tcPr>
            <w:tcW w:w="3600" w:type="dxa"/>
          </w:tcPr>
          <w:p w14:paraId="568C4679" w14:textId="77777777" w:rsidR="00521C46" w:rsidRPr="00FA05A2" w:rsidRDefault="00521C46" w:rsidP="004C0924">
            <w:pPr>
              <w:spacing w:line="240" w:lineRule="auto"/>
              <w:contextualSpacing/>
              <w:rPr>
                <w:sz w:val="18"/>
                <w:szCs w:val="18"/>
              </w:rPr>
            </w:pPr>
          </w:p>
        </w:tc>
        <w:tc>
          <w:tcPr>
            <w:tcW w:w="3600" w:type="dxa"/>
          </w:tcPr>
          <w:p w14:paraId="5E787F86" w14:textId="77777777" w:rsidR="00521C46" w:rsidRPr="00FA05A2" w:rsidRDefault="00521C46" w:rsidP="004C0924">
            <w:pPr>
              <w:spacing w:line="240" w:lineRule="auto"/>
              <w:contextualSpacing/>
              <w:rPr>
                <w:sz w:val="18"/>
                <w:szCs w:val="18"/>
              </w:rPr>
            </w:pPr>
          </w:p>
        </w:tc>
      </w:tr>
      <w:tr w:rsidR="00521C46" w:rsidRPr="00FA05A2" w14:paraId="790781BB" w14:textId="77777777" w:rsidTr="004C0924">
        <w:tc>
          <w:tcPr>
            <w:tcW w:w="3600" w:type="dxa"/>
          </w:tcPr>
          <w:p w14:paraId="3F732E57" w14:textId="77777777" w:rsidR="00521C46" w:rsidRPr="00FA05A2" w:rsidRDefault="00521C46" w:rsidP="004C0924">
            <w:pPr>
              <w:spacing w:line="240" w:lineRule="auto"/>
              <w:contextualSpacing/>
              <w:rPr>
                <w:sz w:val="18"/>
                <w:szCs w:val="18"/>
              </w:rPr>
            </w:pPr>
          </w:p>
        </w:tc>
        <w:tc>
          <w:tcPr>
            <w:tcW w:w="3600" w:type="dxa"/>
          </w:tcPr>
          <w:p w14:paraId="40C58763" w14:textId="77777777" w:rsidR="00521C46" w:rsidRPr="00FA05A2" w:rsidRDefault="00521C46" w:rsidP="004C0924">
            <w:pPr>
              <w:spacing w:line="240" w:lineRule="auto"/>
              <w:contextualSpacing/>
              <w:rPr>
                <w:sz w:val="18"/>
                <w:szCs w:val="18"/>
              </w:rPr>
            </w:pPr>
          </w:p>
        </w:tc>
        <w:tc>
          <w:tcPr>
            <w:tcW w:w="3600" w:type="dxa"/>
          </w:tcPr>
          <w:p w14:paraId="74E7BB40" w14:textId="77777777" w:rsidR="00521C46" w:rsidRPr="00FA05A2" w:rsidRDefault="00521C46" w:rsidP="004C0924">
            <w:pPr>
              <w:spacing w:line="240" w:lineRule="auto"/>
              <w:contextualSpacing/>
              <w:rPr>
                <w:sz w:val="18"/>
                <w:szCs w:val="18"/>
              </w:rPr>
            </w:pPr>
          </w:p>
        </w:tc>
      </w:tr>
    </w:tbl>
    <w:p w14:paraId="5087922C" w14:textId="77777777" w:rsidR="00521C46" w:rsidRPr="00FA05A2" w:rsidRDefault="00521C46" w:rsidP="00D24170">
      <w:pPr>
        <w:spacing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D24170">
        <w:tc>
          <w:tcPr>
            <w:tcW w:w="10790" w:type="dxa"/>
            <w:gridSpan w:val="6"/>
          </w:tcPr>
          <w:p w14:paraId="37D0DCBB" w14:textId="7C456495" w:rsidR="00934A16" w:rsidRPr="00FA05A2" w:rsidRDefault="00521C46" w:rsidP="00934A16">
            <w:pPr>
              <w:spacing w:after="0" w:line="240" w:lineRule="auto"/>
              <w:rPr>
                <w:rFonts w:asciiTheme="minorHAnsi" w:hAnsiTheme="minorHAnsi"/>
                <w:b/>
                <w:sz w:val="18"/>
                <w:szCs w:val="18"/>
              </w:rPr>
            </w:pPr>
            <w:r>
              <w:rPr>
                <w:rFonts w:asciiTheme="minorHAnsi" w:hAnsiTheme="minorHAnsi"/>
                <w:b/>
                <w:sz w:val="18"/>
                <w:szCs w:val="18"/>
              </w:rPr>
              <w:t>C</w:t>
            </w:r>
            <w:r w:rsidR="00934A16" w:rsidRPr="00FA05A2">
              <w:rPr>
                <w:rFonts w:asciiTheme="minorHAnsi" w:hAnsiTheme="minorHAnsi"/>
                <w:b/>
                <w:sz w:val="18"/>
                <w:szCs w:val="18"/>
              </w:rPr>
              <w:t xml:space="preserve">. </w:t>
            </w:r>
            <w:r>
              <w:rPr>
                <w:rFonts w:asciiTheme="minorHAnsi" w:hAnsiTheme="minorHAnsi"/>
                <w:b/>
                <w:sz w:val="18"/>
                <w:szCs w:val="18"/>
              </w:rPr>
              <w:t xml:space="preserve">Tested </w:t>
            </w:r>
            <w:r w:rsidR="00934A16" w:rsidRPr="00FA05A2">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B434AE" w14:paraId="340796C8" w14:textId="77777777" w:rsidTr="006E4D76">
              <w:trPr>
                <w:trHeight w:val="158"/>
              </w:trPr>
              <w:tc>
                <w:tcPr>
                  <w:tcW w:w="11030" w:type="dxa"/>
                  <w:tcBorders>
                    <w:top w:val="nil"/>
                    <w:left w:val="nil"/>
                    <w:bottom w:val="nil"/>
                    <w:right w:val="nil"/>
                  </w:tcBorders>
                  <w:vAlign w:val="center"/>
                </w:tcPr>
                <w:p w14:paraId="62B0CF25" w14:textId="0D309CB9" w:rsidR="00934A16" w:rsidRPr="00FA05A2" w:rsidRDefault="00934A16" w:rsidP="006E4D76">
                  <w:pPr>
                    <w:spacing w:after="0" w:line="240" w:lineRule="auto"/>
                    <w:ind w:left="-115"/>
                    <w:rPr>
                      <w:rFonts w:asciiTheme="minorHAnsi" w:hAnsiTheme="minorHAnsi"/>
                      <w:sz w:val="18"/>
                      <w:szCs w:val="18"/>
                    </w:rPr>
                  </w:pPr>
                  <w:r w:rsidRPr="00FA05A2">
                    <w:rPr>
                      <w:rFonts w:asciiTheme="minorHAnsi" w:hAnsiTheme="minorHAnsi"/>
                      <w:sz w:val="18"/>
                      <w:szCs w:val="18"/>
                    </w:rPr>
                    <w:t>Requirements for Whole House Fans are given in Section</w:t>
                  </w:r>
                  <w:r w:rsidR="006E4D76" w:rsidRPr="00FA05A2">
                    <w:rPr>
                      <w:rFonts w:asciiTheme="minorHAnsi" w:hAnsiTheme="minorHAnsi"/>
                      <w:sz w:val="18"/>
                      <w:szCs w:val="18"/>
                    </w:rPr>
                    <w:t>s 150.1(b)3.B.vi. and 150.1(c)12</w:t>
                  </w:r>
                </w:p>
              </w:tc>
            </w:tr>
          </w:tbl>
          <w:p w14:paraId="6CC0EEE4" w14:textId="77777777" w:rsidR="00934A16" w:rsidRPr="00FA05A2" w:rsidRDefault="00934A16">
            <w:pPr>
              <w:spacing w:line="240" w:lineRule="auto"/>
              <w:contextualSpacing/>
              <w:rPr>
                <w:sz w:val="18"/>
                <w:szCs w:val="18"/>
              </w:rPr>
            </w:pPr>
          </w:p>
        </w:tc>
      </w:tr>
      <w:tr w:rsidR="002166CE" w14:paraId="3D8C26A4" w14:textId="77777777" w:rsidTr="00D24170">
        <w:tc>
          <w:tcPr>
            <w:tcW w:w="1656" w:type="dxa"/>
            <w:vAlign w:val="center"/>
          </w:tcPr>
          <w:p w14:paraId="5C6DF392" w14:textId="3073401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01</w:t>
            </w:r>
          </w:p>
        </w:tc>
        <w:tc>
          <w:tcPr>
            <w:tcW w:w="1656" w:type="dxa"/>
            <w:vAlign w:val="center"/>
          </w:tcPr>
          <w:p w14:paraId="01261A3C" w14:textId="5B7EDC76"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02</w:t>
            </w:r>
          </w:p>
        </w:tc>
        <w:tc>
          <w:tcPr>
            <w:tcW w:w="2304" w:type="dxa"/>
            <w:vAlign w:val="center"/>
          </w:tcPr>
          <w:p w14:paraId="2DC91C61" w14:textId="2CDC94B4"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03</w:t>
            </w:r>
          </w:p>
        </w:tc>
        <w:tc>
          <w:tcPr>
            <w:tcW w:w="2304" w:type="dxa"/>
            <w:vAlign w:val="center"/>
          </w:tcPr>
          <w:p w14:paraId="17529201" w14:textId="5C936F4D"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04</w:t>
            </w:r>
          </w:p>
        </w:tc>
        <w:tc>
          <w:tcPr>
            <w:tcW w:w="1440" w:type="dxa"/>
            <w:vAlign w:val="center"/>
          </w:tcPr>
          <w:p w14:paraId="55B7EA65" w14:textId="6AABA407"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05</w:t>
            </w:r>
          </w:p>
        </w:tc>
        <w:tc>
          <w:tcPr>
            <w:tcW w:w="1435" w:type="dxa"/>
            <w:vAlign w:val="center"/>
          </w:tcPr>
          <w:p w14:paraId="0BA80577" w14:textId="55C0859F"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06</w:t>
            </w:r>
          </w:p>
        </w:tc>
      </w:tr>
      <w:tr w:rsidR="002166CE" w14:paraId="422634B4" w14:textId="77777777" w:rsidTr="00D24170">
        <w:tc>
          <w:tcPr>
            <w:tcW w:w="1656" w:type="dxa"/>
            <w:vAlign w:val="center"/>
          </w:tcPr>
          <w:p w14:paraId="6B8DA09B" w14:textId="3DCC829C"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Fan Name</w:t>
            </w:r>
          </w:p>
        </w:tc>
        <w:tc>
          <w:tcPr>
            <w:tcW w:w="1656" w:type="dxa"/>
            <w:vAlign w:val="center"/>
          </w:tcPr>
          <w:p w14:paraId="33573A11" w14:textId="3ADB3AB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Fan Location</w:t>
            </w:r>
          </w:p>
        </w:tc>
        <w:tc>
          <w:tcPr>
            <w:tcW w:w="2304" w:type="dxa"/>
            <w:vAlign w:val="center"/>
          </w:tcPr>
          <w:p w14:paraId="345B7D69" w14:textId="45BB0A6F"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WHF Manufacturer Name</w:t>
            </w:r>
          </w:p>
        </w:tc>
        <w:tc>
          <w:tcPr>
            <w:tcW w:w="2304" w:type="dxa"/>
            <w:vAlign w:val="center"/>
          </w:tcPr>
          <w:p w14:paraId="34E6F9D1" w14:textId="0DF563F0" w:rsidR="00934A16" w:rsidRPr="00FA05A2" w:rsidRDefault="00934A16" w:rsidP="00D24170">
            <w:pPr>
              <w:spacing w:line="240" w:lineRule="auto"/>
              <w:contextualSpacing/>
              <w:jc w:val="center"/>
              <w:rPr>
                <w:sz w:val="18"/>
                <w:szCs w:val="18"/>
              </w:rPr>
            </w:pPr>
            <w:r w:rsidRPr="00FA05A2">
              <w:rPr>
                <w:rFonts w:asciiTheme="minorHAnsi" w:hAnsiTheme="minorHAnsi"/>
                <w:sz w:val="18"/>
                <w:szCs w:val="18"/>
              </w:rPr>
              <w:t>WHF Model Number</w:t>
            </w:r>
          </w:p>
        </w:tc>
        <w:tc>
          <w:tcPr>
            <w:tcW w:w="1440" w:type="dxa"/>
            <w:vAlign w:val="center"/>
          </w:tcPr>
          <w:p w14:paraId="2834A124" w14:textId="1CF90A99" w:rsidR="00934A16" w:rsidRDefault="00934A16" w:rsidP="00521C46">
            <w:pPr>
              <w:spacing w:line="240" w:lineRule="auto"/>
              <w:contextualSpacing/>
              <w:jc w:val="center"/>
              <w:rPr>
                <w:rFonts w:asciiTheme="minorHAnsi" w:hAnsiTheme="minorHAnsi"/>
                <w:sz w:val="18"/>
                <w:szCs w:val="18"/>
              </w:rPr>
            </w:pPr>
            <w:r w:rsidRPr="00FA05A2">
              <w:rPr>
                <w:rFonts w:asciiTheme="minorHAnsi" w:hAnsiTheme="minorHAnsi"/>
                <w:sz w:val="18"/>
                <w:szCs w:val="18"/>
              </w:rPr>
              <w:t xml:space="preserve">WHF </w:t>
            </w:r>
            <w:r w:rsidR="00521C46">
              <w:rPr>
                <w:rFonts w:asciiTheme="minorHAnsi" w:hAnsiTheme="minorHAnsi"/>
                <w:sz w:val="18"/>
                <w:szCs w:val="18"/>
              </w:rPr>
              <w:t>Tested</w:t>
            </w:r>
            <w:r w:rsidR="00521C46" w:rsidRPr="00FA05A2">
              <w:rPr>
                <w:rFonts w:asciiTheme="minorHAnsi" w:hAnsiTheme="minorHAnsi"/>
                <w:sz w:val="18"/>
                <w:szCs w:val="18"/>
              </w:rPr>
              <w:t xml:space="preserve"> </w:t>
            </w:r>
            <w:r w:rsidRPr="00FA05A2">
              <w:rPr>
                <w:rFonts w:asciiTheme="minorHAnsi" w:hAnsiTheme="minorHAnsi"/>
                <w:sz w:val="18"/>
                <w:szCs w:val="18"/>
              </w:rPr>
              <w:t>Airflow (CFM)</w:t>
            </w:r>
          </w:p>
          <w:p w14:paraId="1C0A8425" w14:textId="091BE2FD" w:rsidR="00521C46" w:rsidRPr="00FA05A2" w:rsidRDefault="00521C46" w:rsidP="00521C46">
            <w:pPr>
              <w:spacing w:line="240" w:lineRule="auto"/>
              <w:contextualSpacing/>
              <w:jc w:val="center"/>
              <w:rPr>
                <w:sz w:val="18"/>
                <w:szCs w:val="18"/>
              </w:rPr>
            </w:pPr>
            <w:r>
              <w:rPr>
                <w:rFonts w:asciiTheme="minorHAnsi" w:hAnsiTheme="minorHAnsi"/>
                <w:sz w:val="18"/>
                <w:szCs w:val="18"/>
              </w:rPr>
              <w:t>Per RA3.9.4.1</w:t>
            </w:r>
          </w:p>
        </w:tc>
        <w:tc>
          <w:tcPr>
            <w:tcW w:w="1435" w:type="dxa"/>
            <w:vAlign w:val="center"/>
          </w:tcPr>
          <w:p w14:paraId="5A7C4247" w14:textId="19185B90" w:rsidR="00934A16" w:rsidRPr="00FA05A2" w:rsidRDefault="00934A16" w:rsidP="00D04C2D">
            <w:pPr>
              <w:spacing w:line="240" w:lineRule="auto"/>
              <w:contextualSpacing/>
              <w:jc w:val="center"/>
              <w:rPr>
                <w:sz w:val="18"/>
                <w:szCs w:val="18"/>
              </w:rPr>
            </w:pPr>
            <w:r w:rsidRPr="00FA05A2">
              <w:rPr>
                <w:rFonts w:asciiTheme="minorHAnsi" w:hAnsiTheme="minorHAnsi"/>
                <w:sz w:val="18"/>
                <w:szCs w:val="18"/>
              </w:rPr>
              <w:t xml:space="preserve">WHF </w:t>
            </w:r>
            <w:r w:rsidR="00521C46">
              <w:rPr>
                <w:rFonts w:asciiTheme="minorHAnsi" w:hAnsiTheme="minorHAnsi"/>
                <w:sz w:val="18"/>
                <w:szCs w:val="18"/>
              </w:rPr>
              <w:t>Tested</w:t>
            </w:r>
            <w:r w:rsidR="00521C46" w:rsidRPr="00FA05A2">
              <w:rPr>
                <w:rFonts w:asciiTheme="minorHAnsi" w:hAnsiTheme="minorHAnsi"/>
                <w:sz w:val="18"/>
                <w:szCs w:val="18"/>
              </w:rPr>
              <w:t xml:space="preserve"> </w:t>
            </w:r>
            <w:r w:rsidRPr="00FA05A2">
              <w:rPr>
                <w:rFonts w:asciiTheme="minorHAnsi" w:hAnsiTheme="minorHAnsi"/>
                <w:sz w:val="18"/>
                <w:szCs w:val="18"/>
              </w:rPr>
              <w:t>Watts</w:t>
            </w:r>
            <w:r w:rsidR="00521C46">
              <w:rPr>
                <w:rFonts w:asciiTheme="minorHAnsi" w:hAnsiTheme="minorHAnsi"/>
                <w:sz w:val="18"/>
                <w:szCs w:val="18"/>
              </w:rPr>
              <w:t xml:space="preserve"> </w:t>
            </w:r>
            <w:r w:rsidR="00D04C2D">
              <w:rPr>
                <w:rFonts w:asciiTheme="minorHAnsi" w:hAnsiTheme="minorHAnsi"/>
                <w:sz w:val="18"/>
                <w:szCs w:val="18"/>
              </w:rPr>
              <w:t>P</w:t>
            </w:r>
            <w:r w:rsidR="00521C46">
              <w:rPr>
                <w:rFonts w:asciiTheme="minorHAnsi" w:hAnsiTheme="minorHAnsi"/>
                <w:sz w:val="18"/>
                <w:szCs w:val="18"/>
              </w:rPr>
              <w:t>er RA3.9.4.2</w:t>
            </w:r>
          </w:p>
        </w:tc>
      </w:tr>
      <w:tr w:rsidR="002166CE" w14:paraId="61C4CB17" w14:textId="77777777" w:rsidTr="00D24170">
        <w:tc>
          <w:tcPr>
            <w:tcW w:w="1656" w:type="dxa"/>
          </w:tcPr>
          <w:p w14:paraId="75A7D1F8" w14:textId="77777777" w:rsidR="00934A16" w:rsidRPr="00FA05A2" w:rsidRDefault="00934A16" w:rsidP="00934A16">
            <w:pPr>
              <w:spacing w:line="240" w:lineRule="auto"/>
              <w:contextualSpacing/>
              <w:rPr>
                <w:sz w:val="18"/>
                <w:szCs w:val="18"/>
              </w:rPr>
            </w:pPr>
          </w:p>
        </w:tc>
        <w:tc>
          <w:tcPr>
            <w:tcW w:w="1656" w:type="dxa"/>
          </w:tcPr>
          <w:p w14:paraId="422F0BE8" w14:textId="77777777" w:rsidR="00934A16" w:rsidRPr="00FA05A2" w:rsidRDefault="00934A16" w:rsidP="00934A16">
            <w:pPr>
              <w:spacing w:line="240" w:lineRule="auto"/>
              <w:contextualSpacing/>
              <w:rPr>
                <w:sz w:val="18"/>
                <w:szCs w:val="18"/>
              </w:rPr>
            </w:pPr>
          </w:p>
        </w:tc>
        <w:tc>
          <w:tcPr>
            <w:tcW w:w="2304" w:type="dxa"/>
          </w:tcPr>
          <w:p w14:paraId="21E8A404" w14:textId="77777777" w:rsidR="00934A16" w:rsidRPr="00FA05A2" w:rsidRDefault="00934A16" w:rsidP="00934A16">
            <w:pPr>
              <w:spacing w:line="240" w:lineRule="auto"/>
              <w:contextualSpacing/>
              <w:rPr>
                <w:sz w:val="18"/>
                <w:szCs w:val="18"/>
              </w:rPr>
            </w:pPr>
          </w:p>
        </w:tc>
        <w:tc>
          <w:tcPr>
            <w:tcW w:w="2304" w:type="dxa"/>
          </w:tcPr>
          <w:p w14:paraId="74E8F408" w14:textId="77777777" w:rsidR="00934A16" w:rsidRPr="00FA05A2" w:rsidRDefault="00934A16" w:rsidP="00934A16">
            <w:pPr>
              <w:spacing w:line="240" w:lineRule="auto"/>
              <w:contextualSpacing/>
              <w:rPr>
                <w:sz w:val="18"/>
                <w:szCs w:val="18"/>
              </w:rPr>
            </w:pPr>
          </w:p>
        </w:tc>
        <w:tc>
          <w:tcPr>
            <w:tcW w:w="1440" w:type="dxa"/>
          </w:tcPr>
          <w:p w14:paraId="27E6DB28" w14:textId="77777777" w:rsidR="00934A16" w:rsidRPr="00FA05A2" w:rsidRDefault="00934A16" w:rsidP="00934A16">
            <w:pPr>
              <w:spacing w:line="240" w:lineRule="auto"/>
              <w:contextualSpacing/>
              <w:rPr>
                <w:sz w:val="18"/>
                <w:szCs w:val="18"/>
              </w:rPr>
            </w:pPr>
          </w:p>
        </w:tc>
        <w:tc>
          <w:tcPr>
            <w:tcW w:w="1435" w:type="dxa"/>
          </w:tcPr>
          <w:p w14:paraId="5E7257EF" w14:textId="77777777" w:rsidR="00934A16" w:rsidRPr="00FA05A2" w:rsidRDefault="00934A16" w:rsidP="00934A16">
            <w:pPr>
              <w:spacing w:line="240" w:lineRule="auto"/>
              <w:contextualSpacing/>
              <w:rPr>
                <w:sz w:val="18"/>
                <w:szCs w:val="18"/>
              </w:rPr>
            </w:pPr>
          </w:p>
        </w:tc>
      </w:tr>
      <w:tr w:rsidR="002166CE" w14:paraId="55E78512" w14:textId="77777777" w:rsidTr="00D24170">
        <w:tc>
          <w:tcPr>
            <w:tcW w:w="1656" w:type="dxa"/>
          </w:tcPr>
          <w:p w14:paraId="0BC30B7F" w14:textId="77777777" w:rsidR="00500DE8" w:rsidRPr="00FA05A2" w:rsidRDefault="00500DE8" w:rsidP="00934A16">
            <w:pPr>
              <w:spacing w:line="240" w:lineRule="auto"/>
              <w:contextualSpacing/>
              <w:rPr>
                <w:sz w:val="18"/>
                <w:szCs w:val="18"/>
              </w:rPr>
            </w:pPr>
          </w:p>
        </w:tc>
        <w:tc>
          <w:tcPr>
            <w:tcW w:w="1656" w:type="dxa"/>
          </w:tcPr>
          <w:p w14:paraId="549CB298" w14:textId="77777777" w:rsidR="00500DE8" w:rsidRPr="00FA05A2" w:rsidRDefault="00500DE8" w:rsidP="00934A16">
            <w:pPr>
              <w:spacing w:line="240" w:lineRule="auto"/>
              <w:contextualSpacing/>
              <w:rPr>
                <w:sz w:val="18"/>
                <w:szCs w:val="18"/>
              </w:rPr>
            </w:pPr>
          </w:p>
        </w:tc>
        <w:tc>
          <w:tcPr>
            <w:tcW w:w="2304" w:type="dxa"/>
          </w:tcPr>
          <w:p w14:paraId="1A7C588C" w14:textId="77777777" w:rsidR="00500DE8" w:rsidRPr="00FA05A2" w:rsidRDefault="00500DE8" w:rsidP="00934A16">
            <w:pPr>
              <w:spacing w:line="240" w:lineRule="auto"/>
              <w:contextualSpacing/>
              <w:rPr>
                <w:sz w:val="18"/>
                <w:szCs w:val="18"/>
              </w:rPr>
            </w:pPr>
          </w:p>
        </w:tc>
        <w:tc>
          <w:tcPr>
            <w:tcW w:w="2304" w:type="dxa"/>
          </w:tcPr>
          <w:p w14:paraId="2F5DB8D8" w14:textId="77777777" w:rsidR="00500DE8" w:rsidRPr="00FA05A2" w:rsidRDefault="00500DE8" w:rsidP="00934A16">
            <w:pPr>
              <w:spacing w:line="240" w:lineRule="auto"/>
              <w:contextualSpacing/>
              <w:rPr>
                <w:sz w:val="18"/>
                <w:szCs w:val="18"/>
              </w:rPr>
            </w:pPr>
          </w:p>
        </w:tc>
        <w:tc>
          <w:tcPr>
            <w:tcW w:w="1440" w:type="dxa"/>
          </w:tcPr>
          <w:p w14:paraId="398902F9" w14:textId="77777777" w:rsidR="00500DE8" w:rsidRPr="00FA05A2" w:rsidRDefault="00500DE8" w:rsidP="00934A16">
            <w:pPr>
              <w:spacing w:line="240" w:lineRule="auto"/>
              <w:contextualSpacing/>
              <w:rPr>
                <w:sz w:val="18"/>
                <w:szCs w:val="18"/>
              </w:rPr>
            </w:pPr>
          </w:p>
        </w:tc>
        <w:tc>
          <w:tcPr>
            <w:tcW w:w="1435" w:type="dxa"/>
          </w:tcPr>
          <w:p w14:paraId="5843CF64" w14:textId="77777777" w:rsidR="00500DE8" w:rsidRPr="00FA05A2" w:rsidRDefault="00500DE8" w:rsidP="00934A16">
            <w:pPr>
              <w:spacing w:line="240" w:lineRule="auto"/>
              <w:contextualSpacing/>
              <w:rPr>
                <w:sz w:val="18"/>
                <w:szCs w:val="18"/>
              </w:rPr>
            </w:pPr>
          </w:p>
        </w:tc>
      </w:tr>
      <w:tr w:rsidR="002166CE" w14:paraId="17277757" w14:textId="77777777" w:rsidTr="00D24170">
        <w:tc>
          <w:tcPr>
            <w:tcW w:w="1656" w:type="dxa"/>
          </w:tcPr>
          <w:p w14:paraId="0B6BE73B" w14:textId="77777777" w:rsidR="00500DE8" w:rsidRPr="00FA05A2" w:rsidRDefault="00500DE8" w:rsidP="00934A16">
            <w:pPr>
              <w:spacing w:line="240" w:lineRule="auto"/>
              <w:contextualSpacing/>
              <w:rPr>
                <w:sz w:val="18"/>
                <w:szCs w:val="18"/>
              </w:rPr>
            </w:pPr>
          </w:p>
        </w:tc>
        <w:tc>
          <w:tcPr>
            <w:tcW w:w="1656" w:type="dxa"/>
          </w:tcPr>
          <w:p w14:paraId="4592728A" w14:textId="77777777" w:rsidR="00500DE8" w:rsidRPr="00FA05A2" w:rsidRDefault="00500DE8" w:rsidP="00934A16">
            <w:pPr>
              <w:spacing w:line="240" w:lineRule="auto"/>
              <w:contextualSpacing/>
              <w:rPr>
                <w:sz w:val="18"/>
                <w:szCs w:val="18"/>
              </w:rPr>
            </w:pPr>
          </w:p>
        </w:tc>
        <w:tc>
          <w:tcPr>
            <w:tcW w:w="2304" w:type="dxa"/>
          </w:tcPr>
          <w:p w14:paraId="1E40E323" w14:textId="77777777" w:rsidR="00500DE8" w:rsidRPr="00FA05A2" w:rsidRDefault="00500DE8" w:rsidP="00934A16">
            <w:pPr>
              <w:spacing w:line="240" w:lineRule="auto"/>
              <w:contextualSpacing/>
              <w:rPr>
                <w:sz w:val="18"/>
                <w:szCs w:val="18"/>
              </w:rPr>
            </w:pPr>
          </w:p>
        </w:tc>
        <w:tc>
          <w:tcPr>
            <w:tcW w:w="2304" w:type="dxa"/>
          </w:tcPr>
          <w:p w14:paraId="3A5688BC" w14:textId="77777777" w:rsidR="00500DE8" w:rsidRPr="00FA05A2" w:rsidRDefault="00500DE8" w:rsidP="00934A16">
            <w:pPr>
              <w:spacing w:line="240" w:lineRule="auto"/>
              <w:contextualSpacing/>
              <w:rPr>
                <w:sz w:val="18"/>
                <w:szCs w:val="18"/>
              </w:rPr>
            </w:pPr>
          </w:p>
        </w:tc>
        <w:tc>
          <w:tcPr>
            <w:tcW w:w="1440" w:type="dxa"/>
          </w:tcPr>
          <w:p w14:paraId="24C87807" w14:textId="77777777" w:rsidR="00500DE8" w:rsidRPr="00FA05A2" w:rsidRDefault="00500DE8" w:rsidP="00934A16">
            <w:pPr>
              <w:spacing w:line="240" w:lineRule="auto"/>
              <w:contextualSpacing/>
              <w:rPr>
                <w:sz w:val="18"/>
                <w:szCs w:val="18"/>
              </w:rPr>
            </w:pPr>
          </w:p>
        </w:tc>
        <w:tc>
          <w:tcPr>
            <w:tcW w:w="1435" w:type="dxa"/>
          </w:tcPr>
          <w:p w14:paraId="39B17551" w14:textId="77777777" w:rsidR="00500DE8" w:rsidRPr="00FA05A2" w:rsidRDefault="00500DE8" w:rsidP="00934A16">
            <w:pPr>
              <w:spacing w:line="240" w:lineRule="auto"/>
              <w:contextualSpacing/>
              <w:rPr>
                <w:sz w:val="18"/>
                <w:szCs w:val="18"/>
              </w:rPr>
            </w:pPr>
          </w:p>
        </w:tc>
      </w:tr>
    </w:tbl>
    <w:p w14:paraId="46D5A5E4" w14:textId="1BD6DF5C" w:rsidR="00F60148" w:rsidRPr="00FA05A2" w:rsidRDefault="00F60148" w:rsidP="00D24170">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0155FF" w14:paraId="46D5A5E6" w14:textId="77777777" w:rsidTr="009B0C60">
        <w:trPr>
          <w:trHeight w:val="158"/>
        </w:trPr>
        <w:tc>
          <w:tcPr>
            <w:tcW w:w="10795" w:type="dxa"/>
            <w:gridSpan w:val="3"/>
            <w:vAlign w:val="center"/>
          </w:tcPr>
          <w:p w14:paraId="46D5A5E5" w14:textId="567D5DD5" w:rsidR="007060EC" w:rsidRPr="00FA05A2" w:rsidRDefault="00D04C2D" w:rsidP="00661761">
            <w:pPr>
              <w:spacing w:after="0" w:line="240" w:lineRule="auto"/>
              <w:rPr>
                <w:rFonts w:asciiTheme="minorHAnsi" w:hAnsiTheme="minorHAnsi"/>
                <w:b/>
                <w:sz w:val="18"/>
                <w:szCs w:val="18"/>
              </w:rPr>
            </w:pPr>
            <w:r>
              <w:rPr>
                <w:rFonts w:asciiTheme="minorHAnsi" w:hAnsiTheme="minorHAnsi"/>
                <w:b/>
                <w:sz w:val="18"/>
                <w:szCs w:val="18"/>
              </w:rPr>
              <w:t>D</w:t>
            </w:r>
            <w:r w:rsidR="007060EC" w:rsidRPr="00FA05A2">
              <w:rPr>
                <w:rFonts w:asciiTheme="minorHAnsi" w:hAnsiTheme="minorHAnsi"/>
                <w:b/>
                <w:sz w:val="18"/>
                <w:szCs w:val="18"/>
              </w:rPr>
              <w:t xml:space="preserve">. Whole House Fan </w:t>
            </w:r>
            <w:r w:rsidR="003A6D01" w:rsidRPr="00FA05A2">
              <w:rPr>
                <w:rFonts w:asciiTheme="minorHAnsi" w:hAnsiTheme="minorHAnsi"/>
                <w:b/>
                <w:sz w:val="18"/>
                <w:szCs w:val="18"/>
              </w:rPr>
              <w:t>C</w:t>
            </w:r>
            <w:r w:rsidR="007060EC" w:rsidRPr="00FA05A2">
              <w:rPr>
                <w:rFonts w:asciiTheme="minorHAnsi" w:hAnsiTheme="minorHAnsi"/>
                <w:b/>
                <w:sz w:val="18"/>
                <w:szCs w:val="18"/>
              </w:rPr>
              <w:t xml:space="preserve">ompliance </w:t>
            </w:r>
            <w:r w:rsidR="003A6D01" w:rsidRPr="00FA05A2">
              <w:rPr>
                <w:rFonts w:asciiTheme="minorHAnsi" w:hAnsiTheme="minorHAnsi"/>
                <w:b/>
                <w:sz w:val="18"/>
                <w:szCs w:val="18"/>
              </w:rPr>
              <w:t>C</w:t>
            </w:r>
            <w:r w:rsidR="007060EC" w:rsidRPr="00FA05A2">
              <w:rPr>
                <w:rFonts w:asciiTheme="minorHAnsi" w:hAnsiTheme="minorHAnsi"/>
                <w:b/>
                <w:sz w:val="18"/>
                <w:szCs w:val="18"/>
              </w:rPr>
              <w:t>alculations</w:t>
            </w:r>
          </w:p>
        </w:tc>
      </w:tr>
      <w:tr w:rsidR="007060EC" w:rsidRPr="000155FF" w14:paraId="46D5A5EE" w14:textId="77777777" w:rsidTr="009B0C60">
        <w:tblPrEx>
          <w:tblCellMar>
            <w:left w:w="115" w:type="dxa"/>
            <w:right w:w="115" w:type="dxa"/>
          </w:tblCellMar>
        </w:tblPrEx>
        <w:trPr>
          <w:trHeight w:val="144"/>
        </w:trPr>
        <w:tc>
          <w:tcPr>
            <w:tcW w:w="583" w:type="dxa"/>
            <w:vAlign w:val="center"/>
          </w:tcPr>
          <w:p w14:paraId="46D5A5EB" w14:textId="6E8E75A7" w:rsidR="007060EC" w:rsidRPr="00FA05A2" w:rsidRDefault="007060EC"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4C602E" w:rsidRPr="00FA05A2">
              <w:rPr>
                <w:rFonts w:asciiTheme="minorHAnsi" w:hAnsiTheme="minorHAnsi"/>
                <w:sz w:val="18"/>
                <w:szCs w:val="18"/>
              </w:rPr>
              <w:t>1</w:t>
            </w:r>
          </w:p>
        </w:tc>
        <w:tc>
          <w:tcPr>
            <w:tcW w:w="4651" w:type="dxa"/>
            <w:vAlign w:val="center"/>
          </w:tcPr>
          <w:p w14:paraId="46D5A5EC" w14:textId="299949AE" w:rsidR="007060EC"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Required CFM</w:t>
            </w:r>
          </w:p>
        </w:tc>
        <w:tc>
          <w:tcPr>
            <w:tcW w:w="5561" w:type="dxa"/>
            <w:vAlign w:val="center"/>
          </w:tcPr>
          <w:p w14:paraId="46D5A5ED" w14:textId="77777777" w:rsidR="007060EC" w:rsidRPr="00FA05A2" w:rsidDel="00B82A05" w:rsidRDefault="007060EC" w:rsidP="005057DF">
            <w:pPr>
              <w:spacing w:after="0" w:line="240" w:lineRule="auto"/>
              <w:rPr>
                <w:rFonts w:asciiTheme="minorHAnsi" w:hAnsiTheme="minorHAnsi"/>
                <w:sz w:val="18"/>
                <w:szCs w:val="18"/>
              </w:rPr>
            </w:pPr>
          </w:p>
        </w:tc>
      </w:tr>
      <w:tr w:rsidR="007060EC" w:rsidRPr="000155FF" w14:paraId="46D5A5F2" w14:textId="77777777" w:rsidTr="009B0C60">
        <w:tblPrEx>
          <w:tblCellMar>
            <w:left w:w="115" w:type="dxa"/>
            <w:right w:w="115" w:type="dxa"/>
          </w:tblCellMar>
        </w:tblPrEx>
        <w:trPr>
          <w:trHeight w:val="144"/>
        </w:trPr>
        <w:tc>
          <w:tcPr>
            <w:tcW w:w="583" w:type="dxa"/>
            <w:vAlign w:val="center"/>
          </w:tcPr>
          <w:p w14:paraId="46D5A5EF" w14:textId="31AD1C9D" w:rsidR="007060EC" w:rsidRPr="00FA05A2" w:rsidRDefault="007060EC"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4C602E" w:rsidRPr="00FA05A2">
              <w:rPr>
                <w:rFonts w:asciiTheme="minorHAnsi" w:hAnsiTheme="minorHAnsi"/>
                <w:sz w:val="18"/>
                <w:szCs w:val="18"/>
              </w:rPr>
              <w:t>2</w:t>
            </w:r>
          </w:p>
        </w:tc>
        <w:tc>
          <w:tcPr>
            <w:tcW w:w="4651" w:type="dxa"/>
            <w:vAlign w:val="center"/>
          </w:tcPr>
          <w:p w14:paraId="46D5A5F0" w14:textId="34F27546" w:rsidR="007060EC"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Installed CFM</w:t>
            </w:r>
          </w:p>
        </w:tc>
        <w:tc>
          <w:tcPr>
            <w:tcW w:w="5561" w:type="dxa"/>
            <w:vAlign w:val="center"/>
          </w:tcPr>
          <w:p w14:paraId="46D5A5F1" w14:textId="77777777" w:rsidR="007060EC" w:rsidRPr="00FA05A2" w:rsidRDefault="007060EC" w:rsidP="005057DF">
            <w:pPr>
              <w:spacing w:after="0" w:line="240" w:lineRule="auto"/>
              <w:rPr>
                <w:rFonts w:asciiTheme="minorHAnsi" w:hAnsiTheme="minorHAnsi"/>
                <w:sz w:val="18"/>
                <w:szCs w:val="18"/>
              </w:rPr>
            </w:pPr>
          </w:p>
        </w:tc>
      </w:tr>
      <w:tr w:rsidR="00F85ED7" w:rsidRPr="000155FF" w14:paraId="46D5A5F6" w14:textId="77777777" w:rsidTr="009B0C60">
        <w:tblPrEx>
          <w:tblCellMar>
            <w:left w:w="115" w:type="dxa"/>
            <w:right w:w="115" w:type="dxa"/>
          </w:tblCellMar>
        </w:tblPrEx>
        <w:trPr>
          <w:trHeight w:val="144"/>
        </w:trPr>
        <w:tc>
          <w:tcPr>
            <w:tcW w:w="583" w:type="dxa"/>
            <w:vAlign w:val="center"/>
          </w:tcPr>
          <w:p w14:paraId="46D5A5F3" w14:textId="51F377D8" w:rsidR="00F85ED7" w:rsidRPr="00FA05A2" w:rsidRDefault="00F85ED7"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7617C2" w:rsidRPr="00FA05A2">
              <w:rPr>
                <w:rFonts w:asciiTheme="minorHAnsi" w:hAnsiTheme="minorHAnsi"/>
                <w:sz w:val="18"/>
                <w:szCs w:val="18"/>
              </w:rPr>
              <w:t>3</w:t>
            </w:r>
          </w:p>
        </w:tc>
        <w:tc>
          <w:tcPr>
            <w:tcW w:w="4651" w:type="dxa"/>
            <w:vAlign w:val="center"/>
          </w:tcPr>
          <w:p w14:paraId="46D5A5F4" w14:textId="6E459C57" w:rsidR="00F85ED7" w:rsidRPr="00FA05A2" w:rsidRDefault="00C73D60" w:rsidP="00FF77DD">
            <w:pPr>
              <w:spacing w:after="0" w:line="240" w:lineRule="auto"/>
              <w:rPr>
                <w:rFonts w:asciiTheme="minorHAnsi" w:hAnsiTheme="minorHAnsi"/>
                <w:sz w:val="18"/>
                <w:szCs w:val="18"/>
              </w:rPr>
            </w:pPr>
            <w:r w:rsidRPr="00FA05A2">
              <w:rPr>
                <w:rFonts w:asciiTheme="minorHAnsi" w:hAnsiTheme="minorHAnsi"/>
                <w:sz w:val="18"/>
                <w:szCs w:val="18"/>
              </w:rPr>
              <w:t>Required Fan Efficacy</w:t>
            </w:r>
            <w:r w:rsidR="00AD1F69" w:rsidRPr="00FA05A2">
              <w:rPr>
                <w:rFonts w:asciiTheme="minorHAnsi" w:hAnsiTheme="minorHAnsi"/>
                <w:sz w:val="18"/>
                <w:szCs w:val="18"/>
              </w:rPr>
              <w:t xml:space="preserve"> (Watts/CFM)</w:t>
            </w:r>
          </w:p>
        </w:tc>
        <w:tc>
          <w:tcPr>
            <w:tcW w:w="5561" w:type="dxa"/>
            <w:vAlign w:val="center"/>
          </w:tcPr>
          <w:p w14:paraId="46D5A5F5" w14:textId="77777777" w:rsidR="00F85ED7" w:rsidRPr="00FA05A2" w:rsidRDefault="00F85ED7" w:rsidP="005057DF">
            <w:pPr>
              <w:spacing w:after="0" w:line="240" w:lineRule="auto"/>
              <w:rPr>
                <w:rFonts w:asciiTheme="minorHAnsi" w:hAnsiTheme="minorHAnsi"/>
                <w:sz w:val="18"/>
                <w:szCs w:val="18"/>
              </w:rPr>
            </w:pPr>
          </w:p>
        </w:tc>
      </w:tr>
      <w:tr w:rsidR="00F85ED7" w:rsidRPr="000155FF" w14:paraId="46D5A5FA" w14:textId="77777777" w:rsidTr="009B0C60">
        <w:tblPrEx>
          <w:tblCellMar>
            <w:left w:w="115" w:type="dxa"/>
            <w:right w:w="115" w:type="dxa"/>
          </w:tblCellMar>
        </w:tblPrEx>
        <w:trPr>
          <w:trHeight w:val="144"/>
        </w:trPr>
        <w:tc>
          <w:tcPr>
            <w:tcW w:w="583" w:type="dxa"/>
            <w:vAlign w:val="center"/>
          </w:tcPr>
          <w:p w14:paraId="46D5A5F7" w14:textId="47A8BC89" w:rsidR="00F85ED7" w:rsidRPr="00FA05A2" w:rsidRDefault="00F85ED7" w:rsidP="005057DF">
            <w:pPr>
              <w:spacing w:after="0" w:line="240" w:lineRule="auto"/>
              <w:jc w:val="center"/>
              <w:rPr>
                <w:rFonts w:asciiTheme="minorHAnsi" w:hAnsiTheme="minorHAnsi"/>
                <w:sz w:val="18"/>
                <w:szCs w:val="18"/>
              </w:rPr>
            </w:pPr>
            <w:r w:rsidRPr="00FA05A2">
              <w:rPr>
                <w:rFonts w:asciiTheme="minorHAnsi" w:hAnsiTheme="minorHAnsi"/>
                <w:sz w:val="18"/>
                <w:szCs w:val="18"/>
              </w:rPr>
              <w:t>0</w:t>
            </w:r>
            <w:r w:rsidR="007617C2" w:rsidRPr="00FA05A2">
              <w:rPr>
                <w:rFonts w:asciiTheme="minorHAnsi" w:hAnsiTheme="minorHAnsi"/>
                <w:sz w:val="18"/>
                <w:szCs w:val="18"/>
              </w:rPr>
              <w:t>4</w:t>
            </w:r>
          </w:p>
        </w:tc>
        <w:tc>
          <w:tcPr>
            <w:tcW w:w="4651" w:type="dxa"/>
            <w:vAlign w:val="center"/>
          </w:tcPr>
          <w:p w14:paraId="46D5A5F8" w14:textId="7291CA86" w:rsidR="00F85ED7" w:rsidRPr="00FA05A2" w:rsidRDefault="00C73D60" w:rsidP="005057DF">
            <w:pPr>
              <w:spacing w:after="0" w:line="240" w:lineRule="auto"/>
              <w:rPr>
                <w:rFonts w:asciiTheme="minorHAnsi" w:hAnsiTheme="minorHAnsi"/>
                <w:sz w:val="18"/>
                <w:szCs w:val="18"/>
              </w:rPr>
            </w:pPr>
            <w:r w:rsidRPr="00FA05A2">
              <w:rPr>
                <w:rFonts w:asciiTheme="minorHAnsi" w:hAnsiTheme="minorHAnsi"/>
                <w:sz w:val="18"/>
                <w:szCs w:val="18"/>
              </w:rPr>
              <w:t>Installed Fan Efficacy</w:t>
            </w:r>
            <w:r w:rsidR="00AD1F69" w:rsidRPr="00FA05A2">
              <w:rPr>
                <w:rFonts w:asciiTheme="minorHAnsi" w:hAnsiTheme="minorHAnsi"/>
                <w:sz w:val="18"/>
                <w:szCs w:val="18"/>
              </w:rPr>
              <w:t xml:space="preserve"> (Watts/CFM)</w:t>
            </w:r>
          </w:p>
        </w:tc>
        <w:tc>
          <w:tcPr>
            <w:tcW w:w="5561" w:type="dxa"/>
            <w:vAlign w:val="center"/>
          </w:tcPr>
          <w:p w14:paraId="46D5A5F9" w14:textId="77777777" w:rsidR="00F85ED7" w:rsidRPr="00FA05A2" w:rsidRDefault="00F85ED7" w:rsidP="005057DF">
            <w:pPr>
              <w:spacing w:after="0" w:line="240" w:lineRule="auto"/>
              <w:rPr>
                <w:rFonts w:asciiTheme="minorHAnsi" w:hAnsiTheme="minorHAnsi"/>
                <w:sz w:val="18"/>
                <w:szCs w:val="18"/>
              </w:rPr>
            </w:pPr>
          </w:p>
        </w:tc>
      </w:tr>
    </w:tbl>
    <w:p w14:paraId="46D5A5FB" w14:textId="77777777" w:rsidR="007060EC" w:rsidRPr="00FA05A2"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228588E6" w:rsidR="007060EC" w:rsidRPr="00B434AE" w:rsidRDefault="00D04C2D" w:rsidP="005057DF">
            <w:pPr>
              <w:spacing w:after="0"/>
              <w:rPr>
                <w:rFonts w:asciiTheme="minorHAnsi" w:hAnsiTheme="minorHAnsi"/>
                <w:b/>
                <w:sz w:val="18"/>
                <w:szCs w:val="18"/>
              </w:rPr>
            </w:pPr>
            <w:r>
              <w:rPr>
                <w:rFonts w:asciiTheme="minorHAnsi" w:hAnsiTheme="minorHAnsi"/>
                <w:b/>
                <w:sz w:val="18"/>
                <w:szCs w:val="18"/>
              </w:rPr>
              <w:t>E</w:t>
            </w:r>
            <w:r w:rsidR="007060EC" w:rsidRPr="00FA05A2">
              <w:rPr>
                <w:rFonts w:asciiTheme="minorHAnsi" w:hAnsiTheme="minorHAnsi"/>
                <w:b/>
                <w:sz w:val="18"/>
                <w:szCs w:val="18"/>
              </w:rPr>
              <w:t>. Compliance Statement</w:t>
            </w:r>
          </w:p>
        </w:tc>
      </w:tr>
      <w:tr w:rsidR="007060EC" w:rsidRPr="00305DBA" w14:paraId="46D5A5FF" w14:textId="77777777" w:rsidTr="00D7492C">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B434AE" w:rsidRDefault="007060EC" w:rsidP="005057DF">
            <w:pPr>
              <w:spacing w:after="0" w:line="240" w:lineRule="auto"/>
              <w:rPr>
                <w:rFonts w:asciiTheme="minorHAnsi" w:hAnsiTheme="minorHAnsi"/>
                <w:sz w:val="18"/>
                <w:szCs w:val="18"/>
              </w:rPr>
            </w:pPr>
          </w:p>
        </w:tc>
      </w:tr>
    </w:tbl>
    <w:p w14:paraId="46D5A600" w14:textId="77777777" w:rsidR="007060EC" w:rsidRPr="00FA05A2" w:rsidRDefault="007060EC" w:rsidP="007060EC">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5"/>
      </w:tblGrid>
      <w:tr w:rsidR="007060EC" w:rsidRPr="009577D0" w14:paraId="46D5A602" w14:textId="77777777" w:rsidTr="00D7492C">
        <w:trPr>
          <w:trHeight w:val="158"/>
        </w:trPr>
        <w:tc>
          <w:tcPr>
            <w:tcW w:w="10795" w:type="dxa"/>
            <w:gridSpan w:val="2"/>
            <w:tcBorders>
              <w:top w:val="single" w:sz="4" w:space="0" w:color="000000"/>
              <w:left w:val="single" w:sz="4" w:space="0" w:color="000000"/>
              <w:bottom w:val="single" w:sz="4" w:space="0" w:color="000000"/>
              <w:right w:val="single" w:sz="4" w:space="0" w:color="000000"/>
            </w:tcBorders>
            <w:vAlign w:val="center"/>
          </w:tcPr>
          <w:p w14:paraId="46D5A601" w14:textId="77E1B532" w:rsidR="007060EC" w:rsidRPr="00FA05A2" w:rsidRDefault="00D04C2D" w:rsidP="004C5B47">
            <w:pPr>
              <w:spacing w:after="0"/>
              <w:rPr>
                <w:rFonts w:asciiTheme="minorHAnsi" w:hAnsiTheme="minorHAnsi"/>
                <w:b/>
                <w:sz w:val="18"/>
                <w:szCs w:val="18"/>
              </w:rPr>
            </w:pPr>
            <w:r>
              <w:rPr>
                <w:rFonts w:asciiTheme="minorHAnsi" w:hAnsiTheme="minorHAnsi"/>
                <w:b/>
                <w:sz w:val="18"/>
                <w:szCs w:val="18"/>
              </w:rPr>
              <w:t>F</w:t>
            </w:r>
            <w:r w:rsidR="007060EC" w:rsidRPr="00FA05A2">
              <w:rPr>
                <w:rFonts w:asciiTheme="minorHAnsi" w:hAnsiTheme="minorHAnsi"/>
                <w:b/>
                <w:sz w:val="18"/>
                <w:szCs w:val="18"/>
              </w:rPr>
              <w:t>. Additional Requirements</w:t>
            </w:r>
          </w:p>
        </w:tc>
      </w:tr>
      <w:tr w:rsidR="007060EC" w:rsidRPr="009577D0" w14:paraId="46D5A605" w14:textId="77777777" w:rsidTr="00D7492C">
        <w:trPr>
          <w:trHeight w:val="158"/>
        </w:trPr>
        <w:tc>
          <w:tcPr>
            <w:tcW w:w="590" w:type="dxa"/>
            <w:vAlign w:val="center"/>
          </w:tcPr>
          <w:p w14:paraId="46D5A603" w14:textId="77777777" w:rsidR="007060EC" w:rsidRPr="00B434AE" w:rsidRDefault="007060EC" w:rsidP="00FF77DD">
            <w:pPr>
              <w:spacing w:after="0" w:line="240" w:lineRule="auto"/>
              <w:jc w:val="center"/>
              <w:rPr>
                <w:rFonts w:asciiTheme="minorHAnsi" w:hAnsiTheme="minorHAnsi"/>
                <w:sz w:val="18"/>
                <w:szCs w:val="18"/>
              </w:rPr>
            </w:pPr>
            <w:r w:rsidRPr="00B434AE">
              <w:rPr>
                <w:rFonts w:asciiTheme="minorHAnsi" w:hAnsiTheme="minorHAnsi"/>
                <w:sz w:val="18"/>
                <w:szCs w:val="18"/>
              </w:rPr>
              <w:t>01</w:t>
            </w:r>
          </w:p>
        </w:tc>
        <w:tc>
          <w:tcPr>
            <w:tcW w:w="10205" w:type="dxa"/>
            <w:vAlign w:val="center"/>
          </w:tcPr>
          <w:p w14:paraId="46D5A604" w14:textId="379A4514" w:rsidR="007060EC" w:rsidRPr="00FA05A2" w:rsidRDefault="007060EC" w:rsidP="00FF77DD">
            <w:pPr>
              <w:spacing w:after="0" w:line="240" w:lineRule="auto"/>
              <w:rPr>
                <w:rFonts w:asciiTheme="minorHAnsi" w:hAnsiTheme="minorHAnsi"/>
                <w:sz w:val="18"/>
                <w:szCs w:val="18"/>
              </w:rPr>
            </w:pPr>
            <w:r w:rsidRPr="00FA05A2">
              <w:rPr>
                <w:rFonts w:asciiTheme="minorHAnsi" w:hAnsiTheme="minorHAnsi"/>
                <w:sz w:val="18"/>
                <w:szCs w:val="18"/>
              </w:rPr>
              <w:t xml:space="preserve">The installed fan shall be listed </w:t>
            </w:r>
            <w:del w:id="0" w:author="Wichert, RJ@Energy" w:date="2021-12-05T21:10:00Z">
              <w:r w:rsidRPr="00FA05A2" w:rsidDel="00E208FF">
                <w:rPr>
                  <w:rFonts w:asciiTheme="minorHAnsi" w:hAnsiTheme="minorHAnsi"/>
                  <w:sz w:val="18"/>
                  <w:szCs w:val="18"/>
                </w:rPr>
                <w:delText>o</w:delText>
              </w:r>
            </w:del>
            <w:ins w:id="1" w:author="Wichert, RJ@Energy" w:date="2021-12-05T21:10:00Z">
              <w:r w:rsidR="00E208FF">
                <w:rPr>
                  <w:rFonts w:asciiTheme="minorHAnsi" w:hAnsiTheme="minorHAnsi"/>
                  <w:sz w:val="18"/>
                  <w:szCs w:val="18"/>
                </w:rPr>
                <w:t>i</w:t>
              </w:r>
            </w:ins>
            <w:r w:rsidRPr="00FA05A2">
              <w:rPr>
                <w:rFonts w:asciiTheme="minorHAnsi" w:hAnsiTheme="minorHAnsi"/>
                <w:sz w:val="18"/>
                <w:szCs w:val="18"/>
              </w:rPr>
              <w:t xml:space="preserve">n the </w:t>
            </w:r>
            <w:ins w:id="2" w:author="Alhabibi, Haider@Energy" w:date="2021-11-28T21:38:00Z">
              <w:r w:rsidR="009F43BC" w:rsidRPr="009F43BC">
                <w:rPr>
                  <w:rFonts w:asciiTheme="minorHAnsi" w:hAnsiTheme="minorHAnsi"/>
                  <w:sz w:val="18"/>
                  <w:szCs w:val="18"/>
                </w:rPr>
                <w:t xml:space="preserve">Home Ventilating Institute Certified Products Directory </w:t>
              </w:r>
            </w:ins>
            <w:del w:id="3" w:author="Alhabibi, Haider@Energy" w:date="2021-11-28T22:51:00Z">
              <w:r w:rsidRPr="008B1754" w:rsidDel="00CB7A18">
                <w:rPr>
                  <w:rFonts w:asciiTheme="minorHAnsi" w:hAnsiTheme="minorHAnsi"/>
                  <w:sz w:val="18"/>
                  <w:szCs w:val="18"/>
                </w:rPr>
                <w:delText>CEC</w:delText>
              </w:r>
              <w:r w:rsidR="00B81F02" w:rsidRPr="008B1754" w:rsidDel="00CB7A18">
                <w:rPr>
                  <w:rFonts w:asciiTheme="minorHAnsi" w:hAnsiTheme="minorHAnsi"/>
                  <w:sz w:val="18"/>
                  <w:szCs w:val="18"/>
                </w:rPr>
                <w:delText xml:space="preserve">’s </w:delText>
              </w:r>
              <w:r w:rsidR="00B81F02" w:rsidRPr="008B1754" w:rsidDel="00CB7A18">
                <w:rPr>
                  <w:rFonts w:asciiTheme="minorHAnsi" w:hAnsiTheme="minorHAnsi"/>
                  <w:sz w:val="18"/>
                </w:rPr>
                <w:delText>Modernized Appliance Efficiency Database</w:delText>
              </w:r>
              <w:r w:rsidRPr="008B1754" w:rsidDel="00CB7A18">
                <w:rPr>
                  <w:rFonts w:asciiTheme="minorHAnsi" w:hAnsiTheme="minorHAnsi"/>
                  <w:sz w:val="18"/>
                  <w:szCs w:val="18"/>
                </w:rPr>
                <w:delText xml:space="preserve"> as an approved model.</w:delText>
              </w:r>
            </w:del>
          </w:p>
        </w:tc>
      </w:tr>
      <w:tr w:rsidR="007060EC" w:rsidRPr="009577D0" w14:paraId="46D5A608" w14:textId="77777777" w:rsidTr="00D7492C">
        <w:trPr>
          <w:trHeight w:val="158"/>
        </w:trPr>
        <w:tc>
          <w:tcPr>
            <w:tcW w:w="590" w:type="dxa"/>
            <w:vAlign w:val="center"/>
          </w:tcPr>
          <w:p w14:paraId="46D5A606" w14:textId="77777777" w:rsidR="007060EC" w:rsidRPr="00B434AE" w:rsidRDefault="007060EC" w:rsidP="00FF77DD">
            <w:pPr>
              <w:spacing w:after="0" w:line="240" w:lineRule="auto"/>
              <w:jc w:val="center"/>
              <w:rPr>
                <w:rFonts w:asciiTheme="minorHAnsi" w:hAnsiTheme="minorHAnsi"/>
                <w:sz w:val="18"/>
                <w:szCs w:val="18"/>
              </w:rPr>
            </w:pPr>
            <w:r w:rsidRPr="00B434AE">
              <w:rPr>
                <w:rFonts w:asciiTheme="minorHAnsi" w:hAnsiTheme="minorHAnsi"/>
                <w:sz w:val="18"/>
                <w:szCs w:val="18"/>
              </w:rPr>
              <w:t>02</w:t>
            </w:r>
          </w:p>
        </w:tc>
        <w:tc>
          <w:tcPr>
            <w:tcW w:w="10205" w:type="dxa"/>
            <w:vAlign w:val="center"/>
          </w:tcPr>
          <w:p w14:paraId="46D5A607" w14:textId="77777777" w:rsidR="007060EC" w:rsidRPr="00FA05A2" w:rsidRDefault="007060EC" w:rsidP="00FF77DD">
            <w:pPr>
              <w:spacing w:after="0" w:line="240" w:lineRule="auto"/>
              <w:rPr>
                <w:rFonts w:asciiTheme="minorHAnsi" w:hAnsiTheme="minorHAnsi"/>
                <w:sz w:val="18"/>
                <w:szCs w:val="18"/>
              </w:rPr>
            </w:pPr>
            <w:r w:rsidRPr="00FA05A2">
              <w:rPr>
                <w:rFonts w:asciiTheme="minorHAnsi" w:hAnsiTheme="minorHAnsi"/>
                <w:sz w:val="18"/>
                <w:szCs w:val="18"/>
              </w:rPr>
              <w:t>The homeowner shall be provided with user instructions documentation that describe</w:t>
            </w:r>
            <w:r w:rsidR="00F85ED7" w:rsidRPr="00FA05A2">
              <w:rPr>
                <w:rFonts w:asciiTheme="minorHAnsi" w:hAnsiTheme="minorHAnsi"/>
                <w:sz w:val="18"/>
                <w:szCs w:val="18"/>
              </w:rPr>
              <w:t>s</w:t>
            </w:r>
            <w:r w:rsidRPr="00FA05A2">
              <w:rPr>
                <w:rFonts w:asciiTheme="minorHAnsi" w:hAnsiTheme="minorHAnsi"/>
                <w:sz w:val="18"/>
                <w:szCs w:val="18"/>
              </w:rPr>
              <w:t xml:space="preserve"> the proper use of the whole house fan necessary</w:t>
            </w:r>
            <w:r w:rsidRPr="00FA05A2">
              <w:rPr>
                <w:rFonts w:asciiTheme="minorHAnsi" w:eastAsia="Times New Roman" w:hAnsiTheme="minorHAnsi" w:cs="Arial"/>
                <w:bCs/>
                <w:sz w:val="18"/>
                <w:szCs w:val="18"/>
              </w:rPr>
              <w:t xml:space="preserve"> to obtain the full energy savings benefit</w:t>
            </w:r>
            <w:r w:rsidRPr="00FA05A2">
              <w:rPr>
                <w:rFonts w:asciiTheme="minorHAnsi" w:hAnsiTheme="minorHAnsi"/>
                <w:sz w:val="18"/>
                <w:szCs w:val="18"/>
              </w:rPr>
              <w:t>.</w:t>
            </w:r>
          </w:p>
        </w:tc>
      </w:tr>
      <w:tr w:rsidR="007060EC" w:rsidRPr="009577D0" w14:paraId="46D5A60A" w14:textId="77777777" w:rsidTr="00D7492C">
        <w:trPr>
          <w:trHeight w:val="158"/>
        </w:trPr>
        <w:tc>
          <w:tcPr>
            <w:tcW w:w="10795" w:type="dxa"/>
            <w:gridSpan w:val="2"/>
            <w:vAlign w:val="center"/>
          </w:tcPr>
          <w:p w14:paraId="46D5A609" w14:textId="77777777" w:rsidR="007060EC" w:rsidRPr="00FA05A2" w:rsidRDefault="007060EC" w:rsidP="005057DF">
            <w:pPr>
              <w:spacing w:after="0" w:line="240" w:lineRule="auto"/>
              <w:rPr>
                <w:rFonts w:asciiTheme="minorHAnsi" w:hAnsiTheme="minorHAnsi"/>
                <w:sz w:val="18"/>
                <w:szCs w:val="18"/>
              </w:rPr>
            </w:pPr>
            <w:r w:rsidRPr="00FA05A2">
              <w:rPr>
                <w:b/>
                <w:sz w:val="18"/>
                <w:szCs w:val="18"/>
              </w:rPr>
              <w:t>The responsible person’s signature on this compliance document affirms that all applicable requirements in this table have been met.</w:t>
            </w:r>
          </w:p>
        </w:tc>
      </w:tr>
    </w:tbl>
    <w:p w14:paraId="1AAD184E" w14:textId="6230BEB7" w:rsidR="001D2BBF" w:rsidRPr="008875CD" w:rsidRDefault="001D2BBF" w:rsidP="008875CD">
      <w:pPr>
        <w:spacing w:after="0"/>
        <w:rPr>
          <w:rFonts w:asciiTheme="minorHAnsi" w:hAnsiTheme="minorHAnsi"/>
          <w:color w:val="FF0000"/>
          <w:sz w:val="18"/>
          <w:szCs w:val="18"/>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4703E2" w:rsidRPr="004703E2" w14:paraId="46D5A60E" w14:textId="77777777" w:rsidTr="00E829F5">
        <w:trPr>
          <w:trHeight w:val="206"/>
        </w:trPr>
        <w:tc>
          <w:tcPr>
            <w:tcW w:w="10943" w:type="dxa"/>
            <w:gridSpan w:val="4"/>
            <w:vAlign w:val="center"/>
          </w:tcPr>
          <w:p w14:paraId="46D5A60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703E2">
              <w:rPr>
                <w:rFonts w:asciiTheme="minorHAnsi" w:eastAsia="Times New Roman" w:hAnsiTheme="minorHAnsi" w:cs="Arial"/>
                <w:b/>
                <w:caps/>
                <w:sz w:val="18"/>
                <w:szCs w:val="18"/>
              </w:rPr>
              <w:lastRenderedPageBreak/>
              <w:t>Documentation Author's Declaration Statement</w:t>
            </w:r>
          </w:p>
        </w:tc>
      </w:tr>
      <w:tr w:rsidR="004703E2" w:rsidRPr="004703E2" w14:paraId="46D5A610" w14:textId="77777777" w:rsidTr="00FF77DD">
        <w:trPr>
          <w:trHeight w:hRule="exact" w:val="244"/>
        </w:trPr>
        <w:tc>
          <w:tcPr>
            <w:tcW w:w="10943" w:type="dxa"/>
            <w:gridSpan w:val="4"/>
            <w:vAlign w:val="center"/>
          </w:tcPr>
          <w:p w14:paraId="46D5A60F" w14:textId="77777777" w:rsidR="004703E2" w:rsidRPr="004703E2" w:rsidRDefault="004703E2" w:rsidP="00FF77DD">
            <w:pPr>
              <w:keepNext/>
              <w:numPr>
                <w:ilvl w:val="0"/>
                <w:numId w:val="12"/>
              </w:numPr>
              <w:tabs>
                <w:tab w:val="left" w:pos="-2600"/>
              </w:tabs>
              <w:spacing w:after="0" w:line="240" w:lineRule="auto"/>
              <w:ind w:right="90"/>
              <w:outlineLvl w:val="2"/>
              <w:rPr>
                <w:rFonts w:asciiTheme="minorHAnsi" w:eastAsia="Times New Roman" w:hAnsiTheme="minorHAnsi"/>
                <w:sz w:val="18"/>
                <w:szCs w:val="18"/>
              </w:rPr>
            </w:pPr>
            <w:r w:rsidRPr="004703E2">
              <w:rPr>
                <w:rFonts w:asciiTheme="minorHAnsi" w:eastAsia="Times New Roman" w:hAnsiTheme="minorHAnsi"/>
                <w:sz w:val="18"/>
                <w:szCs w:val="18"/>
              </w:rPr>
              <w:t>I certify that this Certificate of Installation documentation is accurate and complete.</w:t>
            </w:r>
          </w:p>
        </w:tc>
      </w:tr>
      <w:tr w:rsidR="004703E2" w:rsidRPr="004703E2" w14:paraId="46D5A613" w14:textId="77777777" w:rsidTr="00E829F5">
        <w:trPr>
          <w:trHeight w:val="360"/>
        </w:trPr>
        <w:tc>
          <w:tcPr>
            <w:tcW w:w="5577" w:type="dxa"/>
            <w:gridSpan w:val="2"/>
          </w:tcPr>
          <w:p w14:paraId="46D5A611"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Name:</w:t>
            </w:r>
          </w:p>
        </w:tc>
        <w:tc>
          <w:tcPr>
            <w:tcW w:w="5366" w:type="dxa"/>
            <w:gridSpan w:val="2"/>
          </w:tcPr>
          <w:p w14:paraId="46D5A612"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Signature:</w:t>
            </w:r>
          </w:p>
        </w:tc>
      </w:tr>
      <w:tr w:rsidR="004703E2" w:rsidRPr="004703E2" w14:paraId="46D5A616" w14:textId="77777777" w:rsidTr="00E829F5">
        <w:trPr>
          <w:trHeight w:val="360"/>
        </w:trPr>
        <w:tc>
          <w:tcPr>
            <w:tcW w:w="5577" w:type="dxa"/>
            <w:gridSpan w:val="2"/>
          </w:tcPr>
          <w:p w14:paraId="46D5A614"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Documentation Author Company Name:</w:t>
            </w:r>
          </w:p>
        </w:tc>
        <w:tc>
          <w:tcPr>
            <w:tcW w:w="5366" w:type="dxa"/>
            <w:gridSpan w:val="2"/>
          </w:tcPr>
          <w:p w14:paraId="46D5A615"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r w:rsidR="004703E2" w:rsidRPr="004703E2" w14:paraId="46D5A619" w14:textId="77777777" w:rsidTr="00E829F5">
        <w:trPr>
          <w:trHeight w:val="360"/>
        </w:trPr>
        <w:tc>
          <w:tcPr>
            <w:tcW w:w="5577" w:type="dxa"/>
            <w:gridSpan w:val="2"/>
          </w:tcPr>
          <w:p w14:paraId="46D5A617"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366" w:type="dxa"/>
            <w:gridSpan w:val="2"/>
          </w:tcPr>
          <w:p w14:paraId="46D5A618"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CEA/HERS Certification Identification (If applicable):</w:t>
            </w:r>
          </w:p>
        </w:tc>
      </w:tr>
      <w:tr w:rsidR="004703E2" w:rsidRPr="004703E2" w14:paraId="46D5A61C" w14:textId="77777777" w:rsidTr="00E829F5">
        <w:trPr>
          <w:trHeight w:val="360"/>
        </w:trPr>
        <w:tc>
          <w:tcPr>
            <w:tcW w:w="5577" w:type="dxa"/>
            <w:gridSpan w:val="2"/>
          </w:tcPr>
          <w:p w14:paraId="46D5A61A"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5366" w:type="dxa"/>
            <w:gridSpan w:val="2"/>
          </w:tcPr>
          <w:p w14:paraId="46D5A61B" w14:textId="77777777" w:rsidR="004703E2" w:rsidRPr="004703E2" w:rsidRDefault="004703E2" w:rsidP="004703E2">
            <w:pPr>
              <w:keepNext/>
              <w:spacing w:after="0" w:line="240" w:lineRule="auto"/>
              <w:rPr>
                <w:rFonts w:asciiTheme="minorHAnsi" w:eastAsia="Times New Roman" w:hAnsiTheme="minorHAnsi"/>
                <w:sz w:val="14"/>
                <w:szCs w:val="14"/>
              </w:rPr>
            </w:pPr>
            <w:r w:rsidRPr="004703E2">
              <w:rPr>
                <w:rFonts w:asciiTheme="minorHAnsi" w:eastAsia="Times New Roman" w:hAnsiTheme="minorHAnsi"/>
                <w:sz w:val="14"/>
                <w:szCs w:val="14"/>
              </w:rPr>
              <w:t>Phone:</w:t>
            </w:r>
          </w:p>
        </w:tc>
      </w:tr>
      <w:tr w:rsidR="004703E2" w:rsidRPr="004703E2" w14:paraId="46D5A61E" w14:textId="77777777" w:rsidTr="00E829F5">
        <w:tblPrEx>
          <w:tblCellMar>
            <w:left w:w="115" w:type="dxa"/>
            <w:right w:w="115" w:type="dxa"/>
          </w:tblCellMar>
        </w:tblPrEx>
        <w:trPr>
          <w:trHeight w:val="296"/>
        </w:trPr>
        <w:tc>
          <w:tcPr>
            <w:tcW w:w="10943" w:type="dxa"/>
            <w:gridSpan w:val="4"/>
            <w:vAlign w:val="center"/>
          </w:tcPr>
          <w:p w14:paraId="46D5A61D" w14:textId="77777777" w:rsidR="004703E2" w:rsidRPr="004703E2" w:rsidRDefault="004703E2" w:rsidP="004703E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4703E2">
              <w:rPr>
                <w:rFonts w:asciiTheme="minorHAnsi" w:eastAsia="Times New Roman" w:hAnsiTheme="minorHAnsi" w:cs="Arial"/>
                <w:b/>
                <w:caps/>
                <w:sz w:val="18"/>
                <w:szCs w:val="18"/>
              </w:rPr>
              <w:t>Responsible Person's Declaration statement</w:t>
            </w:r>
          </w:p>
        </w:tc>
      </w:tr>
      <w:tr w:rsidR="004703E2" w:rsidRPr="004703E2" w14:paraId="46D5A625" w14:textId="77777777" w:rsidTr="00E829F5">
        <w:tblPrEx>
          <w:tblCellMar>
            <w:left w:w="115" w:type="dxa"/>
            <w:right w:w="115" w:type="dxa"/>
          </w:tblCellMar>
        </w:tblPrEx>
        <w:trPr>
          <w:trHeight w:val="504"/>
        </w:trPr>
        <w:tc>
          <w:tcPr>
            <w:tcW w:w="10943" w:type="dxa"/>
            <w:gridSpan w:val="4"/>
          </w:tcPr>
          <w:p w14:paraId="7D43858A" w14:textId="77777777"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226709E7" w14:textId="77777777" w:rsidR="00BE041F" w:rsidRPr="00BE041F" w:rsidRDefault="00BE041F" w:rsidP="00BE041F">
            <w:pPr>
              <w:pStyle w:val="Heading3"/>
              <w:numPr>
                <w:ilvl w:val="0"/>
                <w:numId w:val="20"/>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65F3A5AD" w14:textId="77777777" w:rsidR="00BE041F" w:rsidRPr="00BE041F" w:rsidRDefault="00BE041F" w:rsidP="00BE041F">
            <w:pPr>
              <w:keepNext/>
              <w:widowControl w:val="0"/>
              <w:numPr>
                <w:ilvl w:val="0"/>
                <w:numId w:val="20"/>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4F27D7FB" w14:textId="77777777" w:rsidR="00BE041F" w:rsidRPr="00BE041F" w:rsidRDefault="00BE041F" w:rsidP="00BE041F">
            <w:pPr>
              <w:pStyle w:val="ListParagraph"/>
              <w:keepNext/>
              <w:numPr>
                <w:ilvl w:val="0"/>
                <w:numId w:val="20"/>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D5A624" w14:textId="1330602E" w:rsidR="004703E2" w:rsidRPr="004703E2" w:rsidRDefault="00BE041F" w:rsidP="00FF77DD">
            <w:pPr>
              <w:keepNext/>
              <w:numPr>
                <w:ilvl w:val="0"/>
                <w:numId w:val="13"/>
              </w:numPr>
              <w:spacing w:after="0" w:line="240" w:lineRule="auto"/>
              <w:contextualSpacing/>
              <w:rPr>
                <w:rFonts w:ascii="Times New Roman" w:eastAsia="Times New Roman" w:hAnsi="Times New Roman"/>
                <w:sz w:val="20"/>
                <w:szCs w:val="20"/>
              </w:rPr>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703E2" w:rsidRPr="004703E2" w14:paraId="46D5A628" w14:textId="77777777" w:rsidTr="00E829F5">
        <w:tblPrEx>
          <w:tblCellMar>
            <w:left w:w="108" w:type="dxa"/>
            <w:right w:w="108" w:type="dxa"/>
          </w:tblCellMar>
        </w:tblPrEx>
        <w:trPr>
          <w:trHeight w:val="360"/>
        </w:trPr>
        <w:tc>
          <w:tcPr>
            <w:tcW w:w="5307" w:type="dxa"/>
          </w:tcPr>
          <w:p w14:paraId="46D5A626"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Name:</w:t>
            </w:r>
          </w:p>
        </w:tc>
        <w:tc>
          <w:tcPr>
            <w:tcW w:w="5636" w:type="dxa"/>
            <w:gridSpan w:val="3"/>
          </w:tcPr>
          <w:p w14:paraId="46D5A627" w14:textId="77777777" w:rsidR="004703E2" w:rsidRPr="004703E2" w:rsidRDefault="004703E2" w:rsidP="004703E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Responsible Builder/Installer Signature:</w:t>
            </w:r>
          </w:p>
        </w:tc>
      </w:tr>
      <w:tr w:rsidR="004703E2" w:rsidRPr="004703E2" w14:paraId="46D5A62B"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9"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6D5A62A"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Position With Company (Title):</w:t>
            </w:r>
          </w:p>
        </w:tc>
      </w:tr>
      <w:tr w:rsidR="004703E2" w:rsidRPr="004703E2" w14:paraId="46D5A62E"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C"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6D5A62D"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CSLB License:</w:t>
            </w:r>
          </w:p>
        </w:tc>
      </w:tr>
      <w:tr w:rsidR="004703E2" w:rsidRPr="004703E2" w14:paraId="46D5A632" w14:textId="77777777" w:rsidTr="00E829F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6D5A62F"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30"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Phone</w:t>
            </w:r>
            <w:r w:rsidR="003A6D01">
              <w:rPr>
                <w:rFonts w:asciiTheme="minorHAnsi" w:eastAsia="Times New Roman"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46D5A631" w14:textId="77777777" w:rsidR="004703E2" w:rsidRPr="004703E2" w:rsidRDefault="004703E2" w:rsidP="004703E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4703E2">
              <w:rPr>
                <w:rFonts w:asciiTheme="minorHAnsi" w:eastAsia="Times New Roman" w:hAnsiTheme="minorHAnsi"/>
                <w:sz w:val="14"/>
                <w:szCs w:val="14"/>
              </w:rPr>
              <w:t>Date Signed:</w:t>
            </w:r>
          </w:p>
        </w:tc>
      </w:tr>
    </w:tbl>
    <w:p w14:paraId="46D5A633" w14:textId="77777777" w:rsidR="007304C6" w:rsidRPr="00127AE3" w:rsidRDefault="007304C6" w:rsidP="007304C6">
      <w:pPr>
        <w:contextualSpacing/>
        <w:rPr>
          <w:sz w:val="2"/>
          <w:szCs w:val="2"/>
        </w:rPr>
      </w:pPr>
    </w:p>
    <w:p w14:paraId="46D5A634" w14:textId="77777777" w:rsidR="009577D0" w:rsidRPr="00E32776" w:rsidRDefault="009577D0" w:rsidP="009577D0">
      <w:pPr>
        <w:rPr>
          <w:sz w:val="16"/>
          <w:szCs w:val="16"/>
        </w:rPr>
      </w:pPr>
    </w:p>
    <w:p w14:paraId="46D5A635" w14:textId="77777777" w:rsidR="003C0502" w:rsidRDefault="003C0502" w:rsidP="009577D0">
      <w:pPr>
        <w:spacing w:after="0"/>
        <w:rPr>
          <w:rFonts w:asciiTheme="minorHAnsi" w:hAnsiTheme="minorHAnsi"/>
          <w:sz w:val="18"/>
          <w:szCs w:val="18"/>
        </w:rPr>
        <w:sectPr w:rsidR="003C0502"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2F61A613" w:rsidR="0045400A" w:rsidRPr="00FA05A2" w:rsidRDefault="003A6D01" w:rsidP="00FF77DD">
      <w:pPr>
        <w:spacing w:after="0"/>
        <w:jc w:val="center"/>
        <w:rPr>
          <w:rFonts w:asciiTheme="minorHAnsi" w:hAnsiTheme="minorHAnsi"/>
          <w:b/>
          <w:sz w:val="18"/>
          <w:szCs w:val="18"/>
        </w:rPr>
      </w:pPr>
      <w:r w:rsidRPr="00FA05A2">
        <w:rPr>
          <w:rFonts w:asciiTheme="minorHAnsi" w:hAnsiTheme="minorHAnsi"/>
          <w:b/>
          <w:sz w:val="18"/>
          <w:szCs w:val="18"/>
        </w:rPr>
        <w:lastRenderedPageBreak/>
        <w:t>CF2R-MCH-</w:t>
      </w:r>
      <w:r w:rsidR="00E124F8" w:rsidRPr="00FA05A2">
        <w:rPr>
          <w:rFonts w:asciiTheme="minorHAnsi" w:hAnsiTheme="minorHAnsi"/>
          <w:b/>
          <w:sz w:val="18"/>
          <w:szCs w:val="18"/>
        </w:rPr>
        <w:t>31</w:t>
      </w:r>
      <w:r w:rsidR="000155FF" w:rsidRPr="00FA05A2">
        <w:rPr>
          <w:rFonts w:asciiTheme="minorHAnsi" w:hAnsiTheme="minorHAnsi"/>
          <w:b/>
          <w:sz w:val="18"/>
          <w:szCs w:val="18"/>
        </w:rPr>
        <w:t>a</w:t>
      </w:r>
      <w:r w:rsidRPr="00FA05A2">
        <w:rPr>
          <w:rFonts w:asciiTheme="minorHAnsi" w:hAnsiTheme="minorHAnsi"/>
          <w:b/>
          <w:sz w:val="18"/>
          <w:szCs w:val="18"/>
        </w:rPr>
        <w:t>-</w:t>
      </w:r>
      <w:r w:rsidR="00E124F8" w:rsidRPr="00FA05A2">
        <w:rPr>
          <w:rFonts w:asciiTheme="minorHAnsi" w:hAnsiTheme="minorHAnsi"/>
          <w:b/>
          <w:sz w:val="18"/>
          <w:szCs w:val="18"/>
        </w:rPr>
        <w:t>H</w:t>
      </w:r>
      <w:r w:rsidRPr="00FA05A2">
        <w:rPr>
          <w:rFonts w:asciiTheme="minorHAnsi" w:hAnsiTheme="minorHAnsi"/>
          <w:b/>
          <w:sz w:val="18"/>
          <w:szCs w:val="18"/>
        </w:rPr>
        <w:t xml:space="preserve"> User Instructions</w:t>
      </w:r>
    </w:p>
    <w:p w14:paraId="46D5A637" w14:textId="77777777" w:rsidR="0045400A" w:rsidRPr="00B434AE" w:rsidRDefault="0045400A" w:rsidP="0045400A">
      <w:pPr>
        <w:spacing w:after="0" w:line="240" w:lineRule="auto"/>
        <w:rPr>
          <w:rFonts w:asciiTheme="minorHAnsi" w:hAnsiTheme="minorHAnsi"/>
          <w:b/>
          <w:sz w:val="18"/>
          <w:szCs w:val="18"/>
        </w:rPr>
      </w:pPr>
    </w:p>
    <w:p w14:paraId="09809336" w14:textId="7D8372C5" w:rsidR="00DC762F" w:rsidRPr="00FA05A2" w:rsidRDefault="00DC762F" w:rsidP="00DC762F">
      <w:pPr>
        <w:spacing w:after="0" w:line="240" w:lineRule="auto"/>
        <w:rPr>
          <w:rFonts w:asciiTheme="minorHAnsi" w:hAnsiTheme="minorHAnsi"/>
          <w:b/>
          <w:sz w:val="18"/>
          <w:szCs w:val="18"/>
        </w:rPr>
      </w:pPr>
      <w:r w:rsidRPr="00B434AE">
        <w:rPr>
          <w:rFonts w:asciiTheme="minorHAnsi" w:hAnsiTheme="minorHAnsi"/>
          <w:b/>
          <w:sz w:val="18"/>
          <w:szCs w:val="18"/>
        </w:rPr>
        <w:t xml:space="preserve">Section A. </w:t>
      </w:r>
      <w:r w:rsidRPr="00FA05A2">
        <w:rPr>
          <w:rFonts w:asciiTheme="minorHAnsi" w:hAnsiTheme="minorHAnsi"/>
          <w:b/>
          <w:sz w:val="18"/>
          <w:szCs w:val="18"/>
        </w:rPr>
        <w:t xml:space="preserve">Whole House Fan </w:t>
      </w:r>
      <w:r w:rsidR="000E15FD" w:rsidRPr="00FA05A2">
        <w:rPr>
          <w:rFonts w:asciiTheme="minorHAnsi" w:hAnsiTheme="minorHAnsi"/>
          <w:b/>
          <w:sz w:val="18"/>
          <w:szCs w:val="18"/>
        </w:rPr>
        <w:t>Measurement Procedures</w:t>
      </w:r>
    </w:p>
    <w:p w14:paraId="384119EB" w14:textId="45735142" w:rsidR="00DC762F" w:rsidRPr="00FA05A2" w:rsidRDefault="00D5049E" w:rsidP="00F51A12">
      <w:pPr>
        <w:pStyle w:val="ListParagraph"/>
        <w:numPr>
          <w:ilvl w:val="0"/>
          <w:numId w:val="32"/>
        </w:numPr>
        <w:spacing w:after="0" w:line="240" w:lineRule="auto"/>
        <w:rPr>
          <w:rFonts w:asciiTheme="minorHAnsi" w:hAnsiTheme="minorHAnsi"/>
          <w:sz w:val="18"/>
          <w:szCs w:val="18"/>
        </w:rPr>
      </w:pPr>
      <w:r w:rsidRPr="00FA05A2">
        <w:rPr>
          <w:rFonts w:asciiTheme="minorHAnsi" w:hAnsiTheme="minorHAnsi"/>
          <w:sz w:val="18"/>
          <w:szCs w:val="18"/>
        </w:rPr>
        <w:t>Select</w:t>
      </w:r>
      <w:r w:rsidR="00B5580B" w:rsidRPr="00FA05A2">
        <w:rPr>
          <w:rFonts w:asciiTheme="minorHAnsi" w:hAnsiTheme="minorHAnsi"/>
          <w:sz w:val="18"/>
          <w:szCs w:val="18"/>
        </w:rPr>
        <w:t xml:space="preserve"> </w:t>
      </w:r>
      <w:r w:rsidR="0076440E" w:rsidRPr="00FA05A2">
        <w:rPr>
          <w:rFonts w:asciiTheme="minorHAnsi" w:hAnsiTheme="minorHAnsi"/>
          <w:sz w:val="18"/>
          <w:szCs w:val="18"/>
        </w:rPr>
        <w:t>the</w:t>
      </w:r>
      <w:r w:rsidRPr="00FA05A2">
        <w:rPr>
          <w:rFonts w:asciiTheme="minorHAnsi" w:hAnsiTheme="minorHAnsi"/>
          <w:sz w:val="18"/>
          <w:szCs w:val="18"/>
        </w:rPr>
        <w:t xml:space="preserve"> procedure used to measure </w:t>
      </w:r>
      <w:r w:rsidR="00EA36F6" w:rsidRPr="00FA05A2">
        <w:rPr>
          <w:rFonts w:asciiTheme="minorHAnsi" w:hAnsiTheme="minorHAnsi"/>
          <w:sz w:val="18"/>
          <w:szCs w:val="18"/>
        </w:rPr>
        <w:t>whole house fan Airflow</w:t>
      </w:r>
      <w:r w:rsidRPr="00FA05A2">
        <w:rPr>
          <w:rFonts w:asciiTheme="minorHAnsi" w:hAnsiTheme="minorHAnsi"/>
          <w:sz w:val="18"/>
          <w:szCs w:val="18"/>
        </w:rPr>
        <w:t>.</w:t>
      </w:r>
    </w:p>
    <w:p w14:paraId="74013B99" w14:textId="6BE7B6D8" w:rsidR="00661761" w:rsidRDefault="00661761" w:rsidP="00661761">
      <w:pPr>
        <w:pStyle w:val="ListParagraph"/>
        <w:numPr>
          <w:ilvl w:val="0"/>
          <w:numId w:val="32"/>
        </w:numPr>
        <w:spacing w:after="0" w:line="240" w:lineRule="auto"/>
        <w:rPr>
          <w:rFonts w:asciiTheme="minorHAnsi" w:hAnsiTheme="minorHAnsi"/>
          <w:sz w:val="18"/>
          <w:szCs w:val="18"/>
        </w:rPr>
      </w:pPr>
      <w:r w:rsidRPr="00FA05A2">
        <w:rPr>
          <w:rFonts w:asciiTheme="minorHAnsi" w:hAnsiTheme="minorHAnsi"/>
          <w:sz w:val="18"/>
          <w:szCs w:val="18"/>
        </w:rPr>
        <w:t>Select the procedure used to measure whole house fan Watts.</w:t>
      </w:r>
    </w:p>
    <w:p w14:paraId="335E6A9D" w14:textId="7416867C" w:rsidR="00D04C2D" w:rsidRDefault="00D04C2D" w:rsidP="00D04C2D">
      <w:pPr>
        <w:spacing w:after="0" w:line="240" w:lineRule="auto"/>
        <w:rPr>
          <w:rFonts w:asciiTheme="minorHAnsi" w:hAnsiTheme="minorHAnsi"/>
          <w:sz w:val="18"/>
          <w:szCs w:val="18"/>
        </w:rPr>
      </w:pPr>
    </w:p>
    <w:p w14:paraId="49B6F25D" w14:textId="77777777" w:rsidR="00D04C2D" w:rsidRPr="00B434AE" w:rsidRDefault="00D04C2D" w:rsidP="00D04C2D">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0A7CB13B" w14:textId="77777777" w:rsidR="00D04C2D" w:rsidRDefault="00D04C2D" w:rsidP="00D04C2D">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6CA7D6EF" w14:textId="77777777" w:rsidR="00D04C2D" w:rsidRDefault="00D04C2D" w:rsidP="00D04C2D">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7DED78FF" w14:textId="77777777" w:rsidR="00D04C2D" w:rsidRPr="00B434AE" w:rsidRDefault="00D04C2D" w:rsidP="00D04C2D">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CF1R.</w:t>
      </w:r>
    </w:p>
    <w:p w14:paraId="48FEC886" w14:textId="58C1E8A6" w:rsidR="0008534D" w:rsidRPr="00B434AE" w:rsidRDefault="0008534D" w:rsidP="005057DF">
      <w:pPr>
        <w:spacing w:after="0" w:line="240" w:lineRule="auto"/>
        <w:rPr>
          <w:rFonts w:asciiTheme="minorHAnsi" w:hAnsiTheme="minorHAnsi"/>
          <w:b/>
          <w:sz w:val="18"/>
          <w:szCs w:val="18"/>
        </w:rPr>
      </w:pPr>
    </w:p>
    <w:p w14:paraId="46D5A638" w14:textId="47E28472" w:rsidR="005057DF" w:rsidRPr="00B434AE" w:rsidRDefault="005057DF" w:rsidP="005057DF">
      <w:pPr>
        <w:spacing w:after="0" w:line="240" w:lineRule="auto"/>
        <w:rPr>
          <w:rFonts w:asciiTheme="minorHAnsi" w:hAnsiTheme="minorHAnsi"/>
          <w:b/>
          <w:sz w:val="18"/>
          <w:szCs w:val="18"/>
        </w:rPr>
      </w:pPr>
      <w:r w:rsidRPr="00B434AE">
        <w:rPr>
          <w:rFonts w:asciiTheme="minorHAnsi" w:hAnsiTheme="minorHAnsi"/>
          <w:b/>
          <w:sz w:val="18"/>
          <w:szCs w:val="18"/>
        </w:rPr>
        <w:t xml:space="preserve">Section </w:t>
      </w:r>
      <w:r w:rsidR="00D04C2D">
        <w:rPr>
          <w:rFonts w:asciiTheme="minorHAnsi" w:hAnsiTheme="minorHAnsi"/>
          <w:b/>
          <w:sz w:val="18"/>
          <w:szCs w:val="18"/>
        </w:rPr>
        <w:t>C</w:t>
      </w:r>
      <w:r w:rsidRPr="00B434AE">
        <w:rPr>
          <w:rFonts w:asciiTheme="minorHAnsi" w:hAnsiTheme="minorHAnsi"/>
          <w:b/>
          <w:sz w:val="18"/>
          <w:szCs w:val="18"/>
        </w:rPr>
        <w:t>. Whole House Fan (WHF) Equipment Information</w:t>
      </w:r>
    </w:p>
    <w:p w14:paraId="46D5A639" w14:textId="502CE6F7" w:rsidR="005057DF"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sidR="001E3504">
        <w:rPr>
          <w:rFonts w:asciiTheme="minorHAnsi" w:hAnsiTheme="minorHAnsi"/>
          <w:sz w:val="18"/>
          <w:szCs w:val="18"/>
        </w:rPr>
        <w:t xml:space="preserve">from </w:t>
      </w:r>
      <w:r w:rsidR="00EA36F6" w:rsidRPr="00B434AE">
        <w:rPr>
          <w:rFonts w:asciiTheme="minorHAnsi" w:hAnsiTheme="minorHAnsi"/>
          <w:sz w:val="18"/>
          <w:szCs w:val="18"/>
        </w:rPr>
        <w:t>CF1R</w:t>
      </w:r>
      <w:r w:rsidRPr="00B434AE">
        <w:rPr>
          <w:rFonts w:asciiTheme="minorHAnsi" w:hAnsiTheme="minorHAnsi"/>
          <w:sz w:val="18"/>
          <w:szCs w:val="18"/>
        </w:rPr>
        <w:t>.</w:t>
      </w:r>
    </w:p>
    <w:p w14:paraId="156F5A82" w14:textId="25B0E990" w:rsidR="0008534D"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location </w:t>
      </w:r>
      <w:r w:rsidR="001E3504">
        <w:rPr>
          <w:rFonts w:asciiTheme="minorHAnsi" w:hAnsiTheme="minorHAnsi"/>
          <w:sz w:val="18"/>
          <w:szCs w:val="18"/>
        </w:rPr>
        <w:t xml:space="preserve">where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1E3504">
        <w:rPr>
          <w:rFonts w:asciiTheme="minorHAnsi" w:hAnsiTheme="minorHAnsi"/>
          <w:sz w:val="18"/>
          <w:szCs w:val="18"/>
        </w:rPr>
        <w:t xml:space="preserve"> is installed in the house</w:t>
      </w:r>
      <w:r w:rsidRPr="00B434AE">
        <w:rPr>
          <w:rFonts w:asciiTheme="minorHAnsi" w:hAnsiTheme="minorHAnsi"/>
          <w:sz w:val="18"/>
          <w:szCs w:val="18"/>
        </w:rPr>
        <w:t>.</w:t>
      </w:r>
    </w:p>
    <w:p w14:paraId="46D5A63A" w14:textId="194B4517" w:rsidR="005057DF"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name of the manufacturer </w:t>
      </w:r>
      <w:r w:rsidR="008448EA" w:rsidRPr="00B434AE">
        <w:rPr>
          <w:rFonts w:asciiTheme="minorHAnsi" w:hAnsiTheme="minorHAnsi"/>
          <w:sz w:val="18"/>
          <w:szCs w:val="18"/>
        </w:rPr>
        <w:t xml:space="preserve">for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1E3504">
        <w:rPr>
          <w:rFonts w:asciiTheme="minorHAnsi" w:hAnsiTheme="minorHAnsi"/>
          <w:sz w:val="18"/>
          <w:szCs w:val="18"/>
        </w:rPr>
        <w:t xml:space="preserve"> installed in the house</w:t>
      </w:r>
      <w:r w:rsidRPr="00B434AE">
        <w:rPr>
          <w:rFonts w:asciiTheme="minorHAnsi" w:hAnsiTheme="minorHAnsi"/>
          <w:sz w:val="18"/>
          <w:szCs w:val="18"/>
        </w:rPr>
        <w:t>.</w:t>
      </w:r>
    </w:p>
    <w:p w14:paraId="7B347C77" w14:textId="40CB8172" w:rsidR="0008534D" w:rsidRPr="00B434AE" w:rsidRDefault="0008534D"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model number </w:t>
      </w:r>
      <w:r w:rsidR="008448EA" w:rsidRPr="00B434AE">
        <w:rPr>
          <w:rFonts w:asciiTheme="minorHAnsi" w:hAnsiTheme="minorHAnsi"/>
          <w:sz w:val="18"/>
          <w:szCs w:val="18"/>
        </w:rPr>
        <w:t xml:space="preserve">for </w:t>
      </w:r>
      <w:r w:rsidR="00F66F00">
        <w:rPr>
          <w:rFonts w:asciiTheme="minorHAnsi" w:hAnsiTheme="minorHAnsi"/>
          <w:sz w:val="18"/>
          <w:szCs w:val="18"/>
        </w:rPr>
        <w:t xml:space="preserve">each </w:t>
      </w:r>
      <w:r w:rsidRPr="00B434AE">
        <w:rPr>
          <w:rFonts w:asciiTheme="minorHAnsi" w:hAnsiTheme="minorHAnsi"/>
          <w:sz w:val="18"/>
          <w:szCs w:val="18"/>
        </w:rPr>
        <w:t>whole house fan</w:t>
      </w:r>
      <w:r w:rsidR="00F66F00">
        <w:rPr>
          <w:rFonts w:asciiTheme="minorHAnsi" w:hAnsiTheme="minorHAnsi"/>
          <w:sz w:val="18"/>
          <w:szCs w:val="18"/>
        </w:rPr>
        <w:t xml:space="preserve"> installed in the house</w:t>
      </w:r>
      <w:r w:rsidRPr="00B434AE">
        <w:rPr>
          <w:rFonts w:asciiTheme="minorHAnsi" w:hAnsiTheme="minorHAnsi"/>
          <w:sz w:val="18"/>
          <w:szCs w:val="18"/>
        </w:rPr>
        <w:t>.</w:t>
      </w:r>
    </w:p>
    <w:p w14:paraId="46D5A63B" w14:textId="11B20447" w:rsidR="005057DF" w:rsidRPr="00B434AE" w:rsidRDefault="005057DF" w:rsidP="00D04C2D">
      <w:pPr>
        <w:numPr>
          <w:ilvl w:val="0"/>
          <w:numId w:val="34"/>
        </w:numPr>
        <w:spacing w:after="0" w:line="240" w:lineRule="auto"/>
        <w:rPr>
          <w:rFonts w:asciiTheme="minorHAnsi" w:hAnsiTheme="minorHAnsi"/>
          <w:sz w:val="18"/>
          <w:szCs w:val="18"/>
        </w:rPr>
      </w:pPr>
      <w:r w:rsidRPr="00B434AE">
        <w:rPr>
          <w:rFonts w:asciiTheme="minorHAnsi" w:hAnsiTheme="minorHAnsi"/>
          <w:sz w:val="18"/>
          <w:szCs w:val="18"/>
        </w:rPr>
        <w:t xml:space="preserve">Enter the </w:t>
      </w:r>
      <w:r w:rsidR="00D04C2D">
        <w:rPr>
          <w:rFonts w:asciiTheme="minorHAnsi" w:hAnsiTheme="minorHAnsi"/>
          <w:sz w:val="18"/>
          <w:szCs w:val="18"/>
        </w:rPr>
        <w:t>tested</w:t>
      </w:r>
      <w:r w:rsidR="00D04C2D" w:rsidRPr="00B434AE">
        <w:rPr>
          <w:rFonts w:asciiTheme="minorHAnsi" w:hAnsiTheme="minorHAnsi"/>
          <w:sz w:val="18"/>
          <w:szCs w:val="18"/>
        </w:rPr>
        <w:t xml:space="preserve"> </w:t>
      </w:r>
      <w:r w:rsidRPr="00B434AE">
        <w:rPr>
          <w:rFonts w:asciiTheme="minorHAnsi" w:hAnsiTheme="minorHAnsi"/>
          <w:sz w:val="18"/>
          <w:szCs w:val="18"/>
        </w:rPr>
        <w:t xml:space="preserve">airflow in CFM </w:t>
      </w:r>
      <w:r w:rsidR="00D04C2D">
        <w:rPr>
          <w:rFonts w:asciiTheme="minorHAnsi" w:hAnsiTheme="minorHAnsi"/>
          <w:sz w:val="18"/>
          <w:szCs w:val="18"/>
        </w:rPr>
        <w:t>per RA3.9.4.1</w:t>
      </w:r>
      <w:r w:rsidR="00D04C2D" w:rsidRPr="00B434AE">
        <w:rPr>
          <w:rFonts w:asciiTheme="minorHAnsi" w:hAnsiTheme="minorHAnsi"/>
          <w:sz w:val="18"/>
          <w:szCs w:val="18"/>
        </w:rPr>
        <w:t xml:space="preserve"> </w:t>
      </w:r>
      <w:r w:rsidR="008448EA" w:rsidRPr="00B434AE">
        <w:rPr>
          <w:rFonts w:asciiTheme="minorHAnsi" w:hAnsiTheme="minorHAnsi"/>
          <w:sz w:val="18"/>
          <w:szCs w:val="18"/>
        </w:rPr>
        <w:t xml:space="preserve">for </w:t>
      </w:r>
      <w:r w:rsidR="00F66F00">
        <w:rPr>
          <w:rFonts w:asciiTheme="minorHAnsi" w:hAnsiTheme="minorHAnsi"/>
          <w:sz w:val="18"/>
          <w:szCs w:val="18"/>
        </w:rPr>
        <w:t>each w</w:t>
      </w:r>
      <w:r w:rsidRPr="00B434AE">
        <w:rPr>
          <w:rFonts w:asciiTheme="minorHAnsi" w:hAnsiTheme="minorHAnsi"/>
          <w:sz w:val="18"/>
          <w:szCs w:val="18"/>
        </w:rPr>
        <w:t>hole house fan</w:t>
      </w:r>
      <w:r w:rsidR="00F66F00">
        <w:rPr>
          <w:rFonts w:asciiTheme="minorHAnsi" w:hAnsiTheme="minorHAnsi"/>
          <w:sz w:val="18"/>
          <w:szCs w:val="18"/>
        </w:rPr>
        <w:t xml:space="preserve"> installed in the house</w:t>
      </w:r>
      <w:r w:rsidRPr="00B434AE">
        <w:rPr>
          <w:rFonts w:asciiTheme="minorHAnsi" w:hAnsiTheme="minorHAnsi"/>
          <w:sz w:val="18"/>
          <w:szCs w:val="18"/>
        </w:rPr>
        <w:t>.</w:t>
      </w:r>
    </w:p>
    <w:p w14:paraId="2A11EF03" w14:textId="1864B073" w:rsidR="00F66F00" w:rsidRPr="00F66F00" w:rsidRDefault="008448EA" w:rsidP="00D04C2D">
      <w:pPr>
        <w:pStyle w:val="ListParagraph"/>
        <w:numPr>
          <w:ilvl w:val="0"/>
          <w:numId w:val="34"/>
        </w:numPr>
        <w:spacing w:after="0" w:line="240" w:lineRule="auto"/>
        <w:rPr>
          <w:rFonts w:asciiTheme="minorHAnsi" w:hAnsiTheme="minorHAnsi"/>
          <w:sz w:val="18"/>
          <w:szCs w:val="18"/>
        </w:rPr>
      </w:pPr>
      <w:r w:rsidRPr="00F66F00">
        <w:rPr>
          <w:rFonts w:asciiTheme="minorHAnsi" w:hAnsiTheme="minorHAnsi"/>
          <w:sz w:val="18"/>
          <w:szCs w:val="18"/>
        </w:rPr>
        <w:t xml:space="preserve">Enter the </w:t>
      </w:r>
      <w:r w:rsidR="00D04C2D">
        <w:rPr>
          <w:rFonts w:asciiTheme="minorHAnsi" w:hAnsiTheme="minorHAnsi"/>
          <w:sz w:val="18"/>
          <w:szCs w:val="18"/>
        </w:rPr>
        <w:t>tested</w:t>
      </w:r>
      <w:r w:rsidR="00D04C2D" w:rsidRPr="00F66F00">
        <w:rPr>
          <w:rFonts w:asciiTheme="minorHAnsi" w:hAnsiTheme="minorHAnsi"/>
          <w:sz w:val="18"/>
          <w:szCs w:val="18"/>
        </w:rPr>
        <w:t xml:space="preserve"> </w:t>
      </w:r>
      <w:r w:rsidR="00AA3E7C" w:rsidRPr="00F66F00">
        <w:rPr>
          <w:rFonts w:asciiTheme="minorHAnsi" w:hAnsiTheme="minorHAnsi"/>
          <w:sz w:val="18"/>
          <w:szCs w:val="18"/>
        </w:rPr>
        <w:t xml:space="preserve">the </w:t>
      </w:r>
      <w:r w:rsidR="0008534D" w:rsidRPr="00F66F00">
        <w:rPr>
          <w:rFonts w:asciiTheme="minorHAnsi" w:hAnsiTheme="minorHAnsi"/>
          <w:sz w:val="18"/>
          <w:szCs w:val="18"/>
        </w:rPr>
        <w:t xml:space="preserve">Watts </w:t>
      </w:r>
      <w:r w:rsidR="00D04C2D">
        <w:rPr>
          <w:rFonts w:asciiTheme="minorHAnsi" w:hAnsiTheme="minorHAnsi"/>
          <w:sz w:val="18"/>
          <w:szCs w:val="18"/>
        </w:rPr>
        <w:t>per RA3.9.4.2</w:t>
      </w:r>
      <w:r w:rsidR="00D04C2D" w:rsidRPr="00F66F00">
        <w:rPr>
          <w:rFonts w:asciiTheme="minorHAnsi" w:hAnsiTheme="minorHAnsi"/>
          <w:sz w:val="18"/>
          <w:szCs w:val="18"/>
        </w:rPr>
        <w:t xml:space="preserve"> </w:t>
      </w:r>
      <w:r w:rsidRPr="00F66F00">
        <w:rPr>
          <w:rFonts w:asciiTheme="minorHAnsi" w:hAnsiTheme="minorHAnsi"/>
          <w:sz w:val="18"/>
          <w:szCs w:val="18"/>
        </w:rPr>
        <w:t xml:space="preserve">for </w:t>
      </w:r>
      <w:r w:rsidR="00F66F00" w:rsidRPr="00F66F00">
        <w:rPr>
          <w:rFonts w:asciiTheme="minorHAnsi" w:hAnsiTheme="minorHAnsi"/>
          <w:sz w:val="18"/>
          <w:szCs w:val="18"/>
        </w:rPr>
        <w:t xml:space="preserve">each </w:t>
      </w:r>
      <w:r w:rsidRPr="00F66F00">
        <w:rPr>
          <w:rFonts w:asciiTheme="minorHAnsi" w:hAnsiTheme="minorHAnsi"/>
          <w:sz w:val="18"/>
          <w:szCs w:val="18"/>
        </w:rPr>
        <w:t>whole house fan</w:t>
      </w:r>
      <w:r w:rsidR="00F66F00" w:rsidRPr="00F66F00">
        <w:rPr>
          <w:rFonts w:asciiTheme="minorHAnsi" w:hAnsiTheme="minorHAnsi"/>
          <w:sz w:val="18"/>
          <w:szCs w:val="18"/>
        </w:rPr>
        <w:t xml:space="preserve"> installed in the house</w:t>
      </w:r>
      <w:r w:rsidR="00AA3E7C" w:rsidRPr="00F66F00">
        <w:rPr>
          <w:rFonts w:asciiTheme="minorHAnsi" w:hAnsiTheme="minorHAnsi"/>
          <w:sz w:val="18"/>
          <w:szCs w:val="18"/>
        </w:rPr>
        <w:t>.</w:t>
      </w:r>
    </w:p>
    <w:p w14:paraId="46D5A63E" w14:textId="77777777" w:rsidR="005057DF" w:rsidRPr="00B434AE" w:rsidRDefault="005057DF" w:rsidP="005057DF">
      <w:pPr>
        <w:spacing w:after="0" w:line="240" w:lineRule="auto"/>
        <w:rPr>
          <w:rFonts w:asciiTheme="minorHAnsi" w:hAnsiTheme="minorHAnsi"/>
          <w:b/>
          <w:sz w:val="18"/>
          <w:szCs w:val="18"/>
        </w:rPr>
      </w:pPr>
    </w:p>
    <w:p w14:paraId="46D5A63F" w14:textId="69D1DC1B" w:rsidR="005057DF" w:rsidRPr="00B434AE" w:rsidRDefault="005057DF" w:rsidP="005057DF">
      <w:pPr>
        <w:spacing w:after="0" w:line="240" w:lineRule="auto"/>
        <w:rPr>
          <w:rFonts w:asciiTheme="minorHAnsi" w:hAnsiTheme="minorHAnsi"/>
          <w:b/>
          <w:sz w:val="18"/>
          <w:szCs w:val="18"/>
        </w:rPr>
      </w:pPr>
      <w:r w:rsidRPr="00B434AE">
        <w:rPr>
          <w:rFonts w:asciiTheme="minorHAnsi" w:hAnsiTheme="minorHAnsi"/>
          <w:b/>
          <w:sz w:val="18"/>
          <w:szCs w:val="18"/>
        </w:rPr>
        <w:t xml:space="preserve">Section </w:t>
      </w:r>
      <w:r w:rsidR="00D04C2D">
        <w:rPr>
          <w:rFonts w:asciiTheme="minorHAnsi" w:hAnsiTheme="minorHAnsi"/>
          <w:b/>
          <w:sz w:val="18"/>
          <w:szCs w:val="18"/>
        </w:rPr>
        <w:t>D</w:t>
      </w:r>
      <w:r w:rsidRPr="00B434AE">
        <w:rPr>
          <w:rFonts w:asciiTheme="minorHAnsi" w:hAnsiTheme="minorHAnsi"/>
          <w:b/>
          <w:sz w:val="18"/>
          <w:szCs w:val="18"/>
        </w:rPr>
        <w:t xml:space="preserve">. Whole House Fan </w:t>
      </w:r>
      <w:r w:rsidR="003A6D01" w:rsidRPr="00B434AE">
        <w:rPr>
          <w:rFonts w:asciiTheme="minorHAnsi" w:hAnsiTheme="minorHAnsi"/>
          <w:b/>
          <w:sz w:val="18"/>
          <w:szCs w:val="18"/>
        </w:rPr>
        <w:t>C</w:t>
      </w:r>
      <w:r w:rsidRPr="00B434AE">
        <w:rPr>
          <w:rFonts w:asciiTheme="minorHAnsi" w:hAnsiTheme="minorHAnsi"/>
          <w:b/>
          <w:sz w:val="18"/>
          <w:szCs w:val="18"/>
        </w:rPr>
        <w:t xml:space="preserve">ompliance </w:t>
      </w:r>
      <w:r w:rsidR="003A6D01" w:rsidRPr="00B434AE">
        <w:rPr>
          <w:rFonts w:asciiTheme="minorHAnsi" w:hAnsiTheme="minorHAnsi"/>
          <w:b/>
          <w:sz w:val="18"/>
          <w:szCs w:val="18"/>
        </w:rPr>
        <w:t>C</w:t>
      </w:r>
      <w:r w:rsidRPr="00B434AE">
        <w:rPr>
          <w:rFonts w:asciiTheme="minorHAnsi" w:hAnsiTheme="minorHAnsi"/>
          <w:b/>
          <w:sz w:val="18"/>
          <w:szCs w:val="18"/>
        </w:rPr>
        <w:t>alculations</w:t>
      </w:r>
    </w:p>
    <w:p w14:paraId="46D5A640" w14:textId="1C617481" w:rsidR="005057DF" w:rsidRPr="00B434AE" w:rsidRDefault="00DF4930"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This field is automatically populated from Section B.</w:t>
      </w:r>
    </w:p>
    <w:p w14:paraId="46D5A641" w14:textId="61BF375A" w:rsidR="005057DF" w:rsidRPr="00B434AE" w:rsidRDefault="005057DF"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 xml:space="preserve">This field is automatically </w:t>
      </w:r>
      <w:r w:rsidR="008448EA" w:rsidRPr="00B434AE">
        <w:rPr>
          <w:rFonts w:asciiTheme="minorHAnsi" w:hAnsiTheme="minorHAnsi"/>
          <w:sz w:val="18"/>
          <w:szCs w:val="18"/>
        </w:rPr>
        <w:t xml:space="preserve">populated from Section </w:t>
      </w:r>
      <w:r w:rsidR="00DF4930">
        <w:rPr>
          <w:rFonts w:asciiTheme="minorHAnsi" w:hAnsiTheme="minorHAnsi"/>
          <w:sz w:val="18"/>
          <w:szCs w:val="18"/>
        </w:rPr>
        <w:t>C</w:t>
      </w:r>
      <w:r w:rsidR="00AA3E7C" w:rsidRPr="00B434AE">
        <w:rPr>
          <w:rFonts w:asciiTheme="minorHAnsi" w:hAnsiTheme="minorHAnsi"/>
          <w:sz w:val="18"/>
          <w:szCs w:val="18"/>
        </w:rPr>
        <w:t>.</w:t>
      </w:r>
    </w:p>
    <w:p w14:paraId="46D5A642" w14:textId="7FBB6443" w:rsidR="005057DF" w:rsidRPr="00B434AE" w:rsidRDefault="00DF4930" w:rsidP="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This field is automatically populated from Section B.</w:t>
      </w:r>
    </w:p>
    <w:p w14:paraId="46D5A644" w14:textId="1E141F1C" w:rsidR="005057DF" w:rsidRPr="00B434AE" w:rsidRDefault="005057DF">
      <w:pPr>
        <w:pStyle w:val="ListParagraph"/>
        <w:numPr>
          <w:ilvl w:val="0"/>
          <w:numId w:val="6"/>
        </w:numPr>
        <w:spacing w:after="0" w:line="240" w:lineRule="auto"/>
        <w:rPr>
          <w:rFonts w:asciiTheme="minorHAnsi" w:hAnsiTheme="minorHAnsi"/>
          <w:sz w:val="18"/>
          <w:szCs w:val="18"/>
        </w:rPr>
      </w:pPr>
      <w:r w:rsidRPr="00B434AE">
        <w:rPr>
          <w:rFonts w:asciiTheme="minorHAnsi" w:hAnsiTheme="minorHAnsi"/>
          <w:sz w:val="18"/>
          <w:szCs w:val="18"/>
        </w:rPr>
        <w:t xml:space="preserve">This field is automatically </w:t>
      </w:r>
      <w:r w:rsidR="008448EA" w:rsidRPr="00B434AE">
        <w:rPr>
          <w:rFonts w:asciiTheme="minorHAnsi" w:hAnsiTheme="minorHAnsi"/>
          <w:sz w:val="18"/>
          <w:szCs w:val="18"/>
        </w:rPr>
        <w:t xml:space="preserve">calculated </w:t>
      </w:r>
      <w:r w:rsidR="000155FF" w:rsidRPr="00B434AE">
        <w:rPr>
          <w:rFonts w:asciiTheme="minorHAnsi" w:hAnsiTheme="minorHAnsi"/>
          <w:sz w:val="18"/>
          <w:szCs w:val="18"/>
        </w:rPr>
        <w:t xml:space="preserve">from section </w:t>
      </w:r>
      <w:r w:rsidR="00DF4930">
        <w:rPr>
          <w:rFonts w:asciiTheme="minorHAnsi" w:hAnsiTheme="minorHAnsi"/>
          <w:sz w:val="18"/>
          <w:szCs w:val="18"/>
        </w:rPr>
        <w:t>C</w:t>
      </w:r>
      <w:r w:rsidR="008448EA" w:rsidRPr="00B434AE">
        <w:rPr>
          <w:rFonts w:asciiTheme="minorHAnsi" w:hAnsiTheme="minorHAnsi"/>
          <w:sz w:val="18"/>
          <w:szCs w:val="18"/>
        </w:rPr>
        <w:t>.</w:t>
      </w:r>
    </w:p>
    <w:p w14:paraId="46D5A645" w14:textId="77777777" w:rsidR="005057DF" w:rsidRPr="00B434AE" w:rsidRDefault="005057DF" w:rsidP="005057DF">
      <w:pPr>
        <w:spacing w:after="0" w:line="240" w:lineRule="auto"/>
        <w:rPr>
          <w:rFonts w:asciiTheme="minorHAnsi" w:hAnsiTheme="minorHAnsi"/>
          <w:sz w:val="18"/>
          <w:szCs w:val="18"/>
        </w:rPr>
      </w:pPr>
    </w:p>
    <w:p w14:paraId="46D5A646" w14:textId="04FA2DF9" w:rsidR="005057DF" w:rsidRPr="00B434AE" w:rsidRDefault="00D04C2D" w:rsidP="005057DF">
      <w:pPr>
        <w:spacing w:after="0" w:line="240" w:lineRule="auto"/>
        <w:rPr>
          <w:rFonts w:asciiTheme="minorHAnsi" w:hAnsiTheme="minorHAnsi"/>
          <w:b/>
          <w:sz w:val="18"/>
          <w:szCs w:val="18"/>
        </w:rPr>
      </w:pPr>
      <w:r>
        <w:rPr>
          <w:rFonts w:asciiTheme="minorHAnsi" w:hAnsiTheme="minorHAnsi"/>
          <w:b/>
          <w:sz w:val="18"/>
          <w:szCs w:val="18"/>
        </w:rPr>
        <w:t>E</w:t>
      </w:r>
      <w:r w:rsidR="005057DF" w:rsidRPr="00B434AE">
        <w:rPr>
          <w:rFonts w:asciiTheme="minorHAnsi" w:hAnsiTheme="minorHAnsi"/>
          <w:b/>
          <w:sz w:val="18"/>
          <w:szCs w:val="18"/>
        </w:rPr>
        <w:t>. Compliance Statement</w:t>
      </w:r>
    </w:p>
    <w:p w14:paraId="61DDFEA7" w14:textId="77777777" w:rsidR="00E2288A" w:rsidRPr="00FA05A2" w:rsidRDefault="00E2288A" w:rsidP="00FA05A2">
      <w:pPr>
        <w:spacing w:after="0" w:line="240" w:lineRule="auto"/>
        <w:ind w:left="360"/>
        <w:rPr>
          <w:rFonts w:asciiTheme="minorHAnsi" w:hAnsiTheme="minorHAnsi"/>
          <w:sz w:val="18"/>
          <w:szCs w:val="18"/>
        </w:rPr>
      </w:pPr>
      <w:r w:rsidRPr="00FA05A2">
        <w:rPr>
          <w:rFonts w:asciiTheme="minorHAnsi" w:hAnsiTheme="minorHAnsi"/>
          <w:sz w:val="18"/>
          <w:szCs w:val="18"/>
        </w:rPr>
        <w:t>To comply, the total installed whole house fan airflow must equal to or greater than the required airflow and the installed fan efficacy must be less than or equal to the required fan efficacy.</w:t>
      </w:r>
    </w:p>
    <w:p w14:paraId="46D5A648" w14:textId="77777777" w:rsidR="005057DF" w:rsidRPr="00B434AE" w:rsidRDefault="005057DF" w:rsidP="005057DF">
      <w:pPr>
        <w:spacing w:after="0" w:line="240" w:lineRule="auto"/>
        <w:rPr>
          <w:rFonts w:asciiTheme="minorHAnsi" w:hAnsiTheme="minorHAnsi"/>
          <w:sz w:val="18"/>
          <w:szCs w:val="18"/>
        </w:rPr>
      </w:pPr>
    </w:p>
    <w:p w14:paraId="46D5A649" w14:textId="0CC250CC" w:rsidR="005057DF" w:rsidRPr="00B434AE" w:rsidRDefault="00D04C2D" w:rsidP="005057DF">
      <w:pPr>
        <w:spacing w:after="0" w:line="240" w:lineRule="auto"/>
        <w:rPr>
          <w:rFonts w:asciiTheme="minorHAnsi" w:hAnsiTheme="minorHAnsi"/>
          <w:b/>
          <w:sz w:val="18"/>
          <w:szCs w:val="18"/>
        </w:rPr>
      </w:pPr>
      <w:r>
        <w:rPr>
          <w:rFonts w:asciiTheme="minorHAnsi" w:hAnsiTheme="minorHAnsi"/>
          <w:b/>
          <w:sz w:val="18"/>
          <w:szCs w:val="18"/>
        </w:rPr>
        <w:t>F</w:t>
      </w:r>
      <w:r w:rsidR="005057DF" w:rsidRPr="00B434AE">
        <w:rPr>
          <w:rFonts w:asciiTheme="minorHAnsi" w:hAnsiTheme="minorHAnsi"/>
          <w:b/>
          <w:sz w:val="18"/>
          <w:szCs w:val="18"/>
        </w:rPr>
        <w:t>. Additional Requirements</w:t>
      </w:r>
    </w:p>
    <w:p w14:paraId="46D5A64A" w14:textId="41566F53" w:rsidR="005057DF" w:rsidRPr="00055032" w:rsidRDefault="0050762C">
      <w:pPr>
        <w:pStyle w:val="ListParagraph"/>
        <w:numPr>
          <w:ilvl w:val="0"/>
          <w:numId w:val="19"/>
        </w:numPr>
        <w:spacing w:after="0" w:line="240" w:lineRule="auto"/>
        <w:rPr>
          <w:rFonts w:asciiTheme="minorHAnsi" w:hAnsiTheme="minorHAnsi"/>
          <w:sz w:val="18"/>
          <w:szCs w:val="18"/>
        </w:rPr>
        <w:pPrChange w:id="13" w:author="Alhabibi, Haider@Energy" w:date="2022-01-05T14:50:00Z">
          <w:pPr>
            <w:pStyle w:val="ListParagraph"/>
            <w:numPr>
              <w:numId w:val="19"/>
            </w:numPr>
            <w:spacing w:after="0"/>
            <w:ind w:hanging="360"/>
          </w:pPr>
        </w:pPrChange>
      </w:pPr>
      <w:r w:rsidRPr="00055032">
        <w:rPr>
          <w:rFonts w:asciiTheme="minorHAnsi" w:hAnsiTheme="minorHAnsi"/>
          <w:sz w:val="18"/>
        </w:rPr>
        <w:t>To qualify</w:t>
      </w:r>
      <w:del w:id="14" w:author="Wichert, RJ@Energy" w:date="2021-12-05T21:40:00Z">
        <w:r w:rsidRPr="00055032" w:rsidDel="00811276">
          <w:rPr>
            <w:rFonts w:asciiTheme="minorHAnsi" w:hAnsiTheme="minorHAnsi"/>
            <w:sz w:val="18"/>
          </w:rPr>
          <w:delText>,</w:delText>
        </w:r>
      </w:del>
      <w:r w:rsidRPr="00055032">
        <w:rPr>
          <w:rFonts w:asciiTheme="minorHAnsi" w:hAnsiTheme="minorHAnsi"/>
          <w:sz w:val="18"/>
        </w:rPr>
        <w:t xml:space="preserve"> for the whole house fan compliance credit</w:t>
      </w:r>
      <w:del w:id="15" w:author="Wichert, RJ@Energy" w:date="2021-12-05T21:40:00Z">
        <w:r w:rsidRPr="00055032" w:rsidDel="00811276">
          <w:rPr>
            <w:rFonts w:asciiTheme="minorHAnsi" w:hAnsiTheme="minorHAnsi"/>
            <w:sz w:val="18"/>
          </w:rPr>
          <w:delText>,</w:delText>
        </w:r>
      </w:del>
      <w:r w:rsidRPr="00055032">
        <w:rPr>
          <w:rFonts w:asciiTheme="minorHAnsi" w:hAnsiTheme="minorHAnsi"/>
          <w:sz w:val="18"/>
        </w:rPr>
        <w:t xml:space="preserve"> the installed whole house fan must be </w:t>
      </w:r>
      <w:del w:id="16" w:author="Wichert, RJ@Energy" w:date="2021-12-05T21:40:00Z">
        <w:r w:rsidRPr="00055032" w:rsidDel="00811276">
          <w:rPr>
            <w:rFonts w:asciiTheme="minorHAnsi" w:hAnsiTheme="minorHAnsi"/>
            <w:sz w:val="18"/>
          </w:rPr>
          <w:delText xml:space="preserve">certified to the Energy Commission and be </w:delText>
        </w:r>
      </w:del>
      <w:r w:rsidRPr="00055032">
        <w:rPr>
          <w:rFonts w:asciiTheme="minorHAnsi" w:hAnsiTheme="minorHAnsi"/>
          <w:sz w:val="18"/>
        </w:rPr>
        <w:t xml:space="preserve">listed in </w:t>
      </w:r>
      <w:ins w:id="17" w:author="Alhabibi, Haider@Energy" w:date="2021-11-28T21:52:00Z">
        <w:r w:rsidR="002510EB" w:rsidRPr="00055032">
          <w:rPr>
            <w:rFonts w:asciiTheme="minorHAnsi" w:hAnsiTheme="minorHAnsi"/>
            <w:sz w:val="18"/>
          </w:rPr>
          <w:t>Home Ventilating Institute Certified Products Directory</w:t>
        </w:r>
      </w:ins>
      <w:ins w:id="18" w:author="Alhabibi, Haider@Energy" w:date="2022-01-05T14:49:00Z">
        <w:r w:rsidR="00055032" w:rsidRPr="00055032">
          <w:rPr>
            <w:rFonts w:asciiTheme="minorHAnsi" w:hAnsiTheme="minorHAnsi"/>
            <w:sz w:val="18"/>
          </w:rPr>
          <w:t xml:space="preserve"> </w:t>
        </w:r>
      </w:ins>
      <w:del w:id="19" w:author="Alhabibi, Haider@Energy" w:date="2021-11-28T22:51:00Z">
        <w:r w:rsidRPr="00055032" w:rsidDel="00CB7A18">
          <w:rPr>
            <w:rFonts w:asciiTheme="minorHAnsi" w:hAnsiTheme="minorHAnsi"/>
            <w:sz w:val="18"/>
          </w:rPr>
          <w:delText xml:space="preserve">the Energy Commission’s </w:delText>
        </w:r>
        <w:r w:rsidR="00B81F02" w:rsidRPr="00055032" w:rsidDel="00CB7A18">
          <w:rPr>
            <w:rFonts w:asciiTheme="minorHAnsi" w:hAnsiTheme="minorHAnsi"/>
            <w:sz w:val="18"/>
          </w:rPr>
          <w:delText xml:space="preserve">Modernized </w:delText>
        </w:r>
        <w:r w:rsidRPr="00055032" w:rsidDel="00CB7A18">
          <w:rPr>
            <w:rFonts w:asciiTheme="minorHAnsi" w:hAnsiTheme="minorHAnsi"/>
            <w:sz w:val="18"/>
          </w:rPr>
          <w:delText xml:space="preserve">Appliance </w:delText>
        </w:r>
        <w:r w:rsidR="00B81F02" w:rsidRPr="00055032" w:rsidDel="00CB7A18">
          <w:rPr>
            <w:rFonts w:asciiTheme="minorHAnsi" w:hAnsiTheme="minorHAnsi"/>
            <w:sz w:val="18"/>
          </w:rPr>
          <w:delText xml:space="preserve">Efficiency </w:delText>
        </w:r>
        <w:r w:rsidRPr="00055032" w:rsidDel="00CB7A18">
          <w:rPr>
            <w:rFonts w:asciiTheme="minorHAnsi" w:hAnsiTheme="minorHAnsi"/>
            <w:sz w:val="18"/>
          </w:rPr>
          <w:delText>Database</w:delText>
        </w:r>
        <w:r w:rsidR="003364DA" w:rsidRPr="00055032" w:rsidDel="00CB7A18">
          <w:rPr>
            <w:rFonts w:asciiTheme="minorHAnsi" w:hAnsiTheme="minorHAnsi"/>
            <w:sz w:val="18"/>
            <w:szCs w:val="18"/>
          </w:rPr>
          <w:delText xml:space="preserve"> as an approved model, link </w:delText>
        </w:r>
        <w:r w:rsidRPr="00055032" w:rsidDel="00CB7A18">
          <w:rPr>
            <w:rFonts w:asciiTheme="minorHAnsi" w:hAnsiTheme="minorHAnsi"/>
            <w:sz w:val="18"/>
          </w:rPr>
          <w:delText xml:space="preserve">located here </w:delText>
        </w:r>
        <w:r w:rsidR="005A7099" w:rsidRPr="00055032" w:rsidDel="00CB7A18">
          <w:rPr>
            <w:rPrChange w:id="20" w:author="Alhabibi, Haider@Energy" w:date="2021-11-30T23:14:00Z">
              <w:rPr/>
            </w:rPrChange>
          </w:rPr>
          <w:fldChar w:fldCharType="begin"/>
        </w:r>
        <w:r w:rsidR="005A7099" w:rsidRPr="008B1754" w:rsidDel="00CB7A18">
          <w:delInstrText xml:space="preserve"> HYPERLINK "https://cacertappliances.energy.ca.gov/Pages/Search/AdvancedSearch.aspx" </w:delInstrText>
        </w:r>
        <w:r w:rsidR="005A7099" w:rsidRPr="00055032" w:rsidDel="00CB7A18">
          <w:rPr>
            <w:rPrChange w:id="21" w:author="Alhabibi, Haider@Energy" w:date="2021-11-30T23:14:00Z">
              <w:rPr>
                <w:rStyle w:val="Hyperlink"/>
                <w:rFonts w:asciiTheme="minorHAnsi" w:hAnsiTheme="minorHAnsi"/>
                <w:sz w:val="18"/>
              </w:rPr>
            </w:rPrChange>
          </w:rPr>
          <w:fldChar w:fldCharType="separate"/>
        </w:r>
        <w:r w:rsidRPr="00055032" w:rsidDel="00CB7A18">
          <w:rPr>
            <w:rStyle w:val="Hyperlink"/>
            <w:rFonts w:asciiTheme="minorHAnsi" w:hAnsiTheme="minorHAnsi"/>
            <w:sz w:val="18"/>
          </w:rPr>
          <w:delText>Modernized Appliance Efficiency Database System (MAEDBS)</w:delText>
        </w:r>
        <w:r w:rsidR="005A7099" w:rsidRPr="00055032" w:rsidDel="00CB7A18">
          <w:rPr>
            <w:rStyle w:val="Hyperlink"/>
            <w:rFonts w:asciiTheme="minorHAnsi" w:hAnsiTheme="minorHAnsi"/>
            <w:sz w:val="18"/>
            <w:rPrChange w:id="22" w:author="Alhabibi, Haider@Energy" w:date="2022-01-05T14:50:00Z">
              <w:rPr>
                <w:rStyle w:val="Hyperlink"/>
                <w:rFonts w:asciiTheme="minorHAnsi" w:hAnsiTheme="minorHAnsi"/>
                <w:sz w:val="18"/>
              </w:rPr>
            </w:rPrChange>
          </w:rPr>
          <w:fldChar w:fldCharType="end"/>
        </w:r>
      </w:del>
      <w:ins w:id="23" w:author="Alhabibi, Haider@Energy" w:date="2022-01-05T14:49:00Z">
        <w:r w:rsidR="00055032" w:rsidRPr="001C1AE1">
          <w:rPr>
            <w:rFonts w:asciiTheme="minorHAnsi" w:hAnsiTheme="minorHAnsi"/>
            <w:sz w:val="18"/>
            <w:szCs w:val="18"/>
          </w:rPr>
          <w:t>, https://www.hvi.org/hvi-certified-products-directory/</w:t>
        </w:r>
      </w:ins>
      <w:r w:rsidRPr="001727D2">
        <w:rPr>
          <w:rFonts w:asciiTheme="minorHAnsi" w:hAnsiTheme="minorHAnsi"/>
          <w:sz w:val="18"/>
        </w:rPr>
        <w:t>.</w:t>
      </w:r>
      <w:r w:rsidR="001F62B7" w:rsidRPr="001727D2">
        <w:rPr>
          <w:rFonts w:asciiTheme="minorHAnsi" w:hAnsiTheme="minorHAnsi"/>
          <w:sz w:val="18"/>
          <w:szCs w:val="18"/>
        </w:rPr>
        <w:t xml:space="preserve"> </w:t>
      </w:r>
    </w:p>
    <w:p w14:paraId="05910DED" w14:textId="6AAA7928" w:rsidR="00D04757" w:rsidRPr="00B434AE" w:rsidRDefault="00D04757" w:rsidP="005057DF">
      <w:pPr>
        <w:pStyle w:val="ListParagraph"/>
        <w:numPr>
          <w:ilvl w:val="0"/>
          <w:numId w:val="19"/>
        </w:numPr>
        <w:spacing w:after="0"/>
        <w:rPr>
          <w:rFonts w:asciiTheme="minorHAnsi" w:hAnsiTheme="minorHAnsi"/>
          <w:sz w:val="18"/>
          <w:szCs w:val="18"/>
        </w:rPr>
      </w:pPr>
      <w:r w:rsidRPr="00B434AE">
        <w:rPr>
          <w:rFonts w:asciiTheme="minorHAnsi" w:hAnsiTheme="minorHAnsi"/>
          <w:sz w:val="18"/>
          <w:szCs w:val="18"/>
        </w:rPr>
        <w:t>The homeowner shall be provided with user instructions documentation that describes the proper use of the whole house fan necessary</w:t>
      </w:r>
      <w:r w:rsidRPr="00B434AE">
        <w:rPr>
          <w:rFonts w:asciiTheme="minorHAnsi" w:eastAsia="Times New Roman" w:hAnsiTheme="minorHAnsi" w:cs="Arial"/>
          <w:bCs/>
          <w:sz w:val="18"/>
          <w:szCs w:val="18"/>
        </w:rPr>
        <w:t xml:space="preserve"> to obtain the full energy savings benefit</w:t>
      </w:r>
      <w:r w:rsidRPr="00B434AE">
        <w:rPr>
          <w:rFonts w:asciiTheme="minorHAnsi" w:hAnsiTheme="minorHAnsi"/>
          <w:sz w:val="18"/>
          <w:szCs w:val="18"/>
        </w:rPr>
        <w:t>.</w:t>
      </w:r>
    </w:p>
    <w:p w14:paraId="46D5A64B" w14:textId="77777777" w:rsidR="005057DF" w:rsidRPr="00B434AE" w:rsidRDefault="005057DF" w:rsidP="0045400A">
      <w:pPr>
        <w:pStyle w:val="ListParagraph"/>
        <w:numPr>
          <w:ilvl w:val="0"/>
          <w:numId w:val="19"/>
        </w:numPr>
        <w:spacing w:after="0" w:line="240" w:lineRule="auto"/>
        <w:rPr>
          <w:rFonts w:asciiTheme="minorHAnsi" w:hAnsiTheme="minorHAnsi"/>
          <w:sz w:val="18"/>
          <w:szCs w:val="18"/>
        </w:rPr>
      </w:pPr>
      <w:r w:rsidRPr="00B434AE">
        <w:rPr>
          <w:rFonts w:asciiTheme="minorHAnsi" w:hAnsiTheme="minorHAnsi"/>
          <w:sz w:val="18"/>
          <w:szCs w:val="18"/>
        </w:rPr>
        <w:t>This must be a true statement to comply.</w:t>
      </w:r>
    </w:p>
    <w:p w14:paraId="0D248FEC" w14:textId="435EC64E" w:rsidR="00E124F8" w:rsidRPr="00B434AE" w:rsidRDefault="00E124F8" w:rsidP="00E124F8">
      <w:pPr>
        <w:rPr>
          <w:rFonts w:asciiTheme="minorHAnsi" w:hAnsiTheme="minorHAnsi"/>
          <w:sz w:val="18"/>
          <w:szCs w:val="18"/>
        </w:rPr>
      </w:pPr>
    </w:p>
    <w:p w14:paraId="25EA6B97" w14:textId="77777777" w:rsidR="00103E04" w:rsidRPr="00E124F8" w:rsidRDefault="00103E04" w:rsidP="00FA05A2">
      <w:pPr>
        <w:rPr>
          <w:rFonts w:asciiTheme="minorHAnsi" w:hAnsiTheme="minorHAnsi"/>
          <w:sz w:val="18"/>
          <w:szCs w:val="18"/>
        </w:rPr>
        <w:sectPr w:rsidR="00103E04" w:rsidRPr="00E124F8" w:rsidSect="009577D0">
          <w:headerReference w:type="even" r:id="rId18"/>
          <w:headerReference w:type="default" r:id="rId19"/>
          <w:headerReference w:type="first" r:id="rId20"/>
          <w:footerReference w:type="first" r:id="rId21"/>
          <w:pgSz w:w="12240" w:h="15840" w:code="1"/>
          <w:pgMar w:top="720" w:right="720" w:bottom="720" w:left="720" w:header="432" w:footer="720" w:gutter="0"/>
          <w:cols w:space="720"/>
          <w:titlePg/>
          <w:docGrid w:linePitch="360"/>
        </w:sect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954"/>
        <w:gridCol w:w="5301"/>
      </w:tblGrid>
      <w:tr w:rsidR="00B528CF" w:rsidRPr="00504E9E" w14:paraId="3397BC0B" w14:textId="77777777" w:rsidTr="00FA05A2">
        <w:trPr>
          <w:trHeight w:val="158"/>
        </w:trPr>
        <w:tc>
          <w:tcPr>
            <w:tcW w:w="10790" w:type="dxa"/>
            <w:gridSpan w:val="3"/>
            <w:vAlign w:val="center"/>
          </w:tcPr>
          <w:p w14:paraId="7E418BA9" w14:textId="14BB2997" w:rsidR="00B528CF" w:rsidRPr="00FA05A2" w:rsidRDefault="00B528CF">
            <w:pPr>
              <w:spacing w:after="0" w:line="240" w:lineRule="auto"/>
              <w:rPr>
                <w:rFonts w:asciiTheme="minorHAnsi" w:hAnsiTheme="minorHAnsi"/>
                <w:b/>
                <w:sz w:val="18"/>
                <w:szCs w:val="18"/>
              </w:rPr>
            </w:pPr>
            <w:r w:rsidRPr="00FA05A2">
              <w:rPr>
                <w:rFonts w:asciiTheme="minorHAnsi" w:hAnsiTheme="minorHAnsi"/>
                <w:b/>
                <w:sz w:val="18"/>
                <w:szCs w:val="18"/>
              </w:rPr>
              <w:lastRenderedPageBreak/>
              <w:t>A. Whole House Fan Measurement</w:t>
            </w:r>
            <w:r w:rsidR="00E53E4C" w:rsidRPr="00FA05A2">
              <w:rPr>
                <w:rFonts w:asciiTheme="minorHAnsi" w:hAnsiTheme="minorHAnsi"/>
                <w:b/>
                <w:sz w:val="18"/>
                <w:szCs w:val="18"/>
              </w:rPr>
              <w:t xml:space="preserve"> Procedures</w:t>
            </w:r>
          </w:p>
        </w:tc>
      </w:tr>
      <w:tr w:rsidR="00B528CF" w:rsidRPr="009577D0" w14:paraId="081E32F3" w14:textId="77777777" w:rsidTr="00FA05A2">
        <w:trPr>
          <w:trHeight w:val="144"/>
        </w:trPr>
        <w:tc>
          <w:tcPr>
            <w:tcW w:w="535" w:type="dxa"/>
          </w:tcPr>
          <w:p w14:paraId="5F15D054" w14:textId="77777777" w:rsidR="00B528CF" w:rsidRPr="00FA05A2" w:rsidRDefault="00B528CF" w:rsidP="00B528CF">
            <w:pPr>
              <w:spacing w:after="0" w:line="240" w:lineRule="auto"/>
              <w:jc w:val="center"/>
              <w:rPr>
                <w:rStyle w:val="CommentReference"/>
                <w:sz w:val="18"/>
                <w:szCs w:val="18"/>
              </w:rPr>
            </w:pPr>
            <w:r w:rsidRPr="00FA05A2">
              <w:rPr>
                <w:rStyle w:val="CommentReference"/>
                <w:sz w:val="18"/>
                <w:szCs w:val="18"/>
              </w:rPr>
              <w:t>01</w:t>
            </w:r>
          </w:p>
        </w:tc>
        <w:tc>
          <w:tcPr>
            <w:tcW w:w="4954" w:type="dxa"/>
            <w:vAlign w:val="center"/>
          </w:tcPr>
          <w:p w14:paraId="62E61AA7" w14:textId="6D13AC47" w:rsidR="00B528CF" w:rsidRPr="00B434AE" w:rsidRDefault="008875CD" w:rsidP="008875CD">
            <w:pPr>
              <w:spacing w:after="0" w:line="240" w:lineRule="auto"/>
              <w:rPr>
                <w:rFonts w:asciiTheme="minorHAnsi" w:hAnsiTheme="minorHAnsi"/>
                <w:sz w:val="18"/>
                <w:szCs w:val="18"/>
              </w:rPr>
            </w:pPr>
            <w:r w:rsidRPr="00B434AE">
              <w:rPr>
                <w:rFonts w:asciiTheme="minorHAnsi" w:hAnsiTheme="minorHAnsi"/>
                <w:sz w:val="18"/>
                <w:szCs w:val="18"/>
              </w:rPr>
              <w:t xml:space="preserve"> Whole House Fan </w:t>
            </w:r>
            <w:r w:rsidR="00960C03" w:rsidRPr="00B434AE">
              <w:rPr>
                <w:rFonts w:asciiTheme="minorHAnsi" w:hAnsiTheme="minorHAnsi"/>
                <w:sz w:val="18"/>
                <w:szCs w:val="18"/>
              </w:rPr>
              <w:t>Air</w:t>
            </w:r>
            <w:r w:rsidR="00AA2AFE" w:rsidRPr="00B434AE">
              <w:rPr>
                <w:rFonts w:asciiTheme="minorHAnsi" w:hAnsiTheme="minorHAnsi"/>
                <w:sz w:val="18"/>
                <w:szCs w:val="18"/>
              </w:rPr>
              <w:t>f</w:t>
            </w:r>
            <w:r w:rsidR="00960C03" w:rsidRPr="00B434AE">
              <w:rPr>
                <w:rFonts w:asciiTheme="minorHAnsi" w:hAnsiTheme="minorHAnsi"/>
                <w:sz w:val="18"/>
                <w:szCs w:val="18"/>
              </w:rPr>
              <w:t>low</w:t>
            </w:r>
            <w:r w:rsidR="00950E8C">
              <w:rPr>
                <w:rFonts w:asciiTheme="minorHAnsi" w:hAnsiTheme="minorHAnsi"/>
                <w:sz w:val="18"/>
                <w:szCs w:val="18"/>
              </w:rPr>
              <w:t>/Watts</w:t>
            </w:r>
            <w:r w:rsidR="00960C03" w:rsidRPr="00B434AE">
              <w:rPr>
                <w:rFonts w:asciiTheme="minorHAnsi" w:hAnsiTheme="minorHAnsi"/>
                <w:sz w:val="18"/>
                <w:szCs w:val="18"/>
              </w:rPr>
              <w:t xml:space="preserve"> Measurement </w:t>
            </w:r>
            <w:r w:rsidRPr="00B434AE">
              <w:rPr>
                <w:rFonts w:asciiTheme="minorHAnsi" w:hAnsiTheme="minorHAnsi"/>
                <w:sz w:val="18"/>
                <w:szCs w:val="18"/>
              </w:rPr>
              <w:t>Procedure</w:t>
            </w:r>
            <w:r w:rsidR="00B528CF" w:rsidRPr="00B434AE">
              <w:rPr>
                <w:rFonts w:asciiTheme="minorHAnsi" w:hAnsiTheme="minorHAnsi"/>
                <w:sz w:val="18"/>
                <w:szCs w:val="18"/>
              </w:rPr>
              <w:t>:</w:t>
            </w:r>
          </w:p>
        </w:tc>
        <w:tc>
          <w:tcPr>
            <w:tcW w:w="5301" w:type="dxa"/>
            <w:vAlign w:val="center"/>
          </w:tcPr>
          <w:p w14:paraId="30996757" w14:textId="558BFAF0" w:rsidR="00B528CF" w:rsidRPr="00B434AE" w:rsidRDefault="0078158E">
            <w:pPr>
              <w:spacing w:after="0" w:line="240" w:lineRule="auto"/>
              <w:jc w:val="center"/>
              <w:rPr>
                <w:rFonts w:asciiTheme="minorHAnsi" w:hAnsiTheme="minorHAnsi"/>
                <w:sz w:val="18"/>
                <w:szCs w:val="18"/>
              </w:rPr>
            </w:pPr>
            <w:ins w:id="28" w:author="Wichert, RJ@Energy" w:date="2021-12-05T22:26:00Z">
              <w:r>
                <w:rPr>
                  <w:rFonts w:asciiTheme="minorHAnsi" w:hAnsiTheme="minorHAnsi"/>
                  <w:sz w:val="18"/>
                  <w:szCs w:val="18"/>
                </w:rPr>
                <w:t>&lt;&lt;user selection,</w:t>
              </w:r>
            </w:ins>
            <w:ins w:id="29" w:author="Wichert, RJ@Energy" w:date="2021-12-05T22:27:00Z">
              <w:r w:rsidR="004E045A">
                <w:rPr>
                  <w:rFonts w:asciiTheme="minorHAnsi" w:hAnsiTheme="minorHAnsi"/>
                  <w:sz w:val="18"/>
                  <w:szCs w:val="18"/>
                </w:rPr>
                <w:t xml:space="preserve"> </w:t>
              </w:r>
            </w:ins>
            <w:ins w:id="30" w:author="Wichert, RJ@Energy" w:date="2021-12-05T22:26:00Z">
              <w:r>
                <w:rPr>
                  <w:rFonts w:asciiTheme="minorHAnsi" w:hAnsiTheme="minorHAnsi"/>
                  <w:sz w:val="18"/>
                  <w:szCs w:val="18"/>
                </w:rPr>
                <w:t>”Powered Flow Capture Hood and Portable Watt Meter”, “Traditional Flow Capture Hood and Portable Watt Meter” , “Powered Flow Capture Hood and Revenue Meter” or “Traditional Flow Capture Hood and Revenue Meter”, “Fan Flowmeter and Portable Watt Meter” , “Fan Flowmeter and Revenue Meter”&gt;&gt;</w:t>
              </w:r>
            </w:ins>
            <w:del w:id="31" w:author="Wichert, RJ@Energy" w:date="2021-12-05T22:26:00Z">
              <w:r w:rsidR="00950E8C" w:rsidDel="0078158E">
                <w:rPr>
                  <w:rFonts w:asciiTheme="minorHAnsi" w:hAnsiTheme="minorHAnsi"/>
                  <w:sz w:val="18"/>
                  <w:szCs w:val="18"/>
                </w:rPr>
                <w:delText>&lt;&lt;user selection,”</w:delText>
              </w:r>
            </w:del>
            <w:del w:id="32" w:author="Wichert, RJ@Energy" w:date="2021-12-05T22:06:00Z">
              <w:r w:rsidR="00950E8C" w:rsidDel="00FD0C58">
                <w:rPr>
                  <w:rFonts w:asciiTheme="minorHAnsi" w:hAnsiTheme="minorHAnsi"/>
                  <w:sz w:val="18"/>
                  <w:szCs w:val="18"/>
                </w:rPr>
                <w:delText>Capture Hood and</w:delText>
              </w:r>
            </w:del>
            <w:del w:id="33" w:author="Wichert, RJ@Energy" w:date="2021-12-05T22:26:00Z">
              <w:r w:rsidR="00950E8C" w:rsidDel="0078158E">
                <w:rPr>
                  <w:rFonts w:asciiTheme="minorHAnsi" w:hAnsiTheme="minorHAnsi"/>
                  <w:sz w:val="18"/>
                  <w:szCs w:val="18"/>
                </w:rPr>
                <w:delText xml:space="preserve"> Portable Watt Meter” , “</w:delText>
              </w:r>
            </w:del>
            <w:del w:id="34" w:author="Wichert, RJ@Energy" w:date="2021-12-05T22:06:00Z">
              <w:r w:rsidR="00950E8C" w:rsidDel="00FD0C58">
                <w:rPr>
                  <w:rFonts w:asciiTheme="minorHAnsi" w:hAnsiTheme="minorHAnsi"/>
                  <w:sz w:val="18"/>
                  <w:szCs w:val="18"/>
                </w:rPr>
                <w:delText xml:space="preserve">Capture Hood and </w:delText>
              </w:r>
            </w:del>
            <w:del w:id="35" w:author="Wichert, RJ@Energy" w:date="2021-12-05T22:26:00Z">
              <w:r w:rsidR="00950E8C" w:rsidDel="0078158E">
                <w:rPr>
                  <w:rFonts w:asciiTheme="minorHAnsi" w:hAnsiTheme="minorHAnsi"/>
                  <w:sz w:val="18"/>
                  <w:szCs w:val="18"/>
                </w:rPr>
                <w:delText>Revenue Meter</w:delText>
              </w:r>
            </w:del>
            <w:del w:id="36" w:author="Wichert, RJ@Energy" w:date="2021-12-05T22:07:00Z">
              <w:r w:rsidR="00950E8C" w:rsidDel="00FD0C58">
                <w:rPr>
                  <w:rFonts w:asciiTheme="minorHAnsi" w:hAnsiTheme="minorHAnsi"/>
                  <w:sz w:val="18"/>
                  <w:szCs w:val="18"/>
                </w:rPr>
                <w:delText>” , “</w:delText>
              </w:r>
            </w:del>
            <w:del w:id="37" w:author="Wichert, RJ@Energy" w:date="2021-12-05T21:32:00Z">
              <w:r w:rsidR="00950E8C" w:rsidDel="00F47226">
                <w:rPr>
                  <w:rFonts w:asciiTheme="minorHAnsi" w:hAnsiTheme="minorHAnsi"/>
                  <w:sz w:val="18"/>
                  <w:szCs w:val="18"/>
                </w:rPr>
                <w:delText xml:space="preserve">Blower Door </w:delText>
              </w:r>
            </w:del>
            <w:del w:id="38" w:author="Wichert, RJ@Energy" w:date="2021-12-05T22:07:00Z">
              <w:r w:rsidR="00950E8C" w:rsidDel="00FD0C58">
                <w:rPr>
                  <w:rFonts w:asciiTheme="minorHAnsi" w:hAnsiTheme="minorHAnsi"/>
                  <w:sz w:val="18"/>
                  <w:szCs w:val="18"/>
                </w:rPr>
                <w:delText>and Portable Watt Meter” , “</w:delText>
              </w:r>
            </w:del>
            <w:del w:id="39" w:author="Wichert, RJ@Energy" w:date="2021-12-05T21:33:00Z">
              <w:r w:rsidR="00950E8C" w:rsidRPr="009A33BB" w:rsidDel="00E942B0">
                <w:rPr>
                  <w:rFonts w:asciiTheme="minorHAnsi" w:hAnsiTheme="minorHAnsi"/>
                  <w:sz w:val="18"/>
                  <w:szCs w:val="18"/>
                  <w:highlight w:val="yellow"/>
                  <w:rPrChange w:id="40" w:author="Alhabibi, Haider@Energy" w:date="2021-11-30T23:10:00Z">
                    <w:rPr>
                      <w:rFonts w:asciiTheme="minorHAnsi" w:hAnsiTheme="minorHAnsi"/>
                      <w:sz w:val="18"/>
                      <w:szCs w:val="18"/>
                    </w:rPr>
                  </w:rPrChange>
                </w:rPr>
                <w:delText>Blower Door</w:delText>
              </w:r>
            </w:del>
            <w:del w:id="41" w:author="Wichert, RJ@Energy" w:date="2021-12-05T22:07:00Z">
              <w:r w:rsidR="00950E8C" w:rsidDel="00FD0C58">
                <w:rPr>
                  <w:rFonts w:asciiTheme="minorHAnsi" w:hAnsiTheme="minorHAnsi"/>
                  <w:sz w:val="18"/>
                  <w:szCs w:val="18"/>
                </w:rPr>
                <w:delText xml:space="preserve"> and Revenue Meter”</w:delText>
              </w:r>
            </w:del>
            <w:del w:id="42" w:author="Wichert, RJ@Energy" w:date="2021-12-05T22:26:00Z">
              <w:r w:rsidR="00950E8C" w:rsidDel="0078158E">
                <w:rPr>
                  <w:rFonts w:asciiTheme="minorHAnsi" w:hAnsiTheme="minorHAnsi"/>
                  <w:sz w:val="18"/>
                  <w:szCs w:val="18"/>
                </w:rPr>
                <w:delText>&gt;&gt;</w:delText>
              </w:r>
            </w:del>
            <w:ins w:id="43" w:author="Alhabibi, Haider@Energy" w:date="2021-11-28T22:13:00Z">
              <w:del w:id="44" w:author="Wichert, RJ@Energy" w:date="2021-12-05T22:26:00Z">
                <w:r w:rsidR="009D31B2" w:rsidDel="0078158E">
                  <w:rPr>
                    <w:rFonts w:asciiTheme="minorHAnsi" w:hAnsiTheme="minorHAnsi"/>
                    <w:sz w:val="18"/>
                    <w:szCs w:val="18"/>
                  </w:rPr>
                  <w:delText xml:space="preserve"> </w:delText>
                </w:r>
              </w:del>
            </w:ins>
          </w:p>
        </w:tc>
      </w:tr>
      <w:tr w:rsidR="001D48C9" w:rsidRPr="009577D0" w14:paraId="54E8D83F" w14:textId="77777777" w:rsidTr="00FA05A2">
        <w:trPr>
          <w:trHeight w:val="144"/>
        </w:trPr>
        <w:tc>
          <w:tcPr>
            <w:tcW w:w="535" w:type="dxa"/>
          </w:tcPr>
          <w:p w14:paraId="32D17E92" w14:textId="6122276D" w:rsidR="001D48C9" w:rsidRPr="00FA05A2" w:rsidRDefault="00D1519F">
            <w:pPr>
              <w:spacing w:after="0" w:line="240" w:lineRule="auto"/>
              <w:jc w:val="center"/>
              <w:rPr>
                <w:rStyle w:val="CommentReference"/>
                <w:sz w:val="18"/>
                <w:szCs w:val="18"/>
              </w:rPr>
            </w:pPr>
            <w:r w:rsidRPr="00FA05A2">
              <w:rPr>
                <w:rStyle w:val="CommentReference"/>
                <w:sz w:val="18"/>
                <w:szCs w:val="18"/>
              </w:rPr>
              <w:t>0</w:t>
            </w:r>
            <w:r w:rsidR="00950E8C">
              <w:rPr>
                <w:rStyle w:val="CommentReference"/>
                <w:sz w:val="18"/>
                <w:szCs w:val="18"/>
              </w:rPr>
              <w:t>2</w:t>
            </w:r>
          </w:p>
        </w:tc>
        <w:tc>
          <w:tcPr>
            <w:tcW w:w="4954" w:type="dxa"/>
            <w:tcBorders>
              <w:top w:val="single" w:sz="4" w:space="0" w:color="auto"/>
              <w:left w:val="single" w:sz="4" w:space="0" w:color="auto"/>
              <w:bottom w:val="single" w:sz="4" w:space="0" w:color="auto"/>
              <w:right w:val="single" w:sz="4" w:space="0" w:color="auto"/>
            </w:tcBorders>
            <w:vAlign w:val="center"/>
          </w:tcPr>
          <w:p w14:paraId="0C0D0538" w14:textId="764F5B08" w:rsidR="001D48C9" w:rsidRPr="00B434AE" w:rsidRDefault="0032788B" w:rsidP="005C464C">
            <w:pPr>
              <w:spacing w:after="0"/>
              <w:rPr>
                <w:rFonts w:asciiTheme="minorHAnsi" w:hAnsiTheme="minorHAnsi"/>
                <w:sz w:val="18"/>
                <w:szCs w:val="18"/>
              </w:rPr>
            </w:pPr>
            <w:r>
              <w:rPr>
                <w:rFonts w:asciiTheme="minorHAnsi" w:hAnsiTheme="minorHAnsi"/>
                <w:sz w:val="18"/>
                <w:szCs w:val="18"/>
              </w:rPr>
              <w:t>D</w:t>
            </w:r>
            <w:r w:rsidR="001D48C9" w:rsidRPr="00B434AE">
              <w:rPr>
                <w:rFonts w:asciiTheme="minorHAnsi" w:hAnsiTheme="minorHAnsi"/>
                <w:sz w:val="18"/>
                <w:szCs w:val="18"/>
              </w:rPr>
              <w:t xml:space="preserve">etermine compliance method for this document; display applicable tables </w:t>
            </w:r>
            <w:proofErr w:type="gramStart"/>
            <w:r w:rsidR="001D48C9" w:rsidRPr="00B434AE">
              <w:rPr>
                <w:rFonts w:asciiTheme="minorHAnsi" w:hAnsiTheme="minorHAnsi"/>
                <w:sz w:val="18"/>
                <w:szCs w:val="18"/>
              </w:rPr>
              <w:t>below;</w:t>
            </w:r>
            <w:proofErr w:type="gramEnd"/>
          </w:p>
          <w:p w14:paraId="29F174BE" w14:textId="6A8DF0C2" w:rsidR="001D48C9" w:rsidRPr="00B434AE" w:rsidRDefault="001D48C9" w:rsidP="001D48C9">
            <w:pPr>
              <w:spacing w:after="0" w:line="240" w:lineRule="auto"/>
              <w:rPr>
                <w:rStyle w:val="CommentReference"/>
                <w:sz w:val="18"/>
                <w:szCs w:val="18"/>
              </w:rPr>
            </w:pPr>
            <w:r w:rsidRPr="00B434AE">
              <w:rPr>
                <w:rFonts w:asciiTheme="minorHAnsi" w:hAnsiTheme="minorHAnsi"/>
                <w:sz w:val="18"/>
                <w:szCs w:val="18"/>
              </w:rPr>
              <w:t xml:space="preserve">(this row not visible to user) </w:t>
            </w:r>
          </w:p>
        </w:tc>
        <w:tc>
          <w:tcPr>
            <w:tcW w:w="5301" w:type="dxa"/>
            <w:tcBorders>
              <w:top w:val="single" w:sz="4" w:space="0" w:color="auto"/>
              <w:left w:val="single" w:sz="4" w:space="0" w:color="auto"/>
              <w:bottom w:val="single" w:sz="4" w:space="0" w:color="auto"/>
              <w:right w:val="single" w:sz="4" w:space="0" w:color="auto"/>
            </w:tcBorders>
            <w:vAlign w:val="center"/>
          </w:tcPr>
          <w:p w14:paraId="590E778E" w14:textId="77777777" w:rsidR="004E045A" w:rsidRPr="0062385B" w:rsidRDefault="004E045A" w:rsidP="004E045A">
            <w:pPr>
              <w:spacing w:after="0"/>
              <w:rPr>
                <w:ins w:id="45" w:author="Wichert, RJ@Energy" w:date="2021-12-05T22:27:00Z"/>
                <w:rFonts w:asciiTheme="minorHAnsi" w:hAnsiTheme="minorHAnsi"/>
                <w:sz w:val="18"/>
                <w:szCs w:val="18"/>
              </w:rPr>
            </w:pPr>
            <w:ins w:id="46" w:author="Wichert, RJ@Energy" w:date="2021-12-05T22:27:00Z">
              <w:r w:rsidRPr="0062385B">
                <w:rPr>
                  <w:rFonts w:asciiTheme="minorHAnsi" w:hAnsiTheme="minorHAnsi"/>
                  <w:sz w:val="18"/>
                  <w:szCs w:val="18"/>
                </w:rPr>
                <w:t xml:space="preserve">&lt;&lt;Calculated Result:  </w:t>
              </w:r>
            </w:ins>
          </w:p>
          <w:p w14:paraId="1B0D5635" w14:textId="77777777" w:rsidR="004E045A" w:rsidRPr="0062385B" w:rsidRDefault="004E045A" w:rsidP="004E045A">
            <w:pPr>
              <w:spacing w:after="0"/>
              <w:rPr>
                <w:ins w:id="47" w:author="Wichert, RJ@Energy" w:date="2021-12-05T22:27:00Z"/>
                <w:rFonts w:asciiTheme="minorHAnsi" w:hAnsiTheme="minorHAnsi"/>
                <w:sz w:val="18"/>
                <w:szCs w:val="18"/>
              </w:rPr>
            </w:pPr>
            <w:ins w:id="48" w:author="Wichert, RJ@Energy" w:date="2021-12-05T22:27:00Z">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ins>
          </w:p>
          <w:p w14:paraId="08E1D696" w14:textId="69B0FE00" w:rsidR="00950E8C" w:rsidRPr="00471FC0" w:rsidDel="004E045A" w:rsidRDefault="004E045A" w:rsidP="004E045A">
            <w:pPr>
              <w:spacing w:after="0"/>
              <w:rPr>
                <w:del w:id="49" w:author="Wichert, RJ@Energy" w:date="2021-12-05T22:27:00Z"/>
                <w:rFonts w:asciiTheme="minorHAnsi" w:hAnsiTheme="minorHAnsi"/>
                <w:sz w:val="18"/>
                <w:szCs w:val="18"/>
              </w:rPr>
            </w:pPr>
            <w:ins w:id="50" w:author="Wichert, RJ@Energy" w:date="2021-12-05T22:27:00Z">
              <w:r w:rsidRPr="0062385B">
                <w:rPr>
                  <w:rFonts w:asciiTheme="minorHAnsi" w:hAnsiTheme="minorHAnsi"/>
                  <w:sz w:val="18"/>
                  <w:szCs w:val="18"/>
                </w:rPr>
                <w:t>&gt;&gt;</w:t>
              </w:r>
            </w:ins>
            <w:del w:id="51" w:author="Wichert, RJ@Energy" w:date="2021-12-05T22:27:00Z">
              <w:r w:rsidR="00950E8C" w:rsidRPr="00471FC0" w:rsidDel="004E045A">
                <w:rPr>
                  <w:rFonts w:asciiTheme="minorHAnsi" w:hAnsiTheme="minorHAnsi"/>
                  <w:sz w:val="18"/>
                  <w:szCs w:val="18"/>
                </w:rPr>
                <w:delText xml:space="preserve">&lt;&lt;Calculated Result:  </w:delText>
              </w:r>
            </w:del>
          </w:p>
          <w:p w14:paraId="5AF1E05A" w14:textId="3565A7F4" w:rsidR="00950E8C" w:rsidRPr="0081067F" w:rsidDel="004E045A" w:rsidRDefault="00950E8C" w:rsidP="00950E8C">
            <w:pPr>
              <w:spacing w:after="0"/>
              <w:rPr>
                <w:del w:id="52" w:author="Wichert, RJ@Energy" w:date="2021-12-05T22:27:00Z"/>
                <w:rFonts w:asciiTheme="minorHAnsi" w:hAnsiTheme="minorHAnsi"/>
                <w:sz w:val="18"/>
                <w:szCs w:val="18"/>
              </w:rPr>
            </w:pPr>
            <w:del w:id="53" w:author="Wichert, RJ@Energy" w:date="2021-12-05T22:27:00Z">
              <w:r w:rsidRPr="00471FC0" w:rsidDel="004E045A">
                <w:rPr>
                  <w:rFonts w:asciiTheme="minorHAnsi" w:hAnsiTheme="minorHAnsi"/>
                  <w:sz w:val="18"/>
                  <w:szCs w:val="18"/>
                </w:rPr>
                <w:delText>if A</w:delText>
              </w:r>
              <w:r w:rsidRPr="0081067F" w:rsidDel="004E045A">
                <w:rPr>
                  <w:rFonts w:asciiTheme="minorHAnsi" w:hAnsiTheme="minorHAnsi"/>
                  <w:sz w:val="18"/>
                  <w:szCs w:val="18"/>
                </w:rPr>
                <w:delText>1</w:delText>
              </w:r>
              <w:r w:rsidRPr="00471FC0" w:rsidDel="004E045A">
                <w:rPr>
                  <w:rFonts w:asciiTheme="minorHAnsi" w:hAnsiTheme="minorHAnsi"/>
                  <w:sz w:val="18"/>
                  <w:szCs w:val="18"/>
                </w:rPr>
                <w:delText>=</w:delText>
              </w:r>
              <w:r w:rsidRPr="00471FC0" w:rsidDel="004E045A">
                <w:rPr>
                  <w:rFonts w:asciiTheme="minorHAnsi" w:hAnsiTheme="minorHAnsi"/>
                  <w:sz w:val="18"/>
                  <w:szCs w:val="18"/>
                  <w:u w:val="single"/>
                </w:rPr>
                <w:delText xml:space="preserve"> </w:delText>
              </w:r>
            </w:del>
            <w:del w:id="54" w:author="Wichert, RJ@Energy" w:date="2021-12-05T22:07:00Z">
              <w:r w:rsidRPr="0081067F" w:rsidDel="00FD0C58">
                <w:rPr>
                  <w:rFonts w:asciiTheme="minorHAnsi" w:hAnsiTheme="minorHAnsi"/>
                  <w:sz w:val="18"/>
                  <w:szCs w:val="18"/>
                  <w:u w:val="single"/>
                </w:rPr>
                <w:delText xml:space="preserve">Capture Hood and </w:delText>
              </w:r>
            </w:del>
            <w:del w:id="55" w:author="Wichert, RJ@Energy" w:date="2021-12-05T22:27:00Z">
              <w:r w:rsidRPr="0081067F" w:rsidDel="004E045A">
                <w:rPr>
                  <w:rFonts w:asciiTheme="minorHAnsi" w:hAnsiTheme="minorHAnsi"/>
                  <w:sz w:val="18"/>
                  <w:szCs w:val="18"/>
                  <w:u w:val="single"/>
                </w:rPr>
                <w:delText xml:space="preserve">Portable Watt Meter; then display method: </w:delText>
              </w:r>
              <w:r w:rsidRPr="0081067F" w:rsidDel="004E045A">
                <w:rPr>
                  <w:rFonts w:asciiTheme="minorHAnsi" w:hAnsiTheme="minorHAnsi"/>
                  <w:sz w:val="18"/>
                  <w:szCs w:val="18"/>
                </w:rPr>
                <w:delText>“MCH-31a”</w:delText>
              </w:r>
              <w:r w:rsidDel="004E045A">
                <w:rPr>
                  <w:rFonts w:asciiTheme="minorHAnsi" w:hAnsiTheme="minorHAnsi"/>
                  <w:sz w:val="18"/>
                  <w:szCs w:val="18"/>
                </w:rPr>
                <w:delText>;</w:delText>
              </w:r>
            </w:del>
          </w:p>
          <w:p w14:paraId="0C38CED1" w14:textId="5E641D7E" w:rsidR="00950E8C" w:rsidRPr="00471FC0" w:rsidDel="004E045A" w:rsidRDefault="00950E8C" w:rsidP="00950E8C">
            <w:pPr>
              <w:spacing w:after="0"/>
              <w:rPr>
                <w:del w:id="56" w:author="Wichert, RJ@Energy" w:date="2021-12-05T22:27:00Z"/>
                <w:rFonts w:asciiTheme="minorHAnsi" w:hAnsiTheme="minorHAnsi"/>
                <w:sz w:val="18"/>
                <w:szCs w:val="18"/>
              </w:rPr>
            </w:pPr>
            <w:del w:id="57" w:author="Wichert, RJ@Energy" w:date="2021-12-05T22:27:00Z">
              <w:r w:rsidRPr="00471FC0" w:rsidDel="004E045A">
                <w:rPr>
                  <w:rFonts w:asciiTheme="minorHAnsi" w:hAnsiTheme="minorHAnsi"/>
                  <w:sz w:val="18"/>
                  <w:szCs w:val="18"/>
                </w:rPr>
                <w:delText xml:space="preserve">elseif </w:delText>
              </w:r>
              <w:r w:rsidRPr="0081067F" w:rsidDel="004E045A">
                <w:rPr>
                  <w:rFonts w:asciiTheme="minorHAnsi" w:hAnsiTheme="minorHAnsi"/>
                  <w:sz w:val="18"/>
                  <w:szCs w:val="18"/>
                </w:rPr>
                <w:delText>A1</w:delText>
              </w:r>
              <w:r w:rsidRPr="00471FC0" w:rsidDel="004E045A">
                <w:rPr>
                  <w:rFonts w:asciiTheme="minorHAnsi" w:hAnsiTheme="minorHAnsi"/>
                  <w:sz w:val="18"/>
                  <w:szCs w:val="18"/>
                </w:rPr>
                <w:delText>=</w:delText>
              </w:r>
              <w:r w:rsidRPr="0081067F" w:rsidDel="004E045A">
                <w:rPr>
                  <w:rFonts w:asciiTheme="minorHAnsi" w:hAnsiTheme="minorHAnsi"/>
                  <w:sz w:val="18"/>
                  <w:szCs w:val="18"/>
                  <w:u w:val="single"/>
                </w:rPr>
                <w:delText xml:space="preserve"> “</w:delText>
              </w:r>
            </w:del>
            <w:del w:id="58" w:author="Wichert, RJ@Energy" w:date="2021-12-05T22:07:00Z">
              <w:r w:rsidRPr="0081067F" w:rsidDel="00FD0C58">
                <w:rPr>
                  <w:rFonts w:asciiTheme="minorHAnsi" w:hAnsiTheme="minorHAnsi"/>
                  <w:sz w:val="18"/>
                  <w:szCs w:val="18"/>
                  <w:u w:val="single"/>
                </w:rPr>
                <w:delText xml:space="preserve">Capture Hood and </w:delText>
              </w:r>
            </w:del>
            <w:del w:id="59" w:author="Wichert, RJ@Energy" w:date="2021-12-05T22:27:00Z">
              <w:r w:rsidRPr="0081067F" w:rsidDel="004E045A">
                <w:rPr>
                  <w:rFonts w:asciiTheme="minorHAnsi" w:hAnsiTheme="minorHAnsi"/>
                  <w:sz w:val="18"/>
                  <w:szCs w:val="18"/>
                  <w:u w:val="single"/>
                </w:rPr>
                <w:delText>Revenue Meter”</w:delText>
              </w:r>
              <w:r w:rsidRPr="00471FC0" w:rsidDel="004E045A">
                <w:rPr>
                  <w:rFonts w:asciiTheme="minorHAnsi" w:hAnsiTheme="minorHAnsi"/>
                  <w:sz w:val="18"/>
                  <w:szCs w:val="18"/>
                </w:rPr>
                <w:delText>; then display method:</w:delText>
              </w:r>
              <w:r w:rsidRPr="0081067F" w:rsidDel="004E045A">
                <w:rPr>
                  <w:rFonts w:asciiTheme="minorHAnsi" w:hAnsiTheme="minorHAnsi"/>
                  <w:sz w:val="18"/>
                  <w:szCs w:val="18"/>
                </w:rPr>
                <w:delText xml:space="preserve"> “MCH-31b”</w:delText>
              </w:r>
            </w:del>
            <w:del w:id="60" w:author="Wichert, RJ@Energy" w:date="2021-12-05T22:07:00Z">
              <w:r w:rsidDel="002F6BF0">
                <w:rPr>
                  <w:rFonts w:asciiTheme="minorHAnsi" w:hAnsiTheme="minorHAnsi"/>
                  <w:sz w:val="18"/>
                  <w:szCs w:val="18"/>
                </w:rPr>
                <w:delText>;</w:delText>
              </w:r>
            </w:del>
          </w:p>
          <w:p w14:paraId="7A62CD89" w14:textId="26C003E3" w:rsidR="00950E8C" w:rsidRPr="00471FC0" w:rsidDel="002F6BF0" w:rsidRDefault="00950E8C" w:rsidP="00950E8C">
            <w:pPr>
              <w:spacing w:after="0"/>
              <w:rPr>
                <w:del w:id="61" w:author="Wichert, RJ@Energy" w:date="2021-12-05T22:07:00Z"/>
                <w:rFonts w:asciiTheme="minorHAnsi" w:hAnsiTheme="minorHAnsi"/>
                <w:sz w:val="18"/>
                <w:szCs w:val="18"/>
              </w:rPr>
            </w:pPr>
            <w:del w:id="62" w:author="Wichert, RJ@Energy" w:date="2021-12-05T22:07:00Z">
              <w:r w:rsidRPr="00471FC0" w:rsidDel="002F6BF0">
                <w:rPr>
                  <w:rFonts w:asciiTheme="minorHAnsi" w:hAnsiTheme="minorHAnsi"/>
                  <w:sz w:val="18"/>
                  <w:szCs w:val="18"/>
                </w:rPr>
                <w:delText xml:space="preserve">elseif </w:delText>
              </w:r>
              <w:r w:rsidRPr="0081067F" w:rsidDel="002F6BF0">
                <w:rPr>
                  <w:rFonts w:asciiTheme="minorHAnsi" w:hAnsiTheme="minorHAnsi"/>
                  <w:sz w:val="18"/>
                  <w:szCs w:val="18"/>
                </w:rPr>
                <w:delText>A1= “</w:delText>
              </w:r>
            </w:del>
            <w:del w:id="63" w:author="Wichert, RJ@Energy" w:date="2021-12-05T21:34:00Z">
              <w:r w:rsidRPr="00717E03" w:rsidDel="002F1ABC">
                <w:rPr>
                  <w:rFonts w:asciiTheme="minorHAnsi" w:hAnsiTheme="minorHAnsi"/>
                  <w:sz w:val="18"/>
                  <w:szCs w:val="18"/>
                  <w:highlight w:val="yellow"/>
                  <w:rPrChange w:id="64" w:author="Alhabibi, Haider@Energy" w:date="2021-11-30T22:53:00Z">
                    <w:rPr>
                      <w:rFonts w:asciiTheme="minorHAnsi" w:hAnsiTheme="minorHAnsi"/>
                      <w:sz w:val="18"/>
                      <w:szCs w:val="18"/>
                    </w:rPr>
                  </w:rPrChange>
                </w:rPr>
                <w:delText>Blower Door</w:delText>
              </w:r>
            </w:del>
            <w:del w:id="65" w:author="Wichert, RJ@Energy" w:date="2021-12-05T22:07:00Z">
              <w:r w:rsidRPr="0081067F" w:rsidDel="002F6BF0">
                <w:rPr>
                  <w:rFonts w:asciiTheme="minorHAnsi" w:hAnsiTheme="minorHAnsi"/>
                  <w:sz w:val="18"/>
                  <w:szCs w:val="18"/>
                </w:rPr>
                <w:delText xml:space="preserve"> and Portable Watt Meter</w:delText>
              </w:r>
              <w:r w:rsidRPr="00471FC0" w:rsidDel="002F6BF0">
                <w:rPr>
                  <w:rFonts w:asciiTheme="minorHAnsi" w:hAnsiTheme="minorHAnsi"/>
                  <w:sz w:val="18"/>
                  <w:szCs w:val="18"/>
                </w:rPr>
                <w:delText>; then display method:</w:delText>
              </w:r>
            </w:del>
          </w:p>
          <w:p w14:paraId="3B740804" w14:textId="55ECB88A" w:rsidR="00950E8C" w:rsidRPr="00471FC0" w:rsidDel="002F6BF0" w:rsidRDefault="00950E8C" w:rsidP="00950E8C">
            <w:pPr>
              <w:spacing w:after="0"/>
              <w:rPr>
                <w:del w:id="66" w:author="Wichert, RJ@Energy" w:date="2021-12-05T22:07:00Z"/>
                <w:rFonts w:asciiTheme="minorHAnsi" w:hAnsiTheme="minorHAnsi"/>
                <w:sz w:val="18"/>
                <w:szCs w:val="18"/>
              </w:rPr>
            </w:pPr>
            <w:del w:id="67" w:author="Wichert, RJ@Energy" w:date="2021-12-05T22:07:00Z">
              <w:r w:rsidRPr="00471FC0" w:rsidDel="002F6BF0">
                <w:rPr>
                  <w:rFonts w:asciiTheme="minorHAnsi" w:hAnsiTheme="minorHAnsi"/>
                  <w:sz w:val="18"/>
                  <w:szCs w:val="18"/>
                </w:rPr>
                <w:delText>”MCH-31c”</w:delText>
              </w:r>
              <w:r w:rsidDel="002F6BF0">
                <w:rPr>
                  <w:rFonts w:asciiTheme="minorHAnsi" w:hAnsiTheme="minorHAnsi"/>
                  <w:sz w:val="18"/>
                  <w:szCs w:val="18"/>
                </w:rPr>
                <w:delText>;</w:delText>
              </w:r>
            </w:del>
          </w:p>
          <w:p w14:paraId="6D64560B" w14:textId="3D8E1282" w:rsidR="00950E8C" w:rsidRPr="00471FC0" w:rsidDel="002F6BF0" w:rsidRDefault="00950E8C" w:rsidP="00950E8C">
            <w:pPr>
              <w:spacing w:after="0"/>
              <w:rPr>
                <w:del w:id="68" w:author="Wichert, RJ@Energy" w:date="2021-12-05T22:07:00Z"/>
                <w:rFonts w:asciiTheme="minorHAnsi" w:hAnsiTheme="minorHAnsi"/>
                <w:sz w:val="18"/>
                <w:szCs w:val="18"/>
              </w:rPr>
            </w:pPr>
            <w:del w:id="69" w:author="Wichert, RJ@Energy" w:date="2021-12-05T22:07:00Z">
              <w:r w:rsidRPr="00471FC0" w:rsidDel="002F6BF0">
                <w:rPr>
                  <w:rFonts w:asciiTheme="minorHAnsi" w:hAnsiTheme="minorHAnsi"/>
                  <w:sz w:val="18"/>
                  <w:szCs w:val="18"/>
                </w:rPr>
                <w:delText>elseif</w:delText>
              </w:r>
              <w:r w:rsidRPr="00471FC0" w:rsidDel="002F6BF0">
                <w:rPr>
                  <w:rFonts w:asciiTheme="minorHAnsi" w:hAnsiTheme="minorHAnsi"/>
                  <w:sz w:val="18"/>
                  <w:szCs w:val="18"/>
                  <w:u w:val="single"/>
                </w:rPr>
                <w:delText xml:space="preserve"> </w:delText>
              </w:r>
              <w:r w:rsidRPr="0081067F" w:rsidDel="002F6BF0">
                <w:rPr>
                  <w:rFonts w:asciiTheme="minorHAnsi" w:hAnsiTheme="minorHAnsi"/>
                  <w:sz w:val="18"/>
                  <w:szCs w:val="18"/>
                  <w:u w:val="single"/>
                </w:rPr>
                <w:delText>A1=</w:delText>
              </w:r>
              <w:r w:rsidDel="002F6BF0">
                <w:rPr>
                  <w:rFonts w:asciiTheme="minorHAnsi" w:hAnsiTheme="minorHAnsi"/>
                  <w:sz w:val="18"/>
                  <w:szCs w:val="18"/>
                  <w:u w:val="single"/>
                </w:rPr>
                <w:delText xml:space="preserve"> “</w:delText>
              </w:r>
            </w:del>
            <w:del w:id="70" w:author="Wichert, RJ@Energy" w:date="2021-12-05T21:34:00Z">
              <w:r w:rsidRPr="00717E03" w:rsidDel="002F1ABC">
                <w:rPr>
                  <w:rFonts w:asciiTheme="minorHAnsi" w:hAnsiTheme="minorHAnsi"/>
                  <w:sz w:val="18"/>
                  <w:szCs w:val="18"/>
                  <w:highlight w:val="yellow"/>
                  <w:u w:val="single"/>
                  <w:rPrChange w:id="71" w:author="Alhabibi, Haider@Energy" w:date="2021-11-30T22:53:00Z">
                    <w:rPr>
                      <w:rFonts w:asciiTheme="minorHAnsi" w:hAnsiTheme="minorHAnsi"/>
                      <w:sz w:val="18"/>
                      <w:szCs w:val="18"/>
                      <w:u w:val="single"/>
                    </w:rPr>
                  </w:rPrChange>
                </w:rPr>
                <w:delText>Blower Door</w:delText>
              </w:r>
            </w:del>
            <w:del w:id="72" w:author="Wichert, RJ@Energy" w:date="2021-12-05T22:07:00Z">
              <w:r w:rsidRPr="0081067F" w:rsidDel="002F6BF0">
                <w:rPr>
                  <w:rFonts w:asciiTheme="minorHAnsi" w:hAnsiTheme="minorHAnsi"/>
                  <w:sz w:val="18"/>
                  <w:szCs w:val="18"/>
                  <w:u w:val="single"/>
                </w:rPr>
                <w:delText xml:space="preserve"> and Revenue Meter”, </w:delText>
              </w:r>
              <w:r w:rsidRPr="00471FC0" w:rsidDel="002F6BF0">
                <w:rPr>
                  <w:rFonts w:asciiTheme="minorHAnsi" w:hAnsiTheme="minorHAnsi"/>
                  <w:sz w:val="18"/>
                  <w:szCs w:val="18"/>
                  <w:u w:val="single"/>
                </w:rPr>
                <w:delText xml:space="preserve">then </w:delText>
              </w:r>
              <w:r w:rsidRPr="00471FC0" w:rsidDel="002F6BF0">
                <w:rPr>
                  <w:rFonts w:asciiTheme="minorHAnsi" w:hAnsiTheme="minorHAnsi"/>
                  <w:sz w:val="18"/>
                  <w:szCs w:val="18"/>
                </w:rPr>
                <w:delText xml:space="preserve">display method: </w:delText>
              </w:r>
            </w:del>
          </w:p>
          <w:p w14:paraId="2F185E5D" w14:textId="41CC6368" w:rsidR="001D48C9" w:rsidRPr="00B434AE" w:rsidRDefault="00950E8C" w:rsidP="00830AC6">
            <w:pPr>
              <w:spacing w:after="0"/>
              <w:rPr>
                <w:rFonts w:asciiTheme="minorHAnsi" w:hAnsiTheme="minorHAnsi"/>
                <w:sz w:val="18"/>
                <w:szCs w:val="18"/>
              </w:rPr>
            </w:pPr>
            <w:del w:id="73" w:author="Wichert, RJ@Energy" w:date="2021-12-05T22:07:00Z">
              <w:r w:rsidRPr="00471FC0" w:rsidDel="002F6BF0">
                <w:rPr>
                  <w:rFonts w:asciiTheme="minorHAnsi" w:hAnsiTheme="minorHAnsi"/>
                  <w:sz w:val="18"/>
                  <w:szCs w:val="18"/>
                </w:rPr>
                <w:delText>”MCH-31d”</w:delText>
              </w:r>
            </w:del>
            <w:del w:id="74" w:author="Wichert, RJ@Energy" w:date="2021-12-05T22:27:00Z">
              <w:r w:rsidRPr="00471FC0" w:rsidDel="004E045A">
                <w:rPr>
                  <w:rFonts w:asciiTheme="minorHAnsi" w:hAnsiTheme="minorHAnsi"/>
                  <w:sz w:val="18"/>
                  <w:szCs w:val="18"/>
                </w:rPr>
                <w:delText>&gt;&gt;</w:delText>
              </w:r>
            </w:del>
          </w:p>
        </w:tc>
      </w:tr>
    </w:tbl>
    <w:p w14:paraId="5357CAC7" w14:textId="77777777" w:rsidR="00B528CF" w:rsidRPr="00FA05A2" w:rsidRDefault="00B528CF" w:rsidP="005C464C">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FA05A2">
        <w:trPr>
          <w:trHeight w:val="158"/>
        </w:trPr>
        <w:tc>
          <w:tcPr>
            <w:tcW w:w="10790" w:type="dxa"/>
            <w:vAlign w:val="center"/>
          </w:tcPr>
          <w:p w14:paraId="4BDD300A" w14:textId="77777777" w:rsidR="001D48C9" w:rsidRPr="00FA05A2" w:rsidRDefault="001D48C9" w:rsidP="009741C0">
            <w:pPr>
              <w:spacing w:after="0" w:line="240" w:lineRule="auto"/>
              <w:rPr>
                <w:rFonts w:asciiTheme="minorHAnsi" w:hAnsiTheme="minorHAnsi"/>
                <w:b/>
                <w:sz w:val="18"/>
                <w:szCs w:val="18"/>
              </w:rPr>
            </w:pPr>
            <w:r w:rsidRPr="00B434AE">
              <w:rPr>
                <w:rFonts w:asciiTheme="minorHAnsi" w:hAnsiTheme="minorHAnsi"/>
                <w:b/>
                <w:sz w:val="18"/>
                <w:szCs w:val="18"/>
              </w:rPr>
              <w:t xml:space="preserve">MCH-31a Whole House Fan Air Flow and Fan Efficacy – Airflow and watts measured per whole house fan </w:t>
            </w:r>
          </w:p>
        </w:tc>
      </w:tr>
    </w:tbl>
    <w:p w14:paraId="597E9E8C" w14:textId="59EA2EAD" w:rsidR="001D48C9" w:rsidRDefault="001D48C9" w:rsidP="005C464C">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49533F" w:rsidRPr="00FA05A2" w14:paraId="63C8B097" w14:textId="77777777" w:rsidTr="008F51C0">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49533F" w:rsidRPr="00B434AE" w14:paraId="0F3B4BAD" w14:textId="77777777" w:rsidTr="008F51C0">
              <w:trPr>
                <w:trHeight w:val="158"/>
              </w:trPr>
              <w:tc>
                <w:tcPr>
                  <w:tcW w:w="10584" w:type="dxa"/>
                  <w:tcBorders>
                    <w:top w:val="nil"/>
                    <w:left w:val="nil"/>
                    <w:bottom w:val="nil"/>
                    <w:right w:val="nil"/>
                  </w:tcBorders>
                  <w:vAlign w:val="center"/>
                </w:tcPr>
                <w:p w14:paraId="5CDFC2A6" w14:textId="046AE71C" w:rsidR="0049533F" w:rsidRPr="00FA05A2" w:rsidRDefault="0049533F" w:rsidP="004C0924">
                  <w:pPr>
                    <w:spacing w:after="0" w:line="240" w:lineRule="auto"/>
                    <w:ind w:left="-115"/>
                    <w:rPr>
                      <w:rFonts w:asciiTheme="minorHAnsi" w:hAnsiTheme="minorHAnsi"/>
                      <w:sz w:val="18"/>
                      <w:szCs w:val="18"/>
                    </w:rPr>
                  </w:pPr>
                  <w:r w:rsidRPr="00FA05A2">
                    <w:rPr>
                      <w:rFonts w:asciiTheme="minorHAnsi" w:hAnsiTheme="minorHAnsi"/>
                      <w:b/>
                      <w:sz w:val="18"/>
                      <w:szCs w:val="18"/>
                    </w:rPr>
                    <w:t xml:space="preserve">B. </w:t>
                  </w:r>
                  <w:r>
                    <w:rPr>
                      <w:rFonts w:asciiTheme="minorHAnsi" w:hAnsiTheme="minorHAnsi"/>
                      <w:b/>
                      <w:sz w:val="18"/>
                      <w:szCs w:val="18"/>
                    </w:rPr>
                    <w:t xml:space="preserve">Required </w:t>
                  </w:r>
                  <w:r w:rsidRPr="00FA05A2">
                    <w:rPr>
                      <w:rFonts w:asciiTheme="minorHAnsi" w:hAnsiTheme="minorHAnsi"/>
                      <w:b/>
                      <w:sz w:val="18"/>
                      <w:szCs w:val="18"/>
                    </w:rPr>
                    <w:t xml:space="preserve">Whole House Fan </w:t>
                  </w:r>
                  <w:r>
                    <w:rPr>
                      <w:rFonts w:asciiTheme="minorHAnsi" w:hAnsiTheme="minorHAnsi"/>
                      <w:b/>
                      <w:sz w:val="18"/>
                      <w:szCs w:val="18"/>
                    </w:rPr>
                    <w:t>Specifications</w:t>
                  </w:r>
                </w:p>
              </w:tc>
            </w:tr>
          </w:tbl>
          <w:p w14:paraId="70D2D881" w14:textId="77777777" w:rsidR="0049533F" w:rsidRPr="00FA05A2" w:rsidRDefault="0049533F" w:rsidP="004C0924">
            <w:pPr>
              <w:spacing w:line="240" w:lineRule="auto"/>
              <w:contextualSpacing/>
              <w:rPr>
                <w:sz w:val="18"/>
                <w:szCs w:val="18"/>
              </w:rPr>
            </w:pPr>
          </w:p>
        </w:tc>
      </w:tr>
      <w:tr w:rsidR="0049533F" w:rsidRPr="00FA05A2" w14:paraId="50F2308F" w14:textId="77777777" w:rsidTr="004C0924">
        <w:tc>
          <w:tcPr>
            <w:tcW w:w="3600" w:type="dxa"/>
            <w:vAlign w:val="center"/>
          </w:tcPr>
          <w:p w14:paraId="252B8811"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120FCDA5"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0350E1C7" w14:textId="77777777" w:rsidR="0049533F" w:rsidRPr="00FA05A2" w:rsidRDefault="0049533F" w:rsidP="004C0924">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49533F" w:rsidRPr="00FA05A2" w14:paraId="55E1822B" w14:textId="77777777" w:rsidTr="004C0924">
        <w:tc>
          <w:tcPr>
            <w:tcW w:w="3600" w:type="dxa"/>
            <w:vAlign w:val="center"/>
          </w:tcPr>
          <w:p w14:paraId="763DD0AA"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3C7AFE1F" w14:textId="77777777" w:rsidR="0049533F" w:rsidRPr="00FA05A2" w:rsidRDefault="0049533F" w:rsidP="004C0924">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5573C88C" w14:textId="77777777" w:rsidR="0049533F" w:rsidRPr="00FA05A2" w:rsidRDefault="0049533F" w:rsidP="004C0924">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49533F" w:rsidRPr="00FA05A2" w14:paraId="12548BC6" w14:textId="77777777" w:rsidTr="004C0924">
        <w:tc>
          <w:tcPr>
            <w:tcW w:w="3600" w:type="dxa"/>
          </w:tcPr>
          <w:p w14:paraId="474B8742" w14:textId="77777777" w:rsidR="0049533F" w:rsidRDefault="0049533F" w:rsidP="004C0924">
            <w:pPr>
              <w:spacing w:line="240" w:lineRule="auto"/>
              <w:contextualSpacing/>
              <w:rPr>
                <w:sz w:val="18"/>
                <w:szCs w:val="18"/>
              </w:rPr>
            </w:pPr>
            <w:r w:rsidRPr="00B434AE">
              <w:rPr>
                <w:sz w:val="18"/>
                <w:szCs w:val="18"/>
              </w:rPr>
              <w:t>&lt;&lt;Auto populate from CF1R&gt;&gt;</w:t>
            </w:r>
          </w:p>
        </w:tc>
        <w:tc>
          <w:tcPr>
            <w:tcW w:w="3600" w:type="dxa"/>
          </w:tcPr>
          <w:p w14:paraId="3790CE70" w14:textId="77777777" w:rsidR="0049533F" w:rsidRDefault="0049533F" w:rsidP="004C0924">
            <w:pPr>
              <w:spacing w:line="240" w:lineRule="auto"/>
              <w:contextualSpacing/>
              <w:rPr>
                <w:sz w:val="18"/>
                <w:szCs w:val="18"/>
              </w:rPr>
            </w:pPr>
            <w:r w:rsidRPr="00B434AE">
              <w:rPr>
                <w:sz w:val="18"/>
                <w:szCs w:val="18"/>
              </w:rPr>
              <w:t>&lt;&lt;Auto populate from CF1R&gt;&gt;</w:t>
            </w:r>
          </w:p>
        </w:tc>
        <w:tc>
          <w:tcPr>
            <w:tcW w:w="3600" w:type="dxa"/>
          </w:tcPr>
          <w:p w14:paraId="494C61E6" w14:textId="77777777" w:rsidR="0049533F" w:rsidRDefault="0049533F" w:rsidP="004C0924">
            <w:pPr>
              <w:spacing w:line="240" w:lineRule="auto"/>
              <w:contextualSpacing/>
              <w:rPr>
                <w:sz w:val="18"/>
                <w:szCs w:val="18"/>
              </w:rPr>
            </w:pPr>
            <w:r w:rsidRPr="00B434AE">
              <w:rPr>
                <w:sz w:val="18"/>
                <w:szCs w:val="18"/>
              </w:rPr>
              <w:t>&lt;&lt;Auto populate from CF1R&gt;&gt;</w:t>
            </w:r>
          </w:p>
        </w:tc>
      </w:tr>
      <w:tr w:rsidR="0049533F" w:rsidRPr="00FA05A2" w14:paraId="2BC9C03E" w14:textId="77777777" w:rsidTr="004C0924">
        <w:tc>
          <w:tcPr>
            <w:tcW w:w="3600" w:type="dxa"/>
          </w:tcPr>
          <w:p w14:paraId="5082EEE4" w14:textId="77777777" w:rsidR="0049533F" w:rsidRPr="00FA05A2" w:rsidRDefault="0049533F" w:rsidP="004C0924">
            <w:pPr>
              <w:spacing w:line="240" w:lineRule="auto"/>
              <w:contextualSpacing/>
              <w:rPr>
                <w:sz w:val="18"/>
                <w:szCs w:val="18"/>
              </w:rPr>
            </w:pPr>
          </w:p>
        </w:tc>
        <w:tc>
          <w:tcPr>
            <w:tcW w:w="3600" w:type="dxa"/>
          </w:tcPr>
          <w:p w14:paraId="4A137100" w14:textId="77777777" w:rsidR="0049533F" w:rsidRPr="00FA05A2" w:rsidRDefault="0049533F" w:rsidP="004C0924">
            <w:pPr>
              <w:spacing w:line="240" w:lineRule="auto"/>
              <w:contextualSpacing/>
              <w:rPr>
                <w:sz w:val="18"/>
                <w:szCs w:val="18"/>
              </w:rPr>
            </w:pPr>
          </w:p>
        </w:tc>
        <w:tc>
          <w:tcPr>
            <w:tcW w:w="3600" w:type="dxa"/>
          </w:tcPr>
          <w:p w14:paraId="66E2F479" w14:textId="77777777" w:rsidR="0049533F" w:rsidRPr="00FA05A2" w:rsidRDefault="0049533F" w:rsidP="004C0924">
            <w:pPr>
              <w:spacing w:line="240" w:lineRule="auto"/>
              <w:contextualSpacing/>
              <w:rPr>
                <w:sz w:val="18"/>
                <w:szCs w:val="18"/>
              </w:rPr>
            </w:pPr>
          </w:p>
        </w:tc>
      </w:tr>
      <w:tr w:rsidR="0049533F" w:rsidRPr="00FA05A2" w14:paraId="34CCDEC3" w14:textId="77777777" w:rsidTr="004C0924">
        <w:tc>
          <w:tcPr>
            <w:tcW w:w="3600" w:type="dxa"/>
          </w:tcPr>
          <w:p w14:paraId="75E0CEC8" w14:textId="77777777" w:rsidR="0049533F" w:rsidRPr="00FA05A2" w:rsidRDefault="0049533F" w:rsidP="004C0924">
            <w:pPr>
              <w:spacing w:line="240" w:lineRule="auto"/>
              <w:contextualSpacing/>
              <w:rPr>
                <w:sz w:val="18"/>
                <w:szCs w:val="18"/>
              </w:rPr>
            </w:pPr>
          </w:p>
        </w:tc>
        <w:tc>
          <w:tcPr>
            <w:tcW w:w="3600" w:type="dxa"/>
          </w:tcPr>
          <w:p w14:paraId="4C69BAB4" w14:textId="77777777" w:rsidR="0049533F" w:rsidRPr="00FA05A2" w:rsidRDefault="0049533F" w:rsidP="004C0924">
            <w:pPr>
              <w:spacing w:line="240" w:lineRule="auto"/>
              <w:contextualSpacing/>
              <w:rPr>
                <w:sz w:val="18"/>
                <w:szCs w:val="18"/>
              </w:rPr>
            </w:pPr>
          </w:p>
        </w:tc>
        <w:tc>
          <w:tcPr>
            <w:tcW w:w="3600" w:type="dxa"/>
          </w:tcPr>
          <w:p w14:paraId="0F2C6289" w14:textId="77777777" w:rsidR="0049533F" w:rsidRPr="00FA05A2" w:rsidRDefault="0049533F" w:rsidP="004C0924">
            <w:pPr>
              <w:spacing w:line="240" w:lineRule="auto"/>
              <w:contextualSpacing/>
              <w:rPr>
                <w:sz w:val="18"/>
                <w:szCs w:val="18"/>
              </w:rPr>
            </w:pPr>
          </w:p>
        </w:tc>
      </w:tr>
    </w:tbl>
    <w:p w14:paraId="39DC455A" w14:textId="77777777" w:rsidR="0049533F" w:rsidRPr="00FA05A2" w:rsidRDefault="0049533F" w:rsidP="005C464C">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5C464C">
        <w:tc>
          <w:tcPr>
            <w:tcW w:w="10795" w:type="dxa"/>
            <w:gridSpan w:val="6"/>
          </w:tcPr>
          <w:p w14:paraId="5B56CE48" w14:textId="15A26373" w:rsidR="00D47A58" w:rsidRPr="00B434AE" w:rsidRDefault="0049533F" w:rsidP="00B528CF">
            <w:pPr>
              <w:spacing w:after="0" w:line="240" w:lineRule="auto"/>
              <w:rPr>
                <w:rFonts w:asciiTheme="minorHAnsi" w:hAnsiTheme="minorHAnsi"/>
                <w:b/>
                <w:sz w:val="18"/>
                <w:szCs w:val="18"/>
              </w:rPr>
            </w:pPr>
            <w:r>
              <w:rPr>
                <w:rFonts w:asciiTheme="minorHAnsi" w:hAnsiTheme="minorHAnsi"/>
                <w:b/>
                <w:sz w:val="18"/>
                <w:szCs w:val="18"/>
              </w:rPr>
              <w:t>C</w:t>
            </w:r>
            <w:r w:rsidR="00D47A58" w:rsidRPr="00FA05A2">
              <w:rPr>
                <w:rFonts w:asciiTheme="minorHAnsi" w:hAnsiTheme="minorHAnsi"/>
                <w:b/>
                <w:sz w:val="18"/>
                <w:szCs w:val="18"/>
              </w:rPr>
              <w:t xml:space="preserve">. </w:t>
            </w:r>
            <w:r w:rsidR="00647695">
              <w:rPr>
                <w:rFonts w:asciiTheme="minorHAnsi" w:hAnsiTheme="minorHAnsi"/>
                <w:b/>
                <w:sz w:val="18"/>
                <w:szCs w:val="18"/>
              </w:rPr>
              <w:t xml:space="preserve">Tested </w:t>
            </w:r>
            <w:r w:rsidR="00D47A58" w:rsidRPr="00FA05A2">
              <w:rPr>
                <w:rFonts w:asciiTheme="minorHAnsi" w:hAnsiTheme="minorHAnsi"/>
                <w:b/>
                <w:sz w:val="18"/>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B434AE" w14:paraId="77273B8D" w14:textId="77777777" w:rsidTr="00A65221">
              <w:trPr>
                <w:trHeight w:val="158"/>
              </w:trPr>
              <w:tc>
                <w:tcPr>
                  <w:tcW w:w="11030" w:type="dxa"/>
                  <w:tcBorders>
                    <w:top w:val="nil"/>
                    <w:left w:val="nil"/>
                    <w:bottom w:val="nil"/>
                    <w:right w:val="nil"/>
                  </w:tcBorders>
                  <w:vAlign w:val="center"/>
                </w:tcPr>
                <w:p w14:paraId="2C348D8E" w14:textId="11CDF53E" w:rsidR="00D47A58" w:rsidRPr="00B434AE" w:rsidRDefault="00D47A58" w:rsidP="00B528CF">
                  <w:pPr>
                    <w:spacing w:after="0" w:line="240" w:lineRule="auto"/>
                    <w:ind w:left="-115"/>
                    <w:rPr>
                      <w:rFonts w:asciiTheme="minorHAnsi" w:hAnsiTheme="minorHAnsi"/>
                      <w:sz w:val="18"/>
                      <w:szCs w:val="18"/>
                    </w:rPr>
                  </w:pPr>
                  <w:r w:rsidRPr="00B434AE">
                    <w:rPr>
                      <w:rFonts w:asciiTheme="minorHAnsi" w:hAnsiTheme="minorHAnsi"/>
                      <w:sz w:val="18"/>
                      <w:szCs w:val="18"/>
                    </w:rPr>
                    <w:t>Requirements for Whole House Fans are given in Sections 150.1(b)3.B.vi. and 150.1(c)12</w:t>
                  </w:r>
                </w:p>
              </w:tc>
            </w:tr>
          </w:tbl>
          <w:p w14:paraId="37248E8D" w14:textId="77777777" w:rsidR="00D47A58" w:rsidRPr="00FA05A2" w:rsidRDefault="00D47A58" w:rsidP="00B528CF">
            <w:pPr>
              <w:spacing w:line="240" w:lineRule="auto"/>
              <w:contextualSpacing/>
              <w:rPr>
                <w:sz w:val="18"/>
                <w:szCs w:val="18"/>
              </w:rPr>
            </w:pPr>
          </w:p>
        </w:tc>
      </w:tr>
      <w:tr w:rsidR="00D47A58" w14:paraId="13D779E1" w14:textId="77777777" w:rsidTr="005C464C">
        <w:tc>
          <w:tcPr>
            <w:tcW w:w="1656" w:type="dxa"/>
            <w:vAlign w:val="center"/>
          </w:tcPr>
          <w:p w14:paraId="3DA2D3EE"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01</w:t>
            </w:r>
          </w:p>
        </w:tc>
        <w:tc>
          <w:tcPr>
            <w:tcW w:w="1656" w:type="dxa"/>
            <w:vAlign w:val="center"/>
          </w:tcPr>
          <w:p w14:paraId="2AA93471"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02</w:t>
            </w:r>
          </w:p>
        </w:tc>
        <w:tc>
          <w:tcPr>
            <w:tcW w:w="2304" w:type="dxa"/>
            <w:vAlign w:val="center"/>
          </w:tcPr>
          <w:p w14:paraId="384DAADE"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03</w:t>
            </w:r>
          </w:p>
        </w:tc>
        <w:tc>
          <w:tcPr>
            <w:tcW w:w="2304" w:type="dxa"/>
            <w:vAlign w:val="center"/>
          </w:tcPr>
          <w:p w14:paraId="16A0DBFF"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04</w:t>
            </w:r>
          </w:p>
        </w:tc>
        <w:tc>
          <w:tcPr>
            <w:tcW w:w="1440" w:type="dxa"/>
            <w:vAlign w:val="center"/>
          </w:tcPr>
          <w:p w14:paraId="342474D8"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05</w:t>
            </w:r>
          </w:p>
        </w:tc>
        <w:tc>
          <w:tcPr>
            <w:tcW w:w="1435" w:type="dxa"/>
            <w:vAlign w:val="center"/>
          </w:tcPr>
          <w:p w14:paraId="75A34693"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06</w:t>
            </w:r>
          </w:p>
        </w:tc>
      </w:tr>
      <w:tr w:rsidR="00D47A58" w14:paraId="4EE528BD" w14:textId="77777777" w:rsidTr="005C464C">
        <w:tc>
          <w:tcPr>
            <w:tcW w:w="1656" w:type="dxa"/>
            <w:vAlign w:val="center"/>
          </w:tcPr>
          <w:p w14:paraId="4C6B659C"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Fan Name</w:t>
            </w:r>
          </w:p>
        </w:tc>
        <w:tc>
          <w:tcPr>
            <w:tcW w:w="1656" w:type="dxa"/>
            <w:vAlign w:val="center"/>
          </w:tcPr>
          <w:p w14:paraId="4F25E657"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Fan Location</w:t>
            </w:r>
          </w:p>
        </w:tc>
        <w:tc>
          <w:tcPr>
            <w:tcW w:w="2304" w:type="dxa"/>
            <w:vAlign w:val="center"/>
          </w:tcPr>
          <w:p w14:paraId="7C027B2F"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WHF Manufacturer Name</w:t>
            </w:r>
          </w:p>
        </w:tc>
        <w:tc>
          <w:tcPr>
            <w:tcW w:w="2304" w:type="dxa"/>
            <w:vAlign w:val="center"/>
          </w:tcPr>
          <w:p w14:paraId="063CA347" w14:textId="77777777" w:rsidR="00D47A58" w:rsidRPr="00FA05A2" w:rsidRDefault="00D47A58" w:rsidP="00B528CF">
            <w:pPr>
              <w:spacing w:line="240" w:lineRule="auto"/>
              <w:contextualSpacing/>
              <w:jc w:val="center"/>
              <w:rPr>
                <w:sz w:val="18"/>
                <w:szCs w:val="18"/>
              </w:rPr>
            </w:pPr>
            <w:r w:rsidRPr="00B434AE">
              <w:rPr>
                <w:rFonts w:asciiTheme="minorHAnsi" w:hAnsiTheme="minorHAnsi"/>
                <w:sz w:val="18"/>
                <w:szCs w:val="18"/>
              </w:rPr>
              <w:t>WHF Model Number</w:t>
            </w:r>
          </w:p>
        </w:tc>
        <w:tc>
          <w:tcPr>
            <w:tcW w:w="1440" w:type="dxa"/>
            <w:vAlign w:val="center"/>
          </w:tcPr>
          <w:p w14:paraId="5F508F2B" w14:textId="2546036C" w:rsidR="00D47A58" w:rsidRPr="00FA05A2" w:rsidRDefault="00D47A58" w:rsidP="0049533F">
            <w:pPr>
              <w:spacing w:line="240" w:lineRule="auto"/>
              <w:contextualSpacing/>
              <w:jc w:val="center"/>
              <w:rPr>
                <w:sz w:val="18"/>
                <w:szCs w:val="18"/>
              </w:rPr>
            </w:pPr>
            <w:r w:rsidRPr="00B434AE">
              <w:rPr>
                <w:rFonts w:asciiTheme="minorHAnsi" w:hAnsiTheme="minorHAnsi"/>
                <w:sz w:val="18"/>
                <w:szCs w:val="18"/>
              </w:rPr>
              <w:t xml:space="preserve">WHF </w:t>
            </w:r>
            <w:r w:rsidR="0049533F">
              <w:rPr>
                <w:rFonts w:asciiTheme="minorHAnsi" w:hAnsiTheme="minorHAnsi"/>
                <w:sz w:val="18"/>
                <w:szCs w:val="18"/>
              </w:rPr>
              <w:t>Tested</w:t>
            </w:r>
            <w:r w:rsidR="0049533F" w:rsidRPr="00B434AE">
              <w:rPr>
                <w:rFonts w:asciiTheme="minorHAnsi" w:hAnsiTheme="minorHAnsi"/>
                <w:sz w:val="18"/>
                <w:szCs w:val="18"/>
              </w:rPr>
              <w:t xml:space="preserve"> </w:t>
            </w:r>
            <w:r w:rsidRPr="00B434AE">
              <w:rPr>
                <w:rFonts w:asciiTheme="minorHAnsi" w:hAnsiTheme="minorHAnsi"/>
                <w:sz w:val="18"/>
                <w:szCs w:val="18"/>
              </w:rPr>
              <w:t xml:space="preserve">Airflow </w:t>
            </w:r>
            <w:r w:rsidR="0049533F">
              <w:rPr>
                <w:rFonts w:asciiTheme="minorHAnsi" w:hAnsiTheme="minorHAnsi"/>
                <w:sz w:val="18"/>
                <w:szCs w:val="18"/>
              </w:rPr>
              <w:t>Per RA3.9.4.1</w:t>
            </w:r>
            <w:r w:rsidR="0049533F" w:rsidRPr="00B434AE">
              <w:rPr>
                <w:rFonts w:asciiTheme="minorHAnsi" w:hAnsiTheme="minorHAnsi"/>
                <w:sz w:val="18"/>
                <w:szCs w:val="18"/>
              </w:rPr>
              <w:t xml:space="preserve"> </w:t>
            </w:r>
            <w:r w:rsidRPr="00B434AE">
              <w:rPr>
                <w:rFonts w:asciiTheme="minorHAnsi" w:hAnsiTheme="minorHAnsi"/>
                <w:sz w:val="18"/>
                <w:szCs w:val="18"/>
              </w:rPr>
              <w:t>(CFM)</w:t>
            </w:r>
          </w:p>
        </w:tc>
        <w:tc>
          <w:tcPr>
            <w:tcW w:w="1435" w:type="dxa"/>
            <w:vAlign w:val="center"/>
          </w:tcPr>
          <w:p w14:paraId="30913D30" w14:textId="09FE0D0C" w:rsidR="00D47A58" w:rsidRPr="00FA05A2" w:rsidRDefault="00D47A58" w:rsidP="0049533F">
            <w:pPr>
              <w:spacing w:line="240" w:lineRule="auto"/>
              <w:contextualSpacing/>
              <w:jc w:val="center"/>
              <w:rPr>
                <w:sz w:val="18"/>
                <w:szCs w:val="18"/>
              </w:rPr>
            </w:pPr>
            <w:r w:rsidRPr="00B434AE">
              <w:rPr>
                <w:rFonts w:asciiTheme="minorHAnsi" w:hAnsiTheme="minorHAnsi"/>
                <w:sz w:val="18"/>
                <w:szCs w:val="18"/>
              </w:rPr>
              <w:t xml:space="preserve">WHF </w:t>
            </w:r>
            <w:r w:rsidR="0049533F">
              <w:rPr>
                <w:rFonts w:asciiTheme="minorHAnsi" w:hAnsiTheme="minorHAnsi"/>
                <w:sz w:val="18"/>
                <w:szCs w:val="18"/>
              </w:rPr>
              <w:t>Tested</w:t>
            </w:r>
            <w:r w:rsidR="0049533F" w:rsidRPr="00B434AE">
              <w:rPr>
                <w:rFonts w:asciiTheme="minorHAnsi" w:hAnsiTheme="minorHAnsi"/>
                <w:sz w:val="18"/>
                <w:szCs w:val="18"/>
              </w:rPr>
              <w:t xml:space="preserve"> </w:t>
            </w:r>
            <w:r w:rsidRPr="00B434AE">
              <w:rPr>
                <w:rFonts w:asciiTheme="minorHAnsi" w:hAnsiTheme="minorHAnsi"/>
                <w:sz w:val="18"/>
                <w:szCs w:val="18"/>
              </w:rPr>
              <w:t>Watts</w:t>
            </w:r>
            <w:r w:rsidR="0049533F">
              <w:rPr>
                <w:rFonts w:asciiTheme="minorHAnsi" w:hAnsiTheme="minorHAnsi"/>
                <w:sz w:val="18"/>
                <w:szCs w:val="18"/>
              </w:rPr>
              <w:t xml:space="preserve"> Per RA3.9.4.2</w:t>
            </w:r>
          </w:p>
        </w:tc>
      </w:tr>
      <w:tr w:rsidR="00D47A58" w14:paraId="68F15A12" w14:textId="77777777" w:rsidTr="00F6636D">
        <w:trPr>
          <w:trHeight w:val="737"/>
        </w:trPr>
        <w:tc>
          <w:tcPr>
            <w:tcW w:w="1656" w:type="dxa"/>
          </w:tcPr>
          <w:p w14:paraId="4858AD61" w14:textId="79D49E38" w:rsidR="009C3894" w:rsidRPr="00B434AE" w:rsidRDefault="00D47A58" w:rsidP="009C300B">
            <w:pPr>
              <w:spacing w:line="240" w:lineRule="auto"/>
              <w:contextualSpacing/>
              <w:rPr>
                <w:sz w:val="18"/>
                <w:szCs w:val="18"/>
              </w:rPr>
            </w:pPr>
            <w:r w:rsidRPr="00B434AE">
              <w:rPr>
                <w:sz w:val="18"/>
                <w:szCs w:val="18"/>
              </w:rPr>
              <w:t>&lt;&lt;Auto populate from CF1R</w:t>
            </w:r>
            <w:r w:rsidR="009C3894" w:rsidRPr="00B434AE">
              <w:rPr>
                <w:sz w:val="18"/>
                <w:szCs w:val="18"/>
              </w:rPr>
              <w:t>&gt;&gt;</w:t>
            </w:r>
          </w:p>
        </w:tc>
        <w:tc>
          <w:tcPr>
            <w:tcW w:w="1656" w:type="dxa"/>
          </w:tcPr>
          <w:p w14:paraId="0D005076" w14:textId="593F9038" w:rsidR="00D47A58" w:rsidRPr="009A33E0" w:rsidRDefault="00D47A58" w:rsidP="00B528CF">
            <w:pPr>
              <w:spacing w:line="240" w:lineRule="auto"/>
              <w:contextualSpacing/>
              <w:rPr>
                <w:sz w:val="18"/>
                <w:szCs w:val="18"/>
              </w:rPr>
            </w:pPr>
            <w:r w:rsidRPr="00B434AE">
              <w:rPr>
                <w:sz w:val="18"/>
                <w:szCs w:val="18"/>
              </w:rPr>
              <w:t xml:space="preserve">&lt;&lt;user input, Fan Location, </w:t>
            </w:r>
            <w:r w:rsidRPr="009A33E0">
              <w:rPr>
                <w:sz w:val="18"/>
                <w:szCs w:val="18"/>
              </w:rPr>
              <w:t>string&gt;&gt;</w:t>
            </w:r>
          </w:p>
        </w:tc>
        <w:tc>
          <w:tcPr>
            <w:tcW w:w="2304" w:type="dxa"/>
          </w:tcPr>
          <w:p w14:paraId="601B79C2" w14:textId="64AB792A" w:rsidR="00D47A58" w:rsidRPr="0050762C" w:rsidRDefault="00D47A58" w:rsidP="00B528CF">
            <w:pPr>
              <w:spacing w:line="240" w:lineRule="auto"/>
              <w:contextualSpacing/>
              <w:rPr>
                <w:sz w:val="18"/>
                <w:szCs w:val="18"/>
              </w:rPr>
            </w:pPr>
            <w:r w:rsidRPr="0050762C">
              <w:rPr>
                <w:sz w:val="18"/>
                <w:szCs w:val="18"/>
              </w:rPr>
              <w:t>&lt;&lt;user input, WHF Manufacturer Name, string&gt;&gt;</w:t>
            </w:r>
          </w:p>
        </w:tc>
        <w:tc>
          <w:tcPr>
            <w:tcW w:w="2304" w:type="dxa"/>
          </w:tcPr>
          <w:p w14:paraId="191AFED7" w14:textId="020F6D86" w:rsidR="00D47A58" w:rsidRPr="007E3B27" w:rsidRDefault="00D47A58" w:rsidP="00B528CF">
            <w:pPr>
              <w:spacing w:line="240" w:lineRule="auto"/>
              <w:contextualSpacing/>
              <w:rPr>
                <w:sz w:val="18"/>
                <w:szCs w:val="18"/>
              </w:rPr>
            </w:pPr>
            <w:r w:rsidRPr="001E3504">
              <w:rPr>
                <w:sz w:val="18"/>
                <w:szCs w:val="18"/>
              </w:rPr>
              <w:t xml:space="preserve">&lt;&lt;user input, </w:t>
            </w:r>
            <w:r w:rsidR="00A65221" w:rsidRPr="001E3504">
              <w:rPr>
                <w:sz w:val="18"/>
                <w:szCs w:val="18"/>
              </w:rPr>
              <w:t>WHF Model Number, string&gt;&gt;</w:t>
            </w:r>
          </w:p>
        </w:tc>
        <w:tc>
          <w:tcPr>
            <w:tcW w:w="1440" w:type="dxa"/>
          </w:tcPr>
          <w:p w14:paraId="3BAF3F25" w14:textId="3719D1FB" w:rsidR="00D47A58" w:rsidRPr="00B81F02" w:rsidRDefault="00A65221" w:rsidP="0049533F">
            <w:pPr>
              <w:spacing w:line="240" w:lineRule="auto"/>
              <w:contextualSpacing/>
              <w:rPr>
                <w:sz w:val="18"/>
                <w:szCs w:val="18"/>
              </w:rPr>
            </w:pPr>
            <w:r w:rsidRPr="007D0DAB">
              <w:rPr>
                <w:sz w:val="18"/>
                <w:szCs w:val="18"/>
              </w:rPr>
              <w:t xml:space="preserve">&lt;&lt;user input, WHF </w:t>
            </w:r>
            <w:proofErr w:type="gramStart"/>
            <w:r w:rsidRPr="007D0DAB">
              <w:rPr>
                <w:sz w:val="18"/>
                <w:szCs w:val="18"/>
              </w:rPr>
              <w:t xml:space="preserve">Measured </w:t>
            </w:r>
            <w:r w:rsidR="0049533F" w:rsidRPr="007D0DAB">
              <w:rPr>
                <w:sz w:val="18"/>
                <w:szCs w:val="18"/>
              </w:rPr>
              <w:t xml:space="preserve"> </w:t>
            </w:r>
            <w:r w:rsidRPr="007D0DAB">
              <w:rPr>
                <w:sz w:val="18"/>
                <w:szCs w:val="18"/>
              </w:rPr>
              <w:t>Airflow</w:t>
            </w:r>
            <w:proofErr w:type="gramEnd"/>
            <w:r w:rsidRPr="007D0DAB">
              <w:rPr>
                <w:sz w:val="18"/>
                <w:szCs w:val="18"/>
              </w:rPr>
              <w:t xml:space="preserve">, </w:t>
            </w:r>
            <w:r w:rsidR="001D48C9" w:rsidRPr="00B81F02">
              <w:rPr>
                <w:sz w:val="18"/>
                <w:szCs w:val="18"/>
              </w:rPr>
              <w:t>numeric</w:t>
            </w:r>
            <w:r w:rsidRPr="00B81F02">
              <w:rPr>
                <w:sz w:val="18"/>
                <w:szCs w:val="18"/>
              </w:rPr>
              <w:t>&gt;&gt;</w:t>
            </w:r>
          </w:p>
        </w:tc>
        <w:tc>
          <w:tcPr>
            <w:tcW w:w="1435" w:type="dxa"/>
          </w:tcPr>
          <w:p w14:paraId="4D163B64" w14:textId="53DB4D52" w:rsidR="00D47A58" w:rsidRPr="008F11A1" w:rsidRDefault="00A65221" w:rsidP="0049533F">
            <w:pPr>
              <w:spacing w:line="240" w:lineRule="auto"/>
              <w:contextualSpacing/>
              <w:rPr>
                <w:sz w:val="18"/>
                <w:szCs w:val="18"/>
              </w:rPr>
            </w:pPr>
            <w:r w:rsidRPr="00AD4A8F">
              <w:rPr>
                <w:sz w:val="18"/>
                <w:szCs w:val="18"/>
              </w:rPr>
              <w:t xml:space="preserve">&lt;&lt;user input, WHF Measured Watts, </w:t>
            </w:r>
            <w:r w:rsidR="001D48C9" w:rsidRPr="008F11A1">
              <w:rPr>
                <w:sz w:val="18"/>
                <w:szCs w:val="18"/>
              </w:rPr>
              <w:t>numeric</w:t>
            </w:r>
            <w:r w:rsidRPr="008F11A1">
              <w:rPr>
                <w:sz w:val="18"/>
                <w:szCs w:val="18"/>
              </w:rPr>
              <w:t>&gt;&gt;</w:t>
            </w:r>
          </w:p>
        </w:tc>
      </w:tr>
      <w:tr w:rsidR="00D47A58" w14:paraId="223B4E93" w14:textId="77777777" w:rsidTr="005C464C">
        <w:tc>
          <w:tcPr>
            <w:tcW w:w="1656" w:type="dxa"/>
          </w:tcPr>
          <w:p w14:paraId="0E195037" w14:textId="77777777" w:rsidR="00D47A58" w:rsidRPr="00B434AE" w:rsidRDefault="00D47A58" w:rsidP="00B528CF">
            <w:pPr>
              <w:spacing w:line="240" w:lineRule="auto"/>
              <w:contextualSpacing/>
              <w:rPr>
                <w:sz w:val="18"/>
                <w:szCs w:val="18"/>
              </w:rPr>
            </w:pPr>
          </w:p>
        </w:tc>
        <w:tc>
          <w:tcPr>
            <w:tcW w:w="1656" w:type="dxa"/>
          </w:tcPr>
          <w:p w14:paraId="7C270221" w14:textId="77777777" w:rsidR="00D47A58" w:rsidRPr="009A33E0" w:rsidRDefault="00D47A58" w:rsidP="00B528CF">
            <w:pPr>
              <w:spacing w:line="240" w:lineRule="auto"/>
              <w:contextualSpacing/>
              <w:rPr>
                <w:sz w:val="18"/>
                <w:szCs w:val="18"/>
              </w:rPr>
            </w:pPr>
          </w:p>
        </w:tc>
        <w:tc>
          <w:tcPr>
            <w:tcW w:w="2304" w:type="dxa"/>
          </w:tcPr>
          <w:p w14:paraId="7F899602" w14:textId="77777777" w:rsidR="00D47A58" w:rsidRPr="0050762C" w:rsidRDefault="00D47A58" w:rsidP="00B528CF">
            <w:pPr>
              <w:spacing w:line="240" w:lineRule="auto"/>
              <w:contextualSpacing/>
              <w:rPr>
                <w:sz w:val="18"/>
                <w:szCs w:val="18"/>
              </w:rPr>
            </w:pPr>
          </w:p>
        </w:tc>
        <w:tc>
          <w:tcPr>
            <w:tcW w:w="2304" w:type="dxa"/>
          </w:tcPr>
          <w:p w14:paraId="5C4CCBD4" w14:textId="77777777" w:rsidR="00D47A58" w:rsidRPr="001E3504" w:rsidRDefault="00D47A58" w:rsidP="00B528CF">
            <w:pPr>
              <w:spacing w:line="240" w:lineRule="auto"/>
              <w:contextualSpacing/>
              <w:rPr>
                <w:sz w:val="18"/>
                <w:szCs w:val="18"/>
              </w:rPr>
            </w:pPr>
          </w:p>
        </w:tc>
        <w:tc>
          <w:tcPr>
            <w:tcW w:w="1440" w:type="dxa"/>
          </w:tcPr>
          <w:p w14:paraId="09345CA9" w14:textId="77777777" w:rsidR="00D47A58" w:rsidRPr="007E3B27" w:rsidRDefault="00D47A58" w:rsidP="00B528CF">
            <w:pPr>
              <w:spacing w:line="240" w:lineRule="auto"/>
              <w:contextualSpacing/>
              <w:rPr>
                <w:sz w:val="18"/>
                <w:szCs w:val="18"/>
              </w:rPr>
            </w:pPr>
          </w:p>
        </w:tc>
        <w:tc>
          <w:tcPr>
            <w:tcW w:w="1435" w:type="dxa"/>
          </w:tcPr>
          <w:p w14:paraId="38D36E4D" w14:textId="77777777" w:rsidR="00D47A58" w:rsidRPr="007D0DAB" w:rsidRDefault="00D47A58" w:rsidP="00B528CF">
            <w:pPr>
              <w:spacing w:line="240" w:lineRule="auto"/>
              <w:contextualSpacing/>
              <w:rPr>
                <w:sz w:val="18"/>
                <w:szCs w:val="18"/>
              </w:rPr>
            </w:pPr>
          </w:p>
        </w:tc>
      </w:tr>
      <w:tr w:rsidR="00D47A58" w14:paraId="3CEF0969" w14:textId="77777777" w:rsidTr="005C464C">
        <w:tc>
          <w:tcPr>
            <w:tcW w:w="1656" w:type="dxa"/>
          </w:tcPr>
          <w:p w14:paraId="584225A2" w14:textId="77777777" w:rsidR="00D47A58" w:rsidRPr="00B434AE" w:rsidRDefault="00D47A58" w:rsidP="00B528CF">
            <w:pPr>
              <w:spacing w:line="240" w:lineRule="auto"/>
              <w:contextualSpacing/>
              <w:rPr>
                <w:sz w:val="18"/>
                <w:szCs w:val="18"/>
              </w:rPr>
            </w:pPr>
          </w:p>
        </w:tc>
        <w:tc>
          <w:tcPr>
            <w:tcW w:w="1656" w:type="dxa"/>
          </w:tcPr>
          <w:p w14:paraId="7CAA9595" w14:textId="77777777" w:rsidR="00D47A58" w:rsidRPr="009A33E0" w:rsidRDefault="00D47A58" w:rsidP="00B528CF">
            <w:pPr>
              <w:spacing w:line="240" w:lineRule="auto"/>
              <w:contextualSpacing/>
              <w:rPr>
                <w:sz w:val="18"/>
                <w:szCs w:val="18"/>
              </w:rPr>
            </w:pPr>
          </w:p>
        </w:tc>
        <w:tc>
          <w:tcPr>
            <w:tcW w:w="2304" w:type="dxa"/>
          </w:tcPr>
          <w:p w14:paraId="37397E40" w14:textId="77777777" w:rsidR="00D47A58" w:rsidRPr="0050762C" w:rsidRDefault="00D47A58" w:rsidP="00B528CF">
            <w:pPr>
              <w:spacing w:line="240" w:lineRule="auto"/>
              <w:contextualSpacing/>
              <w:rPr>
                <w:sz w:val="18"/>
                <w:szCs w:val="18"/>
              </w:rPr>
            </w:pPr>
          </w:p>
        </w:tc>
        <w:tc>
          <w:tcPr>
            <w:tcW w:w="2304" w:type="dxa"/>
          </w:tcPr>
          <w:p w14:paraId="33AD2050" w14:textId="77777777" w:rsidR="00D47A58" w:rsidRPr="001E3504" w:rsidRDefault="00D47A58" w:rsidP="00B528CF">
            <w:pPr>
              <w:spacing w:line="240" w:lineRule="auto"/>
              <w:contextualSpacing/>
              <w:rPr>
                <w:sz w:val="18"/>
                <w:szCs w:val="18"/>
              </w:rPr>
            </w:pPr>
          </w:p>
        </w:tc>
        <w:tc>
          <w:tcPr>
            <w:tcW w:w="1440" w:type="dxa"/>
          </w:tcPr>
          <w:p w14:paraId="13BD6658" w14:textId="77777777" w:rsidR="00D47A58" w:rsidRPr="007E3B27" w:rsidRDefault="00D47A58" w:rsidP="00B528CF">
            <w:pPr>
              <w:spacing w:line="240" w:lineRule="auto"/>
              <w:contextualSpacing/>
              <w:rPr>
                <w:sz w:val="18"/>
                <w:szCs w:val="18"/>
              </w:rPr>
            </w:pPr>
          </w:p>
        </w:tc>
        <w:tc>
          <w:tcPr>
            <w:tcW w:w="1435" w:type="dxa"/>
          </w:tcPr>
          <w:p w14:paraId="640C0A2B" w14:textId="77777777" w:rsidR="00D47A58" w:rsidRPr="007D0DAB" w:rsidRDefault="00D47A58" w:rsidP="00B528CF">
            <w:pPr>
              <w:spacing w:line="240" w:lineRule="auto"/>
              <w:contextualSpacing/>
              <w:rPr>
                <w:sz w:val="18"/>
                <w:szCs w:val="18"/>
              </w:rPr>
            </w:pPr>
          </w:p>
        </w:tc>
      </w:tr>
    </w:tbl>
    <w:p w14:paraId="6C5C32D7" w14:textId="77777777" w:rsidR="00D47A58" w:rsidRPr="00FA05A2" w:rsidRDefault="00D47A58" w:rsidP="00F85ED7">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8875CD">
        <w:trPr>
          <w:trHeight w:val="158"/>
        </w:trPr>
        <w:tc>
          <w:tcPr>
            <w:tcW w:w="10795" w:type="dxa"/>
            <w:gridSpan w:val="3"/>
            <w:vAlign w:val="center"/>
          </w:tcPr>
          <w:p w14:paraId="46D5A678" w14:textId="72472B6C" w:rsidR="00F85ED7" w:rsidRPr="00B434AE" w:rsidRDefault="0049533F" w:rsidP="00FF77DD">
            <w:pPr>
              <w:spacing w:after="0" w:line="240" w:lineRule="auto"/>
              <w:rPr>
                <w:rFonts w:asciiTheme="minorHAnsi" w:hAnsiTheme="minorHAnsi"/>
                <w:b/>
                <w:sz w:val="18"/>
                <w:szCs w:val="18"/>
              </w:rPr>
            </w:pPr>
            <w:r>
              <w:rPr>
                <w:rFonts w:asciiTheme="minorHAnsi" w:hAnsiTheme="minorHAnsi"/>
                <w:b/>
                <w:sz w:val="18"/>
                <w:szCs w:val="18"/>
              </w:rPr>
              <w:t>D</w:t>
            </w:r>
            <w:r w:rsidR="00F85ED7" w:rsidRPr="00FA05A2">
              <w:rPr>
                <w:rFonts w:asciiTheme="minorHAnsi" w:hAnsiTheme="minorHAnsi"/>
                <w:b/>
                <w:sz w:val="18"/>
                <w:szCs w:val="18"/>
              </w:rPr>
              <w:t xml:space="preserve">. Whole House Fan </w:t>
            </w:r>
            <w:r w:rsidR="001F62B7" w:rsidRPr="00FA05A2">
              <w:rPr>
                <w:rFonts w:asciiTheme="minorHAnsi" w:hAnsiTheme="minorHAnsi"/>
                <w:b/>
                <w:sz w:val="18"/>
                <w:szCs w:val="18"/>
              </w:rPr>
              <w:t>C</w:t>
            </w:r>
            <w:r w:rsidR="00F85ED7" w:rsidRPr="00FA05A2">
              <w:rPr>
                <w:rFonts w:asciiTheme="minorHAnsi" w:hAnsiTheme="minorHAnsi"/>
                <w:b/>
                <w:sz w:val="18"/>
                <w:szCs w:val="18"/>
              </w:rPr>
              <w:t xml:space="preserve">ompliance </w:t>
            </w:r>
            <w:r w:rsidR="001F62B7" w:rsidRPr="00FA05A2">
              <w:rPr>
                <w:rFonts w:asciiTheme="minorHAnsi" w:hAnsiTheme="minorHAnsi"/>
                <w:b/>
                <w:sz w:val="18"/>
                <w:szCs w:val="18"/>
              </w:rPr>
              <w:t>C</w:t>
            </w:r>
            <w:r w:rsidR="00F85ED7" w:rsidRPr="00FA05A2">
              <w:rPr>
                <w:rFonts w:asciiTheme="minorHAnsi" w:hAnsiTheme="minorHAnsi"/>
                <w:b/>
                <w:sz w:val="18"/>
                <w:szCs w:val="18"/>
              </w:rPr>
              <w:t>alculations</w:t>
            </w:r>
          </w:p>
        </w:tc>
      </w:tr>
      <w:tr w:rsidR="00F85ED7" w:rsidRPr="009577D0" w14:paraId="46D5A681" w14:textId="77777777" w:rsidTr="008875CD">
        <w:tblPrEx>
          <w:tblCellMar>
            <w:left w:w="115" w:type="dxa"/>
            <w:right w:w="115" w:type="dxa"/>
          </w:tblCellMar>
        </w:tblPrEx>
        <w:trPr>
          <w:trHeight w:val="144"/>
        </w:trPr>
        <w:tc>
          <w:tcPr>
            <w:tcW w:w="595" w:type="dxa"/>
            <w:vAlign w:val="center"/>
          </w:tcPr>
          <w:p w14:paraId="46D5A67E" w14:textId="035CAEEA" w:rsidR="00F85ED7" w:rsidRPr="00B434AE" w:rsidRDefault="004C602E" w:rsidP="00103E04">
            <w:pPr>
              <w:spacing w:after="0" w:line="240" w:lineRule="auto"/>
              <w:jc w:val="center"/>
              <w:rPr>
                <w:rFonts w:asciiTheme="minorHAnsi" w:hAnsiTheme="minorHAnsi"/>
                <w:sz w:val="18"/>
                <w:szCs w:val="18"/>
              </w:rPr>
            </w:pPr>
            <w:r w:rsidRPr="00B434AE">
              <w:rPr>
                <w:rFonts w:asciiTheme="minorHAnsi" w:hAnsiTheme="minorHAnsi"/>
                <w:sz w:val="18"/>
                <w:szCs w:val="18"/>
              </w:rPr>
              <w:t>01</w:t>
            </w:r>
          </w:p>
        </w:tc>
        <w:tc>
          <w:tcPr>
            <w:tcW w:w="4646" w:type="dxa"/>
            <w:vAlign w:val="center"/>
          </w:tcPr>
          <w:p w14:paraId="46D5A67F" w14:textId="1A0F3DE4" w:rsidR="00F85ED7" w:rsidRPr="00B434AE" w:rsidRDefault="0056031D" w:rsidP="00FF77DD">
            <w:pPr>
              <w:spacing w:after="0" w:line="240" w:lineRule="auto"/>
              <w:rPr>
                <w:rFonts w:asciiTheme="minorHAnsi" w:hAnsiTheme="minorHAnsi"/>
                <w:sz w:val="18"/>
                <w:szCs w:val="18"/>
              </w:rPr>
            </w:pPr>
            <w:r w:rsidRPr="00B434AE">
              <w:rPr>
                <w:rFonts w:asciiTheme="minorHAnsi" w:hAnsiTheme="minorHAnsi"/>
                <w:sz w:val="18"/>
                <w:szCs w:val="18"/>
              </w:rPr>
              <w:t>Required CFM</w:t>
            </w:r>
          </w:p>
        </w:tc>
        <w:tc>
          <w:tcPr>
            <w:tcW w:w="5554" w:type="dxa"/>
            <w:vAlign w:val="center"/>
          </w:tcPr>
          <w:p w14:paraId="46D5A680" w14:textId="2F59B291" w:rsidR="00F85ED7" w:rsidRPr="00B434AE" w:rsidDel="00B82A05" w:rsidRDefault="00581F6C" w:rsidP="00D1519F">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5" w14:textId="77777777" w:rsidTr="008875CD">
        <w:tblPrEx>
          <w:tblCellMar>
            <w:left w:w="115" w:type="dxa"/>
            <w:right w:w="115" w:type="dxa"/>
          </w:tblCellMar>
        </w:tblPrEx>
        <w:trPr>
          <w:trHeight w:val="144"/>
        </w:trPr>
        <w:tc>
          <w:tcPr>
            <w:tcW w:w="595" w:type="dxa"/>
            <w:vAlign w:val="center"/>
          </w:tcPr>
          <w:p w14:paraId="46D5A682" w14:textId="7D0F2D90" w:rsidR="00F85ED7" w:rsidRPr="00B434AE" w:rsidRDefault="004C602E" w:rsidP="00103E04">
            <w:pPr>
              <w:spacing w:after="0" w:line="240" w:lineRule="auto"/>
              <w:jc w:val="center"/>
              <w:rPr>
                <w:rFonts w:asciiTheme="minorHAnsi" w:hAnsiTheme="minorHAnsi"/>
                <w:sz w:val="18"/>
                <w:szCs w:val="18"/>
              </w:rPr>
            </w:pPr>
            <w:r w:rsidRPr="00B434AE">
              <w:rPr>
                <w:rFonts w:asciiTheme="minorHAnsi" w:hAnsiTheme="minorHAnsi"/>
                <w:sz w:val="18"/>
                <w:szCs w:val="18"/>
              </w:rPr>
              <w:t>02</w:t>
            </w:r>
          </w:p>
        </w:tc>
        <w:tc>
          <w:tcPr>
            <w:tcW w:w="4646" w:type="dxa"/>
            <w:vAlign w:val="center"/>
          </w:tcPr>
          <w:p w14:paraId="46D5A683" w14:textId="04DE84ED" w:rsidR="00F85ED7" w:rsidRPr="00B434AE" w:rsidRDefault="0056031D" w:rsidP="00FF77DD">
            <w:pPr>
              <w:spacing w:after="0" w:line="240" w:lineRule="auto"/>
              <w:rPr>
                <w:rFonts w:asciiTheme="minorHAnsi" w:hAnsiTheme="minorHAnsi"/>
                <w:sz w:val="18"/>
                <w:szCs w:val="18"/>
              </w:rPr>
            </w:pPr>
            <w:r w:rsidRPr="00B434AE">
              <w:rPr>
                <w:rFonts w:asciiTheme="minorHAnsi" w:hAnsiTheme="minorHAnsi"/>
                <w:sz w:val="18"/>
                <w:szCs w:val="18"/>
              </w:rPr>
              <w:t>Installed CFM</w:t>
            </w:r>
          </w:p>
        </w:tc>
        <w:tc>
          <w:tcPr>
            <w:tcW w:w="5554" w:type="dxa"/>
            <w:vAlign w:val="center"/>
          </w:tcPr>
          <w:p w14:paraId="46D5A684" w14:textId="4801535B" w:rsidR="00F85ED7" w:rsidRPr="00B434AE" w:rsidRDefault="00F85ED7" w:rsidP="00581F6C">
            <w:pPr>
              <w:spacing w:after="0" w:line="240" w:lineRule="auto"/>
              <w:rPr>
                <w:rFonts w:asciiTheme="minorHAnsi" w:hAnsiTheme="minorHAnsi"/>
                <w:sz w:val="18"/>
                <w:szCs w:val="18"/>
              </w:rPr>
            </w:pPr>
            <w:r w:rsidRPr="00B434AE">
              <w:rPr>
                <w:rFonts w:asciiTheme="minorHAnsi" w:hAnsiTheme="minorHAnsi"/>
                <w:sz w:val="18"/>
                <w:szCs w:val="18"/>
              </w:rPr>
              <w:t>&lt;&lt;</w:t>
            </w:r>
            <w:r w:rsidR="00AD1F69" w:rsidRPr="00B434AE">
              <w:rPr>
                <w:rFonts w:asciiTheme="minorHAnsi" w:hAnsiTheme="minorHAnsi"/>
                <w:sz w:val="18"/>
                <w:szCs w:val="18"/>
              </w:rPr>
              <w:t>calculated field</w:t>
            </w:r>
            <w:r w:rsidR="00A65221" w:rsidRPr="00B434AE">
              <w:rPr>
                <w:rFonts w:asciiTheme="minorHAnsi" w:hAnsiTheme="minorHAnsi"/>
                <w:sz w:val="18"/>
                <w:szCs w:val="18"/>
              </w:rPr>
              <w:t xml:space="preserve">: sum </w:t>
            </w:r>
            <w:r w:rsidR="00A65221" w:rsidRPr="00FD0235">
              <w:rPr>
                <w:rFonts w:asciiTheme="minorHAnsi" w:hAnsiTheme="minorHAnsi"/>
                <w:sz w:val="18"/>
                <w:szCs w:val="18"/>
              </w:rPr>
              <w:t xml:space="preserve">of </w:t>
            </w:r>
            <w:r w:rsidR="00A41110" w:rsidRPr="00FD0235">
              <w:rPr>
                <w:rFonts w:asciiTheme="minorHAnsi" w:hAnsiTheme="minorHAnsi"/>
                <w:sz w:val="18"/>
                <w:szCs w:val="18"/>
              </w:rPr>
              <w:t>all</w:t>
            </w:r>
            <w:r w:rsidR="00A41110" w:rsidRPr="00FA05A2">
              <w:rPr>
                <w:rFonts w:asciiTheme="minorHAnsi" w:hAnsiTheme="minorHAnsi"/>
                <w:i/>
                <w:sz w:val="18"/>
                <w:szCs w:val="18"/>
              </w:rPr>
              <w:t xml:space="preserve"> WHF </w:t>
            </w:r>
            <w:r w:rsidR="00581F6C">
              <w:rPr>
                <w:rFonts w:asciiTheme="minorHAnsi" w:hAnsiTheme="minorHAnsi"/>
                <w:i/>
                <w:sz w:val="18"/>
                <w:szCs w:val="18"/>
              </w:rPr>
              <w:t>Tested</w:t>
            </w:r>
            <w:r w:rsidR="00581F6C" w:rsidRPr="00FA05A2">
              <w:rPr>
                <w:rFonts w:asciiTheme="minorHAnsi" w:hAnsiTheme="minorHAnsi"/>
                <w:i/>
                <w:sz w:val="18"/>
                <w:szCs w:val="18"/>
              </w:rPr>
              <w:t xml:space="preserve"> </w:t>
            </w:r>
            <w:r w:rsidR="00A41110" w:rsidRPr="00FA05A2">
              <w:rPr>
                <w:rFonts w:asciiTheme="minorHAnsi" w:hAnsiTheme="minorHAnsi"/>
                <w:i/>
                <w:sz w:val="18"/>
                <w:szCs w:val="18"/>
              </w:rPr>
              <w:t>Airflow (CFM)</w:t>
            </w:r>
            <w:r w:rsidR="00A65221" w:rsidRPr="00B434AE">
              <w:rPr>
                <w:rFonts w:asciiTheme="minorHAnsi" w:hAnsiTheme="minorHAnsi"/>
                <w:sz w:val="18"/>
                <w:szCs w:val="18"/>
              </w:rPr>
              <w:t xml:space="preserve"> values </w:t>
            </w:r>
            <w:r w:rsidR="00A41110">
              <w:rPr>
                <w:rFonts w:asciiTheme="minorHAnsi" w:hAnsiTheme="minorHAnsi"/>
                <w:sz w:val="18"/>
                <w:szCs w:val="18"/>
              </w:rPr>
              <w:t>from</w:t>
            </w:r>
            <w:r w:rsidR="009D4FF8">
              <w:rPr>
                <w:rFonts w:asciiTheme="minorHAnsi" w:hAnsiTheme="minorHAnsi"/>
                <w:sz w:val="18"/>
                <w:szCs w:val="18"/>
              </w:rPr>
              <w:t xml:space="preserve"> </w:t>
            </w:r>
            <w:r w:rsidR="009D4FF8" w:rsidRPr="00634F3E">
              <w:rPr>
                <w:rFonts w:asciiTheme="minorHAnsi" w:hAnsiTheme="minorHAnsi"/>
                <w:sz w:val="18"/>
                <w:szCs w:val="18"/>
              </w:rPr>
              <w:t>Table</w:t>
            </w:r>
            <w:r w:rsidR="00A41110" w:rsidRPr="00634F3E">
              <w:rPr>
                <w:rFonts w:asciiTheme="minorHAnsi" w:hAnsiTheme="minorHAnsi"/>
                <w:sz w:val="18"/>
                <w:szCs w:val="18"/>
              </w:rPr>
              <w:t xml:space="preserve"> </w:t>
            </w:r>
            <w:r w:rsidR="009C3E57">
              <w:rPr>
                <w:rFonts w:asciiTheme="minorHAnsi" w:hAnsiTheme="minorHAnsi"/>
                <w:sz w:val="18"/>
                <w:szCs w:val="18"/>
              </w:rPr>
              <w:t>C</w:t>
            </w:r>
            <w:r w:rsidR="00634F3E">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9" w14:textId="77777777" w:rsidTr="008875CD">
        <w:tblPrEx>
          <w:tblCellMar>
            <w:left w:w="115" w:type="dxa"/>
            <w:right w:w="115" w:type="dxa"/>
          </w:tblCellMar>
        </w:tblPrEx>
        <w:trPr>
          <w:trHeight w:val="144"/>
        </w:trPr>
        <w:tc>
          <w:tcPr>
            <w:tcW w:w="595" w:type="dxa"/>
            <w:vAlign w:val="center"/>
          </w:tcPr>
          <w:p w14:paraId="46D5A686" w14:textId="37BF5E56" w:rsidR="00F85ED7" w:rsidRPr="00B434AE" w:rsidRDefault="00F85ED7" w:rsidP="00103E04">
            <w:pPr>
              <w:spacing w:after="0" w:line="240" w:lineRule="auto"/>
              <w:jc w:val="center"/>
              <w:rPr>
                <w:rFonts w:asciiTheme="minorHAnsi" w:hAnsiTheme="minorHAnsi"/>
                <w:sz w:val="18"/>
                <w:szCs w:val="18"/>
              </w:rPr>
            </w:pPr>
            <w:r w:rsidRPr="00B434AE">
              <w:rPr>
                <w:rFonts w:asciiTheme="minorHAnsi" w:hAnsiTheme="minorHAnsi"/>
                <w:sz w:val="18"/>
                <w:szCs w:val="18"/>
              </w:rPr>
              <w:t>0</w:t>
            </w:r>
            <w:r w:rsidR="00D1519F" w:rsidRPr="00B434AE">
              <w:rPr>
                <w:rFonts w:asciiTheme="minorHAnsi" w:hAnsiTheme="minorHAnsi"/>
                <w:sz w:val="18"/>
                <w:szCs w:val="18"/>
              </w:rPr>
              <w:t>3</w:t>
            </w:r>
          </w:p>
        </w:tc>
        <w:tc>
          <w:tcPr>
            <w:tcW w:w="4646" w:type="dxa"/>
            <w:vAlign w:val="center"/>
          </w:tcPr>
          <w:p w14:paraId="46D5A687" w14:textId="6849B89E" w:rsidR="00F85ED7" w:rsidRPr="00B434AE" w:rsidRDefault="00AD1F69" w:rsidP="00FF77DD">
            <w:pPr>
              <w:spacing w:after="0" w:line="240" w:lineRule="auto"/>
              <w:rPr>
                <w:rFonts w:asciiTheme="minorHAnsi" w:hAnsiTheme="minorHAnsi"/>
                <w:sz w:val="18"/>
                <w:szCs w:val="18"/>
              </w:rPr>
            </w:pPr>
            <w:r w:rsidRPr="00B434AE">
              <w:rPr>
                <w:rFonts w:asciiTheme="minorHAnsi" w:hAnsiTheme="minorHAnsi"/>
                <w:sz w:val="18"/>
                <w:szCs w:val="18"/>
              </w:rPr>
              <w:t>Required Fan Efficacy (Watts/CFM)</w:t>
            </w:r>
          </w:p>
        </w:tc>
        <w:tc>
          <w:tcPr>
            <w:tcW w:w="5554" w:type="dxa"/>
            <w:vAlign w:val="center"/>
          </w:tcPr>
          <w:p w14:paraId="46D5A688" w14:textId="75E7A23F" w:rsidR="00F85ED7" w:rsidRPr="00B434AE" w:rsidRDefault="009C3E57" w:rsidP="00AD1F69">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Watts)</w:t>
            </w:r>
            <w:r w:rsidR="001F4D46">
              <w:rPr>
                <w:rFonts w:asciiTheme="minorHAnsi" w:hAnsiTheme="minorHAnsi"/>
                <w:i/>
                <w:sz w:val="18"/>
                <w:szCs w:val="18"/>
              </w:rPr>
              <w:t xml:space="preserve"> </w:t>
            </w:r>
            <w:r w:rsidR="008F51C0" w:rsidRPr="008F51C0">
              <w:rPr>
                <w:rFonts w:asciiTheme="minorHAnsi" w:hAnsiTheme="minorHAnsi"/>
                <w:sz w:val="18"/>
                <w:szCs w:val="18"/>
              </w:rPr>
              <w:t>/</w:t>
            </w:r>
            <w:r w:rsidR="001F4D46">
              <w:rPr>
                <w:rFonts w:asciiTheme="minorHAnsi" w:hAnsiTheme="minorHAnsi"/>
                <w:sz w:val="18"/>
                <w:szCs w:val="18"/>
              </w:rPr>
              <w:t xml:space="preserve"> </w:t>
            </w:r>
            <w:r w:rsidR="008F51C0" w:rsidRPr="008F51C0">
              <w:rPr>
                <w:rFonts w:asciiTheme="minorHAnsi" w:hAnsiTheme="minorHAnsi"/>
                <w:sz w:val="18"/>
                <w:szCs w:val="18"/>
              </w:rPr>
              <w:t xml:space="preserve">sum of all </w:t>
            </w:r>
            <w:r w:rsidR="008F51C0" w:rsidRPr="008F51C0">
              <w:rPr>
                <w:rFonts w:asciiTheme="minorHAnsi" w:hAnsiTheme="minorHAnsi"/>
                <w:i/>
                <w:sz w:val="18"/>
                <w:szCs w:val="18"/>
              </w:rPr>
              <w:t xml:space="preserve">WHF </w:t>
            </w:r>
            <w:proofErr w:type="gramStart"/>
            <w:r w:rsidR="008F51C0" w:rsidRPr="008F51C0">
              <w:rPr>
                <w:rFonts w:asciiTheme="minorHAnsi" w:hAnsiTheme="minorHAnsi"/>
                <w:i/>
                <w:sz w:val="18"/>
                <w:szCs w:val="18"/>
              </w:rPr>
              <w:t>Modeled  Airflow</w:t>
            </w:r>
            <w:proofErr w:type="gramEnd"/>
            <w:r w:rsidR="008F51C0" w:rsidRPr="008F51C0">
              <w:rPr>
                <w:rFonts w:asciiTheme="minorHAnsi" w:hAnsiTheme="minorHAnsi"/>
                <w:i/>
                <w:sz w:val="18"/>
                <w:szCs w:val="18"/>
              </w:rPr>
              <w:t xml:space="preserve"> (CFM)</w:t>
            </w:r>
            <w:r w:rsidRPr="008F51C0">
              <w:rPr>
                <w:rFonts w:asciiTheme="minorHAnsi" w:hAnsiTheme="minorHAnsi"/>
                <w:i/>
                <w:sz w:val="18"/>
                <w:szCs w:val="18"/>
              </w:rPr>
              <w:t xml:space="preserve">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8875CD">
        <w:tblPrEx>
          <w:tblCellMar>
            <w:left w:w="115" w:type="dxa"/>
            <w:right w:w="115" w:type="dxa"/>
          </w:tblCellMar>
        </w:tblPrEx>
        <w:trPr>
          <w:trHeight w:val="144"/>
        </w:trPr>
        <w:tc>
          <w:tcPr>
            <w:tcW w:w="595" w:type="dxa"/>
            <w:vAlign w:val="center"/>
          </w:tcPr>
          <w:p w14:paraId="46D5A68A" w14:textId="69E6D788" w:rsidR="00F85ED7" w:rsidRPr="00B434AE" w:rsidRDefault="00F85ED7" w:rsidP="00D1519F">
            <w:pPr>
              <w:spacing w:after="0" w:line="240" w:lineRule="auto"/>
              <w:jc w:val="center"/>
              <w:rPr>
                <w:rFonts w:asciiTheme="minorHAnsi" w:hAnsiTheme="minorHAnsi"/>
                <w:sz w:val="18"/>
                <w:szCs w:val="18"/>
              </w:rPr>
            </w:pPr>
            <w:r w:rsidRPr="00B434AE">
              <w:rPr>
                <w:rFonts w:asciiTheme="minorHAnsi" w:hAnsiTheme="minorHAnsi"/>
                <w:sz w:val="18"/>
                <w:szCs w:val="18"/>
              </w:rPr>
              <w:lastRenderedPageBreak/>
              <w:t>0</w:t>
            </w:r>
            <w:r w:rsidR="00D1519F" w:rsidRPr="00B434AE">
              <w:rPr>
                <w:rFonts w:asciiTheme="minorHAnsi" w:hAnsiTheme="minorHAnsi"/>
                <w:sz w:val="18"/>
                <w:szCs w:val="18"/>
              </w:rPr>
              <w:t>4</w:t>
            </w:r>
          </w:p>
        </w:tc>
        <w:tc>
          <w:tcPr>
            <w:tcW w:w="4646" w:type="dxa"/>
            <w:vAlign w:val="center"/>
          </w:tcPr>
          <w:p w14:paraId="46D5A68B" w14:textId="05D86D02" w:rsidR="00F85ED7" w:rsidRPr="00B434AE" w:rsidRDefault="00AD1F69" w:rsidP="00103E04">
            <w:pPr>
              <w:spacing w:after="0" w:line="240" w:lineRule="auto"/>
              <w:rPr>
                <w:rFonts w:asciiTheme="minorHAnsi" w:hAnsiTheme="minorHAnsi"/>
                <w:sz w:val="18"/>
                <w:szCs w:val="18"/>
              </w:rPr>
            </w:pPr>
            <w:r w:rsidRPr="00B434AE">
              <w:rPr>
                <w:rFonts w:asciiTheme="minorHAnsi" w:hAnsiTheme="minorHAnsi"/>
                <w:sz w:val="18"/>
                <w:szCs w:val="18"/>
              </w:rPr>
              <w:t>Installed Fan Efficacy (Watts/CFM)</w:t>
            </w:r>
          </w:p>
        </w:tc>
        <w:tc>
          <w:tcPr>
            <w:tcW w:w="5554" w:type="dxa"/>
            <w:vAlign w:val="center"/>
          </w:tcPr>
          <w:p w14:paraId="46D5A68C" w14:textId="31C23AA2" w:rsidR="00F85ED7" w:rsidRPr="00B434AE" w:rsidRDefault="00F85ED7" w:rsidP="00DA57B2">
            <w:pPr>
              <w:spacing w:after="0" w:line="240" w:lineRule="auto"/>
              <w:rPr>
                <w:rFonts w:asciiTheme="minorHAnsi" w:hAnsiTheme="minorHAnsi"/>
                <w:sz w:val="18"/>
                <w:szCs w:val="18"/>
              </w:rPr>
            </w:pPr>
            <w:r w:rsidRPr="00B434AE">
              <w:rPr>
                <w:rFonts w:asciiTheme="minorHAnsi" w:hAnsiTheme="minorHAnsi"/>
                <w:sz w:val="18"/>
                <w:szCs w:val="18"/>
              </w:rPr>
              <w:t>&lt;&lt;calculated field:</w:t>
            </w:r>
            <w:r w:rsidR="00CF60D3" w:rsidRPr="00B434AE">
              <w:rPr>
                <w:rFonts w:asciiTheme="minorHAnsi" w:hAnsiTheme="minorHAnsi"/>
                <w:sz w:val="18"/>
                <w:szCs w:val="18"/>
              </w:rPr>
              <w:t xml:space="preserve"> </w:t>
            </w:r>
            <w:r w:rsidR="00A41110" w:rsidRPr="00B434AE">
              <w:rPr>
                <w:rFonts w:asciiTheme="minorHAnsi" w:hAnsiTheme="minorHAnsi"/>
                <w:sz w:val="18"/>
                <w:szCs w:val="18"/>
              </w:rPr>
              <w:t xml:space="preserve">sum of </w:t>
            </w:r>
            <w:r w:rsidR="00A41110">
              <w:rPr>
                <w:rFonts w:asciiTheme="minorHAnsi" w:hAnsiTheme="minorHAnsi"/>
                <w:sz w:val="18"/>
                <w:szCs w:val="18"/>
              </w:rPr>
              <w:t xml:space="preserve">all </w:t>
            </w:r>
            <w:r w:rsidR="00FD0235" w:rsidRPr="00340B28">
              <w:rPr>
                <w:rFonts w:asciiTheme="minorHAnsi" w:hAnsiTheme="minorHAnsi"/>
                <w:i/>
                <w:sz w:val="18"/>
                <w:szCs w:val="18"/>
              </w:rPr>
              <w:t xml:space="preserve">WHF </w:t>
            </w:r>
            <w:r w:rsidR="008F51C0">
              <w:rPr>
                <w:rFonts w:asciiTheme="minorHAnsi" w:hAnsiTheme="minorHAnsi"/>
                <w:i/>
                <w:sz w:val="18"/>
                <w:szCs w:val="18"/>
              </w:rPr>
              <w:t>Tested</w:t>
            </w:r>
            <w:r w:rsidR="008F51C0" w:rsidRPr="00340B28">
              <w:rPr>
                <w:rFonts w:asciiTheme="minorHAnsi" w:hAnsiTheme="minorHAnsi"/>
                <w:i/>
                <w:sz w:val="18"/>
                <w:szCs w:val="18"/>
              </w:rPr>
              <w:t xml:space="preserve"> </w:t>
            </w:r>
            <w:r w:rsidR="009D4FF8">
              <w:rPr>
                <w:rFonts w:asciiTheme="minorHAnsi" w:hAnsiTheme="minorHAnsi"/>
                <w:i/>
                <w:sz w:val="18"/>
                <w:szCs w:val="18"/>
              </w:rPr>
              <w:t>Watts</w:t>
            </w:r>
            <w:r w:rsidR="00A41110" w:rsidRPr="00B434AE">
              <w:rPr>
                <w:rFonts w:asciiTheme="minorHAnsi" w:hAnsiTheme="minorHAnsi"/>
                <w:sz w:val="18"/>
                <w:szCs w:val="18"/>
              </w:rPr>
              <w:t xml:space="preserve"> </w:t>
            </w:r>
            <w:r w:rsidR="00A41110">
              <w:rPr>
                <w:rFonts w:asciiTheme="minorHAnsi" w:hAnsiTheme="minorHAnsi"/>
                <w:sz w:val="18"/>
                <w:szCs w:val="18"/>
              </w:rPr>
              <w:t>from</w:t>
            </w:r>
            <w:r w:rsidR="00FD0235">
              <w:rPr>
                <w:rFonts w:asciiTheme="minorHAnsi" w:hAnsiTheme="minorHAnsi"/>
                <w:sz w:val="18"/>
                <w:szCs w:val="18"/>
              </w:rPr>
              <w:t xml:space="preserve"> </w:t>
            </w:r>
            <w:r w:rsidR="00242B05">
              <w:rPr>
                <w:rFonts w:asciiTheme="minorHAnsi" w:hAnsiTheme="minorHAnsi"/>
                <w:sz w:val="18"/>
                <w:szCs w:val="18"/>
              </w:rPr>
              <w:t xml:space="preserve">Table </w:t>
            </w:r>
            <w:r w:rsidR="008F51C0">
              <w:rPr>
                <w:rFonts w:asciiTheme="minorHAnsi" w:hAnsiTheme="minorHAnsi"/>
                <w:sz w:val="18"/>
                <w:szCs w:val="18"/>
              </w:rPr>
              <w:t>C</w:t>
            </w:r>
            <w:r w:rsidR="001F4D46">
              <w:rPr>
                <w:rFonts w:asciiTheme="minorHAnsi" w:hAnsiTheme="minorHAnsi"/>
                <w:sz w:val="18"/>
                <w:szCs w:val="18"/>
              </w:rPr>
              <w:t xml:space="preserve"> </w:t>
            </w:r>
            <w:r w:rsidR="00CE5AF4" w:rsidRPr="00B434AE">
              <w:rPr>
                <w:rFonts w:asciiTheme="minorHAnsi" w:hAnsiTheme="minorHAnsi"/>
                <w:sz w:val="18"/>
                <w:szCs w:val="18"/>
              </w:rPr>
              <w:t>/</w:t>
            </w:r>
            <w:r w:rsidR="001F4D46">
              <w:rPr>
                <w:rFonts w:asciiTheme="minorHAnsi" w:hAnsiTheme="minorHAnsi"/>
                <w:sz w:val="18"/>
                <w:szCs w:val="18"/>
              </w:rPr>
              <w:t xml:space="preserve"> </w:t>
            </w:r>
            <w:r w:rsidR="00A41110" w:rsidRPr="00FA05A2">
              <w:rPr>
                <w:rFonts w:asciiTheme="minorHAnsi" w:hAnsiTheme="minorHAnsi"/>
                <w:i/>
                <w:sz w:val="18"/>
                <w:szCs w:val="18"/>
              </w:rPr>
              <w:t>Installed CFM</w:t>
            </w:r>
            <w:r w:rsidR="0015292B">
              <w:rPr>
                <w:rFonts w:asciiTheme="minorHAnsi" w:hAnsiTheme="minorHAnsi"/>
                <w:i/>
                <w:sz w:val="18"/>
                <w:szCs w:val="18"/>
              </w:rPr>
              <w:t xml:space="preserve"> </w:t>
            </w:r>
            <w:r w:rsidR="0015292B" w:rsidRPr="00FA05A2">
              <w:rPr>
                <w:rFonts w:asciiTheme="minorHAnsi" w:hAnsiTheme="minorHAnsi"/>
                <w:sz w:val="18"/>
                <w:szCs w:val="18"/>
              </w:rPr>
              <w:t>from</w:t>
            </w:r>
            <w:r w:rsidR="0015292B">
              <w:rPr>
                <w:rFonts w:asciiTheme="minorHAnsi" w:hAnsiTheme="minorHAnsi"/>
                <w:sz w:val="18"/>
                <w:szCs w:val="18"/>
              </w:rPr>
              <w:t xml:space="preserve"> Table </w:t>
            </w:r>
            <w:r w:rsidR="00DA57B2">
              <w:rPr>
                <w:rFonts w:asciiTheme="minorHAnsi" w:hAnsiTheme="minorHAnsi"/>
                <w:sz w:val="18"/>
                <w:szCs w:val="18"/>
              </w:rPr>
              <w:t>D</w:t>
            </w:r>
            <w:r w:rsidR="00830AC6" w:rsidRPr="00B434AE">
              <w:rPr>
                <w:rFonts w:asciiTheme="minorHAnsi" w:hAnsiTheme="minorHAnsi"/>
                <w:sz w:val="18"/>
                <w:szCs w:val="18"/>
              </w:rPr>
              <w:t xml:space="preserve"> </w:t>
            </w:r>
            <w:r w:rsidRPr="00B434AE">
              <w:rPr>
                <w:rFonts w:asciiTheme="minorHAnsi" w:hAnsiTheme="minorHAnsi"/>
                <w:sz w:val="18"/>
                <w:szCs w:val="18"/>
              </w:rPr>
              <w:t>&gt;&gt;</w:t>
            </w:r>
          </w:p>
        </w:tc>
      </w:tr>
    </w:tbl>
    <w:p w14:paraId="25B4025B" w14:textId="77777777" w:rsidR="007E3B27" w:rsidRPr="00FA05A2" w:rsidRDefault="007E3B27"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8A4463" w:rsidRPr="00305DBA" w14:paraId="46D5A690"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8F" w14:textId="0350255B" w:rsidR="008A4463" w:rsidRPr="00B434AE" w:rsidRDefault="0049533F" w:rsidP="00FF77DD">
            <w:pPr>
              <w:spacing w:after="0"/>
              <w:rPr>
                <w:rFonts w:asciiTheme="minorHAnsi" w:hAnsiTheme="minorHAnsi"/>
                <w:b/>
                <w:sz w:val="18"/>
                <w:szCs w:val="18"/>
              </w:rPr>
            </w:pPr>
            <w:r>
              <w:rPr>
                <w:rFonts w:asciiTheme="minorHAnsi" w:hAnsiTheme="minorHAnsi"/>
                <w:b/>
                <w:sz w:val="18"/>
                <w:szCs w:val="18"/>
              </w:rPr>
              <w:t>E</w:t>
            </w:r>
            <w:r w:rsidR="008A4463" w:rsidRPr="00B434AE">
              <w:rPr>
                <w:rFonts w:asciiTheme="minorHAnsi" w:hAnsiTheme="minorHAnsi"/>
                <w:b/>
                <w:sz w:val="18"/>
                <w:szCs w:val="18"/>
              </w:rPr>
              <w:t>. Compliance Statement</w:t>
            </w:r>
          </w:p>
        </w:tc>
      </w:tr>
      <w:tr w:rsidR="008A4463" w:rsidRPr="00305DBA" w14:paraId="46D5A692" w14:textId="77777777" w:rsidTr="008875CD">
        <w:trPr>
          <w:trHeight w:val="158"/>
        </w:trPr>
        <w:tc>
          <w:tcPr>
            <w:tcW w:w="10795" w:type="dxa"/>
            <w:tcBorders>
              <w:top w:val="single" w:sz="4" w:space="0" w:color="000000"/>
              <w:left w:val="single" w:sz="4" w:space="0" w:color="000000"/>
              <w:bottom w:val="single" w:sz="4" w:space="0" w:color="000000"/>
              <w:right w:val="single" w:sz="4" w:space="0" w:color="000000"/>
            </w:tcBorders>
            <w:vAlign w:val="center"/>
          </w:tcPr>
          <w:p w14:paraId="46D5A691" w14:textId="31A9F256" w:rsidR="008A4463" w:rsidRPr="00B434AE" w:rsidRDefault="00A65221" w:rsidP="003F51E1">
            <w:pPr>
              <w:spacing w:after="0" w:line="240" w:lineRule="auto"/>
              <w:rPr>
                <w:rFonts w:asciiTheme="minorHAnsi" w:hAnsiTheme="minorHAnsi"/>
                <w:sz w:val="18"/>
                <w:szCs w:val="18"/>
              </w:rPr>
            </w:pPr>
            <w:r w:rsidRPr="00B434AE">
              <w:rPr>
                <w:rFonts w:asciiTheme="minorHAnsi" w:hAnsiTheme="minorHAnsi"/>
                <w:sz w:val="18"/>
                <w:szCs w:val="18"/>
              </w:rPr>
              <w:t>&lt;&lt;calculated field</w:t>
            </w:r>
            <w:r w:rsidR="00D24170" w:rsidRPr="00B434AE">
              <w:rPr>
                <w:rFonts w:asciiTheme="minorHAnsi" w:hAnsiTheme="minorHAnsi"/>
                <w:sz w:val="18"/>
                <w:szCs w:val="18"/>
              </w:rPr>
              <w:t xml:space="preserve">: </w:t>
            </w:r>
            <w:r w:rsidR="00487F56" w:rsidRPr="00B434AE">
              <w:rPr>
                <w:rFonts w:asciiTheme="minorHAnsi" w:hAnsiTheme="minorHAnsi"/>
                <w:sz w:val="18"/>
                <w:szCs w:val="18"/>
              </w:rPr>
              <w:t>if</w:t>
            </w:r>
            <w:r w:rsidR="001C1D7C" w:rsidRPr="00B434AE">
              <w:rPr>
                <w:rFonts w:asciiTheme="minorHAnsi" w:hAnsiTheme="minorHAnsi"/>
                <w:sz w:val="18"/>
                <w:szCs w:val="18"/>
              </w:rPr>
              <w:t xml:space="preserve"> </w:t>
            </w:r>
            <w:r w:rsidR="00FD0235" w:rsidRPr="00FA05A2">
              <w:rPr>
                <w:rFonts w:asciiTheme="minorHAnsi" w:hAnsiTheme="minorHAnsi"/>
                <w:i/>
                <w:sz w:val="18"/>
                <w:szCs w:val="18"/>
              </w:rPr>
              <w:t>Installed CFM</w:t>
            </w:r>
            <w:r w:rsidRPr="00B434AE">
              <w:rPr>
                <w:rFonts w:asciiTheme="minorHAnsi" w:hAnsiTheme="minorHAnsi"/>
                <w:sz w:val="18"/>
                <w:szCs w:val="18"/>
              </w:rPr>
              <w:t xml:space="preserve"> ≥ </w:t>
            </w:r>
            <w:r w:rsidR="00FD0235" w:rsidRPr="00FA05A2">
              <w:rPr>
                <w:rFonts w:asciiTheme="minorHAnsi" w:hAnsiTheme="minorHAnsi"/>
                <w:i/>
                <w:sz w:val="18"/>
                <w:szCs w:val="18"/>
              </w:rPr>
              <w:t>Required CFM</w:t>
            </w:r>
            <w:r w:rsidR="00145596" w:rsidRPr="00B434AE">
              <w:rPr>
                <w:rFonts w:asciiTheme="minorHAnsi" w:hAnsiTheme="minorHAnsi"/>
                <w:sz w:val="18"/>
                <w:szCs w:val="18"/>
              </w:rPr>
              <w:t xml:space="preserve"> and </w:t>
            </w:r>
            <w:r w:rsidR="00B3286F" w:rsidRPr="00FA05A2">
              <w:rPr>
                <w:rFonts w:asciiTheme="minorHAnsi" w:hAnsiTheme="minorHAnsi"/>
                <w:i/>
                <w:sz w:val="18"/>
                <w:szCs w:val="18"/>
              </w:rPr>
              <w:t xml:space="preserve">Required </w:t>
            </w:r>
            <w:r w:rsidR="00FD0235" w:rsidRPr="00FA05A2">
              <w:rPr>
                <w:rFonts w:asciiTheme="minorHAnsi" w:hAnsiTheme="minorHAnsi"/>
                <w:i/>
                <w:sz w:val="18"/>
                <w:szCs w:val="18"/>
              </w:rPr>
              <w:t>Fan Efficacy (Watts/CFM)</w:t>
            </w:r>
            <w:r w:rsidR="001C1D7C" w:rsidRPr="00B434AE">
              <w:rPr>
                <w:rFonts w:asciiTheme="minorHAnsi" w:hAnsiTheme="minorHAnsi"/>
                <w:sz w:val="18"/>
                <w:szCs w:val="18"/>
              </w:rPr>
              <w:t xml:space="preserve"> </w:t>
            </w:r>
            <w:r w:rsidR="003F51E1">
              <w:rPr>
                <w:rFonts w:asciiTheme="minorHAnsi" w:hAnsiTheme="minorHAnsi"/>
                <w:sz w:val="18"/>
                <w:szCs w:val="18"/>
              </w:rPr>
              <w:t xml:space="preserve">≥ </w:t>
            </w:r>
            <w:r w:rsidR="00B3286F" w:rsidRPr="00FA05A2">
              <w:rPr>
                <w:rFonts w:asciiTheme="minorHAnsi" w:hAnsiTheme="minorHAnsi"/>
                <w:i/>
                <w:sz w:val="18"/>
                <w:szCs w:val="18"/>
              </w:rPr>
              <w:t xml:space="preserve">Installed </w:t>
            </w:r>
            <w:r w:rsidR="00FD0235" w:rsidRPr="00FA05A2">
              <w:rPr>
                <w:rFonts w:asciiTheme="minorHAnsi" w:hAnsiTheme="minorHAnsi"/>
                <w:i/>
                <w:sz w:val="18"/>
                <w:szCs w:val="18"/>
              </w:rPr>
              <w:t>Fan Efficacy (Watts/CFM)</w:t>
            </w:r>
            <w:r w:rsidR="001C1D7C" w:rsidRPr="00B434AE">
              <w:rPr>
                <w:rFonts w:asciiTheme="minorHAnsi" w:hAnsiTheme="minorHAnsi"/>
                <w:sz w:val="18"/>
                <w:szCs w:val="18"/>
              </w:rPr>
              <w:t>;</w:t>
            </w:r>
            <w:r w:rsidR="0020430C" w:rsidRPr="00B434AE">
              <w:rPr>
                <w:rFonts w:asciiTheme="minorHAnsi" w:hAnsiTheme="minorHAnsi"/>
                <w:sz w:val="18"/>
                <w:szCs w:val="18"/>
              </w:rPr>
              <w:t xml:space="preserve"> then display result:</w:t>
            </w:r>
            <w:r w:rsidR="00A91B8F" w:rsidRPr="00FA05A2">
              <w:rPr>
                <w:rFonts w:asciiTheme="minorHAnsi" w:hAnsiTheme="minorHAnsi"/>
                <w:sz w:val="18"/>
                <w:szCs w:val="18"/>
              </w:rPr>
              <w:t xml:space="preserve"> </w:t>
            </w:r>
            <w:r w:rsidR="00EA36F6" w:rsidRPr="00B434AE">
              <w:rPr>
                <w:rFonts w:asciiTheme="minorHAnsi" w:hAnsiTheme="minorHAnsi"/>
                <w:sz w:val="18"/>
                <w:szCs w:val="18"/>
              </w:rPr>
              <w:t xml:space="preserve">“System passes whole house fan </w:t>
            </w:r>
            <w:r w:rsidR="00145596" w:rsidRPr="00B434AE">
              <w:rPr>
                <w:rFonts w:asciiTheme="minorHAnsi" w:hAnsiTheme="minorHAnsi"/>
                <w:sz w:val="18"/>
                <w:szCs w:val="18"/>
              </w:rPr>
              <w:t xml:space="preserve">verification </w:t>
            </w:r>
            <w:r w:rsidR="00EA36F6" w:rsidRPr="00B434AE">
              <w:rPr>
                <w:rFonts w:asciiTheme="minorHAnsi" w:hAnsiTheme="minorHAnsi"/>
                <w:sz w:val="18"/>
                <w:szCs w:val="18"/>
              </w:rPr>
              <w:t>requirement.”</w:t>
            </w:r>
            <w:r w:rsidR="0020430C" w:rsidRPr="00B434AE">
              <w:rPr>
                <w:rFonts w:asciiTheme="minorHAnsi" w:hAnsiTheme="minorHAnsi"/>
                <w:sz w:val="18"/>
                <w:szCs w:val="18"/>
              </w:rPr>
              <w:t>; else display result</w:t>
            </w:r>
            <w:proofErr w:type="gramStart"/>
            <w:r w:rsidR="0020430C" w:rsidRPr="00B434AE">
              <w:rPr>
                <w:rFonts w:asciiTheme="minorHAnsi" w:hAnsiTheme="minorHAnsi"/>
                <w:sz w:val="18"/>
                <w:szCs w:val="18"/>
              </w:rPr>
              <w:t xml:space="preserve">: </w:t>
            </w:r>
            <w:r w:rsidR="00EA36F6" w:rsidRPr="00B434AE">
              <w:rPr>
                <w:rFonts w:asciiTheme="minorHAnsi" w:hAnsiTheme="minorHAnsi"/>
                <w:sz w:val="18"/>
                <w:szCs w:val="18"/>
              </w:rPr>
              <w:t>”System</w:t>
            </w:r>
            <w:proofErr w:type="gramEnd"/>
            <w:r w:rsidR="00EA36F6" w:rsidRPr="00B434AE">
              <w:rPr>
                <w:rFonts w:asciiTheme="minorHAnsi" w:hAnsiTheme="minorHAnsi"/>
                <w:sz w:val="18"/>
                <w:szCs w:val="18"/>
              </w:rPr>
              <w:t xml:space="preserve"> fails whole house fan</w:t>
            </w:r>
            <w:r w:rsidR="00145596" w:rsidRPr="00B434AE">
              <w:rPr>
                <w:rFonts w:asciiTheme="minorHAnsi" w:hAnsiTheme="minorHAnsi"/>
                <w:sz w:val="18"/>
                <w:szCs w:val="18"/>
              </w:rPr>
              <w:t xml:space="preserve"> verification </w:t>
            </w:r>
            <w:r w:rsidR="00EA36F6" w:rsidRPr="00B434AE">
              <w:rPr>
                <w:rFonts w:asciiTheme="minorHAnsi" w:hAnsiTheme="minorHAnsi"/>
                <w:sz w:val="18"/>
                <w:szCs w:val="18"/>
              </w:rPr>
              <w:t>requirement.”</w:t>
            </w:r>
            <w:r w:rsidR="0020430C" w:rsidRPr="00B434AE">
              <w:rPr>
                <w:rFonts w:asciiTheme="minorHAnsi" w:hAnsiTheme="minorHAnsi"/>
                <w:sz w:val="18"/>
                <w:szCs w:val="18"/>
              </w:rPr>
              <w:t>&gt;&gt;</w:t>
            </w:r>
          </w:p>
        </w:tc>
      </w:tr>
    </w:tbl>
    <w:p w14:paraId="46D5A693" w14:textId="77777777" w:rsidR="008A4463" w:rsidRPr="00FA05A2" w:rsidRDefault="008A4463" w:rsidP="008A446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
        <w:gridCol w:w="569"/>
        <w:gridCol w:w="4738"/>
        <w:gridCol w:w="270"/>
        <w:gridCol w:w="2551"/>
        <w:gridCol w:w="2646"/>
      </w:tblGrid>
      <w:tr w:rsidR="006802FC" w:rsidRPr="00FF77DD" w14:paraId="46D5A695" w14:textId="77777777" w:rsidTr="008F51C0">
        <w:trPr>
          <w:trHeight w:val="158"/>
        </w:trPr>
        <w:tc>
          <w:tcPr>
            <w:tcW w:w="10795" w:type="dxa"/>
            <w:gridSpan w:val="6"/>
            <w:tcBorders>
              <w:top w:val="single" w:sz="4" w:space="0" w:color="000000"/>
              <w:left w:val="single" w:sz="4" w:space="0" w:color="000000"/>
              <w:bottom w:val="single" w:sz="4" w:space="0" w:color="000000"/>
              <w:right w:val="single" w:sz="4" w:space="0" w:color="000000"/>
            </w:tcBorders>
            <w:vAlign w:val="center"/>
          </w:tcPr>
          <w:p w14:paraId="46D5A694" w14:textId="34B5D8FE" w:rsidR="006802FC" w:rsidRPr="00FA05A2" w:rsidRDefault="0049533F" w:rsidP="00D73292">
            <w:pPr>
              <w:spacing w:after="0"/>
              <w:rPr>
                <w:rFonts w:asciiTheme="minorHAnsi" w:hAnsiTheme="minorHAnsi"/>
                <w:b/>
                <w:sz w:val="18"/>
                <w:szCs w:val="18"/>
              </w:rPr>
            </w:pPr>
            <w:r>
              <w:rPr>
                <w:rFonts w:asciiTheme="minorHAnsi" w:hAnsiTheme="minorHAnsi"/>
                <w:b/>
                <w:sz w:val="18"/>
                <w:szCs w:val="18"/>
              </w:rPr>
              <w:t>F</w:t>
            </w:r>
            <w:r w:rsidR="006802FC" w:rsidRPr="00FA05A2">
              <w:rPr>
                <w:rFonts w:asciiTheme="minorHAnsi" w:hAnsiTheme="minorHAnsi"/>
                <w:b/>
                <w:sz w:val="18"/>
                <w:szCs w:val="18"/>
              </w:rPr>
              <w:t>. Additional Requirements</w:t>
            </w:r>
          </w:p>
        </w:tc>
      </w:tr>
      <w:tr w:rsidR="006802FC" w:rsidRPr="009577D0" w14:paraId="46D5A698" w14:textId="77777777" w:rsidTr="008F51C0">
        <w:trPr>
          <w:trHeight w:val="158"/>
        </w:trPr>
        <w:tc>
          <w:tcPr>
            <w:tcW w:w="590" w:type="dxa"/>
            <w:gridSpan w:val="2"/>
            <w:vAlign w:val="center"/>
          </w:tcPr>
          <w:p w14:paraId="46D5A696" w14:textId="77777777" w:rsidR="006802FC" w:rsidRPr="00B434AE" w:rsidRDefault="006802FC" w:rsidP="00FF77DD">
            <w:pPr>
              <w:spacing w:after="0" w:line="240" w:lineRule="auto"/>
              <w:jc w:val="center"/>
              <w:rPr>
                <w:rFonts w:asciiTheme="minorHAnsi" w:hAnsiTheme="minorHAnsi"/>
                <w:sz w:val="18"/>
                <w:szCs w:val="18"/>
              </w:rPr>
            </w:pPr>
            <w:r w:rsidRPr="00B434AE">
              <w:rPr>
                <w:rFonts w:asciiTheme="minorHAnsi" w:hAnsiTheme="minorHAnsi"/>
                <w:sz w:val="18"/>
                <w:szCs w:val="18"/>
              </w:rPr>
              <w:t>0</w:t>
            </w:r>
            <w:r w:rsidR="0045400A" w:rsidRPr="00B434AE">
              <w:rPr>
                <w:rFonts w:asciiTheme="minorHAnsi" w:hAnsiTheme="minorHAnsi"/>
                <w:sz w:val="18"/>
                <w:szCs w:val="18"/>
              </w:rPr>
              <w:t>1</w:t>
            </w:r>
          </w:p>
        </w:tc>
        <w:tc>
          <w:tcPr>
            <w:tcW w:w="10205" w:type="dxa"/>
            <w:gridSpan w:val="4"/>
            <w:vAlign w:val="center"/>
          </w:tcPr>
          <w:p w14:paraId="46D5A697" w14:textId="280D10F6" w:rsidR="006802FC" w:rsidRPr="00B434AE" w:rsidRDefault="00965B0E" w:rsidP="00FF77DD">
            <w:pPr>
              <w:spacing w:after="0" w:line="240" w:lineRule="auto"/>
              <w:rPr>
                <w:rFonts w:asciiTheme="minorHAnsi" w:hAnsiTheme="minorHAnsi"/>
                <w:sz w:val="18"/>
                <w:szCs w:val="18"/>
              </w:rPr>
            </w:pPr>
            <w:r w:rsidRPr="00B434AE">
              <w:rPr>
                <w:rFonts w:asciiTheme="minorHAnsi" w:hAnsiTheme="minorHAnsi"/>
                <w:sz w:val="18"/>
                <w:szCs w:val="18"/>
              </w:rPr>
              <w:t xml:space="preserve">The installed fan shall be listed </w:t>
            </w:r>
            <w:del w:id="75" w:author="Wichert, RJ@Energy" w:date="2021-12-05T21:11:00Z">
              <w:r w:rsidRPr="00B434AE" w:rsidDel="00E208FF">
                <w:rPr>
                  <w:rFonts w:asciiTheme="minorHAnsi" w:hAnsiTheme="minorHAnsi"/>
                  <w:sz w:val="18"/>
                  <w:szCs w:val="18"/>
                </w:rPr>
                <w:delText>o</w:delText>
              </w:r>
            </w:del>
            <w:ins w:id="76" w:author="Wichert, RJ@Energy" w:date="2021-12-05T21:11:00Z">
              <w:r w:rsidR="00E208FF">
                <w:rPr>
                  <w:rFonts w:asciiTheme="minorHAnsi" w:hAnsiTheme="minorHAnsi"/>
                  <w:sz w:val="18"/>
                  <w:szCs w:val="18"/>
                </w:rPr>
                <w:t>i</w:t>
              </w:r>
            </w:ins>
            <w:r w:rsidRPr="00B434AE">
              <w:rPr>
                <w:rFonts w:asciiTheme="minorHAnsi" w:hAnsiTheme="minorHAnsi"/>
                <w:sz w:val="18"/>
                <w:szCs w:val="18"/>
              </w:rPr>
              <w:t xml:space="preserve">n the </w:t>
            </w:r>
            <w:ins w:id="77" w:author="Alhabibi, Haider@Energy" w:date="2021-11-30T23:11:00Z">
              <w:r w:rsidR="0086404A" w:rsidRPr="002510EB">
                <w:rPr>
                  <w:rFonts w:asciiTheme="minorHAnsi" w:hAnsiTheme="minorHAnsi"/>
                  <w:sz w:val="18"/>
                </w:rPr>
                <w:t>Home Ventilating Institute Certified Products Directory</w:t>
              </w:r>
            </w:ins>
            <w:del w:id="78" w:author="Alhabibi, Haider@Energy" w:date="2021-11-30T23:11:00Z">
              <w:r w:rsidR="00B81F02" w:rsidRPr="00C31FEF" w:rsidDel="0086404A">
                <w:rPr>
                  <w:rFonts w:asciiTheme="minorHAnsi" w:hAnsiTheme="minorHAnsi"/>
                  <w:sz w:val="18"/>
                  <w:szCs w:val="18"/>
                </w:rPr>
                <w:delText>CEC</w:delText>
              </w:r>
              <w:r w:rsidR="00B81F02" w:rsidDel="0086404A">
                <w:rPr>
                  <w:rFonts w:asciiTheme="minorHAnsi" w:hAnsiTheme="minorHAnsi"/>
                  <w:sz w:val="18"/>
                  <w:szCs w:val="18"/>
                </w:rPr>
                <w:delText xml:space="preserve">’s </w:delText>
              </w:r>
              <w:r w:rsidR="00B81F02" w:rsidDel="0086404A">
                <w:rPr>
                  <w:rFonts w:asciiTheme="minorHAnsi" w:hAnsiTheme="minorHAnsi"/>
                  <w:sz w:val="18"/>
                </w:rPr>
                <w:delText>Modernized Appliance Efficiency</w:delText>
              </w:r>
            </w:del>
            <w:del w:id="79" w:author="Wichert, RJ@Energy" w:date="2021-12-05T21:10:00Z">
              <w:r w:rsidR="00B81F02" w:rsidDel="00922B92">
                <w:rPr>
                  <w:rFonts w:asciiTheme="minorHAnsi" w:hAnsiTheme="minorHAnsi"/>
                  <w:sz w:val="18"/>
                </w:rPr>
                <w:delText xml:space="preserve"> Database</w:delText>
              </w:r>
              <w:r w:rsidRPr="00B434AE" w:rsidDel="00922B92">
                <w:rPr>
                  <w:rFonts w:asciiTheme="minorHAnsi" w:hAnsiTheme="minorHAnsi"/>
                  <w:sz w:val="18"/>
                  <w:szCs w:val="18"/>
                </w:rPr>
                <w:delText xml:space="preserve"> as an approved model</w:delText>
              </w:r>
            </w:del>
            <w:r w:rsidRPr="00B434AE">
              <w:rPr>
                <w:rFonts w:asciiTheme="minorHAnsi" w:hAnsiTheme="minorHAnsi"/>
                <w:sz w:val="18"/>
                <w:szCs w:val="18"/>
              </w:rPr>
              <w:t>.</w:t>
            </w:r>
          </w:p>
        </w:tc>
      </w:tr>
      <w:tr w:rsidR="006802FC" w:rsidRPr="009577D0" w14:paraId="46D5A69B" w14:textId="77777777" w:rsidTr="008F51C0">
        <w:trPr>
          <w:trHeight w:val="158"/>
        </w:trPr>
        <w:tc>
          <w:tcPr>
            <w:tcW w:w="590" w:type="dxa"/>
            <w:gridSpan w:val="2"/>
            <w:vAlign w:val="center"/>
          </w:tcPr>
          <w:p w14:paraId="46D5A699" w14:textId="77777777" w:rsidR="006802FC" w:rsidRPr="00B434AE" w:rsidRDefault="006802FC" w:rsidP="00FF77DD">
            <w:pPr>
              <w:spacing w:after="0" w:line="240" w:lineRule="auto"/>
              <w:jc w:val="center"/>
              <w:rPr>
                <w:rFonts w:asciiTheme="minorHAnsi" w:hAnsiTheme="minorHAnsi"/>
                <w:sz w:val="18"/>
                <w:szCs w:val="18"/>
              </w:rPr>
            </w:pPr>
            <w:r w:rsidRPr="00B434AE">
              <w:rPr>
                <w:rFonts w:asciiTheme="minorHAnsi" w:hAnsiTheme="minorHAnsi"/>
                <w:sz w:val="18"/>
                <w:szCs w:val="18"/>
              </w:rPr>
              <w:t>0</w:t>
            </w:r>
            <w:r w:rsidR="0045400A" w:rsidRPr="00B434AE">
              <w:rPr>
                <w:rFonts w:asciiTheme="minorHAnsi" w:hAnsiTheme="minorHAnsi"/>
                <w:sz w:val="18"/>
                <w:szCs w:val="18"/>
              </w:rPr>
              <w:t>2</w:t>
            </w:r>
          </w:p>
        </w:tc>
        <w:tc>
          <w:tcPr>
            <w:tcW w:w="10205" w:type="dxa"/>
            <w:gridSpan w:val="4"/>
            <w:vAlign w:val="center"/>
          </w:tcPr>
          <w:p w14:paraId="46D5A69A" w14:textId="0140C7B8" w:rsidR="006802FC" w:rsidRPr="00B434AE" w:rsidRDefault="00965B0E" w:rsidP="00FF77DD">
            <w:pPr>
              <w:spacing w:after="0" w:line="240" w:lineRule="auto"/>
              <w:rPr>
                <w:rFonts w:asciiTheme="minorHAnsi" w:hAnsiTheme="minorHAnsi"/>
                <w:sz w:val="18"/>
                <w:szCs w:val="18"/>
              </w:rPr>
            </w:pPr>
            <w:r w:rsidRPr="00B434AE">
              <w:rPr>
                <w:rFonts w:asciiTheme="minorHAnsi" w:hAnsiTheme="minorHAnsi"/>
                <w:sz w:val="18"/>
                <w:szCs w:val="18"/>
              </w:rPr>
              <w:t>The homeowner shall be provided with user instructions documentation that describe</w:t>
            </w:r>
            <w:r w:rsidR="00863D38" w:rsidRPr="00B434AE">
              <w:rPr>
                <w:rFonts w:asciiTheme="minorHAnsi" w:hAnsiTheme="minorHAnsi"/>
                <w:sz w:val="18"/>
                <w:szCs w:val="18"/>
              </w:rPr>
              <w:t>s</w:t>
            </w:r>
            <w:r w:rsidRPr="00B434AE">
              <w:rPr>
                <w:rFonts w:asciiTheme="minorHAnsi" w:hAnsiTheme="minorHAnsi"/>
                <w:sz w:val="18"/>
                <w:szCs w:val="18"/>
              </w:rPr>
              <w:t xml:space="preserve"> the proper use of the whole house fan necessary</w:t>
            </w:r>
            <w:r w:rsidRPr="00FA05A2">
              <w:rPr>
                <w:rFonts w:asciiTheme="minorHAnsi" w:hAnsiTheme="minorHAnsi"/>
                <w:sz w:val="18"/>
                <w:szCs w:val="18"/>
              </w:rPr>
              <w:t xml:space="preserve"> to obtain the full energy savings benefit</w:t>
            </w:r>
            <w:r w:rsidRPr="00B434AE">
              <w:rPr>
                <w:rFonts w:asciiTheme="minorHAnsi" w:hAnsiTheme="minorHAnsi"/>
                <w:sz w:val="18"/>
                <w:szCs w:val="18"/>
              </w:rPr>
              <w:t>.</w:t>
            </w:r>
          </w:p>
        </w:tc>
      </w:tr>
      <w:tr w:rsidR="007F66DE" w:rsidRPr="009577D0" w14:paraId="46D5A69D" w14:textId="77777777" w:rsidTr="008F51C0">
        <w:trPr>
          <w:trHeight w:val="158"/>
        </w:trPr>
        <w:tc>
          <w:tcPr>
            <w:tcW w:w="10795" w:type="dxa"/>
            <w:gridSpan w:val="6"/>
            <w:vAlign w:val="center"/>
          </w:tcPr>
          <w:p w14:paraId="46D5A69C" w14:textId="77777777" w:rsidR="007F66DE" w:rsidRPr="00B434AE" w:rsidRDefault="007F66DE" w:rsidP="00F60148">
            <w:pPr>
              <w:spacing w:after="0" w:line="240" w:lineRule="auto"/>
              <w:rPr>
                <w:rFonts w:asciiTheme="minorHAnsi" w:hAnsiTheme="minorHAnsi"/>
                <w:sz w:val="18"/>
                <w:szCs w:val="18"/>
              </w:rPr>
            </w:pPr>
            <w:r w:rsidRPr="00B434AE">
              <w:rPr>
                <w:b/>
                <w:sz w:val="18"/>
                <w:szCs w:val="18"/>
              </w:rPr>
              <w:t>The responsible person’s signature on this compliance document affirms that all applicable requirements in this table have been met.</w:t>
            </w:r>
          </w:p>
        </w:tc>
      </w:tr>
      <w:tr w:rsidR="007B6227" w:rsidRPr="009E2C1C" w14:paraId="46D5A69F" w14:textId="10347B1E"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val="206"/>
        </w:trPr>
        <w:tc>
          <w:tcPr>
            <w:tcW w:w="10774" w:type="dxa"/>
            <w:gridSpan w:val="5"/>
            <w:vAlign w:val="center"/>
          </w:tcPr>
          <w:p w14:paraId="46D5A69E" w14:textId="6FCC6B12" w:rsidR="007B6227" w:rsidRPr="009351D2"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t>Documentation Author's Declaration Statement</w:t>
            </w:r>
          </w:p>
        </w:tc>
      </w:tr>
      <w:tr w:rsidR="007B6227" w:rsidRPr="00FD7A7F" w14:paraId="46D5A6A1" w14:textId="4AEA50F7"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hRule="exact" w:val="289"/>
        </w:trPr>
        <w:tc>
          <w:tcPr>
            <w:tcW w:w="10774" w:type="dxa"/>
            <w:gridSpan w:val="5"/>
            <w:vAlign w:val="center"/>
          </w:tcPr>
          <w:p w14:paraId="46D5A6A0" w14:textId="3A6835F2" w:rsidR="007B6227" w:rsidRPr="003010EE" w:rsidRDefault="007B6227" w:rsidP="00FF77DD">
            <w:pPr>
              <w:pStyle w:val="Heading3"/>
              <w:numPr>
                <w:ilvl w:val="0"/>
                <w:numId w:val="17"/>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7B6227" w:rsidRPr="00B272DC" w14:paraId="46D5A6A4" w14:textId="28A33863"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val="360"/>
        </w:trPr>
        <w:tc>
          <w:tcPr>
            <w:tcW w:w="5577" w:type="dxa"/>
            <w:gridSpan w:val="3"/>
          </w:tcPr>
          <w:p w14:paraId="46D5A6A2" w14:textId="2D013810"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197" w:type="dxa"/>
            <w:gridSpan w:val="2"/>
          </w:tcPr>
          <w:p w14:paraId="46D5A6A3" w14:textId="790DFCAC" w:rsidR="007B6227" w:rsidRPr="00B272DC" w:rsidRDefault="007B6227" w:rsidP="00D73292">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7B6227" w:rsidRPr="00B272DC" w14:paraId="46D5A6A7" w14:textId="72573212"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val="360"/>
        </w:trPr>
        <w:tc>
          <w:tcPr>
            <w:tcW w:w="5577" w:type="dxa"/>
            <w:gridSpan w:val="3"/>
          </w:tcPr>
          <w:p w14:paraId="46D5A6A5" w14:textId="1B6561DF" w:rsidR="007B6227" w:rsidRPr="00B272DC" w:rsidRDefault="007B6227" w:rsidP="00D73292">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197" w:type="dxa"/>
            <w:gridSpan w:val="2"/>
          </w:tcPr>
          <w:p w14:paraId="46D5A6A6" w14:textId="335C2DD6"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7B6227" w:rsidRPr="00B272DC" w14:paraId="46D5A6AA" w14:textId="61163C03"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val="360"/>
        </w:trPr>
        <w:tc>
          <w:tcPr>
            <w:tcW w:w="5577" w:type="dxa"/>
            <w:gridSpan w:val="3"/>
          </w:tcPr>
          <w:p w14:paraId="46D5A6A8" w14:textId="38363BF2"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Address:</w:t>
            </w:r>
          </w:p>
        </w:tc>
        <w:tc>
          <w:tcPr>
            <w:tcW w:w="5197" w:type="dxa"/>
            <w:gridSpan w:val="2"/>
          </w:tcPr>
          <w:p w14:paraId="46D5A6A9" w14:textId="696BA141"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CEA/CEPE/HERS certification identification (If applicable):</w:t>
            </w:r>
          </w:p>
        </w:tc>
      </w:tr>
      <w:tr w:rsidR="007B6227" w:rsidRPr="00B272DC" w14:paraId="46D5A6AD" w14:textId="239412FF"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Ex>
        <w:trPr>
          <w:gridBefore w:val="1"/>
          <w:wBefore w:w="21" w:type="dxa"/>
          <w:trHeight w:val="360"/>
        </w:trPr>
        <w:tc>
          <w:tcPr>
            <w:tcW w:w="5577" w:type="dxa"/>
            <w:gridSpan w:val="3"/>
          </w:tcPr>
          <w:p w14:paraId="46D5A6AB" w14:textId="550AA639"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City/State/Zip:</w:t>
            </w:r>
          </w:p>
        </w:tc>
        <w:tc>
          <w:tcPr>
            <w:tcW w:w="5197" w:type="dxa"/>
            <w:gridSpan w:val="2"/>
          </w:tcPr>
          <w:p w14:paraId="46D5A6AC" w14:textId="19D1E03C" w:rsidR="007B6227" w:rsidRPr="00B272DC" w:rsidRDefault="007B6227" w:rsidP="00D73292">
            <w:pPr>
              <w:keepNext/>
              <w:rPr>
                <w:rFonts w:asciiTheme="minorHAnsi" w:hAnsiTheme="minorHAnsi"/>
                <w:sz w:val="14"/>
                <w:szCs w:val="14"/>
              </w:rPr>
            </w:pPr>
            <w:r w:rsidRPr="00B272DC">
              <w:rPr>
                <w:rFonts w:asciiTheme="minorHAnsi" w:hAnsiTheme="minorHAnsi"/>
                <w:sz w:val="14"/>
                <w:szCs w:val="14"/>
              </w:rPr>
              <w:t>Phone:</w:t>
            </w:r>
          </w:p>
        </w:tc>
      </w:tr>
      <w:tr w:rsidR="007B6227" w:rsidRPr="008E6C57" w14:paraId="46D5A6AF" w14:textId="335D0356"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wBefore w:w="21" w:type="dxa"/>
          <w:trHeight w:val="296"/>
        </w:trPr>
        <w:tc>
          <w:tcPr>
            <w:tcW w:w="10774" w:type="dxa"/>
            <w:gridSpan w:val="5"/>
            <w:vAlign w:val="center"/>
          </w:tcPr>
          <w:p w14:paraId="46D5A6AE" w14:textId="061D76A3" w:rsidR="007B6227" w:rsidRDefault="007B6227" w:rsidP="00D7329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7B6227" w:rsidRPr="008E6C57" w14:paraId="46D5A6B6" w14:textId="1B74B3CC"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Ex>
        <w:trPr>
          <w:gridBefore w:val="1"/>
          <w:wBefore w:w="21" w:type="dxa"/>
          <w:trHeight w:val="504"/>
        </w:trPr>
        <w:tc>
          <w:tcPr>
            <w:tcW w:w="10774" w:type="dxa"/>
            <w:gridSpan w:val="5"/>
          </w:tcPr>
          <w:p w14:paraId="6D64593A" w14:textId="01FDD812" w:rsidR="00BE041F" w:rsidRPr="00BE041F" w:rsidRDefault="00BE041F" w:rsidP="00BE041F">
            <w:pPr>
              <w:pStyle w:val="Heading3"/>
              <w:numPr>
                <w:ilvl w:val="0"/>
                <w:numId w:val="0"/>
              </w:numPr>
              <w:spacing w:before="60"/>
              <w:ind w:right="86"/>
              <w:rPr>
                <w:rFonts w:asciiTheme="minorHAnsi" w:hAnsiTheme="minorHAnsi"/>
                <w:sz w:val="18"/>
              </w:rPr>
            </w:pPr>
            <w:r w:rsidRPr="00BE041F">
              <w:rPr>
                <w:rFonts w:asciiTheme="minorHAnsi" w:hAnsiTheme="minorHAnsi"/>
                <w:sz w:val="18"/>
              </w:rPr>
              <w:t xml:space="preserve">I certify the following under penalty of perjury, under the laws of the State of California: </w:t>
            </w:r>
          </w:p>
          <w:p w14:paraId="3DBFF2B8" w14:textId="5B4D9D15" w:rsidR="00BE041F" w:rsidRPr="00BE041F" w:rsidRDefault="00BE041F" w:rsidP="00BE041F">
            <w:pPr>
              <w:pStyle w:val="Heading3"/>
              <w:numPr>
                <w:ilvl w:val="0"/>
                <w:numId w:val="21"/>
              </w:numPr>
              <w:spacing w:before="0"/>
              <w:ind w:right="90"/>
              <w:rPr>
                <w:rFonts w:asciiTheme="minorHAnsi" w:hAnsiTheme="minorHAnsi"/>
                <w:color w:val="4F81BD" w:themeColor="accent1"/>
                <w:sz w:val="18"/>
              </w:rPr>
            </w:pPr>
            <w:r w:rsidRPr="00BE041F">
              <w:rPr>
                <w:rFonts w:asciiTheme="minorHAnsi" w:hAnsiTheme="minorHAnsi"/>
                <w:sz w:val="18"/>
              </w:rPr>
              <w:t xml:space="preserve">The information provided on this Certificate of Installation is true and correct. </w:t>
            </w:r>
          </w:p>
          <w:p w14:paraId="07CF3EDC" w14:textId="29AE227C" w:rsidR="00BE041F" w:rsidRPr="00BE041F" w:rsidRDefault="00BE041F" w:rsidP="00BE041F">
            <w:pPr>
              <w:keepNext/>
              <w:widowControl w:val="0"/>
              <w:numPr>
                <w:ilvl w:val="0"/>
                <w:numId w:val="21"/>
              </w:numPr>
              <w:spacing w:after="0" w:line="240" w:lineRule="auto"/>
              <w:ind w:right="90"/>
              <w:rPr>
                <w:rFonts w:asciiTheme="minorHAnsi" w:hAnsiTheme="minorHAnsi"/>
                <w:sz w:val="18"/>
              </w:rPr>
            </w:pPr>
            <w:r w:rsidRPr="00BE041F">
              <w:rPr>
                <w:snapToGrid w:val="0"/>
                <w:sz w:val="18"/>
              </w:rPr>
              <w:t xml:space="preserve">I am either: a) a responsible person eligible under Division 3 of the Business and Professions Code </w:t>
            </w:r>
            <w:r w:rsidRPr="00BE041F">
              <w:rPr>
                <w:sz w:val="18"/>
              </w:rPr>
              <w:t xml:space="preserve">in the applicable classification to accept responsibility for the system design, construction, or installation </w:t>
            </w:r>
            <w:r w:rsidRPr="00BE041F">
              <w:rPr>
                <w:snapToGrid w:val="0"/>
                <w:sz w:val="18"/>
              </w:rPr>
              <w:t xml:space="preserve">of features, materials, components, or manufactured devices </w:t>
            </w:r>
            <w:r w:rsidRPr="00BE041F">
              <w:rPr>
                <w:sz w:val="18"/>
              </w:rPr>
              <w:t xml:space="preserve">for the scope of work identified on this Certificate of Installation, </w:t>
            </w:r>
            <w:r w:rsidRPr="00BE041F">
              <w:rPr>
                <w:snapToGrid w:val="0"/>
                <w:sz w:val="18"/>
              </w:rPr>
              <w:t>and attest to the declarations in this statement</w:t>
            </w:r>
            <w:r w:rsidRPr="00BE041F">
              <w:rPr>
                <w:sz w:val="18"/>
              </w:rPr>
              <w:t>, or b) I am an authorized representative of the responsible person and attest to the declarations in this statement on the responsible person’s behalf.</w:t>
            </w:r>
          </w:p>
          <w:p w14:paraId="34AB325F" w14:textId="4658B692" w:rsidR="00BE041F" w:rsidRPr="00BE041F" w:rsidRDefault="00BE041F" w:rsidP="00BE041F">
            <w:pPr>
              <w:pStyle w:val="ListParagraph"/>
              <w:keepNext/>
              <w:numPr>
                <w:ilvl w:val="0"/>
                <w:numId w:val="21"/>
              </w:numPr>
              <w:autoSpaceDE w:val="0"/>
              <w:autoSpaceDN w:val="0"/>
              <w:adjustRightInd w:val="0"/>
              <w:spacing w:after="0" w:line="240" w:lineRule="auto"/>
              <w:ind w:right="90"/>
              <w:rPr>
                <w:rFonts w:asciiTheme="minorHAnsi" w:hAnsiTheme="minorHAnsi"/>
                <w:sz w:val="18"/>
              </w:rPr>
            </w:pPr>
            <w:r w:rsidRPr="00BE041F">
              <w:rPr>
                <w:rFonts w:asciiTheme="minorHAnsi" w:hAnsiTheme="minorHAnsi"/>
                <w:sz w:val="18"/>
              </w:rPr>
              <w:t xml:space="preserve">The constructed or installed features, materials, </w:t>
            </w:r>
            <w:proofErr w:type="gramStart"/>
            <w:r w:rsidRPr="00BE041F">
              <w:rPr>
                <w:rFonts w:asciiTheme="minorHAnsi" w:hAnsiTheme="minorHAnsi"/>
                <w:sz w:val="18"/>
              </w:rPr>
              <w:t>components</w:t>
            </w:r>
            <w:proofErr w:type="gramEnd"/>
            <w:r w:rsidRPr="00BE041F">
              <w:rPr>
                <w:rFonts w:asciiTheme="minorHAnsi" w:hAnsiTheme="minorHAnsi"/>
                <w:sz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6D5A6B5" w14:textId="347584CE" w:rsidR="007B6227" w:rsidRPr="00975DC6" w:rsidRDefault="00BE041F" w:rsidP="00BE041F">
            <w:pPr>
              <w:pStyle w:val="ListParagraph"/>
              <w:keepNext/>
              <w:numPr>
                <w:ilvl w:val="0"/>
                <w:numId w:val="21"/>
              </w:numPr>
              <w:spacing w:after="0" w:line="240" w:lineRule="auto"/>
            </w:pPr>
            <w:r w:rsidRPr="00BE041F">
              <w:rPr>
                <w:sz w:val="18"/>
              </w:rPr>
              <w:t xml:space="preserve">I will ensure that a registered copy of this Certificate of Installation shall be posted or made available with the building permit(s) issued for the </w:t>
            </w:r>
            <w:proofErr w:type="gramStart"/>
            <w:r w:rsidRPr="00BE041F">
              <w:rPr>
                <w:sz w:val="18"/>
              </w:rPr>
              <w:t>building, and</w:t>
            </w:r>
            <w:proofErr w:type="gramEnd"/>
            <w:r w:rsidRPr="00BE041F">
              <w:rPr>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B6227" w:rsidRPr="00B272DC" w14:paraId="46D5A6B9" w14:textId="4D5334CB"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21" w:type="dxa"/>
          <w:trHeight w:val="360"/>
        </w:trPr>
        <w:tc>
          <w:tcPr>
            <w:tcW w:w="5307" w:type="dxa"/>
            <w:gridSpan w:val="2"/>
          </w:tcPr>
          <w:p w14:paraId="46D5A6B7" w14:textId="1FB7B147"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467" w:type="dxa"/>
            <w:gridSpan w:val="3"/>
          </w:tcPr>
          <w:p w14:paraId="46D5A6B8" w14:textId="1D2C7362" w:rsidR="007B6227" w:rsidRPr="00B272DC" w:rsidRDefault="007B6227" w:rsidP="00D732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7B6227" w:rsidRPr="00B272DC" w14:paraId="46D5A6BC" w14:textId="581DBA49"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21"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BA" w14:textId="47C97AFC"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467" w:type="dxa"/>
            <w:gridSpan w:val="3"/>
            <w:tcBorders>
              <w:top w:val="single" w:sz="4" w:space="0" w:color="auto"/>
              <w:left w:val="single" w:sz="4" w:space="0" w:color="auto"/>
              <w:bottom w:val="single" w:sz="4" w:space="0" w:color="auto"/>
              <w:right w:val="single" w:sz="4" w:space="0" w:color="auto"/>
            </w:tcBorders>
          </w:tcPr>
          <w:p w14:paraId="46D5A6BB" w14:textId="24F7F925"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7B6227" w:rsidRPr="00B272DC" w14:paraId="46D5A6BF" w14:textId="3FAA509C"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21"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BD" w14:textId="63B17817"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467" w:type="dxa"/>
            <w:gridSpan w:val="3"/>
            <w:tcBorders>
              <w:top w:val="single" w:sz="4" w:space="0" w:color="auto"/>
              <w:left w:val="single" w:sz="4" w:space="0" w:color="auto"/>
              <w:bottom w:val="single" w:sz="4" w:space="0" w:color="auto"/>
              <w:right w:val="single" w:sz="4" w:space="0" w:color="auto"/>
            </w:tcBorders>
          </w:tcPr>
          <w:p w14:paraId="46D5A6BE" w14:textId="323F40EB"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7B6227" w:rsidRPr="00B272DC" w14:paraId="46D5A6C3" w14:textId="17A18247" w:rsidTr="008F51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Before w:val="1"/>
          <w:wBefore w:w="21" w:type="dxa"/>
          <w:trHeight w:val="360"/>
        </w:trPr>
        <w:tc>
          <w:tcPr>
            <w:tcW w:w="5307" w:type="dxa"/>
            <w:gridSpan w:val="2"/>
            <w:tcBorders>
              <w:top w:val="single" w:sz="4" w:space="0" w:color="auto"/>
              <w:left w:val="single" w:sz="4" w:space="0" w:color="auto"/>
              <w:bottom w:val="single" w:sz="4" w:space="0" w:color="auto"/>
              <w:right w:val="single" w:sz="4" w:space="0" w:color="auto"/>
            </w:tcBorders>
          </w:tcPr>
          <w:p w14:paraId="46D5A6C0" w14:textId="4399DF26"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D5A6C1" w14:textId="072EB4C0"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1F62B7">
              <w:rPr>
                <w:rFonts w:asciiTheme="minorHAnsi" w:hAnsiTheme="minorHAnsi"/>
                <w:sz w:val="14"/>
                <w:szCs w:val="14"/>
              </w:rPr>
              <w:t>:</w:t>
            </w:r>
          </w:p>
        </w:tc>
        <w:tc>
          <w:tcPr>
            <w:tcW w:w="2646" w:type="dxa"/>
            <w:tcBorders>
              <w:top w:val="single" w:sz="4" w:space="0" w:color="auto"/>
              <w:left w:val="single" w:sz="4" w:space="0" w:color="auto"/>
              <w:bottom w:val="single" w:sz="4" w:space="0" w:color="auto"/>
              <w:right w:val="single" w:sz="4" w:space="0" w:color="auto"/>
            </w:tcBorders>
          </w:tcPr>
          <w:p w14:paraId="46D5A6C2" w14:textId="0C32E5AB" w:rsidR="007B6227" w:rsidRPr="00B272DC" w:rsidRDefault="007B6227" w:rsidP="00D7329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3E04D780" w14:textId="40223178" w:rsidR="007B6227" w:rsidRPr="00145596" w:rsidRDefault="007B6227" w:rsidP="00F51A12">
      <w:pPr>
        <w:tabs>
          <w:tab w:val="left" w:pos="3090"/>
          <w:tab w:val="right" w:pos="10800"/>
        </w:tabs>
        <w:rPr>
          <w:rFonts w:asciiTheme="minorHAnsi" w:hAnsiTheme="minorHAnsi"/>
          <w:sz w:val="18"/>
          <w:szCs w:val="18"/>
        </w:rPr>
      </w:pPr>
    </w:p>
    <w:sectPr w:rsidR="007B6227" w:rsidRPr="00145596" w:rsidSect="009E0BD3">
      <w:headerReference w:type="even" r:id="rId22"/>
      <w:headerReference w:type="default" r:id="rId23"/>
      <w:footerReference w:type="default" r:id="rId24"/>
      <w:headerReference w:type="first" r:id="rId25"/>
      <w:footerReference w:type="first" r:id="rId26"/>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D4B53" w14:textId="77777777" w:rsidR="00DE3DD3" w:rsidRDefault="00DE3DD3" w:rsidP="00C25A5C">
      <w:pPr>
        <w:spacing w:after="0" w:line="240" w:lineRule="auto"/>
      </w:pPr>
      <w:r>
        <w:separator/>
      </w:r>
    </w:p>
  </w:endnote>
  <w:endnote w:type="continuationSeparator" w:id="0">
    <w:p w14:paraId="0918E14B" w14:textId="77777777" w:rsidR="00DE3DD3" w:rsidRDefault="00DE3DD3" w:rsidP="00C25A5C">
      <w:pPr>
        <w:spacing w:after="0" w:line="240" w:lineRule="auto"/>
      </w:pPr>
      <w:r>
        <w:continuationSeparator/>
      </w:r>
    </w:p>
  </w:endnote>
  <w:endnote w:type="continuationNotice" w:id="1">
    <w:p w14:paraId="60E9F1D8" w14:textId="77777777" w:rsidR="00DE3DD3" w:rsidRDefault="00DE3D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71E96" w14:textId="77777777" w:rsidR="004C0924" w:rsidRDefault="004C09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4C0924" w:rsidRPr="007304C6" w:rsidRDefault="004C0924"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71362E10" w:rsidR="004C0924" w:rsidRPr="007304C6" w:rsidRDefault="004C0924"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ins w:id="9" w:author="Alhabibi, Haider@Energy" w:date="2021-08-24T16:04:00Z">
      <w:r w:rsidR="00484101">
        <w:rPr>
          <w:sz w:val="18"/>
          <w:szCs w:val="18"/>
        </w:rPr>
        <w:t>22</w:t>
      </w:r>
    </w:ins>
    <w:del w:id="10" w:author="Alhabibi, Haider@Energy" w:date="2021-08-24T16:04:00Z">
      <w:r w:rsidDel="00484101">
        <w:rPr>
          <w:sz w:val="18"/>
          <w:szCs w:val="18"/>
        </w:rPr>
        <w:delText>19</w:delText>
      </w:r>
    </w:del>
    <w:r w:rsidRPr="007304C6">
      <w:rPr>
        <w:sz w:val="18"/>
        <w:szCs w:val="18"/>
      </w:rPr>
      <w:t xml:space="preserve"> Resi</w:t>
    </w:r>
    <w:r>
      <w:rPr>
        <w:sz w:val="18"/>
        <w:szCs w:val="18"/>
      </w:rPr>
      <w:t>dential Compliance</w:t>
    </w:r>
    <w:r>
      <w:rPr>
        <w:sz w:val="18"/>
        <w:szCs w:val="18"/>
      </w:rPr>
      <w:tab/>
      <w:t>January 20</w:t>
    </w:r>
    <w:ins w:id="11" w:author="Alhabibi, Haider@Energy" w:date="2021-08-24T16:04:00Z">
      <w:r w:rsidR="00484101">
        <w:rPr>
          <w:sz w:val="18"/>
          <w:szCs w:val="18"/>
        </w:rPr>
        <w:t>22</w:t>
      </w:r>
    </w:ins>
    <w:del w:id="12" w:author="Alhabibi, Haider@Energy" w:date="2021-08-24T16:05:00Z">
      <w:r w:rsidDel="00484101">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4C0924" w:rsidRPr="009577D0" w:rsidRDefault="004C0924"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4C0924" w:rsidRPr="009577D0" w:rsidRDefault="004C0924"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5" w14:textId="224CBBC8" w:rsidR="004C0924" w:rsidRPr="009762BD" w:rsidRDefault="004C0924" w:rsidP="00FF77DD">
    <w:pPr>
      <w:pStyle w:val="Footer"/>
      <w:pBdr>
        <w:top w:val="single" w:sz="4" w:space="1" w:color="auto"/>
      </w:pBdr>
      <w:tabs>
        <w:tab w:val="clear" w:pos="9360"/>
        <w:tab w:val="right" w:pos="10800"/>
      </w:tabs>
      <w:spacing w:after="0"/>
      <w:rPr>
        <w:rFonts w:asciiTheme="minorHAnsi" w:hAnsiTheme="minorHAnsi"/>
        <w:sz w:val="18"/>
        <w:szCs w:val="18"/>
      </w:rPr>
    </w:pPr>
    <w:r w:rsidRPr="00FA05A2">
      <w:rPr>
        <w:rFonts w:asciiTheme="minorHAnsi" w:hAnsiTheme="minorHAnsi"/>
        <w:sz w:val="18"/>
        <w:szCs w:val="18"/>
      </w:rPr>
      <w:t>CA Building Energy Efficiency Standards - 20</w:t>
    </w:r>
    <w:ins w:id="24" w:author="Alhabibi, Haider@Energy" w:date="2021-08-24T16:05:00Z">
      <w:r w:rsidR="00484101">
        <w:rPr>
          <w:rFonts w:asciiTheme="minorHAnsi" w:hAnsiTheme="minorHAnsi"/>
          <w:sz w:val="18"/>
          <w:szCs w:val="18"/>
        </w:rPr>
        <w:t>22</w:t>
      </w:r>
    </w:ins>
    <w:del w:id="25" w:author="Alhabibi, Haider@Energy" w:date="2021-08-24T16:05:00Z">
      <w:r w:rsidRPr="00FA05A2" w:rsidDel="00484101">
        <w:rPr>
          <w:rFonts w:asciiTheme="minorHAnsi" w:hAnsiTheme="minorHAnsi"/>
          <w:sz w:val="18"/>
          <w:szCs w:val="18"/>
        </w:rPr>
        <w:delText>19</w:delText>
      </w:r>
    </w:del>
    <w:r w:rsidRPr="00FA05A2">
      <w:rPr>
        <w:rFonts w:asciiTheme="minorHAnsi" w:hAnsiTheme="minorHAnsi"/>
        <w:sz w:val="18"/>
        <w:szCs w:val="18"/>
      </w:rPr>
      <w:t xml:space="preserve"> Residential Compliance</w:t>
    </w:r>
    <w:r w:rsidRPr="00FA05A2">
      <w:rPr>
        <w:rFonts w:asciiTheme="minorHAnsi" w:hAnsiTheme="minorHAnsi"/>
        <w:sz w:val="18"/>
        <w:szCs w:val="18"/>
      </w:rPr>
      <w:tab/>
      <w:t>January 20</w:t>
    </w:r>
    <w:ins w:id="26" w:author="Alhabibi, Haider@Energy" w:date="2021-08-24T16:05:00Z">
      <w:r w:rsidR="00484101">
        <w:rPr>
          <w:rFonts w:asciiTheme="minorHAnsi" w:hAnsiTheme="minorHAnsi"/>
          <w:sz w:val="18"/>
          <w:szCs w:val="18"/>
        </w:rPr>
        <w:t>22</w:t>
      </w:r>
    </w:ins>
    <w:del w:id="27" w:author="Alhabibi, Haider@Energy" w:date="2021-08-24T16:05:00Z">
      <w:r w:rsidDel="00484101">
        <w:rPr>
          <w:rFonts w:asciiTheme="minorHAnsi" w:hAnsiTheme="minorHAnsi"/>
          <w:sz w:val="18"/>
          <w:szCs w:val="18"/>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78DC5599" w:rsidR="004C0924" w:rsidRPr="008C6E49" w:rsidRDefault="004C0924"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ins w:id="80" w:author="Alhabibi, Haider@Energy" w:date="2021-08-24T16:05:00Z">
      <w:r w:rsidR="00484101">
        <w:rPr>
          <w:sz w:val="18"/>
          <w:szCs w:val="18"/>
        </w:rPr>
        <w:t>22</w:t>
      </w:r>
    </w:ins>
    <w:del w:id="81" w:author="Alhabibi, Haider@Energy" w:date="2021-08-24T16:05:00Z">
      <w:r w:rsidRPr="008C6E49" w:rsidDel="00484101">
        <w:rPr>
          <w:sz w:val="18"/>
          <w:szCs w:val="18"/>
        </w:rPr>
        <w:delText>1</w:delText>
      </w:r>
      <w:r w:rsidDel="00484101">
        <w:rPr>
          <w:sz w:val="18"/>
          <w:szCs w:val="18"/>
        </w:rPr>
        <w:delText>9</w:delText>
      </w:r>
    </w:del>
    <w:r w:rsidRPr="008C6E49">
      <w:rPr>
        <w:sz w:val="18"/>
        <w:szCs w:val="18"/>
      </w:rPr>
      <w:t xml:space="preserve"> Residential Compliance</w:t>
    </w:r>
    <w:r w:rsidRPr="008C6E49">
      <w:rPr>
        <w:sz w:val="18"/>
        <w:szCs w:val="18"/>
      </w:rPr>
      <w:tab/>
    </w:r>
    <w:r>
      <w:rPr>
        <w:sz w:val="18"/>
        <w:szCs w:val="18"/>
      </w:rPr>
      <w:t>January 20</w:t>
    </w:r>
    <w:ins w:id="82" w:author="Alhabibi, Haider@Energy" w:date="2021-08-24T16:05:00Z">
      <w:r w:rsidR="00484101">
        <w:rPr>
          <w:sz w:val="18"/>
          <w:szCs w:val="18"/>
        </w:rPr>
        <w:t>22</w:t>
      </w:r>
    </w:ins>
    <w:del w:id="83" w:author="Alhabibi, Haider@Energy" w:date="2021-08-24T16:05:00Z">
      <w:r w:rsidDel="00484101">
        <w:rPr>
          <w:sz w:val="18"/>
          <w:szCs w:val="18"/>
        </w:rPr>
        <w:delText>20</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62E66777" w:rsidR="004C0924" w:rsidRPr="009762BD" w:rsidRDefault="004C0924" w:rsidP="00644136">
    <w:pPr>
      <w:pStyle w:val="Footer"/>
      <w:pBdr>
        <w:top w:val="single" w:sz="4" w:space="1" w:color="auto"/>
      </w:pBdr>
      <w:tabs>
        <w:tab w:val="clear" w:pos="9360"/>
        <w:tab w:val="right" w:pos="10800"/>
      </w:tabs>
      <w:spacing w:after="0"/>
      <w:rPr>
        <w:rFonts w:asciiTheme="minorHAnsi" w:hAnsiTheme="minorHAnsi"/>
        <w:sz w:val="18"/>
        <w:szCs w:val="18"/>
      </w:rPr>
    </w:pPr>
    <w:r w:rsidRPr="00FA05A2">
      <w:rPr>
        <w:rFonts w:asciiTheme="minorHAnsi" w:hAnsiTheme="minorHAnsi"/>
        <w:sz w:val="18"/>
        <w:szCs w:val="18"/>
      </w:rPr>
      <w:t>CA Building Energy Efficiency Standards - 20</w:t>
    </w:r>
    <w:ins w:id="84" w:author="Alhabibi, Haider@Energy" w:date="2021-08-24T16:05:00Z">
      <w:r w:rsidR="00484101">
        <w:rPr>
          <w:rFonts w:asciiTheme="minorHAnsi" w:hAnsiTheme="minorHAnsi"/>
          <w:sz w:val="18"/>
          <w:szCs w:val="18"/>
        </w:rPr>
        <w:t>22</w:t>
      </w:r>
    </w:ins>
    <w:del w:id="85" w:author="Alhabibi, Haider@Energy" w:date="2021-08-24T16:05:00Z">
      <w:r w:rsidRPr="00FA05A2" w:rsidDel="00484101">
        <w:rPr>
          <w:rFonts w:asciiTheme="minorHAnsi" w:hAnsiTheme="minorHAnsi"/>
          <w:sz w:val="18"/>
          <w:szCs w:val="18"/>
        </w:rPr>
        <w:delText>19</w:delText>
      </w:r>
    </w:del>
    <w:r w:rsidRPr="00FA05A2">
      <w:rPr>
        <w:rFonts w:asciiTheme="minorHAnsi" w:hAnsiTheme="minorHAnsi"/>
        <w:sz w:val="18"/>
        <w:szCs w:val="18"/>
      </w:rPr>
      <w:t xml:space="preserve"> Residential Compliance</w:t>
    </w:r>
    <w:r w:rsidRPr="00FA05A2">
      <w:rPr>
        <w:rFonts w:asciiTheme="minorHAnsi" w:hAnsiTheme="minorHAnsi"/>
        <w:sz w:val="18"/>
        <w:szCs w:val="18"/>
      </w:rPr>
      <w:tab/>
      <w:t>January 20</w:t>
    </w:r>
    <w:ins w:id="86" w:author="Alhabibi, Haider@Energy" w:date="2021-08-24T16:05:00Z">
      <w:r w:rsidR="00484101">
        <w:rPr>
          <w:rFonts w:asciiTheme="minorHAnsi" w:hAnsiTheme="minorHAnsi"/>
          <w:sz w:val="18"/>
          <w:szCs w:val="18"/>
        </w:rPr>
        <w:t>22</w:t>
      </w:r>
    </w:ins>
    <w:del w:id="87" w:author="Alhabibi, Haider@Energy" w:date="2021-08-24T16:05:00Z">
      <w:r w:rsidDel="00484101">
        <w:rPr>
          <w:rFonts w:asciiTheme="minorHAnsi" w:hAnsiTheme="minorHAnsi"/>
          <w:sz w:val="18"/>
          <w:szCs w:val="18"/>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96D8E" w14:textId="77777777" w:rsidR="00DE3DD3" w:rsidRDefault="00DE3DD3" w:rsidP="00C25A5C">
      <w:pPr>
        <w:spacing w:after="0" w:line="240" w:lineRule="auto"/>
      </w:pPr>
      <w:r>
        <w:separator/>
      </w:r>
    </w:p>
  </w:footnote>
  <w:footnote w:type="continuationSeparator" w:id="0">
    <w:p w14:paraId="739F0A44" w14:textId="77777777" w:rsidR="00DE3DD3" w:rsidRDefault="00DE3DD3" w:rsidP="00C25A5C">
      <w:pPr>
        <w:spacing w:after="0" w:line="240" w:lineRule="auto"/>
      </w:pPr>
      <w:r>
        <w:continuationSeparator/>
      </w:r>
    </w:p>
  </w:footnote>
  <w:footnote w:type="continuationNotice" w:id="1">
    <w:p w14:paraId="0C645B60" w14:textId="77777777" w:rsidR="00DE3DD3" w:rsidRDefault="00DE3D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4ABE803F" w:rsidR="004C0924" w:rsidRDefault="004C09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A" w14:textId="72CCED4D" w:rsidR="004C0924" w:rsidRPr="004703E2" w:rsidRDefault="00B06804" w:rsidP="004703E2">
    <w:pPr>
      <w:suppressAutoHyphens/>
      <w:spacing w:after="0" w:line="240" w:lineRule="auto"/>
      <w:ind w:left="-90"/>
      <w:rPr>
        <w:rFonts w:ascii="Arial" w:eastAsia="Times New Roman" w:hAnsi="Arial" w:cs="Arial"/>
        <w:sz w:val="14"/>
        <w:szCs w:val="14"/>
      </w:rPr>
    </w:pPr>
    <w:customXmlInsRangeStart w:id="4" w:author="Geiser, Che@Energy" w:date="2022-04-11T13:40:00Z"/>
    <w:sdt>
      <w:sdtPr>
        <w:rPr>
          <w:rFonts w:ascii="Arial" w:eastAsia="Times New Roman" w:hAnsi="Arial" w:cs="Arial"/>
          <w:sz w:val="14"/>
          <w:szCs w:val="14"/>
        </w:rPr>
        <w:id w:val="1970319669"/>
        <w:docPartObj>
          <w:docPartGallery w:val="Watermarks"/>
          <w:docPartUnique/>
        </w:docPartObj>
      </w:sdtPr>
      <w:sdtContent>
        <w:customXmlInsRangeEnd w:id="4"/>
        <w:ins w:id="5" w:author="Geiser, Che@Energy" w:date="2022-04-11T13:40:00Z">
          <w:r w:rsidRPr="00B06804">
            <w:rPr>
              <w:rFonts w:ascii="Arial" w:eastAsia="Times New Roman" w:hAnsi="Arial" w:cs="Arial"/>
              <w:noProof/>
              <w:sz w:val="14"/>
              <w:szCs w:val="14"/>
            </w:rPr>
            <w:pict w14:anchorId="49E837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 w:author="Geiser, Che@Energy" w:date="2022-04-11T13:40:00Z"/>
      </w:sdtContent>
    </w:sdt>
    <w:customXmlInsRangeEnd w:id="6"/>
    <w:r w:rsidR="004C0924"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4C0924" w:rsidRPr="004703E2">
      <w:rPr>
        <w:rFonts w:ascii="Arial" w:eastAsia="Times New Roman" w:hAnsi="Arial" w:cs="Arial"/>
        <w:sz w:val="14"/>
        <w:szCs w:val="14"/>
      </w:rPr>
      <w:t>STATE OF CALIFORNIA</w:t>
    </w:r>
  </w:p>
  <w:p w14:paraId="46D5A6CB" w14:textId="77777777" w:rsidR="004C0924" w:rsidRPr="004703E2" w:rsidRDefault="004C0924"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590E8469" w:rsidR="004C0924" w:rsidRPr="004703E2" w:rsidRDefault="004C0924"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CEC-CF2R-</w:t>
    </w:r>
    <w:r>
      <w:rPr>
        <w:rFonts w:ascii="Arial" w:eastAsia="Times New Roman" w:hAnsi="Arial" w:cs="Arial"/>
        <w:sz w:val="14"/>
        <w:szCs w:val="14"/>
      </w:rPr>
      <w:t>MCH-31-H</w:t>
    </w:r>
    <w:r w:rsidRPr="004703E2">
      <w:rPr>
        <w:rFonts w:ascii="Arial" w:eastAsia="Times New Roman" w:hAnsi="Arial" w:cs="Arial"/>
        <w:sz w:val="14"/>
        <w:szCs w:val="14"/>
      </w:rPr>
      <w:t xml:space="preserve"> (</w:t>
    </w:r>
    <w:r>
      <w:rPr>
        <w:rFonts w:ascii="Arial" w:eastAsia="Times New Roman" w:hAnsi="Arial" w:cs="Arial"/>
        <w:sz w:val="14"/>
        <w:szCs w:val="14"/>
      </w:rPr>
      <w:t>Revised 01/</w:t>
    </w:r>
    <w:ins w:id="7" w:author="Alhabibi, Haider@Energy" w:date="2021-08-24T16:04:00Z">
      <w:r w:rsidR="00484101">
        <w:rPr>
          <w:rFonts w:ascii="Arial" w:eastAsia="Times New Roman" w:hAnsi="Arial" w:cs="Arial"/>
          <w:sz w:val="14"/>
          <w:szCs w:val="14"/>
        </w:rPr>
        <w:t>22</w:t>
      </w:r>
    </w:ins>
    <w:del w:id="8" w:author="Alhabibi, Haider@Energy" w:date="2021-08-24T16:04:00Z">
      <w:r w:rsidDel="00484101">
        <w:rPr>
          <w:rFonts w:ascii="Arial" w:eastAsia="Times New Roman" w:hAnsi="Arial" w:cs="Arial"/>
          <w:sz w:val="14"/>
          <w:szCs w:val="14"/>
        </w:rPr>
        <w:delText>20</w:delText>
      </w:r>
    </w:del>
    <w:r w:rsidRPr="004703E2">
      <w:rPr>
        <w:rFonts w:ascii="Arial" w:eastAsia="Times New Roman" w:hAnsi="Arial" w:cs="Arial"/>
        <w:sz w:val="14"/>
        <w:szCs w:val="14"/>
      </w:rPr>
      <w:t xml:space="preserve">) </w:t>
    </w:r>
    <w:r>
      <w:rPr>
        <w:rFonts w:ascii="Arial" w:eastAsia="Times New Roman" w:hAnsi="Arial" w:cs="Arial"/>
        <w:sz w:val="14"/>
        <w:szCs w:val="14"/>
      </w:rPr>
      <w:t xml:space="preserve">            </w:t>
    </w:r>
    <w:r w:rsidRPr="004703E2">
      <w:rPr>
        <w:rFonts w:ascii="Arial" w:eastAsia="Times New Roman" w:hAnsi="Arial" w:cs="Arial"/>
        <w:sz w:val="14"/>
        <w:szCs w:val="14"/>
      </w:rPr>
      <w:t xml:space="preserve">                                                                               </w:t>
    </w:r>
    <w:r>
      <w:rPr>
        <w:rFonts w:ascii="Arial" w:eastAsia="Times New Roman" w:hAnsi="Arial" w:cs="Arial"/>
        <w:sz w:val="14"/>
        <w:szCs w:val="14"/>
      </w:rPr>
      <w:t xml:space="preserve">  </w:t>
    </w:r>
    <w:r w:rsidRPr="004703E2">
      <w:rPr>
        <w:rFonts w:ascii="Arial" w:eastAsia="Times New Roman"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3"/>
      <w:gridCol w:w="294"/>
      <w:gridCol w:w="3569"/>
      <w:gridCol w:w="1843"/>
    </w:tblGrid>
    <w:tr w:rsidR="004C0924" w:rsidRPr="00F85124" w14:paraId="46D5A6CF" w14:textId="77777777" w:rsidTr="004703E2">
      <w:trPr>
        <w:cantSplit/>
        <w:trHeight w:val="288"/>
      </w:trPr>
      <w:tc>
        <w:tcPr>
          <w:tcW w:w="4016" w:type="pct"/>
          <w:gridSpan w:val="3"/>
          <w:tcBorders>
            <w:right w:val="nil"/>
          </w:tcBorders>
          <w:vAlign w:val="center"/>
        </w:tcPr>
        <w:p w14:paraId="46D5A6CD" w14:textId="77777777" w:rsidR="004C0924" w:rsidRPr="00AF7776" w:rsidRDefault="004C0924" w:rsidP="00082521">
          <w:pPr>
            <w:pStyle w:val="Style17"/>
            <w:rPr>
              <w:rFonts w:asciiTheme="minorHAnsi" w:hAnsiTheme="minorHAnsi"/>
              <w:b/>
              <w:color w:val="auto"/>
              <w:sz w:val="20"/>
              <w:szCs w:val="20"/>
            </w:rPr>
          </w:pPr>
          <w:r w:rsidRPr="00AF7776">
            <w:rPr>
              <w:rFonts w:asciiTheme="minorHAnsi" w:hAnsiTheme="minorHAnsi"/>
              <w:color w:val="auto"/>
              <w:sz w:val="20"/>
              <w:szCs w:val="20"/>
            </w:rPr>
            <w:t>CERTIFICATE OF INSTALLATION</w:t>
          </w:r>
        </w:p>
      </w:tc>
      <w:tc>
        <w:tcPr>
          <w:tcW w:w="984" w:type="pct"/>
          <w:tcBorders>
            <w:left w:val="nil"/>
          </w:tcBorders>
          <w:tcMar>
            <w:left w:w="115" w:type="dxa"/>
            <w:right w:w="115" w:type="dxa"/>
          </w:tcMar>
          <w:vAlign w:val="center"/>
        </w:tcPr>
        <w:p w14:paraId="46D5A6CE" w14:textId="4F86B129" w:rsidR="004C0924" w:rsidRPr="00AF7776" w:rsidRDefault="004C0924" w:rsidP="00AA3E7C">
          <w:pPr>
            <w:pStyle w:val="Style18"/>
            <w:rPr>
              <w:rFonts w:asciiTheme="minorHAnsi" w:hAnsiTheme="minorHAnsi"/>
              <w:b/>
              <w:color w:val="auto"/>
              <w:sz w:val="20"/>
              <w:szCs w:val="20"/>
            </w:rPr>
          </w:pPr>
          <w:r w:rsidRPr="00AF7776">
            <w:rPr>
              <w:rFonts w:asciiTheme="minorHAnsi" w:hAnsiTheme="minorHAnsi"/>
              <w:color w:val="auto"/>
              <w:sz w:val="20"/>
              <w:szCs w:val="20"/>
            </w:rPr>
            <w:t>CF2R-MCH-</w:t>
          </w:r>
          <w:r>
            <w:rPr>
              <w:rFonts w:asciiTheme="minorHAnsi" w:hAnsiTheme="minorHAnsi"/>
              <w:color w:val="auto"/>
              <w:sz w:val="20"/>
              <w:szCs w:val="20"/>
            </w:rPr>
            <w:t>31-H</w:t>
          </w:r>
        </w:p>
      </w:tc>
    </w:tr>
    <w:tr w:rsidR="004C0924" w:rsidRPr="00F85124" w14:paraId="46D5A6D2" w14:textId="77777777" w:rsidTr="00AF7776">
      <w:trPr>
        <w:cantSplit/>
        <w:trHeight w:val="226"/>
      </w:trPr>
      <w:tc>
        <w:tcPr>
          <w:tcW w:w="2500" w:type="pct"/>
          <w:gridSpan w:val="2"/>
          <w:tcBorders>
            <w:right w:val="nil"/>
          </w:tcBorders>
        </w:tcPr>
        <w:p w14:paraId="46D5A6D0" w14:textId="77777777" w:rsidR="004C0924" w:rsidRPr="00AF7776" w:rsidRDefault="004C0924" w:rsidP="00AF7776">
          <w:pPr>
            <w:pStyle w:val="Style75"/>
          </w:pPr>
          <w:r>
            <w:t>Whole House Fan</w:t>
          </w:r>
        </w:p>
      </w:tc>
      <w:tc>
        <w:tcPr>
          <w:tcW w:w="2500" w:type="pct"/>
          <w:gridSpan w:val="2"/>
          <w:tcBorders>
            <w:left w:val="nil"/>
          </w:tcBorders>
        </w:tcPr>
        <w:p w14:paraId="46D5A6D1" w14:textId="2EE08FDB" w:rsidR="004C0924" w:rsidRPr="00AF7776" w:rsidRDefault="004C0924"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Pr>
              <w:noProof/>
            </w:rPr>
            <w:t>2</w:t>
          </w:r>
          <w:r w:rsidRPr="00AF7776">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B06804">
            <w:rPr>
              <w:noProof/>
            </w:rPr>
            <w:t>2</w:t>
          </w:r>
          <w:r>
            <w:rPr>
              <w:noProof/>
            </w:rPr>
            <w:fldChar w:fldCharType="end"/>
          </w:r>
          <w:r w:rsidRPr="00F85124">
            <w:t>)</w:t>
          </w:r>
        </w:p>
      </w:tc>
    </w:tr>
    <w:tr w:rsidR="004C0924" w:rsidRPr="00F85124" w14:paraId="46D5A6D6" w14:textId="77777777" w:rsidTr="004703E2">
      <w:trPr>
        <w:cantSplit/>
        <w:trHeight w:val="288"/>
      </w:trPr>
      <w:tc>
        <w:tcPr>
          <w:tcW w:w="0" w:type="auto"/>
        </w:tcPr>
        <w:p w14:paraId="46D5A6D3" w14:textId="77777777" w:rsidR="004C0924" w:rsidRPr="009A055C" w:rsidRDefault="004C0924" w:rsidP="00082521">
          <w:pPr>
            <w:pStyle w:val="Style20"/>
          </w:pPr>
          <w:r w:rsidRPr="009A055C">
            <w:t>Project Name:</w:t>
          </w:r>
        </w:p>
      </w:tc>
      <w:tc>
        <w:tcPr>
          <w:tcW w:w="1655" w:type="pct"/>
          <w:gridSpan w:val="2"/>
        </w:tcPr>
        <w:p w14:paraId="46D5A6D4" w14:textId="77777777" w:rsidR="004C0924" w:rsidRPr="009A055C" w:rsidRDefault="004C0924" w:rsidP="00082521">
          <w:pPr>
            <w:pStyle w:val="Style20"/>
          </w:pPr>
          <w:r w:rsidRPr="009A055C">
            <w:t>Enforcement Agency:</w:t>
          </w:r>
        </w:p>
      </w:tc>
      <w:tc>
        <w:tcPr>
          <w:tcW w:w="984" w:type="pct"/>
        </w:tcPr>
        <w:p w14:paraId="46D5A6D5" w14:textId="77777777" w:rsidR="004C0924" w:rsidRPr="009A055C" w:rsidRDefault="004C0924" w:rsidP="00082521">
          <w:pPr>
            <w:pStyle w:val="Style20"/>
          </w:pPr>
          <w:r w:rsidRPr="009A055C">
            <w:t>Permit Number:</w:t>
          </w:r>
        </w:p>
      </w:tc>
    </w:tr>
    <w:tr w:rsidR="004C0924" w:rsidRPr="00F85124" w14:paraId="46D5A6DA" w14:textId="77777777" w:rsidTr="004703E2">
      <w:trPr>
        <w:cantSplit/>
        <w:trHeight w:val="288"/>
      </w:trPr>
      <w:tc>
        <w:tcPr>
          <w:tcW w:w="0" w:type="auto"/>
        </w:tcPr>
        <w:p w14:paraId="46D5A6D7" w14:textId="77777777" w:rsidR="004C0924" w:rsidRPr="009A055C" w:rsidRDefault="004C0924" w:rsidP="00082521">
          <w:pPr>
            <w:pStyle w:val="Style20"/>
            <w:rPr>
              <w:vertAlign w:val="superscript"/>
            </w:rPr>
          </w:pPr>
          <w:r w:rsidRPr="009A055C">
            <w:t>Dwelling Address:</w:t>
          </w:r>
        </w:p>
      </w:tc>
      <w:tc>
        <w:tcPr>
          <w:tcW w:w="1655" w:type="pct"/>
          <w:gridSpan w:val="2"/>
        </w:tcPr>
        <w:p w14:paraId="46D5A6D8" w14:textId="77777777" w:rsidR="004C0924" w:rsidRPr="009A055C" w:rsidRDefault="004C0924" w:rsidP="00082521">
          <w:pPr>
            <w:pStyle w:val="Style20"/>
            <w:rPr>
              <w:vertAlign w:val="superscript"/>
            </w:rPr>
          </w:pPr>
          <w:r w:rsidRPr="009A055C">
            <w:t>City</w:t>
          </w:r>
          <w:r>
            <w:t>:</w:t>
          </w:r>
        </w:p>
      </w:tc>
      <w:tc>
        <w:tcPr>
          <w:tcW w:w="984" w:type="pct"/>
        </w:tcPr>
        <w:p w14:paraId="46D5A6D9" w14:textId="77777777" w:rsidR="004C0924" w:rsidRPr="009A055C" w:rsidRDefault="004C0924" w:rsidP="00082521">
          <w:pPr>
            <w:pStyle w:val="Style20"/>
            <w:rPr>
              <w:vertAlign w:val="superscript"/>
            </w:rPr>
          </w:pPr>
          <w:r w:rsidRPr="009A055C">
            <w:t>Zip Code</w:t>
          </w:r>
          <w:r>
            <w:t>:</w:t>
          </w:r>
        </w:p>
      </w:tc>
    </w:tr>
  </w:tbl>
  <w:p w14:paraId="46D5A6DB" w14:textId="77777777" w:rsidR="004C0924" w:rsidRPr="00FF77DD" w:rsidRDefault="004C0924"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4C0924" w:rsidRPr="002047DE" w14:paraId="46D5A6E1" w14:textId="77777777" w:rsidTr="00660438">
      <w:trPr>
        <w:cantSplit/>
        <w:trHeight w:val="420"/>
      </w:trPr>
      <w:tc>
        <w:tcPr>
          <w:tcW w:w="3700" w:type="pct"/>
          <w:gridSpan w:val="2"/>
          <w:tcBorders>
            <w:right w:val="nil"/>
          </w:tcBorders>
        </w:tcPr>
        <w:p w14:paraId="46D5A6DF" w14:textId="1B68F4A7" w:rsidR="004C0924" w:rsidRPr="002047DE" w:rsidRDefault="004C0924"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4C0924" w:rsidRPr="002047DE" w:rsidRDefault="004C0924"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4C0924"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4C0924" w:rsidRPr="002047DE" w:rsidRDefault="004C0924"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0539A391" w:rsidR="004C0924" w:rsidRPr="002047DE" w:rsidRDefault="004C0924"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Pr>
              <w:b/>
              <w:bCs/>
              <w:noProof/>
            </w:rPr>
            <w:t>5</w:t>
          </w:r>
          <w:r>
            <w:rPr>
              <w:b/>
              <w:bCs/>
              <w:noProof/>
            </w:rPr>
            <w:fldChar w:fldCharType="end"/>
          </w:r>
          <w:r w:rsidRPr="002047DE">
            <w:rPr>
              <w:b/>
              <w:bCs/>
            </w:rPr>
            <w:t>)</w:t>
          </w:r>
        </w:p>
      </w:tc>
    </w:tr>
    <w:tr w:rsidR="004C0924" w:rsidRPr="002047DE" w14:paraId="46D5A6E8" w14:textId="77777777" w:rsidTr="00660438">
      <w:trPr>
        <w:cantSplit/>
        <w:trHeight w:val="504"/>
      </w:trPr>
      <w:tc>
        <w:tcPr>
          <w:tcW w:w="2501" w:type="pct"/>
          <w:tcBorders>
            <w:bottom w:val="single" w:sz="12" w:space="0" w:color="auto"/>
          </w:tcBorders>
        </w:tcPr>
        <w:p w14:paraId="46D5A6E5" w14:textId="77777777" w:rsidR="004C0924" w:rsidRPr="002047DE" w:rsidRDefault="004C0924"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4C0924" w:rsidRPr="002047DE" w:rsidRDefault="004C0924"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4C0924" w:rsidRPr="002047DE" w:rsidRDefault="004C0924" w:rsidP="00660438">
          <w:pPr>
            <w:rPr>
              <w:b/>
              <w:sz w:val="18"/>
              <w:szCs w:val="18"/>
              <w:vertAlign w:val="superscript"/>
            </w:rPr>
          </w:pPr>
          <w:r w:rsidRPr="002047DE">
            <w:rPr>
              <w:b/>
              <w:sz w:val="18"/>
              <w:szCs w:val="18"/>
            </w:rPr>
            <w:t>Permit Number:</w:t>
          </w:r>
        </w:p>
      </w:tc>
    </w:tr>
  </w:tbl>
  <w:p w14:paraId="46D5A6E9" w14:textId="31F2CD66" w:rsidR="004C0924" w:rsidRDefault="004C0924"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C" w14:textId="2E709441" w:rsidR="004C0924" w:rsidRDefault="004C09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D" w14:textId="2FF4487F" w:rsidR="004C0924" w:rsidRDefault="004C092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6F0" w14:textId="77777777" w:rsidTr="00082521">
      <w:trPr>
        <w:cantSplit/>
        <w:trHeight w:val="288"/>
      </w:trPr>
      <w:tc>
        <w:tcPr>
          <w:tcW w:w="3738" w:type="pct"/>
          <w:gridSpan w:val="2"/>
          <w:tcBorders>
            <w:bottom w:val="single" w:sz="4" w:space="0" w:color="auto"/>
            <w:right w:val="nil"/>
          </w:tcBorders>
          <w:vAlign w:val="center"/>
        </w:tcPr>
        <w:p w14:paraId="46D5A6EE" w14:textId="64281D4E" w:rsidR="004C0924" w:rsidRPr="00496CF1" w:rsidRDefault="004C0924" w:rsidP="009770D4">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USER INSTRUCTIONS</w:t>
          </w:r>
        </w:p>
      </w:tc>
      <w:tc>
        <w:tcPr>
          <w:tcW w:w="1262" w:type="pct"/>
          <w:tcBorders>
            <w:left w:val="nil"/>
            <w:bottom w:val="single" w:sz="4" w:space="0" w:color="auto"/>
          </w:tcBorders>
          <w:tcMar>
            <w:left w:w="115" w:type="dxa"/>
            <w:right w:w="115" w:type="dxa"/>
          </w:tcMar>
          <w:vAlign w:val="center"/>
        </w:tcPr>
        <w:p w14:paraId="46D5A6EF" w14:textId="3D094732" w:rsidR="004C0924" w:rsidRPr="00496CF1" w:rsidRDefault="004C0924" w:rsidP="00E124F8">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6F3" w14:textId="77777777" w:rsidTr="00082521">
      <w:trPr>
        <w:cantSplit/>
        <w:trHeight w:val="288"/>
      </w:trPr>
      <w:tc>
        <w:tcPr>
          <w:tcW w:w="2500" w:type="pct"/>
          <w:tcBorders>
            <w:right w:val="nil"/>
          </w:tcBorders>
        </w:tcPr>
        <w:p w14:paraId="46D5A6F1" w14:textId="77777777" w:rsidR="004C0924" w:rsidRPr="00496CF1" w:rsidRDefault="004C0924"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2" w14:textId="275C1ACC" w:rsidR="004C0924" w:rsidRPr="00496CF1" w:rsidRDefault="004C092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B06804">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4" w14:textId="13F16306" w:rsidR="004C0924" w:rsidRPr="00496CF1" w:rsidRDefault="004C0924" w:rsidP="003C0502">
    <w:pPr>
      <w:pStyle w:val="Header"/>
      <w:spacing w:after="0"/>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682A589D" w:rsidR="004C0924" w:rsidRDefault="004C092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2F23EFA7" w:rsidR="004C0924" w:rsidRPr="00496CF1" w:rsidRDefault="004C0924" w:rsidP="00691CEE">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339642E7" w:rsidR="004C0924" w:rsidRPr="00496CF1" w:rsidRDefault="004C0924"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6FC" w14:textId="77777777" w:rsidTr="00691CEE">
      <w:trPr>
        <w:cantSplit/>
        <w:trHeight w:val="288"/>
      </w:trPr>
      <w:tc>
        <w:tcPr>
          <w:tcW w:w="2500" w:type="pct"/>
          <w:tcBorders>
            <w:right w:val="nil"/>
          </w:tcBorders>
        </w:tcPr>
        <w:p w14:paraId="46D5A6FA" w14:textId="77777777" w:rsidR="004C0924" w:rsidRPr="00496CF1" w:rsidRDefault="004C0924"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0BA47C44" w:rsidR="004C0924" w:rsidRPr="00496CF1" w:rsidRDefault="004C0924"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B06804">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3B966191" w:rsidR="004C0924" w:rsidRPr="00AF7776" w:rsidRDefault="004C0924" w:rsidP="003C0502">
    <w:pPr>
      <w:pStyle w:val="Header"/>
      <w:spacing w:after="0"/>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4C0924"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3C953125" w:rsidR="004C0924" w:rsidRPr="00496CF1" w:rsidRDefault="004C0924" w:rsidP="00496CF1">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INSTALLATION – DATA FIELD DEFINITIONS AND CALCULATIONS</w:t>
          </w:r>
        </w:p>
      </w:tc>
      <w:tc>
        <w:tcPr>
          <w:tcW w:w="1262" w:type="pct"/>
          <w:tcBorders>
            <w:left w:val="nil"/>
            <w:bottom w:val="single" w:sz="4" w:space="0" w:color="auto"/>
          </w:tcBorders>
          <w:tcMar>
            <w:left w:w="115" w:type="dxa"/>
            <w:right w:w="115" w:type="dxa"/>
          </w:tcMar>
          <w:vAlign w:val="center"/>
        </w:tcPr>
        <w:p w14:paraId="46D5A700" w14:textId="27FD0DA6" w:rsidR="004C0924" w:rsidRPr="00496CF1" w:rsidRDefault="004C0924" w:rsidP="002E2BA2">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CF2R-MCH-</w:t>
          </w:r>
          <w:r>
            <w:rPr>
              <w:rFonts w:asciiTheme="minorHAnsi" w:eastAsia="Times New Roman" w:hAnsiTheme="minorHAnsi"/>
              <w:bCs/>
              <w:sz w:val="20"/>
              <w:szCs w:val="20"/>
            </w:rPr>
            <w:t>31-H</w:t>
          </w:r>
        </w:p>
      </w:tc>
    </w:tr>
    <w:tr w:rsidR="004C0924" w:rsidRPr="00496CF1" w14:paraId="46D5A704" w14:textId="77777777" w:rsidTr="00082521">
      <w:trPr>
        <w:cantSplit/>
        <w:trHeight w:val="288"/>
      </w:trPr>
      <w:tc>
        <w:tcPr>
          <w:tcW w:w="2500" w:type="pct"/>
          <w:tcBorders>
            <w:right w:val="nil"/>
          </w:tcBorders>
        </w:tcPr>
        <w:p w14:paraId="46D5A702" w14:textId="77777777" w:rsidR="004C0924" w:rsidRPr="00496CF1" w:rsidRDefault="004C0924"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45D89447" w:rsidR="004C0924" w:rsidRPr="00496CF1" w:rsidRDefault="004C0924"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B06804">
            <w:rPr>
              <w:rFonts w:asciiTheme="minorHAnsi" w:eastAsia="Times New Roman" w:hAnsiTheme="minorHAnsi"/>
              <w:bCs/>
              <w:noProof/>
              <w:sz w:val="20"/>
              <w:szCs w:val="20"/>
            </w:rPr>
            <w:t>2</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498E0388" w:rsidR="004C0924" w:rsidRPr="00FF77DD" w:rsidRDefault="004C0924" w:rsidP="003C0502">
    <w:pPr>
      <w:pStyle w:val="Header"/>
      <w:spacing w:after="0"/>
      <w:rPr>
        <w:sz w:val="2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3188BC9E">
      <w:start w:val="1"/>
      <w:numFmt w:val="decimal"/>
      <w:lvlText w:val="%4."/>
      <w:lvlJc w:val="left"/>
      <w:pPr>
        <w:ind w:left="2880" w:hanging="360"/>
      </w:pPr>
      <w:rPr>
        <w:rFonts w:hint="default"/>
        <w:sz w:val="18"/>
        <w:szCs w:val="20"/>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24506BB"/>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3CF6B28"/>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2"/>
  </w:num>
  <w:num w:numId="2">
    <w:abstractNumId w:val="30"/>
  </w:num>
  <w:num w:numId="3">
    <w:abstractNumId w:val="29"/>
  </w:num>
  <w:num w:numId="4">
    <w:abstractNumId w:val="1"/>
  </w:num>
  <w:num w:numId="5">
    <w:abstractNumId w:val="7"/>
  </w:num>
  <w:num w:numId="6">
    <w:abstractNumId w:val="16"/>
  </w:num>
  <w:num w:numId="7">
    <w:abstractNumId w:val="15"/>
  </w:num>
  <w:num w:numId="8">
    <w:abstractNumId w:val="18"/>
  </w:num>
  <w:num w:numId="9">
    <w:abstractNumId w:val="27"/>
  </w:num>
  <w:num w:numId="10">
    <w:abstractNumId w:val="5"/>
  </w:num>
  <w:num w:numId="11">
    <w:abstractNumId w:val="17"/>
  </w:num>
  <w:num w:numId="12">
    <w:abstractNumId w:val="14"/>
  </w:num>
  <w:num w:numId="13">
    <w:abstractNumId w:val="11"/>
  </w:num>
  <w:num w:numId="14">
    <w:abstractNumId w:val="24"/>
  </w:num>
  <w:num w:numId="15">
    <w:abstractNumId w:val="20"/>
  </w:num>
  <w:num w:numId="16">
    <w:abstractNumId w:val="8"/>
  </w:num>
  <w:num w:numId="17">
    <w:abstractNumId w:val="21"/>
  </w:num>
  <w:num w:numId="18">
    <w:abstractNumId w:val="31"/>
  </w:num>
  <w:num w:numId="19">
    <w:abstractNumId w:val="0"/>
  </w:num>
  <w:num w:numId="20">
    <w:abstractNumId w:val="11"/>
  </w:num>
  <w:num w:numId="21">
    <w:abstractNumId w:val="13"/>
  </w:num>
  <w:num w:numId="22">
    <w:abstractNumId w:val="23"/>
  </w:num>
  <w:num w:numId="23">
    <w:abstractNumId w:val="9"/>
  </w:num>
  <w:num w:numId="24">
    <w:abstractNumId w:val="3"/>
  </w:num>
  <w:num w:numId="25">
    <w:abstractNumId w:val="4"/>
  </w:num>
  <w:num w:numId="26">
    <w:abstractNumId w:val="19"/>
  </w:num>
  <w:num w:numId="27">
    <w:abstractNumId w:val="26"/>
  </w:num>
  <w:num w:numId="28">
    <w:abstractNumId w:val="22"/>
  </w:num>
  <w:num w:numId="29">
    <w:abstractNumId w:val="32"/>
  </w:num>
  <w:num w:numId="30">
    <w:abstractNumId w:val="2"/>
  </w:num>
  <w:num w:numId="31">
    <w:abstractNumId w:val="28"/>
  </w:num>
  <w:num w:numId="32">
    <w:abstractNumId w:val="25"/>
  </w:num>
  <w:num w:numId="33">
    <w:abstractNumId w:val="6"/>
  </w:num>
  <w:num w:numId="3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chert, RJ@Energy">
    <w15:presenceInfo w15:providerId="AD" w15:userId="S::RJ.Wichert@energy.ca.gov::120520be-5273-4c80-8edf-6b76cdf54be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HFOvlSEg2n91KrbiI2HmcjlLiooG/p80qo9LHgluygwyhw5YBe3/JiGBI+XTL8zoHs4TjJOgNdAy9LjGsG5cxw==" w:salt="RsL0GB13mij81ooONBX0Cg=="/>
  <w:defaultTabStop w:val="720"/>
  <w:drawingGridHorizontalSpacing w:val="110"/>
  <w:displayHorizontalDrawingGridEvery w:val="2"/>
  <w:displayVerticalDrawingGridEvery w:val="2"/>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39A6"/>
    <w:rsid w:val="00015017"/>
    <w:rsid w:val="000155FF"/>
    <w:rsid w:val="00034496"/>
    <w:rsid w:val="00041E1E"/>
    <w:rsid w:val="0004608F"/>
    <w:rsid w:val="00055032"/>
    <w:rsid w:val="00073DE5"/>
    <w:rsid w:val="00077A3D"/>
    <w:rsid w:val="00082521"/>
    <w:rsid w:val="00084B1C"/>
    <w:rsid w:val="0008534D"/>
    <w:rsid w:val="00093CF3"/>
    <w:rsid w:val="000A40F6"/>
    <w:rsid w:val="000B263D"/>
    <w:rsid w:val="000D4FE3"/>
    <w:rsid w:val="000E15FD"/>
    <w:rsid w:val="000E23C5"/>
    <w:rsid w:val="000E2A00"/>
    <w:rsid w:val="00103E04"/>
    <w:rsid w:val="00140921"/>
    <w:rsid w:val="0014279B"/>
    <w:rsid w:val="0014485C"/>
    <w:rsid w:val="00144A36"/>
    <w:rsid w:val="00145596"/>
    <w:rsid w:val="0015292B"/>
    <w:rsid w:val="00160FCC"/>
    <w:rsid w:val="001615DA"/>
    <w:rsid w:val="001727D2"/>
    <w:rsid w:val="001959F5"/>
    <w:rsid w:val="001961DA"/>
    <w:rsid w:val="001A2CB8"/>
    <w:rsid w:val="001A6090"/>
    <w:rsid w:val="001B26D3"/>
    <w:rsid w:val="001B7D69"/>
    <w:rsid w:val="001C187B"/>
    <w:rsid w:val="001C1AE1"/>
    <w:rsid w:val="001C1D7C"/>
    <w:rsid w:val="001D2BBF"/>
    <w:rsid w:val="001D48C9"/>
    <w:rsid w:val="001D7EE2"/>
    <w:rsid w:val="001E3504"/>
    <w:rsid w:val="001F4D46"/>
    <w:rsid w:val="001F62B7"/>
    <w:rsid w:val="00200106"/>
    <w:rsid w:val="0020430C"/>
    <w:rsid w:val="002139EB"/>
    <w:rsid w:val="002166CE"/>
    <w:rsid w:val="00242B05"/>
    <w:rsid w:val="002460B8"/>
    <w:rsid w:val="002510EB"/>
    <w:rsid w:val="00266994"/>
    <w:rsid w:val="00267060"/>
    <w:rsid w:val="00285695"/>
    <w:rsid w:val="00285DBE"/>
    <w:rsid w:val="002A7B2E"/>
    <w:rsid w:val="002B18B6"/>
    <w:rsid w:val="002B4B1E"/>
    <w:rsid w:val="002B50AF"/>
    <w:rsid w:val="002E2B7C"/>
    <w:rsid w:val="002E2BA2"/>
    <w:rsid w:val="002E408D"/>
    <w:rsid w:val="002E6DA7"/>
    <w:rsid w:val="002F1ABC"/>
    <w:rsid w:val="002F3026"/>
    <w:rsid w:val="002F6BF0"/>
    <w:rsid w:val="0030001B"/>
    <w:rsid w:val="00326C73"/>
    <w:rsid w:val="0032788B"/>
    <w:rsid w:val="003339CD"/>
    <w:rsid w:val="00334868"/>
    <w:rsid w:val="003364DA"/>
    <w:rsid w:val="00336D4C"/>
    <w:rsid w:val="00372A4E"/>
    <w:rsid w:val="0037554F"/>
    <w:rsid w:val="00392ACC"/>
    <w:rsid w:val="003A44AF"/>
    <w:rsid w:val="003A6C75"/>
    <w:rsid w:val="003A6D01"/>
    <w:rsid w:val="003A7710"/>
    <w:rsid w:val="003C013D"/>
    <w:rsid w:val="003C0502"/>
    <w:rsid w:val="003C2ABA"/>
    <w:rsid w:val="003C4F75"/>
    <w:rsid w:val="003C7B4A"/>
    <w:rsid w:val="003E2AB8"/>
    <w:rsid w:val="003E52E0"/>
    <w:rsid w:val="003F2E89"/>
    <w:rsid w:val="003F51E1"/>
    <w:rsid w:val="003F5975"/>
    <w:rsid w:val="003F7629"/>
    <w:rsid w:val="004109DE"/>
    <w:rsid w:val="0041500D"/>
    <w:rsid w:val="00415083"/>
    <w:rsid w:val="00423330"/>
    <w:rsid w:val="00434055"/>
    <w:rsid w:val="00441822"/>
    <w:rsid w:val="00452150"/>
    <w:rsid w:val="0045400A"/>
    <w:rsid w:val="004645C2"/>
    <w:rsid w:val="004703E2"/>
    <w:rsid w:val="00470FAD"/>
    <w:rsid w:val="004761C1"/>
    <w:rsid w:val="00483750"/>
    <w:rsid w:val="00484101"/>
    <w:rsid w:val="004875A1"/>
    <w:rsid w:val="00487F56"/>
    <w:rsid w:val="004938A4"/>
    <w:rsid w:val="00495331"/>
    <w:rsid w:val="0049533F"/>
    <w:rsid w:val="0049575B"/>
    <w:rsid w:val="00495C52"/>
    <w:rsid w:val="00496CF1"/>
    <w:rsid w:val="004A45F1"/>
    <w:rsid w:val="004C0924"/>
    <w:rsid w:val="004C5B47"/>
    <w:rsid w:val="004C602E"/>
    <w:rsid w:val="004D33F4"/>
    <w:rsid w:val="004D3AD2"/>
    <w:rsid w:val="004E045A"/>
    <w:rsid w:val="004E3590"/>
    <w:rsid w:val="00500DE8"/>
    <w:rsid w:val="00504E9E"/>
    <w:rsid w:val="005057DF"/>
    <w:rsid w:val="0050762C"/>
    <w:rsid w:val="00513873"/>
    <w:rsid w:val="00521C46"/>
    <w:rsid w:val="00531171"/>
    <w:rsid w:val="00536197"/>
    <w:rsid w:val="00542EFF"/>
    <w:rsid w:val="00545940"/>
    <w:rsid w:val="00552025"/>
    <w:rsid w:val="00553E1C"/>
    <w:rsid w:val="0056031D"/>
    <w:rsid w:val="005608C4"/>
    <w:rsid w:val="00573838"/>
    <w:rsid w:val="00581F6C"/>
    <w:rsid w:val="005A7099"/>
    <w:rsid w:val="005C464C"/>
    <w:rsid w:val="005E01E1"/>
    <w:rsid w:val="005E66BC"/>
    <w:rsid w:val="005E7758"/>
    <w:rsid w:val="005F1444"/>
    <w:rsid w:val="005F157F"/>
    <w:rsid w:val="0060558D"/>
    <w:rsid w:val="00622F96"/>
    <w:rsid w:val="00625042"/>
    <w:rsid w:val="00632F45"/>
    <w:rsid w:val="00634F3E"/>
    <w:rsid w:val="00644136"/>
    <w:rsid w:val="0064458F"/>
    <w:rsid w:val="00647695"/>
    <w:rsid w:val="00650B66"/>
    <w:rsid w:val="00653C47"/>
    <w:rsid w:val="00653DF7"/>
    <w:rsid w:val="00660438"/>
    <w:rsid w:val="00661761"/>
    <w:rsid w:val="00662C3C"/>
    <w:rsid w:val="00664A75"/>
    <w:rsid w:val="006802FC"/>
    <w:rsid w:val="006911D3"/>
    <w:rsid w:val="00691CEE"/>
    <w:rsid w:val="006A1CD4"/>
    <w:rsid w:val="006B5ABA"/>
    <w:rsid w:val="006D3E78"/>
    <w:rsid w:val="006D5966"/>
    <w:rsid w:val="006E4D76"/>
    <w:rsid w:val="007060EC"/>
    <w:rsid w:val="00711DF8"/>
    <w:rsid w:val="00717E03"/>
    <w:rsid w:val="00720A87"/>
    <w:rsid w:val="00723CEB"/>
    <w:rsid w:val="007304C6"/>
    <w:rsid w:val="007378CF"/>
    <w:rsid w:val="00751EDD"/>
    <w:rsid w:val="007617C2"/>
    <w:rsid w:val="0076440E"/>
    <w:rsid w:val="0078158E"/>
    <w:rsid w:val="007A5701"/>
    <w:rsid w:val="007B6227"/>
    <w:rsid w:val="007D0DAB"/>
    <w:rsid w:val="007D4D06"/>
    <w:rsid w:val="007E2192"/>
    <w:rsid w:val="007E2299"/>
    <w:rsid w:val="007E3B27"/>
    <w:rsid w:val="007F2497"/>
    <w:rsid w:val="007F66DE"/>
    <w:rsid w:val="00802B42"/>
    <w:rsid w:val="0081067F"/>
    <w:rsid w:val="00811276"/>
    <w:rsid w:val="00816B3D"/>
    <w:rsid w:val="00822503"/>
    <w:rsid w:val="008278BD"/>
    <w:rsid w:val="00830AC6"/>
    <w:rsid w:val="00832126"/>
    <w:rsid w:val="00832D40"/>
    <w:rsid w:val="00835A59"/>
    <w:rsid w:val="008448EA"/>
    <w:rsid w:val="008461E0"/>
    <w:rsid w:val="00856D36"/>
    <w:rsid w:val="00862D0F"/>
    <w:rsid w:val="00863D38"/>
    <w:rsid w:val="0086404A"/>
    <w:rsid w:val="00871C85"/>
    <w:rsid w:val="008875CD"/>
    <w:rsid w:val="008954BF"/>
    <w:rsid w:val="008A4463"/>
    <w:rsid w:val="008A5696"/>
    <w:rsid w:val="008A67DD"/>
    <w:rsid w:val="008A7E6D"/>
    <w:rsid w:val="008B1754"/>
    <w:rsid w:val="008C407C"/>
    <w:rsid w:val="008C6E49"/>
    <w:rsid w:val="008E225B"/>
    <w:rsid w:val="008E3900"/>
    <w:rsid w:val="008F11A1"/>
    <w:rsid w:val="008F4967"/>
    <w:rsid w:val="008F51C0"/>
    <w:rsid w:val="009029E7"/>
    <w:rsid w:val="0090410A"/>
    <w:rsid w:val="00905E96"/>
    <w:rsid w:val="00907C96"/>
    <w:rsid w:val="00913566"/>
    <w:rsid w:val="0092246A"/>
    <w:rsid w:val="00922B8D"/>
    <w:rsid w:val="00922B92"/>
    <w:rsid w:val="00923869"/>
    <w:rsid w:val="009271B8"/>
    <w:rsid w:val="00934A16"/>
    <w:rsid w:val="00936990"/>
    <w:rsid w:val="009400E2"/>
    <w:rsid w:val="00950E8C"/>
    <w:rsid w:val="00956A4B"/>
    <w:rsid w:val="009577D0"/>
    <w:rsid w:val="00957C69"/>
    <w:rsid w:val="00960C03"/>
    <w:rsid w:val="009627CD"/>
    <w:rsid w:val="00963CDB"/>
    <w:rsid w:val="00965B0E"/>
    <w:rsid w:val="009719AD"/>
    <w:rsid w:val="009741C0"/>
    <w:rsid w:val="00975975"/>
    <w:rsid w:val="009762BD"/>
    <w:rsid w:val="0097688D"/>
    <w:rsid w:val="009770D4"/>
    <w:rsid w:val="0098438B"/>
    <w:rsid w:val="00986966"/>
    <w:rsid w:val="009A33BB"/>
    <w:rsid w:val="009A33E0"/>
    <w:rsid w:val="009B0C60"/>
    <w:rsid w:val="009B0CCF"/>
    <w:rsid w:val="009B4833"/>
    <w:rsid w:val="009C300B"/>
    <w:rsid w:val="009C3894"/>
    <w:rsid w:val="009C3E57"/>
    <w:rsid w:val="009C4198"/>
    <w:rsid w:val="009D31B2"/>
    <w:rsid w:val="009D33F9"/>
    <w:rsid w:val="009D4FF8"/>
    <w:rsid w:val="009E0BD3"/>
    <w:rsid w:val="009F43BC"/>
    <w:rsid w:val="009F4A90"/>
    <w:rsid w:val="00A36156"/>
    <w:rsid w:val="00A41110"/>
    <w:rsid w:val="00A42E17"/>
    <w:rsid w:val="00A53947"/>
    <w:rsid w:val="00A65221"/>
    <w:rsid w:val="00A700B6"/>
    <w:rsid w:val="00A802D4"/>
    <w:rsid w:val="00A91B8F"/>
    <w:rsid w:val="00A946AB"/>
    <w:rsid w:val="00AA2AFE"/>
    <w:rsid w:val="00AA3E7C"/>
    <w:rsid w:val="00AB4171"/>
    <w:rsid w:val="00AB70C1"/>
    <w:rsid w:val="00AC02C1"/>
    <w:rsid w:val="00AC354B"/>
    <w:rsid w:val="00AC7F70"/>
    <w:rsid w:val="00AD1F69"/>
    <w:rsid w:val="00AD2A51"/>
    <w:rsid w:val="00AD4A8F"/>
    <w:rsid w:val="00AE0672"/>
    <w:rsid w:val="00AF7776"/>
    <w:rsid w:val="00B0524E"/>
    <w:rsid w:val="00B06804"/>
    <w:rsid w:val="00B11D97"/>
    <w:rsid w:val="00B13309"/>
    <w:rsid w:val="00B156CF"/>
    <w:rsid w:val="00B2415C"/>
    <w:rsid w:val="00B2520A"/>
    <w:rsid w:val="00B3286F"/>
    <w:rsid w:val="00B3620F"/>
    <w:rsid w:val="00B41774"/>
    <w:rsid w:val="00B434AE"/>
    <w:rsid w:val="00B477C8"/>
    <w:rsid w:val="00B47F52"/>
    <w:rsid w:val="00B528CF"/>
    <w:rsid w:val="00B52CA6"/>
    <w:rsid w:val="00B5580B"/>
    <w:rsid w:val="00B64B7B"/>
    <w:rsid w:val="00B72D1E"/>
    <w:rsid w:val="00B73A4A"/>
    <w:rsid w:val="00B7621B"/>
    <w:rsid w:val="00B81F02"/>
    <w:rsid w:val="00B82A05"/>
    <w:rsid w:val="00B83A59"/>
    <w:rsid w:val="00B9051E"/>
    <w:rsid w:val="00BA66B2"/>
    <w:rsid w:val="00BB282A"/>
    <w:rsid w:val="00BB712E"/>
    <w:rsid w:val="00BB7AA4"/>
    <w:rsid w:val="00BC0F4D"/>
    <w:rsid w:val="00BC7208"/>
    <w:rsid w:val="00BE041F"/>
    <w:rsid w:val="00BE345E"/>
    <w:rsid w:val="00BF3798"/>
    <w:rsid w:val="00C037E3"/>
    <w:rsid w:val="00C111AE"/>
    <w:rsid w:val="00C22098"/>
    <w:rsid w:val="00C25A5C"/>
    <w:rsid w:val="00C45933"/>
    <w:rsid w:val="00C51101"/>
    <w:rsid w:val="00C52665"/>
    <w:rsid w:val="00C6014E"/>
    <w:rsid w:val="00C631A6"/>
    <w:rsid w:val="00C72D02"/>
    <w:rsid w:val="00C73D60"/>
    <w:rsid w:val="00C73FEB"/>
    <w:rsid w:val="00C76263"/>
    <w:rsid w:val="00C775AD"/>
    <w:rsid w:val="00C8339F"/>
    <w:rsid w:val="00C95017"/>
    <w:rsid w:val="00CB124D"/>
    <w:rsid w:val="00CB5516"/>
    <w:rsid w:val="00CB6755"/>
    <w:rsid w:val="00CB7A18"/>
    <w:rsid w:val="00CD1198"/>
    <w:rsid w:val="00CE2286"/>
    <w:rsid w:val="00CE5AF4"/>
    <w:rsid w:val="00CF60D3"/>
    <w:rsid w:val="00D04757"/>
    <w:rsid w:val="00D04C2D"/>
    <w:rsid w:val="00D1519F"/>
    <w:rsid w:val="00D1733A"/>
    <w:rsid w:val="00D24170"/>
    <w:rsid w:val="00D25FD8"/>
    <w:rsid w:val="00D47A58"/>
    <w:rsid w:val="00D5049E"/>
    <w:rsid w:val="00D722F0"/>
    <w:rsid w:val="00D73292"/>
    <w:rsid w:val="00D7492C"/>
    <w:rsid w:val="00D7699D"/>
    <w:rsid w:val="00D85AE6"/>
    <w:rsid w:val="00DA57B2"/>
    <w:rsid w:val="00DC762F"/>
    <w:rsid w:val="00DD7B98"/>
    <w:rsid w:val="00DE3DD3"/>
    <w:rsid w:val="00DE53DC"/>
    <w:rsid w:val="00DF4930"/>
    <w:rsid w:val="00E00A2B"/>
    <w:rsid w:val="00E06E50"/>
    <w:rsid w:val="00E10501"/>
    <w:rsid w:val="00E12414"/>
    <w:rsid w:val="00E124F8"/>
    <w:rsid w:val="00E208FF"/>
    <w:rsid w:val="00E2288A"/>
    <w:rsid w:val="00E256C2"/>
    <w:rsid w:val="00E33591"/>
    <w:rsid w:val="00E346E6"/>
    <w:rsid w:val="00E3694B"/>
    <w:rsid w:val="00E36FC1"/>
    <w:rsid w:val="00E4371A"/>
    <w:rsid w:val="00E46989"/>
    <w:rsid w:val="00E53E4C"/>
    <w:rsid w:val="00E55B8F"/>
    <w:rsid w:val="00E60A80"/>
    <w:rsid w:val="00E67035"/>
    <w:rsid w:val="00E7069F"/>
    <w:rsid w:val="00E7539F"/>
    <w:rsid w:val="00E7568D"/>
    <w:rsid w:val="00E75E99"/>
    <w:rsid w:val="00E76ABA"/>
    <w:rsid w:val="00E81E7C"/>
    <w:rsid w:val="00E829F5"/>
    <w:rsid w:val="00E82F29"/>
    <w:rsid w:val="00E84D23"/>
    <w:rsid w:val="00E942B0"/>
    <w:rsid w:val="00E94E5A"/>
    <w:rsid w:val="00E9689A"/>
    <w:rsid w:val="00EA36F6"/>
    <w:rsid w:val="00EA6B1F"/>
    <w:rsid w:val="00EA6CB1"/>
    <w:rsid w:val="00EB7DC2"/>
    <w:rsid w:val="00EC1696"/>
    <w:rsid w:val="00EE4FD9"/>
    <w:rsid w:val="00EF23C0"/>
    <w:rsid w:val="00F116F6"/>
    <w:rsid w:val="00F15985"/>
    <w:rsid w:val="00F20B67"/>
    <w:rsid w:val="00F247E0"/>
    <w:rsid w:val="00F35F46"/>
    <w:rsid w:val="00F3709F"/>
    <w:rsid w:val="00F41706"/>
    <w:rsid w:val="00F47226"/>
    <w:rsid w:val="00F506B1"/>
    <w:rsid w:val="00F51A12"/>
    <w:rsid w:val="00F60148"/>
    <w:rsid w:val="00F61B08"/>
    <w:rsid w:val="00F63D86"/>
    <w:rsid w:val="00F6636D"/>
    <w:rsid w:val="00F66F00"/>
    <w:rsid w:val="00F75C18"/>
    <w:rsid w:val="00F822A0"/>
    <w:rsid w:val="00F85ED7"/>
    <w:rsid w:val="00F918A7"/>
    <w:rsid w:val="00FA05A2"/>
    <w:rsid w:val="00FA5EA0"/>
    <w:rsid w:val="00FB6EEF"/>
    <w:rsid w:val="00FC1211"/>
    <w:rsid w:val="00FC26C4"/>
    <w:rsid w:val="00FC45CF"/>
    <w:rsid w:val="00FD0235"/>
    <w:rsid w:val="00FD0C58"/>
    <w:rsid w:val="00FD36F6"/>
    <w:rsid w:val="00FF498B"/>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1"/>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semiHidden/>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semiHidden/>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504E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C08714-04D4-42D3-9365-20A98F24F4FA}">
  <ds:schemaRefs>
    <ds:schemaRef ds:uri="http://schemas.openxmlformats.org/officeDocument/2006/bibliography"/>
  </ds:schemaRefs>
</ds:datastoreItem>
</file>

<file path=customXml/itemProps2.xml><?xml version="1.0" encoding="utf-8"?>
<ds:datastoreItem xmlns:ds="http://schemas.openxmlformats.org/officeDocument/2006/customXml" ds:itemID="{0B6267D3-E5E5-4059-98B6-FD507D24217A}">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92FE196E-DF11-4D1D-BD5B-6E9B2DFC4536}">
  <ds:schemaRefs>
    <ds:schemaRef ds:uri="http://schemas.openxmlformats.org/officeDocument/2006/bibliography"/>
  </ds:schemaRefs>
</ds:datastoreItem>
</file>

<file path=customXml/itemProps4.xml><?xml version="1.0" encoding="utf-8"?>
<ds:datastoreItem xmlns:ds="http://schemas.openxmlformats.org/officeDocument/2006/customXml" ds:itemID="{D543AB89-0B77-47DD-AA66-D1DB0D9072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45E0AD-DBA2-49A1-95D2-62FDC0E83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5</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Geiser, Che@Energy</cp:lastModifiedBy>
  <cp:revision>118</cp:revision>
  <cp:lastPrinted>2018-05-09T20:09:00Z</cp:lastPrinted>
  <dcterms:created xsi:type="dcterms:W3CDTF">2018-05-21T21:20:00Z</dcterms:created>
  <dcterms:modified xsi:type="dcterms:W3CDTF">2022-04-11T20:40:00Z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