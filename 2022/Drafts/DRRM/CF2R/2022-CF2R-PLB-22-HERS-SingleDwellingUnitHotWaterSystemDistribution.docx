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7"/>
        <w:gridCol w:w="907"/>
        <w:gridCol w:w="1049"/>
        <w:gridCol w:w="915"/>
        <w:gridCol w:w="1025"/>
        <w:gridCol w:w="645"/>
        <w:gridCol w:w="670"/>
        <w:gridCol w:w="720"/>
        <w:gridCol w:w="1172"/>
        <w:gridCol w:w="1170"/>
        <w:gridCol w:w="900"/>
        <w:gridCol w:w="896"/>
      </w:tblGrid>
      <w:tr w:rsidR="00F349F6" w:rsidRPr="009E01FE" w14:paraId="230DD579" w14:textId="390F5C85"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5E7C2E85" w:rsidR="00F349F6" w:rsidRPr="008733ED"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ins w:id="0" w:author="Alhabibi, Haider@Energy" w:date="2022-01-25T13:25:00Z">
              <w:r w:rsidR="00711F85">
                <w:rPr>
                  <w:rFonts w:asciiTheme="minorHAnsi" w:hAnsiTheme="minorHAnsi" w:cstheme="minorHAnsi"/>
                  <w:b/>
                  <w:sz w:val="20"/>
                  <w:szCs w:val="20"/>
                </w:rPr>
                <w:t>(other than HPWH)</w:t>
              </w:r>
            </w:ins>
          </w:p>
          <w:p w14:paraId="1D5D2685" w14:textId="42041A1E"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ins w:id="1" w:author="Alhabibi, Haider@Energy" w:date="2022-01-25T13:25:00Z">
              <w:r w:rsidR="002130B3">
                <w:rPr>
                  <w:rFonts w:asciiTheme="minorHAnsi" w:eastAsia="Times New Roman" w:hAnsiTheme="minorHAnsi" w:cstheme="minorHAnsi"/>
                  <w:sz w:val="20"/>
                  <w:szCs w:val="20"/>
                </w:rPr>
                <w:t xml:space="preserve">features of </w:t>
              </w:r>
            </w:ins>
            <w:r w:rsidRPr="00236F4B">
              <w:rPr>
                <w:rFonts w:asciiTheme="minorHAnsi" w:eastAsia="Times New Roman" w:hAnsiTheme="minorHAnsi" w:cstheme="minorHAnsi"/>
                <w:sz w:val="18"/>
                <w:szCs w:val="20"/>
              </w:rPr>
              <w:t xml:space="preserve">the water heating system(s) </w:t>
            </w:r>
            <w:del w:id="2" w:author="Alhabibi, Haider@Energy" w:date="2022-01-25T13:25:00Z">
              <w:r w:rsidRPr="00236F4B" w:rsidDel="00963B61">
                <w:rPr>
                  <w:rFonts w:asciiTheme="minorHAnsi" w:eastAsia="Times New Roman" w:hAnsiTheme="minorHAnsi" w:cstheme="minorHAnsi"/>
                  <w:sz w:val="18"/>
                  <w:szCs w:val="20"/>
                </w:rPr>
                <w:delText xml:space="preserve">features </w:delText>
              </w:r>
            </w:del>
            <w:ins w:id="3" w:author="Alhabibi, Haider@Energy" w:date="2022-01-25T13:25:00Z">
              <w:r w:rsidR="00963B61">
                <w:rPr>
                  <w:rFonts w:asciiTheme="minorHAnsi" w:eastAsia="Times New Roman" w:hAnsiTheme="minorHAnsi" w:cstheme="minorHAnsi"/>
                  <w:sz w:val="20"/>
                  <w:szCs w:val="20"/>
                </w:rPr>
                <w:t xml:space="preserve">other than </w:t>
              </w:r>
              <w:r w:rsidR="00963B61" w:rsidRPr="00E40C70">
                <w:rPr>
                  <w:rFonts w:asciiTheme="minorHAnsi" w:eastAsia="Times New Roman" w:hAnsiTheme="minorHAnsi" w:cstheme="minorHAnsi"/>
                  <w:b/>
                  <w:bCs/>
                  <w:sz w:val="20"/>
                  <w:szCs w:val="20"/>
                </w:rPr>
                <w:t>HPWH</w:t>
              </w:r>
              <w:r w:rsidR="00963B61">
                <w:rPr>
                  <w:rFonts w:asciiTheme="minorHAnsi" w:eastAsia="Times New Roman" w:hAnsiTheme="minorHAnsi" w:cstheme="minorHAnsi"/>
                  <w:sz w:val="20"/>
                  <w:szCs w:val="20"/>
                </w:rPr>
                <w:t xml:space="preserve"> system</w:t>
              </w:r>
              <w:r w:rsidR="00963B61"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specified on the registered CF1R compliance document for this project.</w:t>
            </w:r>
          </w:p>
        </w:tc>
      </w:tr>
      <w:tr w:rsidR="002E1D83" w:rsidRPr="009E01FE" w14:paraId="73A56B1E" w14:textId="199B8BBE" w:rsidTr="002E1D83">
        <w:trPr>
          <w:cantSplit/>
          <w:trHeight w:val="277"/>
          <w:jc w:val="center"/>
        </w:trPr>
        <w:tc>
          <w:tcPr>
            <w:tcW w:w="413" w:type="pct"/>
            <w:tcBorders>
              <w:top w:val="single" w:sz="4" w:space="0" w:color="auto"/>
              <w:left w:val="single" w:sz="4" w:space="0" w:color="auto"/>
              <w:bottom w:val="single" w:sz="4" w:space="0" w:color="auto"/>
              <w:right w:val="single" w:sz="4" w:space="0" w:color="auto"/>
            </w:tcBorders>
          </w:tcPr>
          <w:p w14:paraId="1885D35D" w14:textId="506133EC"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64C34BDC" w14:textId="2B8E960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78" w:type="pct"/>
            <w:tcBorders>
              <w:top w:val="single" w:sz="4" w:space="0" w:color="auto"/>
              <w:left w:val="single" w:sz="4" w:space="0" w:color="auto"/>
              <w:bottom w:val="single" w:sz="4" w:space="0" w:color="auto"/>
              <w:right w:val="single" w:sz="4" w:space="0" w:color="auto"/>
            </w:tcBorders>
            <w:vAlign w:val="center"/>
          </w:tcPr>
          <w:p w14:paraId="33422D03" w14:textId="181F6E1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17" w:type="pct"/>
            <w:tcBorders>
              <w:top w:val="single" w:sz="4" w:space="0" w:color="auto"/>
              <w:left w:val="single" w:sz="4" w:space="0" w:color="auto"/>
              <w:bottom w:val="single" w:sz="4" w:space="0" w:color="auto"/>
              <w:right w:val="single" w:sz="4" w:space="0" w:color="auto"/>
            </w:tcBorders>
            <w:vAlign w:val="center"/>
          </w:tcPr>
          <w:p w14:paraId="0CC589C2" w14:textId="08CECAB0"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67" w:type="pct"/>
            <w:tcBorders>
              <w:top w:val="single" w:sz="4" w:space="0" w:color="auto"/>
              <w:left w:val="single" w:sz="4" w:space="0" w:color="auto"/>
              <w:bottom w:val="single" w:sz="4" w:space="0" w:color="auto"/>
              <w:right w:val="single" w:sz="4" w:space="0" w:color="auto"/>
            </w:tcBorders>
            <w:vAlign w:val="center"/>
          </w:tcPr>
          <w:p w14:paraId="11429DC3" w14:textId="0042781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294" w:type="pct"/>
            <w:tcBorders>
              <w:top w:val="single" w:sz="4" w:space="0" w:color="auto"/>
              <w:left w:val="single" w:sz="4" w:space="0" w:color="auto"/>
              <w:bottom w:val="single" w:sz="4" w:space="0" w:color="auto"/>
              <w:right w:val="single" w:sz="4" w:space="0" w:color="auto"/>
            </w:tcBorders>
            <w:vAlign w:val="center"/>
          </w:tcPr>
          <w:p w14:paraId="43AB03DA" w14:textId="1106B08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5" w:type="pct"/>
            <w:tcBorders>
              <w:top w:val="single" w:sz="4" w:space="0" w:color="auto"/>
              <w:left w:val="single" w:sz="4" w:space="0" w:color="auto"/>
              <w:bottom w:val="single" w:sz="4" w:space="0" w:color="auto"/>
              <w:right w:val="single" w:sz="4" w:space="0" w:color="auto"/>
            </w:tcBorders>
            <w:vAlign w:val="center"/>
          </w:tcPr>
          <w:p w14:paraId="12BF9D03" w14:textId="48AEE32A"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5BF73542" w14:textId="784DAC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34" w:type="pct"/>
            <w:tcBorders>
              <w:top w:val="single" w:sz="4" w:space="0" w:color="auto"/>
              <w:left w:val="single" w:sz="4" w:space="0" w:color="auto"/>
              <w:bottom w:val="single" w:sz="4" w:space="0" w:color="auto"/>
              <w:right w:val="single" w:sz="4" w:space="0" w:color="auto"/>
            </w:tcBorders>
          </w:tcPr>
          <w:p w14:paraId="35C31585" w14:textId="56D948BD"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33" w:type="pct"/>
            <w:tcBorders>
              <w:top w:val="single" w:sz="4" w:space="0" w:color="auto"/>
              <w:left w:val="single" w:sz="4" w:space="0" w:color="auto"/>
              <w:bottom w:val="single" w:sz="4" w:space="0" w:color="auto"/>
              <w:right w:val="single" w:sz="4" w:space="0" w:color="auto"/>
            </w:tcBorders>
          </w:tcPr>
          <w:p w14:paraId="181D626A" w14:textId="68C8714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3A5540D8" w14:textId="6CAE5282"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0" w:type="pct"/>
            <w:tcBorders>
              <w:top w:val="single" w:sz="4" w:space="0" w:color="auto"/>
              <w:left w:val="single" w:sz="4" w:space="0" w:color="auto"/>
              <w:bottom w:val="single" w:sz="4" w:space="0" w:color="auto"/>
              <w:right w:val="single" w:sz="4" w:space="0" w:color="auto"/>
            </w:tcBorders>
          </w:tcPr>
          <w:p w14:paraId="7F4CC02D" w14:textId="76A03B6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6464F8A" w14:textId="3E757B7A" w:rsidTr="002E1D83">
        <w:trPr>
          <w:cantSplit/>
          <w:trHeight w:val="288"/>
          <w:jc w:val="center"/>
        </w:trPr>
        <w:tc>
          <w:tcPr>
            <w:tcW w:w="413" w:type="pct"/>
            <w:tcBorders>
              <w:top w:val="single" w:sz="4" w:space="0" w:color="auto"/>
              <w:left w:val="single" w:sz="4" w:space="0" w:color="auto"/>
              <w:bottom w:val="single" w:sz="4" w:space="0" w:color="auto"/>
              <w:right w:val="single" w:sz="4" w:space="0" w:color="auto"/>
            </w:tcBorders>
            <w:vAlign w:val="bottom"/>
          </w:tcPr>
          <w:p w14:paraId="62B01F6F" w14:textId="3C11D68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2C0B5722" w14:textId="610A496F"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78" w:type="pct"/>
            <w:tcBorders>
              <w:top w:val="single" w:sz="4" w:space="0" w:color="auto"/>
              <w:left w:val="single" w:sz="4" w:space="0" w:color="auto"/>
              <w:bottom w:val="single" w:sz="4" w:space="0" w:color="auto"/>
              <w:right w:val="single" w:sz="4" w:space="0" w:color="auto"/>
            </w:tcBorders>
            <w:vAlign w:val="bottom"/>
          </w:tcPr>
          <w:p w14:paraId="4A1A894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711E93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67" w:type="pct"/>
            <w:tcBorders>
              <w:top w:val="single" w:sz="4" w:space="0" w:color="auto"/>
              <w:left w:val="single" w:sz="4" w:space="0" w:color="auto"/>
              <w:bottom w:val="single" w:sz="4" w:space="0" w:color="auto"/>
              <w:right w:val="single" w:sz="4" w:space="0" w:color="auto"/>
            </w:tcBorders>
            <w:vAlign w:val="bottom"/>
          </w:tcPr>
          <w:p w14:paraId="052C1309" w14:textId="4231D2D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of</w:t>
            </w:r>
            <w:r w:rsidR="002E1D83">
              <w:rPr>
                <w:rFonts w:asciiTheme="minorHAnsi" w:eastAsia="Times New Roman" w:hAnsiTheme="minorHAnsi" w:cstheme="minorHAnsi"/>
                <w:sz w:val="18"/>
                <w:szCs w:val="20"/>
              </w:rPr>
              <w:t xml:space="preserve"> Like (or </w:t>
            </w:r>
            <w:proofErr w:type="gramStart"/>
            <w:r w:rsidR="002E1D83">
              <w:rPr>
                <w:rFonts w:asciiTheme="minorHAnsi" w:eastAsia="Times New Roman" w:hAnsiTheme="minorHAnsi" w:cstheme="minorHAnsi"/>
                <w:sz w:val="18"/>
                <w:szCs w:val="20"/>
              </w:rPr>
              <w:t xml:space="preserve">Identical) </w:t>
            </w:r>
            <w:r w:rsidRPr="00236F4B">
              <w:rPr>
                <w:rFonts w:asciiTheme="minorHAnsi" w:eastAsia="Times New Roman" w:hAnsiTheme="minorHAnsi" w:cstheme="minorHAnsi"/>
                <w:sz w:val="18"/>
                <w:szCs w:val="20"/>
              </w:rPr>
              <w:t xml:space="preserve"> Water</w:t>
            </w:r>
            <w:proofErr w:type="gramEnd"/>
            <w:r w:rsidRPr="00236F4B">
              <w:rPr>
                <w:rFonts w:asciiTheme="minorHAnsi" w:eastAsia="Times New Roman" w:hAnsiTheme="minorHAnsi" w:cstheme="minorHAnsi"/>
                <w:sz w:val="18"/>
                <w:szCs w:val="20"/>
              </w:rPr>
              <w:t xml:space="preserve"> Heaters in System</w:t>
            </w:r>
          </w:p>
        </w:tc>
        <w:tc>
          <w:tcPr>
            <w:tcW w:w="294" w:type="pct"/>
            <w:tcBorders>
              <w:top w:val="single" w:sz="4" w:space="0" w:color="auto"/>
              <w:left w:val="single" w:sz="4" w:space="0" w:color="auto"/>
              <w:bottom w:val="single" w:sz="4" w:space="0" w:color="auto"/>
              <w:right w:val="single" w:sz="4" w:space="0" w:color="auto"/>
            </w:tcBorders>
            <w:vAlign w:val="bottom"/>
          </w:tcPr>
          <w:p w14:paraId="06E2FB18"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5" w:type="pct"/>
            <w:tcBorders>
              <w:top w:val="single" w:sz="4" w:space="0" w:color="auto"/>
              <w:left w:val="single" w:sz="4" w:space="0" w:color="auto"/>
              <w:bottom w:val="single" w:sz="4" w:space="0" w:color="auto"/>
              <w:right w:val="single" w:sz="4" w:space="0" w:color="auto"/>
            </w:tcBorders>
            <w:vAlign w:val="bottom"/>
          </w:tcPr>
          <w:p w14:paraId="4CC76B6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196F7A20"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34" w:type="pct"/>
            <w:tcBorders>
              <w:top w:val="single" w:sz="4" w:space="0" w:color="auto"/>
              <w:left w:val="single" w:sz="4" w:space="0" w:color="auto"/>
              <w:bottom w:val="single" w:sz="4" w:space="0" w:color="auto"/>
              <w:right w:val="single" w:sz="4" w:space="0" w:color="auto"/>
            </w:tcBorders>
            <w:vAlign w:val="bottom"/>
          </w:tcPr>
          <w:p w14:paraId="64ACEA33"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33" w:type="pct"/>
            <w:tcBorders>
              <w:top w:val="single" w:sz="4" w:space="0" w:color="auto"/>
              <w:left w:val="single" w:sz="4" w:space="0" w:color="auto"/>
              <w:bottom w:val="single" w:sz="4" w:space="0" w:color="auto"/>
              <w:right w:val="single" w:sz="4" w:space="0" w:color="auto"/>
            </w:tcBorders>
            <w:vAlign w:val="bottom"/>
          </w:tcPr>
          <w:p w14:paraId="58A198C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4A6F7DA9"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Compact </w:t>
            </w:r>
            <w:proofErr w:type="spellStart"/>
            <w:r w:rsidRPr="00236F4B">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10" w:type="pct"/>
            <w:tcBorders>
              <w:top w:val="single" w:sz="4" w:space="0" w:color="auto"/>
              <w:left w:val="single" w:sz="4" w:space="0" w:color="auto"/>
              <w:bottom w:val="single" w:sz="4" w:space="0" w:color="auto"/>
              <w:right w:val="single" w:sz="4" w:space="0" w:color="auto"/>
            </w:tcBorders>
            <w:vAlign w:val="bottom"/>
          </w:tcPr>
          <w:p w14:paraId="3C0EDE59" w14:textId="717B4841"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5D4DAF0C" w14:textId="2174CCCF" w:rsidTr="002E1D83">
        <w:trPr>
          <w:cantSplit/>
          <w:trHeight w:val="246"/>
          <w:jc w:val="center"/>
        </w:trPr>
        <w:tc>
          <w:tcPr>
            <w:tcW w:w="413" w:type="pct"/>
            <w:tcBorders>
              <w:top w:val="single" w:sz="4" w:space="0" w:color="auto"/>
              <w:left w:val="single" w:sz="4" w:space="0" w:color="auto"/>
              <w:bottom w:val="single" w:sz="4" w:space="0" w:color="auto"/>
              <w:right w:val="single" w:sz="4" w:space="0" w:color="auto"/>
            </w:tcBorders>
          </w:tcPr>
          <w:p w14:paraId="7A5694AD"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2662FBB" w14:textId="19B2C5AF"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5542078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6127A3C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8C2EC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8E671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BA2358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D836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2AD6885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033A4D5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18E1D7D3"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8C00B59" w14:textId="2B217D17" w:rsidTr="002E1D83">
        <w:trPr>
          <w:cantSplit/>
          <w:trHeight w:val="255"/>
          <w:jc w:val="center"/>
        </w:trPr>
        <w:tc>
          <w:tcPr>
            <w:tcW w:w="413" w:type="pct"/>
            <w:tcBorders>
              <w:top w:val="single" w:sz="4" w:space="0" w:color="auto"/>
              <w:left w:val="single" w:sz="4" w:space="0" w:color="auto"/>
              <w:bottom w:val="single" w:sz="4" w:space="0" w:color="auto"/>
              <w:right w:val="single" w:sz="4" w:space="0" w:color="auto"/>
            </w:tcBorders>
          </w:tcPr>
          <w:p w14:paraId="2291091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084135C1" w14:textId="6692A3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48B7F12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53AB15F2"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575C8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290D35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90957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366F871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6F9F8920"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565C7AC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EC8A11D"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36E6BF0" w14:textId="77777777" w:rsidR="003C527B" w:rsidRDefault="003C527B" w:rsidP="00D879CA">
      <w:pPr>
        <w:spacing w:after="0" w:line="240" w:lineRule="auto"/>
        <w:rPr>
          <w:ins w:id="4" w:author="Alhabibi, Haider@Energy" w:date="2022-01-25T12:14:00Z"/>
          <w:rFonts w:asciiTheme="minorHAnsi" w:hAnsiTheme="minorHAnsi" w:cstheme="minorHAnsi"/>
          <w:sz w:val="18"/>
          <w:szCs w:val="18"/>
        </w:rPr>
      </w:pPr>
    </w:p>
    <w:tbl>
      <w:tblPr>
        <w:tblStyle w:val="TableGrid4"/>
        <w:tblW w:w="10980" w:type="dxa"/>
        <w:tblInd w:w="-95" w:type="dxa"/>
        <w:tblLook w:val="04A0" w:firstRow="1" w:lastRow="0" w:firstColumn="1" w:lastColumn="0" w:noHBand="0" w:noVBand="1"/>
      </w:tblPr>
      <w:tblGrid>
        <w:gridCol w:w="1102"/>
        <w:gridCol w:w="1063"/>
        <w:gridCol w:w="1235"/>
        <w:gridCol w:w="1131"/>
        <w:gridCol w:w="1498"/>
        <w:gridCol w:w="1064"/>
        <w:gridCol w:w="1266"/>
        <w:gridCol w:w="1084"/>
        <w:gridCol w:w="1537"/>
      </w:tblGrid>
      <w:tr w:rsidR="008444C9" w:rsidRPr="00F40856" w14:paraId="786CF86D" w14:textId="77777777" w:rsidTr="00E02C5F">
        <w:trPr>
          <w:ins w:id="5" w:author="Alhabibi, Haider@Energy" w:date="2022-01-25T16:24:00Z"/>
        </w:trPr>
        <w:tc>
          <w:tcPr>
            <w:tcW w:w="10980" w:type="dxa"/>
            <w:gridSpan w:val="9"/>
          </w:tcPr>
          <w:p w14:paraId="6DBA899D" w14:textId="28DD53F0" w:rsidR="008444C9" w:rsidRPr="00EB4154" w:rsidRDefault="00F158CD" w:rsidP="00E40C70">
            <w:pPr>
              <w:spacing w:after="0" w:line="240" w:lineRule="auto"/>
              <w:rPr>
                <w:ins w:id="6" w:author="Alhabibi, Haider@Energy" w:date="2022-01-25T16:24:00Z"/>
                <w:rFonts w:cstheme="minorHAnsi"/>
                <w:b/>
                <w:bCs/>
                <w:sz w:val="20"/>
                <w:szCs w:val="20"/>
              </w:rPr>
            </w:pPr>
            <w:ins w:id="7" w:author="Alhabibi, Haider@Energy" w:date="2022-01-25T16:24:00Z">
              <w:r>
                <w:rPr>
                  <w:rFonts w:cstheme="minorHAnsi"/>
                  <w:b/>
                  <w:bCs/>
                  <w:sz w:val="20"/>
                  <w:szCs w:val="20"/>
                </w:rPr>
                <w:t>A2</w:t>
              </w:r>
              <w:r w:rsidR="008444C9" w:rsidRPr="00EB4154">
                <w:rPr>
                  <w:rFonts w:cstheme="minorHAnsi"/>
                  <w:b/>
                  <w:bCs/>
                  <w:sz w:val="20"/>
                  <w:szCs w:val="20"/>
                </w:rPr>
                <w:t xml:space="preserve">. Design </w:t>
              </w:r>
              <w:r w:rsidR="008444C9" w:rsidRPr="00C1150F">
                <w:rPr>
                  <w:rFonts w:cstheme="minorHAnsi"/>
                  <w:b/>
                  <w:sz w:val="20"/>
                  <w:szCs w:val="20"/>
                </w:rPr>
                <w:t xml:space="preserve">HERS Verified </w:t>
              </w:r>
              <w:r w:rsidR="008444C9" w:rsidRPr="00EB4154">
                <w:rPr>
                  <w:rFonts w:cstheme="minorHAnsi"/>
                  <w:b/>
                  <w:bCs/>
                  <w:sz w:val="20"/>
                  <w:szCs w:val="20"/>
                </w:rPr>
                <w:t xml:space="preserve">Dwelling Unit </w:t>
              </w:r>
              <w:r w:rsidR="008444C9">
                <w:rPr>
                  <w:rFonts w:cstheme="minorHAnsi"/>
                  <w:b/>
                  <w:bCs/>
                  <w:sz w:val="20"/>
                  <w:szCs w:val="20"/>
                </w:rPr>
                <w:t>HPWH</w:t>
              </w:r>
              <w:r w:rsidR="008444C9" w:rsidRPr="00EB4154">
                <w:rPr>
                  <w:rFonts w:cstheme="minorHAnsi"/>
                  <w:b/>
                  <w:bCs/>
                  <w:sz w:val="20"/>
                  <w:szCs w:val="20"/>
                </w:rPr>
                <w:t xml:space="preserve"> System Information</w:t>
              </w:r>
            </w:ins>
          </w:p>
          <w:p w14:paraId="283E486B" w14:textId="77777777" w:rsidR="008444C9" w:rsidRPr="00F40856" w:rsidRDefault="008444C9" w:rsidP="00E40C70">
            <w:pPr>
              <w:spacing w:after="0" w:line="240" w:lineRule="auto"/>
              <w:rPr>
                <w:ins w:id="8" w:author="Alhabibi, Haider@Energy" w:date="2022-01-25T16:24:00Z"/>
                <w:rFonts w:cstheme="minorHAnsi"/>
                <w:sz w:val="20"/>
                <w:szCs w:val="20"/>
              </w:rPr>
            </w:pPr>
            <w:ins w:id="9" w:author="Alhabibi, Haider@Energy" w:date="2022-01-25T16:24:00Z">
              <w:r w:rsidRPr="00F40856">
                <w:rPr>
                  <w:rFonts w:cstheme="minorHAnsi"/>
                  <w:sz w:val="18"/>
                  <w:szCs w:val="20"/>
                </w:rPr>
                <w:t>This table reports the water heating system(s) that were specified on the registered CF1R compliance document for this project.</w:t>
              </w:r>
            </w:ins>
          </w:p>
        </w:tc>
      </w:tr>
      <w:tr w:rsidR="008444C9" w:rsidRPr="00F40856" w14:paraId="0FACB7CA" w14:textId="77777777" w:rsidTr="00E02C5F">
        <w:trPr>
          <w:ins w:id="10" w:author="Alhabibi, Haider@Energy" w:date="2022-01-25T16:24:00Z"/>
        </w:trPr>
        <w:tc>
          <w:tcPr>
            <w:tcW w:w="1102" w:type="dxa"/>
            <w:tcBorders>
              <w:top w:val="single" w:sz="4" w:space="0" w:color="auto"/>
              <w:left w:val="single" w:sz="4" w:space="0" w:color="auto"/>
              <w:bottom w:val="single" w:sz="4" w:space="0" w:color="auto"/>
              <w:right w:val="single" w:sz="4" w:space="0" w:color="auto"/>
            </w:tcBorders>
          </w:tcPr>
          <w:p w14:paraId="07835959" w14:textId="77777777" w:rsidR="008444C9" w:rsidRPr="00F40856" w:rsidRDefault="008444C9" w:rsidP="00E40C70">
            <w:pPr>
              <w:spacing w:after="0" w:line="240" w:lineRule="auto"/>
              <w:jc w:val="center"/>
              <w:rPr>
                <w:ins w:id="11" w:author="Alhabibi, Haider@Energy" w:date="2022-01-25T16:24:00Z"/>
                <w:rFonts w:cstheme="minorHAnsi"/>
                <w:sz w:val="18"/>
                <w:szCs w:val="20"/>
              </w:rPr>
            </w:pPr>
            <w:ins w:id="12" w:author="Alhabibi, Haider@Energy" w:date="2022-01-25T16:24:00Z">
              <w:r w:rsidRPr="00F40856">
                <w:rPr>
                  <w:rFonts w:cstheme="minorHAnsi"/>
                  <w:sz w:val="18"/>
                  <w:szCs w:val="18"/>
                </w:rPr>
                <w:t>01</w:t>
              </w:r>
            </w:ins>
          </w:p>
        </w:tc>
        <w:tc>
          <w:tcPr>
            <w:tcW w:w="1063" w:type="dxa"/>
            <w:vAlign w:val="bottom"/>
          </w:tcPr>
          <w:p w14:paraId="55076699" w14:textId="77777777" w:rsidR="008444C9" w:rsidRPr="00F40856" w:rsidRDefault="008444C9" w:rsidP="00E40C70">
            <w:pPr>
              <w:spacing w:after="0" w:line="240" w:lineRule="auto"/>
              <w:jc w:val="center"/>
              <w:rPr>
                <w:ins w:id="13" w:author="Alhabibi, Haider@Energy" w:date="2022-01-25T16:24:00Z"/>
                <w:rFonts w:cstheme="minorHAnsi"/>
                <w:sz w:val="18"/>
                <w:szCs w:val="20"/>
              </w:rPr>
            </w:pPr>
            <w:ins w:id="14" w:author="Alhabibi, Haider@Energy" w:date="2022-01-25T16:24:00Z">
              <w:r w:rsidRPr="00F40856">
                <w:rPr>
                  <w:rFonts w:cstheme="minorHAnsi"/>
                  <w:sz w:val="18"/>
                  <w:szCs w:val="20"/>
                </w:rPr>
                <w:t>02</w:t>
              </w:r>
            </w:ins>
          </w:p>
        </w:tc>
        <w:tc>
          <w:tcPr>
            <w:tcW w:w="1235" w:type="dxa"/>
            <w:vAlign w:val="bottom"/>
          </w:tcPr>
          <w:p w14:paraId="17F7EF6D" w14:textId="77777777" w:rsidR="008444C9" w:rsidRPr="00F40856" w:rsidRDefault="008444C9" w:rsidP="00E40C70">
            <w:pPr>
              <w:spacing w:after="0" w:line="240" w:lineRule="auto"/>
              <w:jc w:val="center"/>
              <w:rPr>
                <w:ins w:id="15" w:author="Alhabibi, Haider@Energy" w:date="2022-01-25T16:24:00Z"/>
                <w:rFonts w:cstheme="minorHAnsi"/>
                <w:sz w:val="18"/>
                <w:szCs w:val="20"/>
              </w:rPr>
            </w:pPr>
            <w:ins w:id="16" w:author="Alhabibi, Haider@Energy" w:date="2022-01-25T16:24:00Z">
              <w:r w:rsidRPr="00F40856">
                <w:rPr>
                  <w:rFonts w:cstheme="minorHAnsi"/>
                  <w:sz w:val="18"/>
                  <w:szCs w:val="20"/>
                </w:rPr>
                <w:t>03</w:t>
              </w:r>
            </w:ins>
          </w:p>
        </w:tc>
        <w:tc>
          <w:tcPr>
            <w:tcW w:w="1131" w:type="dxa"/>
          </w:tcPr>
          <w:p w14:paraId="1DA8D508" w14:textId="77777777" w:rsidR="008444C9" w:rsidRPr="00F40856" w:rsidRDefault="008444C9" w:rsidP="00E40C70">
            <w:pPr>
              <w:spacing w:after="0" w:line="240" w:lineRule="auto"/>
              <w:jc w:val="center"/>
              <w:rPr>
                <w:ins w:id="17" w:author="Alhabibi, Haider@Energy" w:date="2022-01-25T16:24:00Z"/>
                <w:rFonts w:cstheme="minorHAnsi"/>
                <w:sz w:val="18"/>
                <w:szCs w:val="20"/>
              </w:rPr>
            </w:pPr>
            <w:ins w:id="18" w:author="Alhabibi, Haider@Energy" w:date="2022-01-25T16:24:00Z">
              <w:r w:rsidRPr="00F40856">
                <w:rPr>
                  <w:rFonts w:cstheme="minorHAnsi"/>
                  <w:sz w:val="18"/>
                  <w:szCs w:val="20"/>
                </w:rPr>
                <w:t>04</w:t>
              </w:r>
            </w:ins>
          </w:p>
        </w:tc>
        <w:tc>
          <w:tcPr>
            <w:tcW w:w="1498" w:type="dxa"/>
          </w:tcPr>
          <w:p w14:paraId="710162BA" w14:textId="77777777" w:rsidR="008444C9" w:rsidRPr="00F40856" w:rsidRDefault="008444C9" w:rsidP="00E40C70">
            <w:pPr>
              <w:spacing w:after="0" w:line="240" w:lineRule="auto"/>
              <w:jc w:val="center"/>
              <w:rPr>
                <w:ins w:id="19" w:author="Alhabibi, Haider@Energy" w:date="2022-01-25T16:24:00Z"/>
                <w:rFonts w:cstheme="minorHAnsi"/>
                <w:sz w:val="18"/>
                <w:szCs w:val="20"/>
              </w:rPr>
            </w:pPr>
            <w:ins w:id="20" w:author="Alhabibi, Haider@Energy" w:date="2022-01-25T16:24:00Z">
              <w:r w:rsidRPr="00F40856">
                <w:rPr>
                  <w:rFonts w:cstheme="minorHAnsi"/>
                  <w:sz w:val="18"/>
                  <w:szCs w:val="20"/>
                </w:rPr>
                <w:t>05</w:t>
              </w:r>
            </w:ins>
          </w:p>
        </w:tc>
        <w:tc>
          <w:tcPr>
            <w:tcW w:w="1064" w:type="dxa"/>
          </w:tcPr>
          <w:p w14:paraId="5D357D11" w14:textId="77777777" w:rsidR="008444C9" w:rsidRPr="00F40856" w:rsidRDefault="008444C9" w:rsidP="00E40C70">
            <w:pPr>
              <w:spacing w:after="0" w:line="240" w:lineRule="auto"/>
              <w:jc w:val="center"/>
              <w:rPr>
                <w:ins w:id="21" w:author="Alhabibi, Haider@Energy" w:date="2022-01-25T16:24:00Z"/>
                <w:rFonts w:cstheme="minorHAnsi"/>
                <w:sz w:val="18"/>
                <w:szCs w:val="20"/>
              </w:rPr>
            </w:pPr>
            <w:ins w:id="22" w:author="Alhabibi, Haider@Energy" w:date="2022-01-25T16:24:00Z">
              <w:r w:rsidRPr="00F40856">
                <w:rPr>
                  <w:rFonts w:cstheme="minorHAnsi"/>
                  <w:sz w:val="18"/>
                  <w:szCs w:val="20"/>
                </w:rPr>
                <w:t>06</w:t>
              </w:r>
            </w:ins>
          </w:p>
        </w:tc>
        <w:tc>
          <w:tcPr>
            <w:tcW w:w="1266" w:type="dxa"/>
          </w:tcPr>
          <w:p w14:paraId="680BECFC" w14:textId="77777777" w:rsidR="008444C9" w:rsidRPr="00F40856" w:rsidRDefault="008444C9" w:rsidP="00E40C70">
            <w:pPr>
              <w:spacing w:after="0" w:line="240" w:lineRule="auto"/>
              <w:jc w:val="center"/>
              <w:rPr>
                <w:ins w:id="23" w:author="Alhabibi, Haider@Energy" w:date="2022-01-25T16:24:00Z"/>
                <w:rFonts w:cstheme="minorHAnsi"/>
                <w:sz w:val="18"/>
                <w:szCs w:val="20"/>
              </w:rPr>
            </w:pPr>
            <w:ins w:id="24" w:author="Alhabibi, Haider@Energy" w:date="2022-01-25T16:24:00Z">
              <w:r w:rsidRPr="00F40856">
                <w:rPr>
                  <w:rFonts w:cstheme="minorHAnsi"/>
                  <w:sz w:val="18"/>
                  <w:szCs w:val="20"/>
                </w:rPr>
                <w:t>07</w:t>
              </w:r>
            </w:ins>
          </w:p>
        </w:tc>
        <w:tc>
          <w:tcPr>
            <w:tcW w:w="1084" w:type="dxa"/>
          </w:tcPr>
          <w:p w14:paraId="2C8F6A65" w14:textId="77777777" w:rsidR="008444C9" w:rsidRPr="00F40856" w:rsidRDefault="008444C9" w:rsidP="00E40C70">
            <w:pPr>
              <w:spacing w:after="0" w:line="240" w:lineRule="auto"/>
              <w:jc w:val="center"/>
              <w:rPr>
                <w:ins w:id="25" w:author="Alhabibi, Haider@Energy" w:date="2022-01-25T16:24:00Z"/>
                <w:rFonts w:cstheme="minorHAnsi"/>
                <w:sz w:val="18"/>
                <w:szCs w:val="20"/>
              </w:rPr>
            </w:pPr>
            <w:ins w:id="26" w:author="Alhabibi, Haider@Energy" w:date="2022-01-25T16:24:00Z">
              <w:r w:rsidRPr="00F40856">
                <w:rPr>
                  <w:rFonts w:cstheme="minorHAnsi"/>
                  <w:sz w:val="18"/>
                  <w:szCs w:val="20"/>
                </w:rPr>
                <w:t>08</w:t>
              </w:r>
            </w:ins>
          </w:p>
        </w:tc>
        <w:tc>
          <w:tcPr>
            <w:tcW w:w="1537" w:type="dxa"/>
          </w:tcPr>
          <w:p w14:paraId="14F17F48" w14:textId="77777777" w:rsidR="008444C9" w:rsidRPr="00F40856" w:rsidRDefault="008444C9" w:rsidP="00E40C70">
            <w:pPr>
              <w:spacing w:after="0" w:line="240" w:lineRule="auto"/>
              <w:jc w:val="center"/>
              <w:rPr>
                <w:ins w:id="27" w:author="Alhabibi, Haider@Energy" w:date="2022-01-25T16:24:00Z"/>
                <w:rFonts w:cstheme="minorHAnsi"/>
                <w:sz w:val="18"/>
                <w:szCs w:val="20"/>
              </w:rPr>
            </w:pPr>
            <w:ins w:id="28" w:author="Alhabibi, Haider@Energy" w:date="2022-01-25T16:24:00Z">
              <w:r w:rsidRPr="00F40856">
                <w:rPr>
                  <w:rFonts w:cstheme="minorHAnsi"/>
                  <w:sz w:val="18"/>
                  <w:szCs w:val="20"/>
                </w:rPr>
                <w:t>09</w:t>
              </w:r>
            </w:ins>
          </w:p>
        </w:tc>
      </w:tr>
      <w:tr w:rsidR="008444C9" w:rsidRPr="00F40856" w14:paraId="0674DF25" w14:textId="77777777" w:rsidTr="00E02C5F">
        <w:trPr>
          <w:ins w:id="29" w:author="Alhabibi, Haider@Energy" w:date="2022-01-25T16:24:00Z"/>
        </w:trPr>
        <w:tc>
          <w:tcPr>
            <w:tcW w:w="1102" w:type="dxa"/>
            <w:tcBorders>
              <w:top w:val="single" w:sz="4" w:space="0" w:color="auto"/>
              <w:left w:val="single" w:sz="4" w:space="0" w:color="auto"/>
              <w:bottom w:val="single" w:sz="4" w:space="0" w:color="auto"/>
              <w:right w:val="single" w:sz="4" w:space="0" w:color="auto"/>
            </w:tcBorders>
            <w:vAlign w:val="bottom"/>
          </w:tcPr>
          <w:p w14:paraId="7013708F"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30" w:author="Alhabibi, Haider@Energy" w:date="2022-01-25T16:24:00Z"/>
                <w:rFonts w:cstheme="minorHAnsi"/>
                <w:sz w:val="18"/>
                <w:szCs w:val="20"/>
              </w:rPr>
            </w:pPr>
            <w:ins w:id="31" w:author="Alhabibi, Haider@Energy" w:date="2022-01-25T16:24:00Z">
              <w:r w:rsidRPr="00F40856">
                <w:rPr>
                  <w:rFonts w:cstheme="minorHAnsi"/>
                  <w:sz w:val="18"/>
                  <w:szCs w:val="18"/>
                </w:rPr>
                <w:t>Dwelling Unit Name</w:t>
              </w:r>
            </w:ins>
          </w:p>
        </w:tc>
        <w:tc>
          <w:tcPr>
            <w:tcW w:w="1063" w:type="dxa"/>
            <w:vAlign w:val="bottom"/>
          </w:tcPr>
          <w:p w14:paraId="34D21649"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32" w:author="Alhabibi, Haider@Energy" w:date="2022-01-25T16:24:00Z"/>
                <w:rFonts w:cstheme="minorHAnsi"/>
                <w:sz w:val="18"/>
                <w:szCs w:val="20"/>
              </w:rPr>
            </w:pPr>
            <w:ins w:id="33" w:author="Alhabibi, Haider@Energy" w:date="2022-01-25T16:24:00Z">
              <w:r w:rsidRPr="00F40856">
                <w:rPr>
                  <w:rFonts w:cstheme="minorHAnsi"/>
                  <w:sz w:val="18"/>
                  <w:szCs w:val="20"/>
                </w:rPr>
                <w:t>Water Heating System ID</w:t>
              </w:r>
            </w:ins>
          </w:p>
          <w:p w14:paraId="7AADBD91" w14:textId="77777777" w:rsidR="008444C9" w:rsidRPr="00F40856" w:rsidRDefault="008444C9" w:rsidP="00E40C70">
            <w:pPr>
              <w:spacing w:after="0" w:line="240" w:lineRule="auto"/>
              <w:jc w:val="center"/>
              <w:rPr>
                <w:ins w:id="34" w:author="Alhabibi, Haider@Energy" w:date="2022-01-25T16:24:00Z"/>
                <w:rFonts w:cstheme="minorHAnsi"/>
                <w:sz w:val="18"/>
                <w:szCs w:val="20"/>
              </w:rPr>
            </w:pPr>
            <w:ins w:id="35" w:author="Alhabibi, Haider@Energy" w:date="2022-01-25T16:24:00Z">
              <w:r w:rsidRPr="00F40856">
                <w:rPr>
                  <w:rFonts w:cstheme="minorHAnsi"/>
                  <w:sz w:val="18"/>
                  <w:szCs w:val="20"/>
                </w:rPr>
                <w:t>or Name</w:t>
              </w:r>
            </w:ins>
          </w:p>
        </w:tc>
        <w:tc>
          <w:tcPr>
            <w:tcW w:w="1235" w:type="dxa"/>
            <w:vAlign w:val="bottom"/>
          </w:tcPr>
          <w:p w14:paraId="764E55B7"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36" w:author="Alhabibi, Haider@Energy" w:date="2022-01-25T16:24:00Z"/>
                <w:rFonts w:cstheme="minorHAnsi"/>
                <w:sz w:val="18"/>
                <w:szCs w:val="20"/>
              </w:rPr>
            </w:pPr>
            <w:ins w:id="37" w:author="Alhabibi, Haider@Energy" w:date="2022-01-25T16:24:00Z">
              <w:r w:rsidRPr="00F40856">
                <w:rPr>
                  <w:rFonts w:cstheme="minorHAnsi"/>
                  <w:sz w:val="18"/>
                  <w:szCs w:val="20"/>
                </w:rPr>
                <w:t>Modeled Equipment</w:t>
              </w:r>
            </w:ins>
          </w:p>
          <w:p w14:paraId="363B3901" w14:textId="77777777" w:rsidR="008444C9" w:rsidRPr="00F40856" w:rsidRDefault="008444C9" w:rsidP="00E40C70">
            <w:pPr>
              <w:spacing w:after="0" w:line="240" w:lineRule="auto"/>
              <w:jc w:val="center"/>
              <w:rPr>
                <w:ins w:id="38" w:author="Alhabibi, Haider@Energy" w:date="2022-01-25T16:24:00Z"/>
                <w:rFonts w:cstheme="minorHAnsi"/>
                <w:sz w:val="18"/>
                <w:szCs w:val="20"/>
              </w:rPr>
            </w:pPr>
            <w:ins w:id="39" w:author="Alhabibi, Haider@Energy" w:date="2022-01-25T16:24:00Z">
              <w:r w:rsidRPr="00F40856">
                <w:rPr>
                  <w:rFonts w:cstheme="minorHAnsi"/>
                  <w:sz w:val="18"/>
                  <w:szCs w:val="20"/>
                </w:rPr>
                <w:t>Make and Model</w:t>
              </w:r>
            </w:ins>
          </w:p>
        </w:tc>
        <w:tc>
          <w:tcPr>
            <w:tcW w:w="1131" w:type="dxa"/>
            <w:vAlign w:val="bottom"/>
          </w:tcPr>
          <w:p w14:paraId="1906A805"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40" w:author="Alhabibi, Haider@Energy" w:date="2022-01-25T16:24:00Z"/>
                <w:rFonts w:cstheme="minorHAnsi"/>
                <w:sz w:val="18"/>
                <w:szCs w:val="20"/>
              </w:rPr>
            </w:pPr>
            <w:ins w:id="41" w:author="Alhabibi, Haider@Energy" w:date="2022-01-25T16:24:00Z">
              <w:r w:rsidRPr="00F40856">
                <w:rPr>
                  <w:rFonts w:cstheme="minorHAnsi"/>
                  <w:sz w:val="18"/>
                  <w:szCs w:val="20"/>
                </w:rPr>
                <w:t xml:space="preserve"># </w:t>
              </w:r>
              <w:proofErr w:type="gramStart"/>
              <w:r w:rsidRPr="00F40856">
                <w:rPr>
                  <w:rFonts w:cstheme="minorHAnsi"/>
                  <w:sz w:val="18"/>
                  <w:szCs w:val="20"/>
                </w:rPr>
                <w:t>of</w:t>
              </w:r>
              <w:proofErr w:type="gramEnd"/>
              <w:r w:rsidRPr="00F40856">
                <w:rPr>
                  <w:rFonts w:cstheme="minorHAnsi"/>
                  <w:sz w:val="18"/>
                  <w:szCs w:val="20"/>
                </w:rPr>
                <w:t xml:space="preserve"> Like (or Identical) Water Heaters in System</w:t>
              </w:r>
            </w:ins>
          </w:p>
        </w:tc>
        <w:tc>
          <w:tcPr>
            <w:tcW w:w="1498" w:type="dxa"/>
            <w:vAlign w:val="bottom"/>
          </w:tcPr>
          <w:p w14:paraId="2F687453"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42" w:author="Alhabibi, Haider@Energy" w:date="2022-01-25T16:24:00Z"/>
                <w:rFonts w:cstheme="minorHAnsi"/>
                <w:sz w:val="18"/>
                <w:szCs w:val="20"/>
              </w:rPr>
            </w:pPr>
            <w:ins w:id="43" w:author="Alhabibi, Haider@Energy" w:date="2022-01-25T16:24:00Z">
              <w:r w:rsidRPr="00F40856">
                <w:rPr>
                  <w:rFonts w:cstheme="minorHAnsi"/>
                  <w:sz w:val="18"/>
                  <w:szCs w:val="20"/>
                </w:rPr>
                <w:t>Tank Location</w:t>
              </w:r>
            </w:ins>
          </w:p>
        </w:tc>
        <w:tc>
          <w:tcPr>
            <w:tcW w:w="1064" w:type="dxa"/>
            <w:vAlign w:val="bottom"/>
          </w:tcPr>
          <w:p w14:paraId="554369F2"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44" w:author="Alhabibi, Haider@Energy" w:date="2022-01-25T16:24:00Z"/>
                <w:rFonts w:cstheme="minorHAnsi"/>
                <w:sz w:val="18"/>
                <w:szCs w:val="20"/>
              </w:rPr>
            </w:pPr>
            <w:ins w:id="45" w:author="Alhabibi, Haider@Energy" w:date="2022-01-25T16:24:00Z">
              <w:r w:rsidRPr="00F40856">
                <w:rPr>
                  <w:rFonts w:cstheme="minorHAnsi"/>
                  <w:sz w:val="18"/>
                  <w:szCs w:val="20"/>
                </w:rPr>
                <w:t>Exterior Tank Insulation R-value</w:t>
              </w:r>
            </w:ins>
          </w:p>
        </w:tc>
        <w:tc>
          <w:tcPr>
            <w:tcW w:w="1266" w:type="dxa"/>
            <w:vAlign w:val="bottom"/>
          </w:tcPr>
          <w:p w14:paraId="164441EF"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46" w:author="Alhabibi, Haider@Energy" w:date="2022-01-25T16:24:00Z"/>
                <w:rFonts w:cstheme="minorHAnsi"/>
                <w:sz w:val="18"/>
                <w:szCs w:val="20"/>
              </w:rPr>
            </w:pPr>
            <w:ins w:id="47" w:author="Alhabibi, Haider@Energy" w:date="2022-01-25T16:24:00Z">
              <w:r w:rsidRPr="00F40856">
                <w:rPr>
                  <w:rFonts w:cstheme="minorHAnsi"/>
                  <w:sz w:val="18"/>
                  <w:szCs w:val="20"/>
                </w:rPr>
                <w:t>Dwelling Unit DHW System Distribution Type</w:t>
              </w:r>
            </w:ins>
          </w:p>
        </w:tc>
        <w:tc>
          <w:tcPr>
            <w:tcW w:w="1084" w:type="dxa"/>
            <w:vAlign w:val="bottom"/>
          </w:tcPr>
          <w:p w14:paraId="53A21935"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48" w:author="Alhabibi, Haider@Energy" w:date="2022-01-25T16:24:00Z"/>
                <w:rFonts w:cstheme="minorHAnsi"/>
                <w:sz w:val="18"/>
                <w:szCs w:val="20"/>
              </w:rPr>
            </w:pPr>
            <w:ins w:id="49" w:author="Alhabibi, Haider@Energy" w:date="2022-01-25T16:24:00Z">
              <w:r w:rsidRPr="00F40856">
                <w:rPr>
                  <w:rFonts w:cstheme="minorHAnsi"/>
                  <w:sz w:val="18"/>
                  <w:szCs w:val="20"/>
                </w:rPr>
                <w:t>Compact Distribution</w:t>
              </w:r>
            </w:ins>
          </w:p>
        </w:tc>
        <w:tc>
          <w:tcPr>
            <w:tcW w:w="1537" w:type="dxa"/>
            <w:vAlign w:val="bottom"/>
          </w:tcPr>
          <w:p w14:paraId="0CADE69D" w14:textId="77777777" w:rsidR="008444C9" w:rsidRPr="00F40856" w:rsidRDefault="008444C9" w:rsidP="00E40C70">
            <w:pPr>
              <w:tabs>
                <w:tab w:val="left" w:pos="2160"/>
                <w:tab w:val="left" w:pos="2700"/>
                <w:tab w:val="left" w:pos="3420"/>
                <w:tab w:val="left" w:pos="3780"/>
                <w:tab w:val="left" w:pos="5760"/>
                <w:tab w:val="left" w:pos="7212"/>
              </w:tabs>
              <w:spacing w:after="0" w:line="240" w:lineRule="auto"/>
              <w:jc w:val="center"/>
              <w:rPr>
                <w:ins w:id="50" w:author="Alhabibi, Haider@Energy" w:date="2022-01-25T16:24:00Z"/>
                <w:rFonts w:cstheme="minorHAnsi"/>
                <w:sz w:val="18"/>
                <w:szCs w:val="20"/>
              </w:rPr>
            </w:pPr>
            <w:ins w:id="51" w:author="Alhabibi, Haider@Energy" w:date="2022-01-25T16:24:00Z">
              <w:r w:rsidRPr="00F40856">
                <w:rPr>
                  <w:rFonts w:cstheme="minorHAnsi"/>
                  <w:sz w:val="18"/>
                  <w:szCs w:val="20"/>
                </w:rPr>
                <w:t>Simulated Equipment Make and Model</w:t>
              </w:r>
            </w:ins>
          </w:p>
        </w:tc>
      </w:tr>
      <w:tr w:rsidR="008444C9" w:rsidRPr="00F40856" w14:paraId="04E58E39" w14:textId="77777777" w:rsidTr="00E02C5F">
        <w:trPr>
          <w:ins w:id="52" w:author="Alhabibi, Haider@Energy" w:date="2022-01-25T16:24:00Z"/>
        </w:trPr>
        <w:tc>
          <w:tcPr>
            <w:tcW w:w="1102" w:type="dxa"/>
          </w:tcPr>
          <w:p w14:paraId="4CA13434" w14:textId="77777777" w:rsidR="008444C9" w:rsidRPr="00F40856" w:rsidRDefault="008444C9" w:rsidP="00E40C70">
            <w:pPr>
              <w:spacing w:after="0" w:line="240" w:lineRule="auto"/>
              <w:rPr>
                <w:ins w:id="53" w:author="Alhabibi, Haider@Energy" w:date="2022-01-25T16:24:00Z"/>
                <w:rFonts w:cstheme="minorHAnsi"/>
                <w:sz w:val="20"/>
                <w:szCs w:val="20"/>
              </w:rPr>
            </w:pPr>
          </w:p>
        </w:tc>
        <w:tc>
          <w:tcPr>
            <w:tcW w:w="1063" w:type="dxa"/>
          </w:tcPr>
          <w:p w14:paraId="5F5C9DB5" w14:textId="77777777" w:rsidR="008444C9" w:rsidRPr="00F40856" w:rsidRDefault="008444C9" w:rsidP="00E40C70">
            <w:pPr>
              <w:spacing w:after="0" w:line="240" w:lineRule="auto"/>
              <w:rPr>
                <w:ins w:id="54" w:author="Alhabibi, Haider@Energy" w:date="2022-01-25T16:24:00Z"/>
                <w:rFonts w:cstheme="minorHAnsi"/>
                <w:sz w:val="20"/>
                <w:szCs w:val="20"/>
              </w:rPr>
            </w:pPr>
          </w:p>
        </w:tc>
        <w:tc>
          <w:tcPr>
            <w:tcW w:w="1235" w:type="dxa"/>
          </w:tcPr>
          <w:p w14:paraId="7F1B1B64" w14:textId="77777777" w:rsidR="008444C9" w:rsidRPr="00F40856" w:rsidRDefault="008444C9" w:rsidP="00E40C70">
            <w:pPr>
              <w:spacing w:after="0" w:line="240" w:lineRule="auto"/>
              <w:rPr>
                <w:ins w:id="55" w:author="Alhabibi, Haider@Energy" w:date="2022-01-25T16:24:00Z"/>
                <w:rFonts w:cstheme="minorHAnsi"/>
                <w:sz w:val="20"/>
                <w:szCs w:val="20"/>
              </w:rPr>
            </w:pPr>
          </w:p>
        </w:tc>
        <w:tc>
          <w:tcPr>
            <w:tcW w:w="1131" w:type="dxa"/>
          </w:tcPr>
          <w:p w14:paraId="4DF6C815" w14:textId="77777777" w:rsidR="008444C9" w:rsidRPr="00F40856" w:rsidRDefault="008444C9" w:rsidP="00E40C70">
            <w:pPr>
              <w:spacing w:after="0" w:line="240" w:lineRule="auto"/>
              <w:rPr>
                <w:ins w:id="56" w:author="Alhabibi, Haider@Energy" w:date="2022-01-25T16:24:00Z"/>
                <w:rFonts w:cstheme="minorHAnsi"/>
                <w:sz w:val="20"/>
                <w:szCs w:val="20"/>
              </w:rPr>
            </w:pPr>
          </w:p>
        </w:tc>
        <w:tc>
          <w:tcPr>
            <w:tcW w:w="1498" w:type="dxa"/>
          </w:tcPr>
          <w:p w14:paraId="0F66B81B" w14:textId="77777777" w:rsidR="008444C9" w:rsidRPr="00F40856" w:rsidRDefault="008444C9" w:rsidP="00E40C70">
            <w:pPr>
              <w:spacing w:after="0" w:line="240" w:lineRule="auto"/>
              <w:rPr>
                <w:ins w:id="57" w:author="Alhabibi, Haider@Energy" w:date="2022-01-25T16:24:00Z"/>
                <w:rFonts w:cstheme="minorHAnsi"/>
                <w:sz w:val="20"/>
                <w:szCs w:val="20"/>
              </w:rPr>
            </w:pPr>
          </w:p>
        </w:tc>
        <w:tc>
          <w:tcPr>
            <w:tcW w:w="1064" w:type="dxa"/>
          </w:tcPr>
          <w:p w14:paraId="72B19B8D" w14:textId="77777777" w:rsidR="008444C9" w:rsidRPr="00F40856" w:rsidRDefault="008444C9" w:rsidP="00E40C70">
            <w:pPr>
              <w:spacing w:after="0" w:line="240" w:lineRule="auto"/>
              <w:rPr>
                <w:ins w:id="58" w:author="Alhabibi, Haider@Energy" w:date="2022-01-25T16:24:00Z"/>
                <w:rFonts w:cstheme="minorHAnsi"/>
                <w:sz w:val="20"/>
                <w:szCs w:val="20"/>
              </w:rPr>
            </w:pPr>
          </w:p>
        </w:tc>
        <w:tc>
          <w:tcPr>
            <w:tcW w:w="1266" w:type="dxa"/>
          </w:tcPr>
          <w:p w14:paraId="22A975D2" w14:textId="77777777" w:rsidR="008444C9" w:rsidRPr="00F40856" w:rsidRDefault="008444C9" w:rsidP="00E40C70">
            <w:pPr>
              <w:spacing w:after="0" w:line="240" w:lineRule="auto"/>
              <w:rPr>
                <w:ins w:id="59" w:author="Alhabibi, Haider@Energy" w:date="2022-01-25T16:24:00Z"/>
                <w:rFonts w:cstheme="minorHAnsi"/>
                <w:sz w:val="20"/>
                <w:szCs w:val="20"/>
              </w:rPr>
            </w:pPr>
          </w:p>
        </w:tc>
        <w:tc>
          <w:tcPr>
            <w:tcW w:w="1084" w:type="dxa"/>
          </w:tcPr>
          <w:p w14:paraId="5A19CE08" w14:textId="77777777" w:rsidR="008444C9" w:rsidRPr="00F40856" w:rsidRDefault="008444C9" w:rsidP="00E40C70">
            <w:pPr>
              <w:spacing w:after="0" w:line="240" w:lineRule="auto"/>
              <w:rPr>
                <w:ins w:id="60" w:author="Alhabibi, Haider@Energy" w:date="2022-01-25T16:24:00Z"/>
                <w:rFonts w:cstheme="minorHAnsi"/>
                <w:sz w:val="20"/>
                <w:szCs w:val="20"/>
              </w:rPr>
            </w:pPr>
          </w:p>
        </w:tc>
        <w:tc>
          <w:tcPr>
            <w:tcW w:w="1537" w:type="dxa"/>
          </w:tcPr>
          <w:p w14:paraId="2B01F375" w14:textId="77777777" w:rsidR="008444C9" w:rsidRPr="00F40856" w:rsidRDefault="008444C9" w:rsidP="00E40C70">
            <w:pPr>
              <w:spacing w:after="0" w:line="240" w:lineRule="auto"/>
              <w:rPr>
                <w:ins w:id="61" w:author="Alhabibi, Haider@Energy" w:date="2022-01-25T16:24:00Z"/>
                <w:rFonts w:cstheme="minorHAnsi"/>
                <w:sz w:val="20"/>
                <w:szCs w:val="20"/>
              </w:rPr>
            </w:pPr>
          </w:p>
        </w:tc>
      </w:tr>
      <w:tr w:rsidR="008444C9" w:rsidRPr="00F40856" w14:paraId="2F4818A2" w14:textId="77777777" w:rsidTr="00E02C5F">
        <w:trPr>
          <w:ins w:id="62" w:author="Alhabibi, Haider@Energy" w:date="2022-01-25T16:24:00Z"/>
        </w:trPr>
        <w:tc>
          <w:tcPr>
            <w:tcW w:w="1102" w:type="dxa"/>
          </w:tcPr>
          <w:p w14:paraId="758DD574" w14:textId="77777777" w:rsidR="008444C9" w:rsidRPr="00F40856" w:rsidRDefault="008444C9" w:rsidP="00E40C70">
            <w:pPr>
              <w:spacing w:after="0" w:line="240" w:lineRule="auto"/>
              <w:rPr>
                <w:ins w:id="63" w:author="Alhabibi, Haider@Energy" w:date="2022-01-25T16:24:00Z"/>
                <w:rFonts w:cstheme="minorHAnsi"/>
                <w:sz w:val="20"/>
                <w:szCs w:val="20"/>
              </w:rPr>
            </w:pPr>
          </w:p>
        </w:tc>
        <w:tc>
          <w:tcPr>
            <w:tcW w:w="1063" w:type="dxa"/>
          </w:tcPr>
          <w:p w14:paraId="5D42BE8C" w14:textId="77777777" w:rsidR="008444C9" w:rsidRPr="00F40856" w:rsidRDefault="008444C9" w:rsidP="00E40C70">
            <w:pPr>
              <w:spacing w:after="0" w:line="240" w:lineRule="auto"/>
              <w:rPr>
                <w:ins w:id="64" w:author="Alhabibi, Haider@Energy" w:date="2022-01-25T16:24:00Z"/>
                <w:rFonts w:cstheme="minorHAnsi"/>
                <w:sz w:val="20"/>
                <w:szCs w:val="20"/>
              </w:rPr>
            </w:pPr>
          </w:p>
        </w:tc>
        <w:tc>
          <w:tcPr>
            <w:tcW w:w="1235" w:type="dxa"/>
          </w:tcPr>
          <w:p w14:paraId="6494E0FE" w14:textId="77777777" w:rsidR="008444C9" w:rsidRPr="00F40856" w:rsidRDefault="008444C9" w:rsidP="00E40C70">
            <w:pPr>
              <w:spacing w:after="0" w:line="240" w:lineRule="auto"/>
              <w:rPr>
                <w:ins w:id="65" w:author="Alhabibi, Haider@Energy" w:date="2022-01-25T16:24:00Z"/>
                <w:rFonts w:cstheme="minorHAnsi"/>
                <w:sz w:val="20"/>
                <w:szCs w:val="20"/>
              </w:rPr>
            </w:pPr>
          </w:p>
        </w:tc>
        <w:tc>
          <w:tcPr>
            <w:tcW w:w="1131" w:type="dxa"/>
          </w:tcPr>
          <w:p w14:paraId="3E884BD6" w14:textId="77777777" w:rsidR="008444C9" w:rsidRPr="00F40856" w:rsidRDefault="008444C9" w:rsidP="00E40C70">
            <w:pPr>
              <w:spacing w:after="0" w:line="240" w:lineRule="auto"/>
              <w:rPr>
                <w:ins w:id="66" w:author="Alhabibi, Haider@Energy" w:date="2022-01-25T16:24:00Z"/>
                <w:rFonts w:cstheme="minorHAnsi"/>
                <w:sz w:val="20"/>
                <w:szCs w:val="20"/>
              </w:rPr>
            </w:pPr>
          </w:p>
        </w:tc>
        <w:tc>
          <w:tcPr>
            <w:tcW w:w="1498" w:type="dxa"/>
          </w:tcPr>
          <w:p w14:paraId="0DD2293C" w14:textId="77777777" w:rsidR="008444C9" w:rsidRPr="00F40856" w:rsidRDefault="008444C9" w:rsidP="00E40C70">
            <w:pPr>
              <w:spacing w:after="0" w:line="240" w:lineRule="auto"/>
              <w:rPr>
                <w:ins w:id="67" w:author="Alhabibi, Haider@Energy" w:date="2022-01-25T16:24:00Z"/>
                <w:rFonts w:cstheme="minorHAnsi"/>
                <w:sz w:val="20"/>
                <w:szCs w:val="20"/>
              </w:rPr>
            </w:pPr>
          </w:p>
        </w:tc>
        <w:tc>
          <w:tcPr>
            <w:tcW w:w="1064" w:type="dxa"/>
          </w:tcPr>
          <w:p w14:paraId="5284AA21" w14:textId="77777777" w:rsidR="008444C9" w:rsidRPr="00F40856" w:rsidRDefault="008444C9" w:rsidP="00E40C70">
            <w:pPr>
              <w:spacing w:after="0" w:line="240" w:lineRule="auto"/>
              <w:rPr>
                <w:ins w:id="68" w:author="Alhabibi, Haider@Energy" w:date="2022-01-25T16:24:00Z"/>
                <w:rFonts w:cstheme="minorHAnsi"/>
                <w:sz w:val="20"/>
                <w:szCs w:val="20"/>
              </w:rPr>
            </w:pPr>
          </w:p>
        </w:tc>
        <w:tc>
          <w:tcPr>
            <w:tcW w:w="1266" w:type="dxa"/>
          </w:tcPr>
          <w:p w14:paraId="467F8AD5" w14:textId="77777777" w:rsidR="008444C9" w:rsidRPr="00F40856" w:rsidRDefault="008444C9" w:rsidP="00E40C70">
            <w:pPr>
              <w:spacing w:after="0" w:line="240" w:lineRule="auto"/>
              <w:rPr>
                <w:ins w:id="69" w:author="Alhabibi, Haider@Energy" w:date="2022-01-25T16:24:00Z"/>
                <w:rFonts w:cstheme="minorHAnsi"/>
                <w:sz w:val="20"/>
                <w:szCs w:val="20"/>
              </w:rPr>
            </w:pPr>
          </w:p>
        </w:tc>
        <w:tc>
          <w:tcPr>
            <w:tcW w:w="1084" w:type="dxa"/>
          </w:tcPr>
          <w:p w14:paraId="25FDD4DD" w14:textId="77777777" w:rsidR="008444C9" w:rsidRPr="00F40856" w:rsidRDefault="008444C9" w:rsidP="00E40C70">
            <w:pPr>
              <w:spacing w:after="0" w:line="240" w:lineRule="auto"/>
              <w:rPr>
                <w:ins w:id="70" w:author="Alhabibi, Haider@Energy" w:date="2022-01-25T16:24:00Z"/>
                <w:rFonts w:cstheme="minorHAnsi"/>
                <w:sz w:val="20"/>
                <w:szCs w:val="20"/>
              </w:rPr>
            </w:pPr>
          </w:p>
        </w:tc>
        <w:tc>
          <w:tcPr>
            <w:tcW w:w="1537" w:type="dxa"/>
          </w:tcPr>
          <w:p w14:paraId="15DBE0B4" w14:textId="77777777" w:rsidR="008444C9" w:rsidRPr="00F40856" w:rsidRDefault="008444C9" w:rsidP="00E40C70">
            <w:pPr>
              <w:spacing w:after="0" w:line="240" w:lineRule="auto"/>
              <w:rPr>
                <w:ins w:id="71" w:author="Alhabibi, Haider@Energy" w:date="2022-01-25T16:24:00Z"/>
                <w:rFonts w:cstheme="minorHAnsi"/>
                <w:sz w:val="20"/>
                <w:szCs w:val="20"/>
              </w:rPr>
            </w:pPr>
          </w:p>
        </w:tc>
      </w:tr>
    </w:tbl>
    <w:p w14:paraId="267B7FDC" w14:textId="423E8D51" w:rsidR="008555DE" w:rsidDel="008444C9" w:rsidRDefault="008555DE" w:rsidP="00D879CA">
      <w:pPr>
        <w:spacing w:after="0" w:line="240" w:lineRule="auto"/>
        <w:rPr>
          <w:del w:id="72" w:author="Alhabibi, Haider@Energy" w:date="2022-01-25T13:08:00Z"/>
          <w:rFonts w:asciiTheme="minorHAnsi" w:hAnsiTheme="minorHAnsi" w:cstheme="minorHAnsi"/>
          <w:sz w:val="18"/>
          <w:szCs w:val="18"/>
        </w:rPr>
      </w:pPr>
    </w:p>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0"/>
        <w:gridCol w:w="907"/>
        <w:gridCol w:w="979"/>
        <w:gridCol w:w="810"/>
        <w:gridCol w:w="1080"/>
        <w:gridCol w:w="764"/>
        <w:gridCol w:w="678"/>
        <w:gridCol w:w="720"/>
        <w:gridCol w:w="1188"/>
        <w:gridCol w:w="1148"/>
        <w:gridCol w:w="900"/>
        <w:gridCol w:w="902"/>
      </w:tblGrid>
      <w:tr w:rsidR="00F349F6" w:rsidRPr="009E01FE" w14:paraId="47428C92" w14:textId="13539CC9"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03FAD439" w:rsidR="00F349F6" w:rsidRPr="00B33DFF"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21976220"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ins w:id="73" w:author="Alhabibi, Haider@Energy" w:date="2022-01-25T13:27:00Z">
              <w:r w:rsidR="00B70C68">
                <w:rPr>
                  <w:rFonts w:asciiTheme="minorHAnsi" w:eastAsia="Times New Roman" w:hAnsiTheme="minorHAnsi" w:cstheme="minorHAnsi"/>
                  <w:sz w:val="20"/>
                  <w:szCs w:val="20"/>
                </w:rPr>
                <w:t>features</w:t>
              </w:r>
              <w:r w:rsidR="00B70C68"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 xml:space="preserve">the water heating system </w:t>
            </w:r>
            <w:del w:id="74" w:author="Alhabibi, Haider@Energy" w:date="2022-01-25T13:27:00Z">
              <w:r w:rsidRPr="00236F4B" w:rsidDel="009B229B">
                <w:rPr>
                  <w:rFonts w:asciiTheme="minorHAnsi" w:eastAsia="Times New Roman" w:hAnsiTheme="minorHAnsi" w:cstheme="minorHAnsi"/>
                  <w:sz w:val="18"/>
                  <w:szCs w:val="20"/>
                </w:rPr>
                <w:delText xml:space="preserve">features </w:delText>
              </w:r>
            </w:del>
            <w:ins w:id="75" w:author="Alhabibi, Haider@Energy" w:date="2022-01-25T13:27:00Z">
              <w:r w:rsidR="009B229B">
                <w:rPr>
                  <w:rFonts w:asciiTheme="minorHAnsi" w:eastAsia="Times New Roman" w:hAnsiTheme="minorHAnsi" w:cstheme="minorHAnsi"/>
                  <w:sz w:val="20"/>
                  <w:szCs w:val="20"/>
                </w:rPr>
                <w:t xml:space="preserve">other than </w:t>
              </w:r>
              <w:r w:rsidR="009B229B">
                <w:rPr>
                  <w:rFonts w:cstheme="minorHAnsi"/>
                  <w:b/>
                  <w:bCs/>
                  <w:sz w:val="20"/>
                  <w:szCs w:val="20"/>
                </w:rPr>
                <w:t>HPWH</w:t>
              </w:r>
              <w:r w:rsidR="009B229B" w:rsidRPr="005828AE">
                <w:rPr>
                  <w:rFonts w:asciiTheme="minorHAnsi" w:eastAsia="Times New Roman" w:hAnsiTheme="minorHAnsi" w:cstheme="minorHAnsi"/>
                  <w:sz w:val="20"/>
                  <w:szCs w:val="20"/>
                </w:rPr>
                <w:t xml:space="preserve"> </w:t>
              </w:r>
              <w:r w:rsidR="009B229B">
                <w:rPr>
                  <w:rFonts w:asciiTheme="minorHAnsi" w:eastAsia="Times New Roman" w:hAnsiTheme="minorHAnsi" w:cstheme="minorHAnsi"/>
                  <w:sz w:val="20"/>
                  <w:szCs w:val="20"/>
                </w:rPr>
                <w:t>systems</w:t>
              </w:r>
              <w:r w:rsidR="009B229B"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installed in this project.</w:t>
            </w:r>
          </w:p>
        </w:tc>
      </w:tr>
      <w:tr w:rsidR="002E1D83" w:rsidRPr="009E01FE" w14:paraId="5E10FB82" w14:textId="1F2D2580" w:rsidTr="009B229B">
        <w:trPr>
          <w:cantSplit/>
          <w:trHeight w:val="277"/>
          <w:jc w:val="center"/>
        </w:trPr>
        <w:tc>
          <w:tcPr>
            <w:tcW w:w="410" w:type="pct"/>
            <w:tcBorders>
              <w:top w:val="single" w:sz="4" w:space="0" w:color="auto"/>
              <w:left w:val="single" w:sz="4" w:space="0" w:color="auto"/>
              <w:bottom w:val="single" w:sz="4" w:space="0" w:color="auto"/>
              <w:right w:val="single" w:sz="4" w:space="0" w:color="auto"/>
            </w:tcBorders>
          </w:tcPr>
          <w:p w14:paraId="75323EDC" w14:textId="19DFB56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5F178F62" w14:textId="7C13300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46" w:type="pct"/>
            <w:tcBorders>
              <w:top w:val="single" w:sz="4" w:space="0" w:color="auto"/>
              <w:left w:val="single" w:sz="4" w:space="0" w:color="auto"/>
              <w:bottom w:val="single" w:sz="4" w:space="0" w:color="auto"/>
              <w:right w:val="single" w:sz="4" w:space="0" w:color="auto"/>
            </w:tcBorders>
            <w:vAlign w:val="center"/>
          </w:tcPr>
          <w:p w14:paraId="25E49458" w14:textId="0726B8D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369" w:type="pct"/>
            <w:tcBorders>
              <w:top w:val="single" w:sz="4" w:space="0" w:color="auto"/>
              <w:left w:val="single" w:sz="4" w:space="0" w:color="auto"/>
              <w:bottom w:val="single" w:sz="4" w:space="0" w:color="auto"/>
              <w:right w:val="single" w:sz="4" w:space="0" w:color="auto"/>
            </w:tcBorders>
            <w:vAlign w:val="center"/>
          </w:tcPr>
          <w:p w14:paraId="4D1BC378" w14:textId="738DD56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92" w:type="pct"/>
            <w:tcBorders>
              <w:top w:val="single" w:sz="4" w:space="0" w:color="auto"/>
              <w:left w:val="single" w:sz="4" w:space="0" w:color="auto"/>
              <w:bottom w:val="single" w:sz="4" w:space="0" w:color="auto"/>
              <w:right w:val="single" w:sz="4" w:space="0" w:color="auto"/>
            </w:tcBorders>
            <w:vAlign w:val="center"/>
          </w:tcPr>
          <w:p w14:paraId="3D26A1B8" w14:textId="23411E0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48" w:type="pct"/>
            <w:tcBorders>
              <w:top w:val="single" w:sz="4" w:space="0" w:color="auto"/>
              <w:left w:val="single" w:sz="4" w:space="0" w:color="auto"/>
              <w:bottom w:val="single" w:sz="4" w:space="0" w:color="auto"/>
              <w:right w:val="single" w:sz="4" w:space="0" w:color="auto"/>
            </w:tcBorders>
            <w:vAlign w:val="center"/>
          </w:tcPr>
          <w:p w14:paraId="0E16E27E" w14:textId="14298FD8"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9" w:type="pct"/>
            <w:tcBorders>
              <w:top w:val="single" w:sz="4" w:space="0" w:color="auto"/>
              <w:left w:val="single" w:sz="4" w:space="0" w:color="auto"/>
              <w:bottom w:val="single" w:sz="4" w:space="0" w:color="auto"/>
              <w:right w:val="single" w:sz="4" w:space="0" w:color="auto"/>
            </w:tcBorders>
            <w:vAlign w:val="center"/>
          </w:tcPr>
          <w:p w14:paraId="1EFBBCAA" w14:textId="198005C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3A8184C6" w14:textId="5F6A282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41" w:type="pct"/>
            <w:tcBorders>
              <w:top w:val="single" w:sz="4" w:space="0" w:color="auto"/>
              <w:left w:val="single" w:sz="4" w:space="0" w:color="auto"/>
              <w:bottom w:val="single" w:sz="4" w:space="0" w:color="auto"/>
              <w:right w:val="single" w:sz="4" w:space="0" w:color="auto"/>
            </w:tcBorders>
          </w:tcPr>
          <w:p w14:paraId="15CF708E" w14:textId="0693A5AF"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23" w:type="pct"/>
            <w:tcBorders>
              <w:top w:val="single" w:sz="4" w:space="0" w:color="auto"/>
              <w:left w:val="single" w:sz="4" w:space="0" w:color="auto"/>
              <w:bottom w:val="single" w:sz="4" w:space="0" w:color="auto"/>
              <w:right w:val="single" w:sz="4" w:space="0" w:color="auto"/>
            </w:tcBorders>
          </w:tcPr>
          <w:p w14:paraId="521DBC25" w14:textId="6947D68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59C7B8FF" w14:textId="03FEF755"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1" w:type="pct"/>
            <w:tcBorders>
              <w:top w:val="single" w:sz="4" w:space="0" w:color="auto"/>
              <w:left w:val="single" w:sz="4" w:space="0" w:color="auto"/>
              <w:bottom w:val="single" w:sz="4" w:space="0" w:color="auto"/>
              <w:right w:val="single" w:sz="4" w:space="0" w:color="auto"/>
            </w:tcBorders>
          </w:tcPr>
          <w:p w14:paraId="22046E67" w14:textId="6763210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85571F4" w14:textId="1F0C2329" w:rsidTr="009B229B">
        <w:trPr>
          <w:cantSplit/>
          <w:trHeight w:val="288"/>
          <w:jc w:val="center"/>
        </w:trPr>
        <w:tc>
          <w:tcPr>
            <w:tcW w:w="410" w:type="pct"/>
            <w:tcBorders>
              <w:top w:val="single" w:sz="4" w:space="0" w:color="auto"/>
              <w:left w:val="single" w:sz="4" w:space="0" w:color="auto"/>
              <w:bottom w:val="single" w:sz="4" w:space="0" w:color="auto"/>
              <w:right w:val="single" w:sz="4" w:space="0" w:color="auto"/>
            </w:tcBorders>
            <w:vAlign w:val="bottom"/>
          </w:tcPr>
          <w:p w14:paraId="2BDEA299" w14:textId="363FE50C"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4C8D8125" w14:textId="23A27E93"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46" w:type="pct"/>
            <w:tcBorders>
              <w:top w:val="single" w:sz="4" w:space="0" w:color="auto"/>
              <w:left w:val="single" w:sz="4" w:space="0" w:color="auto"/>
              <w:bottom w:val="single" w:sz="4" w:space="0" w:color="auto"/>
              <w:right w:val="single" w:sz="4" w:space="0" w:color="auto"/>
            </w:tcBorders>
            <w:vAlign w:val="bottom"/>
          </w:tcPr>
          <w:p w14:paraId="6BA036E4"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369" w:type="pct"/>
            <w:tcBorders>
              <w:top w:val="single" w:sz="4" w:space="0" w:color="auto"/>
              <w:left w:val="single" w:sz="4" w:space="0" w:color="auto"/>
              <w:bottom w:val="single" w:sz="4" w:space="0" w:color="auto"/>
              <w:right w:val="single" w:sz="4" w:space="0" w:color="auto"/>
            </w:tcBorders>
            <w:vAlign w:val="bottom"/>
          </w:tcPr>
          <w:p w14:paraId="7C66A97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92" w:type="pct"/>
            <w:tcBorders>
              <w:top w:val="single" w:sz="4" w:space="0" w:color="auto"/>
              <w:left w:val="single" w:sz="4" w:space="0" w:color="auto"/>
              <w:bottom w:val="single" w:sz="4" w:space="0" w:color="auto"/>
              <w:right w:val="single" w:sz="4" w:space="0" w:color="auto"/>
            </w:tcBorders>
            <w:vAlign w:val="bottom"/>
          </w:tcPr>
          <w:p w14:paraId="0980E02E" w14:textId="6C09F1F5"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 </w:t>
            </w:r>
            <w:proofErr w:type="gramStart"/>
            <w:r w:rsidRPr="00236F4B">
              <w:rPr>
                <w:rFonts w:asciiTheme="minorHAnsi" w:eastAsia="Times New Roman" w:hAnsiTheme="minorHAnsi" w:cstheme="minorHAnsi"/>
                <w:sz w:val="18"/>
                <w:szCs w:val="20"/>
              </w:rPr>
              <w:t>of</w:t>
            </w:r>
            <w:proofErr w:type="gramEnd"/>
            <w:r w:rsidRPr="00236F4B">
              <w:rPr>
                <w:rFonts w:asciiTheme="minorHAnsi" w:eastAsia="Times New Roman" w:hAnsiTheme="minorHAnsi" w:cstheme="minorHAnsi"/>
                <w:sz w:val="18"/>
                <w:szCs w:val="20"/>
              </w:rPr>
              <w:t xml:space="preserve"> </w:t>
            </w:r>
            <w:r w:rsidR="002E1D83">
              <w:rPr>
                <w:rFonts w:asciiTheme="minorHAnsi" w:eastAsia="Times New Roman" w:hAnsiTheme="minorHAnsi" w:cstheme="minorHAnsi"/>
                <w:sz w:val="18"/>
                <w:szCs w:val="20"/>
              </w:rPr>
              <w:t xml:space="preserve">Like (or Identical) </w:t>
            </w:r>
            <w:r w:rsidRPr="00236F4B">
              <w:rPr>
                <w:rFonts w:asciiTheme="minorHAnsi" w:eastAsia="Times New Roman" w:hAnsiTheme="minorHAnsi" w:cstheme="minorHAnsi"/>
                <w:sz w:val="18"/>
                <w:szCs w:val="20"/>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3024E801"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9" w:type="pct"/>
            <w:tcBorders>
              <w:top w:val="single" w:sz="4" w:space="0" w:color="auto"/>
              <w:left w:val="single" w:sz="4" w:space="0" w:color="auto"/>
              <w:bottom w:val="single" w:sz="4" w:space="0" w:color="auto"/>
              <w:right w:val="single" w:sz="4" w:space="0" w:color="auto"/>
            </w:tcBorders>
            <w:vAlign w:val="bottom"/>
          </w:tcPr>
          <w:p w14:paraId="12E5370C"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7E7D822D"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1" w:type="pct"/>
            <w:tcBorders>
              <w:top w:val="single" w:sz="4" w:space="0" w:color="auto"/>
              <w:left w:val="single" w:sz="4" w:space="0" w:color="auto"/>
              <w:bottom w:val="single" w:sz="4" w:space="0" w:color="auto"/>
              <w:right w:val="single" w:sz="4" w:space="0" w:color="auto"/>
            </w:tcBorders>
            <w:vAlign w:val="bottom"/>
          </w:tcPr>
          <w:p w14:paraId="2FF7E8B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23" w:type="pct"/>
            <w:tcBorders>
              <w:top w:val="single" w:sz="4" w:space="0" w:color="auto"/>
              <w:left w:val="single" w:sz="4" w:space="0" w:color="auto"/>
              <w:bottom w:val="single" w:sz="4" w:space="0" w:color="auto"/>
              <w:right w:val="single" w:sz="4" w:space="0" w:color="auto"/>
            </w:tcBorders>
            <w:vAlign w:val="bottom"/>
          </w:tcPr>
          <w:p w14:paraId="54A8862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603085A6"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40842392" w14:textId="143E47F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Compact </w:t>
            </w:r>
            <w:proofErr w:type="spellStart"/>
            <w:r w:rsidRPr="00236F4B">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11" w:type="pct"/>
            <w:tcBorders>
              <w:top w:val="single" w:sz="4" w:space="0" w:color="auto"/>
              <w:left w:val="single" w:sz="4" w:space="0" w:color="auto"/>
              <w:bottom w:val="single" w:sz="4" w:space="0" w:color="auto"/>
              <w:right w:val="single" w:sz="4" w:space="0" w:color="auto"/>
            </w:tcBorders>
            <w:vAlign w:val="bottom"/>
          </w:tcPr>
          <w:p w14:paraId="2FADA926" w14:textId="05845C62"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6B02B3CA" w14:textId="343ED4B2" w:rsidTr="009B229B">
        <w:trPr>
          <w:cantSplit/>
          <w:trHeight w:val="246"/>
          <w:jc w:val="center"/>
        </w:trPr>
        <w:tc>
          <w:tcPr>
            <w:tcW w:w="410" w:type="pct"/>
            <w:tcBorders>
              <w:top w:val="single" w:sz="4" w:space="0" w:color="auto"/>
              <w:left w:val="single" w:sz="4" w:space="0" w:color="auto"/>
              <w:bottom w:val="single" w:sz="4" w:space="0" w:color="auto"/>
              <w:right w:val="single" w:sz="4" w:space="0" w:color="auto"/>
            </w:tcBorders>
          </w:tcPr>
          <w:p w14:paraId="7152FD5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1017647" w14:textId="17108F3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60237D6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4C8F8D59"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3A2E658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20F8B4F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004457C8"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84F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633FA68A"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1BE4E2B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6DA2D2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69728BD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66E83F2" w14:textId="6A6C0634" w:rsidTr="009B229B">
        <w:trPr>
          <w:cantSplit/>
          <w:trHeight w:val="255"/>
          <w:jc w:val="center"/>
        </w:trPr>
        <w:tc>
          <w:tcPr>
            <w:tcW w:w="410" w:type="pct"/>
            <w:tcBorders>
              <w:top w:val="single" w:sz="4" w:space="0" w:color="auto"/>
              <w:left w:val="single" w:sz="4" w:space="0" w:color="auto"/>
              <w:bottom w:val="single" w:sz="4" w:space="0" w:color="auto"/>
              <w:right w:val="single" w:sz="4" w:space="0" w:color="auto"/>
            </w:tcBorders>
          </w:tcPr>
          <w:p w14:paraId="4230A19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61B833EF" w14:textId="17CD833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72AD32D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7985165B"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01B7ABC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7E44C6F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2F926A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1EFB17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21B85B6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389848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45270EC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4D36FB31"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478B9CA9" w:rsidR="007A73AF" w:rsidRDefault="007A73AF" w:rsidP="00D879CA">
      <w:pPr>
        <w:spacing w:after="0" w:line="240" w:lineRule="auto"/>
        <w:rPr>
          <w:ins w:id="76" w:author="Alhabibi, Haider@Energy" w:date="2022-01-25T13:28:00Z"/>
          <w:rFonts w:asciiTheme="minorHAnsi" w:hAnsiTheme="minorHAnsi" w:cstheme="minorHAnsi"/>
          <w:sz w:val="18"/>
          <w:szCs w:val="18"/>
        </w:rPr>
      </w:pPr>
    </w:p>
    <w:p w14:paraId="7BEB79F5" w14:textId="77777777" w:rsidR="009070C1" w:rsidRDefault="007C69DF" w:rsidP="007C69DF">
      <w:pPr>
        <w:spacing w:after="0" w:line="240" w:lineRule="auto"/>
        <w:ind w:left="-180"/>
        <w:rPr>
          <w:ins w:id="77" w:author="Alhabibi, Haider@Energy" w:date="2022-01-25T13:28:00Z"/>
          <w:rFonts w:asciiTheme="minorHAnsi" w:hAnsiTheme="minorHAnsi" w:cstheme="minorHAnsi"/>
          <w:sz w:val="18"/>
          <w:szCs w:val="18"/>
        </w:rPr>
      </w:pPr>
      <w:ins w:id="78" w:author="Alhabibi, Haider@Energy" w:date="2022-01-25T13:28:00Z">
        <w:r>
          <w:rPr>
            <w:rFonts w:asciiTheme="minorHAnsi" w:hAnsiTheme="minorHAnsi" w:cstheme="minorHAnsi"/>
            <w:sz w:val="18"/>
            <w:szCs w:val="18"/>
          </w:rPr>
          <w:t xml:space="preserve"> </w:t>
        </w:r>
      </w:ins>
    </w:p>
    <w:tbl>
      <w:tblPr>
        <w:tblStyle w:val="TableGrid5"/>
        <w:tblW w:w="10980" w:type="dxa"/>
        <w:tblInd w:w="-95" w:type="dxa"/>
        <w:tblLayout w:type="fixed"/>
        <w:tblLook w:val="04A0" w:firstRow="1" w:lastRow="0" w:firstColumn="1" w:lastColumn="0" w:noHBand="0" w:noVBand="1"/>
      </w:tblPr>
      <w:tblGrid>
        <w:gridCol w:w="1260"/>
        <w:gridCol w:w="990"/>
        <w:gridCol w:w="1380"/>
        <w:gridCol w:w="1230"/>
        <w:gridCol w:w="1260"/>
        <w:gridCol w:w="1350"/>
        <w:gridCol w:w="1584"/>
        <w:gridCol w:w="1926"/>
      </w:tblGrid>
      <w:tr w:rsidR="00614D5B" w:rsidRPr="007B2CC9" w14:paraId="386BC9AE" w14:textId="77777777" w:rsidTr="00E02C5F">
        <w:trPr>
          <w:trHeight w:val="467"/>
          <w:ins w:id="79" w:author="Alhabibi, Haider@Energy" w:date="2022-01-25T16:25:00Z"/>
        </w:trPr>
        <w:tc>
          <w:tcPr>
            <w:tcW w:w="10980" w:type="dxa"/>
            <w:gridSpan w:val="8"/>
          </w:tcPr>
          <w:p w14:paraId="2ABC6754" w14:textId="3828897D" w:rsidR="00614D5B" w:rsidRPr="00EB4154" w:rsidRDefault="00614D5B" w:rsidP="00E40C70">
            <w:pPr>
              <w:spacing w:after="0" w:line="240" w:lineRule="auto"/>
              <w:rPr>
                <w:ins w:id="80" w:author="Alhabibi, Haider@Energy" w:date="2022-01-25T16:25:00Z"/>
                <w:rFonts w:cstheme="minorHAnsi"/>
                <w:b/>
                <w:bCs/>
                <w:sz w:val="20"/>
                <w:szCs w:val="20"/>
              </w:rPr>
            </w:pPr>
            <w:ins w:id="81" w:author="Alhabibi, Haider@Energy" w:date="2022-01-25T16:25:00Z">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ins>
          </w:p>
          <w:p w14:paraId="18D4D7E9" w14:textId="77777777" w:rsidR="00614D5B" w:rsidRPr="007B2CC9" w:rsidDel="00D74A66" w:rsidRDefault="00614D5B" w:rsidP="00E40C70">
            <w:pPr>
              <w:spacing w:after="0" w:line="240" w:lineRule="auto"/>
              <w:rPr>
                <w:ins w:id="82" w:author="Alhabibi, Haider@Energy" w:date="2022-01-25T16:25:00Z"/>
                <w:rFonts w:cstheme="minorHAnsi"/>
                <w:sz w:val="20"/>
                <w:szCs w:val="20"/>
              </w:rPr>
            </w:pPr>
            <w:ins w:id="83" w:author="Alhabibi, Haider@Energy" w:date="2022-01-25T16:25:00Z">
              <w:r w:rsidRPr="007B2CC9">
                <w:rPr>
                  <w:rFonts w:cstheme="minorHAnsi"/>
                  <w:sz w:val="18"/>
                  <w:szCs w:val="20"/>
                </w:rPr>
                <w:t>This table reports the water heating system(s) installed in this project.</w:t>
              </w:r>
            </w:ins>
          </w:p>
        </w:tc>
      </w:tr>
      <w:tr w:rsidR="00614D5B" w:rsidRPr="007B2CC9" w14:paraId="57F6A5E1" w14:textId="77777777" w:rsidTr="00E02C5F">
        <w:trPr>
          <w:trHeight w:val="211"/>
          <w:ins w:id="84" w:author="Alhabibi, Haider@Energy" w:date="2022-01-25T16:25:00Z"/>
        </w:trPr>
        <w:tc>
          <w:tcPr>
            <w:tcW w:w="1260" w:type="dxa"/>
            <w:tcBorders>
              <w:top w:val="single" w:sz="4" w:space="0" w:color="auto"/>
              <w:left w:val="single" w:sz="4" w:space="0" w:color="auto"/>
              <w:bottom w:val="single" w:sz="4" w:space="0" w:color="auto"/>
              <w:right w:val="single" w:sz="4" w:space="0" w:color="auto"/>
            </w:tcBorders>
          </w:tcPr>
          <w:p w14:paraId="1A24EF5B" w14:textId="77777777" w:rsidR="00614D5B" w:rsidRPr="007B2CC9" w:rsidRDefault="00614D5B" w:rsidP="00E40C70">
            <w:pPr>
              <w:spacing w:after="0" w:line="240" w:lineRule="auto"/>
              <w:jc w:val="center"/>
              <w:rPr>
                <w:ins w:id="85" w:author="Alhabibi, Haider@Energy" w:date="2022-01-25T16:25:00Z"/>
                <w:rFonts w:cstheme="minorHAnsi"/>
                <w:sz w:val="18"/>
                <w:szCs w:val="20"/>
              </w:rPr>
            </w:pPr>
            <w:ins w:id="86" w:author="Alhabibi, Haider@Energy" w:date="2022-01-25T16:25:00Z">
              <w:r w:rsidRPr="007B2CC9">
                <w:rPr>
                  <w:rFonts w:cstheme="minorHAnsi"/>
                  <w:sz w:val="18"/>
                  <w:szCs w:val="20"/>
                </w:rPr>
                <w:t>01</w:t>
              </w:r>
            </w:ins>
          </w:p>
        </w:tc>
        <w:tc>
          <w:tcPr>
            <w:tcW w:w="990" w:type="dxa"/>
            <w:vAlign w:val="bottom"/>
          </w:tcPr>
          <w:p w14:paraId="15FF330E" w14:textId="77777777" w:rsidR="00614D5B" w:rsidRPr="007B2CC9" w:rsidRDefault="00614D5B" w:rsidP="00E40C70">
            <w:pPr>
              <w:spacing w:after="0" w:line="240" w:lineRule="auto"/>
              <w:jc w:val="center"/>
              <w:rPr>
                <w:ins w:id="87" w:author="Alhabibi, Haider@Energy" w:date="2022-01-25T16:25:00Z"/>
                <w:rFonts w:cstheme="minorHAnsi"/>
                <w:sz w:val="18"/>
                <w:szCs w:val="20"/>
              </w:rPr>
            </w:pPr>
            <w:ins w:id="88" w:author="Alhabibi, Haider@Energy" w:date="2022-01-25T16:25:00Z">
              <w:r w:rsidRPr="007B2CC9">
                <w:rPr>
                  <w:rFonts w:cstheme="minorHAnsi"/>
                  <w:sz w:val="18"/>
                  <w:szCs w:val="20"/>
                </w:rPr>
                <w:t>02</w:t>
              </w:r>
            </w:ins>
          </w:p>
        </w:tc>
        <w:tc>
          <w:tcPr>
            <w:tcW w:w="1380" w:type="dxa"/>
            <w:vAlign w:val="bottom"/>
          </w:tcPr>
          <w:p w14:paraId="7A564E04" w14:textId="77777777" w:rsidR="00614D5B" w:rsidRPr="007B2CC9" w:rsidRDefault="00614D5B" w:rsidP="00E40C70">
            <w:pPr>
              <w:spacing w:after="0" w:line="240" w:lineRule="auto"/>
              <w:jc w:val="center"/>
              <w:rPr>
                <w:ins w:id="89" w:author="Alhabibi, Haider@Energy" w:date="2022-01-25T16:25:00Z"/>
                <w:rFonts w:cstheme="minorHAnsi"/>
                <w:sz w:val="18"/>
                <w:szCs w:val="20"/>
              </w:rPr>
            </w:pPr>
            <w:ins w:id="90" w:author="Alhabibi, Haider@Energy" w:date="2022-01-25T16:25:00Z">
              <w:r w:rsidRPr="007B2CC9">
                <w:rPr>
                  <w:rFonts w:cstheme="minorHAnsi"/>
                  <w:sz w:val="18"/>
                  <w:szCs w:val="20"/>
                </w:rPr>
                <w:t>03</w:t>
              </w:r>
            </w:ins>
          </w:p>
        </w:tc>
        <w:tc>
          <w:tcPr>
            <w:tcW w:w="1230" w:type="dxa"/>
          </w:tcPr>
          <w:p w14:paraId="5BFBD68E" w14:textId="77777777" w:rsidR="00614D5B" w:rsidRPr="007B2CC9" w:rsidRDefault="00614D5B" w:rsidP="00E40C70">
            <w:pPr>
              <w:spacing w:after="0" w:line="240" w:lineRule="auto"/>
              <w:jc w:val="center"/>
              <w:rPr>
                <w:ins w:id="91" w:author="Alhabibi, Haider@Energy" w:date="2022-01-25T16:25:00Z"/>
                <w:rFonts w:cstheme="minorHAnsi"/>
                <w:sz w:val="18"/>
                <w:szCs w:val="20"/>
              </w:rPr>
            </w:pPr>
            <w:ins w:id="92" w:author="Alhabibi, Haider@Energy" w:date="2022-01-25T16:25:00Z">
              <w:r w:rsidRPr="007B2CC9">
                <w:rPr>
                  <w:rFonts w:cstheme="minorHAnsi"/>
                  <w:sz w:val="18"/>
                  <w:szCs w:val="20"/>
                </w:rPr>
                <w:t>04</w:t>
              </w:r>
            </w:ins>
          </w:p>
        </w:tc>
        <w:tc>
          <w:tcPr>
            <w:tcW w:w="1260" w:type="dxa"/>
          </w:tcPr>
          <w:p w14:paraId="6762DD06" w14:textId="77777777" w:rsidR="00614D5B" w:rsidRPr="007B2CC9" w:rsidRDefault="00614D5B" w:rsidP="00E40C70">
            <w:pPr>
              <w:spacing w:after="0" w:line="240" w:lineRule="auto"/>
              <w:jc w:val="center"/>
              <w:rPr>
                <w:ins w:id="93" w:author="Alhabibi, Haider@Energy" w:date="2022-01-25T16:25:00Z"/>
                <w:rFonts w:cstheme="minorHAnsi"/>
                <w:sz w:val="18"/>
                <w:szCs w:val="20"/>
              </w:rPr>
            </w:pPr>
            <w:ins w:id="94" w:author="Alhabibi, Haider@Energy" w:date="2022-01-25T16:25:00Z">
              <w:r w:rsidRPr="007B2CC9">
                <w:rPr>
                  <w:rFonts w:cstheme="minorHAnsi"/>
                  <w:sz w:val="18"/>
                  <w:szCs w:val="20"/>
                </w:rPr>
                <w:t>05</w:t>
              </w:r>
            </w:ins>
          </w:p>
        </w:tc>
        <w:tc>
          <w:tcPr>
            <w:tcW w:w="1350" w:type="dxa"/>
          </w:tcPr>
          <w:p w14:paraId="56C62E68" w14:textId="77777777" w:rsidR="00614D5B" w:rsidRPr="007B2CC9" w:rsidRDefault="00614D5B" w:rsidP="00E40C70">
            <w:pPr>
              <w:spacing w:after="0" w:line="240" w:lineRule="auto"/>
              <w:jc w:val="center"/>
              <w:rPr>
                <w:ins w:id="95" w:author="Alhabibi, Haider@Energy" w:date="2022-01-25T16:25:00Z"/>
                <w:rFonts w:cstheme="minorHAnsi"/>
                <w:sz w:val="18"/>
                <w:szCs w:val="20"/>
              </w:rPr>
            </w:pPr>
            <w:ins w:id="96" w:author="Alhabibi, Haider@Energy" w:date="2022-01-25T16:25:00Z">
              <w:r w:rsidRPr="007B2CC9">
                <w:rPr>
                  <w:rFonts w:cstheme="minorHAnsi"/>
                  <w:sz w:val="18"/>
                  <w:szCs w:val="20"/>
                </w:rPr>
                <w:t>06</w:t>
              </w:r>
            </w:ins>
          </w:p>
        </w:tc>
        <w:tc>
          <w:tcPr>
            <w:tcW w:w="1584" w:type="dxa"/>
          </w:tcPr>
          <w:p w14:paraId="0BEF35F5" w14:textId="77777777" w:rsidR="00614D5B" w:rsidRPr="007B2CC9" w:rsidRDefault="00614D5B" w:rsidP="00E40C70">
            <w:pPr>
              <w:spacing w:after="0" w:line="240" w:lineRule="auto"/>
              <w:jc w:val="center"/>
              <w:rPr>
                <w:ins w:id="97" w:author="Alhabibi, Haider@Energy" w:date="2022-01-25T16:25:00Z"/>
                <w:rFonts w:cstheme="minorHAnsi"/>
                <w:sz w:val="18"/>
                <w:szCs w:val="20"/>
              </w:rPr>
            </w:pPr>
            <w:ins w:id="98" w:author="Alhabibi, Haider@Energy" w:date="2022-01-25T16:25:00Z">
              <w:r w:rsidRPr="007B2CC9">
                <w:rPr>
                  <w:rFonts w:cstheme="minorHAnsi"/>
                  <w:sz w:val="18"/>
                  <w:szCs w:val="20"/>
                </w:rPr>
                <w:t>07</w:t>
              </w:r>
            </w:ins>
          </w:p>
        </w:tc>
        <w:tc>
          <w:tcPr>
            <w:tcW w:w="1926" w:type="dxa"/>
          </w:tcPr>
          <w:p w14:paraId="72F5BA3D" w14:textId="77777777" w:rsidR="00614D5B" w:rsidRPr="007B2CC9" w:rsidRDefault="00614D5B" w:rsidP="00E40C70">
            <w:pPr>
              <w:spacing w:after="0" w:line="240" w:lineRule="auto"/>
              <w:jc w:val="center"/>
              <w:rPr>
                <w:ins w:id="99" w:author="Alhabibi, Haider@Energy" w:date="2022-01-25T16:25:00Z"/>
                <w:rFonts w:cstheme="minorHAnsi"/>
                <w:sz w:val="18"/>
                <w:szCs w:val="20"/>
              </w:rPr>
            </w:pPr>
            <w:ins w:id="100" w:author="Alhabibi, Haider@Energy" w:date="2022-01-25T16:25:00Z">
              <w:r w:rsidRPr="007B2CC9">
                <w:rPr>
                  <w:rFonts w:cstheme="minorHAnsi"/>
                  <w:sz w:val="18"/>
                  <w:szCs w:val="20"/>
                </w:rPr>
                <w:t>08</w:t>
              </w:r>
            </w:ins>
          </w:p>
        </w:tc>
      </w:tr>
      <w:tr w:rsidR="00614D5B" w:rsidRPr="007B2CC9" w14:paraId="4DBD9CDF" w14:textId="77777777" w:rsidTr="00E02C5F">
        <w:trPr>
          <w:trHeight w:val="1538"/>
          <w:ins w:id="101" w:author="Alhabibi, Haider@Energy" w:date="2022-01-25T16:25:00Z"/>
        </w:trPr>
        <w:tc>
          <w:tcPr>
            <w:tcW w:w="1260" w:type="dxa"/>
            <w:tcBorders>
              <w:top w:val="single" w:sz="4" w:space="0" w:color="auto"/>
              <w:left w:val="single" w:sz="4" w:space="0" w:color="auto"/>
              <w:bottom w:val="single" w:sz="4" w:space="0" w:color="auto"/>
              <w:right w:val="single" w:sz="4" w:space="0" w:color="auto"/>
            </w:tcBorders>
            <w:vAlign w:val="bottom"/>
          </w:tcPr>
          <w:p w14:paraId="2C467BFC"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02" w:author="Alhabibi, Haider@Energy" w:date="2022-01-25T16:25:00Z"/>
                <w:rFonts w:cstheme="minorHAnsi"/>
                <w:sz w:val="18"/>
                <w:szCs w:val="20"/>
              </w:rPr>
            </w:pPr>
            <w:ins w:id="103" w:author="Alhabibi, Haider@Energy" w:date="2022-01-25T16:25:00Z">
              <w:r w:rsidRPr="007B2CC9">
                <w:rPr>
                  <w:rFonts w:cstheme="minorHAnsi"/>
                  <w:sz w:val="18"/>
                  <w:szCs w:val="20"/>
                </w:rPr>
                <w:t>Dwelling Unit Name</w:t>
              </w:r>
            </w:ins>
          </w:p>
        </w:tc>
        <w:tc>
          <w:tcPr>
            <w:tcW w:w="990" w:type="dxa"/>
            <w:vAlign w:val="bottom"/>
          </w:tcPr>
          <w:p w14:paraId="270F44D2"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04" w:author="Alhabibi, Haider@Energy" w:date="2022-01-25T16:25:00Z"/>
                <w:rFonts w:cstheme="minorHAnsi"/>
                <w:sz w:val="18"/>
                <w:szCs w:val="20"/>
              </w:rPr>
            </w:pPr>
            <w:ins w:id="105" w:author="Alhabibi, Haider@Energy" w:date="2022-01-25T16:25:00Z">
              <w:r w:rsidRPr="007B2CC9">
                <w:rPr>
                  <w:rFonts w:cstheme="minorHAnsi"/>
                  <w:sz w:val="18"/>
                  <w:szCs w:val="20"/>
                </w:rPr>
                <w:t>Water Heating System ID</w:t>
              </w:r>
            </w:ins>
          </w:p>
          <w:p w14:paraId="0FCFF0B4" w14:textId="77777777" w:rsidR="00614D5B" w:rsidRPr="007B2CC9" w:rsidRDefault="00614D5B" w:rsidP="00E40C70">
            <w:pPr>
              <w:spacing w:after="0" w:line="240" w:lineRule="auto"/>
              <w:jc w:val="center"/>
              <w:rPr>
                <w:ins w:id="106" w:author="Alhabibi, Haider@Energy" w:date="2022-01-25T16:25:00Z"/>
                <w:rFonts w:cstheme="minorHAnsi"/>
                <w:sz w:val="18"/>
                <w:szCs w:val="20"/>
              </w:rPr>
            </w:pPr>
            <w:ins w:id="107" w:author="Alhabibi, Haider@Energy" w:date="2022-01-25T16:25:00Z">
              <w:r w:rsidRPr="007B2CC9">
                <w:rPr>
                  <w:rFonts w:cstheme="minorHAnsi"/>
                  <w:sz w:val="18"/>
                  <w:szCs w:val="20"/>
                </w:rPr>
                <w:t>or Name</w:t>
              </w:r>
            </w:ins>
          </w:p>
        </w:tc>
        <w:tc>
          <w:tcPr>
            <w:tcW w:w="1380" w:type="dxa"/>
            <w:vAlign w:val="bottom"/>
          </w:tcPr>
          <w:p w14:paraId="3751D6A6"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08" w:author="Alhabibi, Haider@Energy" w:date="2022-01-25T16:25:00Z"/>
                <w:rFonts w:cstheme="minorHAnsi"/>
                <w:sz w:val="18"/>
                <w:szCs w:val="20"/>
              </w:rPr>
            </w:pPr>
            <w:ins w:id="109" w:author="Alhabibi, Haider@Energy" w:date="2022-01-25T16:25:00Z">
              <w:r w:rsidRPr="007B2CC9">
                <w:rPr>
                  <w:rFonts w:cstheme="minorHAnsi"/>
                  <w:sz w:val="18"/>
                  <w:szCs w:val="20"/>
                </w:rPr>
                <w:t>Modeled Equipment</w:t>
              </w:r>
            </w:ins>
          </w:p>
          <w:p w14:paraId="59A46D0E" w14:textId="77777777" w:rsidR="00614D5B" w:rsidRPr="007B2CC9" w:rsidRDefault="00614D5B" w:rsidP="00E40C70">
            <w:pPr>
              <w:spacing w:after="0" w:line="240" w:lineRule="auto"/>
              <w:jc w:val="center"/>
              <w:rPr>
                <w:ins w:id="110" w:author="Alhabibi, Haider@Energy" w:date="2022-01-25T16:25:00Z"/>
                <w:rFonts w:cstheme="minorHAnsi"/>
                <w:sz w:val="18"/>
                <w:szCs w:val="20"/>
              </w:rPr>
            </w:pPr>
            <w:ins w:id="111" w:author="Alhabibi, Haider@Energy" w:date="2022-01-25T16:25:00Z">
              <w:r w:rsidRPr="007B2CC9">
                <w:rPr>
                  <w:rFonts w:cstheme="minorHAnsi"/>
                  <w:sz w:val="18"/>
                  <w:szCs w:val="20"/>
                </w:rPr>
                <w:t>Make and Model</w:t>
              </w:r>
            </w:ins>
          </w:p>
        </w:tc>
        <w:tc>
          <w:tcPr>
            <w:tcW w:w="1230" w:type="dxa"/>
            <w:vAlign w:val="bottom"/>
          </w:tcPr>
          <w:p w14:paraId="13F88842"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12" w:author="Alhabibi, Haider@Energy" w:date="2022-01-25T16:25:00Z"/>
                <w:rFonts w:cstheme="minorHAnsi"/>
                <w:sz w:val="18"/>
                <w:szCs w:val="20"/>
              </w:rPr>
            </w:pPr>
            <w:ins w:id="113" w:author="Alhabibi, Haider@Energy" w:date="2022-01-25T16:25:00Z">
              <w:r w:rsidRPr="007B2CC9">
                <w:rPr>
                  <w:rFonts w:cstheme="minorHAnsi"/>
                  <w:sz w:val="18"/>
                  <w:szCs w:val="20"/>
                </w:rPr>
                <w:t xml:space="preserve"># </w:t>
              </w:r>
              <w:proofErr w:type="gramStart"/>
              <w:r w:rsidRPr="007B2CC9">
                <w:rPr>
                  <w:rFonts w:cstheme="minorHAnsi"/>
                  <w:sz w:val="18"/>
                  <w:szCs w:val="20"/>
                </w:rPr>
                <w:t>of</w:t>
              </w:r>
              <w:proofErr w:type="gramEnd"/>
              <w:r w:rsidRPr="007B2CC9">
                <w:rPr>
                  <w:rFonts w:cstheme="minorHAnsi"/>
                  <w:sz w:val="18"/>
                  <w:szCs w:val="20"/>
                </w:rPr>
                <w:t xml:space="preserve"> Like (or Identical) Water Heaters in System</w:t>
              </w:r>
            </w:ins>
          </w:p>
        </w:tc>
        <w:tc>
          <w:tcPr>
            <w:tcW w:w="1260" w:type="dxa"/>
            <w:vAlign w:val="bottom"/>
          </w:tcPr>
          <w:p w14:paraId="408FFB1B"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14" w:author="Alhabibi, Haider@Energy" w:date="2022-01-25T16:25:00Z"/>
                <w:rFonts w:cstheme="minorHAnsi"/>
                <w:sz w:val="18"/>
                <w:szCs w:val="20"/>
              </w:rPr>
            </w:pPr>
            <w:ins w:id="115" w:author="Alhabibi, Haider@Energy" w:date="2022-01-25T16:25:00Z">
              <w:r w:rsidRPr="007B2CC9">
                <w:rPr>
                  <w:rFonts w:cstheme="minorHAnsi"/>
                  <w:sz w:val="18"/>
                  <w:szCs w:val="20"/>
                </w:rPr>
                <w:t>Tank Location</w:t>
              </w:r>
            </w:ins>
          </w:p>
        </w:tc>
        <w:tc>
          <w:tcPr>
            <w:tcW w:w="1350" w:type="dxa"/>
            <w:vAlign w:val="bottom"/>
          </w:tcPr>
          <w:p w14:paraId="6EA11E50"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16" w:author="Alhabibi, Haider@Energy" w:date="2022-01-25T16:25:00Z"/>
                <w:rFonts w:cstheme="minorHAnsi"/>
                <w:sz w:val="18"/>
                <w:szCs w:val="20"/>
              </w:rPr>
            </w:pPr>
            <w:ins w:id="117" w:author="Alhabibi, Haider@Energy" w:date="2022-01-25T16:25:00Z">
              <w:r w:rsidRPr="007B2CC9">
                <w:rPr>
                  <w:rFonts w:cstheme="minorHAnsi"/>
                  <w:sz w:val="18"/>
                  <w:szCs w:val="20"/>
                </w:rPr>
                <w:t>Exterior Tank Insulation R-value</w:t>
              </w:r>
            </w:ins>
          </w:p>
        </w:tc>
        <w:tc>
          <w:tcPr>
            <w:tcW w:w="1584" w:type="dxa"/>
            <w:vAlign w:val="bottom"/>
          </w:tcPr>
          <w:p w14:paraId="3614C54B"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18" w:author="Alhabibi, Haider@Energy" w:date="2022-01-25T16:25:00Z"/>
                <w:rFonts w:cstheme="minorHAnsi"/>
                <w:sz w:val="18"/>
                <w:szCs w:val="20"/>
              </w:rPr>
            </w:pPr>
            <w:ins w:id="119" w:author="Alhabibi, Haider@Energy" w:date="2022-01-25T16:25:00Z">
              <w:r w:rsidRPr="007B2CC9">
                <w:rPr>
                  <w:rFonts w:cstheme="minorHAnsi"/>
                  <w:sz w:val="18"/>
                  <w:szCs w:val="20"/>
                </w:rPr>
                <w:t>Dwelling Unit DHW System Distribution Type</w:t>
              </w:r>
            </w:ins>
          </w:p>
        </w:tc>
        <w:tc>
          <w:tcPr>
            <w:tcW w:w="1926" w:type="dxa"/>
            <w:vAlign w:val="bottom"/>
          </w:tcPr>
          <w:p w14:paraId="55E1AD2E" w14:textId="77777777" w:rsidR="00614D5B" w:rsidRPr="007B2CC9" w:rsidRDefault="00614D5B" w:rsidP="00E40C70">
            <w:pPr>
              <w:tabs>
                <w:tab w:val="left" w:pos="2160"/>
                <w:tab w:val="left" w:pos="2700"/>
                <w:tab w:val="left" w:pos="3420"/>
                <w:tab w:val="left" w:pos="3780"/>
                <w:tab w:val="left" w:pos="5760"/>
                <w:tab w:val="left" w:pos="7212"/>
              </w:tabs>
              <w:spacing w:after="0" w:line="240" w:lineRule="auto"/>
              <w:jc w:val="center"/>
              <w:rPr>
                <w:ins w:id="120" w:author="Alhabibi, Haider@Energy" w:date="2022-01-25T16:25:00Z"/>
                <w:rFonts w:cstheme="minorHAnsi"/>
                <w:sz w:val="18"/>
                <w:szCs w:val="20"/>
              </w:rPr>
            </w:pPr>
            <w:ins w:id="121" w:author="Alhabibi, Haider@Energy" w:date="2022-01-25T16:25:00Z">
              <w:r w:rsidRPr="007B2CC9">
                <w:rPr>
                  <w:rFonts w:cstheme="minorHAnsi"/>
                  <w:sz w:val="18"/>
                  <w:szCs w:val="20"/>
                </w:rPr>
                <w:t>Compact Distribution</w:t>
              </w:r>
            </w:ins>
          </w:p>
        </w:tc>
      </w:tr>
      <w:tr w:rsidR="00614D5B" w:rsidRPr="007B2CC9" w14:paraId="3971C247" w14:textId="77777777" w:rsidTr="00E02C5F">
        <w:trPr>
          <w:trHeight w:val="226"/>
          <w:ins w:id="122" w:author="Alhabibi, Haider@Energy" w:date="2022-01-25T16:25:00Z"/>
        </w:trPr>
        <w:tc>
          <w:tcPr>
            <w:tcW w:w="1260" w:type="dxa"/>
          </w:tcPr>
          <w:p w14:paraId="7E37E4B5" w14:textId="77777777" w:rsidR="00614D5B" w:rsidRPr="007B2CC9" w:rsidRDefault="00614D5B" w:rsidP="00E40C70">
            <w:pPr>
              <w:spacing w:after="0" w:line="240" w:lineRule="auto"/>
              <w:rPr>
                <w:ins w:id="123" w:author="Alhabibi, Haider@Energy" w:date="2022-01-25T16:25:00Z"/>
                <w:rFonts w:cstheme="minorHAnsi"/>
                <w:sz w:val="20"/>
                <w:szCs w:val="20"/>
              </w:rPr>
            </w:pPr>
          </w:p>
        </w:tc>
        <w:tc>
          <w:tcPr>
            <w:tcW w:w="990" w:type="dxa"/>
          </w:tcPr>
          <w:p w14:paraId="414E01D1" w14:textId="77777777" w:rsidR="00614D5B" w:rsidRPr="007B2CC9" w:rsidRDefault="00614D5B" w:rsidP="00E40C70">
            <w:pPr>
              <w:spacing w:after="0" w:line="240" w:lineRule="auto"/>
              <w:rPr>
                <w:ins w:id="124" w:author="Alhabibi, Haider@Energy" w:date="2022-01-25T16:25:00Z"/>
                <w:rFonts w:cstheme="minorHAnsi"/>
                <w:sz w:val="20"/>
                <w:szCs w:val="20"/>
              </w:rPr>
            </w:pPr>
          </w:p>
        </w:tc>
        <w:tc>
          <w:tcPr>
            <w:tcW w:w="1380" w:type="dxa"/>
          </w:tcPr>
          <w:p w14:paraId="68A897C0" w14:textId="77777777" w:rsidR="00614D5B" w:rsidRPr="007B2CC9" w:rsidRDefault="00614D5B" w:rsidP="00E40C70">
            <w:pPr>
              <w:spacing w:after="0" w:line="240" w:lineRule="auto"/>
              <w:rPr>
                <w:ins w:id="125" w:author="Alhabibi, Haider@Energy" w:date="2022-01-25T16:25:00Z"/>
                <w:rFonts w:cstheme="minorHAnsi"/>
                <w:sz w:val="20"/>
                <w:szCs w:val="20"/>
              </w:rPr>
            </w:pPr>
          </w:p>
        </w:tc>
        <w:tc>
          <w:tcPr>
            <w:tcW w:w="1230" w:type="dxa"/>
          </w:tcPr>
          <w:p w14:paraId="26D27F03" w14:textId="77777777" w:rsidR="00614D5B" w:rsidRPr="007B2CC9" w:rsidRDefault="00614D5B" w:rsidP="00E40C70">
            <w:pPr>
              <w:spacing w:after="0" w:line="240" w:lineRule="auto"/>
              <w:rPr>
                <w:ins w:id="126" w:author="Alhabibi, Haider@Energy" w:date="2022-01-25T16:25:00Z"/>
                <w:rFonts w:cstheme="minorHAnsi"/>
                <w:sz w:val="20"/>
                <w:szCs w:val="20"/>
              </w:rPr>
            </w:pPr>
          </w:p>
        </w:tc>
        <w:tc>
          <w:tcPr>
            <w:tcW w:w="1260" w:type="dxa"/>
          </w:tcPr>
          <w:p w14:paraId="745F5CE5" w14:textId="77777777" w:rsidR="00614D5B" w:rsidRPr="007B2CC9" w:rsidRDefault="00614D5B" w:rsidP="00E40C70">
            <w:pPr>
              <w:spacing w:after="0" w:line="240" w:lineRule="auto"/>
              <w:rPr>
                <w:ins w:id="127" w:author="Alhabibi, Haider@Energy" w:date="2022-01-25T16:25:00Z"/>
                <w:rFonts w:cstheme="minorHAnsi"/>
                <w:sz w:val="20"/>
                <w:szCs w:val="20"/>
              </w:rPr>
            </w:pPr>
          </w:p>
        </w:tc>
        <w:tc>
          <w:tcPr>
            <w:tcW w:w="1350" w:type="dxa"/>
          </w:tcPr>
          <w:p w14:paraId="097BAFFC" w14:textId="77777777" w:rsidR="00614D5B" w:rsidRPr="007B2CC9" w:rsidRDefault="00614D5B" w:rsidP="00E40C70">
            <w:pPr>
              <w:spacing w:after="0" w:line="240" w:lineRule="auto"/>
              <w:rPr>
                <w:ins w:id="128" w:author="Alhabibi, Haider@Energy" w:date="2022-01-25T16:25:00Z"/>
                <w:rFonts w:cstheme="minorHAnsi"/>
                <w:sz w:val="20"/>
                <w:szCs w:val="20"/>
              </w:rPr>
            </w:pPr>
          </w:p>
        </w:tc>
        <w:tc>
          <w:tcPr>
            <w:tcW w:w="1584" w:type="dxa"/>
          </w:tcPr>
          <w:p w14:paraId="691B1483" w14:textId="77777777" w:rsidR="00614D5B" w:rsidRPr="007B2CC9" w:rsidRDefault="00614D5B" w:rsidP="00E40C70">
            <w:pPr>
              <w:spacing w:after="0" w:line="240" w:lineRule="auto"/>
              <w:rPr>
                <w:ins w:id="129" w:author="Alhabibi, Haider@Energy" w:date="2022-01-25T16:25:00Z"/>
                <w:rFonts w:cstheme="minorHAnsi"/>
                <w:sz w:val="20"/>
                <w:szCs w:val="20"/>
              </w:rPr>
            </w:pPr>
          </w:p>
        </w:tc>
        <w:tc>
          <w:tcPr>
            <w:tcW w:w="1926" w:type="dxa"/>
          </w:tcPr>
          <w:p w14:paraId="4EEEC7BF" w14:textId="77777777" w:rsidR="00614D5B" w:rsidRPr="007B2CC9" w:rsidRDefault="00614D5B" w:rsidP="00E40C70">
            <w:pPr>
              <w:spacing w:after="0" w:line="240" w:lineRule="auto"/>
              <w:rPr>
                <w:ins w:id="130" w:author="Alhabibi, Haider@Energy" w:date="2022-01-25T16:25:00Z"/>
                <w:rFonts w:cstheme="minorHAnsi"/>
                <w:sz w:val="20"/>
                <w:szCs w:val="20"/>
              </w:rPr>
            </w:pPr>
          </w:p>
        </w:tc>
      </w:tr>
      <w:tr w:rsidR="00614D5B" w:rsidRPr="007B2CC9" w14:paraId="2D79A802" w14:textId="77777777" w:rsidTr="00E02C5F">
        <w:trPr>
          <w:trHeight w:val="226"/>
          <w:ins w:id="131" w:author="Alhabibi, Haider@Energy" w:date="2022-01-25T16:25:00Z"/>
        </w:trPr>
        <w:tc>
          <w:tcPr>
            <w:tcW w:w="1260" w:type="dxa"/>
          </w:tcPr>
          <w:p w14:paraId="5C36FA1A" w14:textId="77777777" w:rsidR="00614D5B" w:rsidRPr="007B2CC9" w:rsidRDefault="00614D5B" w:rsidP="00E40C70">
            <w:pPr>
              <w:spacing w:after="0" w:line="240" w:lineRule="auto"/>
              <w:rPr>
                <w:ins w:id="132" w:author="Alhabibi, Haider@Energy" w:date="2022-01-25T16:25:00Z"/>
                <w:rFonts w:cstheme="minorHAnsi"/>
                <w:sz w:val="20"/>
                <w:szCs w:val="20"/>
              </w:rPr>
            </w:pPr>
          </w:p>
        </w:tc>
        <w:tc>
          <w:tcPr>
            <w:tcW w:w="990" w:type="dxa"/>
          </w:tcPr>
          <w:p w14:paraId="4425AF41" w14:textId="77777777" w:rsidR="00614D5B" w:rsidRPr="007B2CC9" w:rsidRDefault="00614D5B" w:rsidP="00E40C70">
            <w:pPr>
              <w:spacing w:after="0" w:line="240" w:lineRule="auto"/>
              <w:rPr>
                <w:ins w:id="133" w:author="Alhabibi, Haider@Energy" w:date="2022-01-25T16:25:00Z"/>
                <w:rFonts w:cstheme="minorHAnsi"/>
                <w:sz w:val="20"/>
                <w:szCs w:val="20"/>
              </w:rPr>
            </w:pPr>
          </w:p>
        </w:tc>
        <w:tc>
          <w:tcPr>
            <w:tcW w:w="1380" w:type="dxa"/>
          </w:tcPr>
          <w:p w14:paraId="74C13B75" w14:textId="77777777" w:rsidR="00614D5B" w:rsidRPr="007B2CC9" w:rsidRDefault="00614D5B" w:rsidP="00E40C70">
            <w:pPr>
              <w:spacing w:after="0" w:line="240" w:lineRule="auto"/>
              <w:rPr>
                <w:ins w:id="134" w:author="Alhabibi, Haider@Energy" w:date="2022-01-25T16:25:00Z"/>
                <w:rFonts w:cstheme="minorHAnsi"/>
                <w:sz w:val="20"/>
                <w:szCs w:val="20"/>
              </w:rPr>
            </w:pPr>
          </w:p>
        </w:tc>
        <w:tc>
          <w:tcPr>
            <w:tcW w:w="1230" w:type="dxa"/>
          </w:tcPr>
          <w:p w14:paraId="3412F875" w14:textId="77777777" w:rsidR="00614D5B" w:rsidRPr="007B2CC9" w:rsidRDefault="00614D5B" w:rsidP="00E40C70">
            <w:pPr>
              <w:spacing w:after="0" w:line="240" w:lineRule="auto"/>
              <w:rPr>
                <w:ins w:id="135" w:author="Alhabibi, Haider@Energy" w:date="2022-01-25T16:25:00Z"/>
                <w:rFonts w:cstheme="minorHAnsi"/>
                <w:sz w:val="20"/>
                <w:szCs w:val="20"/>
              </w:rPr>
            </w:pPr>
          </w:p>
        </w:tc>
        <w:tc>
          <w:tcPr>
            <w:tcW w:w="1260" w:type="dxa"/>
          </w:tcPr>
          <w:p w14:paraId="56D26B35" w14:textId="77777777" w:rsidR="00614D5B" w:rsidRPr="007B2CC9" w:rsidRDefault="00614D5B" w:rsidP="00E40C70">
            <w:pPr>
              <w:spacing w:after="0" w:line="240" w:lineRule="auto"/>
              <w:rPr>
                <w:ins w:id="136" w:author="Alhabibi, Haider@Energy" w:date="2022-01-25T16:25:00Z"/>
                <w:rFonts w:cstheme="minorHAnsi"/>
                <w:sz w:val="20"/>
                <w:szCs w:val="20"/>
              </w:rPr>
            </w:pPr>
          </w:p>
        </w:tc>
        <w:tc>
          <w:tcPr>
            <w:tcW w:w="1350" w:type="dxa"/>
          </w:tcPr>
          <w:p w14:paraId="6167ADC3" w14:textId="77777777" w:rsidR="00614D5B" w:rsidRPr="007B2CC9" w:rsidRDefault="00614D5B" w:rsidP="00E40C70">
            <w:pPr>
              <w:spacing w:after="0" w:line="240" w:lineRule="auto"/>
              <w:rPr>
                <w:ins w:id="137" w:author="Alhabibi, Haider@Energy" w:date="2022-01-25T16:25:00Z"/>
                <w:rFonts w:cstheme="minorHAnsi"/>
                <w:sz w:val="20"/>
                <w:szCs w:val="20"/>
              </w:rPr>
            </w:pPr>
          </w:p>
        </w:tc>
        <w:tc>
          <w:tcPr>
            <w:tcW w:w="1584" w:type="dxa"/>
          </w:tcPr>
          <w:p w14:paraId="6182060D" w14:textId="77777777" w:rsidR="00614D5B" w:rsidRPr="007B2CC9" w:rsidRDefault="00614D5B" w:rsidP="00E40C70">
            <w:pPr>
              <w:spacing w:after="0" w:line="240" w:lineRule="auto"/>
              <w:rPr>
                <w:ins w:id="138" w:author="Alhabibi, Haider@Energy" w:date="2022-01-25T16:25:00Z"/>
                <w:rFonts w:cstheme="minorHAnsi"/>
                <w:sz w:val="20"/>
                <w:szCs w:val="20"/>
              </w:rPr>
            </w:pPr>
          </w:p>
        </w:tc>
        <w:tc>
          <w:tcPr>
            <w:tcW w:w="1926" w:type="dxa"/>
          </w:tcPr>
          <w:p w14:paraId="542F165C" w14:textId="77777777" w:rsidR="00614D5B" w:rsidRPr="007B2CC9" w:rsidRDefault="00614D5B" w:rsidP="00E40C70">
            <w:pPr>
              <w:spacing w:after="0" w:line="240" w:lineRule="auto"/>
              <w:rPr>
                <w:ins w:id="139" w:author="Alhabibi, Haider@Energy" w:date="2022-01-25T16:25:00Z"/>
                <w:rFonts w:cstheme="minorHAnsi"/>
                <w:sz w:val="20"/>
                <w:szCs w:val="20"/>
              </w:rPr>
            </w:pPr>
          </w:p>
        </w:tc>
      </w:tr>
    </w:tbl>
    <w:p w14:paraId="5205E72B" w14:textId="2D5A4A91" w:rsidR="007C69DF" w:rsidRDefault="007C69DF" w:rsidP="007C69DF">
      <w:pPr>
        <w:spacing w:after="0" w:line="240" w:lineRule="auto"/>
        <w:ind w:left="-180"/>
        <w:rPr>
          <w:ins w:id="140" w:author="Alhabibi, Haider@Energy" w:date="2022-01-25T13:28:00Z"/>
          <w:rFonts w:asciiTheme="minorHAnsi" w:hAnsiTheme="minorHAnsi" w:cstheme="minorHAnsi"/>
          <w:sz w:val="18"/>
          <w:szCs w:val="18"/>
        </w:rPr>
      </w:pPr>
    </w:p>
    <w:p w14:paraId="0B83EB8C" w14:textId="77777777" w:rsidR="009070C1" w:rsidRDefault="009070C1" w:rsidP="007C69DF">
      <w:pPr>
        <w:spacing w:after="0" w:line="240" w:lineRule="auto"/>
        <w:ind w:left="-180"/>
        <w:rPr>
          <w:ins w:id="141" w:author="Alhabibi, Haider@Energy" w:date="2021-12-12T22:08:00Z"/>
          <w:rFonts w:asciiTheme="minorHAnsi" w:hAnsiTheme="minorHAnsi" w:cstheme="minorHAnsi"/>
          <w:sz w:val="18"/>
          <w:szCs w:val="18"/>
        </w:rPr>
      </w:pPr>
    </w:p>
    <w:p w14:paraId="07DC19FB" w14:textId="755B9264" w:rsidR="001C4BC8" w:rsidRDefault="001C4BC8" w:rsidP="00D879CA">
      <w:pPr>
        <w:spacing w:after="0" w:line="240" w:lineRule="auto"/>
        <w:rPr>
          <w:ins w:id="142" w:author="Alhabibi, Haider@Energy" w:date="2021-12-12T22:08:00Z"/>
          <w:rFonts w:asciiTheme="minorHAnsi" w:hAnsiTheme="minorHAnsi" w:cstheme="minorHAnsi"/>
          <w:sz w:val="18"/>
          <w:szCs w:val="18"/>
        </w:rPr>
      </w:pPr>
    </w:p>
    <w:p w14:paraId="550BF73E" w14:textId="0C4CCBD8" w:rsidR="001C4BC8" w:rsidRDefault="001C4BC8" w:rsidP="00D879CA">
      <w:pPr>
        <w:spacing w:after="0" w:line="240" w:lineRule="auto"/>
        <w:rPr>
          <w:ins w:id="143" w:author="Alhabibi, Haider@Energy" w:date="2021-12-12T22:08:00Z"/>
          <w:rFonts w:asciiTheme="minorHAnsi" w:hAnsiTheme="minorHAnsi" w:cstheme="minorHAnsi"/>
          <w:sz w:val="18"/>
          <w:szCs w:val="18"/>
        </w:rPr>
      </w:pPr>
    </w:p>
    <w:p w14:paraId="7934E552" w14:textId="77777777" w:rsidR="007867D1" w:rsidRDefault="007867D1"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40EEB287" w:rsidTr="00236F4B">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1312CA83"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bookmarkStart w:id="144" w:name="_Hlk94016759"/>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03AA8CF8"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This table reports the water heater(s) efficiency features specified on the registered CF1R compliance document for this project. (Not needed for central systems)</w:t>
            </w:r>
          </w:p>
        </w:tc>
      </w:tr>
      <w:tr w:rsidR="007A73AF" w:rsidRPr="009E01FE" w14:paraId="6B676368" w14:textId="7066483F"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2043B3D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605828C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312178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6C14783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685467F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092538FD"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407F59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9E01FE" w14:paraId="290A51D1" w14:textId="61ECC085"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1EEE8C5B"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408B2F1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369A4964"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32EC24D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A9EA95E" w14:textId="57FE58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94E46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552BEFCE" w14:textId="5394D6F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F01814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169DC548" w14:textId="1006FC9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145423" w:rsidR="007A73AF" w:rsidRPr="00236F4B" w:rsidRDefault="007A73AF" w:rsidP="00293E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9E01FE" w14:paraId="25F4FB53" w14:textId="408D959C"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52A2874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402BB9C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6882059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5F1D61F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054376E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08363F2A"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2421D24D"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1E6A389"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12B1600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39BCFA8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21E2EF2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19FE2954"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468433C9"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58C38FAB"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616B714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bookmarkEnd w:id="144"/>
    </w:tbl>
    <w:p w14:paraId="796C95BE" w14:textId="17699395" w:rsidR="00D7513B" w:rsidRPr="00236F4B"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46"/>
        <w:gridCol w:w="1146"/>
        <w:gridCol w:w="1232"/>
        <w:gridCol w:w="1411"/>
        <w:gridCol w:w="3103"/>
      </w:tblGrid>
      <w:tr w:rsidR="007A73AF" w:rsidRPr="008733ED" w14:paraId="7B74D56E" w14:textId="3D1D907A" w:rsidTr="007A73AF">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5DAB9D91" w14:textId="3BF12E34"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8D060C8" w:rsidR="007A73AF" w:rsidRPr="008733ED" w:rsidRDefault="007A73AF" w:rsidP="00CC1AF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w:t>
            </w:r>
            <w:r w:rsidR="00CC1AFA">
              <w:rPr>
                <w:rFonts w:asciiTheme="minorHAnsi" w:eastAsia="Times New Roman" w:hAnsiTheme="minorHAnsi" w:cstheme="minorHAnsi"/>
                <w:sz w:val="18"/>
                <w:szCs w:val="20"/>
              </w:rPr>
              <w:t>installed in</w:t>
            </w:r>
            <w:r w:rsidRPr="00236F4B">
              <w:rPr>
                <w:rFonts w:asciiTheme="minorHAnsi" w:eastAsia="Times New Roman" w:hAnsiTheme="minorHAnsi" w:cstheme="minorHAnsi"/>
                <w:sz w:val="18"/>
                <w:szCs w:val="20"/>
              </w:rPr>
              <w:t xml:space="preserve"> this project.</w:t>
            </w:r>
            <w:r w:rsidRPr="00236F4B">
              <w:rPr>
                <w:sz w:val="20"/>
              </w:rPr>
              <w:t xml:space="preserve"> </w:t>
            </w:r>
            <w:r w:rsidRPr="00236F4B">
              <w:rPr>
                <w:rFonts w:asciiTheme="minorHAnsi" w:eastAsia="Times New Roman" w:hAnsiTheme="minorHAnsi" w:cstheme="minorHAnsi"/>
                <w:sz w:val="18"/>
                <w:szCs w:val="20"/>
              </w:rPr>
              <w:t>(Not needed for central systems)</w:t>
            </w:r>
          </w:p>
        </w:tc>
      </w:tr>
      <w:tr w:rsidR="007A73AF" w:rsidRPr="00095904" w14:paraId="7D819574" w14:textId="12DB8D4A"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55CEAB3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2E862FD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31" w:type="pct"/>
            <w:tcBorders>
              <w:top w:val="single" w:sz="4" w:space="0" w:color="auto"/>
              <w:left w:val="single" w:sz="4" w:space="0" w:color="auto"/>
              <w:bottom w:val="single" w:sz="4" w:space="0" w:color="auto"/>
              <w:right w:val="single" w:sz="4" w:space="0" w:color="auto"/>
            </w:tcBorders>
            <w:vAlign w:val="center"/>
          </w:tcPr>
          <w:p w14:paraId="7D15B2F8" w14:textId="6DF1C0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2A06F65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1447C1C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5DDB4C1E"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54D88E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095904" w14:paraId="58AAB9AA" w14:textId="20B7B8AE"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13A00D5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6290C3E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3D72E452" w14:textId="43512C9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50F226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D0D0122" w14:textId="4DE5691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407B11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0277DC7A" w14:textId="49E237B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1CFBBA1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20250F90" w14:textId="1037E56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3B9D6851"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095904" w14:paraId="1F458609" w14:textId="63BF4606"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4334A91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564825A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208A3086" w14:textId="28D893D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17AD613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1779CA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14C271F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0299DCF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117E26DC"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3BEE40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3E3CBD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0DAEA3" w14:textId="3B4E148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3D76F93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18441305"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069A5E58"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6B21F9EF"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236F4B"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236F4B">
        <w:trPr>
          <w:trHeight w:val="144"/>
        </w:trPr>
        <w:tc>
          <w:tcPr>
            <w:tcW w:w="10998" w:type="dxa"/>
            <w:gridSpan w:val="3"/>
            <w:tcBorders>
              <w:top w:val="single" w:sz="4" w:space="0" w:color="auto"/>
              <w:bottom w:val="single" w:sz="4" w:space="0" w:color="auto"/>
            </w:tcBorders>
            <w:vAlign w:val="center"/>
          </w:tcPr>
          <w:p w14:paraId="0F7F442A" w14:textId="457870B7" w:rsidR="0094138E" w:rsidRPr="00236F4B"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236F4B">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03</w:t>
            </w:r>
          </w:p>
        </w:tc>
      </w:tr>
      <w:tr w:rsidR="0094138E" w:rsidRPr="002F18C2" w14:paraId="0F7F4433"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Model Number</w:t>
            </w:r>
          </w:p>
        </w:tc>
      </w:tr>
      <w:tr w:rsidR="0094138E" w:rsidRPr="002F18C2" w14:paraId="0F7F4437"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10181"/>
      </w:tblGrid>
      <w:tr w:rsidR="006C36EE" w:rsidRPr="002F18C2" w14:paraId="06394A1D" w14:textId="77777777" w:rsidTr="00E879AA">
        <w:trPr>
          <w:trHeight w:val="144"/>
        </w:trPr>
        <w:tc>
          <w:tcPr>
            <w:tcW w:w="11016" w:type="dxa"/>
            <w:gridSpan w:val="2"/>
            <w:tcBorders>
              <w:top w:val="single" w:sz="4" w:space="0" w:color="auto"/>
              <w:left w:val="single" w:sz="4" w:space="0" w:color="auto"/>
              <w:bottom w:val="single" w:sz="4" w:space="0" w:color="auto"/>
              <w:right w:val="single" w:sz="4" w:space="0" w:color="auto"/>
            </w:tcBorders>
          </w:tcPr>
          <w:p w14:paraId="6EF9F502" w14:textId="3134EABA"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E879AA">
        <w:trPr>
          <w:trHeight w:val="144"/>
          <w:tblHeader/>
        </w:trPr>
        <w:tc>
          <w:tcPr>
            <w:tcW w:w="615"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401" w:type="dxa"/>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E879AA">
        <w:trPr>
          <w:trHeight w:val="144"/>
          <w:tblHeader/>
        </w:trPr>
        <w:tc>
          <w:tcPr>
            <w:tcW w:w="615"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401" w:type="dxa"/>
            <w:vAlign w:val="center"/>
          </w:tcPr>
          <w:p w14:paraId="2F088E1D" w14:textId="52FC6B71"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 xml:space="preserve">Unfired </w:t>
            </w:r>
            <w:r w:rsidR="00293EE6">
              <w:rPr>
                <w:rFonts w:asciiTheme="minorHAnsi" w:eastAsiaTheme="minorEastAsia" w:hAnsiTheme="minorHAnsi" w:cstheme="minorHAnsi"/>
                <w:sz w:val="18"/>
                <w:szCs w:val="18"/>
              </w:rPr>
              <w:t>s</w:t>
            </w:r>
            <w:r w:rsidRPr="00542719">
              <w:rPr>
                <w:rFonts w:asciiTheme="minorHAnsi" w:eastAsiaTheme="minorEastAsia" w:hAnsiTheme="minorHAnsi" w:cstheme="minorHAnsi"/>
                <w:sz w:val="18"/>
                <w:szCs w:val="18"/>
              </w:rPr>
              <w:t xml:space="preserve">torage </w:t>
            </w:r>
            <w:r w:rsidR="00293EE6">
              <w:rPr>
                <w:rFonts w:asciiTheme="minorHAnsi" w:eastAsiaTheme="minorEastAsia" w:hAnsiTheme="minorHAnsi" w:cstheme="minorHAnsi"/>
                <w:sz w:val="18"/>
                <w:szCs w:val="18"/>
              </w:rPr>
              <w:t>t</w:t>
            </w:r>
            <w:r w:rsidRPr="00542719">
              <w:rPr>
                <w:rFonts w:asciiTheme="minorHAnsi" w:eastAsiaTheme="minorEastAsia" w:hAnsiTheme="minorHAnsi" w:cstheme="minorHAnsi"/>
                <w:sz w:val="18"/>
                <w:szCs w:val="18"/>
              </w:rPr>
              <w:t>anks are insulated with an external R-</w:t>
            </w:r>
            <w:del w:id="145" w:author="Tam, Danny@Energy" w:date="2021-11-05T15:20:00Z">
              <w:r w:rsidRPr="00542719" w:rsidDel="00676572">
                <w:rPr>
                  <w:rFonts w:asciiTheme="minorHAnsi" w:eastAsiaTheme="minorEastAsia" w:hAnsiTheme="minorHAnsi" w:cstheme="minorHAnsi"/>
                  <w:sz w:val="18"/>
                  <w:szCs w:val="18"/>
                </w:rPr>
                <w:delText xml:space="preserve">12 </w:delText>
              </w:r>
            </w:del>
            <w:ins w:id="146" w:author="Tam, Danny@Energy" w:date="2021-11-05T15:20:00Z">
              <w:r w:rsidR="00676572">
                <w:rPr>
                  <w:rFonts w:asciiTheme="minorHAnsi" w:eastAsiaTheme="minorEastAsia" w:hAnsiTheme="minorHAnsi" w:cstheme="minorHAnsi"/>
                  <w:sz w:val="18"/>
                  <w:szCs w:val="18"/>
                </w:rPr>
                <w:t>3.5</w:t>
              </w:r>
              <w:r w:rsidR="00676572" w:rsidRPr="00542719">
                <w:rPr>
                  <w:rFonts w:asciiTheme="minorHAnsi" w:eastAsiaTheme="minorEastAsia" w:hAnsiTheme="minorHAnsi" w:cstheme="minorHAnsi"/>
                  <w:sz w:val="18"/>
                  <w:szCs w:val="18"/>
                </w:rPr>
                <w:t xml:space="preserve"> </w:t>
              </w:r>
            </w:ins>
            <w:r w:rsidRPr="00542719">
              <w:rPr>
                <w:rFonts w:asciiTheme="minorHAnsi" w:eastAsiaTheme="minorEastAsia" w:hAnsiTheme="minorHAnsi" w:cstheme="minorHAnsi"/>
                <w:sz w:val="18"/>
                <w:szCs w:val="18"/>
              </w:rPr>
              <w:t>or combination of R-16 internal and external Insulation. (Section 110.3(c)4).</w:t>
            </w:r>
          </w:p>
        </w:tc>
      </w:tr>
      <w:tr w:rsidR="006C36EE" w:rsidRPr="002F18C2" w14:paraId="60043560" w14:textId="77777777" w:rsidTr="00E879AA">
        <w:trPr>
          <w:trHeight w:val="144"/>
        </w:trPr>
        <w:tc>
          <w:tcPr>
            <w:tcW w:w="615"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401" w:type="dxa"/>
            <w:vAlign w:val="center"/>
          </w:tcPr>
          <w:p w14:paraId="2F583975" w14:textId="047183E9" w:rsidR="006C36EE" w:rsidRPr="00542719" w:rsidDel="00676572" w:rsidRDefault="006C36EE" w:rsidP="00E879AA">
            <w:pPr>
              <w:keepNext/>
              <w:autoSpaceDE w:val="0"/>
              <w:autoSpaceDN w:val="0"/>
              <w:adjustRightInd w:val="0"/>
              <w:spacing w:after="0" w:line="240" w:lineRule="auto"/>
              <w:rPr>
                <w:del w:id="147" w:author="Tam, Danny@Energy" w:date="2021-11-05T15:20:00Z"/>
                <w:rFonts w:asciiTheme="minorHAnsi" w:eastAsiaTheme="minorEastAsia" w:hAnsiTheme="minorHAnsi" w:cstheme="minorHAnsi"/>
                <w:b/>
                <w:bCs/>
                <w:sz w:val="18"/>
                <w:szCs w:val="18"/>
              </w:rPr>
            </w:pPr>
            <w:r w:rsidRPr="00542719">
              <w:rPr>
                <w:rFonts w:asciiTheme="minorHAnsi" w:eastAsiaTheme="minorEastAsia" w:hAnsiTheme="minorHAnsi" w:cstheme="minorHAnsi"/>
                <w:bCs/>
                <w:sz w:val="18"/>
                <w:szCs w:val="18"/>
              </w:rPr>
              <w:t xml:space="preserve">All domestic hot water piping shall be insulated as specified in Section 609.11 of the California Plumbing Code. </w:t>
            </w:r>
            <w:del w:id="148" w:author="Tam, Danny@Energy" w:date="2021-11-05T15:20:00Z">
              <w:r w:rsidRPr="00542719" w:rsidDel="00676572">
                <w:rPr>
                  <w:rFonts w:asciiTheme="minorHAnsi" w:eastAsiaTheme="minorEastAsia" w:hAnsiTheme="minorHAnsi" w:cstheme="minorHAnsi"/>
                  <w:bCs/>
                  <w:sz w:val="18"/>
                  <w:szCs w:val="18"/>
                </w:rPr>
                <w:delText>In addition, the following piping conditions shall have a minimum insulation wall thickness of 1 inch or a min</w:delText>
              </w:r>
              <w:r w:rsidR="00A956FB" w:rsidDel="00676572">
                <w:rPr>
                  <w:rFonts w:asciiTheme="minorHAnsi" w:eastAsiaTheme="minorEastAsia" w:hAnsiTheme="minorHAnsi" w:cstheme="minorHAnsi"/>
                  <w:bCs/>
                  <w:sz w:val="18"/>
                  <w:szCs w:val="18"/>
                </w:rPr>
                <w:delText xml:space="preserve">imum insulation R-value of 7.7 </w:delText>
              </w:r>
              <w:r w:rsidRPr="00542719" w:rsidDel="00676572">
                <w:rPr>
                  <w:rFonts w:asciiTheme="minorHAnsi" w:eastAsiaTheme="minorEastAsia" w:hAnsiTheme="minorHAnsi" w:cstheme="minorHAnsi"/>
                  <w:bCs/>
                  <w:sz w:val="18"/>
                  <w:szCs w:val="18"/>
                </w:rPr>
                <w:delText>(RA4.4.1)</w:delText>
              </w:r>
            </w:del>
          </w:p>
          <w:p w14:paraId="66A10595" w14:textId="0DFEE57D" w:rsidR="006C36EE" w:rsidRPr="00542719" w:rsidDel="00676572" w:rsidRDefault="006C36EE">
            <w:pPr>
              <w:keepNext/>
              <w:autoSpaceDE w:val="0"/>
              <w:autoSpaceDN w:val="0"/>
              <w:adjustRightInd w:val="0"/>
              <w:spacing w:after="0" w:line="240" w:lineRule="auto"/>
              <w:rPr>
                <w:del w:id="149" w:author="Tam, Danny@Energy" w:date="2021-11-05T15:20:00Z"/>
                <w:rFonts w:asciiTheme="minorHAnsi" w:eastAsia="Times New Roman" w:hAnsiTheme="minorHAnsi" w:cstheme="minorHAnsi"/>
                <w:b/>
                <w:bCs/>
                <w:sz w:val="18"/>
                <w:szCs w:val="18"/>
              </w:rPr>
              <w:pPrChange w:id="150" w:author="Tam, Danny@Energy" w:date="2021-11-05T15:20:00Z">
                <w:pPr>
                  <w:keepNext/>
                  <w:numPr>
                    <w:ilvl w:val="1"/>
                    <w:numId w:val="12"/>
                  </w:numPr>
                  <w:autoSpaceDE w:val="0"/>
                  <w:autoSpaceDN w:val="0"/>
                  <w:adjustRightInd w:val="0"/>
                  <w:spacing w:after="0" w:line="240" w:lineRule="auto"/>
                  <w:ind w:left="1440" w:hanging="360"/>
                  <w:contextualSpacing/>
                </w:pPr>
              </w:pPrChange>
            </w:pPr>
            <w:del w:id="151" w:author="Tam, Danny@Energy" w:date="2021-11-05T15:20:00Z">
              <w:r w:rsidRPr="00542719" w:rsidDel="00676572">
                <w:rPr>
                  <w:rFonts w:asciiTheme="minorHAnsi" w:eastAsia="Times New Roman" w:hAnsiTheme="minorHAnsi" w:cstheme="minorHAnsi"/>
                  <w:bCs/>
                  <w:sz w:val="18"/>
                  <w:szCs w:val="18"/>
                </w:rPr>
                <w:delText>The first 5 feet (1.5 meters) of cold water pipes from the storage tank.</w:delText>
              </w:r>
            </w:del>
          </w:p>
          <w:p w14:paraId="4A601B4A" w14:textId="281AADE3" w:rsidR="006C36EE" w:rsidRPr="00542719" w:rsidDel="00676572" w:rsidRDefault="006C36EE" w:rsidP="00E26207">
            <w:pPr>
              <w:keepNext/>
              <w:numPr>
                <w:ilvl w:val="1"/>
                <w:numId w:val="12"/>
              </w:numPr>
              <w:autoSpaceDE w:val="0"/>
              <w:autoSpaceDN w:val="0"/>
              <w:adjustRightInd w:val="0"/>
              <w:spacing w:after="0" w:line="240" w:lineRule="auto"/>
              <w:contextualSpacing/>
              <w:rPr>
                <w:del w:id="152" w:author="Tam, Danny@Energy" w:date="2021-11-05T15:20:00Z"/>
                <w:rFonts w:asciiTheme="minorHAnsi" w:eastAsia="Times New Roman" w:hAnsiTheme="minorHAnsi" w:cstheme="minorHAnsi"/>
                <w:b/>
                <w:bCs/>
                <w:sz w:val="18"/>
                <w:szCs w:val="18"/>
              </w:rPr>
            </w:pPr>
            <w:del w:id="153" w:author="Tam, Danny@Energy" w:date="2021-11-05T15:20:00Z">
              <w:r w:rsidRPr="00542719" w:rsidDel="00676572">
                <w:rPr>
                  <w:rFonts w:asciiTheme="minorHAnsi" w:eastAsia="Times New Roman" w:hAnsiTheme="minorHAnsi" w:cstheme="minorHAnsi"/>
                  <w:bCs/>
                  <w:sz w:val="18"/>
                  <w:szCs w:val="18"/>
                </w:rPr>
                <w:delText>All piping with a nominal diameter of 3/4 inch (19 millimeter) and less than 1 inch.</w:delText>
              </w:r>
            </w:del>
          </w:p>
          <w:p w14:paraId="6403D0E1" w14:textId="2FAFF4AD" w:rsidR="006C36EE" w:rsidRPr="003F5E03" w:rsidDel="00676572" w:rsidRDefault="006C36EE" w:rsidP="00E26207">
            <w:pPr>
              <w:keepNext/>
              <w:numPr>
                <w:ilvl w:val="1"/>
                <w:numId w:val="12"/>
              </w:numPr>
              <w:autoSpaceDE w:val="0"/>
              <w:autoSpaceDN w:val="0"/>
              <w:adjustRightInd w:val="0"/>
              <w:spacing w:after="0" w:line="240" w:lineRule="auto"/>
              <w:contextualSpacing/>
              <w:rPr>
                <w:del w:id="154" w:author="Tam, Danny@Energy" w:date="2021-11-05T15:20:00Z"/>
                <w:rFonts w:asciiTheme="minorHAnsi" w:eastAsia="Times New Roman" w:hAnsiTheme="minorHAnsi" w:cstheme="minorHAnsi"/>
                <w:b/>
                <w:bCs/>
                <w:sz w:val="18"/>
                <w:szCs w:val="18"/>
              </w:rPr>
            </w:pPr>
            <w:del w:id="155" w:author="Tam, Danny@Energy" w:date="2021-11-05T15:20:00Z">
              <w:r w:rsidRPr="00542719" w:rsidDel="00676572">
                <w:rPr>
                  <w:rFonts w:asciiTheme="minorHAnsi" w:eastAsia="Times New Roman" w:hAnsiTheme="minorHAnsi" w:cstheme="minorHAnsi"/>
                  <w:bCs/>
                  <w:sz w:val="18"/>
                  <w:szCs w:val="18"/>
                </w:rPr>
                <w:delText>All hot water piping from the heating source to the kitchen fixtures.</w:delText>
              </w:r>
            </w:del>
          </w:p>
          <w:p w14:paraId="7C393648" w14:textId="7E8D62D9" w:rsidR="003F5E03" w:rsidRPr="003F5E03" w:rsidDel="00676572" w:rsidRDefault="003F5E03" w:rsidP="00E26207">
            <w:pPr>
              <w:keepNext/>
              <w:numPr>
                <w:ilvl w:val="1"/>
                <w:numId w:val="12"/>
              </w:numPr>
              <w:autoSpaceDE w:val="0"/>
              <w:autoSpaceDN w:val="0"/>
              <w:adjustRightInd w:val="0"/>
              <w:spacing w:after="0" w:line="240" w:lineRule="auto"/>
              <w:contextualSpacing/>
              <w:rPr>
                <w:del w:id="156" w:author="Tam, Danny@Energy" w:date="2021-11-05T15:20:00Z"/>
                <w:rFonts w:asciiTheme="minorHAnsi" w:eastAsia="Times New Roman" w:hAnsiTheme="minorHAnsi" w:cstheme="minorHAnsi"/>
                <w:b/>
                <w:bCs/>
                <w:sz w:val="18"/>
                <w:szCs w:val="18"/>
              </w:rPr>
            </w:pPr>
            <w:del w:id="157" w:author="Tam, Danny@Energy" w:date="2021-11-05T15:20:00Z">
              <w:r w:rsidRPr="00542719" w:rsidDel="00676572">
                <w:rPr>
                  <w:rFonts w:asciiTheme="minorHAnsi" w:eastAsia="Times New Roman" w:hAnsiTheme="minorHAnsi" w:cstheme="minorHAnsi"/>
                  <w:bCs/>
                  <w:sz w:val="18"/>
                  <w:szCs w:val="18"/>
                </w:rPr>
                <w:delText>Piping from the heating source to storage tank or between tanks</w:delText>
              </w:r>
              <w:r w:rsidDel="00676572">
                <w:rPr>
                  <w:rFonts w:asciiTheme="minorHAnsi" w:eastAsia="Times New Roman" w:hAnsiTheme="minorHAnsi" w:cstheme="minorHAnsi"/>
                  <w:bCs/>
                  <w:sz w:val="18"/>
                  <w:szCs w:val="18"/>
                </w:rPr>
                <w:delText>.</w:delText>
              </w:r>
            </w:del>
          </w:p>
          <w:p w14:paraId="3A5F8BB0" w14:textId="1849F2AD" w:rsidR="003F5E03" w:rsidRPr="00542719" w:rsidDel="00676572" w:rsidRDefault="003F5E03" w:rsidP="00E26207">
            <w:pPr>
              <w:keepNext/>
              <w:numPr>
                <w:ilvl w:val="1"/>
                <w:numId w:val="12"/>
              </w:numPr>
              <w:autoSpaceDE w:val="0"/>
              <w:autoSpaceDN w:val="0"/>
              <w:adjustRightInd w:val="0"/>
              <w:spacing w:after="0" w:line="240" w:lineRule="auto"/>
              <w:contextualSpacing/>
              <w:rPr>
                <w:del w:id="158" w:author="Tam, Danny@Energy" w:date="2021-11-05T15:20:00Z"/>
                <w:rFonts w:asciiTheme="minorHAnsi" w:eastAsia="Times New Roman" w:hAnsiTheme="minorHAnsi" w:cstheme="minorHAnsi"/>
                <w:b/>
                <w:bCs/>
                <w:sz w:val="18"/>
                <w:szCs w:val="18"/>
              </w:rPr>
            </w:pPr>
            <w:del w:id="159" w:author="Tam, Danny@Energy" w:date="2021-11-05T15:20:00Z">
              <w:r w:rsidDel="00676572">
                <w:rPr>
                  <w:rFonts w:asciiTheme="minorHAnsi" w:eastAsia="Times New Roman" w:hAnsiTheme="minorHAnsi" w:cstheme="minorHAnsi"/>
                  <w:bCs/>
                  <w:sz w:val="18"/>
                  <w:szCs w:val="18"/>
                </w:rPr>
                <w:delText>All piping associated with a recirculation system.</w:delText>
              </w:r>
            </w:del>
          </w:p>
          <w:p w14:paraId="01713044" w14:textId="6BD1015D" w:rsidR="006C36EE" w:rsidRPr="00542719" w:rsidRDefault="006C36EE">
            <w:pPr>
              <w:keepNext/>
              <w:autoSpaceDE w:val="0"/>
              <w:autoSpaceDN w:val="0"/>
              <w:adjustRightInd w:val="0"/>
              <w:spacing w:after="0" w:line="240" w:lineRule="auto"/>
              <w:ind w:left="1080"/>
              <w:contextualSpacing/>
              <w:rPr>
                <w:rFonts w:asciiTheme="minorHAnsi" w:eastAsia="Times New Roman" w:hAnsiTheme="minorHAnsi" w:cstheme="minorHAnsi"/>
                <w:b/>
                <w:bCs/>
                <w:sz w:val="18"/>
                <w:szCs w:val="18"/>
              </w:rPr>
              <w:pPrChange w:id="160" w:author="Alhabibi, Haider@Energy" w:date="2021-12-31T13:20:00Z">
                <w:pPr>
                  <w:keepNext/>
                  <w:numPr>
                    <w:ilvl w:val="1"/>
                    <w:numId w:val="12"/>
                  </w:numPr>
                  <w:autoSpaceDE w:val="0"/>
                  <w:autoSpaceDN w:val="0"/>
                  <w:adjustRightInd w:val="0"/>
                  <w:spacing w:after="0" w:line="240" w:lineRule="auto"/>
                  <w:ind w:left="1440" w:hanging="360"/>
                  <w:contextualSpacing/>
                </w:pPr>
              </w:pPrChange>
            </w:pPr>
            <w:del w:id="161" w:author="Tam, Danny@Energy" w:date="2021-11-05T15:20:00Z">
              <w:r w:rsidRPr="00542719" w:rsidDel="00676572">
                <w:rPr>
                  <w:rFonts w:asciiTheme="minorHAnsi" w:eastAsia="Times New Roman" w:hAnsiTheme="minorHAnsi" w:cstheme="minorHAnsi"/>
                  <w:bCs/>
                  <w:sz w:val="18"/>
                  <w:szCs w:val="18"/>
                </w:rPr>
                <w:delText>All underground piping</w:delText>
              </w:r>
              <w:r w:rsidRPr="004B5988" w:rsidDel="00676572">
                <w:rPr>
                  <w:rFonts w:asciiTheme="minorHAnsi" w:eastAsia="Times New Roman" w:hAnsiTheme="minorHAnsi" w:cstheme="minorHAnsi"/>
                  <w:bCs/>
                  <w:sz w:val="18"/>
                  <w:szCs w:val="18"/>
                </w:rPr>
                <w:delText>.</w:delText>
              </w:r>
            </w:del>
          </w:p>
          <w:p w14:paraId="6E556316" w14:textId="1FA08AFC" w:rsidR="006C36EE" w:rsidRPr="00542719" w:rsidRDefault="006C36EE" w:rsidP="00E26207">
            <w:pPr>
              <w:keepNext/>
              <w:numPr>
                <w:ilvl w:val="1"/>
                <w:numId w:val="10"/>
              </w:numPr>
              <w:autoSpaceDE w:val="0"/>
              <w:autoSpaceDN w:val="0"/>
              <w:adjustRightInd w:val="0"/>
              <w:spacing w:after="0" w:line="240" w:lineRule="auto"/>
              <w:ind w:left="286" w:hanging="268"/>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Insulation buried below grade must be installed in a waterproof and non-crushable casing or sleeve.</w:t>
            </w:r>
          </w:p>
          <w:p w14:paraId="6307F6D8" w14:textId="7340952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that penetrates framing members shall not be required to have pipe insulation for the dista</w:t>
            </w:r>
            <w:r w:rsidR="003F5E03">
              <w:rPr>
                <w:rFonts w:asciiTheme="minorHAnsi" w:eastAsia="Times New Roman" w:hAnsiTheme="minorHAnsi" w:cstheme="minorHAnsi"/>
                <w:bCs/>
                <w:sz w:val="18"/>
                <w:szCs w:val="18"/>
              </w:rPr>
              <w:t xml:space="preserve">nce of the framing </w:t>
            </w:r>
            <w:proofErr w:type="spellStart"/>
            <w:proofErr w:type="gramStart"/>
            <w:r w:rsidR="003F5E03">
              <w:rPr>
                <w:rFonts w:asciiTheme="minorHAnsi" w:eastAsia="Times New Roman" w:hAnsiTheme="minorHAnsi" w:cstheme="minorHAnsi"/>
                <w:bCs/>
                <w:sz w:val="18"/>
                <w:szCs w:val="18"/>
              </w:rPr>
              <w:t>penetration.</w:t>
            </w:r>
            <w:r w:rsidRPr="00542719">
              <w:rPr>
                <w:rFonts w:asciiTheme="minorHAnsi" w:eastAsia="Times New Roman" w:hAnsiTheme="minorHAnsi" w:cstheme="minorHAnsi"/>
                <w:bCs/>
                <w:sz w:val="18"/>
                <w:szCs w:val="18"/>
              </w:rPr>
              <w:t>Piping</w:t>
            </w:r>
            <w:proofErr w:type="spellEnd"/>
            <w:proofErr w:type="gramEnd"/>
            <w:r w:rsidRPr="00542719">
              <w:rPr>
                <w:rFonts w:asciiTheme="minorHAnsi" w:eastAsia="Times New Roman" w:hAnsiTheme="minorHAnsi" w:cstheme="minorHAnsi"/>
                <w:bCs/>
                <w:sz w:val="18"/>
                <w:szCs w:val="18"/>
              </w:rPr>
              <w:t xml:space="preserve"> that penetrates metal framing shall use grommets, plugs, wrapping or other insulating material to assure that no contact is made with the metal framing. Insulation shall butt securely against all framing members. </w:t>
            </w:r>
          </w:p>
          <w:p w14:paraId="4395B4CE" w14:textId="7E849E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interior or exterior walls that is </w:t>
            </w:r>
            <w:proofErr w:type="gramStart"/>
            <w:r w:rsidRPr="00542719">
              <w:rPr>
                <w:rFonts w:asciiTheme="minorHAnsi" w:eastAsia="Times New Roman" w:hAnsiTheme="minorHAnsi" w:cstheme="minorHAnsi"/>
                <w:bCs/>
                <w:sz w:val="18"/>
                <w:szCs w:val="18"/>
              </w:rPr>
              <w:t>surrounded on all sides</w:t>
            </w:r>
            <w:proofErr w:type="gramEnd"/>
            <w:r w:rsidRPr="00542719">
              <w:rPr>
                <w:rFonts w:asciiTheme="minorHAnsi" w:eastAsia="Times New Roman" w:hAnsiTheme="minorHAnsi" w:cstheme="minorHAnsi"/>
                <w:bCs/>
                <w:sz w:val="18"/>
                <w:szCs w:val="18"/>
              </w:rPr>
              <w:t xml:space="preserve"> by at least 1 inch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D1E2B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crawlspace with a minimum of 1 </w:t>
            </w:r>
            <w:proofErr w:type="gramStart"/>
            <w:r w:rsidRPr="00542719">
              <w:rPr>
                <w:rFonts w:asciiTheme="minorHAnsi" w:eastAsia="Times New Roman" w:hAnsiTheme="minorHAnsi" w:cstheme="minorHAnsi"/>
                <w:bCs/>
                <w:sz w:val="18"/>
                <w:szCs w:val="18"/>
              </w:rPr>
              <w:t>inches</w:t>
            </w:r>
            <w:proofErr w:type="gramEnd"/>
            <w:r w:rsidRPr="00542719">
              <w:rPr>
                <w:rFonts w:asciiTheme="minorHAnsi" w:eastAsia="Times New Roman" w:hAnsiTheme="minorHAnsi" w:cstheme="minorHAnsi"/>
                <w:bCs/>
                <w:sz w:val="18"/>
                <w:szCs w:val="18"/>
              </w:rPr>
              <w:t xml:space="preserve">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58DEF539"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r w:rsidR="00293EE6">
              <w:rPr>
                <w:rFonts w:asciiTheme="minorHAnsi" w:eastAsia="Times New Roman" w:hAnsiTheme="minorHAnsi" w:cstheme="minorHAnsi"/>
                <w:bCs/>
                <w:sz w:val="18"/>
                <w:szCs w:val="18"/>
              </w:rPr>
              <w:t>.</w:t>
            </w:r>
          </w:p>
          <w:p w14:paraId="5AF765AB" w14:textId="77777777"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Pipe insulation shall fit </w:t>
            </w:r>
            <w:proofErr w:type="gramStart"/>
            <w:r w:rsidRPr="00542719">
              <w:rPr>
                <w:rFonts w:asciiTheme="minorHAnsi" w:eastAsia="Times New Roman" w:hAnsiTheme="minorHAnsi" w:cstheme="minorHAnsi"/>
                <w:bCs/>
                <w:sz w:val="18"/>
                <w:szCs w:val="18"/>
              </w:rPr>
              <w:t>tightly</w:t>
            </w:r>
            <w:proofErr w:type="gramEnd"/>
            <w:r w:rsidRPr="00542719">
              <w:rPr>
                <w:rFonts w:asciiTheme="minorHAnsi" w:eastAsia="Times New Roman" w:hAnsiTheme="minorHAnsi" w:cstheme="minorHAnsi"/>
                <w:bCs/>
                <w:sz w:val="18"/>
                <w:szCs w:val="18"/>
              </w:rPr>
              <w:t xml:space="preserve"> and all elbows and tees shall be fully insulated.</w:t>
            </w:r>
          </w:p>
        </w:tc>
      </w:tr>
      <w:tr w:rsidR="006C36EE" w:rsidRPr="002F18C2" w14:paraId="591364E0" w14:textId="77777777" w:rsidTr="00E879AA">
        <w:trPr>
          <w:trHeight w:val="144"/>
          <w:tblHeader/>
        </w:trPr>
        <w:tc>
          <w:tcPr>
            <w:tcW w:w="615"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401" w:type="dxa"/>
            <w:vAlign w:val="center"/>
          </w:tcPr>
          <w:p w14:paraId="089764D4" w14:textId="72986411" w:rsidR="006C36EE"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62" w:author="Tam, Danny@Energy" w:date="2021-11-08T09:22:00Z"/>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For Gas or Propane Water Heaters:  Ensure </w:t>
            </w:r>
            <w:ins w:id="163" w:author="Tam, Danny@Energy" w:date="2021-11-08T09:23:00Z">
              <w:r w:rsidR="00BF603C" w:rsidRPr="00BF603C">
                <w:rPr>
                  <w:rFonts w:asciiTheme="minorHAnsi" w:eastAsia="Times New Roman" w:hAnsiTheme="minorHAnsi" w:cstheme="minorHAnsi"/>
                  <w:sz w:val="18"/>
                  <w:szCs w:val="18"/>
                </w:rPr>
                <w:t xml:space="preserve">either a </w:t>
              </w:r>
              <w:r w:rsidR="00BF603C" w:rsidRPr="00BF603C">
                <w:rPr>
                  <w:rFonts w:asciiTheme="minorHAnsi" w:eastAsia="Times New Roman" w:hAnsiTheme="minorHAnsi" w:cstheme="minorHAnsi"/>
                  <w:b/>
                  <w:bCs/>
                  <w:sz w:val="18"/>
                  <w:szCs w:val="18"/>
                </w:rPr>
                <w:t>or</w:t>
              </w:r>
              <w:r w:rsidR="00BF603C" w:rsidRPr="00BF603C">
                <w:rPr>
                  <w:rFonts w:asciiTheme="minorHAnsi" w:eastAsia="Times New Roman" w:hAnsiTheme="minorHAnsi" w:cstheme="minorHAnsi"/>
                  <w:sz w:val="18"/>
                  <w:szCs w:val="18"/>
                </w:rPr>
                <w:t xml:space="preserve"> b</w:t>
              </w:r>
            </w:ins>
            <w:del w:id="164" w:author="Tam, Danny@Energy" w:date="2021-11-08T09:23:00Z">
              <w:r w:rsidRPr="00542719" w:rsidDel="00BF603C">
                <w:rPr>
                  <w:rFonts w:asciiTheme="minorHAnsi" w:eastAsia="Times New Roman" w:hAnsiTheme="minorHAnsi" w:cstheme="minorHAnsi"/>
                  <w:sz w:val="18"/>
                  <w:szCs w:val="18"/>
                </w:rPr>
                <w:delText>the following</w:delText>
              </w:r>
            </w:del>
            <w:r w:rsidRPr="00542719">
              <w:rPr>
                <w:rFonts w:asciiTheme="minorHAnsi" w:eastAsia="Times New Roman" w:hAnsiTheme="minorHAnsi" w:cstheme="minorHAnsi"/>
                <w:sz w:val="18"/>
                <w:szCs w:val="18"/>
              </w:rPr>
              <w:t xml:space="preserve"> are installed (Section 150.0(n))</w:t>
            </w:r>
          </w:p>
          <w:p w14:paraId="2CF6D7DC" w14:textId="77777777" w:rsidR="00BF603C" w:rsidRPr="00E96E3C" w:rsidRDefault="00BF603C" w:rsidP="00BF603C">
            <w:pPr>
              <w:pStyle w:val="ListParagraph"/>
              <w:keepNext/>
              <w:numPr>
                <w:ilvl w:val="0"/>
                <w:numId w:val="1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65" w:author="Tam, Danny@Energy" w:date="2021-11-08T09:22:00Z"/>
                <w:rFonts w:asciiTheme="minorHAnsi" w:eastAsia="Times New Roman" w:hAnsiTheme="minorHAnsi" w:cstheme="minorHAnsi"/>
                <w:sz w:val="18"/>
                <w:szCs w:val="18"/>
              </w:rPr>
            </w:pPr>
            <w:ins w:id="166" w:author="Tam, Danny@Energy" w:date="2021-11-08T09:22:00Z">
              <w:r w:rsidRPr="00E96E3C">
                <w:rPr>
                  <w:rFonts w:asciiTheme="minorHAnsi" w:eastAsia="Times New Roman" w:hAnsiTheme="minorHAnsi" w:cstheme="minorHAnsi"/>
                  <w:sz w:val="18"/>
                  <w:szCs w:val="18"/>
                </w:rPr>
                <w:t>designated space at least 2.5 feet by 2.5 feet and 7 feet tall within 3 feet from the water heater</w:t>
              </w:r>
            </w:ins>
          </w:p>
          <w:p w14:paraId="2DFB9203" w14:textId="77777777" w:rsidR="00BF603C" w:rsidRPr="00542719" w:rsidRDefault="00BF603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p>
          <w:p w14:paraId="3303CE97" w14:textId="2B02943F"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w:t>
            </w:r>
            <w:r w:rsidR="00293EE6">
              <w:rPr>
                <w:rFonts w:asciiTheme="minorHAnsi" w:eastAsia="Times New Roman" w:hAnsiTheme="minorHAnsi" w:cstheme="minorHAnsi"/>
                <w:sz w:val="18"/>
                <w:szCs w:val="18"/>
              </w:rPr>
              <w:t xml:space="preserve"> is</w:t>
            </w:r>
            <w:r w:rsidRPr="00542719">
              <w:rPr>
                <w:rFonts w:asciiTheme="minorHAnsi" w:eastAsia="Times New Roman" w:hAnsiTheme="minorHAnsi" w:cstheme="minorHAnsi"/>
                <w:sz w:val="18"/>
                <w:szCs w:val="18"/>
              </w:rPr>
              <w:t xml:space="preserve"> accessible with no </w:t>
            </w:r>
            <w:proofErr w:type="gramStart"/>
            <w:r w:rsidRPr="00542719">
              <w:rPr>
                <w:rFonts w:asciiTheme="minorHAnsi" w:eastAsia="Times New Roman" w:hAnsiTheme="minorHAnsi" w:cstheme="minorHAnsi"/>
                <w:sz w:val="18"/>
                <w:szCs w:val="18"/>
              </w:rPr>
              <w:t>obstructions;</w:t>
            </w:r>
            <w:proofErr w:type="gramEnd"/>
          </w:p>
          <w:p w14:paraId="34194BD3" w14:textId="6D009B91"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The conductor shall be labeled with the </w:t>
            </w:r>
            <w:r w:rsidR="00293EE6">
              <w:rPr>
                <w:rFonts w:asciiTheme="minorHAnsi" w:eastAsia="Times New Roman" w:hAnsiTheme="minorHAnsi" w:cstheme="minorHAnsi"/>
                <w:sz w:val="18"/>
                <w:szCs w:val="18"/>
              </w:rPr>
              <w:t>word</w:t>
            </w:r>
            <w:r w:rsidR="00293EE6" w:rsidRPr="00542719">
              <w:rPr>
                <w:rFonts w:asciiTheme="minorHAnsi" w:eastAsia="Times New Roman" w:hAnsiTheme="minorHAnsi" w:cstheme="minorHAnsi"/>
                <w:sz w:val="18"/>
                <w:szCs w:val="18"/>
              </w:rPr>
              <w:t xml:space="preserve"> </w:t>
            </w:r>
            <w:r w:rsidRPr="00542719">
              <w:rPr>
                <w:rFonts w:asciiTheme="minorHAnsi" w:eastAsia="Times New Roman" w:hAnsiTheme="minorHAnsi" w:cstheme="minorHAnsi"/>
                <w:sz w:val="18"/>
                <w:szCs w:val="18"/>
              </w:rPr>
              <w:t>“Spare” on both ends; and</w:t>
            </w:r>
          </w:p>
          <w:p w14:paraId="497EB6BE" w14:textId="4B5D0874"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7E6D98B0" w:rsidR="006C36EE" w:rsidRPr="00542719" w:rsidDel="00BF603C"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del w:id="167" w:author="Tam, Danny@Energy" w:date="2021-11-08T09:24:00Z"/>
                <w:rFonts w:asciiTheme="minorHAnsi" w:eastAsia="Times New Roman" w:hAnsiTheme="minorHAnsi" w:cstheme="minorHAnsi"/>
                <w:sz w:val="18"/>
                <w:szCs w:val="18"/>
              </w:rPr>
            </w:pPr>
            <w:del w:id="168" w:author="Tam, Danny@Energy" w:date="2021-11-08T09:24:00Z">
              <w:r w:rsidRPr="00542719" w:rsidDel="00BF603C">
                <w:rPr>
                  <w:rFonts w:asciiTheme="minorHAnsi" w:eastAsia="Times New Roman" w:hAnsiTheme="minorHAnsi" w:cstheme="minorHAnsi"/>
                  <w:sz w:val="18"/>
                  <w:szCs w:val="18"/>
                </w:rPr>
                <w:delText>A Category III or IV vent, or a Type B vent with straight pipe between outside and water heater</w:delText>
              </w:r>
              <w:r w:rsidR="00293EE6" w:rsidDel="00BF603C">
                <w:rPr>
                  <w:rFonts w:asciiTheme="minorHAnsi" w:eastAsia="Times New Roman" w:hAnsiTheme="minorHAnsi" w:cstheme="minorHAnsi"/>
                  <w:sz w:val="18"/>
                  <w:szCs w:val="18"/>
                </w:rPr>
                <w:delText>.</w:delText>
              </w:r>
            </w:del>
          </w:p>
          <w:p w14:paraId="260C81E6" w14:textId="6A7E1068"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A condensate </w:t>
            </w:r>
            <w:proofErr w:type="gramStart"/>
            <w:r w:rsidRPr="00542719">
              <w:rPr>
                <w:rFonts w:asciiTheme="minorHAnsi" w:eastAsia="Times New Roman" w:hAnsiTheme="minorHAnsi" w:cstheme="minorHAnsi"/>
                <w:sz w:val="18"/>
                <w:szCs w:val="18"/>
              </w:rPr>
              <w:t>drain</w:t>
            </w:r>
            <w:proofErr w:type="gramEnd"/>
            <w:r w:rsidRPr="00542719">
              <w:rPr>
                <w:rFonts w:asciiTheme="minorHAnsi" w:eastAsia="Times New Roman" w:hAnsiTheme="minorHAnsi" w:cstheme="minorHAnsi"/>
                <w:sz w:val="18"/>
                <w:szCs w:val="18"/>
              </w:rPr>
              <w:t xml:space="preserve"> no more than 2 inches higher than the base on water heater for natural draining</w:t>
            </w:r>
            <w:r w:rsidR="00293EE6">
              <w:rPr>
                <w:rFonts w:asciiTheme="minorHAnsi" w:eastAsia="Times New Roman" w:hAnsiTheme="minorHAnsi" w:cstheme="minorHAnsi"/>
                <w:sz w:val="18"/>
                <w:szCs w:val="18"/>
              </w:rPr>
              <w:t>.</w:t>
            </w:r>
          </w:p>
          <w:p w14:paraId="24CD7C15" w14:textId="77777777" w:rsidR="006C36EE" w:rsidRDefault="006C36EE" w:rsidP="00BF603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ins w:id="169" w:author="Tam, Danny@Energy" w:date="2021-11-08T09:24:00Z"/>
                <w:rFonts w:asciiTheme="minorHAnsi" w:eastAsia="Times New Roman" w:hAnsiTheme="minorHAnsi" w:cstheme="minorHAnsi"/>
                <w:sz w:val="18"/>
                <w:szCs w:val="18"/>
              </w:rPr>
            </w:pPr>
            <w:del w:id="170" w:author="Tam, Danny@Energy" w:date="2021-11-08T09:24:00Z">
              <w:r w:rsidRPr="00542719" w:rsidDel="00BF603C">
                <w:rPr>
                  <w:rFonts w:asciiTheme="minorHAnsi" w:eastAsia="Times New Roman" w:hAnsiTheme="minorHAnsi" w:cstheme="minorHAnsi"/>
                  <w:sz w:val="18"/>
                  <w:szCs w:val="18"/>
                </w:rPr>
                <w:delText>A gas supply line with capacity of at least 200,000 Btu/hr</w:delText>
              </w:r>
              <w:r w:rsidR="00293EE6" w:rsidDel="00BF603C">
                <w:rPr>
                  <w:rFonts w:asciiTheme="minorHAnsi" w:eastAsia="Times New Roman" w:hAnsiTheme="minorHAnsi" w:cstheme="minorHAnsi"/>
                  <w:sz w:val="18"/>
                  <w:szCs w:val="18"/>
                </w:rPr>
                <w:delText>.</w:delText>
              </w:r>
            </w:del>
          </w:p>
          <w:p w14:paraId="35ACEA6A" w14:textId="0A8CA372" w:rsidR="00524349" w:rsidRPr="004736BD" w:rsidRDefault="00524349" w:rsidP="00524349">
            <w:pPr>
              <w:pStyle w:val="ListParagraph"/>
              <w:keepNext/>
              <w:numPr>
                <w:ilvl w:val="0"/>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71" w:author="Tam, Danny@Energy" w:date="2021-11-08T09:24:00Z"/>
                <w:rFonts w:asciiTheme="minorHAnsi" w:eastAsia="Times New Roman" w:hAnsiTheme="minorHAnsi" w:cstheme="minorHAnsi"/>
                <w:sz w:val="18"/>
                <w:szCs w:val="18"/>
              </w:rPr>
            </w:pPr>
            <w:ins w:id="172" w:author="Tam, Danny@Energy" w:date="2021-11-08T09:24:00Z">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ins>
            <w:ins w:id="173" w:author="Tam, Danny@Energy" w:date="2021-11-08T09:32:00Z">
              <w:r w:rsidR="00E7429A">
                <w:rPr>
                  <w:rFonts w:asciiTheme="minorHAnsi" w:eastAsia="Times New Roman" w:hAnsiTheme="minorHAnsi" w:cstheme="minorHAnsi"/>
                  <w:sz w:val="18"/>
                  <w:szCs w:val="18"/>
                </w:rPr>
                <w:t>from the water heater</w:t>
              </w:r>
            </w:ins>
          </w:p>
          <w:p w14:paraId="45A9C4B7" w14:textId="77777777" w:rsidR="00524349" w:rsidRPr="004B6B6C" w:rsidRDefault="00524349" w:rsidP="00524349">
            <w:pPr>
              <w:numPr>
                <w:ilvl w:val="0"/>
                <w:numId w:val="19"/>
              </w:numPr>
              <w:tabs>
                <w:tab w:val="left" w:pos="916"/>
              </w:tabs>
              <w:kinsoku w:val="0"/>
              <w:overflowPunct w:val="0"/>
              <w:autoSpaceDE w:val="0"/>
              <w:autoSpaceDN w:val="0"/>
              <w:adjustRightInd w:val="0"/>
              <w:spacing w:after="0" w:line="203" w:lineRule="exact"/>
              <w:ind w:left="1231" w:hanging="270"/>
              <w:rPr>
                <w:ins w:id="174" w:author="Tam, Danny@Energy" w:date="2021-11-08T09:24:00Z"/>
                <w:rFonts w:cs="Calibri"/>
                <w:sz w:val="20"/>
                <w:szCs w:val="20"/>
              </w:rPr>
            </w:pPr>
            <w:ins w:id="175" w:author="Tam, Danny@Energy" w:date="2021-11-08T09:24:00Z">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1CEC8303" w14:textId="77777777" w:rsidR="00524349" w:rsidRPr="004736BD" w:rsidRDefault="00524349" w:rsidP="00524349">
            <w:pPr>
              <w:pStyle w:val="ListParagraph"/>
              <w:numPr>
                <w:ilvl w:val="0"/>
                <w:numId w:val="19"/>
              </w:numPr>
              <w:kinsoku w:val="0"/>
              <w:overflowPunct w:val="0"/>
              <w:autoSpaceDE w:val="0"/>
              <w:autoSpaceDN w:val="0"/>
              <w:adjustRightInd w:val="0"/>
              <w:spacing w:after="0" w:line="240" w:lineRule="auto"/>
              <w:ind w:left="1231" w:right="293" w:hanging="270"/>
              <w:rPr>
                <w:ins w:id="176" w:author="Tam, Danny@Energy" w:date="2021-11-08T09:24:00Z"/>
                <w:rFonts w:cs="Calibri"/>
                <w:sz w:val="20"/>
                <w:szCs w:val="20"/>
              </w:rPr>
            </w:pPr>
            <w:ins w:id="177" w:author="Tam, Danny@Energy" w:date="2021-11-08T09:24: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386ADE76"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6" w:hanging="270"/>
              <w:rPr>
                <w:ins w:id="178" w:author="Tam, Danny@Energy" w:date="2021-11-08T09:24:00Z"/>
                <w:rFonts w:cs="Calibri"/>
                <w:sz w:val="20"/>
                <w:szCs w:val="20"/>
              </w:rPr>
            </w:pPr>
            <w:ins w:id="179"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76E51C92"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0" w:after="0" w:line="240" w:lineRule="auto"/>
              <w:ind w:left="1231" w:right="311" w:hanging="270"/>
              <w:rPr>
                <w:ins w:id="180" w:author="Tam, Danny@Energy" w:date="2021-11-08T09:24:00Z"/>
                <w:rFonts w:cs="Calibri"/>
                <w:sz w:val="20"/>
                <w:szCs w:val="20"/>
              </w:rPr>
            </w:pPr>
            <w:ins w:id="181" w:author="Tam, Danny@Energy" w:date="2021-11-08T09:24:00Z">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4E8606B9"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1" w:after="0" w:line="240" w:lineRule="auto"/>
              <w:ind w:left="1231" w:right="503" w:hanging="270"/>
              <w:rPr>
                <w:ins w:id="182" w:author="Tam, Danny@Energy" w:date="2021-11-08T09:24:00Z"/>
                <w:rFonts w:cs="Calibri"/>
                <w:sz w:val="20"/>
                <w:szCs w:val="20"/>
              </w:rPr>
            </w:pPr>
            <w:ins w:id="183"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06BCC073"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2" w:hanging="270"/>
              <w:rPr>
                <w:ins w:id="184" w:author="Tam, Danny@Energy" w:date="2021-11-08T09:24:00Z"/>
                <w:rFonts w:cs="Calibri"/>
                <w:sz w:val="20"/>
                <w:szCs w:val="20"/>
              </w:rPr>
            </w:pPr>
            <w:ins w:id="185"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p>
          <w:p w14:paraId="48E01F08" w14:textId="122FBC12" w:rsidR="00524349" w:rsidRPr="000477C3" w:rsidRDefault="00524349" w:rsidP="00205CF5">
            <w:pPr>
              <w:pStyle w:val="ListParagraph"/>
              <w:keepNext/>
              <w:numPr>
                <w:ilvl w:val="0"/>
                <w:numId w:val="1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54" w:hanging="270"/>
              <w:rPr>
                <w:rFonts w:asciiTheme="minorHAnsi" w:eastAsia="Times New Roman" w:hAnsiTheme="minorHAnsi" w:cstheme="minorHAnsi"/>
                <w:sz w:val="18"/>
                <w:szCs w:val="18"/>
              </w:rPr>
            </w:pPr>
            <w:ins w:id="186" w:author="Tam, Danny@Energy" w:date="2021-11-08T09:24:00Z">
              <w:r w:rsidRPr="00205CF5">
                <w:rPr>
                  <w:rFonts w:cs="Calibri"/>
                  <w:w w:val="99"/>
                  <w:sz w:val="20"/>
                  <w:szCs w:val="20"/>
                  <w:u w:val="single"/>
                </w:rPr>
                <w:t xml:space="preserve">A condensate </w:t>
              </w:r>
              <w:proofErr w:type="gramStart"/>
              <w:r w:rsidRPr="00205CF5">
                <w:rPr>
                  <w:rFonts w:cs="Calibri"/>
                  <w:w w:val="99"/>
                  <w:sz w:val="20"/>
                  <w:szCs w:val="20"/>
                  <w:u w:val="single"/>
                </w:rPr>
                <w:t>drain</w:t>
              </w:r>
              <w:proofErr w:type="gramEnd"/>
              <w:r w:rsidRPr="00205CF5">
                <w:rPr>
                  <w:rFonts w:cs="Calibri"/>
                  <w:w w:val="99"/>
                  <w:sz w:val="20"/>
                  <w:szCs w:val="20"/>
                  <w:u w:val="single"/>
                </w:rPr>
                <w:t xml:space="preserve"> no mo</w:t>
              </w:r>
              <w:r w:rsidRPr="00205CF5">
                <w:rPr>
                  <w:rFonts w:cs="Calibri"/>
                  <w:sz w:val="20"/>
                  <w:szCs w:val="20"/>
                  <w:u w:val="single"/>
                </w:rPr>
                <w:t>re</w:t>
              </w:r>
              <w:r w:rsidRPr="00205CF5">
                <w:rPr>
                  <w:rFonts w:cs="Calibri"/>
                  <w:spacing w:val="-1"/>
                  <w:sz w:val="20"/>
                  <w:szCs w:val="20"/>
                  <w:u w:val="single"/>
                </w:rPr>
                <w:t xml:space="preserve"> </w:t>
              </w:r>
              <w:r w:rsidRPr="00205CF5">
                <w:rPr>
                  <w:rFonts w:cs="Calibri"/>
                  <w:sz w:val="20"/>
                  <w:szCs w:val="20"/>
                  <w:u w:val="single"/>
                </w:rPr>
                <w:t>than</w:t>
              </w:r>
              <w:r w:rsidRPr="00205CF5">
                <w:rPr>
                  <w:rFonts w:cs="Calibri"/>
                  <w:spacing w:val="1"/>
                  <w:sz w:val="20"/>
                  <w:szCs w:val="20"/>
                  <w:u w:val="single"/>
                </w:rPr>
                <w:t xml:space="preserve"> </w:t>
              </w:r>
              <w:r w:rsidRPr="00205CF5">
                <w:rPr>
                  <w:rFonts w:cs="Calibri"/>
                  <w:sz w:val="20"/>
                  <w:szCs w:val="20"/>
                  <w:u w:val="single"/>
                </w:rPr>
                <w:t>2 inches</w:t>
              </w:r>
              <w:r w:rsidRPr="00205CF5">
                <w:rPr>
                  <w:rFonts w:cs="Calibri"/>
                  <w:spacing w:val="1"/>
                  <w:sz w:val="20"/>
                  <w:szCs w:val="20"/>
                  <w:u w:val="single"/>
                </w:rPr>
                <w:t xml:space="preserve"> </w:t>
              </w:r>
              <w:r w:rsidRPr="00205CF5">
                <w:rPr>
                  <w:rFonts w:cs="Calibri"/>
                  <w:sz w:val="20"/>
                  <w:szCs w:val="20"/>
                  <w:u w:val="single"/>
                </w:rPr>
                <w:t>higher than</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1"/>
                  <w:sz w:val="20"/>
                  <w:szCs w:val="20"/>
                  <w:u w:val="single"/>
                </w:rPr>
                <w:t xml:space="preserve"> </w:t>
              </w:r>
              <w:r w:rsidRPr="00205CF5">
                <w:rPr>
                  <w:rFonts w:cs="Calibri"/>
                  <w:sz w:val="20"/>
                  <w:szCs w:val="20"/>
                  <w:u w:val="single"/>
                </w:rPr>
                <w:t>base</w:t>
              </w:r>
              <w:r w:rsidRPr="00205CF5">
                <w:rPr>
                  <w:rFonts w:cs="Calibri"/>
                  <w:spacing w:val="-1"/>
                  <w:sz w:val="20"/>
                  <w:szCs w:val="20"/>
                  <w:u w:val="single"/>
                </w:rPr>
                <w:t xml:space="preserve"> </w:t>
              </w:r>
              <w:r w:rsidRPr="00205CF5">
                <w:rPr>
                  <w:rFonts w:cs="Calibri"/>
                  <w:sz w:val="20"/>
                  <w:szCs w:val="20"/>
                  <w:u w:val="single"/>
                </w:rPr>
                <w:t>of</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2"/>
                  <w:sz w:val="20"/>
                  <w:szCs w:val="20"/>
                  <w:u w:val="single"/>
                </w:rPr>
                <w:t xml:space="preserve"> </w:t>
              </w:r>
              <w:r w:rsidRPr="00205CF5">
                <w:rPr>
                  <w:rFonts w:cs="Calibri"/>
                  <w:sz w:val="20"/>
                  <w:szCs w:val="20"/>
                  <w:u w:val="single"/>
                </w:rPr>
                <w:t>installed</w:t>
              </w:r>
              <w:r w:rsidRPr="00205CF5">
                <w:rPr>
                  <w:rFonts w:cs="Calibri"/>
                  <w:spacing w:val="1"/>
                  <w:sz w:val="20"/>
                  <w:szCs w:val="20"/>
                  <w:u w:val="single"/>
                </w:rPr>
                <w:t xml:space="preserve"> </w:t>
              </w:r>
              <w:r w:rsidRPr="00205CF5">
                <w:rPr>
                  <w:rFonts w:cs="Calibri"/>
                  <w:sz w:val="20"/>
                  <w:szCs w:val="20"/>
                  <w:u w:val="single"/>
                </w:rPr>
                <w:t>water heater,</w:t>
              </w:r>
              <w:r w:rsidRPr="00205CF5">
                <w:rPr>
                  <w:rFonts w:cs="Calibri"/>
                  <w:spacing w:val="1"/>
                  <w:sz w:val="20"/>
                  <w:szCs w:val="20"/>
                  <w:u w:val="single"/>
                </w:rPr>
                <w:t xml:space="preserve"> </w:t>
              </w:r>
              <w:r w:rsidRPr="00205CF5">
                <w:rPr>
                  <w:rFonts w:cs="Calibri"/>
                  <w:sz w:val="20"/>
                  <w:szCs w:val="20"/>
                  <w:u w:val="single"/>
                </w:rPr>
                <w:t>and</w:t>
              </w:r>
              <w:r w:rsidRPr="00205CF5">
                <w:rPr>
                  <w:rFonts w:cs="Calibri"/>
                  <w:spacing w:val="1"/>
                  <w:sz w:val="20"/>
                  <w:szCs w:val="20"/>
                  <w:u w:val="single"/>
                </w:rPr>
                <w:t xml:space="preserve"> </w:t>
              </w:r>
              <w:r w:rsidRPr="00205CF5">
                <w:rPr>
                  <w:rFonts w:cs="Calibri"/>
                  <w:sz w:val="20"/>
                  <w:szCs w:val="20"/>
                  <w:u w:val="single"/>
                </w:rPr>
                <w:t>allows</w:t>
              </w:r>
              <w:r w:rsidRPr="00205CF5">
                <w:rPr>
                  <w:rFonts w:cs="Calibri"/>
                  <w:spacing w:val="1"/>
                  <w:sz w:val="20"/>
                  <w:szCs w:val="20"/>
                  <w:u w:val="single"/>
                </w:rPr>
                <w:t xml:space="preserve"> </w:t>
              </w:r>
              <w:r w:rsidRPr="00205CF5">
                <w:rPr>
                  <w:rFonts w:cs="Calibri"/>
                  <w:sz w:val="20"/>
                  <w:szCs w:val="20"/>
                  <w:u w:val="single"/>
                </w:rPr>
                <w:t>natural draining without pump</w:t>
              </w:r>
              <w:r w:rsidRPr="00205CF5">
                <w:rPr>
                  <w:rFonts w:cs="Calibri"/>
                  <w:spacing w:val="1"/>
                  <w:sz w:val="20"/>
                  <w:szCs w:val="20"/>
                  <w:u w:val="single"/>
                </w:rPr>
                <w:t xml:space="preserve"> </w:t>
              </w:r>
              <w:r w:rsidRPr="00205CF5">
                <w:rPr>
                  <w:rFonts w:cs="Calibri"/>
                  <w:sz w:val="20"/>
                  <w:szCs w:val="20"/>
                  <w:u w:val="single"/>
                </w:rPr>
                <w:t>assistance.</w:t>
              </w:r>
            </w:ins>
          </w:p>
        </w:tc>
      </w:tr>
      <w:tr w:rsidR="006C36EE" w:rsidRPr="002F18C2" w14:paraId="3BEFD202" w14:textId="77777777" w:rsidTr="00E879AA">
        <w:trPr>
          <w:trHeight w:val="144"/>
          <w:tblHeader/>
        </w:trPr>
        <w:tc>
          <w:tcPr>
            <w:tcW w:w="11016" w:type="dxa"/>
            <w:gridSpan w:val="2"/>
            <w:vAlign w:val="center"/>
          </w:tcPr>
          <w:p w14:paraId="5811BF96"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1C1E4D6C" w14:textId="65966AA4" w:rsidR="005D11BC" w:rsidRDefault="005D11BC" w:rsidP="00236F4B">
      <w:pPr>
        <w:spacing w:after="0" w:line="240" w:lineRule="auto"/>
      </w:pPr>
    </w:p>
    <w:tbl>
      <w:tblPr>
        <w:tblStyle w:val="TableGrid"/>
        <w:tblW w:w="10800" w:type="dxa"/>
        <w:tblInd w:w="-5" w:type="dxa"/>
        <w:tblLayout w:type="fixed"/>
        <w:tblLook w:val="04A0" w:firstRow="1" w:lastRow="0" w:firstColumn="1" w:lastColumn="0" w:noHBand="0" w:noVBand="1"/>
      </w:tblPr>
      <w:tblGrid>
        <w:gridCol w:w="563"/>
        <w:gridCol w:w="337"/>
        <w:gridCol w:w="1080"/>
        <w:gridCol w:w="1260"/>
        <w:gridCol w:w="1350"/>
        <w:gridCol w:w="1260"/>
        <w:gridCol w:w="1170"/>
        <w:gridCol w:w="1260"/>
        <w:gridCol w:w="1260"/>
        <w:gridCol w:w="1260"/>
      </w:tblGrid>
      <w:tr w:rsidR="00EA0932" w:rsidRPr="008D6F63" w14:paraId="76C90DE7" w14:textId="24BE7EA0" w:rsidTr="004B6B6C">
        <w:tc>
          <w:tcPr>
            <w:tcW w:w="10800" w:type="dxa"/>
            <w:gridSpan w:val="10"/>
          </w:tcPr>
          <w:p w14:paraId="681EF971" w14:textId="10D296BE" w:rsidR="00EA0932" w:rsidRPr="008D6F63" w:rsidRDefault="00EA0932" w:rsidP="006E239E">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ins w:id="187" w:author="Markstrum, Alexis@Energy" w:date="2021-10-18T14:29:00Z">
              <w:r w:rsidR="002C0390">
                <w:rPr>
                  <w:rFonts w:cstheme="minorHAnsi"/>
                  <w:b/>
                  <w:sz w:val="18"/>
                  <w:szCs w:val="18"/>
                </w:rPr>
                <w:t xml:space="preserve"> </w:t>
              </w:r>
            </w:ins>
          </w:p>
          <w:p w14:paraId="3B0C892E" w14:textId="21E73799" w:rsidR="00EA0932" w:rsidRPr="008D6F63" w:rsidRDefault="00EA0932" w:rsidP="006E239E">
            <w:pPr>
              <w:spacing w:after="0" w:line="240" w:lineRule="auto"/>
              <w:rPr>
                <w:rFonts w:cstheme="minorHAnsi"/>
                <w:b/>
                <w:sz w:val="18"/>
                <w:szCs w:val="18"/>
              </w:rPr>
            </w:pPr>
            <w:r>
              <w:rPr>
                <w:rFonts w:cstheme="minorHAnsi"/>
                <w:sz w:val="20"/>
                <w:szCs w:val="20"/>
              </w:rPr>
              <w:lastRenderedPageBreak/>
              <w:t>For dwelling units with multiple systems, enter the master bath distance and kitchen distance to the closest water heater, and enter the average of the furthest fixture to each water heater.</w:t>
            </w:r>
            <w:r w:rsidRPr="008D6F63">
              <w:rPr>
                <w:rFonts w:cstheme="minorHAnsi"/>
                <w:sz w:val="18"/>
                <w:szCs w:val="18"/>
              </w:rPr>
              <w:t xml:space="preserve"> </w:t>
            </w:r>
          </w:p>
        </w:tc>
      </w:tr>
      <w:tr w:rsidR="00EA0932" w:rsidRPr="00AC2387" w14:paraId="199C4069" w14:textId="6D840814" w:rsidTr="003D081B">
        <w:tc>
          <w:tcPr>
            <w:tcW w:w="900" w:type="dxa"/>
            <w:gridSpan w:val="2"/>
          </w:tcPr>
          <w:p w14:paraId="1A2750FB" w14:textId="77777777" w:rsidR="00EA0932" w:rsidRDefault="00EA0932" w:rsidP="006E239E">
            <w:pPr>
              <w:spacing w:after="0"/>
              <w:jc w:val="center"/>
              <w:rPr>
                <w:rFonts w:cstheme="minorHAnsi"/>
                <w:sz w:val="20"/>
                <w:szCs w:val="20"/>
              </w:rPr>
            </w:pPr>
            <w:r>
              <w:rPr>
                <w:rFonts w:cstheme="minorHAnsi"/>
                <w:sz w:val="20"/>
                <w:szCs w:val="20"/>
              </w:rPr>
              <w:lastRenderedPageBreak/>
              <w:t>01</w:t>
            </w:r>
          </w:p>
        </w:tc>
        <w:tc>
          <w:tcPr>
            <w:tcW w:w="1080" w:type="dxa"/>
          </w:tcPr>
          <w:p w14:paraId="715A5C9C" w14:textId="77777777" w:rsidR="00EA0932" w:rsidRDefault="00EA0932" w:rsidP="006E239E">
            <w:pPr>
              <w:spacing w:after="0"/>
              <w:jc w:val="center"/>
              <w:rPr>
                <w:rFonts w:cstheme="minorHAnsi"/>
                <w:sz w:val="20"/>
                <w:szCs w:val="20"/>
              </w:rPr>
            </w:pPr>
            <w:r>
              <w:rPr>
                <w:rFonts w:cstheme="minorHAnsi"/>
                <w:sz w:val="20"/>
                <w:szCs w:val="20"/>
              </w:rPr>
              <w:t>02</w:t>
            </w:r>
          </w:p>
        </w:tc>
        <w:tc>
          <w:tcPr>
            <w:tcW w:w="1260" w:type="dxa"/>
            <w:vAlign w:val="bottom"/>
          </w:tcPr>
          <w:p w14:paraId="329FCC0D" w14:textId="77777777" w:rsidR="00EA0932" w:rsidRDefault="00EA0932" w:rsidP="006E239E">
            <w:pPr>
              <w:spacing w:after="0"/>
              <w:jc w:val="center"/>
              <w:rPr>
                <w:rFonts w:cstheme="minorHAnsi"/>
                <w:sz w:val="20"/>
                <w:szCs w:val="20"/>
              </w:rPr>
            </w:pPr>
            <w:r>
              <w:rPr>
                <w:rFonts w:cstheme="minorHAnsi"/>
                <w:sz w:val="20"/>
                <w:szCs w:val="20"/>
              </w:rPr>
              <w:t>03</w:t>
            </w:r>
          </w:p>
        </w:tc>
        <w:tc>
          <w:tcPr>
            <w:tcW w:w="1350" w:type="dxa"/>
          </w:tcPr>
          <w:p w14:paraId="3763E078" w14:textId="77777777" w:rsidR="00EA0932" w:rsidRDefault="00EA0932" w:rsidP="006E239E">
            <w:pPr>
              <w:spacing w:after="0"/>
              <w:jc w:val="center"/>
              <w:rPr>
                <w:rFonts w:cstheme="minorHAnsi"/>
                <w:sz w:val="20"/>
                <w:szCs w:val="20"/>
              </w:rPr>
            </w:pPr>
            <w:r>
              <w:rPr>
                <w:rFonts w:cstheme="minorHAnsi"/>
                <w:sz w:val="20"/>
                <w:szCs w:val="20"/>
              </w:rPr>
              <w:t>04</w:t>
            </w:r>
          </w:p>
        </w:tc>
        <w:tc>
          <w:tcPr>
            <w:tcW w:w="1260" w:type="dxa"/>
          </w:tcPr>
          <w:p w14:paraId="0DA73BF4" w14:textId="77777777" w:rsidR="00EA0932" w:rsidRDefault="00EA0932" w:rsidP="006E239E">
            <w:pPr>
              <w:spacing w:after="0"/>
              <w:jc w:val="center"/>
              <w:rPr>
                <w:rFonts w:cstheme="minorHAnsi"/>
                <w:sz w:val="20"/>
                <w:szCs w:val="20"/>
              </w:rPr>
            </w:pPr>
            <w:r>
              <w:rPr>
                <w:rFonts w:cstheme="minorHAnsi"/>
                <w:sz w:val="20"/>
                <w:szCs w:val="20"/>
              </w:rPr>
              <w:t>05</w:t>
            </w:r>
          </w:p>
        </w:tc>
        <w:tc>
          <w:tcPr>
            <w:tcW w:w="1170" w:type="dxa"/>
          </w:tcPr>
          <w:p w14:paraId="63B3C9BE" w14:textId="77777777" w:rsidR="00EA0932" w:rsidRDefault="00EA0932" w:rsidP="006E239E">
            <w:pPr>
              <w:spacing w:after="0"/>
              <w:jc w:val="center"/>
              <w:rPr>
                <w:rFonts w:cstheme="minorHAnsi"/>
                <w:sz w:val="20"/>
                <w:szCs w:val="20"/>
              </w:rPr>
            </w:pPr>
            <w:r>
              <w:rPr>
                <w:rFonts w:cstheme="minorHAnsi"/>
                <w:sz w:val="20"/>
                <w:szCs w:val="20"/>
              </w:rPr>
              <w:t>06</w:t>
            </w:r>
          </w:p>
        </w:tc>
        <w:tc>
          <w:tcPr>
            <w:tcW w:w="1260" w:type="dxa"/>
          </w:tcPr>
          <w:p w14:paraId="034F7085" w14:textId="77777777" w:rsidR="00EA0932" w:rsidRDefault="00EA0932" w:rsidP="006E239E">
            <w:pPr>
              <w:spacing w:after="0"/>
              <w:jc w:val="center"/>
              <w:rPr>
                <w:rFonts w:cstheme="minorHAnsi"/>
                <w:sz w:val="20"/>
                <w:szCs w:val="20"/>
              </w:rPr>
            </w:pPr>
            <w:r>
              <w:rPr>
                <w:rFonts w:cstheme="minorHAnsi"/>
                <w:sz w:val="20"/>
                <w:szCs w:val="20"/>
              </w:rPr>
              <w:t>07</w:t>
            </w:r>
          </w:p>
        </w:tc>
        <w:tc>
          <w:tcPr>
            <w:tcW w:w="1260" w:type="dxa"/>
          </w:tcPr>
          <w:p w14:paraId="3F68505A" w14:textId="1A699EDC" w:rsidR="00EA0932" w:rsidRDefault="00EA0932" w:rsidP="006E239E">
            <w:pPr>
              <w:spacing w:after="0"/>
              <w:jc w:val="center"/>
              <w:rPr>
                <w:rFonts w:cstheme="minorHAnsi"/>
                <w:sz w:val="20"/>
                <w:szCs w:val="20"/>
              </w:rPr>
            </w:pPr>
            <w:r>
              <w:rPr>
                <w:rFonts w:cstheme="minorHAnsi"/>
                <w:sz w:val="20"/>
                <w:szCs w:val="20"/>
              </w:rPr>
              <w:t>08</w:t>
            </w:r>
          </w:p>
        </w:tc>
        <w:tc>
          <w:tcPr>
            <w:tcW w:w="1260" w:type="dxa"/>
          </w:tcPr>
          <w:p w14:paraId="7D36CF90" w14:textId="6945C259" w:rsidR="00EA0932" w:rsidRDefault="00EA0932" w:rsidP="006E239E">
            <w:pPr>
              <w:spacing w:after="0"/>
              <w:jc w:val="center"/>
              <w:rPr>
                <w:rFonts w:cstheme="minorHAnsi"/>
                <w:sz w:val="20"/>
                <w:szCs w:val="20"/>
              </w:rPr>
            </w:pPr>
            <w:r>
              <w:rPr>
                <w:rFonts w:cstheme="minorHAnsi"/>
                <w:sz w:val="20"/>
                <w:szCs w:val="20"/>
              </w:rPr>
              <w:t>09</w:t>
            </w:r>
          </w:p>
        </w:tc>
      </w:tr>
      <w:tr w:rsidR="00EA0932" w:rsidRPr="00AB4500" w14:paraId="78A2AB69" w14:textId="78E87021" w:rsidTr="003D081B">
        <w:tc>
          <w:tcPr>
            <w:tcW w:w="900" w:type="dxa"/>
            <w:gridSpan w:val="2"/>
            <w:vAlign w:val="bottom"/>
          </w:tcPr>
          <w:p w14:paraId="1A5FC86D" w14:textId="0DD9F066" w:rsidR="00EA0932" w:rsidRPr="00AB4500" w:rsidRDefault="00EA0932" w:rsidP="00EA0932">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080" w:type="dxa"/>
            <w:vAlign w:val="bottom"/>
          </w:tcPr>
          <w:p w14:paraId="6798C4A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6ABC35D1" w14:textId="77777777" w:rsidR="00EA0932" w:rsidRPr="00AB4500" w:rsidRDefault="00EA0932" w:rsidP="00EA0932">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169914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9F64DE4" w14:textId="6372ED7E" w:rsidR="00EA0932" w:rsidRPr="00AB4500" w:rsidRDefault="00EA0932" w:rsidP="00EA093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59171784" w14:textId="77777777" w:rsidR="00EA0932" w:rsidRPr="00AB4500" w:rsidRDefault="00EA0932" w:rsidP="00EA0932">
            <w:pPr>
              <w:spacing w:after="0" w:line="240" w:lineRule="auto"/>
              <w:jc w:val="center"/>
              <w:rPr>
                <w:sz w:val="18"/>
              </w:rPr>
            </w:pPr>
            <w:r w:rsidRPr="00AB4500">
              <w:rPr>
                <w:rFonts w:cstheme="minorHAnsi"/>
                <w:sz w:val="18"/>
                <w:szCs w:val="20"/>
              </w:rPr>
              <w:t>Weighted Distance</w:t>
            </w:r>
          </w:p>
        </w:tc>
        <w:tc>
          <w:tcPr>
            <w:tcW w:w="1260" w:type="dxa"/>
            <w:vAlign w:val="bottom"/>
          </w:tcPr>
          <w:p w14:paraId="65EE0E2C" w14:textId="77777777" w:rsidR="00EA0932" w:rsidRPr="00AB4500" w:rsidRDefault="00EA0932" w:rsidP="00EA0932">
            <w:pPr>
              <w:spacing w:after="0" w:line="240" w:lineRule="auto"/>
              <w:jc w:val="center"/>
              <w:rPr>
                <w:sz w:val="18"/>
              </w:rPr>
            </w:pPr>
            <w:r w:rsidRPr="00AB4500">
              <w:rPr>
                <w:rFonts w:cstheme="minorHAnsi"/>
                <w:sz w:val="18"/>
                <w:szCs w:val="20"/>
              </w:rPr>
              <w:t>Qualification Distance</w:t>
            </w:r>
          </w:p>
        </w:tc>
        <w:tc>
          <w:tcPr>
            <w:tcW w:w="1260" w:type="dxa"/>
            <w:vAlign w:val="bottom"/>
          </w:tcPr>
          <w:p w14:paraId="263878DE" w14:textId="0A34C1CA" w:rsidR="00EA0932" w:rsidRPr="00AB4500" w:rsidRDefault="00EA0932" w:rsidP="00EA0932">
            <w:pPr>
              <w:spacing w:after="0" w:line="240" w:lineRule="auto"/>
              <w:jc w:val="center"/>
              <w:rPr>
                <w:rFonts w:cstheme="minorHAnsi"/>
                <w:sz w:val="18"/>
                <w:szCs w:val="20"/>
              </w:rPr>
            </w:pPr>
            <w:r>
              <w:rPr>
                <w:rFonts w:cstheme="minorHAnsi"/>
                <w:sz w:val="18"/>
              </w:rPr>
              <w:t>Design Compactness Factor</w:t>
            </w:r>
          </w:p>
        </w:tc>
        <w:tc>
          <w:tcPr>
            <w:tcW w:w="1260" w:type="dxa"/>
            <w:vAlign w:val="bottom"/>
          </w:tcPr>
          <w:p w14:paraId="08229ADA" w14:textId="24FB2539" w:rsidR="00EA0932" w:rsidRPr="00AB4500" w:rsidRDefault="00EA0932" w:rsidP="00EA0932">
            <w:pPr>
              <w:spacing w:after="0" w:line="240" w:lineRule="auto"/>
              <w:jc w:val="center"/>
              <w:rPr>
                <w:rFonts w:cstheme="minorHAnsi"/>
                <w:sz w:val="18"/>
                <w:szCs w:val="20"/>
              </w:rPr>
            </w:pPr>
            <w:r>
              <w:rPr>
                <w:rFonts w:cstheme="minorHAnsi"/>
                <w:sz w:val="18"/>
              </w:rPr>
              <w:t>Calculated Compactness Factor</w:t>
            </w:r>
          </w:p>
        </w:tc>
      </w:tr>
      <w:tr w:rsidR="00EA0932" w:rsidRPr="00AB4500" w14:paraId="443F59FD" w14:textId="33036494" w:rsidTr="003D081B">
        <w:trPr>
          <w:trHeight w:val="305"/>
        </w:trPr>
        <w:tc>
          <w:tcPr>
            <w:tcW w:w="900" w:type="dxa"/>
            <w:gridSpan w:val="2"/>
          </w:tcPr>
          <w:p w14:paraId="1396DDE6" w14:textId="0AD83FA7" w:rsidR="00EA0932" w:rsidRPr="00AB4500" w:rsidRDefault="00EA0932" w:rsidP="00EA0932">
            <w:pPr>
              <w:spacing w:after="0" w:line="240" w:lineRule="auto"/>
              <w:rPr>
                <w:sz w:val="18"/>
                <w:szCs w:val="18"/>
              </w:rPr>
            </w:pPr>
          </w:p>
        </w:tc>
        <w:tc>
          <w:tcPr>
            <w:tcW w:w="1080" w:type="dxa"/>
          </w:tcPr>
          <w:p w14:paraId="20FB6AE8" w14:textId="4EC3F009" w:rsidR="00EA0932" w:rsidRPr="00AB4500" w:rsidRDefault="00EA0932" w:rsidP="00EA0932">
            <w:pPr>
              <w:spacing w:after="0" w:line="240" w:lineRule="auto"/>
              <w:rPr>
                <w:sz w:val="18"/>
                <w:szCs w:val="18"/>
              </w:rPr>
            </w:pPr>
          </w:p>
        </w:tc>
        <w:tc>
          <w:tcPr>
            <w:tcW w:w="1260" w:type="dxa"/>
          </w:tcPr>
          <w:p w14:paraId="25071C1C" w14:textId="2FE1A9AA" w:rsidR="00EA0932" w:rsidRPr="00AB4500" w:rsidRDefault="00EA0932" w:rsidP="00EA0932">
            <w:pPr>
              <w:spacing w:after="0" w:line="240" w:lineRule="auto"/>
              <w:rPr>
                <w:sz w:val="18"/>
                <w:szCs w:val="18"/>
              </w:rPr>
            </w:pPr>
          </w:p>
        </w:tc>
        <w:tc>
          <w:tcPr>
            <w:tcW w:w="1350" w:type="dxa"/>
          </w:tcPr>
          <w:p w14:paraId="2A2B8C19" w14:textId="37207C2C" w:rsidR="00EA0932" w:rsidRPr="00AB4500" w:rsidRDefault="00EA0932" w:rsidP="00EA0932">
            <w:pPr>
              <w:spacing w:after="0" w:line="240" w:lineRule="auto"/>
              <w:rPr>
                <w:sz w:val="18"/>
                <w:szCs w:val="18"/>
              </w:rPr>
            </w:pPr>
          </w:p>
        </w:tc>
        <w:tc>
          <w:tcPr>
            <w:tcW w:w="1260" w:type="dxa"/>
          </w:tcPr>
          <w:p w14:paraId="19550173" w14:textId="03E4B3F1" w:rsidR="00EA0932" w:rsidRPr="00AB4500" w:rsidRDefault="00EA0932" w:rsidP="00EA0932">
            <w:pPr>
              <w:spacing w:after="0" w:line="240" w:lineRule="auto"/>
              <w:rPr>
                <w:sz w:val="18"/>
                <w:szCs w:val="18"/>
              </w:rPr>
            </w:pPr>
          </w:p>
        </w:tc>
        <w:tc>
          <w:tcPr>
            <w:tcW w:w="1170" w:type="dxa"/>
          </w:tcPr>
          <w:p w14:paraId="0F5D3803" w14:textId="7C6699B0" w:rsidR="00EA0932" w:rsidRPr="00AB4500" w:rsidRDefault="00EA0932" w:rsidP="00EA0932">
            <w:pPr>
              <w:spacing w:after="0" w:line="240" w:lineRule="auto"/>
              <w:rPr>
                <w:sz w:val="18"/>
                <w:szCs w:val="18"/>
              </w:rPr>
            </w:pPr>
          </w:p>
        </w:tc>
        <w:tc>
          <w:tcPr>
            <w:tcW w:w="1260" w:type="dxa"/>
          </w:tcPr>
          <w:p w14:paraId="3FAF543C" w14:textId="3391FAE4" w:rsidR="00EA0932" w:rsidRPr="00AB4500" w:rsidRDefault="00EA0932" w:rsidP="00EA0932">
            <w:pPr>
              <w:spacing w:after="0" w:line="240" w:lineRule="auto"/>
              <w:rPr>
                <w:sz w:val="18"/>
                <w:szCs w:val="18"/>
              </w:rPr>
            </w:pPr>
          </w:p>
        </w:tc>
        <w:tc>
          <w:tcPr>
            <w:tcW w:w="1260" w:type="dxa"/>
          </w:tcPr>
          <w:p w14:paraId="3476F32D" w14:textId="77777777" w:rsidR="00EA0932" w:rsidRPr="00AB4500" w:rsidRDefault="00EA0932" w:rsidP="00EA0932">
            <w:pPr>
              <w:spacing w:after="0" w:line="240" w:lineRule="auto"/>
              <w:rPr>
                <w:sz w:val="18"/>
                <w:szCs w:val="18"/>
              </w:rPr>
            </w:pPr>
          </w:p>
        </w:tc>
        <w:tc>
          <w:tcPr>
            <w:tcW w:w="1260" w:type="dxa"/>
          </w:tcPr>
          <w:p w14:paraId="24364DBF" w14:textId="77777777" w:rsidR="00EA0932" w:rsidRPr="00AB4500" w:rsidRDefault="00EA0932" w:rsidP="00EA0932">
            <w:pPr>
              <w:spacing w:after="0" w:line="240" w:lineRule="auto"/>
              <w:rPr>
                <w:sz w:val="18"/>
                <w:szCs w:val="18"/>
              </w:rPr>
            </w:pPr>
          </w:p>
        </w:tc>
      </w:tr>
      <w:tr w:rsidR="00EA0932" w:rsidRPr="00D37C06" w14:paraId="4FE42E62" w14:textId="6569281D" w:rsidTr="003D081B">
        <w:tc>
          <w:tcPr>
            <w:tcW w:w="900" w:type="dxa"/>
            <w:gridSpan w:val="2"/>
            <w:tcBorders>
              <w:bottom w:val="single" w:sz="4" w:space="0" w:color="000000"/>
            </w:tcBorders>
          </w:tcPr>
          <w:p w14:paraId="4D6C10BB" w14:textId="77777777" w:rsidR="00EA0932" w:rsidRPr="00D37C06" w:rsidRDefault="00EA0932" w:rsidP="00EA0932">
            <w:pPr>
              <w:spacing w:after="0"/>
              <w:rPr>
                <w:sz w:val="20"/>
                <w:szCs w:val="20"/>
              </w:rPr>
            </w:pPr>
          </w:p>
        </w:tc>
        <w:tc>
          <w:tcPr>
            <w:tcW w:w="1080" w:type="dxa"/>
            <w:tcBorders>
              <w:bottom w:val="single" w:sz="4" w:space="0" w:color="000000"/>
            </w:tcBorders>
          </w:tcPr>
          <w:p w14:paraId="45CABD42" w14:textId="77777777" w:rsidR="00EA0932" w:rsidRPr="00D37C06" w:rsidRDefault="00EA0932" w:rsidP="00EA0932">
            <w:pPr>
              <w:spacing w:after="0"/>
              <w:rPr>
                <w:sz w:val="20"/>
                <w:szCs w:val="20"/>
              </w:rPr>
            </w:pPr>
          </w:p>
        </w:tc>
        <w:tc>
          <w:tcPr>
            <w:tcW w:w="1260" w:type="dxa"/>
            <w:tcBorders>
              <w:bottom w:val="single" w:sz="4" w:space="0" w:color="000000"/>
            </w:tcBorders>
          </w:tcPr>
          <w:p w14:paraId="0DCB7954" w14:textId="77777777" w:rsidR="00EA0932" w:rsidRPr="00D37C06" w:rsidRDefault="00EA0932" w:rsidP="00EA0932">
            <w:pPr>
              <w:spacing w:after="0"/>
              <w:rPr>
                <w:sz w:val="20"/>
                <w:szCs w:val="20"/>
              </w:rPr>
            </w:pPr>
          </w:p>
        </w:tc>
        <w:tc>
          <w:tcPr>
            <w:tcW w:w="1350" w:type="dxa"/>
            <w:tcBorders>
              <w:bottom w:val="single" w:sz="4" w:space="0" w:color="000000"/>
            </w:tcBorders>
          </w:tcPr>
          <w:p w14:paraId="51FA31A7" w14:textId="77777777" w:rsidR="00EA0932" w:rsidRPr="00D37C06" w:rsidRDefault="00EA0932" w:rsidP="00EA0932">
            <w:pPr>
              <w:spacing w:after="0"/>
              <w:rPr>
                <w:sz w:val="20"/>
                <w:szCs w:val="20"/>
              </w:rPr>
            </w:pPr>
          </w:p>
        </w:tc>
        <w:tc>
          <w:tcPr>
            <w:tcW w:w="1260" w:type="dxa"/>
            <w:tcBorders>
              <w:bottom w:val="single" w:sz="4" w:space="0" w:color="000000"/>
            </w:tcBorders>
          </w:tcPr>
          <w:p w14:paraId="064FBEF8" w14:textId="77777777" w:rsidR="00EA0932" w:rsidRPr="00D37C06" w:rsidRDefault="00EA0932" w:rsidP="00EA0932">
            <w:pPr>
              <w:spacing w:after="0"/>
              <w:rPr>
                <w:sz w:val="20"/>
                <w:szCs w:val="20"/>
              </w:rPr>
            </w:pPr>
          </w:p>
        </w:tc>
        <w:tc>
          <w:tcPr>
            <w:tcW w:w="1170" w:type="dxa"/>
            <w:tcBorders>
              <w:bottom w:val="single" w:sz="4" w:space="0" w:color="000000"/>
            </w:tcBorders>
          </w:tcPr>
          <w:p w14:paraId="3C5DE7C4" w14:textId="77777777" w:rsidR="00EA0932" w:rsidRPr="00D37C06" w:rsidRDefault="00EA0932" w:rsidP="00EA0932">
            <w:pPr>
              <w:spacing w:after="0"/>
              <w:rPr>
                <w:sz w:val="20"/>
                <w:szCs w:val="20"/>
              </w:rPr>
            </w:pPr>
          </w:p>
        </w:tc>
        <w:tc>
          <w:tcPr>
            <w:tcW w:w="1260" w:type="dxa"/>
            <w:tcBorders>
              <w:bottom w:val="single" w:sz="4" w:space="0" w:color="000000"/>
            </w:tcBorders>
          </w:tcPr>
          <w:p w14:paraId="79912277" w14:textId="77777777" w:rsidR="00EA0932" w:rsidRPr="00D37C06" w:rsidRDefault="00EA0932" w:rsidP="00EA0932">
            <w:pPr>
              <w:spacing w:after="0"/>
              <w:rPr>
                <w:sz w:val="20"/>
                <w:szCs w:val="20"/>
              </w:rPr>
            </w:pPr>
          </w:p>
        </w:tc>
        <w:tc>
          <w:tcPr>
            <w:tcW w:w="1260" w:type="dxa"/>
            <w:tcBorders>
              <w:bottom w:val="single" w:sz="4" w:space="0" w:color="000000"/>
            </w:tcBorders>
          </w:tcPr>
          <w:p w14:paraId="50A2EE31" w14:textId="77777777" w:rsidR="00EA0932" w:rsidRPr="00D37C06" w:rsidRDefault="00EA0932" w:rsidP="00EA0932">
            <w:pPr>
              <w:spacing w:after="0"/>
              <w:rPr>
                <w:sz w:val="20"/>
                <w:szCs w:val="20"/>
              </w:rPr>
            </w:pPr>
          </w:p>
        </w:tc>
        <w:tc>
          <w:tcPr>
            <w:tcW w:w="1260" w:type="dxa"/>
            <w:tcBorders>
              <w:bottom w:val="single" w:sz="4" w:space="0" w:color="000000"/>
            </w:tcBorders>
          </w:tcPr>
          <w:p w14:paraId="0E34D1FB" w14:textId="77777777" w:rsidR="00EA0932" w:rsidRPr="00D37C06" w:rsidRDefault="00EA0932" w:rsidP="00EA0932">
            <w:pPr>
              <w:spacing w:after="0"/>
              <w:rPr>
                <w:sz w:val="20"/>
                <w:szCs w:val="20"/>
              </w:rPr>
            </w:pPr>
          </w:p>
        </w:tc>
      </w:tr>
      <w:tr w:rsidR="00EA0932" w14:paraId="3747E7D2" w14:textId="7AD68F58" w:rsidTr="004B6B6C">
        <w:trPr>
          <w:trHeight w:val="291"/>
        </w:trPr>
        <w:tc>
          <w:tcPr>
            <w:tcW w:w="563" w:type="dxa"/>
            <w:tcBorders>
              <w:top w:val="single" w:sz="4" w:space="0" w:color="auto"/>
            </w:tcBorders>
          </w:tcPr>
          <w:p w14:paraId="7FD448E1" w14:textId="77777777" w:rsidR="00EA0932" w:rsidRPr="00AC2387" w:rsidRDefault="00EA0932" w:rsidP="00EA0932">
            <w:pPr>
              <w:spacing w:after="0"/>
              <w:rPr>
                <w:rFonts w:cstheme="minorHAnsi"/>
                <w:b/>
                <w:sz w:val="20"/>
                <w:szCs w:val="20"/>
              </w:rPr>
            </w:pPr>
            <w:r>
              <w:rPr>
                <w:rFonts w:cstheme="minorHAnsi"/>
                <w:sz w:val="20"/>
                <w:szCs w:val="18"/>
              </w:rPr>
              <w:t>08</w:t>
            </w:r>
          </w:p>
        </w:tc>
        <w:tc>
          <w:tcPr>
            <w:tcW w:w="10237" w:type="dxa"/>
            <w:gridSpan w:val="9"/>
            <w:tcBorders>
              <w:top w:val="single" w:sz="4" w:space="0" w:color="auto"/>
            </w:tcBorders>
          </w:tcPr>
          <w:p w14:paraId="1446184F" w14:textId="09592741" w:rsidR="00EA0932" w:rsidRPr="004B5988" w:rsidRDefault="00EA0932" w:rsidP="00EA0932">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A0932" w14:paraId="05949AD5" w14:textId="129DB1D8" w:rsidTr="004B6B6C">
        <w:trPr>
          <w:trHeight w:val="288"/>
        </w:trPr>
        <w:tc>
          <w:tcPr>
            <w:tcW w:w="563" w:type="dxa"/>
          </w:tcPr>
          <w:p w14:paraId="5C953A5B" w14:textId="77777777" w:rsidR="00EA0932" w:rsidRPr="00AC2387" w:rsidRDefault="00EA0932" w:rsidP="00EA0932">
            <w:pPr>
              <w:spacing w:after="0"/>
              <w:rPr>
                <w:rFonts w:cstheme="minorHAnsi"/>
                <w:b/>
                <w:sz w:val="20"/>
                <w:szCs w:val="20"/>
              </w:rPr>
            </w:pPr>
            <w:r>
              <w:rPr>
                <w:rFonts w:cstheme="minorHAnsi"/>
                <w:sz w:val="20"/>
                <w:szCs w:val="18"/>
              </w:rPr>
              <w:t>09</w:t>
            </w:r>
          </w:p>
        </w:tc>
        <w:tc>
          <w:tcPr>
            <w:tcW w:w="10237" w:type="dxa"/>
            <w:gridSpan w:val="9"/>
          </w:tcPr>
          <w:p w14:paraId="46BC5D85" w14:textId="6A4A0ED7" w:rsidR="00EA0932" w:rsidRPr="004B5988" w:rsidRDefault="00EA0932" w:rsidP="00EA0932">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A0932" w14:paraId="23101D05" w14:textId="3CD4327A" w:rsidTr="004B6B6C">
        <w:trPr>
          <w:trHeight w:val="288"/>
        </w:trPr>
        <w:tc>
          <w:tcPr>
            <w:tcW w:w="563" w:type="dxa"/>
          </w:tcPr>
          <w:p w14:paraId="31049DBE" w14:textId="77777777" w:rsidR="00EA0932" w:rsidRPr="00AC2387" w:rsidRDefault="00EA0932" w:rsidP="00EA0932">
            <w:pPr>
              <w:spacing w:after="0"/>
              <w:rPr>
                <w:rFonts w:cstheme="minorHAnsi"/>
                <w:b/>
                <w:sz w:val="20"/>
                <w:szCs w:val="20"/>
              </w:rPr>
            </w:pPr>
            <w:r>
              <w:rPr>
                <w:rFonts w:cstheme="minorHAnsi"/>
                <w:sz w:val="20"/>
                <w:szCs w:val="18"/>
              </w:rPr>
              <w:t>10</w:t>
            </w:r>
          </w:p>
        </w:tc>
        <w:tc>
          <w:tcPr>
            <w:tcW w:w="10237" w:type="dxa"/>
            <w:gridSpan w:val="9"/>
          </w:tcPr>
          <w:p w14:paraId="33A13442" w14:textId="6EAA13ED" w:rsidR="00EA0932" w:rsidRPr="004B5988" w:rsidRDefault="00EA0932" w:rsidP="00EA0932">
            <w:pPr>
              <w:spacing w:after="0"/>
              <w:rPr>
                <w:rFonts w:cstheme="minorHAnsi"/>
                <w:sz w:val="18"/>
                <w:szCs w:val="18"/>
              </w:rPr>
            </w:pPr>
            <w:proofErr w:type="gramStart"/>
            <w:r w:rsidRPr="004B5988">
              <w:rPr>
                <w:rFonts w:cstheme="minorHAnsi"/>
                <w:sz w:val="18"/>
                <w:szCs w:val="18"/>
              </w:rPr>
              <w:t>Two and three story</w:t>
            </w:r>
            <w:proofErr w:type="gramEnd"/>
            <w:r w:rsidRPr="004B5988">
              <w:rPr>
                <w:rFonts w:cstheme="minorHAnsi"/>
                <w:sz w:val="18"/>
                <w:szCs w:val="18"/>
              </w:rPr>
              <w:t xml:space="preserve"> buildings cannot have hot water distribution piping in the attic, unless the water heater is also located in the attic.</w:t>
            </w:r>
          </w:p>
        </w:tc>
      </w:tr>
      <w:tr w:rsidR="00EA0932" w14:paraId="4D85D7A8" w14:textId="7186CFB7" w:rsidTr="004B6B6C">
        <w:trPr>
          <w:trHeight w:val="288"/>
        </w:trPr>
        <w:tc>
          <w:tcPr>
            <w:tcW w:w="563" w:type="dxa"/>
          </w:tcPr>
          <w:p w14:paraId="3C360AC1" w14:textId="77777777" w:rsidR="00EA0932" w:rsidRPr="00AC2387" w:rsidRDefault="00EA0932" w:rsidP="00EA0932">
            <w:pPr>
              <w:spacing w:after="0"/>
              <w:rPr>
                <w:rFonts w:cstheme="minorHAnsi"/>
                <w:b/>
                <w:sz w:val="20"/>
                <w:szCs w:val="20"/>
              </w:rPr>
            </w:pPr>
            <w:r>
              <w:rPr>
                <w:rFonts w:cstheme="minorHAnsi"/>
                <w:sz w:val="20"/>
                <w:szCs w:val="18"/>
              </w:rPr>
              <w:t>11</w:t>
            </w:r>
          </w:p>
        </w:tc>
        <w:tc>
          <w:tcPr>
            <w:tcW w:w="10237" w:type="dxa"/>
            <w:gridSpan w:val="9"/>
          </w:tcPr>
          <w:p w14:paraId="5BDB9C76" w14:textId="7E69AFD9" w:rsidR="00EA0932" w:rsidRPr="004B5988" w:rsidRDefault="00EA0932" w:rsidP="00EA0932">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A0932" w14:paraId="370BE188" w14:textId="79A3994C" w:rsidTr="003D081B">
        <w:trPr>
          <w:trHeight w:val="287"/>
        </w:trPr>
        <w:tc>
          <w:tcPr>
            <w:tcW w:w="10800" w:type="dxa"/>
            <w:gridSpan w:val="10"/>
          </w:tcPr>
          <w:p w14:paraId="143CE8B5" w14:textId="5B4B0B4F" w:rsidR="00EA0932" w:rsidRPr="00236F4B" w:rsidRDefault="00EA0932" w:rsidP="00EA0932">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5746EEAD" w14:textId="61EF71E0" w:rsidR="00D7513B" w:rsidRDefault="00D7513B" w:rsidP="00DC522B">
      <w:pPr>
        <w:spacing w:after="0" w:line="240" w:lineRule="auto"/>
        <w:rPr>
          <w:rFonts w:asciiTheme="minorHAnsi" w:hAnsiTheme="minorHAnsi" w:cstheme="minorHAnsi"/>
          <w:sz w:val="18"/>
          <w:szCs w:val="18"/>
        </w:rPr>
      </w:pPr>
    </w:p>
    <w:p w14:paraId="39F09463" w14:textId="547814E7" w:rsidR="009E613E" w:rsidRDefault="009E613E" w:rsidP="00DC522B">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80"/>
        <w:gridCol w:w="1085"/>
        <w:gridCol w:w="1170"/>
        <w:gridCol w:w="1350"/>
        <w:gridCol w:w="1440"/>
        <w:gridCol w:w="1080"/>
        <w:gridCol w:w="1170"/>
        <w:gridCol w:w="1260"/>
        <w:gridCol w:w="1260"/>
      </w:tblGrid>
      <w:tr w:rsidR="003D081B" w:rsidRPr="00352318" w14:paraId="1D8D19EF" w14:textId="61296744" w:rsidTr="00F056D7">
        <w:trPr>
          <w:trHeight w:val="530"/>
        </w:trPr>
        <w:tc>
          <w:tcPr>
            <w:tcW w:w="10795" w:type="dxa"/>
            <w:gridSpan w:val="9"/>
          </w:tcPr>
          <w:p w14:paraId="58AA0FDC" w14:textId="415419D5" w:rsidR="003D081B" w:rsidRPr="00352318" w:rsidRDefault="003D081B" w:rsidP="006E239E">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C6B93F7" w14:textId="5F113416" w:rsidR="003D081B" w:rsidRDefault="003D081B" w:rsidP="006E239E">
            <w:pPr>
              <w:spacing w:after="0" w:line="240" w:lineRule="auto"/>
              <w:rPr>
                <w:rFonts w:asciiTheme="minorHAnsi" w:hAnsiTheme="minorHAnsi"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3D081B" w:rsidRPr="00352318" w14:paraId="3BCB6102" w14:textId="28B351A4" w:rsidTr="00F056D7">
        <w:tc>
          <w:tcPr>
            <w:tcW w:w="980" w:type="dxa"/>
            <w:vAlign w:val="center"/>
          </w:tcPr>
          <w:p w14:paraId="4928AB4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383FD19B"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170" w:type="dxa"/>
            <w:vAlign w:val="center"/>
          </w:tcPr>
          <w:p w14:paraId="0359091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350" w:type="dxa"/>
            <w:vAlign w:val="center"/>
          </w:tcPr>
          <w:p w14:paraId="09BE92C6"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440" w:type="dxa"/>
            <w:vAlign w:val="center"/>
          </w:tcPr>
          <w:p w14:paraId="6F115A1E"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080" w:type="dxa"/>
            <w:vAlign w:val="center"/>
          </w:tcPr>
          <w:p w14:paraId="07BB26D7"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170" w:type="dxa"/>
            <w:vAlign w:val="center"/>
          </w:tcPr>
          <w:p w14:paraId="31CDB5FC"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6CD83355" w14:textId="77259A0D"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024FC1FF" w14:textId="1BC7CE58"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64E29" w:rsidRPr="00352318" w14:paraId="30F97D81" w14:textId="1B630C98" w:rsidTr="00F056D7">
        <w:tc>
          <w:tcPr>
            <w:tcW w:w="980" w:type="dxa"/>
            <w:vAlign w:val="bottom"/>
          </w:tcPr>
          <w:p w14:paraId="0455691D" w14:textId="1AAC6999" w:rsidR="00564E29" w:rsidRPr="00352318" w:rsidRDefault="00564E29" w:rsidP="00564E2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 xml:space="preserve">Dwelling </w:t>
            </w:r>
            <w:r w:rsidRPr="00352318">
              <w:rPr>
                <w:rFonts w:asciiTheme="minorHAnsi" w:hAnsiTheme="minorHAnsi" w:cstheme="minorHAnsi"/>
                <w:sz w:val="18"/>
                <w:szCs w:val="18"/>
              </w:rPr>
              <w:t>Name</w:t>
            </w:r>
          </w:p>
        </w:tc>
        <w:tc>
          <w:tcPr>
            <w:tcW w:w="1085" w:type="dxa"/>
            <w:vAlign w:val="bottom"/>
          </w:tcPr>
          <w:p w14:paraId="5BAE39C7"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170" w:type="dxa"/>
            <w:vAlign w:val="bottom"/>
          </w:tcPr>
          <w:p w14:paraId="45EB62A1"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350" w:type="dxa"/>
            <w:vAlign w:val="bottom"/>
          </w:tcPr>
          <w:p w14:paraId="7233A46F"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440" w:type="dxa"/>
            <w:vAlign w:val="bottom"/>
          </w:tcPr>
          <w:p w14:paraId="42383062" w14:textId="4AB7A4EE"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080" w:type="dxa"/>
            <w:vAlign w:val="bottom"/>
          </w:tcPr>
          <w:p w14:paraId="00A4F566"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170" w:type="dxa"/>
            <w:vAlign w:val="bottom"/>
          </w:tcPr>
          <w:p w14:paraId="5366FCB5"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03A3B5EA" w14:textId="53BBA311"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Design Compactness Factor</w:t>
            </w:r>
          </w:p>
        </w:tc>
        <w:tc>
          <w:tcPr>
            <w:tcW w:w="1260" w:type="dxa"/>
            <w:vAlign w:val="bottom"/>
          </w:tcPr>
          <w:p w14:paraId="41E6E30F" w14:textId="606BAACD"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Calculated Compactness Factor</w:t>
            </w:r>
          </w:p>
        </w:tc>
      </w:tr>
      <w:tr w:rsidR="00564E29" w:rsidRPr="00352318" w14:paraId="3F51A9FA" w14:textId="64502E88" w:rsidTr="00F056D7">
        <w:trPr>
          <w:trHeight w:val="305"/>
        </w:trPr>
        <w:tc>
          <w:tcPr>
            <w:tcW w:w="980" w:type="dxa"/>
          </w:tcPr>
          <w:p w14:paraId="6E508352" w14:textId="1E2390C8"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7B970B17" w14:textId="0B6D9895"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1F519438" w14:textId="2FAE5D6D"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13D5133" w14:textId="48E1E0ED"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7C5162DD" w14:textId="60A08735"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439408E4" w14:textId="14D59859"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5493A5EF" w14:textId="3099479F" w:rsidR="00564E29" w:rsidRPr="00352318" w:rsidRDefault="00564E29" w:rsidP="00564E2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60" w:type="dxa"/>
          </w:tcPr>
          <w:p w14:paraId="7B4927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31603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D1E8DB8" w14:textId="3A3E0C31" w:rsidTr="00F056D7">
        <w:tc>
          <w:tcPr>
            <w:tcW w:w="980" w:type="dxa"/>
          </w:tcPr>
          <w:p w14:paraId="3AF2A1BB" w14:textId="77777777"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0933487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0F6FECA7" w14:textId="77777777"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3D679F7" w14:textId="77777777"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6611D484" w14:textId="77777777"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5512B95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4A5D6C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6A98DF4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96680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E1DE9CF" w14:textId="1154DD69" w:rsidTr="00F056D7">
        <w:trPr>
          <w:trHeight w:val="323"/>
        </w:trPr>
        <w:tc>
          <w:tcPr>
            <w:tcW w:w="10795" w:type="dxa"/>
            <w:gridSpan w:val="9"/>
          </w:tcPr>
          <w:p w14:paraId="7FBEC8BA" w14:textId="3CFBD693" w:rsidR="00564E29" w:rsidRPr="00352318" w:rsidRDefault="00564E29" w:rsidP="00564E29">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16B56E2A" w14:textId="1891CC57" w:rsidR="002456C7" w:rsidRDefault="002456C7" w:rsidP="00DC522B">
      <w:pPr>
        <w:spacing w:after="0" w:line="240" w:lineRule="auto"/>
        <w:rPr>
          <w:rFonts w:asciiTheme="minorHAnsi" w:hAnsiTheme="minorHAnsi" w:cstheme="minorHAnsi"/>
          <w:sz w:val="18"/>
          <w:szCs w:val="18"/>
        </w:rPr>
      </w:pPr>
    </w:p>
    <w:tbl>
      <w:tblPr>
        <w:tblStyle w:val="TableGrid3"/>
        <w:tblW w:w="0" w:type="auto"/>
        <w:tblInd w:w="18" w:type="dxa"/>
        <w:tblLook w:val="04A0" w:firstRow="1" w:lastRow="0" w:firstColumn="1" w:lastColumn="0" w:noHBand="0" w:noVBand="1"/>
      </w:tblPr>
      <w:tblGrid>
        <w:gridCol w:w="1493"/>
        <w:gridCol w:w="179"/>
        <w:gridCol w:w="1481"/>
        <w:gridCol w:w="1478"/>
        <w:gridCol w:w="1412"/>
        <w:gridCol w:w="1129"/>
        <w:gridCol w:w="534"/>
        <w:gridCol w:w="1336"/>
        <w:gridCol w:w="1730"/>
      </w:tblGrid>
      <w:tr w:rsidR="0053634D" w:rsidRPr="002F18C2" w14:paraId="28C933DD" w14:textId="77777777" w:rsidTr="00975E71">
        <w:trPr>
          <w:trHeight w:val="242"/>
        </w:trPr>
        <w:tc>
          <w:tcPr>
            <w:tcW w:w="10998" w:type="dxa"/>
            <w:gridSpan w:val="9"/>
          </w:tcPr>
          <w:p w14:paraId="3B718E9B" w14:textId="00A3BC02" w:rsidR="0053634D" w:rsidRPr="00236F4B" w:rsidRDefault="0053634D">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236F4B">
              <w:rPr>
                <w:rFonts w:asciiTheme="minorHAnsi" w:hAnsiTheme="minorHAnsi" w:cstheme="minorHAnsi"/>
                <w:b/>
                <w:sz w:val="20"/>
                <w:szCs w:val="18"/>
              </w:rPr>
              <w:t>. HERS-Verified Drain Water Heat Recovery System (DWHR-H)</w:t>
            </w:r>
            <w:r w:rsidRPr="00570C0E">
              <w:rPr>
                <w:rFonts w:asciiTheme="minorHAnsi" w:hAnsiTheme="minorHAnsi" w:cstheme="minorHAnsi"/>
                <w:b/>
                <w:sz w:val="20"/>
                <w:szCs w:val="20"/>
              </w:rPr>
              <w:t xml:space="preserve"> </w:t>
            </w:r>
            <w:r w:rsidRPr="00570C0E">
              <w:rPr>
                <w:rFonts w:asciiTheme="minorHAnsi" w:hAnsiTheme="minorHAnsi" w:cstheme="minorHAnsi"/>
                <w:sz w:val="20"/>
                <w:szCs w:val="20"/>
              </w:rPr>
              <w:t>(RA3.6.9)</w:t>
            </w:r>
            <w:ins w:id="188" w:author="Markstrum, Alexis@Energy" w:date="2021-10-18T14:29:00Z">
              <w:r w:rsidR="002C0390">
                <w:rPr>
                  <w:rFonts w:asciiTheme="minorHAnsi" w:hAnsiTheme="minorHAnsi" w:cstheme="minorHAnsi"/>
                  <w:sz w:val="20"/>
                  <w:szCs w:val="20"/>
                </w:rPr>
                <w:t xml:space="preserve"> </w:t>
              </w:r>
            </w:ins>
          </w:p>
          <w:p w14:paraId="1ABB917D" w14:textId="3C9DF80B" w:rsidR="0053634D" w:rsidRPr="00236F4B" w:rsidRDefault="0053634D">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5157FC" w:rsidRPr="002F18C2" w14:paraId="2D67E9B1" w14:textId="77777777" w:rsidTr="005157FC">
        <w:trPr>
          <w:trHeight w:val="144"/>
        </w:trPr>
        <w:tc>
          <w:tcPr>
            <w:tcW w:w="10998" w:type="dxa"/>
            <w:gridSpan w:val="9"/>
          </w:tcPr>
          <w:p w14:paraId="14EB9961" w14:textId="0EF5AA8C"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lastRenderedPageBreak/>
              <w:t>Design DWHR System Information</w:t>
            </w:r>
          </w:p>
        </w:tc>
      </w:tr>
      <w:tr w:rsidR="00980DEE" w:rsidRPr="002F18C2" w14:paraId="29B704B5" w14:textId="77777777" w:rsidTr="00073FBD">
        <w:trPr>
          <w:trHeight w:val="144"/>
        </w:trPr>
        <w:tc>
          <w:tcPr>
            <w:tcW w:w="1710" w:type="dxa"/>
            <w:gridSpan w:val="2"/>
          </w:tcPr>
          <w:p w14:paraId="0B70E237" w14:textId="52E9B29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3016" w:type="dxa"/>
            <w:gridSpan w:val="2"/>
          </w:tcPr>
          <w:p w14:paraId="5069154F" w14:textId="08D39ED2"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564" w:type="dxa"/>
            <w:gridSpan w:val="2"/>
          </w:tcPr>
          <w:p w14:paraId="6A6365B1" w14:textId="3980998F"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08" w:type="dxa"/>
            <w:gridSpan w:val="3"/>
          </w:tcPr>
          <w:p w14:paraId="57E28FE4" w14:textId="158FD06E"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980DEE" w:rsidRPr="002F18C2" w14:paraId="0F566FE9" w14:textId="77777777" w:rsidTr="00073FBD">
        <w:trPr>
          <w:trHeight w:val="144"/>
        </w:trPr>
        <w:tc>
          <w:tcPr>
            <w:tcW w:w="1710" w:type="dxa"/>
            <w:gridSpan w:val="2"/>
          </w:tcPr>
          <w:p w14:paraId="6EC8B9C2" w14:textId="71EF41E6"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3016" w:type="dxa"/>
            <w:gridSpan w:val="2"/>
          </w:tcPr>
          <w:p w14:paraId="258B2AE9" w14:textId="0EB45350"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564" w:type="dxa"/>
            <w:gridSpan w:val="2"/>
          </w:tcPr>
          <w:p w14:paraId="66F9E19E" w14:textId="568D0CD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08" w:type="dxa"/>
            <w:gridSpan w:val="3"/>
          </w:tcPr>
          <w:p w14:paraId="3B719463" w14:textId="0B28E5F1"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980DEE" w:rsidRPr="002F18C2" w14:paraId="7C9910C6" w14:textId="77777777" w:rsidTr="00073FBD">
        <w:trPr>
          <w:trHeight w:val="144"/>
        </w:trPr>
        <w:tc>
          <w:tcPr>
            <w:tcW w:w="1710" w:type="dxa"/>
            <w:gridSpan w:val="2"/>
          </w:tcPr>
          <w:p w14:paraId="7A27B7AD"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60BE6E0B"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04908221"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6E7794E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80DEE" w:rsidRPr="002F18C2" w14:paraId="453C28F8" w14:textId="77777777" w:rsidTr="00073FBD">
        <w:trPr>
          <w:trHeight w:val="144"/>
        </w:trPr>
        <w:tc>
          <w:tcPr>
            <w:tcW w:w="1710" w:type="dxa"/>
            <w:gridSpan w:val="2"/>
          </w:tcPr>
          <w:p w14:paraId="3D51FB89"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0D2B8E84"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5B0705F7"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377CAE6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157FC" w:rsidRPr="002F18C2" w14:paraId="22F57189" w14:textId="77777777" w:rsidTr="005157FC">
        <w:trPr>
          <w:trHeight w:val="144"/>
        </w:trPr>
        <w:tc>
          <w:tcPr>
            <w:tcW w:w="10998" w:type="dxa"/>
            <w:gridSpan w:val="9"/>
            <w:vAlign w:val="bottom"/>
          </w:tcPr>
          <w:p w14:paraId="3BC8D739" w14:textId="23ADFE86"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Installed DWHR System Information</w:t>
            </w:r>
          </w:p>
        </w:tc>
      </w:tr>
      <w:tr w:rsidR="00980DEE" w:rsidRPr="002F18C2" w14:paraId="08E60A61" w14:textId="77777777" w:rsidTr="00073FBD">
        <w:trPr>
          <w:trHeight w:val="144"/>
        </w:trPr>
        <w:tc>
          <w:tcPr>
            <w:tcW w:w="1530" w:type="dxa"/>
            <w:vAlign w:val="bottom"/>
          </w:tcPr>
          <w:p w14:paraId="21BBB9A8" w14:textId="25DFEE4E" w:rsidR="00980DEE"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87" w:type="dxa"/>
            <w:gridSpan w:val="2"/>
            <w:vAlign w:val="bottom"/>
          </w:tcPr>
          <w:p w14:paraId="39CE3893" w14:textId="3C3DEFF9"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09" w:type="dxa"/>
            <w:vAlign w:val="bottom"/>
          </w:tcPr>
          <w:p w14:paraId="375D3160" w14:textId="1710050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425" w:type="dxa"/>
            <w:vAlign w:val="bottom"/>
          </w:tcPr>
          <w:p w14:paraId="0D3BFEC7" w14:textId="6DA1D905"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691" w:type="dxa"/>
            <w:gridSpan w:val="2"/>
            <w:vAlign w:val="bottom"/>
          </w:tcPr>
          <w:p w14:paraId="51A9D608" w14:textId="5FF2DF90" w:rsidR="00980DEE" w:rsidRPr="00095F6F" w:rsidRDefault="00173A82"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371" w:type="dxa"/>
            <w:vAlign w:val="bottom"/>
          </w:tcPr>
          <w:p w14:paraId="7B84E484" w14:textId="47ED23E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85" w:type="dxa"/>
            <w:vAlign w:val="bottom"/>
          </w:tcPr>
          <w:p w14:paraId="343FA692" w14:textId="3B457DAC" w:rsidR="00980DEE" w:rsidRPr="00095F6F" w:rsidRDefault="00173A82">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53634D" w:rsidRPr="002F18C2" w14:paraId="38AAE31B" w14:textId="77777777" w:rsidTr="00073FBD">
        <w:trPr>
          <w:trHeight w:val="144"/>
        </w:trPr>
        <w:tc>
          <w:tcPr>
            <w:tcW w:w="1530" w:type="dxa"/>
            <w:vAlign w:val="bottom"/>
          </w:tcPr>
          <w:p w14:paraId="0059DDE4" w14:textId="067FC11B" w:rsidR="0053634D" w:rsidRPr="00095F6F" w:rsidRDefault="0053634D"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687" w:type="dxa"/>
            <w:gridSpan w:val="2"/>
            <w:vAlign w:val="bottom"/>
          </w:tcPr>
          <w:p w14:paraId="6D3C564A" w14:textId="04A31B4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Manufacturer</w:t>
            </w:r>
          </w:p>
        </w:tc>
        <w:tc>
          <w:tcPr>
            <w:tcW w:w="1509" w:type="dxa"/>
            <w:vAlign w:val="bottom"/>
          </w:tcPr>
          <w:p w14:paraId="3EC73A1D" w14:textId="5CF2EA60"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425" w:type="dxa"/>
            <w:vAlign w:val="bottom"/>
          </w:tcPr>
          <w:p w14:paraId="7C0D2D4B" w14:textId="6E165F1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1691" w:type="dxa"/>
            <w:gridSpan w:val="2"/>
            <w:vAlign w:val="bottom"/>
          </w:tcPr>
          <w:p w14:paraId="3EA2B613" w14:textId="339120FB" w:rsidR="0053634D" w:rsidRPr="00095F6F" w:rsidRDefault="0053634D"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1371" w:type="dxa"/>
            <w:vAlign w:val="bottom"/>
          </w:tcPr>
          <w:p w14:paraId="032FD2C5"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c>
          <w:tcPr>
            <w:tcW w:w="1785" w:type="dxa"/>
            <w:vAlign w:val="bottom"/>
          </w:tcPr>
          <w:p w14:paraId="32AE6794" w14:textId="77777777" w:rsidR="0053634D" w:rsidRDefault="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DWHR System Certified by CEC</w:t>
            </w:r>
          </w:p>
          <w:p w14:paraId="5CB57734" w14:textId="78D5F4AE"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53634D" w:rsidRPr="002F18C2" w14:paraId="7AB75586" w14:textId="77777777" w:rsidTr="00073FBD">
        <w:trPr>
          <w:trHeight w:val="188"/>
        </w:trPr>
        <w:tc>
          <w:tcPr>
            <w:tcW w:w="1530" w:type="dxa"/>
          </w:tcPr>
          <w:p w14:paraId="73A4F7A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87" w:type="dxa"/>
            <w:gridSpan w:val="2"/>
          </w:tcPr>
          <w:p w14:paraId="0ED74BCB" w14:textId="12A233AC"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09" w:type="dxa"/>
          </w:tcPr>
          <w:p w14:paraId="74835B12"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425" w:type="dxa"/>
          </w:tcPr>
          <w:p w14:paraId="6E49C7CF"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91" w:type="dxa"/>
            <w:gridSpan w:val="2"/>
          </w:tcPr>
          <w:p w14:paraId="08D07247"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71" w:type="dxa"/>
          </w:tcPr>
          <w:p w14:paraId="3FBCB49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85" w:type="dxa"/>
          </w:tcPr>
          <w:p w14:paraId="45697B98" w14:textId="6B4A8C48"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3634D" w:rsidRPr="002F18C2" w14:paraId="66C992EA" w14:textId="77777777" w:rsidTr="00073FBD">
        <w:trPr>
          <w:trHeight w:val="188"/>
        </w:trPr>
        <w:tc>
          <w:tcPr>
            <w:tcW w:w="1530" w:type="dxa"/>
          </w:tcPr>
          <w:p w14:paraId="11ADD0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87" w:type="dxa"/>
            <w:gridSpan w:val="2"/>
          </w:tcPr>
          <w:p w14:paraId="76100B0B" w14:textId="1ABE4D72"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09" w:type="dxa"/>
          </w:tcPr>
          <w:p w14:paraId="60849C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425" w:type="dxa"/>
          </w:tcPr>
          <w:p w14:paraId="5A83558E"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91" w:type="dxa"/>
            <w:gridSpan w:val="2"/>
          </w:tcPr>
          <w:p w14:paraId="78C68716"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71" w:type="dxa"/>
          </w:tcPr>
          <w:p w14:paraId="73395073"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85" w:type="dxa"/>
          </w:tcPr>
          <w:p w14:paraId="78D0368C"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53634D" w:rsidRPr="002F18C2" w14:paraId="71BF0842" w14:textId="77777777" w:rsidTr="00073FBD">
        <w:trPr>
          <w:trHeight w:val="188"/>
        </w:trPr>
        <w:tc>
          <w:tcPr>
            <w:tcW w:w="1530" w:type="dxa"/>
          </w:tcPr>
          <w:p w14:paraId="4385D706" w14:textId="131DC985"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68" w:type="dxa"/>
            <w:gridSpan w:val="8"/>
          </w:tcPr>
          <w:p w14:paraId="0AE441DA" w14:textId="333D8496"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53634D" w:rsidRPr="002F18C2" w14:paraId="72702A3F" w14:textId="77777777" w:rsidTr="00073FBD">
        <w:trPr>
          <w:trHeight w:val="188"/>
        </w:trPr>
        <w:tc>
          <w:tcPr>
            <w:tcW w:w="1530" w:type="dxa"/>
          </w:tcPr>
          <w:p w14:paraId="345A97A3" w14:textId="453205BA"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68" w:type="dxa"/>
            <w:gridSpan w:val="8"/>
          </w:tcPr>
          <w:p w14:paraId="713AA8F1" w14:textId="56D45A4D"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53634D" w:rsidRPr="002F18C2" w14:paraId="06284682" w14:textId="77777777" w:rsidTr="00073FBD">
        <w:trPr>
          <w:trHeight w:val="188"/>
        </w:trPr>
        <w:tc>
          <w:tcPr>
            <w:tcW w:w="1530" w:type="dxa"/>
          </w:tcPr>
          <w:p w14:paraId="26FE61E8" w14:textId="2B12949A" w:rsidR="0053634D"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68" w:type="dxa"/>
            <w:gridSpan w:val="8"/>
          </w:tcPr>
          <w:p w14:paraId="705BA079" w14:textId="2B7EF762"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53634D" w:rsidRPr="002F18C2" w14:paraId="7E22ADBE" w14:textId="77777777" w:rsidTr="00975E71">
        <w:trPr>
          <w:trHeight w:val="260"/>
        </w:trPr>
        <w:tc>
          <w:tcPr>
            <w:tcW w:w="10998" w:type="dxa"/>
            <w:gridSpan w:val="9"/>
          </w:tcPr>
          <w:p w14:paraId="6658F7AE" w14:textId="07FEC5E2" w:rsidR="0053634D" w:rsidRPr="00236F4B"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E879AA">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E879AA">
              <w:rPr>
                <w:rFonts w:asciiTheme="minorHAnsi" w:hAnsiTheme="minorHAnsi" w:cstheme="minorHAnsi"/>
                <w:b/>
                <w:sz w:val="18"/>
                <w:szCs w:val="18"/>
              </w:rPr>
              <w:t xml:space="preserve">  </w:t>
            </w:r>
          </w:p>
        </w:tc>
      </w:tr>
    </w:tbl>
    <w:p w14:paraId="32A2500B" w14:textId="6E169F4E" w:rsidR="00D7513B" w:rsidRPr="00236F4B"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327"/>
      </w:tblGrid>
      <w:tr w:rsidR="002600BD" w:rsidRPr="002F18C2" w14:paraId="0F7F4467" w14:textId="77777777" w:rsidTr="00A259EF">
        <w:trPr>
          <w:trHeight w:val="144"/>
          <w:tblHeader/>
        </w:trPr>
        <w:tc>
          <w:tcPr>
            <w:tcW w:w="11016" w:type="dxa"/>
            <w:gridSpan w:val="2"/>
            <w:tcBorders>
              <w:bottom w:val="single" w:sz="4" w:space="0" w:color="000000"/>
            </w:tcBorders>
            <w:vAlign w:val="center"/>
          </w:tcPr>
          <w:p w14:paraId="0F7F4465" w14:textId="7B28BC8A" w:rsidR="00A82A43" w:rsidRPr="00583B52" w:rsidRDefault="006C36EE" w:rsidP="0023694B">
            <w:pPr>
              <w:keepNext/>
              <w:spacing w:after="0" w:line="240" w:lineRule="auto"/>
              <w:rPr>
                <w:rFonts w:asciiTheme="minorHAnsi" w:hAnsiTheme="minorHAnsi" w:cstheme="minorHAnsi"/>
                <w:b/>
                <w:sz w:val="20"/>
                <w:szCs w:val="18"/>
              </w:rPr>
            </w:pPr>
            <w:bookmarkStart w:id="189"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sidRPr="00A259EF">
              <w:rPr>
                <w:rFonts w:asciiTheme="minorHAnsi" w:hAnsiTheme="minorHAnsi" w:cstheme="minorHAnsi"/>
                <w:sz w:val="20"/>
                <w:szCs w:val="18"/>
              </w:rPr>
              <w:t>(</w:t>
            </w:r>
            <w:r w:rsidR="00C309E7" w:rsidRPr="00A259EF">
              <w:rPr>
                <w:rFonts w:asciiTheme="minorHAnsi" w:hAnsiTheme="minorHAnsi" w:cstheme="minorHAnsi"/>
                <w:sz w:val="20"/>
                <w:szCs w:val="18"/>
              </w:rPr>
              <w:t>RA</w:t>
            </w:r>
            <w:r w:rsidR="00DF4BB0" w:rsidRPr="00A259EF">
              <w:rPr>
                <w:rFonts w:asciiTheme="minorHAnsi" w:hAnsiTheme="minorHAnsi" w:cstheme="minorHAnsi"/>
                <w:sz w:val="20"/>
                <w:szCs w:val="18"/>
              </w:rPr>
              <w:t>3</w:t>
            </w:r>
            <w:r w:rsidR="00C309E7" w:rsidRPr="00A259EF">
              <w:rPr>
                <w:rFonts w:asciiTheme="minorHAnsi" w:hAnsiTheme="minorHAnsi" w:cstheme="minorHAnsi"/>
                <w:sz w:val="20"/>
                <w:szCs w:val="18"/>
              </w:rPr>
              <w:t>.</w:t>
            </w:r>
            <w:r w:rsidR="00DF4BB0" w:rsidRPr="00A259EF">
              <w:rPr>
                <w:rFonts w:asciiTheme="minorHAnsi" w:hAnsiTheme="minorHAnsi" w:cstheme="minorHAnsi"/>
                <w:sz w:val="20"/>
                <w:szCs w:val="18"/>
              </w:rPr>
              <w:t>6.3</w:t>
            </w:r>
            <w:r w:rsidR="00304DD4" w:rsidRPr="00A259EF">
              <w:rPr>
                <w:rFonts w:asciiTheme="minorHAnsi" w:hAnsiTheme="minorHAnsi" w:cstheme="minorHAnsi"/>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7E190B" w:rsidRPr="002F18C2" w14:paraId="0F7F446A" w14:textId="77777777" w:rsidTr="00A259EF">
        <w:trPr>
          <w:trHeight w:val="144"/>
          <w:tblHeader/>
        </w:trPr>
        <w:tc>
          <w:tcPr>
            <w:tcW w:w="468" w:type="dxa"/>
            <w:vAlign w:val="center"/>
          </w:tcPr>
          <w:p w14:paraId="0F7F4468" w14:textId="77777777" w:rsidR="009269B2" w:rsidRPr="00935470"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583B52">
              <w:rPr>
                <w:rFonts w:asciiTheme="minorHAnsi" w:hAnsiTheme="minorHAnsi" w:cstheme="minorHAnsi"/>
                <w:sz w:val="20"/>
                <w:szCs w:val="18"/>
              </w:rPr>
              <w:t>0</w:t>
            </w:r>
            <w:r w:rsidR="005D2389" w:rsidRPr="00935470">
              <w:rPr>
                <w:rFonts w:asciiTheme="minorHAnsi" w:hAnsiTheme="minorHAnsi" w:cstheme="minorHAnsi"/>
                <w:sz w:val="20"/>
                <w:szCs w:val="18"/>
              </w:rPr>
              <w:t>1</w:t>
            </w:r>
          </w:p>
        </w:tc>
        <w:tc>
          <w:tcPr>
            <w:tcW w:w="10548" w:type="dxa"/>
            <w:vAlign w:val="center"/>
          </w:tcPr>
          <w:p w14:paraId="0F7F4469" w14:textId="3271C369" w:rsidR="00B614D3" w:rsidRPr="005C69A2"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Pr>
                <w:rFonts w:asciiTheme="minorHAnsi" w:hAnsiTheme="minorHAnsi" w:cstheme="minorHAnsi"/>
                <w:sz w:val="18"/>
                <w:szCs w:val="18"/>
              </w:rPr>
              <w:t>HERS rater shall perform a</w:t>
            </w:r>
            <w:r w:rsidR="005D11BC">
              <w:rPr>
                <w:rFonts w:asciiTheme="minorHAnsi" w:hAnsiTheme="minorHAnsi" w:cstheme="minorHAnsi"/>
                <w:sz w:val="18"/>
                <w:szCs w:val="18"/>
              </w:rPr>
              <w:t xml:space="preserve"> visual inspection that a</w:t>
            </w:r>
            <w:r w:rsidR="00383435" w:rsidRPr="00236F4B">
              <w:rPr>
                <w:rFonts w:asciiTheme="minorHAnsi" w:hAnsiTheme="minorHAnsi" w:cstheme="minorHAnsi"/>
                <w:sz w:val="18"/>
                <w:szCs w:val="18"/>
              </w:rPr>
              <w:t xml:space="preserve">ll hot water piping </w:t>
            </w:r>
            <w:r w:rsidR="00293EE6">
              <w:rPr>
                <w:rFonts w:asciiTheme="minorHAnsi" w:hAnsiTheme="minorHAnsi" w:cstheme="minorHAnsi"/>
                <w:sz w:val="18"/>
                <w:szCs w:val="18"/>
              </w:rPr>
              <w:t>complies</w:t>
            </w:r>
            <w:r w:rsidR="00293EE6" w:rsidRPr="00236F4B">
              <w:rPr>
                <w:rFonts w:asciiTheme="minorHAnsi" w:hAnsiTheme="minorHAnsi" w:cstheme="minorHAnsi"/>
                <w:sz w:val="18"/>
                <w:szCs w:val="18"/>
              </w:rPr>
              <w:t xml:space="preserve"> </w:t>
            </w:r>
            <w:r w:rsidR="00383435" w:rsidRPr="00236F4B">
              <w:rPr>
                <w:rFonts w:asciiTheme="minorHAnsi" w:hAnsiTheme="minorHAnsi" w:cstheme="minorHAnsi"/>
                <w:sz w:val="18"/>
                <w:szCs w:val="18"/>
              </w:rPr>
              <w:t xml:space="preserve">with the insulation requirements in </w:t>
            </w:r>
            <w:r w:rsidR="005D11BC">
              <w:rPr>
                <w:rFonts w:asciiTheme="minorHAnsi" w:hAnsiTheme="minorHAnsi" w:cstheme="minorHAnsi"/>
                <w:sz w:val="18"/>
                <w:szCs w:val="18"/>
              </w:rPr>
              <w:t>150.0(J)</w:t>
            </w:r>
            <w:r w:rsidR="00A956FB">
              <w:rPr>
                <w:rFonts w:asciiTheme="minorHAnsi" w:hAnsiTheme="minorHAnsi" w:cstheme="minorHAnsi"/>
                <w:sz w:val="18"/>
                <w:szCs w:val="18"/>
              </w:rPr>
              <w:t>.</w:t>
            </w:r>
          </w:p>
        </w:tc>
      </w:tr>
      <w:tr w:rsidR="000E1685" w:rsidRPr="002F18C2" w14:paraId="0F7F446C" w14:textId="77777777" w:rsidTr="00A259EF">
        <w:trPr>
          <w:trHeight w:val="144"/>
          <w:tblHeader/>
        </w:trPr>
        <w:tc>
          <w:tcPr>
            <w:tcW w:w="11016" w:type="dxa"/>
            <w:gridSpan w:val="2"/>
            <w:vAlign w:val="center"/>
          </w:tcPr>
          <w:p w14:paraId="0F7F446B" w14:textId="77777777" w:rsidR="00A82A43" w:rsidRPr="00236F4B" w:rsidRDefault="000E1685"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236F4B">
              <w:rPr>
                <w:rFonts w:asciiTheme="minorHAnsi" w:eastAsiaTheme="minorEastAsia" w:hAnsiTheme="minorHAnsi" w:cstheme="minorHAnsi"/>
                <w:b/>
                <w:sz w:val="18"/>
                <w:szCs w:val="18"/>
              </w:rPr>
              <w:t xml:space="preserve">The responsible person’s signature on this compliance document affirms that all applicable requirements in this table have been met.  </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D56448" w:rsidRPr="002F18C2" w14:paraId="0F7F4470" w14:textId="77777777" w:rsidTr="00236F4B">
        <w:trPr>
          <w:trHeight w:val="144"/>
          <w:tblHeader/>
        </w:trPr>
        <w:tc>
          <w:tcPr>
            <w:tcW w:w="11016" w:type="dxa"/>
            <w:gridSpan w:val="2"/>
            <w:tcBorders>
              <w:bottom w:val="single" w:sz="4" w:space="0" w:color="auto"/>
            </w:tcBorders>
          </w:tcPr>
          <w:p w14:paraId="0F7F446E" w14:textId="1036AEC9"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(PP-H)</w:t>
            </w:r>
            <w:r w:rsidR="00DF32C1" w:rsidRPr="00A259EF">
              <w:rPr>
                <w:rFonts w:asciiTheme="minorHAnsi" w:hAnsiTheme="minorHAnsi" w:cstheme="minorHAnsi"/>
                <w:sz w:val="20"/>
                <w:szCs w:val="18"/>
              </w:rPr>
              <w:t xml:space="preserve"> </w:t>
            </w:r>
            <w:r w:rsidR="00DF4BB0" w:rsidRPr="00A259EF">
              <w:rPr>
                <w:rFonts w:asciiTheme="minorHAnsi" w:hAnsiTheme="minorHAnsi" w:cstheme="minorHAnsi"/>
                <w:sz w:val="20"/>
                <w:szCs w:val="18"/>
              </w:rPr>
              <w:t>(RA3.6.4)</w:t>
            </w:r>
            <w:ins w:id="190" w:author="Markstrum, Alexis@Energy" w:date="2021-10-18T14:30:00Z">
              <w:r w:rsidR="00EC473C">
                <w:rPr>
                  <w:rFonts w:asciiTheme="minorHAnsi" w:hAnsiTheme="minorHAnsi" w:cstheme="minorHAnsi"/>
                  <w:sz w:val="20"/>
                  <w:szCs w:val="18"/>
                </w:rPr>
                <w:t xml:space="preserve"> </w:t>
              </w:r>
            </w:ins>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383435" w:rsidRPr="002F18C2" w14:paraId="0F7F4473" w14:textId="77777777" w:rsidTr="00A259EF">
        <w:trPr>
          <w:trHeight w:val="144"/>
          <w:tblHeader/>
        </w:trPr>
        <w:tc>
          <w:tcPr>
            <w:tcW w:w="468" w:type="dxa"/>
            <w:vAlign w:val="center"/>
          </w:tcPr>
          <w:p w14:paraId="0F7F4471"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1</w:t>
            </w:r>
          </w:p>
        </w:tc>
        <w:tc>
          <w:tcPr>
            <w:tcW w:w="10548" w:type="dxa"/>
            <w:vAlign w:val="center"/>
          </w:tcPr>
          <w:p w14:paraId="0F7F4472" w14:textId="554A3C24"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w:t>
            </w:r>
            <w:r w:rsidR="00383435" w:rsidRPr="00236F4B">
              <w:rPr>
                <w:rFonts w:asciiTheme="minorHAnsi" w:hAnsiTheme="minorHAnsi" w:cstheme="minorHAnsi"/>
                <w:sz w:val="18"/>
                <w:szCs w:val="18"/>
              </w:rPr>
              <w:t xml:space="preserve">entral manifold </w:t>
            </w:r>
            <w:r w:rsidRPr="00236F4B">
              <w:rPr>
                <w:rFonts w:asciiTheme="minorHAnsi" w:hAnsiTheme="minorHAnsi" w:cstheme="minorHAnsi"/>
                <w:sz w:val="18"/>
                <w:szCs w:val="18"/>
              </w:rPr>
              <w:t xml:space="preserve">has 5 </w:t>
            </w:r>
            <w:r w:rsidR="00383435" w:rsidRPr="00236F4B">
              <w:rPr>
                <w:rFonts w:asciiTheme="minorHAnsi" w:hAnsiTheme="minorHAnsi" w:cstheme="minorHAnsi"/>
                <w:sz w:val="18"/>
                <w:szCs w:val="18"/>
              </w:rPr>
              <w:t>feet or less of pipe between manifold and water heater</w:t>
            </w:r>
            <w:r w:rsidRPr="00236F4B">
              <w:rPr>
                <w:rFonts w:asciiTheme="minorHAnsi" w:hAnsiTheme="minorHAnsi" w:cstheme="minorHAnsi"/>
                <w:sz w:val="18"/>
                <w:szCs w:val="18"/>
              </w:rPr>
              <w:t>.</w:t>
            </w:r>
          </w:p>
        </w:tc>
      </w:tr>
      <w:tr w:rsidR="00383435" w:rsidRPr="002F18C2" w14:paraId="0F7F4476" w14:textId="77777777" w:rsidTr="00A259EF">
        <w:trPr>
          <w:trHeight w:val="144"/>
          <w:tblHeader/>
        </w:trPr>
        <w:tc>
          <w:tcPr>
            <w:tcW w:w="468" w:type="dxa"/>
            <w:vAlign w:val="center"/>
          </w:tcPr>
          <w:p w14:paraId="0F7F4474"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2</w:t>
            </w:r>
          </w:p>
        </w:tc>
        <w:tc>
          <w:tcPr>
            <w:tcW w:w="10548" w:type="dxa"/>
            <w:vAlign w:val="center"/>
          </w:tcPr>
          <w:p w14:paraId="0F7F4475" w14:textId="1BF2170F"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w:t>
            </w:r>
            <w:r w:rsidR="00383435" w:rsidRPr="00236F4B">
              <w:rPr>
                <w:rFonts w:asciiTheme="minorHAnsi" w:hAnsiTheme="minorHAnsi" w:cstheme="minorHAnsi"/>
                <w:sz w:val="18"/>
                <w:szCs w:val="18"/>
              </w:rPr>
              <w:t>anifolds that include valves</w:t>
            </w:r>
            <w:r w:rsidRPr="00236F4B">
              <w:rPr>
                <w:rFonts w:asciiTheme="minorHAnsi" w:hAnsiTheme="minorHAnsi" w:cstheme="minorHAnsi"/>
                <w:sz w:val="18"/>
                <w:szCs w:val="18"/>
              </w:rPr>
              <w:t>,</w:t>
            </w:r>
            <w:r w:rsidR="00383435" w:rsidRPr="00236F4B">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A259EF">
        <w:trPr>
          <w:trHeight w:val="144"/>
          <w:tblHeader/>
        </w:trPr>
        <w:tc>
          <w:tcPr>
            <w:tcW w:w="468" w:type="dxa"/>
            <w:vAlign w:val="center"/>
          </w:tcPr>
          <w:p w14:paraId="0F7F4477"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3</w:t>
            </w:r>
          </w:p>
        </w:tc>
        <w:tc>
          <w:tcPr>
            <w:tcW w:w="10548" w:type="dxa"/>
            <w:vAlign w:val="center"/>
          </w:tcPr>
          <w:p w14:paraId="0F7F4478" w14:textId="316B5618" w:rsidR="009269B2" w:rsidRPr="00236F4B"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Hot water distribution system piping from the manifold to the fixtures and appliances must take the most direct path.  </w:t>
            </w:r>
            <w:r w:rsidR="00CC3747" w:rsidRPr="00236F4B">
              <w:rPr>
                <w:rFonts w:asciiTheme="minorHAnsi" w:hAnsiTheme="minorHAnsi" w:cstheme="minorHAnsi"/>
                <w:sz w:val="18"/>
                <w:szCs w:val="18"/>
              </w:rPr>
              <w:t>For example, p</w:t>
            </w:r>
            <w:r w:rsidRPr="00236F4B">
              <w:rPr>
                <w:rFonts w:asciiTheme="minorHAnsi" w:hAnsiTheme="minorHAnsi" w:cstheme="minorHAnsi"/>
                <w:sz w:val="18"/>
                <w:szCs w:val="18"/>
              </w:rPr>
              <w:t>iping from a second story manifold cannot supply the first floor</w:t>
            </w:r>
            <w:r w:rsidR="00DF4BB0" w:rsidRPr="00236F4B">
              <w:rPr>
                <w:rFonts w:asciiTheme="minorHAnsi" w:hAnsiTheme="minorHAnsi" w:cstheme="minorHAnsi"/>
                <w:sz w:val="18"/>
                <w:szCs w:val="18"/>
              </w:rPr>
              <w:t>.</w:t>
            </w:r>
          </w:p>
        </w:tc>
      </w:tr>
      <w:tr w:rsidR="00383435" w:rsidRPr="002F18C2" w14:paraId="0F7F447C" w14:textId="77777777" w:rsidTr="00A259EF">
        <w:trPr>
          <w:trHeight w:val="144"/>
          <w:tblHeader/>
        </w:trPr>
        <w:tc>
          <w:tcPr>
            <w:tcW w:w="468" w:type="dxa"/>
            <w:vAlign w:val="center"/>
          </w:tcPr>
          <w:p w14:paraId="0F7F447A"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4</w:t>
            </w:r>
          </w:p>
        </w:tc>
        <w:tc>
          <w:tcPr>
            <w:tcW w:w="10548" w:type="dxa"/>
            <w:vAlign w:val="center"/>
          </w:tcPr>
          <w:p w14:paraId="0F7F447B" w14:textId="51626411" w:rsidR="00A82A43" w:rsidRPr="00236F4B" w:rsidRDefault="00383435" w:rsidP="00E879AA">
            <w:pPr>
              <w:keepNext/>
              <w:autoSpaceDE w:val="0"/>
              <w:autoSpaceDN w:val="0"/>
              <w:adjustRightInd w:val="0"/>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410ECB"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w:t>
            </w:r>
            <w:r w:rsidR="00CC3747" w:rsidRPr="00236F4B">
              <w:rPr>
                <w:rFonts w:asciiTheme="minorHAnsi" w:hAnsiTheme="minorHAnsi" w:cstheme="minorHAnsi"/>
                <w:sz w:val="18"/>
                <w:szCs w:val="18"/>
              </w:rPr>
              <w:t xml:space="preserve">, and at least </w:t>
            </w:r>
            <w:r w:rsidR="00410ECB" w:rsidRPr="00236F4B">
              <w:rPr>
                <w:rFonts w:asciiTheme="minorHAnsi" w:hAnsiTheme="minorHAnsi" w:cstheme="minorHAnsi"/>
                <w:sz w:val="18"/>
                <w:szCs w:val="18"/>
              </w:rPr>
              <w:t>6</w:t>
            </w:r>
            <w:r w:rsidR="00CC3747" w:rsidRPr="00236F4B">
              <w:rPr>
                <w:rFonts w:asciiTheme="minorHAnsi" w:hAnsiTheme="minorHAnsi" w:cstheme="minorHAnsi"/>
                <w:sz w:val="18"/>
                <w:szCs w:val="18"/>
              </w:rPr>
              <w:t xml:space="preserve"> inches from any </w:t>
            </w:r>
            <w:proofErr w:type="gramStart"/>
            <w:r w:rsidR="00CC3747" w:rsidRPr="00236F4B">
              <w:rPr>
                <w:rFonts w:asciiTheme="minorHAnsi" w:hAnsiTheme="minorHAnsi" w:cstheme="minorHAnsi"/>
                <w:sz w:val="18"/>
                <w:szCs w:val="18"/>
              </w:rPr>
              <w:t>cold water</w:t>
            </w:r>
            <w:proofErr w:type="gramEnd"/>
            <w:r w:rsidR="00CC3747" w:rsidRPr="00236F4B">
              <w:rPr>
                <w:rFonts w:asciiTheme="minorHAnsi" w:hAnsiTheme="minorHAnsi" w:cstheme="minorHAnsi"/>
                <w:sz w:val="18"/>
                <w:szCs w:val="18"/>
              </w:rPr>
              <w:t xml:space="preserve"> supply piping.  Alternatively, the hot water supply piping must be insulated to the thicknesses shown in </w:t>
            </w:r>
            <w:r w:rsidR="00293EE6">
              <w:rPr>
                <w:rFonts w:asciiTheme="minorHAnsi" w:hAnsiTheme="minorHAnsi" w:cstheme="minorHAnsi"/>
                <w:sz w:val="18"/>
                <w:szCs w:val="18"/>
              </w:rPr>
              <w:t>Table</w:t>
            </w:r>
            <w:r w:rsidR="00293EE6" w:rsidRPr="00236F4B">
              <w:rPr>
                <w:rFonts w:asciiTheme="minorHAnsi" w:hAnsiTheme="minorHAnsi" w:cstheme="minorHAnsi"/>
                <w:sz w:val="18"/>
                <w:szCs w:val="18"/>
              </w:rPr>
              <w:t xml:space="preserve"> </w:t>
            </w:r>
            <w:r w:rsidR="00CC3747" w:rsidRPr="00236F4B">
              <w:rPr>
                <w:rFonts w:asciiTheme="minorHAnsi" w:hAnsiTheme="minorHAnsi" w:cstheme="minorHAnsi"/>
                <w:sz w:val="18"/>
                <w:szCs w:val="18"/>
              </w:rPr>
              <w:t>120.3-A.</w:t>
            </w:r>
          </w:p>
        </w:tc>
      </w:tr>
      <w:tr w:rsidR="00707B29" w:rsidRPr="002F18C2" w14:paraId="212A67C0" w14:textId="77777777" w:rsidTr="00236F4B">
        <w:trPr>
          <w:trHeight w:val="144"/>
          <w:tblHeader/>
        </w:trPr>
        <w:tc>
          <w:tcPr>
            <w:tcW w:w="11016" w:type="dxa"/>
            <w:gridSpan w:val="2"/>
            <w:vAlign w:val="center"/>
          </w:tcPr>
          <w:p w14:paraId="25BEBB76" w14:textId="04C4ED29" w:rsidR="00707B29" w:rsidRPr="00D75806" w:rsidRDefault="00707B29"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47F" w14:textId="67B82892" w:rsidR="00467528" w:rsidRDefault="00467528"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7D4A8B33" w14:textId="77777777" w:rsidTr="00236F4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311F443D" w:rsidR="002456C7" w:rsidRPr="00396DD3" w:rsidRDefault="006C36EE" w:rsidP="00236F4B">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 xml:space="preserve">(PP) </w:t>
            </w:r>
            <w:r w:rsidR="002456C7" w:rsidRPr="00A259EF">
              <w:rPr>
                <w:rFonts w:asciiTheme="minorHAnsi" w:hAnsiTheme="minorHAnsi" w:cstheme="minorHAnsi"/>
                <w:sz w:val="20"/>
                <w:szCs w:val="20"/>
              </w:rPr>
              <w:t>(RA4.4.4)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259EF">
        <w:trPr>
          <w:cantSplit/>
          <w:trHeight w:val="288"/>
          <w:tblHeader/>
        </w:trPr>
        <w:tc>
          <w:tcPr>
            <w:tcW w:w="468" w:type="dxa"/>
            <w:vAlign w:val="center"/>
          </w:tcPr>
          <w:p w14:paraId="2FCB133F"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1CAE2B22" w14:textId="46A5C09C"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Each central manifold has 15 feet or less of pipe between manifold and water heater</w:t>
            </w:r>
            <w:r w:rsidR="00293EE6">
              <w:rPr>
                <w:rFonts w:asciiTheme="minorHAnsi" w:hAnsiTheme="minorHAnsi" w:cstheme="minorHAnsi"/>
                <w:sz w:val="18"/>
                <w:szCs w:val="20"/>
              </w:rPr>
              <w:t>.</w:t>
            </w:r>
          </w:p>
        </w:tc>
      </w:tr>
      <w:tr w:rsidR="002456C7" w:rsidRPr="009E01FE" w14:paraId="5D82B514" w14:textId="77777777" w:rsidTr="00A259EF">
        <w:trPr>
          <w:cantSplit/>
          <w:trHeight w:val="288"/>
          <w:tblHeader/>
        </w:trPr>
        <w:tc>
          <w:tcPr>
            <w:tcW w:w="468" w:type="dxa"/>
            <w:vAlign w:val="center"/>
          </w:tcPr>
          <w:p w14:paraId="48E1838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0E7FF26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259EF">
        <w:trPr>
          <w:cantSplit/>
          <w:trHeight w:val="288"/>
          <w:tblHeader/>
        </w:trPr>
        <w:tc>
          <w:tcPr>
            <w:tcW w:w="468" w:type="dxa"/>
            <w:vAlign w:val="center"/>
          </w:tcPr>
          <w:p w14:paraId="7A69966E"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3FBCF5D1" w14:textId="21675FD5"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93EE6">
              <w:rPr>
                <w:rFonts w:asciiTheme="minorHAnsi" w:hAnsiTheme="minorHAnsi" w:cstheme="minorHAnsi"/>
                <w:sz w:val="18"/>
                <w:szCs w:val="20"/>
              </w:rPr>
              <w:t>.</w:t>
            </w:r>
          </w:p>
        </w:tc>
      </w:tr>
      <w:tr w:rsidR="002456C7" w:rsidRPr="009E01FE" w14:paraId="7F5EF5C9" w14:textId="77777777" w:rsidTr="00A259EF">
        <w:trPr>
          <w:cantSplit/>
          <w:trHeight w:val="288"/>
          <w:tblHeader/>
        </w:trPr>
        <w:tc>
          <w:tcPr>
            <w:tcW w:w="468" w:type="dxa"/>
            <w:vAlign w:val="center"/>
          </w:tcPr>
          <w:p w14:paraId="614ADC10"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FE92C8E" w14:textId="5FDAF1BE"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The hot water distribution piping must be separated by at least 2 inches from any other hot water supply piping, and at least 6 inches from any </w:t>
            </w:r>
            <w:proofErr w:type="gramStart"/>
            <w:r w:rsidRPr="00236F4B">
              <w:rPr>
                <w:rFonts w:asciiTheme="minorHAnsi" w:hAnsiTheme="minorHAnsi" w:cstheme="minorHAnsi"/>
                <w:sz w:val="18"/>
                <w:szCs w:val="20"/>
              </w:rPr>
              <w:t>cold water</w:t>
            </w:r>
            <w:proofErr w:type="gramEnd"/>
            <w:r w:rsidRPr="00236F4B">
              <w:rPr>
                <w:rFonts w:asciiTheme="minorHAnsi" w:hAnsiTheme="minorHAnsi" w:cstheme="minorHAnsi"/>
                <w:sz w:val="18"/>
                <w:szCs w:val="20"/>
              </w:rPr>
              <w:t xml:space="preserve"> supply piping. Alternatively, the hot water supply piping must be insulated to the thicknesses shown in </w:t>
            </w:r>
            <w:r w:rsidR="00293EE6">
              <w:rPr>
                <w:rFonts w:asciiTheme="minorHAnsi" w:hAnsiTheme="minorHAnsi" w:cstheme="minorHAnsi"/>
                <w:sz w:val="18"/>
                <w:szCs w:val="20"/>
              </w:rPr>
              <w:t>Table</w:t>
            </w:r>
            <w:r w:rsidR="00293EE6" w:rsidRPr="00236F4B">
              <w:rPr>
                <w:rFonts w:asciiTheme="minorHAnsi" w:hAnsiTheme="minorHAnsi" w:cstheme="minorHAnsi"/>
                <w:sz w:val="18"/>
                <w:szCs w:val="20"/>
              </w:rPr>
              <w:t xml:space="preserve"> </w:t>
            </w:r>
            <w:r w:rsidRPr="00236F4B">
              <w:rPr>
                <w:rFonts w:asciiTheme="minorHAnsi" w:hAnsiTheme="minorHAnsi" w:cstheme="minorHAnsi"/>
                <w:sz w:val="18"/>
                <w:szCs w:val="20"/>
              </w:rPr>
              <w:t xml:space="preserve">120.3-A. </w:t>
            </w:r>
          </w:p>
        </w:tc>
      </w:tr>
      <w:tr w:rsidR="002456C7" w:rsidRPr="00E20AD9" w14:paraId="460E505F" w14:textId="77777777" w:rsidTr="00236F4B">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hAnsiTheme="minorHAnsi" w:cstheme="minorHAnsi"/>
                <w:b/>
                <w:sz w:val="18"/>
                <w:szCs w:val="20"/>
              </w:rPr>
              <w:t xml:space="preserve">et.  </w:t>
            </w:r>
          </w:p>
        </w:tc>
      </w:tr>
    </w:tbl>
    <w:p w14:paraId="5FC36772" w14:textId="77777777" w:rsidR="002456C7" w:rsidRDefault="002456C7" w:rsidP="00236F4B">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285"/>
      </w:tblGrid>
      <w:tr w:rsidR="002456C7" w:rsidRPr="009E01FE" w14:paraId="3196FB2A" w14:textId="77777777" w:rsidTr="00236F4B">
        <w:trPr>
          <w:trHeight w:val="144"/>
          <w:tblHeader/>
        </w:trPr>
        <w:tc>
          <w:tcPr>
            <w:tcW w:w="10976" w:type="dxa"/>
            <w:gridSpan w:val="2"/>
            <w:tcBorders>
              <w:bottom w:val="single" w:sz="4" w:space="0" w:color="auto"/>
            </w:tcBorders>
          </w:tcPr>
          <w:p w14:paraId="6697040E" w14:textId="716D4A54" w:rsidR="002456C7" w:rsidRPr="00396DD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 xml:space="preserve">(POU) </w:t>
            </w:r>
            <w:r w:rsidR="002456C7" w:rsidRPr="00A259EF">
              <w:rPr>
                <w:rFonts w:asciiTheme="minorHAnsi" w:hAnsiTheme="minorHAnsi" w:cstheme="minorHAnsi"/>
                <w:sz w:val="20"/>
                <w:szCs w:val="20"/>
              </w:rPr>
              <w:t>(RA4.4.5)</w:t>
            </w:r>
          </w:p>
          <w:p w14:paraId="4A837E74" w14:textId="2C8F1109" w:rsidR="002456C7" w:rsidRPr="00484154"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259EF">
        <w:trPr>
          <w:trHeight w:val="1808"/>
          <w:tblHeader/>
        </w:trPr>
        <w:tc>
          <w:tcPr>
            <w:tcW w:w="468" w:type="dxa"/>
            <w:vAlign w:val="center"/>
          </w:tcPr>
          <w:p w14:paraId="082E37A1" w14:textId="77777777" w:rsidR="002456C7" w:rsidRPr="008733ED"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236F4B">
              <w:rPr>
                <w:rFonts w:asciiTheme="minorHAnsi" w:hAnsiTheme="minorHAnsi" w:cstheme="minorHAnsi"/>
                <w:sz w:val="18"/>
                <w:szCs w:val="20"/>
              </w:rPr>
              <w:t>01</w:t>
            </w:r>
          </w:p>
        </w:tc>
        <w:tc>
          <w:tcPr>
            <w:tcW w:w="10508" w:type="dxa"/>
          </w:tcPr>
          <w:p w14:paraId="7018C5E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8"/>
              </w:rPr>
            </w:pPr>
            <w:r w:rsidRPr="00236F4B">
              <w:rPr>
                <w:rFonts w:asciiTheme="minorHAnsi" w:eastAsia="Calibri" w:hAnsiTheme="minorHAnsi" w:cstheme="minorHAnsi"/>
                <w:i w:val="0"/>
                <w:sz w:val="18"/>
              </w:rPr>
              <w:t>The maximum allowed length of piping for the longest run terminating in:</w:t>
            </w:r>
          </w:p>
          <w:p w14:paraId="481C5B1D"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236F4B" w:rsidRDefault="002456C7" w:rsidP="00236F4B">
            <w:pPr>
              <w:pStyle w:val="TableTitle"/>
              <w:keepLines w:val="0"/>
              <w:suppressAutoHyphens w:val="0"/>
              <w:spacing w:before="0"/>
              <w:ind w:firstLine="432"/>
              <w:rPr>
                <w:rFonts w:asciiTheme="minorHAnsi" w:eastAsia="Calibri" w:hAnsiTheme="minorHAnsi" w:cstheme="minorHAnsi"/>
                <w:i w:val="0"/>
                <w:sz w:val="18"/>
              </w:rPr>
            </w:pPr>
            <w:r w:rsidRPr="00236F4B">
              <w:rPr>
                <w:rFonts w:asciiTheme="minorHAnsi" w:eastAsia="Calibri" w:hAnsiTheme="minorHAnsi" w:cstheme="minorHAnsi"/>
                <w:i w:val="0"/>
                <w:sz w:val="18"/>
              </w:rPr>
              <w:t>3/8 inch - For only one pipe size - max length allowed is 15 feet</w:t>
            </w:r>
          </w:p>
          <w:p w14:paraId="6E7B510E" w14:textId="6542D06F" w:rsidR="002456C7" w:rsidRPr="00236F4B" w:rsidRDefault="002456C7" w:rsidP="00293EE6">
            <w:pPr>
              <w:pStyle w:val="TableTitle"/>
              <w:keepLines w:val="0"/>
              <w:suppressAutoHyphens w:val="0"/>
              <w:spacing w:before="0"/>
              <w:ind w:left="1157" w:hanging="185"/>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For combination pipe sizes the max allowed length of 3/8-inch piping is </w:t>
            </w:r>
            <w:proofErr w:type="gramStart"/>
            <w:r w:rsidRPr="00236F4B">
              <w:rPr>
                <w:rFonts w:asciiTheme="minorHAnsi" w:eastAsia="Calibri" w:hAnsiTheme="minorHAnsi" w:cstheme="minorHAnsi"/>
                <w:i w:val="0"/>
                <w:sz w:val="18"/>
              </w:rPr>
              <w:t>7.5 feet,</w:t>
            </w:r>
            <w:proofErr w:type="gramEnd"/>
            <w:r w:rsidRPr="00236F4B">
              <w:rPr>
                <w:rFonts w:asciiTheme="minorHAnsi" w:eastAsia="Calibri" w:hAnsiTheme="minorHAnsi" w:cstheme="minorHAnsi"/>
                <w:i w:val="0"/>
                <w:sz w:val="18"/>
              </w:rPr>
              <w:t xml:space="preserve"> of </w:t>
            </w:r>
            <w:r w:rsidR="00293EE6">
              <w:rPr>
                <w:rFonts w:asciiTheme="minorHAnsi" w:eastAsia="Calibri" w:hAnsiTheme="minorHAnsi" w:cstheme="minorHAnsi"/>
                <w:i w:val="0"/>
                <w:sz w:val="18"/>
              </w:rPr>
              <w:t>1/2</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0BE1706A" w14:textId="77777777" w:rsidR="002456C7" w:rsidRPr="00236F4B" w:rsidRDefault="002456C7" w:rsidP="00236F4B">
            <w:pPr>
              <w:pStyle w:val="TableTitle"/>
              <w:keepLines w:val="0"/>
              <w:suppressAutoHyphens w:val="0"/>
              <w:spacing w:before="0"/>
              <w:ind w:left="972"/>
              <w:rPr>
                <w:rFonts w:asciiTheme="minorHAnsi" w:eastAsia="Calibri" w:hAnsiTheme="minorHAnsi" w:cstheme="minorHAnsi"/>
                <w:i w:val="0"/>
                <w:sz w:val="12"/>
              </w:rPr>
            </w:pPr>
          </w:p>
          <w:p w14:paraId="62A25352" w14:textId="4F431A79" w:rsidR="002456C7" w:rsidRPr="00236F4B" w:rsidRDefault="00293EE6" w:rsidP="00236F4B">
            <w:pPr>
              <w:pStyle w:val="TableTitle"/>
              <w:keepLines w:val="0"/>
              <w:suppressAutoHyphens w:val="0"/>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 </w:t>
            </w:r>
            <w:r w:rsidR="002456C7" w:rsidRPr="00236F4B">
              <w:rPr>
                <w:rFonts w:asciiTheme="minorHAnsi" w:eastAsia="Calibri" w:hAnsiTheme="minorHAnsi" w:cstheme="minorHAnsi"/>
                <w:i w:val="0"/>
                <w:sz w:val="18"/>
              </w:rPr>
              <w:t>inch - For only one pipe size – max length allowed is 10 feet</w:t>
            </w:r>
          </w:p>
          <w:p w14:paraId="08634F34" w14:textId="3D531CF8"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w:t>
            </w:r>
            <w:r w:rsidR="00293EE6">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For combination pipe sizes the allowed length of </w:t>
            </w:r>
            <w:r w:rsidR="00293EE6">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inch piping is 5 feet, and </w:t>
            </w:r>
            <w:proofErr w:type="gramStart"/>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w:t>
            </w:r>
            <w:proofErr w:type="gramEnd"/>
            <w:r w:rsidRPr="00236F4B">
              <w:rPr>
                <w:rFonts w:asciiTheme="minorHAnsi" w:eastAsia="Calibri" w:hAnsiTheme="minorHAnsi" w:cstheme="minorHAnsi"/>
                <w:i w:val="0"/>
                <w:sz w:val="18"/>
              </w:rPr>
              <w:t xml:space="preserve"> piping is 2.5 feet.</w:t>
            </w:r>
          </w:p>
          <w:p w14:paraId="64E22C45" w14:textId="77777777"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388B1F26" w:rsidR="002456C7" w:rsidRPr="00F50C2D" w:rsidRDefault="00293EE6" w:rsidP="00236F4B">
            <w:pPr>
              <w:pStyle w:val="TableTitle"/>
              <w:keepLines w:val="0"/>
              <w:suppressAutoHyphens w:val="0"/>
              <w:spacing w:before="0"/>
              <w:ind w:firstLine="432"/>
              <w:rPr>
                <w:rFonts w:asciiTheme="minorHAnsi" w:hAnsiTheme="minorHAnsi" w:cstheme="minorHAnsi"/>
              </w:rPr>
            </w:pPr>
            <w:r>
              <w:rPr>
                <w:rFonts w:asciiTheme="minorHAnsi" w:hAnsiTheme="minorHAnsi" w:cstheme="minorHAnsi"/>
                <w:i w:val="0"/>
                <w:sz w:val="18"/>
              </w:rPr>
              <w:t>3/4</w:t>
            </w:r>
            <w:r w:rsidRPr="00236F4B">
              <w:rPr>
                <w:rFonts w:asciiTheme="minorHAnsi" w:hAnsiTheme="minorHAnsi" w:cstheme="minorHAnsi"/>
                <w:i w:val="0"/>
                <w:sz w:val="18"/>
              </w:rPr>
              <w:t xml:space="preserve"> </w:t>
            </w:r>
            <w:r w:rsidR="002456C7" w:rsidRPr="00236F4B">
              <w:rPr>
                <w:rFonts w:asciiTheme="minorHAnsi" w:hAnsiTheme="minorHAnsi" w:cstheme="minorHAnsi"/>
                <w:i w:val="0"/>
                <w:sz w:val="18"/>
              </w:rPr>
              <w:t>inch - For only one pipe size = 5 feet</w:t>
            </w:r>
          </w:p>
        </w:tc>
      </w:tr>
      <w:tr w:rsidR="002456C7" w:rsidRPr="009E01FE" w14:paraId="66E23959" w14:textId="77777777" w:rsidTr="00236F4B">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EF948BA" w14:textId="136BA04F"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196E8F5B" w14:textId="77777777" w:rsidTr="00A259EF">
        <w:trPr>
          <w:trHeight w:val="144"/>
          <w:tblHeader/>
        </w:trPr>
        <w:tc>
          <w:tcPr>
            <w:tcW w:w="11016" w:type="dxa"/>
            <w:gridSpan w:val="2"/>
            <w:tcBorders>
              <w:bottom w:val="single" w:sz="4" w:space="0" w:color="auto"/>
            </w:tcBorders>
          </w:tcPr>
          <w:p w14:paraId="0621AEA8" w14:textId="796CF7E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w:t>
            </w:r>
            <w:r w:rsidR="002456C7" w:rsidRPr="00A259EF">
              <w:rPr>
                <w:rFonts w:asciiTheme="minorHAnsi" w:hAnsiTheme="minorHAnsi" w:cstheme="minorHAnsi"/>
                <w:sz w:val="20"/>
                <w:szCs w:val="20"/>
              </w:rPr>
              <w:t>(RA4.4.7)</w:t>
            </w:r>
          </w:p>
          <w:p w14:paraId="55362677" w14:textId="4C36D2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 xml:space="preserve">Systems that utilize </w:t>
            </w:r>
            <w:r w:rsidR="00293EE6">
              <w:rPr>
                <w:rFonts w:asciiTheme="minorHAnsi" w:hAnsiTheme="minorHAnsi" w:cstheme="minorHAnsi"/>
                <w:sz w:val="20"/>
                <w:szCs w:val="20"/>
              </w:rPr>
              <w:t>a recirculation system</w:t>
            </w:r>
            <w:r w:rsidRPr="00542719">
              <w:rPr>
                <w:rFonts w:asciiTheme="minorHAnsi" w:hAnsiTheme="minorHAnsi" w:cstheme="minorHAnsi"/>
                <w:sz w:val="20"/>
                <w:szCs w:val="20"/>
              </w:rPr>
              <w:t xml:space="preserve"> shall comply with these requirements.</w:t>
            </w:r>
          </w:p>
        </w:tc>
      </w:tr>
      <w:tr w:rsidR="002456C7" w:rsidRPr="009E01FE" w14:paraId="399E2E6D" w14:textId="77777777" w:rsidTr="00A259EF">
        <w:trPr>
          <w:trHeight w:val="144"/>
          <w:tblHeader/>
        </w:trPr>
        <w:tc>
          <w:tcPr>
            <w:tcW w:w="468" w:type="dxa"/>
            <w:vAlign w:val="center"/>
          </w:tcPr>
          <w:p w14:paraId="417E4DA8"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2575F755"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259EF">
        <w:trPr>
          <w:trHeight w:val="144"/>
          <w:tblHeader/>
        </w:trPr>
        <w:tc>
          <w:tcPr>
            <w:tcW w:w="468" w:type="dxa"/>
            <w:vAlign w:val="center"/>
          </w:tcPr>
          <w:p w14:paraId="0467EE6F"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2232BBD8" w14:textId="3A6AA8F0"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 xml:space="preserve">Piping must take </w:t>
            </w:r>
            <w:r w:rsidR="00293EE6">
              <w:rPr>
                <w:rFonts w:asciiTheme="minorHAnsi" w:hAnsiTheme="minorHAnsi" w:cstheme="minorHAnsi"/>
                <w:sz w:val="18"/>
                <w:szCs w:val="20"/>
              </w:rPr>
              <w:t xml:space="preserve">the </w:t>
            </w:r>
            <w:r w:rsidRPr="00236F4B">
              <w:rPr>
                <w:rFonts w:asciiTheme="minorHAnsi" w:hAnsiTheme="minorHAnsi" w:cstheme="minorHAnsi"/>
                <w:sz w:val="18"/>
                <w:szCs w:val="20"/>
              </w:rPr>
              <w:t>most direct path between water heater and fixtures.</w:t>
            </w:r>
          </w:p>
        </w:tc>
      </w:tr>
      <w:tr w:rsidR="002456C7" w:rsidRPr="009E01FE" w14:paraId="1018FA8B" w14:textId="77777777" w:rsidTr="00A259EF">
        <w:trPr>
          <w:trHeight w:val="144"/>
          <w:tblHeader/>
        </w:trPr>
        <w:tc>
          <w:tcPr>
            <w:tcW w:w="468" w:type="dxa"/>
            <w:vAlign w:val="center"/>
          </w:tcPr>
          <w:p w14:paraId="7E89CF1E"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07DBA36B" w14:textId="77777777"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cstheme="minorHAnsi"/>
                <w:sz w:val="18"/>
                <w:szCs w:val="20"/>
              </w:rPr>
              <w:t xml:space="preserve">Insulation is not required on the </w:t>
            </w:r>
            <w:proofErr w:type="gramStart"/>
            <w:r w:rsidRPr="00236F4B">
              <w:rPr>
                <w:rFonts w:cstheme="minorHAnsi"/>
                <w:sz w:val="18"/>
                <w:szCs w:val="20"/>
              </w:rPr>
              <w:t>cold water</w:t>
            </w:r>
            <w:proofErr w:type="gramEnd"/>
            <w:r w:rsidRPr="00236F4B">
              <w:rPr>
                <w:rFonts w:cstheme="minorHAnsi"/>
                <w:sz w:val="18"/>
                <w:szCs w:val="20"/>
              </w:rPr>
              <w:t xml:space="preserve"> line when it is used as the return.</w:t>
            </w:r>
          </w:p>
        </w:tc>
      </w:tr>
      <w:tr w:rsidR="002456C7" w:rsidRPr="009E01FE" w14:paraId="1FC097CE" w14:textId="77777777" w:rsidTr="00A259EF">
        <w:trPr>
          <w:trHeight w:val="144"/>
          <w:tblHeader/>
        </w:trPr>
        <w:tc>
          <w:tcPr>
            <w:tcW w:w="468" w:type="dxa"/>
            <w:vAlign w:val="center"/>
          </w:tcPr>
          <w:p w14:paraId="29506297"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BE30843" w14:textId="0B822CAE"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If more than one loop</w:t>
            </w:r>
            <w:r w:rsidR="00293EE6">
              <w:rPr>
                <w:rFonts w:asciiTheme="minorHAnsi" w:hAnsiTheme="minorHAnsi" w:cstheme="minorHAnsi"/>
                <w:sz w:val="18"/>
                <w:szCs w:val="20"/>
              </w:rPr>
              <w:t xml:space="preserve"> is</w:t>
            </w:r>
            <w:r w:rsidRPr="00236F4B">
              <w:rPr>
                <w:rFonts w:asciiTheme="minorHAnsi" w:hAnsiTheme="minorHAnsi" w:cstheme="minorHAnsi"/>
                <w:sz w:val="18"/>
                <w:szCs w:val="20"/>
              </w:rPr>
              <w:t xml:space="preserve"> installed each loop shall have its own pump and controls.</w:t>
            </w:r>
          </w:p>
        </w:tc>
      </w:tr>
      <w:tr w:rsidR="002456C7" w:rsidRPr="009E01FE" w14:paraId="3D01B16B" w14:textId="77777777" w:rsidTr="00A259EF">
        <w:trPr>
          <w:trHeight w:val="144"/>
          <w:tblHeader/>
        </w:trPr>
        <w:tc>
          <w:tcPr>
            <w:tcW w:w="11016"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36C38DC0" w14:textId="77777777" w:rsidTr="00A259EF">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940308" w14:textId="646E7749" w:rsidR="002456C7" w:rsidRPr="000E192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259EF">
              <w:rPr>
                <w:rFonts w:asciiTheme="minorHAnsi" w:hAnsiTheme="minorHAnsi" w:cstheme="minorHAnsi"/>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259EF">
        <w:trPr>
          <w:trHeight w:val="288"/>
          <w:tblHeader/>
        </w:trPr>
        <w:tc>
          <w:tcPr>
            <w:tcW w:w="468" w:type="dxa"/>
            <w:vAlign w:val="center"/>
          </w:tcPr>
          <w:p w14:paraId="0721E26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39F77996"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259EF">
        <w:trPr>
          <w:trHeight w:val="288"/>
          <w:tblHeader/>
        </w:trPr>
        <w:tc>
          <w:tcPr>
            <w:tcW w:w="11016"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876910" w:rsidRPr="006A4AED" w14:paraId="1A929385" w14:textId="77777777" w:rsidTr="00A259EF">
        <w:trPr>
          <w:trHeight w:val="144"/>
          <w:tblHeader/>
        </w:trPr>
        <w:tc>
          <w:tcPr>
            <w:tcW w:w="11016" w:type="dxa"/>
            <w:gridSpan w:val="2"/>
            <w:tcBorders>
              <w:bottom w:val="single" w:sz="4" w:space="0" w:color="auto"/>
            </w:tcBorders>
          </w:tcPr>
          <w:p w14:paraId="69C1EA2B" w14:textId="6D91EB80"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w:t>
            </w:r>
            <w:proofErr w:type="spellStart"/>
            <w:r w:rsidR="00876910" w:rsidRPr="006A4AED">
              <w:rPr>
                <w:rFonts w:asciiTheme="minorHAnsi" w:eastAsiaTheme="minorEastAsia" w:hAnsiTheme="minorHAnsi" w:cstheme="minorHAnsi"/>
                <w:b/>
                <w:sz w:val="20"/>
                <w:szCs w:val="20"/>
              </w:rPr>
              <w:t>DRmc</w:t>
            </w:r>
            <w:proofErr w:type="spellEnd"/>
            <w:r w:rsidR="00876910" w:rsidRPr="006A4AED">
              <w:rPr>
                <w:rFonts w:asciiTheme="minorHAnsi" w:eastAsiaTheme="minorEastAsia" w:hAnsiTheme="minorHAnsi" w:cstheme="minorHAnsi"/>
                <w:b/>
                <w:sz w:val="20"/>
                <w:szCs w:val="20"/>
              </w:rPr>
              <w:t>)</w:t>
            </w:r>
            <w:r w:rsidR="00876910" w:rsidRPr="00A259EF">
              <w:rPr>
                <w:rFonts w:asciiTheme="minorHAnsi" w:eastAsiaTheme="minorEastAsia" w:hAnsiTheme="minorHAnsi" w:cstheme="minorHAnsi"/>
                <w:sz w:val="20"/>
                <w:szCs w:val="20"/>
              </w:rPr>
              <w:t xml:space="preserve">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w:t>
            </w:r>
            <w:proofErr w:type="spellStart"/>
            <w:r w:rsidR="00876910" w:rsidRPr="00484154">
              <w:rPr>
                <w:rFonts w:asciiTheme="minorHAnsi" w:hAnsiTheme="minorHAnsi" w:cstheme="minorHAnsi"/>
                <w:b/>
                <w:sz w:val="20"/>
                <w:szCs w:val="20"/>
              </w:rPr>
              <w:t>RDRsc</w:t>
            </w:r>
            <w:proofErr w:type="spellEnd"/>
            <w:r w:rsidR="00876910" w:rsidRPr="00484154">
              <w:rPr>
                <w:rFonts w:asciiTheme="minorHAnsi" w:hAnsiTheme="minorHAnsi" w:cstheme="minorHAnsi"/>
                <w:b/>
                <w:sz w:val="20"/>
                <w:szCs w:val="20"/>
              </w:rPr>
              <w:t xml:space="preserve">) </w:t>
            </w:r>
            <w:r w:rsidR="00876910" w:rsidRPr="00A259EF">
              <w:rPr>
                <w:rFonts w:asciiTheme="minorHAnsi" w:hAnsiTheme="minorHAnsi" w:cstheme="minorHAnsi"/>
                <w:sz w:val="20"/>
                <w:szCs w:val="20"/>
              </w:rPr>
              <w:t>(RA4.4.10)</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6E34FB04"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 xml:space="preserve">Systems that utilize </w:t>
            </w:r>
            <w:r w:rsidR="00E04539">
              <w:rPr>
                <w:rFonts w:asciiTheme="minorHAnsi" w:eastAsiaTheme="minorEastAsia" w:hAnsiTheme="minorHAnsi" w:cstheme="minorHAnsi"/>
                <w:sz w:val="18"/>
                <w:szCs w:val="20"/>
              </w:rPr>
              <w:t>either of these</w:t>
            </w:r>
            <w:r w:rsidR="00E04539" w:rsidRPr="00542719">
              <w:rPr>
                <w:rFonts w:asciiTheme="minorHAnsi" w:eastAsiaTheme="minorEastAsia" w:hAnsiTheme="minorHAnsi" w:cstheme="minorHAnsi"/>
                <w:sz w:val="18"/>
                <w:szCs w:val="20"/>
              </w:rPr>
              <w:t xml:space="preserve"> </w:t>
            </w:r>
            <w:r w:rsidRPr="00542719">
              <w:rPr>
                <w:rFonts w:asciiTheme="minorHAnsi" w:eastAsiaTheme="minorEastAsia" w:hAnsiTheme="minorHAnsi" w:cstheme="minorHAnsi"/>
                <w:sz w:val="18"/>
                <w:szCs w:val="20"/>
              </w:rPr>
              <w:t>distribution type</w:t>
            </w:r>
            <w:r w:rsidR="00E04539">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 shall comply with these requirements.</w:t>
            </w:r>
          </w:p>
        </w:tc>
      </w:tr>
      <w:tr w:rsidR="00876910" w:rsidRPr="006A4AED" w14:paraId="31465C85" w14:textId="77777777" w:rsidTr="00A259EF">
        <w:trPr>
          <w:trHeight w:val="144"/>
          <w:tblHeader/>
        </w:trPr>
        <w:tc>
          <w:tcPr>
            <w:tcW w:w="468"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548" w:type="dxa"/>
            <w:tcBorders>
              <w:top w:val="single" w:sz="4" w:space="0" w:color="auto"/>
            </w:tcBorders>
            <w:vAlign w:val="center"/>
          </w:tcPr>
          <w:p w14:paraId="10DE0A85" w14:textId="5AE3272A"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A259EF">
        <w:trPr>
          <w:trHeight w:val="144"/>
          <w:tblHeader/>
        </w:trPr>
        <w:tc>
          <w:tcPr>
            <w:tcW w:w="468"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548"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w:t>
            </w:r>
            <w:proofErr w:type="gramStart"/>
            <w:r w:rsidRPr="00542719">
              <w:rPr>
                <w:rFonts w:asciiTheme="minorHAnsi" w:eastAsiaTheme="minorEastAsia" w:hAnsiTheme="minorHAnsi" w:cstheme="minorHAnsi"/>
                <w:sz w:val="18"/>
                <w:szCs w:val="20"/>
              </w:rPr>
              <w:t>be located in</w:t>
            </w:r>
            <w:proofErr w:type="gramEnd"/>
            <w:r w:rsidRPr="00542719">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876910" w:rsidRPr="006A4AED" w14:paraId="3B479A3E" w14:textId="77777777" w:rsidTr="00A259EF">
        <w:trPr>
          <w:trHeight w:val="144"/>
          <w:tblHeader/>
        </w:trPr>
        <w:tc>
          <w:tcPr>
            <w:tcW w:w="468"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548"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A259EF">
        <w:trPr>
          <w:trHeight w:val="144"/>
          <w:tblHeader/>
        </w:trPr>
        <w:tc>
          <w:tcPr>
            <w:tcW w:w="468"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548" w:type="dxa"/>
            <w:vAlign w:val="center"/>
          </w:tcPr>
          <w:p w14:paraId="0B282B49" w14:textId="57624E39"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Sensor </w:t>
            </w:r>
            <w:r w:rsidR="00E04539">
              <w:rPr>
                <w:rFonts w:asciiTheme="minorHAnsi" w:eastAsiaTheme="minorEastAsia" w:hAnsiTheme="minorHAnsi" w:cstheme="minorHAnsi"/>
                <w:sz w:val="18"/>
                <w:szCs w:val="20"/>
              </w:rPr>
              <w:t>c</w:t>
            </w:r>
            <w:r w:rsidRPr="00542719">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876910" w:rsidRPr="006A4AED" w14:paraId="7C49A593" w14:textId="77777777" w:rsidTr="00A259EF">
        <w:trPr>
          <w:trHeight w:val="144"/>
          <w:tblHeader/>
        </w:trPr>
        <w:tc>
          <w:tcPr>
            <w:tcW w:w="468"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548"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When the </w:t>
            </w:r>
            <w:proofErr w:type="gramStart"/>
            <w:r w:rsidRPr="00542719">
              <w:rPr>
                <w:rFonts w:asciiTheme="minorHAnsi" w:eastAsia="Times New Roman" w:hAnsiTheme="minorHAnsi" w:cstheme="minorHAnsi"/>
                <w:sz w:val="18"/>
                <w:szCs w:val="20"/>
              </w:rPr>
              <w:t>cold water</w:t>
            </w:r>
            <w:proofErr w:type="gramEnd"/>
            <w:r w:rsidRPr="00542719">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A259EF">
        <w:trPr>
          <w:trHeight w:val="144"/>
          <w:tblHeader/>
        </w:trPr>
        <w:tc>
          <w:tcPr>
            <w:tcW w:w="468"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548"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35353520"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r w:rsidR="00E04539">
              <w:rPr>
                <w:rFonts w:asciiTheme="minorHAnsi" w:eastAsia="Times New Roman" w:hAnsiTheme="minorHAnsi" w:cstheme="minorHAnsi"/>
                <w:sz w:val="18"/>
                <w:szCs w:val="20"/>
              </w:rPr>
              <w:t>; or</w:t>
            </w:r>
          </w:p>
          <w:p w14:paraId="58B8EFF7" w14:textId="77777777"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A259EF">
        <w:trPr>
          <w:trHeight w:val="144"/>
          <w:tblHeader/>
        </w:trPr>
        <w:tc>
          <w:tcPr>
            <w:tcW w:w="468"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548"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A259EF">
        <w:trPr>
          <w:trHeight w:val="144"/>
          <w:tblHeader/>
        </w:trPr>
        <w:tc>
          <w:tcPr>
            <w:tcW w:w="11016" w:type="dxa"/>
            <w:gridSpan w:val="2"/>
            <w:vAlign w:val="center"/>
          </w:tcPr>
          <w:p w14:paraId="6F4E3982" w14:textId="77777777" w:rsidR="00876910" w:rsidRPr="006A4AED" w:rsidRDefault="00876910"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323"/>
      </w:tblGrid>
      <w:tr w:rsidR="00AC4B2D" w:rsidRPr="00323F2C" w14:paraId="0F7F44A5" w14:textId="77777777" w:rsidTr="00236F4B">
        <w:trPr>
          <w:trHeight w:val="144"/>
          <w:tblHeader/>
        </w:trPr>
        <w:tc>
          <w:tcPr>
            <w:tcW w:w="11016" w:type="dxa"/>
            <w:gridSpan w:val="2"/>
            <w:tcBorders>
              <w:bottom w:val="single" w:sz="4" w:space="0" w:color="auto"/>
            </w:tcBorders>
          </w:tcPr>
          <w:p w14:paraId="0F7F44A3" w14:textId="659234F8"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w:t>
            </w:r>
            <w:proofErr w:type="spellStart"/>
            <w:r w:rsidR="00E879AA" w:rsidRPr="00C80016">
              <w:rPr>
                <w:rFonts w:asciiTheme="minorHAnsi" w:hAnsiTheme="minorHAnsi" w:cstheme="minorHAnsi"/>
                <w:b/>
                <w:sz w:val="20"/>
                <w:szCs w:val="18"/>
              </w:rPr>
              <w:t>RDRmc</w:t>
            </w:r>
            <w:proofErr w:type="spellEnd"/>
            <w:r w:rsidR="00E879AA" w:rsidRPr="00C80016">
              <w:rPr>
                <w:rFonts w:asciiTheme="minorHAnsi" w:hAnsiTheme="minorHAnsi" w:cstheme="minorHAnsi"/>
                <w:b/>
                <w:sz w:val="20"/>
                <w:szCs w:val="18"/>
              </w:rPr>
              <w:t>-H)</w:t>
            </w:r>
            <w:r w:rsidR="00E879AA" w:rsidRPr="0053169A">
              <w:rPr>
                <w:rFonts w:asciiTheme="minorHAnsi" w:hAnsiTheme="minorHAnsi" w:cstheme="minorHAnsi"/>
                <w:b/>
                <w:sz w:val="20"/>
                <w:szCs w:val="18"/>
              </w:rPr>
              <w:t xml:space="preserve"> </w:t>
            </w:r>
            <w:r w:rsidR="00E879AA" w:rsidRPr="00A259EF">
              <w:rPr>
                <w:rFonts w:asciiTheme="minorHAnsi" w:hAnsiTheme="minorHAnsi" w:cstheme="minorHAnsi"/>
                <w:sz w:val="20"/>
                <w:szCs w:val="18"/>
              </w:rPr>
              <w:t>(RA3.6.6)</w:t>
            </w:r>
            <w:r w:rsidR="00E879AA">
              <w:rPr>
                <w:rFonts w:asciiTheme="minorHAnsi" w:hAnsiTheme="minorHAnsi" w:cstheme="minorHAnsi"/>
                <w:b/>
                <w:sz w:val="20"/>
                <w:szCs w:val="18"/>
              </w:rPr>
              <w:t xml:space="preserve">/Sensor Control </w:t>
            </w:r>
            <w:r w:rsidR="00E879AA" w:rsidRPr="00A259EF">
              <w:rPr>
                <w:rFonts w:asciiTheme="minorHAnsi" w:hAnsiTheme="minorHAnsi" w:cstheme="minorHAnsi"/>
                <w:b/>
                <w:sz w:val="20"/>
                <w:szCs w:val="18"/>
              </w:rPr>
              <w:t>(</w:t>
            </w:r>
            <w:proofErr w:type="spellStart"/>
            <w:r w:rsidR="00E879AA" w:rsidRPr="00A259EF">
              <w:rPr>
                <w:rFonts w:asciiTheme="minorHAnsi" w:hAnsiTheme="minorHAnsi" w:cstheme="minorHAnsi"/>
                <w:b/>
                <w:sz w:val="20"/>
                <w:szCs w:val="18"/>
              </w:rPr>
              <w:t>RDRsc</w:t>
            </w:r>
            <w:proofErr w:type="spellEnd"/>
            <w:r w:rsidR="00E879AA" w:rsidRPr="00A259EF">
              <w:rPr>
                <w:rFonts w:asciiTheme="minorHAnsi" w:hAnsiTheme="minorHAnsi" w:cstheme="minorHAnsi"/>
                <w:b/>
                <w:sz w:val="20"/>
                <w:szCs w:val="18"/>
              </w:rPr>
              <w:t xml:space="preserve">-H) </w:t>
            </w:r>
            <w:r w:rsidR="00E879AA" w:rsidRPr="00A259EF">
              <w:rPr>
                <w:rFonts w:asciiTheme="minorHAnsi" w:hAnsiTheme="minorHAnsi" w:cstheme="minorHAnsi"/>
                <w:sz w:val="20"/>
                <w:szCs w:val="18"/>
              </w:rPr>
              <w:t>(RA3.6.7)</w:t>
            </w:r>
            <w:r w:rsidR="001938BC" w:rsidRPr="00A259EF">
              <w:rPr>
                <w:rFonts w:asciiTheme="minorHAnsi" w:hAnsiTheme="minorHAnsi" w:cstheme="minorHAnsi"/>
                <w:sz w:val="20"/>
                <w:szCs w:val="18"/>
              </w:rPr>
              <w:t xml:space="preserve"> </w:t>
            </w:r>
            <w:r w:rsidR="001938BC" w:rsidRPr="00D75806">
              <w:rPr>
                <w:rFonts w:asciiTheme="minorHAnsi" w:hAnsiTheme="minorHAnsi" w:cstheme="minorHAnsi"/>
                <w:b/>
                <w:sz w:val="20"/>
                <w:szCs w:val="18"/>
              </w:rPr>
              <w:t>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A259EF">
        <w:trPr>
          <w:trHeight w:val="144"/>
          <w:tblHeader/>
        </w:trPr>
        <w:tc>
          <w:tcPr>
            <w:tcW w:w="468" w:type="dxa"/>
            <w:tcBorders>
              <w:bottom w:val="single" w:sz="4" w:space="0" w:color="auto"/>
            </w:tcBorders>
          </w:tcPr>
          <w:p w14:paraId="0D06823D" w14:textId="3AAD1F9E" w:rsidR="00E879AA" w:rsidRPr="00236F4B" w:rsidDel="006E1E98" w:rsidRDefault="00E879AA"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548" w:type="dxa"/>
            <w:tcBorders>
              <w:bottom w:val="single" w:sz="4" w:space="0" w:color="auto"/>
            </w:tcBorders>
          </w:tcPr>
          <w:p w14:paraId="50E4B708" w14:textId="03A65A74" w:rsidR="00E879AA" w:rsidRPr="00583B52" w:rsidDel="006E1E98" w:rsidRDefault="00E879AA"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consisten</w:t>
            </w:r>
            <w:r w:rsidR="009D1721">
              <w:rPr>
                <w:rFonts w:asciiTheme="minorHAnsi" w:hAnsiTheme="minorHAnsi" w:cstheme="minorHAnsi"/>
                <w:sz w:val="18"/>
                <w:szCs w:val="18"/>
              </w:rPr>
              <w:t>t</w:t>
            </w:r>
            <w:r w:rsidR="004C395F">
              <w:rPr>
                <w:rFonts w:asciiTheme="minorHAnsi" w:hAnsiTheme="minorHAnsi" w:cstheme="minorHAnsi"/>
                <w:sz w:val="18"/>
                <w:szCs w:val="18"/>
              </w:rPr>
              <w:t xml:space="preserve"> with the applicable requirements of RA4.4.9 and RA4.4.10</w:t>
            </w:r>
          </w:p>
        </w:tc>
      </w:tr>
      <w:tr w:rsidR="00AC4B2D" w:rsidRPr="00323F2C" w14:paraId="0F7F44D3" w14:textId="77777777" w:rsidTr="00236F4B">
        <w:trPr>
          <w:trHeight w:val="144"/>
          <w:tblHeader/>
        </w:trPr>
        <w:tc>
          <w:tcPr>
            <w:tcW w:w="11016" w:type="dxa"/>
            <w:gridSpan w:val="2"/>
            <w:vAlign w:val="center"/>
          </w:tcPr>
          <w:p w14:paraId="0F7F44D2" w14:textId="77777777" w:rsidR="009269B2" w:rsidRPr="00D75806"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506" w14:textId="77777777" w:rsidR="00AC4B2D" w:rsidRPr="00236F4B" w:rsidRDefault="00AC4B2D" w:rsidP="00DC522B">
      <w:pPr>
        <w:spacing w:after="0" w:line="240" w:lineRule="auto"/>
        <w:rPr>
          <w:rFonts w:asciiTheme="minorHAnsi" w:hAnsiTheme="minorHAnsi" w:cstheme="minorHAnsi"/>
          <w:b/>
          <w:sz w:val="18"/>
          <w:szCs w:val="18"/>
        </w:rPr>
      </w:pPr>
    </w:p>
    <w:p w14:paraId="0F7F4507" w14:textId="77777777" w:rsidR="00AC4B2D" w:rsidRPr="00236F4B" w:rsidRDefault="00AC4B2D" w:rsidP="00DC522B">
      <w:pPr>
        <w:spacing w:after="0" w:line="240" w:lineRule="auto"/>
        <w:rPr>
          <w:rFonts w:asciiTheme="minorHAnsi" w:hAnsiTheme="minorHAnsi" w:cstheme="minorHAnsi"/>
          <w:b/>
          <w:sz w:val="18"/>
          <w:szCs w:val="18"/>
        </w:rPr>
      </w:pPr>
    </w:p>
    <w:p w14:paraId="3BBB4A2A" w14:textId="77777777" w:rsidR="00707B29" w:rsidRPr="00236F4B" w:rsidRDefault="00707B29" w:rsidP="00DC522B">
      <w:pPr>
        <w:spacing w:after="0" w:line="240" w:lineRule="auto"/>
        <w:rPr>
          <w:rFonts w:asciiTheme="minorHAnsi" w:hAnsiTheme="minorHAnsi" w:cstheme="minorHAnsi"/>
          <w:sz w:val="18"/>
          <w:szCs w:val="18"/>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31"/>
        <w:gridCol w:w="271"/>
        <w:gridCol w:w="2562"/>
        <w:gridCol w:w="2834"/>
      </w:tblGrid>
      <w:tr w:rsidR="00913A72" w:rsidRPr="00323F2C" w14:paraId="0F7F450B" w14:textId="77777777" w:rsidTr="00AE6068">
        <w:trPr>
          <w:trHeight w:val="206"/>
        </w:trPr>
        <w:tc>
          <w:tcPr>
            <w:tcW w:w="10950" w:type="dxa"/>
            <w:gridSpan w:val="4"/>
            <w:vAlign w:val="center"/>
          </w:tcPr>
          <w:p w14:paraId="0F7F450A" w14:textId="77777777" w:rsidR="00913A72" w:rsidRPr="00236F4B"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DF3388">
              <w:rPr>
                <w:rFonts w:asciiTheme="minorHAnsi" w:eastAsia="Times New Roman" w:hAnsiTheme="minorHAnsi" w:cstheme="minorHAnsi"/>
                <w:b/>
                <w:caps/>
                <w:sz w:val="18"/>
                <w:szCs w:val="18"/>
              </w:rPr>
              <w:lastRenderedPageBreak/>
              <w:t>Documentation Author's Declaration Statement</w:t>
            </w:r>
          </w:p>
        </w:tc>
      </w:tr>
      <w:tr w:rsidR="00913A72" w:rsidRPr="00323F2C" w14:paraId="0F7F450D" w14:textId="77777777" w:rsidTr="00AE6068">
        <w:trPr>
          <w:trHeight w:val="206"/>
        </w:trPr>
        <w:tc>
          <w:tcPr>
            <w:tcW w:w="10950" w:type="dxa"/>
            <w:gridSpan w:val="4"/>
            <w:vAlign w:val="center"/>
          </w:tcPr>
          <w:p w14:paraId="0F7F450C" w14:textId="77777777" w:rsidR="00913A72" w:rsidRPr="003027B1" w:rsidRDefault="00913A72" w:rsidP="00E26207">
            <w:pPr>
              <w:keepNext/>
              <w:numPr>
                <w:ilvl w:val="0"/>
                <w:numId w:val="3"/>
              </w:numPr>
              <w:spacing w:after="0" w:line="240" w:lineRule="auto"/>
              <w:ind w:left="271" w:hanging="270"/>
              <w:rPr>
                <w:rFonts w:asciiTheme="minorHAnsi" w:eastAsia="Times New Roman" w:hAnsiTheme="minorHAnsi" w:cstheme="minorHAnsi"/>
                <w:sz w:val="18"/>
                <w:szCs w:val="18"/>
              </w:rPr>
            </w:pPr>
            <w:r w:rsidRPr="00DF3388">
              <w:rPr>
                <w:rFonts w:asciiTheme="minorHAnsi" w:eastAsia="Times New Roman" w:hAnsiTheme="minorHAnsi" w:cstheme="minorHAnsi"/>
                <w:sz w:val="18"/>
                <w:szCs w:val="18"/>
              </w:rPr>
              <w:t>I certify that this Certificate of Installation documentation is accurate and complete.</w:t>
            </w:r>
          </w:p>
        </w:tc>
      </w:tr>
      <w:tr w:rsidR="00913A72" w:rsidRPr="00323F2C" w14:paraId="0F7F4510" w14:textId="77777777" w:rsidTr="00AE6068">
        <w:trPr>
          <w:trHeight w:val="360"/>
        </w:trPr>
        <w:tc>
          <w:tcPr>
            <w:tcW w:w="5577" w:type="dxa"/>
            <w:gridSpan w:val="2"/>
          </w:tcPr>
          <w:p w14:paraId="0F7F450E"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5373" w:type="dxa"/>
            <w:gridSpan w:val="2"/>
          </w:tcPr>
          <w:p w14:paraId="0F7F450F"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913A72" w:rsidRPr="00323F2C" w14:paraId="0F7F4513" w14:textId="77777777" w:rsidTr="00AE6068">
        <w:trPr>
          <w:trHeight w:val="360"/>
        </w:trPr>
        <w:tc>
          <w:tcPr>
            <w:tcW w:w="5577" w:type="dxa"/>
            <w:gridSpan w:val="2"/>
          </w:tcPr>
          <w:p w14:paraId="0F7F4511"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5373" w:type="dxa"/>
            <w:gridSpan w:val="2"/>
          </w:tcPr>
          <w:p w14:paraId="0F7F4512"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913A72" w:rsidRPr="00323F2C" w14:paraId="0F7F4516" w14:textId="77777777" w:rsidTr="00AE6068">
        <w:trPr>
          <w:trHeight w:val="360"/>
        </w:trPr>
        <w:tc>
          <w:tcPr>
            <w:tcW w:w="5577" w:type="dxa"/>
            <w:gridSpan w:val="2"/>
          </w:tcPr>
          <w:p w14:paraId="0F7F4514"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5373" w:type="dxa"/>
            <w:gridSpan w:val="2"/>
          </w:tcPr>
          <w:p w14:paraId="0F7F4515" w14:textId="61ECAC71" w:rsidR="00913A72" w:rsidRPr="00E87371" w:rsidRDefault="00913A72" w:rsidP="003E5D1D">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3E5D1D"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913A72" w:rsidRPr="00323F2C" w14:paraId="0F7F4519" w14:textId="77777777" w:rsidTr="00AE6068">
        <w:trPr>
          <w:trHeight w:val="360"/>
        </w:trPr>
        <w:tc>
          <w:tcPr>
            <w:tcW w:w="5577" w:type="dxa"/>
            <w:gridSpan w:val="2"/>
          </w:tcPr>
          <w:p w14:paraId="0F7F4517"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5373" w:type="dxa"/>
            <w:gridSpan w:val="2"/>
          </w:tcPr>
          <w:p w14:paraId="0F7F4518"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913A72" w:rsidRPr="00323F2C" w14:paraId="0F7F451B" w14:textId="77777777" w:rsidTr="00AE6068">
        <w:tblPrEx>
          <w:tblCellMar>
            <w:left w:w="115" w:type="dxa"/>
            <w:right w:w="115" w:type="dxa"/>
          </w:tblCellMar>
        </w:tblPrEx>
        <w:trPr>
          <w:trHeight w:val="296"/>
        </w:trPr>
        <w:tc>
          <w:tcPr>
            <w:tcW w:w="10950" w:type="dxa"/>
            <w:gridSpan w:val="4"/>
            <w:vAlign w:val="center"/>
          </w:tcPr>
          <w:p w14:paraId="0F7F451A" w14:textId="77777777" w:rsidR="00913A72" w:rsidRPr="00DF3388"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DF3388">
              <w:rPr>
                <w:rFonts w:asciiTheme="minorHAnsi" w:eastAsia="Times New Roman" w:hAnsiTheme="minorHAnsi" w:cstheme="minorHAnsi"/>
                <w:b/>
                <w:caps/>
                <w:sz w:val="18"/>
                <w:szCs w:val="18"/>
              </w:rPr>
              <w:t xml:space="preserve">Responsible Person's Declaration statement  </w:t>
            </w:r>
          </w:p>
        </w:tc>
      </w:tr>
      <w:tr w:rsidR="00913A72" w:rsidRPr="00323F2C" w14:paraId="0F7F4523" w14:textId="77777777" w:rsidTr="00AE6068">
        <w:tblPrEx>
          <w:tblCellMar>
            <w:left w:w="115" w:type="dxa"/>
            <w:right w:w="115" w:type="dxa"/>
          </w:tblCellMar>
        </w:tblPrEx>
        <w:trPr>
          <w:trHeight w:val="504"/>
        </w:trPr>
        <w:tc>
          <w:tcPr>
            <w:tcW w:w="10950" w:type="dxa"/>
            <w:gridSpan w:val="4"/>
          </w:tcPr>
          <w:p w14:paraId="4185D56A" w14:textId="77777777" w:rsidR="000D610A" w:rsidRPr="00DF3388" w:rsidRDefault="000D610A" w:rsidP="000D610A">
            <w:pPr>
              <w:pStyle w:val="Heading3"/>
              <w:numPr>
                <w:ilvl w:val="0"/>
                <w:numId w:val="0"/>
              </w:numPr>
              <w:spacing w:before="60"/>
              <w:ind w:right="86"/>
              <w:rPr>
                <w:rFonts w:asciiTheme="minorHAnsi" w:hAnsiTheme="minorHAnsi" w:cstheme="minorHAnsi"/>
                <w:b/>
                <w:caps/>
                <w:sz w:val="18"/>
                <w:szCs w:val="18"/>
              </w:rPr>
            </w:pPr>
            <w:r w:rsidRPr="00DF3388">
              <w:rPr>
                <w:rFonts w:asciiTheme="minorHAnsi" w:hAnsiTheme="minorHAnsi" w:cstheme="minorHAnsi"/>
                <w:sz w:val="18"/>
                <w:szCs w:val="18"/>
              </w:rPr>
              <w:t xml:space="preserve">I certify the following under penalty of perjury, under the laws of the State of California: </w:t>
            </w:r>
          </w:p>
          <w:p w14:paraId="465926A3" w14:textId="77777777" w:rsidR="000D610A" w:rsidRPr="003027B1" w:rsidRDefault="000D610A" w:rsidP="00E26207">
            <w:pPr>
              <w:pStyle w:val="Heading3"/>
              <w:numPr>
                <w:ilvl w:val="0"/>
                <w:numId w:val="8"/>
              </w:numPr>
              <w:tabs>
                <w:tab w:val="left" w:pos="-2600"/>
              </w:tabs>
              <w:spacing w:before="0"/>
              <w:ind w:right="90"/>
              <w:rPr>
                <w:rFonts w:asciiTheme="minorHAnsi" w:hAnsiTheme="minorHAnsi" w:cstheme="minorHAnsi"/>
                <w:b/>
                <w:caps/>
                <w:sz w:val="18"/>
                <w:szCs w:val="18"/>
              </w:rPr>
            </w:pPr>
            <w:r w:rsidRPr="003027B1">
              <w:rPr>
                <w:rFonts w:asciiTheme="minorHAnsi" w:hAnsiTheme="minorHAnsi" w:cstheme="minorHAnsi"/>
                <w:sz w:val="18"/>
                <w:szCs w:val="18"/>
              </w:rPr>
              <w:t xml:space="preserve">The information provided on this Certificate of Installation is true and correct. </w:t>
            </w:r>
          </w:p>
          <w:p w14:paraId="652C20F7" w14:textId="77777777" w:rsidR="000D610A" w:rsidRPr="00D879CA" w:rsidRDefault="000D610A" w:rsidP="00E26207">
            <w:pPr>
              <w:pStyle w:val="Heading3"/>
              <w:numPr>
                <w:ilvl w:val="0"/>
                <w:numId w:val="8"/>
              </w:numPr>
              <w:tabs>
                <w:tab w:val="left" w:pos="-2600"/>
              </w:tabs>
              <w:spacing w:before="0"/>
              <w:ind w:right="90"/>
              <w:rPr>
                <w:rFonts w:asciiTheme="minorHAnsi" w:hAnsiTheme="minorHAnsi" w:cstheme="minorHAnsi"/>
                <w:b/>
                <w:caps/>
                <w:sz w:val="18"/>
                <w:szCs w:val="18"/>
              </w:rPr>
            </w:pPr>
            <w:r w:rsidRPr="000849F0">
              <w:rPr>
                <w:rFonts w:asciiTheme="minorHAnsi" w:hAnsiTheme="minorHAnsi" w:cstheme="minorHAnsi"/>
                <w:snapToGrid w:val="0"/>
                <w:sz w:val="18"/>
                <w:szCs w:val="18"/>
              </w:rPr>
              <w:t xml:space="preserve">I am either: a) a responsible person eligible under Division 3 of the Business and Professions Code </w:t>
            </w:r>
            <w:r w:rsidRPr="004B7988">
              <w:rPr>
                <w:rFonts w:asciiTheme="minorHAnsi" w:hAnsiTheme="minorHAnsi" w:cstheme="minorHAnsi"/>
                <w:sz w:val="18"/>
                <w:szCs w:val="18"/>
              </w:rPr>
              <w:t xml:space="preserve">in the applicable classification to accept responsibility for the system design, construction, or installation </w:t>
            </w:r>
            <w:r w:rsidRPr="00720D79">
              <w:rPr>
                <w:rFonts w:asciiTheme="minorHAnsi" w:hAnsiTheme="minorHAnsi" w:cstheme="minorHAnsi"/>
                <w:snapToGrid w:val="0"/>
                <w:sz w:val="18"/>
                <w:szCs w:val="18"/>
              </w:rPr>
              <w:t>of features, materials, components, or manufa</w:t>
            </w:r>
            <w:r w:rsidRPr="00C258EC">
              <w:rPr>
                <w:rFonts w:asciiTheme="minorHAnsi" w:hAnsiTheme="minorHAnsi" w:cstheme="minorHAnsi"/>
                <w:snapToGrid w:val="0"/>
                <w:sz w:val="18"/>
                <w:szCs w:val="18"/>
              </w:rPr>
              <w:t xml:space="preserve">ctured devices </w:t>
            </w:r>
            <w:r w:rsidRPr="00FC1BBC">
              <w:rPr>
                <w:rFonts w:asciiTheme="minorHAnsi" w:hAnsiTheme="minorHAnsi" w:cstheme="minorHAnsi"/>
                <w:sz w:val="18"/>
                <w:szCs w:val="18"/>
              </w:rPr>
              <w:t xml:space="preserve">for the scope of work identified on this Certificate of Installation </w:t>
            </w:r>
            <w:r w:rsidRPr="00323F2C">
              <w:rPr>
                <w:rFonts w:asciiTheme="minorHAnsi" w:hAnsiTheme="minorHAnsi" w:cstheme="minorHAnsi"/>
                <w:snapToGrid w:val="0"/>
                <w:sz w:val="18"/>
                <w:szCs w:val="18"/>
              </w:rPr>
              <w:t>and attest to the declarations in this statement</w:t>
            </w:r>
            <w:r w:rsidRPr="00323F2C">
              <w:rPr>
                <w:rFonts w:asciiTheme="minorHAnsi" w:hAnsiTheme="minorHAnsi" w:cstheme="minorHAnsi"/>
                <w:sz w:val="18"/>
                <w:szCs w:val="18"/>
              </w:rPr>
              <w:t>, or b) I am an authorized representative of the responsible person and attest to the declarations in this statement on the responsible person’s behalf</w:t>
            </w:r>
            <w:r w:rsidRPr="00D879CA">
              <w:rPr>
                <w:rFonts w:asciiTheme="minorHAnsi" w:eastAsia="Calibri" w:hAnsiTheme="minorHAnsi" w:cstheme="minorHAnsi"/>
                <w:sz w:val="18"/>
                <w:szCs w:val="18"/>
              </w:rPr>
              <w:t>.</w:t>
            </w:r>
          </w:p>
          <w:p w14:paraId="68F99731" w14:textId="77777777" w:rsidR="000D610A" w:rsidRPr="00236F4B" w:rsidRDefault="000D610A" w:rsidP="00E26207">
            <w:pPr>
              <w:keepNext/>
              <w:numPr>
                <w:ilvl w:val="0"/>
                <w:numId w:val="8"/>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 xml:space="preserve">The constructed or installed features, materials, </w:t>
            </w:r>
            <w:proofErr w:type="gramStart"/>
            <w:r w:rsidRPr="00236F4B">
              <w:rPr>
                <w:rFonts w:asciiTheme="minorHAnsi" w:hAnsiTheme="minorHAnsi" w:cstheme="minorHAnsi"/>
                <w:sz w:val="18"/>
                <w:szCs w:val="18"/>
              </w:rPr>
              <w:t>components</w:t>
            </w:r>
            <w:proofErr w:type="gramEnd"/>
            <w:r w:rsidRPr="00236F4B">
              <w:rPr>
                <w:rFonts w:asciiTheme="minorHAnsi" w:hAnsiTheme="minorHAnsi" w:cs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A2A2F7B" w14:textId="77777777" w:rsidR="000D610A" w:rsidRPr="003027B1" w:rsidRDefault="000D610A" w:rsidP="00E26207">
            <w:pPr>
              <w:pStyle w:val="ListParagraph"/>
              <w:keepNext/>
              <w:numPr>
                <w:ilvl w:val="0"/>
                <w:numId w:val="8"/>
              </w:numPr>
              <w:autoSpaceDE w:val="0"/>
              <w:autoSpaceDN w:val="0"/>
              <w:adjustRightInd w:val="0"/>
              <w:spacing w:after="0" w:line="240" w:lineRule="auto"/>
              <w:rPr>
                <w:rFonts w:asciiTheme="minorHAnsi" w:hAnsiTheme="minorHAnsi" w:cstheme="minorHAnsi"/>
                <w:sz w:val="18"/>
                <w:szCs w:val="18"/>
              </w:rPr>
            </w:pPr>
            <w:r w:rsidRPr="00DF3388">
              <w:rPr>
                <w:rFonts w:asciiTheme="minorHAnsi" w:hAnsiTheme="minorHAnsi" w:cs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DF3388" w:rsidDel="001D633D">
              <w:rPr>
                <w:rFonts w:asciiTheme="minorHAnsi" w:hAnsiTheme="minorHAnsi" w:cstheme="minorHAnsi"/>
                <w:sz w:val="18"/>
                <w:szCs w:val="18"/>
              </w:rPr>
              <w:t xml:space="preserve"> </w:t>
            </w:r>
          </w:p>
          <w:p w14:paraId="0F7F4522" w14:textId="78DFD1EF" w:rsidR="00913A72" w:rsidRPr="00236F4B" w:rsidRDefault="000D610A" w:rsidP="00E26207">
            <w:pPr>
              <w:keepNext/>
              <w:numPr>
                <w:ilvl w:val="0"/>
                <w:numId w:val="2"/>
              </w:numPr>
              <w:autoSpaceDE w:val="0"/>
              <w:autoSpaceDN w:val="0"/>
              <w:adjustRightInd w:val="0"/>
              <w:spacing w:after="0" w:line="240" w:lineRule="auto"/>
              <w:contextualSpacing/>
              <w:rPr>
                <w:rFonts w:asciiTheme="minorHAnsi" w:eastAsia="Times New Roman" w:hAnsiTheme="minorHAnsi" w:cstheme="minorHAnsi"/>
                <w:b/>
                <w:sz w:val="18"/>
                <w:szCs w:val="18"/>
              </w:rPr>
            </w:pPr>
            <w:r w:rsidRPr="000849F0">
              <w:rPr>
                <w:rFonts w:asciiTheme="minorHAnsi" w:hAnsiTheme="minorHAnsi" w:cstheme="minorHAnsi"/>
                <w:sz w:val="18"/>
                <w:szCs w:val="18"/>
              </w:rPr>
              <w:t xml:space="preserve">I will ensure that a registered copy of this Certificate of Installation shall be </w:t>
            </w:r>
            <w:proofErr w:type="gramStart"/>
            <w:r w:rsidRPr="000849F0">
              <w:rPr>
                <w:rFonts w:asciiTheme="minorHAnsi" w:hAnsiTheme="minorHAnsi" w:cstheme="minorHAnsi"/>
                <w:sz w:val="18"/>
                <w:szCs w:val="18"/>
              </w:rPr>
              <w:t>posted, or</w:t>
            </w:r>
            <w:proofErr w:type="gramEnd"/>
            <w:r w:rsidRPr="000849F0">
              <w:rPr>
                <w:rFonts w:asciiTheme="minorHAnsi" w:hAnsiTheme="minorHAnsi" w:cs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w:t>
            </w:r>
            <w:r w:rsidRPr="004B7988">
              <w:rPr>
                <w:rFonts w:asciiTheme="minorHAnsi" w:hAnsiTheme="minorHAnsi" w:cstheme="minorHAnsi"/>
                <w:sz w:val="18"/>
                <w:szCs w:val="18"/>
              </w:rPr>
              <w:t xml:space="preserve">y.  </w:t>
            </w:r>
          </w:p>
        </w:tc>
      </w:tr>
      <w:tr w:rsidR="00913A72" w:rsidRPr="00323F2C" w14:paraId="0F7F4526" w14:textId="77777777" w:rsidTr="00AE6068">
        <w:tblPrEx>
          <w:tblCellMar>
            <w:left w:w="108" w:type="dxa"/>
            <w:right w:w="108" w:type="dxa"/>
          </w:tblCellMar>
        </w:tblPrEx>
        <w:trPr>
          <w:trHeight w:val="360"/>
        </w:trPr>
        <w:tc>
          <w:tcPr>
            <w:tcW w:w="5307" w:type="dxa"/>
          </w:tcPr>
          <w:p w14:paraId="0F7F4524" w14:textId="77777777" w:rsidR="00913A72" w:rsidRPr="00E87371"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5643" w:type="dxa"/>
            <w:gridSpan w:val="3"/>
          </w:tcPr>
          <w:p w14:paraId="0F7F4525" w14:textId="77777777" w:rsidR="00913A72" w:rsidRPr="00E87371"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913A72" w:rsidRPr="00323F2C" w14:paraId="0F7F4529"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7" w14:textId="4FA04F4E"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7F4528"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913A72" w:rsidRPr="00323F2C" w14:paraId="0F7F452C"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A"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7F452B"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913A72" w:rsidRPr="00323F2C" w14:paraId="0F7F4530"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D"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7F452E" w14:textId="0F9A4BF4"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3E5D1D" w:rsidRPr="00E87371">
              <w:rPr>
                <w:rFonts w:asciiTheme="minorHAnsi" w:eastAsia="Times New Roman" w:hAnsiTheme="minorHAnsi" w:cs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7F452F"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913A72" w:rsidRPr="00323F2C" w14:paraId="0F7F4533"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31"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7F4532"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534" w14:textId="77777777" w:rsidR="006D2E42" w:rsidRPr="00236F4B" w:rsidRDefault="006D2E42" w:rsidP="00DC522B">
      <w:pPr>
        <w:spacing w:after="0" w:line="240" w:lineRule="auto"/>
        <w:rPr>
          <w:rFonts w:asciiTheme="minorHAnsi" w:hAnsiTheme="minorHAnsi" w:cstheme="minorHAnsi"/>
          <w:b/>
          <w:sz w:val="18"/>
          <w:szCs w:val="18"/>
        </w:rPr>
      </w:pPr>
    </w:p>
    <w:p w14:paraId="0F7F4535" w14:textId="77777777" w:rsidR="006D2E42" w:rsidRPr="00236F4B" w:rsidRDefault="006D2E42" w:rsidP="00DC522B">
      <w:pPr>
        <w:spacing w:after="0" w:line="240" w:lineRule="auto"/>
        <w:rPr>
          <w:rFonts w:asciiTheme="minorHAnsi" w:hAnsiTheme="minorHAnsi" w:cstheme="minorHAnsi"/>
          <w:b/>
          <w:sz w:val="18"/>
          <w:szCs w:val="18"/>
        </w:rPr>
      </w:pPr>
    </w:p>
    <w:p w14:paraId="5C983BD0" w14:textId="1FE8C85E" w:rsidR="00E04539" w:rsidRDefault="00E04539" w:rsidP="00585D1F">
      <w:pPr>
        <w:spacing w:after="0" w:line="240" w:lineRule="auto"/>
        <w:jc w:val="center"/>
        <w:rPr>
          <w:rFonts w:asciiTheme="minorHAnsi" w:hAnsiTheme="minorHAnsi" w:cstheme="minorHAnsi"/>
          <w:b/>
          <w:sz w:val="18"/>
          <w:szCs w:val="18"/>
        </w:rPr>
        <w:sectPr w:rsidR="00E04539" w:rsidSect="00236F4B">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p w14:paraId="45213D9A" w14:textId="6A3DB6BC" w:rsidR="00585D1F" w:rsidRPr="00236F4B" w:rsidRDefault="00585D1F" w:rsidP="00585D1F">
      <w:pPr>
        <w:spacing w:after="0" w:line="240" w:lineRule="auto"/>
        <w:jc w:val="center"/>
        <w:rPr>
          <w:b/>
          <w:sz w:val="18"/>
          <w:szCs w:val="18"/>
        </w:rPr>
      </w:pPr>
      <w:r w:rsidRPr="00236F4B">
        <w:rPr>
          <w:b/>
          <w:sz w:val="18"/>
          <w:szCs w:val="18"/>
        </w:rPr>
        <w:lastRenderedPageBreak/>
        <w:t>CF2R-PLB-22-H User Instructions</w:t>
      </w:r>
    </w:p>
    <w:p w14:paraId="147A221A"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1498D549" w:rsidR="00585D1F" w:rsidRPr="00236F4B"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236F4B">
        <w:rPr>
          <w:rFonts w:asciiTheme="minorHAnsi" w:hAnsiTheme="minorHAnsi" w:cs="Arial"/>
          <w:b/>
          <w:sz w:val="18"/>
          <w:szCs w:val="18"/>
        </w:rPr>
        <w:t>A</w:t>
      </w:r>
      <w:r w:rsidR="00585D1F" w:rsidRPr="00236F4B">
        <w:rPr>
          <w:rFonts w:asciiTheme="minorHAnsi" w:hAnsiTheme="minorHAnsi" w:cs="Arial"/>
          <w:b/>
          <w:sz w:val="18"/>
          <w:szCs w:val="18"/>
        </w:rPr>
        <w:t xml:space="preserve">. Design </w:t>
      </w:r>
      <w:ins w:id="203" w:author="Alhabibi, Haider@Energy" w:date="2021-12-12T22:12:00Z">
        <w:r w:rsidR="003A7C55">
          <w:rPr>
            <w:rFonts w:asciiTheme="minorHAnsi" w:hAnsiTheme="minorHAnsi" w:cstheme="minorHAnsi"/>
            <w:b/>
            <w:sz w:val="20"/>
            <w:szCs w:val="20"/>
          </w:rPr>
          <w:t xml:space="preserve">HERS Verified </w:t>
        </w:r>
      </w:ins>
      <w:r w:rsidR="0025496C">
        <w:rPr>
          <w:rFonts w:asciiTheme="minorHAnsi" w:hAnsiTheme="minorHAnsi" w:cs="Arial"/>
          <w:b/>
          <w:sz w:val="18"/>
          <w:szCs w:val="18"/>
        </w:rPr>
        <w:t>Dwelling Unit</w:t>
      </w:r>
      <w:r w:rsidR="0025496C" w:rsidRPr="00236F4B">
        <w:rPr>
          <w:rFonts w:asciiTheme="minorHAnsi" w:hAnsiTheme="minorHAnsi" w:cs="Arial"/>
          <w:b/>
          <w:sz w:val="18"/>
          <w:szCs w:val="18"/>
        </w:rPr>
        <w:t xml:space="preserve"> </w:t>
      </w:r>
      <w:r w:rsidR="00585D1F" w:rsidRPr="00236F4B">
        <w:rPr>
          <w:rFonts w:asciiTheme="minorHAnsi" w:hAnsiTheme="minorHAnsi" w:cs="Arial"/>
          <w:b/>
          <w:sz w:val="18"/>
          <w:szCs w:val="18"/>
        </w:rPr>
        <w:t>Water Heating Systems Information</w:t>
      </w:r>
    </w:p>
    <w:p w14:paraId="036FDD4A" w14:textId="129B10D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236F4B">
        <w:rPr>
          <w:rFonts w:asciiTheme="minorHAnsi" w:hAnsiTheme="minorHAnsi"/>
          <w:sz w:val="18"/>
          <w:szCs w:val="18"/>
        </w:rPr>
        <w:t xml:space="preserve">This table reports the water heating system features that were specified on the registered CF1R compliance document for this project. </w:t>
      </w:r>
      <w:r w:rsidR="00E04539">
        <w:rPr>
          <w:rFonts w:asciiTheme="minorHAnsi" w:hAnsiTheme="minorHAnsi"/>
          <w:sz w:val="18"/>
          <w:szCs w:val="18"/>
        </w:rPr>
        <w:t>His section is f</w:t>
      </w:r>
      <w:r w:rsidRPr="00236F4B">
        <w:rPr>
          <w:rFonts w:asciiTheme="minorHAnsi" w:hAnsiTheme="minorHAnsi"/>
          <w:sz w:val="18"/>
          <w:szCs w:val="18"/>
        </w:rPr>
        <w:t>or information</w:t>
      </w:r>
      <w:r w:rsidR="00E04539">
        <w:rPr>
          <w:rFonts w:asciiTheme="minorHAnsi" w:hAnsiTheme="minorHAnsi"/>
          <w:sz w:val="18"/>
          <w:szCs w:val="18"/>
        </w:rPr>
        <w:t>/verification purposes</w:t>
      </w:r>
      <w:r w:rsidRPr="00236F4B">
        <w:rPr>
          <w:rFonts w:asciiTheme="minorHAnsi" w:hAnsiTheme="minorHAnsi"/>
          <w:sz w:val="18"/>
          <w:szCs w:val="18"/>
        </w:rPr>
        <w:t xml:space="preserve"> only and requires no user input.</w:t>
      </w:r>
    </w:p>
    <w:p w14:paraId="75891B73"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612DE64B" w14:textId="09D4488B" w:rsidR="00A2703C" w:rsidRPr="005828AE" w:rsidRDefault="00A2703C" w:rsidP="00A2703C">
      <w:pPr>
        <w:keepNext/>
        <w:spacing w:after="0" w:line="240" w:lineRule="auto"/>
        <w:rPr>
          <w:ins w:id="204" w:author="Alhabibi, Haider@Energy" w:date="2022-01-25T13:55:00Z"/>
          <w:rFonts w:asciiTheme="minorHAnsi" w:hAnsiTheme="minorHAnsi" w:cstheme="minorHAnsi"/>
          <w:b/>
          <w:sz w:val="18"/>
          <w:szCs w:val="18"/>
        </w:rPr>
      </w:pPr>
      <w:ins w:id="205" w:author="Alhabibi, Haider@Energy" w:date="2022-01-25T13:55:00Z">
        <w:r>
          <w:rPr>
            <w:rFonts w:asciiTheme="minorHAnsi" w:hAnsiTheme="minorHAnsi" w:cstheme="minorHAnsi"/>
            <w:b/>
            <w:sz w:val="18"/>
            <w:szCs w:val="18"/>
          </w:rPr>
          <w:t>A</w:t>
        </w:r>
      </w:ins>
      <w:ins w:id="206" w:author="Alhabibi, Haider@Energy" w:date="2022-03-10T18:24:00Z">
        <w:r w:rsidR="00E53F9A">
          <w:rPr>
            <w:rFonts w:asciiTheme="minorHAnsi" w:hAnsiTheme="minorHAnsi" w:cstheme="minorHAnsi"/>
            <w:b/>
            <w:sz w:val="18"/>
            <w:szCs w:val="18"/>
          </w:rPr>
          <w:t>2</w:t>
        </w:r>
      </w:ins>
      <w:ins w:id="207" w:author="Alhabibi, Haider@Energy" w:date="2022-01-25T13:55:00Z">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ins>
    </w:p>
    <w:p w14:paraId="6A893849" w14:textId="77777777" w:rsidR="00A2703C" w:rsidRDefault="00A2703C" w:rsidP="00A2703C">
      <w:pPr>
        <w:keepNext/>
        <w:spacing w:after="0" w:line="240" w:lineRule="auto"/>
        <w:rPr>
          <w:ins w:id="208" w:author="Alhabibi, Haider@Energy" w:date="2022-01-25T13:55:00Z"/>
          <w:rFonts w:asciiTheme="minorHAnsi" w:hAnsiTheme="minorHAnsi" w:cstheme="minorHAnsi"/>
          <w:sz w:val="18"/>
          <w:szCs w:val="18"/>
        </w:rPr>
      </w:pPr>
      <w:ins w:id="209" w:author="Alhabibi, Haider@Energy" w:date="2022-01-25T13:55:00Z">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ins>
    </w:p>
    <w:p w14:paraId="35444689" w14:textId="77777777" w:rsidR="00A2703C" w:rsidRDefault="00A2703C" w:rsidP="00A2703C">
      <w:pPr>
        <w:keepNext/>
        <w:spacing w:after="0" w:line="240" w:lineRule="auto"/>
        <w:rPr>
          <w:ins w:id="210" w:author="Alhabibi, Haider@Energy" w:date="2022-01-25T13:55:00Z"/>
          <w:rFonts w:asciiTheme="minorHAnsi" w:hAnsiTheme="minorHAnsi" w:cstheme="minorHAnsi"/>
          <w:sz w:val="18"/>
          <w:szCs w:val="18"/>
        </w:rPr>
      </w:pPr>
    </w:p>
    <w:p w14:paraId="7C2891E7" w14:textId="261957A6" w:rsidR="00720D79" w:rsidRPr="00236F4B" w:rsidRDefault="006E1E98" w:rsidP="00A2703C">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B</w:t>
      </w:r>
      <w:r w:rsidR="00720D79" w:rsidRPr="00236F4B">
        <w:rPr>
          <w:rFonts w:asciiTheme="minorHAnsi" w:hAnsiTheme="minorHAnsi" w:cstheme="minorHAnsi"/>
          <w:b/>
          <w:sz w:val="18"/>
          <w:szCs w:val="18"/>
        </w:rPr>
        <w:t xml:space="preserve">. Installed </w:t>
      </w:r>
      <w:ins w:id="211" w:author="Alhabibi, Haider@Energy" w:date="2021-12-12T22:12: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Systems Information</w:t>
      </w:r>
    </w:p>
    <w:p w14:paraId="3B724820" w14:textId="1DD2E288"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54588895" w14:textId="797E5593" w:rsidR="00FB4EA5"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01 </w:t>
      </w:r>
      <w:r w:rsidR="00FB4EA5">
        <w:rPr>
          <w:rFonts w:asciiTheme="minorHAnsi" w:hAnsiTheme="minorHAnsi" w:cstheme="minorHAnsi"/>
          <w:sz w:val="18"/>
          <w:szCs w:val="18"/>
        </w:rPr>
        <w:t xml:space="preserve">Dwelling Unit Name - </w:t>
      </w:r>
      <w:r w:rsidR="00FB4EA5" w:rsidRPr="0087483C">
        <w:rPr>
          <w:rFonts w:asciiTheme="minorHAnsi" w:hAnsiTheme="minorHAnsi" w:cstheme="minorHAnsi"/>
          <w:sz w:val="18"/>
          <w:szCs w:val="18"/>
        </w:rPr>
        <w:t xml:space="preserve">Reference information from </w:t>
      </w:r>
      <w:r w:rsidR="00FB4EA5">
        <w:rPr>
          <w:rFonts w:asciiTheme="minorHAnsi" w:hAnsiTheme="minorHAnsi" w:cstheme="minorHAnsi"/>
          <w:sz w:val="18"/>
          <w:szCs w:val="18"/>
        </w:rPr>
        <w:t>Table A</w:t>
      </w:r>
      <w:r w:rsidR="00FB4EA5" w:rsidRPr="0087483C">
        <w:rPr>
          <w:rFonts w:asciiTheme="minorHAnsi" w:hAnsiTheme="minorHAnsi" w:cstheme="minorHAnsi"/>
          <w:sz w:val="18"/>
          <w:szCs w:val="18"/>
        </w:rPr>
        <w:t>.</w:t>
      </w:r>
      <w:r w:rsidR="00FB4EA5">
        <w:rPr>
          <w:rFonts w:asciiTheme="minorHAnsi" w:hAnsiTheme="minorHAnsi" w:cstheme="minorHAnsi"/>
          <w:sz w:val="18"/>
          <w:szCs w:val="18"/>
        </w:rPr>
        <w:t xml:space="preserve"> </w:t>
      </w:r>
    </w:p>
    <w:p w14:paraId="2A45BB2F" w14:textId="03172B00" w:rsidR="00720D79" w:rsidRPr="0087483C" w:rsidRDefault="00FB4EA5"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 xml:space="preserve">02 </w:t>
      </w:r>
      <w:r w:rsidR="00720D79" w:rsidRPr="00236F4B">
        <w:rPr>
          <w:rFonts w:asciiTheme="minorHAnsi" w:hAnsiTheme="minorHAnsi" w:cstheme="minorHAnsi"/>
          <w:sz w:val="18"/>
          <w:szCs w:val="18"/>
        </w:rPr>
        <w:t xml:space="preserve">Water Heating System ID or Name – </w:t>
      </w:r>
      <w:r w:rsidR="00720D79" w:rsidRPr="0087483C">
        <w:rPr>
          <w:rFonts w:asciiTheme="minorHAnsi" w:hAnsiTheme="minorHAnsi" w:cstheme="minorHAnsi"/>
          <w:sz w:val="18"/>
          <w:szCs w:val="18"/>
        </w:rPr>
        <w:t xml:space="preserve">Reference information from </w:t>
      </w:r>
      <w:r w:rsidR="0087483C">
        <w:rPr>
          <w:rFonts w:asciiTheme="minorHAnsi" w:hAnsiTheme="minorHAnsi" w:cstheme="minorHAnsi"/>
          <w:sz w:val="18"/>
          <w:szCs w:val="18"/>
        </w:rPr>
        <w:t>Table A</w:t>
      </w:r>
      <w:r w:rsidR="00720D79" w:rsidRPr="0087483C">
        <w:rPr>
          <w:rFonts w:asciiTheme="minorHAnsi" w:hAnsiTheme="minorHAnsi" w:cstheme="minorHAnsi"/>
          <w:sz w:val="18"/>
          <w:szCs w:val="18"/>
        </w:rPr>
        <w:t>.</w:t>
      </w:r>
    </w:p>
    <w:p w14:paraId="502ABF75" w14:textId="4B68F976"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3</w:t>
      </w:r>
      <w:r w:rsidRPr="0087483C">
        <w:rPr>
          <w:rFonts w:asciiTheme="minorHAnsi" w:hAnsiTheme="minorHAnsi" w:cstheme="minorHAnsi"/>
          <w:sz w:val="18"/>
          <w:szCs w:val="18"/>
        </w:rPr>
        <w:t xml:space="preserve"> Water Heating System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water heating system type are </w:t>
      </w:r>
      <w:proofErr w:type="gramStart"/>
      <w:r w:rsidRPr="0087483C">
        <w:rPr>
          <w:rFonts w:asciiTheme="minorHAnsi" w:hAnsiTheme="minorHAnsi" w:cstheme="minorHAnsi"/>
          <w:sz w:val="18"/>
          <w:szCs w:val="18"/>
        </w:rPr>
        <w:t>DHW, or</w:t>
      </w:r>
      <w:proofErr w:type="gramEnd"/>
      <w:r w:rsidRPr="0087483C">
        <w:rPr>
          <w:rFonts w:asciiTheme="minorHAnsi" w:hAnsiTheme="minorHAnsi" w:cstheme="minorHAnsi"/>
          <w:sz w:val="18"/>
          <w:szCs w:val="18"/>
        </w:rPr>
        <w:t xml:space="preserve"> Combined Hydronic.</w:t>
      </w:r>
    </w:p>
    <w:p w14:paraId="12FFCCFD" w14:textId="1536F77D" w:rsidR="00720D79" w:rsidRPr="0087483C" w:rsidRDefault="00720D79" w:rsidP="00720D79">
      <w:pPr>
        <w:keepNext/>
        <w:spacing w:after="0" w:line="240" w:lineRule="auto"/>
        <w:ind w:left="540" w:hanging="27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4</w:t>
      </w:r>
      <w:r w:rsidRPr="0087483C">
        <w:rPr>
          <w:rFonts w:asciiTheme="minorHAnsi" w:hAnsiTheme="minorHAnsi" w:cstheme="minorHAnsi"/>
          <w:sz w:val="18"/>
          <w:szCs w:val="18"/>
        </w:rPr>
        <w:t xml:space="preserve"> Water Heater Type – </w:t>
      </w:r>
      <w:r w:rsidR="0087483C">
        <w:rPr>
          <w:rFonts w:asciiTheme="minorHAnsi" w:hAnsiTheme="minorHAnsi" w:cstheme="minorHAnsi"/>
          <w:sz w:val="18"/>
          <w:szCs w:val="18"/>
        </w:rPr>
        <w:t>Reference i</w:t>
      </w:r>
      <w:r w:rsidRPr="0087483C">
        <w:rPr>
          <w:rFonts w:asciiTheme="minorHAnsi" w:hAnsiTheme="minorHAnsi" w:cstheme="minorHAnsi"/>
          <w:sz w:val="18"/>
          <w:szCs w:val="18"/>
        </w:rPr>
        <w:t xml:space="preserve">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water heaters are Large/Commercial Storage, Small/Consumer Storage, Residential-Duty Commercial Storage, Heat Pump, Boiler, Large/Commercial Instantaneous, Small/Consumer Instantaneous, Residential-Duty Commercial </w:t>
      </w:r>
      <w:proofErr w:type="gramStart"/>
      <w:r w:rsidRPr="0087483C">
        <w:rPr>
          <w:rFonts w:asciiTheme="minorHAnsi" w:hAnsiTheme="minorHAnsi" w:cstheme="minorHAnsi"/>
          <w:sz w:val="18"/>
          <w:szCs w:val="18"/>
        </w:rPr>
        <w:t>Instantaneous</w:t>
      </w:r>
      <w:proofErr w:type="gramEnd"/>
      <w:r w:rsidRPr="0087483C">
        <w:rPr>
          <w:rFonts w:asciiTheme="minorHAnsi" w:hAnsiTheme="minorHAnsi" w:cstheme="minorHAnsi"/>
          <w:sz w:val="18"/>
          <w:szCs w:val="18"/>
        </w:rPr>
        <w:t xml:space="preserve"> or Indirect.</w:t>
      </w:r>
    </w:p>
    <w:p w14:paraId="7A67C572" w14:textId="78C14528"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5</w:t>
      </w:r>
      <w:r w:rsidRPr="0087483C">
        <w:rPr>
          <w:rFonts w:asciiTheme="minorHAnsi" w:hAnsiTheme="minorHAnsi" w:cstheme="minorHAnsi"/>
          <w:sz w:val="18"/>
          <w:szCs w:val="18"/>
        </w:rPr>
        <w:t xml:space="preserve"> # of </w:t>
      </w:r>
      <w:r w:rsidR="001822B4">
        <w:rPr>
          <w:rFonts w:asciiTheme="minorHAnsi" w:eastAsia="Times New Roman" w:hAnsiTheme="minorHAnsi" w:cstheme="minorHAnsi"/>
          <w:sz w:val="18"/>
          <w:szCs w:val="20"/>
        </w:rPr>
        <w:t xml:space="preserve">Like (or Identical) </w:t>
      </w:r>
      <w:r w:rsidRPr="0087483C">
        <w:rPr>
          <w:rFonts w:asciiTheme="minorHAnsi" w:hAnsiTheme="minorHAnsi" w:cstheme="minorHAnsi"/>
          <w:sz w:val="18"/>
          <w:szCs w:val="18"/>
        </w:rPr>
        <w:t xml:space="preserve">Water Heaters in system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w:t>
      </w:r>
    </w:p>
    <w:p w14:paraId="1F48CB14" w14:textId="29870C10"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6</w:t>
      </w:r>
      <w:r w:rsidRPr="0087483C">
        <w:rPr>
          <w:rFonts w:asciiTheme="minorHAnsi" w:hAnsiTheme="minorHAnsi" w:cstheme="minorHAnsi"/>
          <w:sz w:val="18"/>
          <w:szCs w:val="18"/>
        </w:rPr>
        <w:t xml:space="preserve"> Fuel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fuel types are </w:t>
      </w:r>
      <w:r w:rsidR="0087483C">
        <w:rPr>
          <w:rFonts w:asciiTheme="minorHAnsi" w:hAnsiTheme="minorHAnsi" w:cstheme="minorHAnsi"/>
          <w:sz w:val="18"/>
          <w:szCs w:val="18"/>
        </w:rPr>
        <w:t xml:space="preserve">heat pump, electric resistance, </w:t>
      </w:r>
      <w:r w:rsidRPr="0087483C">
        <w:rPr>
          <w:rFonts w:asciiTheme="minorHAnsi" w:hAnsiTheme="minorHAnsi" w:cstheme="minorHAnsi"/>
          <w:sz w:val="18"/>
          <w:szCs w:val="18"/>
        </w:rPr>
        <w:t xml:space="preserve">natural gas, </w:t>
      </w:r>
      <w:r w:rsidR="0087483C">
        <w:rPr>
          <w:rFonts w:asciiTheme="minorHAnsi" w:hAnsiTheme="minorHAnsi" w:cstheme="minorHAnsi"/>
          <w:sz w:val="18"/>
          <w:szCs w:val="18"/>
        </w:rPr>
        <w:t xml:space="preserve">and </w:t>
      </w:r>
      <w:r w:rsidRPr="0087483C">
        <w:rPr>
          <w:rFonts w:asciiTheme="minorHAnsi" w:hAnsiTheme="minorHAnsi" w:cstheme="minorHAnsi"/>
          <w:sz w:val="18"/>
          <w:szCs w:val="18"/>
        </w:rPr>
        <w:t>propane.</w:t>
      </w:r>
    </w:p>
    <w:p w14:paraId="46A38320" w14:textId="3CE69775"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7</w:t>
      </w:r>
      <w:r w:rsidRPr="0087483C">
        <w:rPr>
          <w:rFonts w:asciiTheme="minorHAnsi" w:hAnsiTheme="minorHAnsi" w:cstheme="minorHAnsi"/>
          <w:sz w:val="18"/>
          <w:szCs w:val="18"/>
        </w:rPr>
        <w:t xml:space="preserve"> Rated Input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For natural gas</w:t>
      </w:r>
      <w:r w:rsidR="0087483C">
        <w:rPr>
          <w:rFonts w:asciiTheme="minorHAnsi" w:hAnsiTheme="minorHAnsi" w:cstheme="minorHAnsi"/>
          <w:sz w:val="18"/>
          <w:szCs w:val="18"/>
        </w:rPr>
        <w:t xml:space="preserve"> and</w:t>
      </w:r>
      <w:r w:rsidRPr="0087483C">
        <w:rPr>
          <w:rFonts w:asciiTheme="minorHAnsi" w:hAnsiTheme="minorHAnsi" w:cstheme="minorHAnsi"/>
          <w:sz w:val="18"/>
          <w:szCs w:val="18"/>
        </w:rPr>
        <w:t xml:space="preserve"> propane</w:t>
      </w:r>
      <w:r w:rsidR="0087483C">
        <w:rPr>
          <w:rFonts w:asciiTheme="minorHAnsi" w:hAnsiTheme="minorHAnsi" w:cstheme="minorHAnsi"/>
          <w:sz w:val="18"/>
          <w:szCs w:val="18"/>
        </w:rPr>
        <w:t>,</w:t>
      </w:r>
      <w:r w:rsidRPr="0087483C">
        <w:rPr>
          <w:rFonts w:asciiTheme="minorHAnsi" w:hAnsiTheme="minorHAnsi" w:cstheme="minorHAnsi"/>
          <w:sz w:val="18"/>
          <w:szCs w:val="18"/>
        </w:rPr>
        <w:t xml:space="preserve"> the input type is Btu/hr. For </w:t>
      </w:r>
      <w:r w:rsidR="0087483C">
        <w:rPr>
          <w:rFonts w:asciiTheme="minorHAnsi" w:hAnsiTheme="minorHAnsi" w:cstheme="minorHAnsi"/>
          <w:sz w:val="18"/>
          <w:szCs w:val="18"/>
        </w:rPr>
        <w:t xml:space="preserve">heat pump and </w:t>
      </w:r>
      <w:r w:rsidRPr="0087483C">
        <w:rPr>
          <w:rFonts w:asciiTheme="minorHAnsi" w:hAnsiTheme="minorHAnsi" w:cstheme="minorHAnsi"/>
          <w:sz w:val="18"/>
          <w:szCs w:val="18"/>
        </w:rPr>
        <w:t>electric</w:t>
      </w:r>
      <w:r w:rsidR="0087483C">
        <w:rPr>
          <w:rFonts w:asciiTheme="minorHAnsi" w:hAnsiTheme="minorHAnsi" w:cstheme="minorHAnsi"/>
          <w:sz w:val="18"/>
          <w:szCs w:val="18"/>
        </w:rPr>
        <w:t xml:space="preserve"> resistance,</w:t>
      </w:r>
      <w:r w:rsidRPr="0087483C">
        <w:rPr>
          <w:rFonts w:asciiTheme="minorHAnsi" w:hAnsiTheme="minorHAnsi" w:cstheme="minorHAnsi"/>
          <w:sz w:val="18"/>
          <w:szCs w:val="18"/>
        </w:rPr>
        <w:t xml:space="preserve"> the input type is kW.</w:t>
      </w:r>
    </w:p>
    <w:p w14:paraId="09EA39B2" w14:textId="754D2E94"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8</w:t>
      </w:r>
      <w:r w:rsidRPr="0087483C">
        <w:rPr>
          <w:rFonts w:asciiTheme="minorHAnsi" w:hAnsiTheme="minorHAnsi" w:cstheme="minorHAnsi"/>
          <w:sz w:val="18"/>
          <w:szCs w:val="18"/>
        </w:rPr>
        <w:t xml:space="preserve"> Rated Input Value – User input. Numerical value of the rated input. Must be equal to or less than value indicated on the CF1R.</w:t>
      </w:r>
    </w:p>
    <w:p w14:paraId="27595D51" w14:textId="2D00E41F" w:rsidR="006E1E98" w:rsidRPr="0087483C" w:rsidRDefault="006E1E98" w:rsidP="00720D79">
      <w:pPr>
        <w:keepNext/>
        <w:spacing w:after="0" w:line="240" w:lineRule="auto"/>
        <w:ind w:left="720" w:hanging="450"/>
        <w:rPr>
          <w:rFonts w:asciiTheme="minorHAnsi" w:hAnsiTheme="minorHAnsi" w:cstheme="minorHAnsi"/>
          <w:sz w:val="18"/>
          <w:szCs w:val="18"/>
        </w:rPr>
      </w:pPr>
      <w:r w:rsidRPr="0036442C">
        <w:rPr>
          <w:rFonts w:asciiTheme="minorHAnsi" w:hAnsiTheme="minorHAnsi" w:cstheme="minorHAnsi"/>
          <w:sz w:val="18"/>
          <w:szCs w:val="18"/>
        </w:rPr>
        <w:t>0</w:t>
      </w:r>
      <w:r w:rsidR="00FB4EA5">
        <w:rPr>
          <w:rFonts w:asciiTheme="minorHAnsi" w:hAnsiTheme="minorHAnsi" w:cstheme="minorHAnsi"/>
          <w:sz w:val="18"/>
          <w:szCs w:val="18"/>
        </w:rPr>
        <w:t>9</w:t>
      </w:r>
      <w:r w:rsidRPr="0036442C">
        <w:rPr>
          <w:rFonts w:asciiTheme="minorHAnsi" w:hAnsiTheme="minorHAnsi" w:cstheme="minorHAnsi"/>
          <w:sz w:val="18"/>
          <w:szCs w:val="18"/>
        </w:rPr>
        <w:t xml:space="preserve"> Central DHW System Distribution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w:t>
      </w:r>
    </w:p>
    <w:p w14:paraId="79B417AF" w14:textId="163C3296" w:rsidR="00720D79" w:rsidRPr="0087483C" w:rsidRDefault="00FB4EA5"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10</w:t>
      </w:r>
      <w:r w:rsidR="00720D79" w:rsidRPr="0087483C">
        <w:rPr>
          <w:rFonts w:asciiTheme="minorHAnsi" w:hAnsiTheme="minorHAnsi" w:cstheme="minorHAnsi"/>
          <w:sz w:val="18"/>
          <w:szCs w:val="18"/>
        </w:rPr>
        <w:t xml:space="preserve"> Dwelling Unit DHW System Distribution Type - Reference information from </w:t>
      </w:r>
      <w:r w:rsidR="0087483C">
        <w:rPr>
          <w:rFonts w:asciiTheme="minorHAnsi" w:hAnsiTheme="minorHAnsi" w:cstheme="minorHAnsi"/>
          <w:sz w:val="18"/>
          <w:szCs w:val="18"/>
        </w:rPr>
        <w:t>Table A</w:t>
      </w:r>
      <w:r w:rsidR="00720D79" w:rsidRPr="0087483C">
        <w:rPr>
          <w:rFonts w:asciiTheme="minorHAnsi" w:hAnsiTheme="minorHAnsi" w:cstheme="minorHAnsi"/>
          <w:sz w:val="18"/>
          <w:szCs w:val="18"/>
        </w:rPr>
        <w:t>.</w:t>
      </w:r>
    </w:p>
    <w:p w14:paraId="38E7CB77" w14:textId="1E6D563F" w:rsidR="00770BE1" w:rsidRPr="0087483C" w:rsidRDefault="00770BE1"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1</w:t>
      </w:r>
      <w:r w:rsidR="00FB4EA5">
        <w:rPr>
          <w:rFonts w:asciiTheme="minorHAnsi" w:hAnsiTheme="minorHAnsi" w:cstheme="minorHAnsi"/>
          <w:sz w:val="18"/>
          <w:szCs w:val="18"/>
        </w:rPr>
        <w:t>1</w:t>
      </w:r>
      <w:r w:rsidRPr="0087483C">
        <w:rPr>
          <w:rFonts w:asciiTheme="minorHAnsi" w:hAnsiTheme="minorHAnsi" w:cstheme="minorHAnsi"/>
          <w:sz w:val="18"/>
          <w:szCs w:val="18"/>
        </w:rPr>
        <w:t xml:space="preserve"> Compact Distribution - Reference information from </w:t>
      </w:r>
      <w:r w:rsidR="0036442C">
        <w:rPr>
          <w:rFonts w:asciiTheme="minorHAnsi" w:hAnsiTheme="minorHAnsi" w:cstheme="minorHAnsi"/>
          <w:sz w:val="18"/>
          <w:szCs w:val="18"/>
        </w:rPr>
        <w:t>Table A</w:t>
      </w:r>
      <w:r w:rsidRPr="0087483C">
        <w:rPr>
          <w:rFonts w:asciiTheme="minorHAnsi" w:hAnsiTheme="minorHAnsi" w:cstheme="minorHAnsi"/>
          <w:sz w:val="18"/>
          <w:szCs w:val="18"/>
        </w:rPr>
        <w:t>.</w:t>
      </w:r>
    </w:p>
    <w:p w14:paraId="0CFD935B" w14:textId="69DA5695" w:rsidR="00720D79" w:rsidRDefault="007B0D5E" w:rsidP="007B0D5E">
      <w:pPr>
        <w:keepNext/>
        <w:spacing w:after="0" w:line="240" w:lineRule="auto"/>
        <w:ind w:firstLine="270"/>
        <w:rPr>
          <w:ins w:id="212" w:author="Alhabibi, Haider@Energy" w:date="2021-12-12T22:20:00Z"/>
          <w:rFonts w:asciiTheme="minorHAnsi" w:hAnsiTheme="minorHAnsi" w:cstheme="minorHAnsi"/>
          <w:sz w:val="18"/>
          <w:szCs w:val="18"/>
        </w:rPr>
      </w:pPr>
      <w:r w:rsidRPr="0036442C">
        <w:rPr>
          <w:rFonts w:asciiTheme="minorHAnsi" w:hAnsiTheme="minorHAnsi" w:cstheme="minorHAnsi"/>
          <w:sz w:val="18"/>
          <w:szCs w:val="18"/>
        </w:rPr>
        <w:t>1</w:t>
      </w:r>
      <w:r w:rsidR="00FB4EA5">
        <w:rPr>
          <w:rFonts w:asciiTheme="minorHAnsi" w:hAnsiTheme="minorHAnsi" w:cstheme="minorHAnsi"/>
          <w:sz w:val="18"/>
          <w:szCs w:val="18"/>
        </w:rPr>
        <w:t>2</w:t>
      </w:r>
      <w:r w:rsidRPr="0036442C">
        <w:rPr>
          <w:rFonts w:asciiTheme="minorHAnsi" w:hAnsiTheme="minorHAnsi" w:cstheme="minorHAnsi"/>
          <w:sz w:val="18"/>
          <w:szCs w:val="18"/>
        </w:rPr>
        <w:t xml:space="preserve"> Drain Water Heat Recovery - Reference information from </w:t>
      </w:r>
      <w:r w:rsidR="0036442C">
        <w:rPr>
          <w:rFonts w:asciiTheme="minorHAnsi" w:hAnsiTheme="minorHAnsi" w:cstheme="minorHAnsi"/>
          <w:sz w:val="18"/>
          <w:szCs w:val="18"/>
        </w:rPr>
        <w:t>Table A</w:t>
      </w:r>
      <w:r w:rsidRPr="0036442C">
        <w:rPr>
          <w:rFonts w:asciiTheme="minorHAnsi" w:hAnsiTheme="minorHAnsi" w:cstheme="minorHAnsi"/>
          <w:sz w:val="18"/>
          <w:szCs w:val="18"/>
        </w:rPr>
        <w:t>.</w:t>
      </w:r>
    </w:p>
    <w:p w14:paraId="783871E2" w14:textId="6649C32D" w:rsidR="00B416AE" w:rsidRDefault="00B416AE" w:rsidP="007B0D5E">
      <w:pPr>
        <w:keepNext/>
        <w:spacing w:after="0" w:line="240" w:lineRule="auto"/>
        <w:ind w:firstLine="270"/>
        <w:rPr>
          <w:ins w:id="213" w:author="Alhabibi, Haider@Energy" w:date="2021-12-12T22:20:00Z"/>
          <w:rFonts w:asciiTheme="minorHAnsi" w:hAnsiTheme="minorHAnsi" w:cstheme="minorHAnsi"/>
          <w:sz w:val="18"/>
          <w:szCs w:val="18"/>
        </w:rPr>
      </w:pPr>
    </w:p>
    <w:p w14:paraId="67E94137" w14:textId="07777E2E" w:rsidR="00B416AE" w:rsidRPr="005828AE" w:rsidRDefault="00A2703C" w:rsidP="00B416AE">
      <w:pPr>
        <w:keepNext/>
        <w:spacing w:after="0" w:line="240" w:lineRule="auto"/>
        <w:rPr>
          <w:ins w:id="214" w:author="Alhabibi, Haider@Energy" w:date="2021-12-12T22:20:00Z"/>
          <w:rFonts w:asciiTheme="minorHAnsi" w:hAnsiTheme="minorHAnsi" w:cstheme="minorHAnsi"/>
          <w:sz w:val="18"/>
          <w:szCs w:val="18"/>
        </w:rPr>
      </w:pPr>
      <w:ins w:id="215" w:author="Alhabibi, Haider@Energy" w:date="2022-01-25T13:55:00Z">
        <w:r>
          <w:rPr>
            <w:rFonts w:asciiTheme="minorHAnsi" w:hAnsiTheme="minorHAnsi" w:cstheme="minorHAnsi"/>
            <w:b/>
            <w:sz w:val="18"/>
            <w:szCs w:val="18"/>
          </w:rPr>
          <w:t>B2</w:t>
        </w:r>
      </w:ins>
      <w:ins w:id="216" w:author="Alhabibi, Haider@Energy" w:date="2021-12-12T22:20:00Z">
        <w:r w:rsidR="00B416AE" w:rsidRPr="005828AE">
          <w:rPr>
            <w:rFonts w:asciiTheme="minorHAnsi" w:hAnsiTheme="minorHAnsi" w:cstheme="minorHAnsi"/>
            <w:b/>
            <w:sz w:val="18"/>
            <w:szCs w:val="18"/>
          </w:rPr>
          <w:t xml:space="preserve">. Installed </w:t>
        </w:r>
      </w:ins>
      <w:ins w:id="217" w:author="Alhabibi, Haider@Energy" w:date="2021-12-12T22:21:00Z">
        <w:r w:rsidR="004C5832" w:rsidRPr="00C1150F">
          <w:rPr>
            <w:rFonts w:cstheme="minorHAnsi"/>
            <w:b/>
            <w:sz w:val="20"/>
            <w:szCs w:val="20"/>
          </w:rPr>
          <w:t xml:space="preserve">HERS Verified </w:t>
        </w:r>
      </w:ins>
      <w:ins w:id="218" w:author="Alhabibi, Haider@Energy" w:date="2021-12-12T22:20:00Z">
        <w:r w:rsidR="00B416AE" w:rsidRPr="005828AE">
          <w:rPr>
            <w:rFonts w:asciiTheme="minorHAnsi" w:hAnsiTheme="minorHAnsi" w:cstheme="minorHAnsi"/>
            <w:b/>
            <w:sz w:val="18"/>
            <w:szCs w:val="18"/>
          </w:rPr>
          <w:t xml:space="preserve">Dwelling Unit </w:t>
        </w:r>
        <w:r w:rsidR="00B416AE" w:rsidRPr="006B6989">
          <w:rPr>
            <w:rFonts w:asciiTheme="minorHAnsi" w:hAnsiTheme="minorHAnsi" w:cstheme="minorHAnsi"/>
            <w:b/>
            <w:sz w:val="18"/>
            <w:szCs w:val="18"/>
          </w:rPr>
          <w:t xml:space="preserve">HPWH System </w:t>
        </w:r>
        <w:r w:rsidR="00B416AE" w:rsidRPr="005828AE">
          <w:rPr>
            <w:rFonts w:asciiTheme="minorHAnsi" w:hAnsiTheme="minorHAnsi" w:cstheme="minorHAnsi"/>
            <w:b/>
            <w:sz w:val="18"/>
            <w:szCs w:val="18"/>
          </w:rPr>
          <w:t>Information</w:t>
        </w:r>
      </w:ins>
    </w:p>
    <w:p w14:paraId="69425135" w14:textId="77777777" w:rsidR="00A049C9" w:rsidRPr="00A049C9" w:rsidRDefault="00A049C9" w:rsidP="00A049C9">
      <w:pPr>
        <w:keepNext/>
        <w:spacing w:after="0" w:line="240" w:lineRule="auto"/>
        <w:rPr>
          <w:ins w:id="219" w:author="Alhabibi, Haider@Energy" w:date="2022-03-10T18:17:00Z"/>
          <w:rFonts w:asciiTheme="minorHAnsi" w:hAnsiTheme="minorHAnsi" w:cstheme="minorHAnsi"/>
          <w:sz w:val="18"/>
          <w:szCs w:val="18"/>
        </w:rPr>
      </w:pPr>
      <w:ins w:id="220" w:author="Alhabibi, Haider@Energy" w:date="2022-03-10T18:17:00Z">
        <w:r w:rsidRPr="00A049C9">
          <w:rPr>
            <w:rFonts w:asciiTheme="minorHAnsi" w:hAnsiTheme="minorHAnsi" w:cstheme="minorHAnsi"/>
            <w:sz w:val="18"/>
            <w:szCs w:val="18"/>
          </w:rPr>
          <w:t>This table reports the water heating system information that is being installed. Require one line for each installed water heater.</w:t>
        </w:r>
      </w:ins>
    </w:p>
    <w:p w14:paraId="30323C71" w14:textId="109A76F9" w:rsidR="00A049C9" w:rsidRPr="00A049C9" w:rsidRDefault="00A049C9" w:rsidP="00A049C9">
      <w:pPr>
        <w:keepNext/>
        <w:spacing w:after="0" w:line="240" w:lineRule="auto"/>
        <w:ind w:left="720" w:hanging="450"/>
        <w:rPr>
          <w:ins w:id="221" w:author="Alhabibi, Haider@Energy" w:date="2022-03-10T18:17:00Z"/>
          <w:rFonts w:asciiTheme="minorHAnsi" w:hAnsiTheme="minorHAnsi" w:cstheme="minorHAnsi"/>
          <w:sz w:val="18"/>
          <w:szCs w:val="18"/>
        </w:rPr>
      </w:pPr>
      <w:ins w:id="222" w:author="Alhabibi, Haider@Energy" w:date="2022-03-10T18:17:00Z">
        <w:r w:rsidRPr="00A049C9">
          <w:rPr>
            <w:rFonts w:asciiTheme="minorHAnsi" w:hAnsiTheme="minorHAnsi" w:cstheme="minorHAnsi"/>
            <w:sz w:val="18"/>
            <w:szCs w:val="18"/>
          </w:rPr>
          <w:t>01 Dwelling Unit Name - Reference information from Table A</w:t>
        </w:r>
        <w:r w:rsidR="00D428A3">
          <w:rPr>
            <w:rFonts w:asciiTheme="minorHAnsi" w:hAnsiTheme="minorHAnsi" w:cstheme="minorHAnsi"/>
            <w:sz w:val="18"/>
            <w:szCs w:val="18"/>
          </w:rPr>
          <w:t>2</w:t>
        </w:r>
        <w:r w:rsidRPr="00A049C9">
          <w:rPr>
            <w:rFonts w:asciiTheme="minorHAnsi" w:hAnsiTheme="minorHAnsi" w:cstheme="minorHAnsi"/>
            <w:sz w:val="18"/>
            <w:szCs w:val="18"/>
          </w:rPr>
          <w:t>.</w:t>
        </w:r>
      </w:ins>
    </w:p>
    <w:p w14:paraId="12457AE5" w14:textId="08DBA819" w:rsidR="00A049C9" w:rsidRPr="00A049C9" w:rsidRDefault="00A049C9" w:rsidP="00A049C9">
      <w:pPr>
        <w:keepNext/>
        <w:spacing w:after="0" w:line="240" w:lineRule="auto"/>
        <w:ind w:left="720" w:hanging="450"/>
        <w:rPr>
          <w:ins w:id="223" w:author="Alhabibi, Haider@Energy" w:date="2022-03-10T18:17:00Z"/>
          <w:rFonts w:asciiTheme="minorHAnsi" w:hAnsiTheme="minorHAnsi" w:cstheme="minorHAnsi"/>
          <w:sz w:val="18"/>
          <w:szCs w:val="18"/>
        </w:rPr>
      </w:pPr>
      <w:ins w:id="224" w:author="Alhabibi, Haider@Energy" w:date="2022-03-10T18:17:00Z">
        <w:r w:rsidRPr="00A049C9">
          <w:rPr>
            <w:rFonts w:asciiTheme="minorHAnsi" w:hAnsiTheme="minorHAnsi" w:cstheme="minorHAnsi"/>
            <w:sz w:val="18"/>
            <w:szCs w:val="18"/>
          </w:rPr>
          <w:t>02 Water Heating System ID or Name – Reference information from Table A</w:t>
        </w:r>
      </w:ins>
      <w:ins w:id="225" w:author="Alhabibi, Haider@Energy" w:date="2022-03-10T18:18:00Z">
        <w:r w:rsidR="00D428A3">
          <w:rPr>
            <w:rFonts w:asciiTheme="minorHAnsi" w:hAnsiTheme="minorHAnsi" w:cstheme="minorHAnsi"/>
            <w:sz w:val="18"/>
            <w:szCs w:val="18"/>
          </w:rPr>
          <w:t>2</w:t>
        </w:r>
      </w:ins>
      <w:ins w:id="226" w:author="Alhabibi, Haider@Energy" w:date="2022-03-10T18:17:00Z">
        <w:r w:rsidRPr="00A049C9">
          <w:rPr>
            <w:rFonts w:asciiTheme="minorHAnsi" w:hAnsiTheme="minorHAnsi" w:cstheme="minorHAnsi"/>
            <w:sz w:val="18"/>
            <w:szCs w:val="18"/>
          </w:rPr>
          <w:t>.</w:t>
        </w:r>
      </w:ins>
    </w:p>
    <w:p w14:paraId="0E884D61" w14:textId="726F56AE" w:rsidR="00A049C9" w:rsidRPr="00A049C9" w:rsidRDefault="00A049C9" w:rsidP="00A049C9">
      <w:p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ins w:id="227" w:author="Alhabibi, Haider@Energy" w:date="2022-03-10T18:17:00Z"/>
          <w:rFonts w:asciiTheme="minorHAnsi" w:hAnsiTheme="minorHAnsi" w:cstheme="minorHAnsi"/>
          <w:sz w:val="18"/>
          <w:szCs w:val="18"/>
        </w:rPr>
      </w:pPr>
      <w:ins w:id="228" w:author="Alhabibi, Haider@Energy" w:date="2022-03-10T18:17:00Z">
        <w:r w:rsidRPr="00A049C9">
          <w:rPr>
            <w:rFonts w:asciiTheme="minorHAnsi" w:hAnsiTheme="minorHAnsi" w:cstheme="minorHAnsi"/>
            <w:sz w:val="18"/>
            <w:szCs w:val="18"/>
          </w:rPr>
          <w:t xml:space="preserve">03 Modeled Equipment Make and Model number – </w:t>
        </w:r>
      </w:ins>
      <w:ins w:id="229" w:author="Alhabibi, Haider@Energy" w:date="2022-03-10T18:20:00Z">
        <w:r w:rsidR="004201F4">
          <w:rPr>
            <w:rFonts w:asciiTheme="minorHAnsi" w:hAnsiTheme="minorHAnsi" w:cstheme="minorHAnsi"/>
            <w:sz w:val="18"/>
            <w:szCs w:val="18"/>
          </w:rPr>
          <w:t>User input must be equal to the value indicated on Table A2 as default and allow user to override</w:t>
        </w:r>
      </w:ins>
      <w:ins w:id="230" w:author="Alhabibi, Haider@Energy" w:date="2022-03-10T18:17:00Z">
        <w:r w:rsidRPr="00A049C9">
          <w:rPr>
            <w:rFonts w:asciiTheme="minorHAnsi" w:hAnsiTheme="minorHAnsi" w:cstheme="minorHAnsi"/>
            <w:sz w:val="18"/>
            <w:szCs w:val="18"/>
          </w:rPr>
          <w:t>.</w:t>
        </w:r>
      </w:ins>
    </w:p>
    <w:p w14:paraId="1E0D3FD5" w14:textId="0D4A58BA" w:rsidR="00A049C9" w:rsidRPr="00A049C9" w:rsidRDefault="00A049C9" w:rsidP="00A049C9">
      <w:pPr>
        <w:keepNext/>
        <w:spacing w:after="0" w:line="240" w:lineRule="auto"/>
        <w:ind w:left="720" w:hanging="450"/>
        <w:rPr>
          <w:ins w:id="231" w:author="Alhabibi, Haider@Energy" w:date="2022-03-10T18:17:00Z"/>
          <w:rFonts w:asciiTheme="minorHAnsi" w:hAnsiTheme="minorHAnsi" w:cstheme="minorHAnsi"/>
          <w:sz w:val="18"/>
          <w:szCs w:val="18"/>
        </w:rPr>
      </w:pPr>
      <w:ins w:id="232" w:author="Alhabibi, Haider@Energy" w:date="2022-03-10T18:17:00Z">
        <w:r w:rsidRPr="00A049C9">
          <w:rPr>
            <w:rFonts w:asciiTheme="minorHAnsi" w:hAnsiTheme="minorHAnsi" w:cstheme="minorHAnsi"/>
            <w:sz w:val="18"/>
            <w:szCs w:val="18"/>
          </w:rPr>
          <w:t xml:space="preserve">04 # of </w:t>
        </w:r>
        <w:r w:rsidRPr="00A049C9">
          <w:rPr>
            <w:rFonts w:asciiTheme="minorHAnsi" w:eastAsia="Times New Roman" w:hAnsiTheme="minorHAnsi" w:cstheme="minorHAnsi"/>
            <w:sz w:val="18"/>
            <w:szCs w:val="20"/>
          </w:rPr>
          <w:t xml:space="preserve">Like (or Identical) </w:t>
        </w:r>
        <w:r w:rsidRPr="00A049C9">
          <w:rPr>
            <w:rFonts w:asciiTheme="minorHAnsi" w:hAnsiTheme="minorHAnsi" w:cstheme="minorHAnsi"/>
            <w:sz w:val="18"/>
            <w:szCs w:val="18"/>
          </w:rPr>
          <w:t>Water Heaters in system –Reference information from Table A</w:t>
        </w:r>
      </w:ins>
      <w:ins w:id="233" w:author="Alhabibi, Haider@Energy" w:date="2022-03-10T18:18:00Z">
        <w:r w:rsidR="00D428A3">
          <w:rPr>
            <w:rFonts w:asciiTheme="minorHAnsi" w:hAnsiTheme="minorHAnsi" w:cstheme="minorHAnsi"/>
            <w:sz w:val="18"/>
            <w:szCs w:val="18"/>
          </w:rPr>
          <w:t>2</w:t>
        </w:r>
      </w:ins>
      <w:ins w:id="234" w:author="Alhabibi, Haider@Energy" w:date="2022-03-10T18:17:00Z">
        <w:r w:rsidRPr="00A049C9">
          <w:rPr>
            <w:rFonts w:asciiTheme="minorHAnsi" w:hAnsiTheme="minorHAnsi" w:cstheme="minorHAnsi"/>
            <w:sz w:val="18"/>
            <w:szCs w:val="18"/>
          </w:rPr>
          <w:t>.</w:t>
        </w:r>
      </w:ins>
    </w:p>
    <w:p w14:paraId="7D568DB1" w14:textId="36517FCD" w:rsidR="00A049C9" w:rsidRPr="00A049C9" w:rsidRDefault="00A049C9" w:rsidP="00A049C9">
      <w:pPr>
        <w:keepNext/>
        <w:spacing w:after="0" w:line="240" w:lineRule="auto"/>
        <w:ind w:left="720" w:hanging="450"/>
        <w:rPr>
          <w:ins w:id="235" w:author="Alhabibi, Haider@Energy" w:date="2022-03-10T18:17:00Z"/>
          <w:rFonts w:asciiTheme="minorHAnsi" w:hAnsiTheme="minorHAnsi" w:cstheme="minorHAnsi"/>
          <w:sz w:val="18"/>
          <w:szCs w:val="18"/>
        </w:rPr>
      </w:pPr>
      <w:ins w:id="236" w:author="Alhabibi, Haider@Energy" w:date="2022-03-10T18:17:00Z">
        <w:r w:rsidRPr="00A049C9">
          <w:rPr>
            <w:rFonts w:asciiTheme="minorHAnsi" w:hAnsiTheme="minorHAnsi" w:cstheme="minorHAnsi"/>
            <w:sz w:val="18"/>
            <w:szCs w:val="18"/>
          </w:rPr>
          <w:t>05 Tank Location – User input must equal reference information on Table A</w:t>
        </w:r>
      </w:ins>
      <w:ins w:id="237" w:author="Alhabibi, Haider@Energy" w:date="2022-03-10T18:18:00Z">
        <w:r w:rsidR="00036FB1">
          <w:rPr>
            <w:rFonts w:asciiTheme="minorHAnsi" w:hAnsiTheme="minorHAnsi" w:cstheme="minorHAnsi"/>
            <w:sz w:val="18"/>
            <w:szCs w:val="18"/>
          </w:rPr>
          <w:t>2</w:t>
        </w:r>
      </w:ins>
      <w:ins w:id="238" w:author="Alhabibi, Haider@Energy" w:date="2022-03-10T18:17:00Z">
        <w:r w:rsidRPr="00A049C9">
          <w:rPr>
            <w:rFonts w:asciiTheme="minorHAnsi" w:hAnsiTheme="minorHAnsi" w:cstheme="minorHAnsi"/>
            <w:sz w:val="18"/>
            <w:szCs w:val="18"/>
          </w:rPr>
          <w:t>.</w:t>
        </w:r>
      </w:ins>
    </w:p>
    <w:p w14:paraId="7C86ABCB" w14:textId="2F2C4CED" w:rsidR="00A049C9" w:rsidRPr="00A049C9" w:rsidRDefault="00A049C9" w:rsidP="00A049C9">
      <w:pPr>
        <w:keepNext/>
        <w:spacing w:after="0" w:line="240" w:lineRule="auto"/>
        <w:ind w:left="720" w:hanging="450"/>
        <w:rPr>
          <w:ins w:id="239" w:author="Alhabibi, Haider@Energy" w:date="2022-03-10T18:17:00Z"/>
          <w:rFonts w:asciiTheme="minorHAnsi" w:hAnsiTheme="minorHAnsi" w:cstheme="minorHAnsi"/>
          <w:sz w:val="18"/>
          <w:szCs w:val="18"/>
        </w:rPr>
      </w:pPr>
      <w:ins w:id="240" w:author="Alhabibi, Haider@Energy" w:date="2022-03-10T18:17:00Z">
        <w:r w:rsidRPr="00A049C9">
          <w:rPr>
            <w:rFonts w:asciiTheme="minorHAnsi" w:hAnsiTheme="minorHAnsi" w:cstheme="minorHAnsi"/>
            <w:sz w:val="18"/>
            <w:szCs w:val="18"/>
          </w:rPr>
          <w:t>06 Exterior Tank Insulation – User Input must be equal to or greater than reference information from Table A</w:t>
        </w:r>
      </w:ins>
      <w:ins w:id="241" w:author="Alhabibi, Haider@Energy" w:date="2022-03-10T18:18:00Z">
        <w:r w:rsidR="00036FB1">
          <w:rPr>
            <w:rFonts w:asciiTheme="minorHAnsi" w:hAnsiTheme="minorHAnsi" w:cstheme="minorHAnsi"/>
            <w:sz w:val="18"/>
            <w:szCs w:val="18"/>
          </w:rPr>
          <w:t>2</w:t>
        </w:r>
      </w:ins>
      <w:ins w:id="242" w:author="Alhabibi, Haider@Energy" w:date="2022-03-10T18:17:00Z">
        <w:r w:rsidRPr="00A049C9">
          <w:rPr>
            <w:rFonts w:asciiTheme="minorHAnsi" w:hAnsiTheme="minorHAnsi" w:cstheme="minorHAnsi"/>
            <w:sz w:val="18"/>
            <w:szCs w:val="18"/>
          </w:rPr>
          <w:t>.</w:t>
        </w:r>
      </w:ins>
    </w:p>
    <w:p w14:paraId="55798B8C" w14:textId="3A343834" w:rsidR="00A049C9" w:rsidRPr="00A049C9" w:rsidRDefault="00A049C9" w:rsidP="00A049C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ins w:id="243" w:author="Alhabibi, Haider@Energy" w:date="2022-03-10T18:17:00Z"/>
          <w:rFonts w:asciiTheme="minorHAnsi" w:hAnsiTheme="minorHAnsi" w:cstheme="minorHAnsi"/>
          <w:sz w:val="18"/>
          <w:szCs w:val="18"/>
        </w:rPr>
      </w:pPr>
      <w:ins w:id="244" w:author="Alhabibi, Haider@Energy" w:date="2022-03-10T18:17:00Z">
        <w:r w:rsidRPr="00A049C9">
          <w:rPr>
            <w:rFonts w:asciiTheme="minorHAnsi" w:hAnsiTheme="minorHAnsi" w:cstheme="minorHAnsi"/>
            <w:sz w:val="18"/>
            <w:szCs w:val="18"/>
          </w:rPr>
          <w:t>07 Dwelling Unit DHW System Distribution Type –Reference information from Table A</w:t>
        </w:r>
      </w:ins>
      <w:ins w:id="245" w:author="Alhabibi, Haider@Energy" w:date="2022-03-10T18:18:00Z">
        <w:r w:rsidR="00036FB1">
          <w:rPr>
            <w:rFonts w:asciiTheme="minorHAnsi" w:hAnsiTheme="minorHAnsi" w:cstheme="minorHAnsi"/>
            <w:sz w:val="18"/>
            <w:szCs w:val="18"/>
          </w:rPr>
          <w:t>2</w:t>
        </w:r>
      </w:ins>
      <w:ins w:id="246" w:author="Alhabibi, Haider@Energy" w:date="2022-03-10T18:17:00Z">
        <w:r w:rsidRPr="00A049C9">
          <w:rPr>
            <w:rFonts w:asciiTheme="minorHAnsi" w:hAnsiTheme="minorHAnsi" w:cstheme="minorHAnsi"/>
            <w:sz w:val="18"/>
            <w:szCs w:val="18"/>
          </w:rPr>
          <w:t>.</w:t>
        </w:r>
      </w:ins>
    </w:p>
    <w:p w14:paraId="32EB5CFE" w14:textId="577ADA79" w:rsidR="00A049C9" w:rsidRPr="00A049C9" w:rsidRDefault="00A049C9" w:rsidP="00A049C9">
      <w:pPr>
        <w:keepNext/>
        <w:spacing w:after="0" w:line="240" w:lineRule="auto"/>
        <w:ind w:left="720" w:hanging="450"/>
        <w:rPr>
          <w:ins w:id="247" w:author="Alhabibi, Haider@Energy" w:date="2022-03-10T18:17:00Z"/>
          <w:rFonts w:asciiTheme="minorHAnsi" w:eastAsiaTheme="minorEastAsia" w:hAnsiTheme="minorHAnsi" w:cstheme="minorHAnsi"/>
          <w:sz w:val="18"/>
          <w:szCs w:val="18"/>
        </w:rPr>
      </w:pPr>
      <w:ins w:id="248" w:author="Alhabibi, Haider@Energy" w:date="2022-03-10T18:17:00Z">
        <w:r w:rsidRPr="00A049C9">
          <w:rPr>
            <w:rFonts w:asciiTheme="minorHAnsi" w:eastAsiaTheme="minorEastAsia" w:hAnsiTheme="minorHAnsi" w:cstheme="minorHAnsi"/>
            <w:sz w:val="18"/>
            <w:szCs w:val="18"/>
          </w:rPr>
          <w:t>08 Compact Distribution - Reference information from Table A</w:t>
        </w:r>
      </w:ins>
      <w:ins w:id="249" w:author="Alhabibi, Haider@Energy" w:date="2022-03-10T18:18:00Z">
        <w:r w:rsidR="00036FB1">
          <w:rPr>
            <w:rFonts w:asciiTheme="minorHAnsi" w:eastAsiaTheme="minorEastAsia" w:hAnsiTheme="minorHAnsi" w:cstheme="minorHAnsi"/>
            <w:sz w:val="18"/>
            <w:szCs w:val="18"/>
          </w:rPr>
          <w:t>2</w:t>
        </w:r>
      </w:ins>
      <w:ins w:id="250" w:author="Alhabibi, Haider@Energy" w:date="2022-03-10T18:17:00Z">
        <w:r w:rsidRPr="00A049C9">
          <w:rPr>
            <w:rFonts w:asciiTheme="minorHAnsi" w:eastAsiaTheme="minorEastAsia" w:hAnsiTheme="minorHAnsi" w:cstheme="minorHAnsi"/>
            <w:sz w:val="18"/>
            <w:szCs w:val="18"/>
          </w:rPr>
          <w:t>.</w:t>
        </w:r>
      </w:ins>
    </w:p>
    <w:p w14:paraId="36D187C4" w14:textId="77777777" w:rsidR="00B416AE" w:rsidRPr="00236F4B" w:rsidRDefault="00B416AE" w:rsidP="007B0D5E">
      <w:pPr>
        <w:keepNext/>
        <w:spacing w:after="0" w:line="240" w:lineRule="auto"/>
        <w:ind w:firstLine="270"/>
        <w:rPr>
          <w:rFonts w:asciiTheme="minorHAnsi" w:hAnsiTheme="minorHAnsi" w:cstheme="minorHAnsi"/>
          <w:sz w:val="18"/>
          <w:szCs w:val="18"/>
        </w:rPr>
      </w:pPr>
    </w:p>
    <w:p w14:paraId="735B7CAB" w14:textId="77777777" w:rsidR="007B0D5E" w:rsidRPr="00236F4B" w:rsidRDefault="007B0D5E" w:rsidP="00720D79">
      <w:pPr>
        <w:keepNext/>
        <w:spacing w:after="0" w:line="240" w:lineRule="auto"/>
        <w:rPr>
          <w:rFonts w:asciiTheme="minorHAnsi" w:hAnsiTheme="minorHAnsi" w:cstheme="minorHAnsi"/>
          <w:sz w:val="18"/>
          <w:szCs w:val="18"/>
        </w:rPr>
      </w:pPr>
    </w:p>
    <w:p w14:paraId="770ACA6B" w14:textId="5F821965" w:rsidR="00720D79" w:rsidRPr="00236F4B" w:rsidRDefault="006E1E98" w:rsidP="00720D79">
      <w:pPr>
        <w:keepNext/>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C</w:t>
      </w:r>
      <w:r w:rsidR="00720D79" w:rsidRPr="00236F4B">
        <w:rPr>
          <w:rFonts w:asciiTheme="minorHAnsi" w:hAnsiTheme="minorHAnsi" w:cstheme="minorHAnsi"/>
          <w:b/>
          <w:sz w:val="18"/>
          <w:szCs w:val="18"/>
        </w:rPr>
        <w:t xml:space="preserve">. Design </w:t>
      </w:r>
      <w:ins w:id="251" w:author="Alhabibi, Haider@Energy" w:date="2021-12-12T22:13: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Efficiency Information</w:t>
      </w:r>
    </w:p>
    <w:p w14:paraId="74046C32" w14:textId="60FCE961" w:rsidR="00720D79" w:rsidRPr="00236F4B"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features that were specified on the registered CF1R compliance document for this project. </w:t>
      </w:r>
      <w:r w:rsidR="00E04539">
        <w:rPr>
          <w:rFonts w:asciiTheme="minorHAnsi" w:hAnsiTheme="minorHAnsi" w:cstheme="minorHAnsi"/>
          <w:sz w:val="18"/>
          <w:szCs w:val="18"/>
        </w:rPr>
        <w:t>This section is f</w:t>
      </w:r>
      <w:r w:rsidRPr="00236F4B">
        <w:rPr>
          <w:rFonts w:asciiTheme="minorHAnsi" w:hAnsiTheme="minorHAnsi" w:cstheme="minorHAnsi"/>
          <w:sz w:val="18"/>
          <w:szCs w:val="18"/>
        </w:rPr>
        <w:t>or information</w:t>
      </w:r>
      <w:r w:rsidR="00E04539">
        <w:rPr>
          <w:rFonts w:asciiTheme="minorHAnsi" w:hAnsiTheme="minorHAnsi" w:cstheme="minorHAnsi"/>
          <w:sz w:val="18"/>
          <w:szCs w:val="18"/>
        </w:rPr>
        <w:t>/verification purposes</w:t>
      </w:r>
      <w:r w:rsidRPr="00236F4B">
        <w:rPr>
          <w:rFonts w:asciiTheme="minorHAnsi" w:hAnsiTheme="minorHAnsi" w:cstheme="minorHAnsi"/>
          <w:sz w:val="18"/>
          <w:szCs w:val="18"/>
        </w:rPr>
        <w:t xml:space="preserve"> only and requires no user input.</w:t>
      </w:r>
    </w:p>
    <w:p w14:paraId="68B7A7C8" w14:textId="77777777" w:rsidR="00720D79" w:rsidRPr="00236F4B" w:rsidRDefault="00720D79" w:rsidP="00720D79">
      <w:pPr>
        <w:keepNext/>
        <w:spacing w:after="0" w:line="240" w:lineRule="auto"/>
        <w:rPr>
          <w:rFonts w:asciiTheme="minorHAnsi" w:hAnsiTheme="minorHAnsi" w:cstheme="minorHAnsi"/>
          <w:b/>
          <w:sz w:val="18"/>
          <w:szCs w:val="18"/>
        </w:rPr>
      </w:pPr>
    </w:p>
    <w:p w14:paraId="68AC99F7" w14:textId="54DCF1DC"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D</w:t>
      </w:r>
      <w:r w:rsidR="00720D79" w:rsidRPr="00236F4B">
        <w:rPr>
          <w:rFonts w:asciiTheme="minorHAnsi" w:hAnsiTheme="minorHAnsi" w:cstheme="minorHAnsi"/>
          <w:b/>
          <w:sz w:val="18"/>
          <w:szCs w:val="18"/>
        </w:rPr>
        <w:t xml:space="preserve">. Installed </w:t>
      </w:r>
      <w:ins w:id="252" w:author="Alhabibi, Haider@Energy" w:date="2021-12-12T22:13: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Efficiency Information</w:t>
      </w:r>
    </w:p>
    <w:p w14:paraId="409B91AA" w14:textId="3E493CA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2B30070B" w14:textId="61922B11"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sz w:val="18"/>
          <w:szCs w:val="18"/>
        </w:rPr>
        <w:tab/>
        <w:t xml:space="preserve">01 Water Heating System ID or Name – Reference information from </w:t>
      </w:r>
      <w:r w:rsidR="0036442C">
        <w:rPr>
          <w:rFonts w:asciiTheme="minorHAnsi" w:hAnsiTheme="minorHAnsi" w:cstheme="minorHAnsi"/>
          <w:sz w:val="18"/>
          <w:szCs w:val="18"/>
        </w:rPr>
        <w:t>Table A.</w:t>
      </w:r>
    </w:p>
    <w:p w14:paraId="6C8AF421" w14:textId="3F8B1C8B"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02 Heating Efficiency Type – Reference information from </w:t>
      </w:r>
      <w:r w:rsidR="0036442C">
        <w:rPr>
          <w:rFonts w:asciiTheme="minorHAnsi" w:hAnsiTheme="minorHAnsi" w:cstheme="minorHAnsi"/>
          <w:sz w:val="18"/>
          <w:szCs w:val="18"/>
        </w:rPr>
        <w:t>Table C</w:t>
      </w:r>
      <w:r w:rsidRPr="00236F4B">
        <w:rPr>
          <w:rFonts w:asciiTheme="minorHAnsi" w:hAnsiTheme="minorHAnsi" w:cstheme="minorHAnsi"/>
          <w:sz w:val="18"/>
          <w:szCs w:val="18"/>
        </w:rPr>
        <w:t xml:space="preserve">. Different efficiency types </w:t>
      </w:r>
      <w:proofErr w:type="gramStart"/>
      <w:r w:rsidRPr="00236F4B">
        <w:rPr>
          <w:rFonts w:asciiTheme="minorHAnsi" w:hAnsiTheme="minorHAnsi" w:cstheme="minorHAnsi"/>
          <w:sz w:val="18"/>
          <w:szCs w:val="18"/>
        </w:rPr>
        <w:t>are</w:t>
      </w:r>
      <w:proofErr w:type="gramEnd"/>
      <w:r w:rsidRPr="00236F4B">
        <w:rPr>
          <w:rFonts w:asciiTheme="minorHAnsi" w:hAnsiTheme="minorHAnsi" w:cstheme="minorHAnsi"/>
          <w:sz w:val="18"/>
          <w:szCs w:val="18"/>
        </w:rPr>
        <w:t xml:space="preserve"> Energy Factor, AFUE, UEF and Thermal Efficiency.</w:t>
      </w:r>
    </w:p>
    <w:p w14:paraId="29C48C9A" w14:textId="710952AE" w:rsidR="00720D79" w:rsidRPr="00236F4B" w:rsidRDefault="00720D79" w:rsidP="00720D79">
      <w:pPr>
        <w:keepNext/>
        <w:spacing w:after="0" w:line="240" w:lineRule="auto"/>
        <w:ind w:left="720" w:hanging="450"/>
        <w:rPr>
          <w:rFonts w:asciiTheme="minorHAnsi" w:hAnsiTheme="minorHAnsi" w:cstheme="minorHAnsi"/>
          <w:b/>
          <w:sz w:val="18"/>
          <w:szCs w:val="18"/>
        </w:rPr>
      </w:pPr>
      <w:r w:rsidRPr="00236F4B">
        <w:rPr>
          <w:rFonts w:asciiTheme="minorHAnsi" w:hAnsiTheme="minorHAnsi" w:cstheme="minorHAnsi"/>
          <w:sz w:val="18"/>
          <w:szCs w:val="18"/>
        </w:rPr>
        <w:t xml:space="preserve">03 Heating Efficiency Value – User input </w:t>
      </w:r>
      <w:r w:rsidR="0036442C">
        <w:rPr>
          <w:rFonts w:asciiTheme="minorHAnsi" w:hAnsiTheme="minorHAnsi" w:cstheme="minorHAnsi"/>
          <w:sz w:val="18"/>
          <w:szCs w:val="18"/>
        </w:rPr>
        <w:t>m</w:t>
      </w:r>
      <w:r w:rsidRPr="00236F4B">
        <w:rPr>
          <w:rFonts w:asciiTheme="minorHAnsi" w:hAnsiTheme="minorHAnsi" w:cstheme="minorHAnsi"/>
          <w:sz w:val="18"/>
          <w:szCs w:val="18"/>
        </w:rPr>
        <w:t>ust be equal to or higher efficiency than value indicated on the CF1R.</w:t>
      </w:r>
    </w:p>
    <w:p w14:paraId="7452B819" w14:textId="13A02CFB"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04 Standby Loss – User input. Must be equal to or less than value indicated</w:t>
      </w:r>
      <w:r w:rsidR="00E04539">
        <w:rPr>
          <w:rFonts w:asciiTheme="minorHAnsi" w:hAnsiTheme="minorHAnsi" w:cstheme="minorHAnsi"/>
          <w:sz w:val="18"/>
          <w:szCs w:val="18"/>
        </w:rPr>
        <w:t xml:space="preserve"> 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 xml:space="preserve">. Value may be N/A if CF1R value is N/A.  </w:t>
      </w:r>
    </w:p>
    <w:p w14:paraId="246D9437" w14:textId="738E49EA"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05 Exterior Insulation R-Value – User input. Must be equal to or higher than value indicated </w:t>
      </w:r>
      <w:r w:rsidR="00E04539">
        <w:rPr>
          <w:rFonts w:asciiTheme="minorHAnsi" w:hAnsiTheme="minorHAnsi" w:cstheme="minorHAnsi"/>
          <w:sz w:val="18"/>
          <w:szCs w:val="18"/>
        </w:rPr>
        <w:t xml:space="preserve">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 xml:space="preserve">. Value may be N/A if CF1R value is N/A.  </w:t>
      </w:r>
    </w:p>
    <w:p w14:paraId="0DC54883" w14:textId="68308088" w:rsidR="006E1E98" w:rsidRPr="00236F4B" w:rsidRDefault="006E1E98" w:rsidP="006E1E98">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06 Water Heater Storage Volume (gal) – User input. Value may be N/A if water heater type is instantaneous with zero storage.</w:t>
      </w:r>
    </w:p>
    <w:p w14:paraId="1ADBC2A5" w14:textId="5A4BEE46"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w:t>
      </w:r>
      <w:r w:rsidR="006E1E98" w:rsidRPr="00236F4B">
        <w:rPr>
          <w:rFonts w:asciiTheme="minorHAnsi" w:hAnsiTheme="minorHAnsi" w:cstheme="minorHAnsi"/>
          <w:sz w:val="18"/>
          <w:szCs w:val="18"/>
        </w:rPr>
        <w:t>7</w:t>
      </w:r>
      <w:r w:rsidRPr="00236F4B">
        <w:rPr>
          <w:rFonts w:asciiTheme="minorHAnsi" w:hAnsiTheme="minorHAnsi" w:cstheme="minorHAnsi"/>
          <w:sz w:val="18"/>
          <w:szCs w:val="18"/>
        </w:rPr>
        <w:t xml:space="preserve"> Tank location – User input. Must be equal to system type indicated </w:t>
      </w:r>
      <w:r w:rsidR="00E04539">
        <w:rPr>
          <w:rFonts w:asciiTheme="minorHAnsi" w:hAnsiTheme="minorHAnsi" w:cstheme="minorHAnsi"/>
          <w:sz w:val="18"/>
          <w:szCs w:val="18"/>
        </w:rPr>
        <w:t xml:space="preserve">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w:t>
      </w:r>
    </w:p>
    <w:p w14:paraId="7DD59A20"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7D16107E" w:rsidR="00720D79" w:rsidRPr="00236F4B"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E</w:t>
      </w:r>
      <w:r w:rsidR="00720D79" w:rsidRPr="00236F4B">
        <w:rPr>
          <w:rFonts w:asciiTheme="minorHAnsi" w:hAnsiTheme="minorHAnsi" w:cstheme="minorHAnsi"/>
          <w:b/>
          <w:sz w:val="18"/>
          <w:szCs w:val="18"/>
        </w:rPr>
        <w:t>. Installed Water Heater Manufacturer Information</w:t>
      </w:r>
    </w:p>
    <w:p w14:paraId="522152A5"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This table reports the manufacturer information of the installed water heater(s). Require one line for each installed water heater</w:t>
      </w:r>
    </w:p>
    <w:p w14:paraId="636C7708"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lastRenderedPageBreak/>
        <w:t>01 Water Heating System ID or Name – Reference information from CF1R.</w:t>
      </w:r>
    </w:p>
    <w:p w14:paraId="531F47BF"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02 Manufacturer – User input. Enter the name of the water heater manufacturer.</w:t>
      </w:r>
    </w:p>
    <w:p w14:paraId="72103C0E"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03 Model Number – User input. Enter the model number of the water heater.</w:t>
      </w:r>
    </w:p>
    <w:p w14:paraId="16AA7EF8"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C3BF84D" w:rsidR="006E4B25" w:rsidRPr="00236F4B" w:rsidRDefault="006E4B25" w:rsidP="006E4B25">
      <w:pPr>
        <w:spacing w:after="0" w:line="240" w:lineRule="auto"/>
        <w:rPr>
          <w:rFonts w:asciiTheme="minorHAnsi" w:hAnsiTheme="minorHAnsi" w:cs="Arial"/>
          <w:b/>
          <w:sz w:val="18"/>
          <w:szCs w:val="18"/>
        </w:rPr>
      </w:pPr>
      <w:r w:rsidRPr="00236F4B">
        <w:rPr>
          <w:rFonts w:asciiTheme="minorHAnsi" w:hAnsiTheme="minorHAnsi" w:cs="Arial"/>
          <w:b/>
          <w:sz w:val="18"/>
          <w:szCs w:val="18"/>
        </w:rPr>
        <w:t>F. Mandatory Measures for all Domestic Hot Water Distribution Systems</w:t>
      </w:r>
    </w:p>
    <w:p w14:paraId="1B6C4505" w14:textId="77777777"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CB7BE7A" w14:textId="5D27A28D" w:rsidR="006E4B25" w:rsidRPr="00236F4B" w:rsidRDefault="006E4B25" w:rsidP="00A259EF">
      <w:pPr>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G</w:t>
      </w:r>
      <w:r w:rsidR="00720D79" w:rsidRPr="00236F4B">
        <w:rPr>
          <w:rFonts w:asciiTheme="minorHAnsi" w:hAnsiTheme="minorHAnsi" w:cstheme="minorHAnsi"/>
          <w:b/>
          <w:sz w:val="18"/>
          <w:szCs w:val="18"/>
        </w:rPr>
        <w:t xml:space="preserve">. </w:t>
      </w:r>
      <w:r w:rsidR="00935470" w:rsidRPr="00095F6F">
        <w:rPr>
          <w:rFonts w:asciiTheme="minorHAnsi" w:hAnsiTheme="minorHAnsi" w:cstheme="minorHAnsi"/>
          <w:b/>
          <w:sz w:val="18"/>
          <w:szCs w:val="18"/>
        </w:rPr>
        <w:t xml:space="preserve">HERS-Verified Compact Hot Water Distribution </w:t>
      </w:r>
      <w:r w:rsidR="00935470" w:rsidRPr="00236F4B">
        <w:rPr>
          <w:rFonts w:asciiTheme="minorHAnsi" w:hAnsiTheme="minorHAnsi" w:cstheme="minorHAnsi"/>
          <w:b/>
          <w:sz w:val="18"/>
          <w:szCs w:val="18"/>
        </w:rPr>
        <w:t>Expanded Credit</w:t>
      </w:r>
      <w:r w:rsidRPr="00236F4B">
        <w:rPr>
          <w:rFonts w:asciiTheme="minorHAnsi" w:hAnsiTheme="minorHAnsi" w:cstheme="minorHAnsi"/>
          <w:b/>
          <w:sz w:val="18"/>
          <w:szCs w:val="18"/>
        </w:rPr>
        <w:t xml:space="preserve"> and</w:t>
      </w:r>
      <w:r w:rsidR="00C17ADA">
        <w:rPr>
          <w:rFonts w:asciiTheme="minorHAnsi" w:hAnsiTheme="minorHAnsi" w:cstheme="minorHAnsi"/>
          <w:b/>
          <w:sz w:val="18"/>
          <w:szCs w:val="18"/>
        </w:rPr>
        <w:t xml:space="preserve"> </w:t>
      </w:r>
      <w:r w:rsidRPr="00236F4B">
        <w:rPr>
          <w:rFonts w:asciiTheme="minorHAnsi" w:hAnsiTheme="minorHAnsi" w:cstheme="minorHAnsi"/>
          <w:b/>
          <w:sz w:val="18"/>
          <w:szCs w:val="18"/>
        </w:rPr>
        <w:t xml:space="preserve">H. </w:t>
      </w:r>
      <w:r w:rsidRPr="00236F4B">
        <w:rPr>
          <w:rFonts w:cstheme="minorHAnsi"/>
          <w:b/>
          <w:sz w:val="18"/>
          <w:szCs w:val="18"/>
        </w:rPr>
        <w:t>Compact Hot Water Distribution Basic</w:t>
      </w:r>
    </w:p>
    <w:p w14:paraId="1EFA6C4E" w14:textId="77777777"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performance compliance is used, this table lists the values used in the performance calculation and require no user input.</w:t>
      </w:r>
    </w:p>
    <w:p w14:paraId="0819B492" w14:textId="08C70208"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prescriptive compliance is used, fill out this table</w:t>
      </w:r>
      <w:r w:rsidR="00E04539">
        <w:rPr>
          <w:rFonts w:asciiTheme="minorHAnsi" w:hAnsiTheme="minorHAnsi" w:cstheme="minorHAnsi"/>
          <w:sz w:val="18"/>
          <w:szCs w:val="18"/>
        </w:rPr>
        <w:t>.</w:t>
      </w:r>
    </w:p>
    <w:p w14:paraId="55A5A1BB" w14:textId="718D67E7" w:rsidR="00BF3581" w:rsidRPr="00236F4B" w:rsidRDefault="00BF3581"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ab/>
        <w:t xml:space="preserve">01 </w:t>
      </w:r>
      <w:r w:rsidRPr="00236F4B">
        <w:rPr>
          <w:rFonts w:asciiTheme="minorHAnsi" w:hAnsiTheme="minorHAnsi" w:cstheme="minorHAnsi"/>
          <w:sz w:val="18"/>
          <w:szCs w:val="18"/>
        </w:rPr>
        <w:t>Reference information from CF1R</w:t>
      </w:r>
    </w:p>
    <w:p w14:paraId="5D30FC69" w14:textId="3E51FF72" w:rsidR="00F41465" w:rsidRPr="00236F4B" w:rsidRDefault="00F41465" w:rsidP="002A1FF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sz w:val="18"/>
          <w:szCs w:val="18"/>
        </w:rPr>
      </w:pPr>
      <w:r w:rsidRPr="00236F4B">
        <w:rPr>
          <w:rFonts w:asciiTheme="minorHAnsi" w:hAnsiTheme="minorHAnsi" w:cstheme="minorHAnsi"/>
          <w:b/>
          <w:sz w:val="18"/>
          <w:szCs w:val="18"/>
        </w:rPr>
        <w:tab/>
      </w:r>
      <w:r w:rsidRPr="00236F4B">
        <w:rPr>
          <w:rFonts w:asciiTheme="minorHAnsi" w:hAnsiTheme="minorHAnsi" w:cstheme="minorHAnsi"/>
          <w:sz w:val="18"/>
          <w:szCs w:val="18"/>
        </w:rPr>
        <w:t>0</w:t>
      </w:r>
      <w:r w:rsidR="00BF3581">
        <w:rPr>
          <w:rFonts w:asciiTheme="minorHAnsi" w:hAnsiTheme="minorHAnsi" w:cstheme="minorHAnsi"/>
          <w:sz w:val="18"/>
          <w:szCs w:val="18"/>
        </w:rPr>
        <w:t>2</w:t>
      </w:r>
      <w:r w:rsidRPr="00236F4B">
        <w:rPr>
          <w:rFonts w:asciiTheme="minorHAnsi" w:hAnsiTheme="minorHAnsi" w:cstheme="minorHAnsi"/>
          <w:sz w:val="18"/>
          <w:szCs w:val="18"/>
        </w:rPr>
        <w:t xml:space="preserve"> Enter the </w:t>
      </w:r>
      <w:r w:rsidR="00E04539">
        <w:rPr>
          <w:rFonts w:asciiTheme="minorHAnsi" w:hAnsiTheme="minorHAnsi" w:cstheme="minorHAnsi"/>
          <w:sz w:val="18"/>
          <w:szCs w:val="18"/>
        </w:rPr>
        <w:t>m</w:t>
      </w:r>
      <w:r w:rsidRPr="00236F4B">
        <w:rPr>
          <w:rFonts w:asciiTheme="minorHAnsi" w:hAnsiTheme="minorHAnsi" w:cstheme="minorHAnsi"/>
          <w:sz w:val="18"/>
          <w:szCs w:val="18"/>
        </w:rPr>
        <w:t xml:space="preserve">aster </w:t>
      </w:r>
      <w:r w:rsidR="00E04539">
        <w:rPr>
          <w:rFonts w:asciiTheme="minorHAnsi" w:hAnsiTheme="minorHAnsi" w:cstheme="minorHAnsi"/>
          <w:sz w:val="18"/>
          <w:szCs w:val="18"/>
        </w:rPr>
        <w:t>b</w:t>
      </w:r>
      <w:r w:rsidRPr="00236F4B">
        <w:rPr>
          <w:rFonts w:asciiTheme="minorHAnsi" w:hAnsiTheme="minorHAnsi" w:cstheme="minorHAnsi"/>
          <w:sz w:val="18"/>
          <w:szCs w:val="18"/>
        </w:rPr>
        <w:t xml:space="preserve">ath distance of furthest fixture to </w:t>
      </w:r>
      <w:r w:rsidR="00E04539">
        <w:rPr>
          <w:rFonts w:asciiTheme="minorHAnsi" w:hAnsiTheme="minorHAnsi" w:cstheme="minorHAnsi"/>
          <w:sz w:val="18"/>
          <w:szCs w:val="18"/>
        </w:rPr>
        <w:t>w</w:t>
      </w:r>
      <w:r w:rsidRPr="00236F4B">
        <w:rPr>
          <w:rFonts w:asciiTheme="minorHAnsi" w:hAnsiTheme="minorHAnsi" w:cstheme="minorHAnsi"/>
          <w:sz w:val="18"/>
          <w:szCs w:val="18"/>
        </w:rPr>
        <w:t xml:space="preserve">ater </w:t>
      </w:r>
      <w:r w:rsidR="00E04539">
        <w:rPr>
          <w:rFonts w:asciiTheme="minorHAnsi" w:hAnsiTheme="minorHAnsi" w:cstheme="minorHAnsi"/>
          <w:sz w:val="18"/>
          <w:szCs w:val="18"/>
        </w:rPr>
        <w:t>h</w:t>
      </w:r>
      <w:r w:rsidRPr="00236F4B">
        <w:rPr>
          <w:rFonts w:asciiTheme="minorHAnsi" w:hAnsiTheme="minorHAnsi" w:cstheme="minorHAnsi"/>
          <w:sz w:val="18"/>
          <w:szCs w:val="18"/>
        </w:rPr>
        <w:t>eater in feet.</w:t>
      </w:r>
      <w:r w:rsidR="00975E71">
        <w:rPr>
          <w:rFonts w:asciiTheme="minorHAnsi" w:hAnsiTheme="minorHAnsi" w:cstheme="minorHAnsi"/>
          <w:sz w:val="18"/>
          <w:szCs w:val="18"/>
        </w:rPr>
        <w:t xml:space="preserve">  For multiple water heaters, enter the distance to the closest water heater.</w:t>
      </w:r>
    </w:p>
    <w:p w14:paraId="3B502AE7" w14:textId="6AC1933A" w:rsidR="00F41465" w:rsidRPr="00236F4B" w:rsidRDefault="00F41465" w:rsidP="002A1FF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3</w:t>
      </w:r>
      <w:r w:rsidRPr="00236F4B">
        <w:rPr>
          <w:rFonts w:asciiTheme="minorHAnsi" w:hAnsiTheme="minorHAnsi" w:cstheme="minorHAnsi"/>
          <w:sz w:val="18"/>
          <w:szCs w:val="18"/>
        </w:rPr>
        <w:t xml:space="preserve"> Enter the </w:t>
      </w:r>
      <w:r w:rsidR="00E04539">
        <w:rPr>
          <w:rFonts w:asciiTheme="minorHAnsi" w:hAnsiTheme="minorHAnsi" w:cstheme="minorHAnsi"/>
          <w:sz w:val="18"/>
          <w:szCs w:val="18"/>
        </w:rPr>
        <w:t>k</w:t>
      </w:r>
      <w:r w:rsidRPr="00236F4B">
        <w:rPr>
          <w:rFonts w:asciiTheme="minorHAnsi" w:hAnsiTheme="minorHAnsi" w:cstheme="minorHAnsi"/>
          <w:sz w:val="18"/>
          <w:szCs w:val="18"/>
        </w:rPr>
        <w:t xml:space="preserve">itchen distance from furthest fixture to </w:t>
      </w:r>
      <w:r w:rsidR="00E04539">
        <w:rPr>
          <w:rFonts w:asciiTheme="minorHAnsi" w:hAnsiTheme="minorHAnsi" w:cstheme="minorHAnsi"/>
          <w:sz w:val="18"/>
          <w:szCs w:val="18"/>
        </w:rPr>
        <w:t>w</w:t>
      </w:r>
      <w:r w:rsidRPr="00236F4B">
        <w:rPr>
          <w:rFonts w:asciiTheme="minorHAnsi" w:hAnsiTheme="minorHAnsi" w:cstheme="minorHAnsi"/>
          <w:sz w:val="18"/>
          <w:szCs w:val="18"/>
        </w:rPr>
        <w:t xml:space="preserve">ater </w:t>
      </w:r>
      <w:r w:rsidR="00E04539">
        <w:rPr>
          <w:rFonts w:asciiTheme="minorHAnsi" w:hAnsiTheme="minorHAnsi" w:cstheme="minorHAnsi"/>
          <w:sz w:val="18"/>
          <w:szCs w:val="18"/>
        </w:rPr>
        <w:t>h</w:t>
      </w:r>
      <w:r w:rsidRPr="00236F4B">
        <w:rPr>
          <w:rFonts w:asciiTheme="minorHAnsi" w:hAnsiTheme="minorHAnsi" w:cstheme="minorHAnsi"/>
          <w:sz w:val="18"/>
          <w:szCs w:val="18"/>
        </w:rPr>
        <w:t>eater in feet</w:t>
      </w:r>
      <w:r w:rsidR="00E04539">
        <w:rPr>
          <w:rFonts w:asciiTheme="minorHAnsi" w:hAnsiTheme="minorHAnsi" w:cstheme="minorHAnsi"/>
          <w:sz w:val="18"/>
          <w:szCs w:val="18"/>
        </w:rPr>
        <w:t>.</w:t>
      </w:r>
      <w:r w:rsidR="00975E71">
        <w:rPr>
          <w:rFonts w:asciiTheme="minorHAnsi" w:hAnsiTheme="minorHAnsi" w:cstheme="minorHAnsi"/>
          <w:sz w:val="18"/>
          <w:szCs w:val="18"/>
        </w:rPr>
        <w:t xml:space="preserve"> For multiple water heaters, enter the distance to the closest water heater.</w:t>
      </w:r>
    </w:p>
    <w:p w14:paraId="0D8AA2D5" w14:textId="1F3A0E9C" w:rsidR="00F41465" w:rsidRPr="00236F4B" w:rsidRDefault="00F41465" w:rsidP="002A1FF1">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98"/>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4</w:t>
      </w:r>
      <w:r w:rsidRPr="00236F4B">
        <w:rPr>
          <w:rFonts w:asciiTheme="minorHAnsi" w:hAnsiTheme="minorHAnsi" w:cstheme="minorHAnsi"/>
          <w:sz w:val="18"/>
          <w:szCs w:val="18"/>
        </w:rPr>
        <w:t xml:space="preserve"> Enter </w:t>
      </w:r>
      <w:r w:rsidR="00E04539">
        <w:rPr>
          <w:rFonts w:asciiTheme="minorHAnsi" w:hAnsiTheme="minorHAnsi" w:cstheme="minorHAnsi"/>
          <w:sz w:val="18"/>
          <w:szCs w:val="18"/>
        </w:rPr>
        <w:t>f</w:t>
      </w:r>
      <w:r w:rsidRPr="00236F4B">
        <w:rPr>
          <w:rFonts w:asciiTheme="minorHAnsi" w:hAnsiTheme="minorHAnsi" w:cstheme="minorHAnsi"/>
          <w:sz w:val="18"/>
          <w:szCs w:val="18"/>
        </w:rPr>
        <w:t xml:space="preserve">urthest </w:t>
      </w:r>
      <w:r w:rsidR="00E04539">
        <w:rPr>
          <w:rFonts w:asciiTheme="minorHAnsi" w:hAnsiTheme="minorHAnsi" w:cstheme="minorHAnsi"/>
          <w:sz w:val="18"/>
          <w:szCs w:val="18"/>
        </w:rPr>
        <w:t>t</w:t>
      </w:r>
      <w:r w:rsidRPr="00236F4B">
        <w:rPr>
          <w:rFonts w:asciiTheme="minorHAnsi" w:hAnsiTheme="minorHAnsi" w:cstheme="minorHAnsi"/>
          <w:sz w:val="18"/>
          <w:szCs w:val="18"/>
        </w:rPr>
        <w:t>hird fixtures from fixture to Water Heater in feet</w:t>
      </w:r>
      <w:r w:rsidR="00E04539">
        <w:rPr>
          <w:rFonts w:asciiTheme="minorHAnsi" w:hAnsiTheme="minorHAnsi" w:cstheme="minorHAnsi"/>
          <w:sz w:val="18"/>
          <w:szCs w:val="18"/>
        </w:rPr>
        <w:t>.</w:t>
      </w:r>
      <w:r w:rsidR="00975E71">
        <w:rPr>
          <w:rFonts w:asciiTheme="minorHAnsi" w:hAnsiTheme="minorHAnsi" w:cstheme="minorHAnsi"/>
          <w:sz w:val="18"/>
          <w:szCs w:val="18"/>
        </w:rPr>
        <w:t xml:space="preserve"> For multiple water heaters, enter the average of the furthest distance of each water heater.</w:t>
      </w:r>
    </w:p>
    <w:p w14:paraId="1A9580BA" w14:textId="114F37CA"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5</w:t>
      </w:r>
      <w:r w:rsidRPr="00236F4B">
        <w:rPr>
          <w:rFonts w:asciiTheme="minorHAnsi" w:hAnsiTheme="minorHAnsi" w:cstheme="minorHAnsi"/>
          <w:sz w:val="18"/>
          <w:szCs w:val="18"/>
        </w:rPr>
        <w:t xml:space="preserve"> </w:t>
      </w:r>
      <w:r w:rsidR="00E04539">
        <w:rPr>
          <w:rFonts w:asciiTheme="minorHAnsi" w:hAnsiTheme="minorHAnsi" w:cstheme="minorHAnsi"/>
          <w:sz w:val="18"/>
          <w:szCs w:val="18"/>
        </w:rPr>
        <w:t xml:space="preserve">Weighted Distance - </w:t>
      </w:r>
      <w:r w:rsidRPr="00236F4B">
        <w:rPr>
          <w:rFonts w:asciiTheme="minorHAnsi" w:hAnsiTheme="minorHAnsi" w:cstheme="minorHAnsi"/>
          <w:sz w:val="18"/>
          <w:szCs w:val="18"/>
        </w:rPr>
        <w:t>Calculated value – no user input required</w:t>
      </w:r>
      <w:r w:rsidR="00E04539">
        <w:rPr>
          <w:rFonts w:asciiTheme="minorHAnsi" w:hAnsiTheme="minorHAnsi" w:cstheme="minorHAnsi"/>
          <w:sz w:val="18"/>
          <w:szCs w:val="18"/>
        </w:rPr>
        <w:t>.</w:t>
      </w:r>
    </w:p>
    <w:p w14:paraId="74780DA6" w14:textId="271BEDF1"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6</w:t>
      </w:r>
      <w:r w:rsidRPr="00236F4B">
        <w:rPr>
          <w:rFonts w:asciiTheme="minorHAnsi" w:hAnsiTheme="minorHAnsi" w:cstheme="minorHAnsi"/>
          <w:sz w:val="18"/>
          <w:szCs w:val="18"/>
        </w:rPr>
        <w:t xml:space="preserve"> </w:t>
      </w:r>
      <w:r w:rsidR="00E04539">
        <w:rPr>
          <w:rFonts w:asciiTheme="minorHAnsi" w:hAnsiTheme="minorHAnsi" w:cstheme="minorHAnsi"/>
          <w:sz w:val="18"/>
          <w:szCs w:val="18"/>
        </w:rPr>
        <w:t xml:space="preserve">Qualification Distance - </w:t>
      </w:r>
      <w:r w:rsidRPr="00236F4B">
        <w:rPr>
          <w:rFonts w:asciiTheme="minorHAnsi" w:hAnsiTheme="minorHAnsi" w:cstheme="minorHAnsi"/>
          <w:sz w:val="18"/>
          <w:szCs w:val="18"/>
        </w:rPr>
        <w:t>Calculated value – no user input required</w:t>
      </w:r>
      <w:r w:rsidR="00E04539">
        <w:rPr>
          <w:rFonts w:asciiTheme="minorHAnsi" w:hAnsiTheme="minorHAnsi" w:cstheme="minorHAnsi"/>
          <w:sz w:val="18"/>
          <w:szCs w:val="18"/>
        </w:rPr>
        <w:t>.</w:t>
      </w:r>
    </w:p>
    <w:p w14:paraId="2EBBC362" w14:textId="77777777" w:rsidR="00BF3581" w:rsidRPr="00236F4B" w:rsidRDefault="00BF3581"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534B2199" w:rsidR="001B692C" w:rsidRPr="00095F6F" w:rsidRDefault="006E4B25" w:rsidP="001B692C">
      <w:pPr>
        <w:spacing w:after="0" w:line="240" w:lineRule="auto"/>
        <w:rPr>
          <w:rFonts w:asciiTheme="minorHAnsi" w:eastAsiaTheme="minorEastAsia" w:hAnsiTheme="minorHAnsi" w:cstheme="minorHAnsi"/>
          <w:b/>
          <w:sz w:val="18"/>
          <w:szCs w:val="18"/>
        </w:rPr>
      </w:pPr>
      <w:r w:rsidRPr="00236F4B">
        <w:rPr>
          <w:rFonts w:asciiTheme="minorHAnsi" w:hAnsiTheme="minorHAnsi" w:cs="Arial"/>
          <w:b/>
          <w:sz w:val="18"/>
          <w:szCs w:val="18"/>
        </w:rPr>
        <w:t>I</w:t>
      </w:r>
      <w:r w:rsidR="001B692C" w:rsidRPr="00236F4B">
        <w:rPr>
          <w:rFonts w:asciiTheme="minorHAnsi" w:hAnsiTheme="minorHAnsi" w:cs="Arial"/>
          <w:b/>
          <w:sz w:val="18"/>
          <w:szCs w:val="18"/>
        </w:rPr>
        <w:t xml:space="preserve">.  </w:t>
      </w:r>
      <w:r w:rsidR="001B692C" w:rsidRPr="00095F6F">
        <w:rPr>
          <w:rFonts w:asciiTheme="minorHAnsi" w:eastAsiaTheme="minorEastAsia" w:hAnsiTheme="minorHAnsi" w:cstheme="minorHAnsi"/>
          <w:b/>
          <w:sz w:val="18"/>
          <w:szCs w:val="18"/>
        </w:rPr>
        <w:t xml:space="preserve">HERS-Verified Drain Water Heat Recovery System  </w:t>
      </w:r>
    </w:p>
    <w:p w14:paraId="6ECC25FD" w14:textId="4AFC6AB5" w:rsidR="00B16B2C"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w:t>
      </w:r>
      <w:r w:rsidR="00E04539">
        <w:rPr>
          <w:rFonts w:asciiTheme="minorHAnsi" w:hAnsiTheme="minorHAnsi" w:cs="Arial"/>
          <w:sz w:val="18"/>
          <w:szCs w:val="18"/>
        </w:rPr>
        <w:t>drain water heat recovery</w:t>
      </w:r>
      <w:r w:rsidRPr="00236F4B">
        <w:rPr>
          <w:rFonts w:asciiTheme="minorHAnsi" w:hAnsiTheme="minorHAnsi" w:cs="Arial"/>
          <w:sz w:val="18"/>
          <w:szCs w:val="18"/>
        </w:rPr>
        <w:t xml:space="preserve"> systems. HERS rater must ensure all the requirements in this table are met. </w:t>
      </w:r>
    </w:p>
    <w:p w14:paraId="50968DF3" w14:textId="2A4ACDFE" w:rsidR="00BF3581" w:rsidRPr="00236F4B" w:rsidRDefault="00BF3581" w:rsidP="00BF3581">
      <w:pPr>
        <w:tabs>
          <w:tab w:val="left" w:pos="-720"/>
          <w:tab w:val="left" w:pos="18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Pr>
          <w:rFonts w:asciiTheme="minorHAnsi" w:hAnsiTheme="minorHAnsi" w:cs="Arial"/>
          <w:sz w:val="18"/>
          <w:szCs w:val="18"/>
        </w:rPr>
        <w:tab/>
        <w:t xml:space="preserve">01 </w:t>
      </w:r>
      <w:r w:rsidRPr="00236F4B">
        <w:rPr>
          <w:rFonts w:asciiTheme="minorHAnsi" w:hAnsiTheme="minorHAnsi" w:cstheme="minorHAnsi"/>
          <w:sz w:val="18"/>
          <w:szCs w:val="18"/>
        </w:rPr>
        <w:t>Reference information from CF1R.</w:t>
      </w:r>
    </w:p>
    <w:p w14:paraId="4F784743" w14:textId="7583FACF" w:rsidR="00832716" w:rsidRDefault="00832716" w:rsidP="00BF3581">
      <w:pPr>
        <w:spacing w:after="0" w:line="240" w:lineRule="auto"/>
        <w:ind w:left="180"/>
        <w:rPr>
          <w:rFonts w:asciiTheme="minorHAnsi" w:eastAsiaTheme="minorEastAsia" w:hAnsiTheme="minorHAnsi" w:cstheme="minorHAnsi"/>
          <w:sz w:val="18"/>
          <w:szCs w:val="18"/>
        </w:rPr>
      </w:pPr>
      <w:r w:rsidRPr="00832716">
        <w:rPr>
          <w:rFonts w:asciiTheme="minorHAnsi" w:eastAsiaTheme="minorEastAsia" w:hAnsiTheme="minorHAnsi" w:cstheme="minorHAnsi"/>
          <w:sz w:val="18"/>
          <w:szCs w:val="18"/>
        </w:rPr>
        <w:t>02</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r>
        <w:rPr>
          <w:rFonts w:asciiTheme="minorHAnsi" w:eastAsiaTheme="minorEastAsia" w:hAnsiTheme="minorHAnsi" w:cstheme="minorHAnsi"/>
          <w:sz w:val="18"/>
          <w:szCs w:val="18"/>
        </w:rPr>
        <w:t>03</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02E3DCBD" w14:textId="7BC514B8" w:rsidR="00832716" w:rsidRDefault="00832716" w:rsidP="00BF3581">
      <w:pPr>
        <w:spacing w:after="0" w:line="240" w:lineRule="auto"/>
        <w:ind w:left="180"/>
        <w:rPr>
          <w:rFonts w:asciiTheme="minorHAnsi" w:hAnsiTheme="minorHAnsi" w:cstheme="minorHAnsi"/>
          <w:sz w:val="18"/>
          <w:szCs w:val="18"/>
        </w:rPr>
      </w:pPr>
      <w:r>
        <w:rPr>
          <w:rFonts w:asciiTheme="minorHAnsi" w:eastAsiaTheme="minorEastAsia" w:hAnsiTheme="minorHAnsi" w:cstheme="minorHAnsi"/>
          <w:sz w:val="18"/>
          <w:szCs w:val="18"/>
        </w:rPr>
        <w:t>04</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52B8DEFD" w14:textId="4A806CBE" w:rsidR="00832716" w:rsidRPr="00832716" w:rsidRDefault="00832716" w:rsidP="00BF3581">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05</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0AB5ECD4" w14:textId="4B2732E6" w:rsidR="00B16B2C" w:rsidRPr="00236F4B" w:rsidRDefault="00832716" w:rsidP="00AD73BB">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06</w:t>
      </w:r>
      <w:r w:rsidR="00B16B2C" w:rsidRPr="00236F4B">
        <w:rPr>
          <w:rFonts w:asciiTheme="minorHAnsi" w:eastAsiaTheme="minorEastAsia" w:hAnsiTheme="minorHAnsi" w:cstheme="minorHAnsi"/>
          <w:sz w:val="18"/>
          <w:szCs w:val="18"/>
        </w:rPr>
        <w:t xml:space="preserve"> Drain Water Heat Recovery Manufacturer’s </w:t>
      </w:r>
      <w:r w:rsidR="00E04539">
        <w:rPr>
          <w:rFonts w:asciiTheme="minorHAnsi" w:eastAsiaTheme="minorEastAsia" w:hAnsiTheme="minorHAnsi" w:cstheme="minorHAnsi"/>
          <w:sz w:val="18"/>
          <w:szCs w:val="18"/>
        </w:rPr>
        <w:t>N</w:t>
      </w:r>
      <w:r w:rsidR="00B16B2C" w:rsidRPr="00236F4B">
        <w:rPr>
          <w:rFonts w:asciiTheme="minorHAnsi" w:eastAsiaTheme="minorEastAsia" w:hAnsiTheme="minorHAnsi" w:cstheme="minorHAnsi"/>
          <w:sz w:val="18"/>
          <w:szCs w:val="18"/>
        </w:rPr>
        <w:t>ame</w:t>
      </w:r>
      <w:r w:rsidR="00B16B2C" w:rsidRPr="00095F6F">
        <w:rPr>
          <w:rFonts w:asciiTheme="minorHAnsi" w:eastAsiaTheme="minorEastAsia" w:hAnsiTheme="minorHAnsi" w:cstheme="minorHAnsi"/>
          <w:sz w:val="18"/>
          <w:szCs w:val="18"/>
        </w:rPr>
        <w:t xml:space="preserve">- Enter the name of the </w:t>
      </w:r>
      <w:r w:rsidR="00E04539">
        <w:rPr>
          <w:rFonts w:asciiTheme="minorHAnsi" w:eastAsiaTheme="minorEastAsia" w:hAnsiTheme="minorHAnsi" w:cstheme="minorHAnsi"/>
          <w:sz w:val="18"/>
          <w:szCs w:val="18"/>
        </w:rPr>
        <w:t>m</w:t>
      </w:r>
      <w:r w:rsidR="00B16B2C" w:rsidRPr="00095F6F">
        <w:rPr>
          <w:rFonts w:asciiTheme="minorHAnsi" w:eastAsiaTheme="minorEastAsia" w:hAnsiTheme="minorHAnsi" w:cstheme="minorHAnsi"/>
          <w:sz w:val="18"/>
          <w:szCs w:val="18"/>
        </w:rPr>
        <w:t>anufacturer</w:t>
      </w:r>
      <w:r w:rsidR="00E04921" w:rsidRPr="00236F4B">
        <w:rPr>
          <w:rFonts w:asciiTheme="minorHAnsi" w:eastAsiaTheme="minorEastAsia" w:hAnsiTheme="minorHAnsi" w:cstheme="minorHAnsi"/>
          <w:sz w:val="18"/>
          <w:szCs w:val="18"/>
        </w:rPr>
        <w:t>.</w:t>
      </w:r>
    </w:p>
    <w:p w14:paraId="69C420E7" w14:textId="402DECEF" w:rsidR="00B16B2C" w:rsidRPr="00236F4B" w:rsidRDefault="00832716"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07</w:t>
      </w:r>
      <w:r w:rsidR="00B16B2C" w:rsidRPr="00236F4B">
        <w:rPr>
          <w:rFonts w:asciiTheme="minorHAnsi" w:eastAsiaTheme="minorEastAsia" w:hAnsiTheme="minorHAnsi" w:cstheme="minorHAnsi"/>
          <w:sz w:val="18"/>
          <w:szCs w:val="18"/>
        </w:rPr>
        <w:t xml:space="preserve"> Drain Water Heat Recovery Manufacturer’s </w:t>
      </w:r>
      <w:r w:rsidR="00E04539">
        <w:rPr>
          <w:rFonts w:asciiTheme="minorHAnsi" w:eastAsiaTheme="minorEastAsia" w:hAnsiTheme="minorHAnsi" w:cstheme="minorHAnsi"/>
          <w:sz w:val="18"/>
          <w:szCs w:val="18"/>
        </w:rPr>
        <w:t>M</w:t>
      </w:r>
      <w:r w:rsidR="00B16B2C" w:rsidRPr="00236F4B">
        <w:rPr>
          <w:rFonts w:asciiTheme="minorHAnsi" w:eastAsiaTheme="minorEastAsia" w:hAnsiTheme="minorHAnsi" w:cstheme="minorHAnsi"/>
          <w:sz w:val="18"/>
          <w:szCs w:val="18"/>
        </w:rPr>
        <w:t xml:space="preserve">odel </w:t>
      </w:r>
      <w:r w:rsidR="00E04539">
        <w:rPr>
          <w:rFonts w:asciiTheme="minorHAnsi" w:eastAsiaTheme="minorEastAsia" w:hAnsiTheme="minorHAnsi" w:cstheme="minorHAnsi"/>
          <w:sz w:val="18"/>
          <w:szCs w:val="18"/>
        </w:rPr>
        <w:t>N</w:t>
      </w:r>
      <w:r w:rsidR="00B16B2C" w:rsidRPr="00236F4B">
        <w:rPr>
          <w:rFonts w:asciiTheme="minorHAnsi" w:eastAsiaTheme="minorEastAsia" w:hAnsiTheme="minorHAnsi" w:cstheme="minorHAnsi"/>
          <w:sz w:val="18"/>
          <w:szCs w:val="18"/>
        </w:rPr>
        <w:t>umber</w:t>
      </w:r>
      <w:r w:rsidR="00B16B2C" w:rsidRPr="00095F6F">
        <w:rPr>
          <w:rFonts w:asciiTheme="minorHAnsi" w:eastAsiaTheme="minorEastAsia" w:hAnsiTheme="minorHAnsi" w:cstheme="minorHAnsi"/>
          <w:sz w:val="18"/>
          <w:szCs w:val="18"/>
        </w:rPr>
        <w:t xml:space="preserve"> – Enter the </w:t>
      </w:r>
      <w:r w:rsidR="00E04539">
        <w:rPr>
          <w:rFonts w:asciiTheme="minorHAnsi" w:eastAsiaTheme="minorEastAsia" w:hAnsiTheme="minorHAnsi" w:cstheme="minorHAnsi"/>
          <w:sz w:val="18"/>
          <w:szCs w:val="18"/>
        </w:rPr>
        <w:t>m</w:t>
      </w:r>
      <w:r w:rsidR="00B16B2C" w:rsidRPr="00095F6F">
        <w:rPr>
          <w:rFonts w:asciiTheme="minorHAnsi" w:eastAsiaTheme="minorEastAsia" w:hAnsiTheme="minorHAnsi" w:cstheme="minorHAnsi"/>
          <w:sz w:val="18"/>
          <w:szCs w:val="18"/>
        </w:rPr>
        <w:t>odel number</w:t>
      </w:r>
      <w:r w:rsidR="00E04921" w:rsidRPr="00236F4B">
        <w:rPr>
          <w:rFonts w:asciiTheme="minorHAnsi" w:eastAsiaTheme="minorEastAsia" w:hAnsiTheme="minorHAnsi" w:cstheme="minorHAnsi"/>
          <w:sz w:val="18"/>
          <w:szCs w:val="18"/>
        </w:rPr>
        <w:t>.</w:t>
      </w:r>
    </w:p>
    <w:p w14:paraId="54A596F5" w14:textId="7B7B066E" w:rsidR="00B16B2C" w:rsidRPr="00236F4B" w:rsidRDefault="00832716"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08</w:t>
      </w:r>
      <w:r w:rsidR="00B16B2C" w:rsidRPr="00236F4B">
        <w:rPr>
          <w:rFonts w:asciiTheme="minorHAnsi" w:eastAsiaTheme="minorEastAsia" w:hAnsiTheme="minorHAnsi" w:cstheme="minorHAnsi"/>
          <w:sz w:val="18"/>
          <w:szCs w:val="18"/>
        </w:rPr>
        <w:t xml:space="preserve">Rated </w:t>
      </w:r>
      <w:r w:rsidR="00B16B2C" w:rsidRPr="00095F6F">
        <w:rPr>
          <w:rFonts w:asciiTheme="minorHAnsi" w:eastAsiaTheme="minorEastAsia" w:hAnsiTheme="minorHAnsi" w:cstheme="minorHAnsi"/>
          <w:sz w:val="18"/>
          <w:szCs w:val="18"/>
        </w:rPr>
        <w:t xml:space="preserve">Effectiveness – Enter the rated effectiveness of the </w:t>
      </w:r>
      <w:r w:rsidR="00E04921" w:rsidRPr="00236F4B">
        <w:rPr>
          <w:rFonts w:asciiTheme="minorHAnsi" w:eastAsiaTheme="minorEastAsia" w:hAnsiTheme="minorHAnsi" w:cstheme="minorHAnsi"/>
          <w:sz w:val="18"/>
          <w:szCs w:val="18"/>
        </w:rPr>
        <w:t>DWHR device</w:t>
      </w:r>
      <w:r w:rsidR="00B16B2C" w:rsidRPr="00095F6F">
        <w:rPr>
          <w:rFonts w:asciiTheme="minorHAnsi" w:eastAsiaTheme="minorEastAsia" w:hAnsiTheme="minorHAnsi" w:cstheme="minorHAnsi"/>
          <w:sz w:val="18"/>
          <w:szCs w:val="18"/>
        </w:rPr>
        <w:t>.</w:t>
      </w:r>
    </w:p>
    <w:p w14:paraId="19DD8B37" w14:textId="5AEAE746" w:rsidR="00B16B2C" w:rsidRPr="00095F6F" w:rsidRDefault="00832716" w:rsidP="00E04921">
      <w:pPr>
        <w:spacing w:after="0" w:line="240" w:lineRule="auto"/>
        <w:ind w:left="450" w:hanging="270"/>
        <w:rPr>
          <w:rFonts w:asciiTheme="minorHAnsi" w:hAnsiTheme="minorHAnsi" w:cstheme="minorHAnsi"/>
          <w:sz w:val="18"/>
          <w:szCs w:val="18"/>
        </w:rPr>
      </w:pPr>
      <w:r>
        <w:rPr>
          <w:rFonts w:asciiTheme="minorHAnsi" w:eastAsiaTheme="minorEastAsia" w:hAnsiTheme="minorHAnsi" w:cstheme="minorHAnsi"/>
          <w:sz w:val="18"/>
          <w:szCs w:val="18"/>
        </w:rPr>
        <w:t>09</w:t>
      </w:r>
      <w:r w:rsidR="00B16B2C" w:rsidRPr="00095F6F">
        <w:rPr>
          <w:rFonts w:asciiTheme="minorHAnsi" w:eastAsiaTheme="minorEastAsia" w:hAnsiTheme="minorHAnsi" w:cstheme="minorHAnsi"/>
          <w:b/>
          <w:sz w:val="18"/>
          <w:szCs w:val="18"/>
        </w:rPr>
        <w:t xml:space="preserve"> </w:t>
      </w:r>
      <w:r w:rsidR="00B16B2C" w:rsidRPr="00095F6F">
        <w:rPr>
          <w:rFonts w:asciiTheme="minorHAnsi" w:hAnsiTheme="minorHAnsi" w:cstheme="minorHAnsi"/>
          <w:sz w:val="18"/>
          <w:szCs w:val="18"/>
        </w:rPr>
        <w:t>Installation Configuration</w:t>
      </w:r>
      <w:r w:rsidR="00E04921" w:rsidRPr="00236F4B">
        <w:rPr>
          <w:rFonts w:asciiTheme="minorHAnsi" w:hAnsiTheme="minorHAnsi" w:cstheme="minorHAnsi"/>
          <w:sz w:val="18"/>
          <w:szCs w:val="18"/>
        </w:rPr>
        <w:t xml:space="preserve"> </w:t>
      </w:r>
      <w:r w:rsidR="00B16B2C" w:rsidRPr="00095F6F">
        <w:rPr>
          <w:rFonts w:asciiTheme="minorHAnsi" w:hAnsiTheme="minorHAnsi" w:cstheme="minorHAnsi"/>
          <w:sz w:val="18"/>
          <w:szCs w:val="18"/>
        </w:rPr>
        <w:t>– Enter type of configuration.</w:t>
      </w:r>
      <w:r w:rsidR="00E04921" w:rsidRPr="00236F4B">
        <w:rPr>
          <w:rFonts w:asciiTheme="minorHAnsi" w:hAnsiTheme="minorHAnsi" w:cstheme="minorHAnsi"/>
          <w:sz w:val="18"/>
          <w:szCs w:val="18"/>
        </w:rPr>
        <w:t xml:space="preserve">  Available options are</w:t>
      </w:r>
      <w:r w:rsidR="00E04539">
        <w:rPr>
          <w:rFonts w:asciiTheme="minorHAnsi" w:hAnsiTheme="minorHAnsi" w:cstheme="minorHAnsi"/>
          <w:sz w:val="18"/>
          <w:szCs w:val="18"/>
        </w:rPr>
        <w:t>:</w:t>
      </w:r>
      <w:r w:rsidR="00E04921" w:rsidRPr="00236F4B">
        <w:rPr>
          <w:rFonts w:asciiTheme="minorHAnsi" w:hAnsiTheme="minorHAnsi" w:cstheme="minorHAnsi"/>
          <w:sz w:val="18"/>
          <w:szCs w:val="18"/>
        </w:rPr>
        <w:t xml:space="preserve"> Equal flow, unequal to shower, and unequal to water heater</w:t>
      </w:r>
    </w:p>
    <w:p w14:paraId="22A2E610" w14:textId="10CF6A3E" w:rsidR="00B16B2C" w:rsidRPr="00095F6F" w:rsidRDefault="00832716" w:rsidP="00F41465">
      <w:pPr>
        <w:spacing w:after="0" w:line="240" w:lineRule="auto"/>
        <w:ind w:firstLine="180"/>
        <w:rPr>
          <w:rFonts w:asciiTheme="minorHAnsi" w:hAnsiTheme="minorHAnsi" w:cstheme="minorHAnsi"/>
          <w:sz w:val="18"/>
          <w:szCs w:val="18"/>
        </w:rPr>
      </w:pPr>
      <w:r>
        <w:rPr>
          <w:rFonts w:asciiTheme="minorHAnsi" w:hAnsiTheme="minorHAnsi" w:cstheme="minorHAnsi"/>
          <w:sz w:val="18"/>
          <w:szCs w:val="18"/>
        </w:rPr>
        <w:t>10</w:t>
      </w:r>
      <w:r w:rsidR="00B16B2C" w:rsidRPr="00095F6F">
        <w:rPr>
          <w:rFonts w:asciiTheme="minorHAnsi" w:hAnsiTheme="minorHAnsi" w:cstheme="minorHAnsi"/>
          <w:sz w:val="18"/>
          <w:szCs w:val="18"/>
        </w:rPr>
        <w:t xml:space="preserve"> Percent of shower</w:t>
      </w:r>
      <w:r w:rsidR="00E04539">
        <w:rPr>
          <w:rFonts w:asciiTheme="minorHAnsi" w:hAnsiTheme="minorHAnsi" w:cstheme="minorHAnsi"/>
          <w:sz w:val="18"/>
          <w:szCs w:val="18"/>
        </w:rPr>
        <w:t>s</w:t>
      </w:r>
      <w:r w:rsidR="00B16B2C" w:rsidRPr="00095F6F">
        <w:rPr>
          <w:rFonts w:asciiTheme="minorHAnsi" w:hAnsiTheme="minorHAnsi" w:cstheme="minorHAnsi"/>
          <w:sz w:val="18"/>
          <w:szCs w:val="18"/>
        </w:rPr>
        <w:t xml:space="preserve"> served by the DWHR device –</w:t>
      </w:r>
      <w:r w:rsidR="00E04921" w:rsidRPr="00236F4B">
        <w:rPr>
          <w:rFonts w:asciiTheme="minorHAnsi" w:hAnsiTheme="minorHAnsi" w:cstheme="minorHAnsi"/>
          <w:sz w:val="18"/>
          <w:szCs w:val="18"/>
        </w:rPr>
        <w:t xml:space="preserve"> E</w:t>
      </w:r>
      <w:r w:rsidR="00B16B2C" w:rsidRPr="00095F6F">
        <w:rPr>
          <w:rFonts w:asciiTheme="minorHAnsi" w:hAnsiTheme="minorHAnsi" w:cstheme="minorHAnsi"/>
          <w:sz w:val="18"/>
          <w:szCs w:val="18"/>
        </w:rPr>
        <w:t xml:space="preserve">nter the </w:t>
      </w:r>
      <w:r w:rsidR="00E04921" w:rsidRPr="00236F4B">
        <w:rPr>
          <w:rFonts w:asciiTheme="minorHAnsi" w:hAnsiTheme="minorHAnsi" w:cstheme="minorHAnsi"/>
          <w:sz w:val="18"/>
          <w:szCs w:val="18"/>
        </w:rPr>
        <w:t>percent</w:t>
      </w:r>
      <w:r w:rsidR="00B16B2C" w:rsidRPr="00095F6F">
        <w:rPr>
          <w:rFonts w:asciiTheme="minorHAnsi" w:hAnsiTheme="minorHAnsi" w:cstheme="minorHAnsi"/>
          <w:sz w:val="18"/>
          <w:szCs w:val="18"/>
        </w:rPr>
        <w:t xml:space="preserve"> of showers </w:t>
      </w:r>
      <w:r w:rsidR="00E04921" w:rsidRPr="00236F4B">
        <w:rPr>
          <w:rFonts w:asciiTheme="minorHAnsi" w:hAnsiTheme="minorHAnsi" w:cstheme="minorHAnsi"/>
          <w:sz w:val="18"/>
          <w:szCs w:val="18"/>
        </w:rPr>
        <w:t>served by this</w:t>
      </w:r>
      <w:r w:rsidR="00B16B2C" w:rsidRPr="00095F6F">
        <w:rPr>
          <w:rFonts w:asciiTheme="minorHAnsi" w:hAnsiTheme="minorHAnsi" w:cstheme="minorHAnsi"/>
          <w:sz w:val="18"/>
          <w:szCs w:val="18"/>
        </w:rPr>
        <w:t xml:space="preserve"> </w:t>
      </w:r>
      <w:r w:rsidR="00E04921" w:rsidRPr="00236F4B">
        <w:rPr>
          <w:rFonts w:asciiTheme="minorHAnsi" w:hAnsiTheme="minorHAnsi" w:cstheme="minorHAnsi"/>
          <w:sz w:val="18"/>
          <w:szCs w:val="18"/>
        </w:rPr>
        <w:t>DWHR device.</w:t>
      </w:r>
    </w:p>
    <w:p w14:paraId="022A5B1D" w14:textId="56039CC7" w:rsidR="00B16B2C" w:rsidRPr="00095F6F" w:rsidRDefault="00832716" w:rsidP="00F41465">
      <w:pPr>
        <w:spacing w:after="0" w:line="240" w:lineRule="auto"/>
        <w:ind w:firstLine="180"/>
        <w:rPr>
          <w:rFonts w:asciiTheme="minorHAnsi" w:eastAsiaTheme="minorEastAsia" w:hAnsiTheme="minorHAnsi" w:cstheme="minorHAnsi"/>
          <w:b/>
          <w:sz w:val="18"/>
          <w:szCs w:val="18"/>
        </w:rPr>
      </w:pPr>
      <w:r>
        <w:rPr>
          <w:rFonts w:asciiTheme="minorHAnsi" w:hAnsiTheme="minorHAnsi" w:cstheme="minorHAnsi"/>
          <w:sz w:val="18"/>
          <w:szCs w:val="18"/>
        </w:rPr>
        <w:t>11</w:t>
      </w:r>
      <w:r w:rsidR="00B16B2C" w:rsidRPr="00095F6F">
        <w:rPr>
          <w:rFonts w:asciiTheme="minorHAnsi" w:hAnsiTheme="minorHAnsi" w:cstheme="minorHAnsi"/>
          <w:sz w:val="18"/>
          <w:szCs w:val="18"/>
        </w:rPr>
        <w:t>DWHR System Certified by CEC – Enter “Yes” if certified or else enter “No”.</w:t>
      </w:r>
    </w:p>
    <w:p w14:paraId="0FA7FA71"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2E79AF29"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236F4B">
        <w:rPr>
          <w:rFonts w:asciiTheme="minorHAnsi" w:hAnsiTheme="minorHAnsi" w:cs="Arial"/>
          <w:b/>
          <w:sz w:val="18"/>
          <w:szCs w:val="18"/>
        </w:rPr>
        <w:t>J</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Pipe Insulation Credit </w:t>
      </w:r>
      <w:r w:rsidR="00585D1F" w:rsidRPr="00236F4B">
        <w:rPr>
          <w:rFonts w:asciiTheme="minorHAnsi" w:hAnsiTheme="minorHAnsi" w:cs="Arial"/>
          <w:b/>
          <w:sz w:val="18"/>
          <w:szCs w:val="18"/>
        </w:rPr>
        <w:t>Requirements</w:t>
      </w:r>
    </w:p>
    <w:p w14:paraId="6476FDF8" w14:textId="6342BC02"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Pipe Insulation Credit</w:t>
      </w:r>
      <w:r w:rsidRPr="00C17ADA">
        <w:rPr>
          <w:rFonts w:asciiTheme="minorHAnsi" w:hAnsiTheme="minorHAnsi" w:cs="Arial"/>
          <w:sz w:val="18"/>
          <w:szCs w:val="18"/>
        </w:rPr>
        <w:t>.</w:t>
      </w:r>
      <w:r w:rsidRPr="00236F4B">
        <w:rPr>
          <w:rFonts w:asciiTheme="minorHAnsi" w:hAnsiTheme="minorHAnsi" w:cs="Arial"/>
          <w:b/>
          <w:sz w:val="18"/>
          <w:szCs w:val="18"/>
        </w:rPr>
        <w:t xml:space="preserve"> </w:t>
      </w:r>
      <w:r w:rsidRPr="00236F4B">
        <w:rPr>
          <w:rFonts w:asciiTheme="minorHAnsi" w:hAnsiTheme="minorHAnsi" w:cs="Arial"/>
          <w:sz w:val="18"/>
          <w:szCs w:val="18"/>
        </w:rPr>
        <w:t xml:space="preserve">In addition to the mandatory requirements in Table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43F9FF24"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0D418B25"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K</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Parallel Piping </w:t>
      </w:r>
      <w:r w:rsidR="00585D1F" w:rsidRPr="00236F4B">
        <w:rPr>
          <w:rFonts w:asciiTheme="minorHAnsi" w:hAnsiTheme="minorHAnsi" w:cs="Arial"/>
          <w:b/>
          <w:sz w:val="18"/>
          <w:szCs w:val="18"/>
        </w:rPr>
        <w:t>Requirements</w:t>
      </w:r>
    </w:p>
    <w:p w14:paraId="57238AF5" w14:textId="64AD4FFE"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Parallel Piping</w:t>
      </w:r>
      <w:r w:rsidRPr="00C17ADA">
        <w:rPr>
          <w:rFonts w:asciiTheme="minorHAnsi" w:hAnsiTheme="minorHAnsi" w:cs="Arial"/>
          <w:sz w:val="18"/>
          <w:szCs w:val="18"/>
        </w:rPr>
        <w:t>.</w:t>
      </w:r>
      <w:r w:rsidRPr="00236F4B">
        <w:rPr>
          <w:rFonts w:asciiTheme="minorHAnsi" w:hAnsiTheme="minorHAnsi" w:cs="Arial"/>
          <w:sz w:val="18"/>
          <w:szCs w:val="18"/>
        </w:rPr>
        <w:t xml:space="preserve"> In addition to the mandatory requirements in Table</w:t>
      </w:r>
      <w:r w:rsidR="00F41465" w:rsidRPr="00236F4B">
        <w:rPr>
          <w:rFonts w:asciiTheme="minorHAnsi" w:hAnsiTheme="minorHAnsi" w:cs="Arial"/>
          <w:sz w:val="18"/>
          <w:szCs w:val="18"/>
        </w:rPr>
        <w:t xml:space="preserv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0996B58B" w14:textId="572E204A"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2683C1DA" w:rsidR="006E4B25" w:rsidRPr="00236F4B"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 xml:space="preserve">L. </w:t>
      </w:r>
      <w:r w:rsidRPr="00236F4B">
        <w:rPr>
          <w:rFonts w:asciiTheme="minorHAnsi" w:hAnsiTheme="minorHAnsi"/>
          <w:b/>
          <w:sz w:val="18"/>
          <w:szCs w:val="18"/>
        </w:rPr>
        <w:t xml:space="preserve">Parallel Piping </w:t>
      </w:r>
      <w:r w:rsidRPr="00236F4B">
        <w:rPr>
          <w:rFonts w:asciiTheme="minorHAnsi" w:hAnsiTheme="minorHAnsi" w:cs="Arial"/>
          <w:b/>
          <w:sz w:val="18"/>
          <w:szCs w:val="18"/>
        </w:rPr>
        <w:t>Requirements</w:t>
      </w:r>
    </w:p>
    <w:p w14:paraId="4AABC19D" w14:textId="38752E10"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Parallel Piping</w:t>
      </w:r>
      <w:r w:rsidRPr="00C17ADA">
        <w:rPr>
          <w:rFonts w:asciiTheme="minorHAnsi" w:hAnsiTheme="minorHAnsi" w:cs="Arial"/>
          <w:sz w:val="18"/>
          <w:szCs w:val="18"/>
        </w:rPr>
        <w:t xml:space="preserve">. In </w:t>
      </w:r>
      <w:r w:rsidRPr="00236F4B">
        <w:rPr>
          <w:rFonts w:asciiTheme="minorHAnsi" w:hAnsiTheme="minorHAnsi" w:cs="Arial"/>
          <w:sz w:val="18"/>
          <w:szCs w:val="18"/>
        </w:rPr>
        <w:t xml:space="preserve">addition to the mandatory requirements in Table F, the </w:t>
      </w:r>
      <w:r w:rsidRPr="00095F6F">
        <w:rPr>
          <w:rFonts w:asciiTheme="minorHAnsi" w:hAnsiTheme="minorHAnsi" w:cstheme="minorHAnsi"/>
          <w:sz w:val="18"/>
          <w:szCs w:val="18"/>
        </w:rPr>
        <w:t>installer</w:t>
      </w:r>
      <w:r w:rsidRPr="00236F4B">
        <w:rPr>
          <w:rFonts w:asciiTheme="minorHAnsi" w:hAnsiTheme="minorHAnsi" w:cs="Arial"/>
          <w:sz w:val="18"/>
          <w:szCs w:val="18"/>
        </w:rPr>
        <w:t xml:space="preserve"> must ensure the requirements in this table are met.  </w:t>
      </w:r>
    </w:p>
    <w:p w14:paraId="1F998D6D"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27B09B41" w:rsidR="00585D1F" w:rsidRPr="00236F4B"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236F4B">
        <w:rPr>
          <w:rFonts w:asciiTheme="minorHAnsi" w:hAnsiTheme="minorHAnsi" w:cs="Arial"/>
          <w:b/>
          <w:sz w:val="18"/>
          <w:szCs w:val="18"/>
        </w:rPr>
        <w:t>M</w:t>
      </w:r>
      <w:r w:rsidR="00585D1F" w:rsidRPr="00236F4B">
        <w:rPr>
          <w:rFonts w:asciiTheme="minorHAnsi" w:hAnsiTheme="minorHAnsi" w:cs="Arial"/>
          <w:b/>
          <w:sz w:val="18"/>
          <w:szCs w:val="18"/>
        </w:rPr>
        <w:t xml:space="preserve">. </w:t>
      </w:r>
      <w:r w:rsidRPr="00236F4B">
        <w:rPr>
          <w:rFonts w:asciiTheme="minorHAnsi" w:hAnsiTheme="minorHAnsi"/>
          <w:b/>
          <w:sz w:val="18"/>
          <w:szCs w:val="18"/>
        </w:rPr>
        <w:t>Point of Use Requirements</w:t>
      </w:r>
    </w:p>
    <w:p w14:paraId="5946406B" w14:textId="05160B00" w:rsidR="00585D1F" w:rsidRPr="00C17ADA"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236F4B">
        <w:rPr>
          <w:rFonts w:asciiTheme="minorHAnsi" w:hAnsiTheme="minorHAnsi" w:cs="Arial"/>
          <w:sz w:val="18"/>
          <w:szCs w:val="18"/>
        </w:rPr>
        <w:t>This table only applies to systems indicate</w:t>
      </w:r>
      <w:r w:rsidRPr="00C17ADA">
        <w:rPr>
          <w:rFonts w:asciiTheme="minorHAnsi" w:hAnsiTheme="minorHAnsi" w:cs="Arial"/>
          <w:sz w:val="18"/>
          <w:szCs w:val="18"/>
        </w:rPr>
        <w:t xml:space="preserve">d as </w:t>
      </w:r>
      <w:r w:rsidR="006E4B25" w:rsidRPr="00C17ADA">
        <w:rPr>
          <w:rFonts w:asciiTheme="minorHAnsi" w:hAnsiTheme="minorHAnsi"/>
          <w:sz w:val="18"/>
          <w:szCs w:val="18"/>
        </w:rPr>
        <w:t>Point of Use</w:t>
      </w:r>
      <w:r w:rsidRPr="00C17ADA">
        <w:rPr>
          <w:rFonts w:asciiTheme="minorHAnsi" w:hAnsiTheme="minorHAnsi" w:cs="Arial"/>
          <w:sz w:val="18"/>
          <w:szCs w:val="18"/>
        </w:rPr>
        <w:t xml:space="preserve"> In addition to the mandatory requirements in Table</w:t>
      </w:r>
      <w:r w:rsidR="006E4B25" w:rsidRPr="00C17ADA">
        <w:rPr>
          <w:rFonts w:asciiTheme="minorHAnsi" w:hAnsiTheme="minorHAnsi" w:cs="Arial"/>
          <w:sz w:val="18"/>
          <w:szCs w:val="18"/>
        </w:rPr>
        <w:t xml:space="preserve"> F</w:t>
      </w:r>
      <w:r w:rsidRPr="00C17ADA">
        <w:rPr>
          <w:rFonts w:asciiTheme="minorHAnsi" w:hAnsiTheme="minorHAnsi" w:cs="Arial"/>
          <w:sz w:val="18"/>
          <w:szCs w:val="18"/>
        </w:rPr>
        <w:t xml:space="preserve">, the </w:t>
      </w:r>
      <w:r w:rsidR="006E4B25" w:rsidRPr="00C17ADA">
        <w:rPr>
          <w:rFonts w:asciiTheme="minorHAnsi" w:hAnsiTheme="minorHAnsi" w:cstheme="minorHAnsi"/>
          <w:sz w:val="18"/>
          <w:szCs w:val="18"/>
        </w:rPr>
        <w:t>installer</w:t>
      </w:r>
      <w:r w:rsidR="006E4B25" w:rsidRPr="00C17ADA" w:rsidDel="006E4B25">
        <w:rPr>
          <w:rFonts w:asciiTheme="minorHAnsi" w:hAnsiTheme="minorHAnsi" w:cs="Arial"/>
          <w:sz w:val="18"/>
          <w:szCs w:val="18"/>
        </w:rPr>
        <w:t xml:space="preserve"> </w:t>
      </w:r>
      <w:r w:rsidRPr="00C17ADA">
        <w:rPr>
          <w:rFonts w:asciiTheme="minorHAnsi" w:hAnsiTheme="minorHAnsi" w:cs="Arial"/>
          <w:sz w:val="18"/>
          <w:szCs w:val="18"/>
        </w:rPr>
        <w:t>must ensure the requirements in this table are met.</w:t>
      </w:r>
    </w:p>
    <w:p w14:paraId="77224061" w14:textId="77777777" w:rsidR="00585D1F" w:rsidRPr="00236F4B"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3D40E0A5" w:rsidR="00585D1F" w:rsidRPr="00236F4B"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236F4B">
        <w:rPr>
          <w:rFonts w:asciiTheme="minorHAnsi" w:hAnsiTheme="minorHAnsi" w:cs="Arial"/>
          <w:b/>
          <w:sz w:val="18"/>
          <w:szCs w:val="18"/>
        </w:rPr>
        <w:t>N</w:t>
      </w:r>
      <w:r w:rsidR="00585D1F" w:rsidRPr="00236F4B">
        <w:rPr>
          <w:rFonts w:asciiTheme="minorHAnsi" w:hAnsiTheme="minorHAnsi" w:cs="Arial"/>
          <w:b/>
          <w:sz w:val="18"/>
          <w:szCs w:val="18"/>
        </w:rPr>
        <w:t xml:space="preserve">. </w:t>
      </w:r>
      <w:r w:rsidRPr="00236F4B">
        <w:rPr>
          <w:rFonts w:asciiTheme="minorHAnsi" w:hAnsiTheme="minorHAnsi" w:cs="Arial"/>
          <w:b/>
          <w:sz w:val="18"/>
          <w:szCs w:val="18"/>
        </w:rPr>
        <w:t xml:space="preserve">Mandatory Requirements for all Recirculation Systems </w:t>
      </w:r>
    </w:p>
    <w:p w14:paraId="75AD5AD8" w14:textId="77777777" w:rsidR="006E4B25" w:rsidRPr="00095F6F" w:rsidRDefault="006E4B25" w:rsidP="006E4B25">
      <w:pPr>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The requirements of this table apply to all recirculation systems listed below.</w:t>
      </w:r>
    </w:p>
    <w:p w14:paraId="01E17839"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7CF6FBD5" w:rsidR="006E4B25" w:rsidRPr="00095F6F" w:rsidRDefault="006E4B25" w:rsidP="006E4B25">
      <w:pPr>
        <w:autoSpaceDE w:val="0"/>
        <w:autoSpaceDN w:val="0"/>
        <w:adjustRightInd w:val="0"/>
        <w:spacing w:after="0" w:line="240" w:lineRule="auto"/>
        <w:rPr>
          <w:rFonts w:asciiTheme="minorHAnsi" w:hAnsiTheme="minorHAnsi" w:cstheme="minorHAnsi"/>
          <w:b/>
          <w:sz w:val="18"/>
          <w:szCs w:val="18"/>
        </w:rPr>
      </w:pPr>
      <w:r w:rsidRPr="00095F6F">
        <w:rPr>
          <w:rFonts w:asciiTheme="minorHAnsi" w:hAnsiTheme="minorHAnsi" w:cstheme="minorHAnsi"/>
          <w:b/>
          <w:sz w:val="18"/>
          <w:szCs w:val="18"/>
        </w:rPr>
        <w:t>O. Recirculation Non-Demand Controls Requirements</w:t>
      </w:r>
    </w:p>
    <w:p w14:paraId="702B0E44" w14:textId="468A5DFC" w:rsidR="006E4B25" w:rsidRPr="00095F6F"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indicated as </w:t>
      </w:r>
      <w:r w:rsidRPr="00C17ADA">
        <w:rPr>
          <w:rFonts w:asciiTheme="minorHAnsi" w:hAnsiTheme="minorHAnsi" w:cstheme="minorHAnsi"/>
          <w:sz w:val="18"/>
          <w:szCs w:val="18"/>
        </w:rPr>
        <w:t xml:space="preserve">Recirculation Non-demand </w:t>
      </w:r>
      <w:r w:rsidR="00E04539" w:rsidRPr="00C17ADA">
        <w:rPr>
          <w:rFonts w:asciiTheme="minorHAnsi" w:hAnsiTheme="minorHAnsi" w:cstheme="minorHAnsi"/>
          <w:sz w:val="18"/>
          <w:szCs w:val="18"/>
        </w:rPr>
        <w:t>C</w:t>
      </w:r>
      <w:r w:rsidRPr="00C17ADA">
        <w:rPr>
          <w:rFonts w:asciiTheme="minorHAnsi" w:hAnsiTheme="minorHAnsi" w:cstheme="minorHAnsi"/>
          <w:sz w:val="18"/>
          <w:szCs w:val="18"/>
        </w:rPr>
        <w:t>ontrols.</w:t>
      </w:r>
      <w:r w:rsidRPr="00095F6F">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A2813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095F6F">
        <w:rPr>
          <w:rFonts w:asciiTheme="minorHAnsi" w:hAnsiTheme="minorHAnsi" w:cstheme="minorHAnsi"/>
          <w:b/>
          <w:sz w:val="18"/>
          <w:szCs w:val="18"/>
        </w:rPr>
        <w:t>P. Demand Recirculation Manual Control/Sensor Control Requirements</w:t>
      </w:r>
    </w:p>
    <w:p w14:paraId="54D895CE" w14:textId="63365482"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w:t>
      </w:r>
      <w:r w:rsidRPr="00C17ADA">
        <w:rPr>
          <w:rFonts w:asciiTheme="minorHAnsi" w:hAnsiTheme="minorHAnsi" w:cstheme="minorHAnsi"/>
          <w:sz w:val="18"/>
          <w:szCs w:val="18"/>
        </w:rPr>
        <w:t>indicated as Demand Recirculation Manual Control</w:t>
      </w:r>
      <w:r w:rsidR="00B843FA" w:rsidRPr="00C17ADA">
        <w:rPr>
          <w:rFonts w:asciiTheme="minorHAnsi" w:hAnsiTheme="minorHAnsi" w:cstheme="minorHAnsi"/>
          <w:sz w:val="18"/>
          <w:szCs w:val="18"/>
        </w:rPr>
        <w:t>,</w:t>
      </w:r>
      <w:r w:rsidRPr="00C17ADA">
        <w:rPr>
          <w:rFonts w:asciiTheme="minorHAnsi" w:hAnsiTheme="minorHAnsi" w:cstheme="minorHAnsi"/>
          <w:sz w:val="18"/>
          <w:szCs w:val="18"/>
        </w:rPr>
        <w:t xml:space="preserve"> Demand Recirculation Senor Control</w:t>
      </w:r>
      <w:r w:rsidR="00B843FA" w:rsidRPr="00C17ADA">
        <w:rPr>
          <w:rFonts w:asciiTheme="minorHAnsi" w:hAnsiTheme="minorHAnsi" w:cstheme="minorHAnsi"/>
          <w:sz w:val="18"/>
          <w:szCs w:val="18"/>
        </w:rPr>
        <w:t>, HERS-Verified Demand Recirculation Manual Control or HERS-Verified Demand Recirculation Senor Control</w:t>
      </w:r>
      <w:r w:rsidRPr="00C17ADA">
        <w:rPr>
          <w:rFonts w:asciiTheme="minorHAnsi" w:hAnsiTheme="minorHAnsi" w:cstheme="minorHAnsi"/>
          <w:sz w:val="18"/>
          <w:szCs w:val="18"/>
        </w:rPr>
        <w:t>. In addition to the mandatory requirements in Table F and N, the installer must ensure the requirements in this table are met.</w:t>
      </w:r>
    </w:p>
    <w:p w14:paraId="08C34F10"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313EC8B4" w:rsidR="000849F0" w:rsidRPr="00095F6F" w:rsidRDefault="006E4B25" w:rsidP="00236F4B">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236F4B">
        <w:rPr>
          <w:rFonts w:asciiTheme="minorHAnsi" w:hAnsiTheme="minorHAnsi" w:cstheme="minorHAnsi"/>
          <w:b/>
          <w:sz w:val="18"/>
          <w:szCs w:val="18"/>
        </w:rPr>
        <w:t>Q. HERS-Verified Demand Recirculation Manual Control/Sensor Control</w:t>
      </w:r>
      <w:r w:rsidR="002E14A5">
        <w:rPr>
          <w:rFonts w:asciiTheme="minorHAnsi" w:hAnsiTheme="minorHAnsi" w:cstheme="minorHAnsi"/>
          <w:b/>
          <w:sz w:val="18"/>
          <w:szCs w:val="18"/>
        </w:rPr>
        <w:t xml:space="preserve"> Requirements</w:t>
      </w:r>
    </w:p>
    <w:p w14:paraId="0A8AEDE8" w14:textId="2D04BFF0"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C17ADA">
        <w:rPr>
          <w:rFonts w:asciiTheme="minorHAnsi" w:hAnsiTheme="minorHAnsi" w:cstheme="minorHAnsi"/>
          <w:sz w:val="18"/>
          <w:szCs w:val="18"/>
        </w:rPr>
        <w:t xml:space="preserve">This table only applies to systems indicated as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Manual Control or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Senor Control. </w:t>
      </w:r>
      <w:r w:rsidR="00850E4B" w:rsidRPr="00C17ADA">
        <w:rPr>
          <w:rFonts w:asciiTheme="minorHAnsi" w:hAnsiTheme="minorHAnsi" w:cstheme="minorHAnsi"/>
          <w:sz w:val="18"/>
          <w:szCs w:val="18"/>
        </w:rPr>
        <w:t xml:space="preserve"> </w:t>
      </w:r>
      <w:r w:rsidRPr="00C17ADA">
        <w:rPr>
          <w:rFonts w:asciiTheme="minorHAnsi" w:hAnsiTheme="minorHAnsi" w:cstheme="minorHAnsi"/>
          <w:sz w:val="18"/>
          <w:szCs w:val="18"/>
        </w:rPr>
        <w:t>In addition to the mandatory requirements in Table F and N, the installer must ensure the requirements in this table are met.</w:t>
      </w:r>
    </w:p>
    <w:p w14:paraId="67911F5A" w14:textId="77777777" w:rsidR="006E4B25" w:rsidRPr="00236F4B" w:rsidRDefault="006E4B25" w:rsidP="00DC522B">
      <w:pPr>
        <w:spacing w:after="0" w:line="240" w:lineRule="auto"/>
        <w:rPr>
          <w:rFonts w:asciiTheme="minorHAnsi" w:hAnsiTheme="minorHAnsi" w:cstheme="minorHAnsi"/>
          <w:b/>
          <w:sz w:val="18"/>
          <w:szCs w:val="18"/>
        </w:rPr>
        <w:sectPr w:rsidR="006E4B25" w:rsidRPr="00236F4B" w:rsidSect="00E04539">
          <w:headerReference w:type="default" r:id="rId18"/>
          <w:footerReference w:type="default" r:id="rId19"/>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3"/>
        <w:gridCol w:w="883"/>
        <w:gridCol w:w="749"/>
        <w:gridCol w:w="922"/>
        <w:gridCol w:w="751"/>
        <w:gridCol w:w="874"/>
        <w:gridCol w:w="771"/>
        <w:gridCol w:w="950"/>
        <w:gridCol w:w="1127"/>
        <w:gridCol w:w="1047"/>
        <w:gridCol w:w="1030"/>
      </w:tblGrid>
      <w:tr w:rsidR="00F349F6" w:rsidRPr="00327949" w14:paraId="1C7982C8" w14:textId="0D8E46F4"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189"/>
          <w:p w14:paraId="5FBAE417" w14:textId="40D87D2C" w:rsidR="00F349F6" w:rsidRPr="00327949" w:rsidRDefault="00F349F6" w:rsidP="002B092D">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236F4B">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ins w:id="257" w:author="Alhabibi, Haider@Energy" w:date="2022-01-25T14:23:00Z">
              <w:r w:rsidR="006A3904">
                <w:rPr>
                  <w:rFonts w:asciiTheme="minorHAnsi" w:hAnsiTheme="minorHAnsi" w:cstheme="minorHAnsi"/>
                  <w:b/>
                  <w:sz w:val="20"/>
                  <w:szCs w:val="20"/>
                </w:rPr>
                <w:t>(other than HPWH)</w:t>
              </w:r>
            </w:ins>
          </w:p>
          <w:p w14:paraId="1FCD1FD2" w14:textId="166D6A49" w:rsidR="00F349F6" w:rsidRPr="00327949" w:rsidRDefault="00F349F6" w:rsidP="002B092D">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del w:id="258" w:author="Alhabibi, Haider@Energy" w:date="2022-01-25T19:55:00Z">
              <w:r w:rsidRPr="00327949" w:rsidDel="001409A6">
                <w:rPr>
                  <w:rFonts w:asciiTheme="minorHAnsi" w:hAnsiTheme="minorHAnsi" w:cstheme="minorHAnsi"/>
                  <w:sz w:val="18"/>
                  <w:szCs w:val="18"/>
                </w:rPr>
                <w:delText xml:space="preserve"> </w:delText>
              </w:r>
            </w:del>
            <w:ins w:id="259" w:author="Alhabibi, Haider@Energy" w:date="2022-01-25T14:24:00Z">
              <w:r w:rsidR="0070204F" w:rsidRPr="005828AE">
                <w:rPr>
                  <w:rFonts w:asciiTheme="minorHAnsi" w:eastAsia="Times New Roman" w:hAnsiTheme="minorHAnsi" w:cstheme="minorHAnsi"/>
                  <w:sz w:val="20"/>
                  <w:szCs w:val="20"/>
                </w:rPr>
                <w:t xml:space="preserve"> features</w:t>
              </w:r>
              <w:r w:rsidR="0070204F">
                <w:rPr>
                  <w:rFonts w:asciiTheme="minorHAnsi" w:eastAsia="Times New Roman" w:hAnsiTheme="minorHAnsi" w:cstheme="minorHAnsi"/>
                  <w:sz w:val="20"/>
                  <w:szCs w:val="20"/>
                </w:rPr>
                <w:t xml:space="preserve"> of</w:t>
              </w:r>
              <w:r w:rsidR="0070204F" w:rsidRPr="00327949">
                <w:rPr>
                  <w:rFonts w:asciiTheme="minorHAnsi" w:hAnsiTheme="minorHAnsi" w:cstheme="minorHAnsi"/>
                  <w:sz w:val="18"/>
                  <w:szCs w:val="18"/>
                </w:rPr>
                <w:t xml:space="preserve"> </w:t>
              </w:r>
            </w:ins>
            <w:r w:rsidRPr="00327949">
              <w:rPr>
                <w:rFonts w:asciiTheme="minorHAnsi" w:hAnsiTheme="minorHAnsi" w:cstheme="minorHAnsi"/>
                <w:sz w:val="18"/>
                <w:szCs w:val="18"/>
              </w:rPr>
              <w:t xml:space="preserve">the water heating system </w:t>
            </w:r>
            <w:ins w:id="260" w:author="Alhabibi, Haider@Energy" w:date="2022-01-25T14:24:00Z">
              <w:r w:rsidR="001022AB">
                <w:rPr>
                  <w:rFonts w:asciiTheme="minorHAnsi" w:eastAsia="Times New Roman" w:hAnsiTheme="minorHAnsi" w:cstheme="minorHAnsi"/>
                  <w:sz w:val="20"/>
                  <w:szCs w:val="20"/>
                </w:rPr>
                <w:t xml:space="preserve">other than </w:t>
              </w:r>
              <w:r w:rsidR="001022AB">
                <w:rPr>
                  <w:rFonts w:cstheme="minorHAnsi"/>
                  <w:b/>
                  <w:bCs/>
                  <w:sz w:val="20"/>
                  <w:szCs w:val="20"/>
                </w:rPr>
                <w:t>HPWH</w:t>
              </w:r>
              <w:r w:rsidR="001022AB" w:rsidRPr="005828AE">
                <w:rPr>
                  <w:rFonts w:asciiTheme="minorHAnsi" w:eastAsia="Times New Roman" w:hAnsiTheme="minorHAnsi" w:cstheme="minorHAnsi"/>
                  <w:sz w:val="20"/>
                  <w:szCs w:val="20"/>
                </w:rPr>
                <w:t xml:space="preserve"> </w:t>
              </w:r>
              <w:r w:rsidR="001022AB">
                <w:rPr>
                  <w:rFonts w:asciiTheme="minorHAnsi" w:eastAsia="Times New Roman" w:hAnsiTheme="minorHAnsi" w:cstheme="minorHAnsi"/>
                  <w:sz w:val="20"/>
                  <w:szCs w:val="20"/>
                </w:rPr>
                <w:t>systems</w:t>
              </w:r>
            </w:ins>
            <w:del w:id="261" w:author="Alhabibi, Haider@Energy" w:date="2022-01-25T14:24:00Z">
              <w:r w:rsidRPr="00327949" w:rsidDel="001022AB">
                <w:rPr>
                  <w:rFonts w:asciiTheme="minorHAnsi" w:hAnsiTheme="minorHAnsi" w:cstheme="minorHAnsi"/>
                  <w:sz w:val="18"/>
                  <w:szCs w:val="18"/>
                </w:rPr>
                <w:delText>features</w:delText>
              </w:r>
            </w:del>
            <w:r w:rsidRPr="00327949">
              <w:rPr>
                <w:rFonts w:asciiTheme="minorHAnsi" w:hAnsiTheme="minorHAnsi" w:cstheme="minorHAnsi"/>
                <w:sz w:val="18"/>
                <w:szCs w:val="18"/>
              </w:rPr>
              <w:t xml:space="preserve"> that were specified on the registered CF1R compliance document for this project.</w:t>
            </w:r>
          </w:p>
          <w:p w14:paraId="2644B5A4" w14:textId="1240703A"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ins w:id="262" w:author="Alhabibi, Haider@Energy" w:date="2021-12-17T18:15:00Z">
              <w:r w:rsidR="00B73409">
                <w:t xml:space="preserve"> </w:t>
              </w:r>
              <w:r w:rsidR="00B73409" w:rsidRPr="00B73409">
                <w:rPr>
                  <w:rFonts w:asciiTheme="minorHAnsi" w:hAnsiTheme="minorHAnsi" w:cstheme="minorHAnsi"/>
                  <w:sz w:val="18"/>
                  <w:szCs w:val="18"/>
                </w:rPr>
                <w:t xml:space="preserve">if CF1R </w:t>
              </w:r>
            </w:ins>
            <w:ins w:id="263" w:author="Tam, Danny@Energy" w:date="2021-12-23T09:52:00Z">
              <w:r w:rsidR="009024F2">
                <w:rPr>
                  <w:rFonts w:asciiTheme="minorHAnsi" w:hAnsiTheme="minorHAnsi" w:cstheme="minorHAnsi"/>
                  <w:sz w:val="18"/>
                  <w:szCs w:val="18"/>
                </w:rPr>
                <w:t xml:space="preserve">do not have any </w:t>
              </w:r>
            </w:ins>
            <w:ins w:id="264" w:author="Alhabibi, Haider@Energy" w:date="2021-12-17T18:15:00Z">
              <w:del w:id="265" w:author="Tam, Danny@Energy" w:date="2021-12-23T09:52:00Z">
                <w:r w:rsidR="00B73409" w:rsidRPr="00B73409" w:rsidDel="009024F2">
                  <w:rPr>
                    <w:rFonts w:asciiTheme="minorHAnsi" w:hAnsiTheme="minorHAnsi" w:cstheme="minorHAnsi"/>
                    <w:sz w:val="18"/>
                    <w:szCs w:val="18"/>
                  </w:rPr>
                  <w:delText>has</w:delText>
                </w:r>
              </w:del>
              <w:r w:rsidR="00B73409" w:rsidRPr="00B73409">
                <w:rPr>
                  <w:rFonts w:asciiTheme="minorHAnsi" w:hAnsiTheme="minorHAnsi" w:cstheme="minorHAnsi"/>
                  <w:sz w:val="18"/>
                  <w:szCs w:val="18"/>
                </w:rPr>
                <w:t xml:space="preserve"> </w:t>
              </w:r>
            </w:ins>
            <w:ins w:id="266" w:author="Tam, Danny@Energy" w:date="2021-12-23T09:52:00Z">
              <w:r w:rsidR="009024F2">
                <w:rPr>
                  <w:rFonts w:asciiTheme="minorHAnsi" w:hAnsiTheme="minorHAnsi" w:cstheme="minorHAnsi"/>
                  <w:sz w:val="18"/>
                  <w:szCs w:val="18"/>
                </w:rPr>
                <w:t>non-</w:t>
              </w:r>
            </w:ins>
            <w:ins w:id="267" w:author="Alhabibi, Haider@Energy" w:date="2021-12-17T18:15:00Z">
              <w:r w:rsidR="00B73409" w:rsidRPr="00B73409">
                <w:rPr>
                  <w:rFonts w:asciiTheme="minorHAnsi" w:hAnsiTheme="minorHAnsi" w:cstheme="minorHAnsi"/>
                  <w:sz w:val="18"/>
                  <w:szCs w:val="18"/>
                </w:rPr>
                <w:t>HPWH</w:t>
              </w:r>
            </w:ins>
            <w:ins w:id="268" w:author="Tam, Danny@Energy" w:date="2021-12-23T09:52:00Z">
              <w:r w:rsidR="009024F2">
                <w:rPr>
                  <w:rFonts w:asciiTheme="minorHAnsi" w:hAnsiTheme="minorHAnsi" w:cstheme="minorHAnsi"/>
                  <w:sz w:val="18"/>
                  <w:szCs w:val="18"/>
                </w:rPr>
                <w:t xml:space="preserve"> systems</w:t>
              </w:r>
            </w:ins>
            <w:ins w:id="269" w:author="Alhabibi, Haider@Energy" w:date="2021-12-17T18:15:00Z">
              <w:r w:rsidR="00B73409" w:rsidRPr="00B73409">
                <w:rPr>
                  <w:rFonts w:asciiTheme="minorHAnsi" w:hAnsiTheme="minorHAnsi" w:cstheme="minorHAnsi"/>
                  <w:sz w:val="18"/>
                  <w:szCs w:val="18"/>
                </w:rPr>
                <w:t xml:space="preserve">, then display the "section does not apply" message; else </w:t>
              </w:r>
            </w:ins>
            <w:r w:rsidRPr="00327949">
              <w:rPr>
                <w:rFonts w:asciiTheme="minorHAnsi" w:hAnsiTheme="minorHAnsi" w:cstheme="minorHAnsi"/>
                <w:sz w:val="18"/>
                <w:szCs w:val="18"/>
              </w:rPr>
              <w:t xml:space="preserve">require one row of data for each </w:t>
            </w:r>
            <w:ins w:id="270" w:author="Tam, Danny@Energy" w:date="2021-12-23T09:53:00Z">
              <w:r w:rsidR="009024F2">
                <w:rPr>
                  <w:rFonts w:asciiTheme="minorHAnsi" w:hAnsiTheme="minorHAnsi" w:cstheme="minorHAnsi"/>
                  <w:sz w:val="18"/>
                  <w:szCs w:val="18"/>
                </w:rPr>
                <w:t xml:space="preserve">non-HPWH </w:t>
              </w:r>
            </w:ins>
            <w:r w:rsidR="00EC0CA0">
              <w:rPr>
                <w:rFonts w:asciiTheme="minorHAnsi" w:hAnsiTheme="minorHAnsi" w:cstheme="minorHAnsi"/>
                <w:sz w:val="18"/>
                <w:szCs w:val="18"/>
              </w:rPr>
              <w:t>water heater identified on the CF1R-</w:t>
            </w:r>
            <w:r w:rsidR="00EC0CA0" w:rsidRPr="00DC34CF">
              <w:rPr>
                <w:rFonts w:asciiTheme="minorHAnsi" w:hAnsiTheme="minorHAnsi" w:cstheme="minorHAnsi"/>
                <w:sz w:val="18"/>
                <w:szCs w:val="18"/>
              </w:rPr>
              <w:t>PRF</w:t>
            </w:r>
            <w:r w:rsidRPr="00327949">
              <w:rPr>
                <w:rFonts w:asciiTheme="minorHAnsi" w:hAnsiTheme="minorHAnsi" w:cstheme="minorHAnsi"/>
                <w:sz w:val="18"/>
                <w:szCs w:val="18"/>
              </w:rPr>
              <w:t>&gt;&gt;</w:t>
            </w:r>
          </w:p>
        </w:tc>
      </w:tr>
      <w:tr w:rsidR="00F349F6" w:rsidRPr="00327949" w14:paraId="6AAB97F6" w14:textId="34F9147E" w:rsidTr="009A07EC">
        <w:trPr>
          <w:trHeight w:val="277"/>
        </w:trPr>
        <w:tc>
          <w:tcPr>
            <w:tcW w:w="416" w:type="pct"/>
            <w:tcBorders>
              <w:top w:val="single" w:sz="4" w:space="0" w:color="auto"/>
              <w:left w:val="single" w:sz="4" w:space="0" w:color="auto"/>
              <w:bottom w:val="single" w:sz="4" w:space="0" w:color="auto"/>
              <w:right w:val="single" w:sz="4" w:space="0" w:color="auto"/>
            </w:tcBorders>
          </w:tcPr>
          <w:p w14:paraId="4B43E16D" w14:textId="3C91FDF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7" w:type="pct"/>
            <w:tcBorders>
              <w:top w:val="single" w:sz="4" w:space="0" w:color="auto"/>
              <w:left w:val="single" w:sz="4" w:space="0" w:color="auto"/>
              <w:bottom w:val="single" w:sz="4" w:space="0" w:color="auto"/>
              <w:right w:val="single" w:sz="4" w:space="0" w:color="auto"/>
            </w:tcBorders>
            <w:vAlign w:val="bottom"/>
          </w:tcPr>
          <w:p w14:paraId="7C9B00BA" w14:textId="0C90A9AC"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6177EA1C" w14:textId="24C9EB40"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47" w:type="pct"/>
            <w:tcBorders>
              <w:top w:val="single" w:sz="4" w:space="0" w:color="auto"/>
              <w:left w:val="single" w:sz="4" w:space="0" w:color="auto"/>
              <w:bottom w:val="single" w:sz="4" w:space="0" w:color="auto"/>
              <w:right w:val="single" w:sz="4" w:space="0" w:color="auto"/>
            </w:tcBorders>
            <w:vAlign w:val="bottom"/>
          </w:tcPr>
          <w:p w14:paraId="505D2ED4" w14:textId="7152BFD4"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27" w:type="pct"/>
            <w:tcBorders>
              <w:top w:val="single" w:sz="4" w:space="0" w:color="auto"/>
              <w:left w:val="single" w:sz="4" w:space="0" w:color="auto"/>
              <w:bottom w:val="single" w:sz="4" w:space="0" w:color="auto"/>
              <w:right w:val="single" w:sz="4" w:space="0" w:color="auto"/>
            </w:tcBorders>
            <w:vAlign w:val="bottom"/>
          </w:tcPr>
          <w:p w14:paraId="21DA621E" w14:textId="0E961018"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48" w:type="pct"/>
            <w:tcBorders>
              <w:top w:val="single" w:sz="4" w:space="0" w:color="auto"/>
              <w:left w:val="single" w:sz="4" w:space="0" w:color="auto"/>
              <w:bottom w:val="single" w:sz="4" w:space="0" w:color="auto"/>
              <w:right w:val="single" w:sz="4" w:space="0" w:color="auto"/>
            </w:tcBorders>
            <w:vAlign w:val="bottom"/>
          </w:tcPr>
          <w:p w14:paraId="6FFB1278" w14:textId="2DF427B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05" w:type="pct"/>
            <w:tcBorders>
              <w:top w:val="single" w:sz="4" w:space="0" w:color="auto"/>
              <w:left w:val="single" w:sz="4" w:space="0" w:color="auto"/>
              <w:bottom w:val="single" w:sz="4" w:space="0" w:color="auto"/>
              <w:right w:val="single" w:sz="4" w:space="0" w:color="auto"/>
            </w:tcBorders>
            <w:vAlign w:val="bottom"/>
          </w:tcPr>
          <w:p w14:paraId="0E006FC5" w14:textId="0AA527EC"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57" w:type="pct"/>
            <w:tcBorders>
              <w:top w:val="single" w:sz="4" w:space="0" w:color="auto"/>
              <w:left w:val="single" w:sz="4" w:space="0" w:color="auto"/>
              <w:bottom w:val="single" w:sz="4" w:space="0" w:color="auto"/>
              <w:right w:val="single" w:sz="4" w:space="0" w:color="auto"/>
            </w:tcBorders>
            <w:vAlign w:val="bottom"/>
          </w:tcPr>
          <w:p w14:paraId="41CC9AE1" w14:textId="7CF94D4A"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40" w:type="pct"/>
            <w:tcBorders>
              <w:top w:val="single" w:sz="4" w:space="0" w:color="auto"/>
              <w:left w:val="single" w:sz="4" w:space="0" w:color="auto"/>
              <w:bottom w:val="single" w:sz="4" w:space="0" w:color="auto"/>
              <w:right w:val="single" w:sz="4" w:space="0" w:color="auto"/>
            </w:tcBorders>
            <w:vAlign w:val="bottom"/>
          </w:tcPr>
          <w:p w14:paraId="49799FAA" w14:textId="031717C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22" w:type="pct"/>
            <w:tcBorders>
              <w:top w:val="single" w:sz="4" w:space="0" w:color="auto"/>
              <w:left w:val="single" w:sz="4" w:space="0" w:color="auto"/>
              <w:bottom w:val="single" w:sz="4" w:space="0" w:color="auto"/>
              <w:right w:val="single" w:sz="4" w:space="0" w:color="auto"/>
            </w:tcBorders>
            <w:vAlign w:val="bottom"/>
          </w:tcPr>
          <w:p w14:paraId="615E7A0F" w14:textId="27F9007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85" w:type="pct"/>
            <w:tcBorders>
              <w:top w:val="single" w:sz="4" w:space="0" w:color="auto"/>
              <w:left w:val="single" w:sz="4" w:space="0" w:color="auto"/>
              <w:bottom w:val="single" w:sz="4" w:space="0" w:color="auto"/>
              <w:right w:val="single" w:sz="4" w:space="0" w:color="auto"/>
            </w:tcBorders>
            <w:vAlign w:val="bottom"/>
          </w:tcPr>
          <w:p w14:paraId="007D86DE" w14:textId="1694C6A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77" w:type="pct"/>
            <w:tcBorders>
              <w:top w:val="single" w:sz="4" w:space="0" w:color="auto"/>
              <w:left w:val="single" w:sz="4" w:space="0" w:color="auto"/>
              <w:bottom w:val="single" w:sz="4" w:space="0" w:color="auto"/>
              <w:right w:val="single" w:sz="4" w:space="0" w:color="auto"/>
            </w:tcBorders>
            <w:vAlign w:val="bottom"/>
          </w:tcPr>
          <w:p w14:paraId="5293FD4A" w14:textId="6494EBB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716A8C8E" w14:textId="1268DFB8" w:rsidTr="009A07EC">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15910FC" w14:textId="47C8592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7" w:type="pct"/>
            <w:tcBorders>
              <w:top w:val="single" w:sz="4" w:space="0" w:color="auto"/>
              <w:left w:val="single" w:sz="4" w:space="0" w:color="auto"/>
              <w:bottom w:val="single" w:sz="4" w:space="0" w:color="auto"/>
              <w:right w:val="single" w:sz="4" w:space="0" w:color="auto"/>
            </w:tcBorders>
            <w:vAlign w:val="bottom"/>
          </w:tcPr>
          <w:p w14:paraId="53F1A3BD" w14:textId="062C021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78237A2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47" w:type="pct"/>
            <w:tcBorders>
              <w:top w:val="single" w:sz="4" w:space="0" w:color="auto"/>
              <w:left w:val="single" w:sz="4" w:space="0" w:color="auto"/>
              <w:bottom w:val="single" w:sz="4" w:space="0" w:color="auto"/>
              <w:right w:val="single" w:sz="4" w:space="0" w:color="auto"/>
            </w:tcBorders>
            <w:vAlign w:val="bottom"/>
          </w:tcPr>
          <w:p w14:paraId="0411101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27" w:type="pct"/>
            <w:tcBorders>
              <w:top w:val="single" w:sz="4" w:space="0" w:color="auto"/>
              <w:left w:val="single" w:sz="4" w:space="0" w:color="auto"/>
              <w:bottom w:val="single" w:sz="4" w:space="0" w:color="auto"/>
              <w:right w:val="single" w:sz="4" w:space="0" w:color="auto"/>
            </w:tcBorders>
            <w:vAlign w:val="bottom"/>
          </w:tcPr>
          <w:p w14:paraId="1DA4175B" w14:textId="7418C65F"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w:t>
            </w:r>
            <w:proofErr w:type="gramStart"/>
            <w:r w:rsidRPr="00327949">
              <w:rPr>
                <w:rFonts w:asciiTheme="minorHAnsi" w:hAnsiTheme="minorHAnsi" w:cstheme="minorHAnsi"/>
                <w:sz w:val="18"/>
                <w:szCs w:val="18"/>
              </w:rPr>
              <w:t>of</w:t>
            </w:r>
            <w:proofErr w:type="gramEnd"/>
            <w:r w:rsidR="002E1D83">
              <w:rPr>
                <w:rFonts w:asciiTheme="minorHAnsi" w:eastAsia="Times New Roman" w:hAnsiTheme="minorHAnsi" w:cstheme="minorHAnsi"/>
                <w:sz w:val="18"/>
                <w:szCs w:val="20"/>
              </w:rPr>
              <w:t xml:space="preserve"> Like (or Identical) </w:t>
            </w:r>
            <w:r w:rsidRPr="00327949">
              <w:rPr>
                <w:rFonts w:asciiTheme="minorHAnsi" w:hAnsiTheme="minorHAnsi" w:cstheme="minorHAnsi"/>
                <w:sz w:val="18"/>
                <w:szCs w:val="18"/>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1CD40041"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05" w:type="pct"/>
            <w:tcBorders>
              <w:top w:val="single" w:sz="4" w:space="0" w:color="auto"/>
              <w:left w:val="single" w:sz="4" w:space="0" w:color="auto"/>
              <w:bottom w:val="single" w:sz="4" w:space="0" w:color="auto"/>
              <w:right w:val="single" w:sz="4" w:space="0" w:color="auto"/>
            </w:tcBorders>
            <w:vAlign w:val="bottom"/>
          </w:tcPr>
          <w:p w14:paraId="0C1A6E6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57" w:type="pct"/>
            <w:tcBorders>
              <w:top w:val="single" w:sz="4" w:space="0" w:color="auto"/>
              <w:left w:val="single" w:sz="4" w:space="0" w:color="auto"/>
              <w:bottom w:val="single" w:sz="4" w:space="0" w:color="auto"/>
              <w:right w:val="single" w:sz="4" w:space="0" w:color="auto"/>
            </w:tcBorders>
            <w:vAlign w:val="bottom"/>
          </w:tcPr>
          <w:p w14:paraId="6D09D5AE"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40" w:type="pct"/>
            <w:tcBorders>
              <w:top w:val="single" w:sz="4" w:space="0" w:color="auto"/>
              <w:left w:val="single" w:sz="4" w:space="0" w:color="auto"/>
              <w:bottom w:val="single" w:sz="4" w:space="0" w:color="auto"/>
              <w:right w:val="single" w:sz="4" w:space="0" w:color="auto"/>
            </w:tcBorders>
            <w:vAlign w:val="bottom"/>
          </w:tcPr>
          <w:p w14:paraId="461A280B" w14:textId="20338FF8" w:rsidR="00F349F6" w:rsidRPr="00327949" w:rsidRDefault="00F349F6" w:rsidP="009A07EC">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22" w:type="pct"/>
            <w:tcBorders>
              <w:top w:val="single" w:sz="4" w:space="0" w:color="auto"/>
              <w:left w:val="single" w:sz="4" w:space="0" w:color="auto"/>
              <w:bottom w:val="single" w:sz="4" w:space="0" w:color="auto"/>
              <w:right w:val="single" w:sz="4" w:space="0" w:color="auto"/>
            </w:tcBorders>
            <w:vAlign w:val="bottom"/>
          </w:tcPr>
          <w:p w14:paraId="2D576EDF" w14:textId="59EF22E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85" w:type="pct"/>
            <w:tcBorders>
              <w:top w:val="single" w:sz="4" w:space="0" w:color="auto"/>
              <w:left w:val="single" w:sz="4" w:space="0" w:color="auto"/>
              <w:bottom w:val="single" w:sz="4" w:space="0" w:color="auto"/>
              <w:right w:val="single" w:sz="4" w:space="0" w:color="auto"/>
            </w:tcBorders>
            <w:vAlign w:val="bottom"/>
          </w:tcPr>
          <w:p w14:paraId="0D2F7A11" w14:textId="6764288B"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477" w:type="pct"/>
            <w:tcBorders>
              <w:top w:val="single" w:sz="4" w:space="0" w:color="auto"/>
              <w:left w:val="single" w:sz="4" w:space="0" w:color="auto"/>
              <w:bottom w:val="single" w:sz="4" w:space="0" w:color="auto"/>
              <w:right w:val="single" w:sz="4" w:space="0" w:color="auto"/>
            </w:tcBorders>
            <w:vAlign w:val="bottom"/>
          </w:tcPr>
          <w:p w14:paraId="5C5B5588" w14:textId="4D6E340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401E94FA" w14:textId="36ED2B62" w:rsidTr="009A07EC">
        <w:trPr>
          <w:trHeight w:val="246"/>
        </w:trPr>
        <w:tc>
          <w:tcPr>
            <w:tcW w:w="416" w:type="pct"/>
            <w:tcBorders>
              <w:top w:val="single" w:sz="4" w:space="0" w:color="auto"/>
              <w:left w:val="single" w:sz="4" w:space="0" w:color="auto"/>
              <w:bottom w:val="single" w:sz="4" w:space="0" w:color="auto"/>
              <w:right w:val="single" w:sz="4" w:space="0" w:color="auto"/>
            </w:tcBorders>
          </w:tcPr>
          <w:p w14:paraId="1F36E464" w14:textId="4B975DC4" w:rsidR="00F349F6" w:rsidRPr="002B092D" w:rsidRDefault="00D1391E" w:rsidP="00F349F6">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sz w:val="16"/>
                <w:szCs w:val="20"/>
              </w:rPr>
              <w:t>&lt;&lt;reference value from CF1R;</w:t>
            </w:r>
            <w:r w:rsidR="00F349F6">
              <w:rPr>
                <w:rFonts w:asciiTheme="minorHAnsi" w:eastAsia="Times New Roman" w:hAnsiTheme="minorHAnsi" w:cstheme="minorHAnsi"/>
                <w:sz w:val="16"/>
                <w:szCs w:val="20"/>
              </w:rPr>
              <w:t xml:space="preserve"> if Single Family, then value = Single Family&gt;&gt; </w:t>
            </w:r>
          </w:p>
        </w:tc>
        <w:tc>
          <w:tcPr>
            <w:tcW w:w="367" w:type="pct"/>
            <w:tcBorders>
              <w:top w:val="single" w:sz="4" w:space="0" w:color="auto"/>
              <w:left w:val="single" w:sz="4" w:space="0" w:color="auto"/>
              <w:bottom w:val="single" w:sz="4" w:space="0" w:color="auto"/>
              <w:right w:val="single" w:sz="4" w:space="0" w:color="auto"/>
            </w:tcBorders>
          </w:tcPr>
          <w:p w14:paraId="1F9F0E23" w14:textId="30ED6B3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(see rule in header)&gt;&gt;</w:t>
            </w:r>
          </w:p>
        </w:tc>
        <w:tc>
          <w:tcPr>
            <w:tcW w:w="409" w:type="pct"/>
            <w:tcBorders>
              <w:top w:val="single" w:sz="4" w:space="0" w:color="auto"/>
              <w:left w:val="single" w:sz="4" w:space="0" w:color="auto"/>
              <w:bottom w:val="single" w:sz="4" w:space="0" w:color="auto"/>
              <w:right w:val="single" w:sz="4" w:space="0" w:color="auto"/>
            </w:tcBorders>
          </w:tcPr>
          <w:p w14:paraId="5406B233"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1FEF36D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w:t>
            </w:r>
          </w:p>
          <w:p w14:paraId="371736DC" w14:textId="77777777" w:rsidR="00F349F6" w:rsidRPr="002B092D" w:rsidRDefault="00F349F6" w:rsidP="00F349F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DHW, </w:t>
            </w:r>
          </w:p>
          <w:p w14:paraId="711495C9" w14:textId="10A0799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Combined Hydronic, Hydronic&gt;&gt;</w:t>
            </w:r>
          </w:p>
        </w:tc>
        <w:tc>
          <w:tcPr>
            <w:tcW w:w="347" w:type="pct"/>
            <w:tcBorders>
              <w:top w:val="single" w:sz="4" w:space="0" w:color="auto"/>
              <w:left w:val="single" w:sz="4" w:space="0" w:color="auto"/>
              <w:bottom w:val="single" w:sz="4" w:space="0" w:color="auto"/>
              <w:right w:val="single" w:sz="4" w:space="0" w:color="auto"/>
            </w:tcBorders>
          </w:tcPr>
          <w:p w14:paraId="515B2A78" w14:textId="3BDD1230"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4887B952" w14:textId="3482AC02"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 =</w:t>
            </w:r>
            <w:r>
              <w:rPr>
                <w:rFonts w:asciiTheme="minorHAnsi" w:eastAsia="Times New Roman" w:hAnsiTheme="minorHAnsi" w:cstheme="minorHAnsi"/>
                <w:sz w:val="16"/>
                <w:szCs w:val="16"/>
              </w:rPr>
              <w:t xml:space="preserve"> </w:t>
            </w:r>
          </w:p>
          <w:p w14:paraId="13D2647B" w14:textId="0E5F452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Boiler, Indirect, Consumer Instantaneous, Commercial Instantaneous, Consumer Storage, Commercial Storage, Residential-Duty Commercial Storage, or Residential-Duty Commercial Instantaneous &gt;&gt;</w:t>
            </w:r>
          </w:p>
        </w:tc>
        <w:tc>
          <w:tcPr>
            <w:tcW w:w="427" w:type="pct"/>
            <w:tcBorders>
              <w:top w:val="single" w:sz="4" w:space="0" w:color="auto"/>
              <w:left w:val="single" w:sz="4" w:space="0" w:color="auto"/>
              <w:bottom w:val="single" w:sz="4" w:space="0" w:color="auto"/>
              <w:right w:val="single" w:sz="4" w:space="0" w:color="auto"/>
            </w:tcBorders>
          </w:tcPr>
          <w:p w14:paraId="0965884C" w14:textId="5D4EECC0"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CF1R&gt;&gt;</w:t>
            </w:r>
          </w:p>
        </w:tc>
        <w:tc>
          <w:tcPr>
            <w:tcW w:w="348" w:type="pct"/>
            <w:tcBorders>
              <w:top w:val="single" w:sz="4" w:space="0" w:color="auto"/>
              <w:left w:val="single" w:sz="4" w:space="0" w:color="auto"/>
              <w:bottom w:val="single" w:sz="4" w:space="0" w:color="auto"/>
              <w:right w:val="single" w:sz="4" w:space="0" w:color="auto"/>
            </w:tcBorders>
          </w:tcPr>
          <w:p w14:paraId="52E1B19B" w14:textId="4240721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Allowed values are Heat Pump, Electric Resistance, Natural Gas, or Propane</w:t>
            </w:r>
            <w:r w:rsidRPr="002B092D" w:rsidDel="00366412">
              <w:rPr>
                <w:rFonts w:asciiTheme="minorHAnsi" w:eastAsia="Times New Roman" w:hAnsiTheme="minorHAnsi" w:cstheme="minorHAnsi"/>
                <w:sz w:val="16"/>
                <w:szCs w:val="16"/>
              </w:rPr>
              <w:t xml:space="preserve"> </w:t>
            </w:r>
            <w:r w:rsidRPr="002B092D">
              <w:rPr>
                <w:rFonts w:asciiTheme="minorHAnsi" w:eastAsia="Times New Roman" w:hAnsiTheme="minorHAnsi" w:cstheme="minorHAnsi"/>
                <w:sz w:val="16"/>
                <w:szCs w:val="16"/>
              </w:rPr>
              <w:t>&gt;&gt;</w:t>
            </w:r>
          </w:p>
        </w:tc>
        <w:tc>
          <w:tcPr>
            <w:tcW w:w="405" w:type="pct"/>
            <w:tcBorders>
              <w:top w:val="single" w:sz="4" w:space="0" w:color="auto"/>
              <w:left w:val="single" w:sz="4" w:space="0" w:color="auto"/>
              <w:bottom w:val="single" w:sz="4" w:space="0" w:color="auto"/>
              <w:right w:val="single" w:sz="4" w:space="0" w:color="auto"/>
            </w:tcBorders>
          </w:tcPr>
          <w:p w14:paraId="67AA3E9C" w14:textId="77777777"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&lt;&lt;reference value from </w:t>
            </w:r>
            <w:proofErr w:type="gramStart"/>
            <w:r w:rsidRPr="00D65B83">
              <w:rPr>
                <w:rFonts w:asciiTheme="minorHAnsi" w:eastAsia="Times New Roman" w:hAnsiTheme="minorHAnsi" w:cstheme="minorHAnsi"/>
                <w:sz w:val="16"/>
                <w:szCs w:val="16"/>
              </w:rPr>
              <w:t>CF1R;</w:t>
            </w:r>
            <w:proofErr w:type="gramEnd"/>
          </w:p>
          <w:p w14:paraId="0930D259" w14:textId="77777777"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parent CF1R = CF1R-ADD, ALT or NCB, then value = </w:t>
            </w:r>
            <w:proofErr w:type="gramStart"/>
            <w:r w:rsidRPr="00D65B83">
              <w:rPr>
                <w:rFonts w:asciiTheme="minorHAnsi" w:eastAsia="Times New Roman" w:hAnsiTheme="minorHAnsi" w:cstheme="minorHAnsi"/>
                <w:sz w:val="16"/>
                <w:szCs w:val="16"/>
              </w:rPr>
              <w:t>NA;</w:t>
            </w:r>
            <w:proofErr w:type="gramEnd"/>
          </w:p>
          <w:p w14:paraId="3102547C" w14:textId="40230A5E"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Elseif parent CF1R = CF1R-</w:t>
            </w:r>
            <w:r w:rsidRPr="00DC34CF">
              <w:rPr>
                <w:rFonts w:asciiTheme="minorHAnsi" w:eastAsia="Times New Roman" w:hAnsiTheme="minorHAnsi" w:cstheme="minorHAnsi"/>
                <w:sz w:val="16"/>
                <w:szCs w:val="16"/>
              </w:rPr>
              <w:t>PRF</w:t>
            </w:r>
            <w:r w:rsidRPr="00D65B83">
              <w:rPr>
                <w:rFonts w:asciiTheme="minorHAnsi" w:eastAsia="Times New Roman" w:hAnsiTheme="minorHAnsi" w:cstheme="minorHAnsi"/>
                <w:sz w:val="16"/>
                <w:szCs w:val="16"/>
              </w:rPr>
              <w:t>; then allowed values: if Fuel Type (A0</w:t>
            </w:r>
            <w:r w:rsidR="00E11E2A">
              <w:rPr>
                <w:rFonts w:asciiTheme="minorHAnsi" w:eastAsia="Times New Roman" w:hAnsiTheme="minorHAnsi" w:cstheme="minorHAnsi"/>
                <w:sz w:val="16"/>
                <w:szCs w:val="16"/>
              </w:rPr>
              <w:t>6</w:t>
            </w:r>
            <w:r w:rsidRPr="00D65B83">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Btu/</w:t>
            </w:r>
            <w:proofErr w:type="spellStart"/>
            <w:proofErr w:type="gramStart"/>
            <w:r w:rsidRPr="00D65B83">
              <w:rPr>
                <w:rFonts w:asciiTheme="minorHAnsi" w:eastAsia="Times New Roman" w:hAnsiTheme="minorHAnsi" w:cstheme="minorHAnsi"/>
                <w:sz w:val="16"/>
                <w:szCs w:val="16"/>
              </w:rPr>
              <w:t>Hr</w:t>
            </w:r>
            <w:proofErr w:type="spellEnd"/>
            <w:r w:rsidRPr="00D65B83">
              <w:rPr>
                <w:rFonts w:asciiTheme="minorHAnsi" w:eastAsia="Times New Roman" w:hAnsiTheme="minorHAnsi" w:cstheme="minorHAnsi"/>
                <w:sz w:val="16"/>
                <w:szCs w:val="16"/>
              </w:rPr>
              <w:t>;</w:t>
            </w:r>
            <w:proofErr w:type="gramEnd"/>
          </w:p>
          <w:p w14:paraId="416FDCB5" w14:textId="6B13B4CB"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w:t>
            </w:r>
            <w:proofErr w:type="gramStart"/>
            <w:r w:rsidRPr="00D65B83">
              <w:rPr>
                <w:rFonts w:asciiTheme="minorHAnsi" w:eastAsia="Times New Roman" w:hAnsiTheme="minorHAnsi" w:cstheme="minorHAnsi"/>
                <w:sz w:val="16"/>
                <w:szCs w:val="16"/>
              </w:rPr>
              <w:t>kW;</w:t>
            </w:r>
            <w:proofErr w:type="gramEnd"/>
          </w:p>
          <w:p w14:paraId="3C99B452" w14:textId="6C40C691" w:rsidR="00F349F6" w:rsidRPr="002B092D" w:rsidRDefault="00F349F6" w:rsidP="00F349F6">
            <w:pPr>
              <w:spacing w:after="0" w:line="240" w:lineRule="auto"/>
              <w:rPr>
                <w:rFonts w:asciiTheme="minorHAnsi" w:hAnsiTheme="minorHAnsi" w:cstheme="minorHAnsi"/>
                <w:sz w:val="16"/>
                <w:szCs w:val="16"/>
              </w:rPr>
            </w:pPr>
            <w:r w:rsidRPr="00D65B83">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NA&gt;&gt;</w:t>
            </w:r>
          </w:p>
        </w:tc>
        <w:tc>
          <w:tcPr>
            <w:tcW w:w="357" w:type="pct"/>
            <w:tcBorders>
              <w:top w:val="single" w:sz="4" w:space="0" w:color="auto"/>
              <w:left w:val="single" w:sz="4" w:space="0" w:color="auto"/>
              <w:bottom w:val="single" w:sz="4" w:space="0" w:color="auto"/>
              <w:right w:val="single" w:sz="4" w:space="0" w:color="auto"/>
            </w:tcBorders>
          </w:tcPr>
          <w:p w14:paraId="43D1C0C9" w14:textId="1B5197E9"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&lt;&lt;if A0</w:t>
            </w:r>
            <w:r w:rsidR="00E11E2A">
              <w:rPr>
                <w:rFonts w:asciiTheme="minorHAnsi" w:eastAsia="Times New Roman" w:hAnsiTheme="minorHAnsi" w:cstheme="minorHAnsi"/>
                <w:sz w:val="16"/>
                <w:szCs w:val="16"/>
              </w:rPr>
              <w:t>6</w:t>
            </w:r>
            <w:r w:rsidRPr="002B092D">
              <w:rPr>
                <w:rFonts w:asciiTheme="minorHAnsi" w:eastAsia="Times New Roman" w:hAnsiTheme="minorHAnsi" w:cstheme="minorHAnsi"/>
                <w:sz w:val="16"/>
                <w:szCs w:val="16"/>
              </w:rPr>
              <w:t xml:space="preserve"> = Heat Pump, then result = </w:t>
            </w:r>
            <w:proofErr w:type="gramStart"/>
            <w:r w:rsidRPr="002B092D">
              <w:rPr>
                <w:rFonts w:asciiTheme="minorHAnsi" w:eastAsia="Times New Roman" w:hAnsiTheme="minorHAnsi" w:cstheme="minorHAnsi"/>
                <w:sz w:val="16"/>
                <w:szCs w:val="16"/>
              </w:rPr>
              <w:t>NA;</w:t>
            </w:r>
            <w:proofErr w:type="gramEnd"/>
            <w:r w:rsidRPr="002B092D">
              <w:rPr>
                <w:rFonts w:asciiTheme="minorHAnsi" w:eastAsia="Times New Roman" w:hAnsiTheme="minorHAnsi" w:cstheme="minorHAnsi"/>
                <w:sz w:val="16"/>
                <w:szCs w:val="16"/>
              </w:rPr>
              <w:t xml:space="preserve"> </w:t>
            </w:r>
          </w:p>
          <w:p w14:paraId="090AFD2A" w14:textId="4DD65BE2" w:rsidR="00F349F6" w:rsidRPr="002B092D" w:rsidRDefault="00F349F6" w:rsidP="00F349F6">
            <w:pPr>
              <w:spacing w:after="0" w:line="240" w:lineRule="auto"/>
              <w:rPr>
                <w:rFonts w:asciiTheme="minorHAnsi" w:hAnsiTheme="minorHAnsi" w:cstheme="minorHAnsi"/>
                <w:sz w:val="16"/>
                <w:szCs w:val="16"/>
              </w:rPr>
            </w:pPr>
            <w:r>
              <w:rPr>
                <w:rFonts w:asciiTheme="minorHAnsi" w:eastAsia="Times New Roman" w:hAnsiTheme="minorHAnsi" w:cstheme="minorHAnsi"/>
                <w:sz w:val="16"/>
                <w:szCs w:val="16"/>
              </w:rPr>
              <w:t xml:space="preserve">If performance, </w:t>
            </w:r>
            <w:r w:rsidRPr="002B092D">
              <w:rPr>
                <w:rFonts w:asciiTheme="minorHAnsi" w:eastAsia="Times New Roman" w:hAnsiTheme="minorHAnsi" w:cstheme="minorHAnsi"/>
                <w:sz w:val="16"/>
                <w:szCs w:val="16"/>
              </w:rPr>
              <w:t>reference value from CF1R</w:t>
            </w:r>
            <w:r>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2B092D">
              <w:rPr>
                <w:rFonts w:asciiTheme="minorHAnsi" w:eastAsia="Times New Roman" w:hAnsiTheme="minorHAnsi" w:cstheme="minorHAnsi"/>
                <w:sz w:val="16"/>
                <w:szCs w:val="16"/>
              </w:rPr>
              <w:t xml:space="preserve">; Elseif Prescriptive,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 &gt;</w:t>
            </w:r>
            <w:r>
              <w:rPr>
                <w:rFonts w:asciiTheme="minorHAnsi" w:eastAsia="Times New Roman" w:hAnsiTheme="minorHAnsi" w:cstheme="minorHAnsi"/>
                <w:sz w:val="16"/>
                <w:szCs w:val="16"/>
              </w:rPr>
              <w:t>&gt;</w:t>
            </w:r>
          </w:p>
        </w:tc>
        <w:tc>
          <w:tcPr>
            <w:tcW w:w="440" w:type="pct"/>
            <w:tcBorders>
              <w:top w:val="single" w:sz="4" w:space="0" w:color="auto"/>
              <w:left w:val="single" w:sz="4" w:space="0" w:color="auto"/>
              <w:bottom w:val="single" w:sz="4" w:space="0" w:color="auto"/>
              <w:right w:val="single" w:sz="4" w:space="0" w:color="auto"/>
            </w:tcBorders>
          </w:tcPr>
          <w:p w14:paraId="576F78B1" w14:textId="2EBB929F" w:rsidR="00F349F6" w:rsidRDefault="00F349F6" w:rsidP="00F349F6">
            <w:pPr>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If Central DHW </w:t>
            </w:r>
            <w:proofErr w:type="gramStart"/>
            <w:r w:rsidRPr="002B092D">
              <w:rPr>
                <w:rFonts w:asciiTheme="minorHAnsi" w:eastAsia="Times New Roman" w:hAnsiTheme="minorHAnsi" w:cstheme="minorHAnsi"/>
                <w:sz w:val="16"/>
                <w:szCs w:val="16"/>
              </w:rPr>
              <w:t>System</w:t>
            </w:r>
            <w:proofErr w:type="gramEnd"/>
            <w:r w:rsidRPr="002B092D">
              <w:rPr>
                <w:rFonts w:asciiTheme="minorHAnsi" w:eastAsia="Times New Roman" w:hAnsiTheme="minorHAnsi" w:cstheme="minorHAnsi"/>
                <w:sz w:val="16"/>
                <w:szCs w:val="16"/>
              </w:rPr>
              <w:t xml:space="preser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Yes</w:t>
            </w:r>
            <w:r>
              <w:rPr>
                <w:rFonts w:asciiTheme="minorHAnsi" w:eastAsia="Times New Roman" w:hAnsiTheme="minorHAnsi" w:cstheme="minorHAnsi"/>
                <w:sz w:val="16"/>
                <w:szCs w:val="16"/>
              </w:rPr>
              <w:t>;</w:t>
            </w:r>
            <w:r w:rsidRPr="002B092D">
              <w:rPr>
                <w:rFonts w:asciiTheme="minorHAnsi" w:eastAsia="Times New Roman" w:hAnsiTheme="minorHAnsi" w:cstheme="minorHAnsi"/>
                <w:sz w:val="16"/>
                <w:szCs w:val="16"/>
              </w:rPr>
              <w:t xml:space="preserve"> </w:t>
            </w:r>
          </w:p>
          <w:p w14:paraId="4A7E95D8" w14:textId="6CF49821"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else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w:t>
            </w:r>
          </w:p>
        </w:tc>
        <w:tc>
          <w:tcPr>
            <w:tcW w:w="522" w:type="pct"/>
            <w:tcBorders>
              <w:top w:val="single" w:sz="4" w:space="0" w:color="auto"/>
              <w:left w:val="single" w:sz="4" w:space="0" w:color="auto"/>
              <w:bottom w:val="single" w:sz="4" w:space="0" w:color="auto"/>
              <w:right w:val="single" w:sz="4" w:space="0" w:color="auto"/>
            </w:tcBorders>
          </w:tcPr>
          <w:p w14:paraId="4B1E8DA8"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6E2D48C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If performance and</w:t>
            </w:r>
          </w:p>
          <w:p w14:paraId="5A4E304B" w14:textId="243D7E5E"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783EDAF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*Standard Distribution System</w:t>
            </w:r>
          </w:p>
          <w:p w14:paraId="4B8F449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Point of Use</w:t>
            </w:r>
          </w:p>
          <w:p w14:paraId="1BD24A5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Parallel Piping </w:t>
            </w:r>
          </w:p>
          <w:p w14:paraId="21D47D6E"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*Recirculation System Non-Demand Control</w:t>
            </w:r>
          </w:p>
          <w:p w14:paraId="00C4A4D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Manual Control </w:t>
            </w:r>
          </w:p>
          <w:p w14:paraId="49D7BCE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Sensor Control </w:t>
            </w:r>
          </w:p>
          <w:p w14:paraId="73FF48D5" w14:textId="2A1FF11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p>
          <w:p w14:paraId="65FCEEC2"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Parallel Piping </w:t>
            </w:r>
          </w:p>
          <w:p w14:paraId="0B9FDFD5"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Manual Control </w:t>
            </w:r>
          </w:p>
          <w:p w14:paraId="222889EF" w14:textId="53F8C61A"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Sensor </w:t>
            </w:r>
            <w:proofErr w:type="gramStart"/>
            <w:r w:rsidRPr="002B092D">
              <w:rPr>
                <w:rFonts w:eastAsia="Times New Roman"/>
                <w:sz w:val="16"/>
                <w:szCs w:val="16"/>
              </w:rPr>
              <w:t>Control</w:t>
            </w:r>
            <w:r>
              <w:rPr>
                <w:rFonts w:eastAsia="Times New Roman"/>
                <w:sz w:val="16"/>
                <w:szCs w:val="16"/>
              </w:rPr>
              <w:t>;</w:t>
            </w:r>
            <w:proofErr w:type="gramEnd"/>
            <w:r w:rsidRPr="002B092D">
              <w:rPr>
                <w:rFonts w:eastAsia="Times New Roman"/>
                <w:sz w:val="16"/>
                <w:szCs w:val="16"/>
              </w:rPr>
              <w:t xml:space="preserve"> </w:t>
            </w:r>
          </w:p>
          <w:p w14:paraId="0D95305B" w14:textId="6625A2E1"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Else if </w:t>
            </w:r>
            <w:r>
              <w:rPr>
                <w:rFonts w:asciiTheme="minorHAnsi" w:eastAsia="Times New Roman" w:hAnsiTheme="minorHAnsi" w:cstheme="minorHAnsi"/>
                <w:sz w:val="16"/>
                <w:szCs w:val="16"/>
              </w:rPr>
              <w:t>performance and 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1BA849C0" w14:textId="180AB456"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lastRenderedPageBreak/>
              <w:t xml:space="preserve">*HERS-Verified Pipe Insulation </w:t>
            </w:r>
            <w:proofErr w:type="gramStart"/>
            <w:r w:rsidRPr="002B092D">
              <w:rPr>
                <w:rFonts w:eastAsia="Times New Roman"/>
                <w:sz w:val="16"/>
                <w:szCs w:val="16"/>
              </w:rPr>
              <w:t>Credit</w:t>
            </w:r>
            <w:r>
              <w:rPr>
                <w:rFonts w:eastAsia="Times New Roman"/>
                <w:sz w:val="16"/>
                <w:szCs w:val="16"/>
              </w:rPr>
              <w:t>;</w:t>
            </w:r>
            <w:proofErr w:type="gramEnd"/>
          </w:p>
          <w:p w14:paraId="79D2D568" w14:textId="1FE5ACDD"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p>
          <w:p w14:paraId="69214E73" w14:textId="416BBF66" w:rsidR="00F349F6" w:rsidRPr="002B092D" w:rsidRDefault="00F349F6" w:rsidP="00F349F6">
            <w:pPr>
              <w:spacing w:after="0" w:line="240" w:lineRule="auto"/>
              <w:rPr>
                <w:rFonts w:cstheme="minorHAnsi"/>
                <w:sz w:val="16"/>
                <w:szCs w:val="16"/>
              </w:rPr>
            </w:pPr>
            <w:r w:rsidRPr="002B092D">
              <w:rPr>
                <w:rFonts w:cstheme="minorHAnsi"/>
                <w:sz w:val="16"/>
                <w:szCs w:val="16"/>
              </w:rPr>
              <w:t>Else if prescriptive</w:t>
            </w:r>
            <w:r>
              <w:rPr>
                <w:rFonts w:cstheme="minorHAnsi"/>
                <w:sz w:val="16"/>
                <w:szCs w:val="16"/>
              </w:rPr>
              <w:t xml:space="preserve"> and A0</w:t>
            </w:r>
            <w:r w:rsidR="00E11E2A">
              <w:rPr>
                <w:rFonts w:cstheme="minorHAnsi"/>
                <w:sz w:val="16"/>
                <w:szCs w:val="16"/>
              </w:rPr>
              <w:t>9</w:t>
            </w:r>
            <w:r>
              <w:rPr>
                <w:rFonts w:cstheme="minorHAnsi"/>
                <w:sz w:val="16"/>
                <w:szCs w:val="16"/>
              </w:rPr>
              <w:t xml:space="preserve"> = NA</w:t>
            </w:r>
            <w:r w:rsidRPr="002B092D">
              <w:rPr>
                <w:rFonts w:cstheme="minorHAnsi"/>
                <w:sz w:val="16"/>
                <w:szCs w:val="16"/>
              </w:rPr>
              <w:t xml:space="preserve">,  </w:t>
            </w:r>
          </w:p>
          <w:p w14:paraId="3DCB8791" w14:textId="77777777" w:rsidR="00F349F6" w:rsidRPr="002B092D" w:rsidRDefault="00F349F6" w:rsidP="00F349F6">
            <w:pPr>
              <w:spacing w:after="0" w:line="240" w:lineRule="auto"/>
              <w:rPr>
                <w:rFonts w:cstheme="minorHAnsi"/>
                <w:sz w:val="16"/>
                <w:szCs w:val="16"/>
              </w:rPr>
            </w:pPr>
            <w:r w:rsidRPr="002B092D">
              <w:rPr>
                <w:rFonts w:cstheme="minorHAnsi"/>
                <w:sz w:val="16"/>
                <w:szCs w:val="16"/>
              </w:rPr>
              <w:t xml:space="preserve">Allowed values are </w:t>
            </w:r>
          </w:p>
          <w:p w14:paraId="1679FB26" w14:textId="27DA7048" w:rsidR="00F349F6" w:rsidRDefault="00F349F6" w:rsidP="00F349F6">
            <w:pPr>
              <w:spacing w:after="0" w:line="240" w:lineRule="auto"/>
              <w:rPr>
                <w:rFonts w:cstheme="minorHAnsi"/>
                <w:sz w:val="16"/>
                <w:szCs w:val="16"/>
              </w:rPr>
            </w:pPr>
            <w:r w:rsidRPr="002B092D">
              <w:rPr>
                <w:rFonts w:cstheme="minorHAnsi"/>
                <w:sz w:val="16"/>
                <w:szCs w:val="16"/>
              </w:rPr>
              <w:t>*Standard Distribution System</w:t>
            </w:r>
          </w:p>
          <w:p w14:paraId="02123607" w14:textId="5F63C1C7" w:rsidR="00DE47AD" w:rsidRPr="002B092D" w:rsidRDefault="00DE47AD" w:rsidP="00F349F6">
            <w:pPr>
              <w:spacing w:after="0" w:line="240" w:lineRule="auto"/>
              <w:rPr>
                <w:rFonts w:cstheme="minorHAnsi"/>
                <w:sz w:val="16"/>
                <w:szCs w:val="16"/>
              </w:rPr>
            </w:pPr>
            <w:r>
              <w:rPr>
                <w:rFonts w:cstheme="minorHAnsi"/>
                <w:sz w:val="16"/>
                <w:szCs w:val="16"/>
              </w:rPr>
              <w:t>*Demand Recirculation</w:t>
            </w:r>
          </w:p>
          <w:p w14:paraId="6E27E922" w14:textId="317D41E5" w:rsidR="00F349F6" w:rsidRPr="002B092D" w:rsidRDefault="00F349F6" w:rsidP="00F349F6">
            <w:pPr>
              <w:spacing w:after="0" w:line="240" w:lineRule="auto"/>
              <w:rPr>
                <w:rFonts w:asciiTheme="minorHAnsi" w:hAnsiTheme="minorHAnsi" w:cstheme="minorHAnsi"/>
                <w:sz w:val="16"/>
                <w:szCs w:val="16"/>
              </w:rPr>
            </w:pPr>
            <w:r w:rsidRPr="002B092D">
              <w:rPr>
                <w:rFonts w:cstheme="minorHAnsi"/>
                <w:sz w:val="16"/>
                <w:szCs w:val="16"/>
              </w:rPr>
              <w:t>* Demand Recirculation Manual Control</w:t>
            </w:r>
            <w:r>
              <w:rPr>
                <w:rFonts w:cstheme="minorHAnsi"/>
                <w:sz w:val="16"/>
                <w:szCs w:val="16"/>
              </w:rPr>
              <w:t>&gt;&gt;</w:t>
            </w:r>
          </w:p>
        </w:tc>
        <w:tc>
          <w:tcPr>
            <w:tcW w:w="485" w:type="pct"/>
            <w:tcBorders>
              <w:top w:val="single" w:sz="4" w:space="0" w:color="auto"/>
              <w:left w:val="single" w:sz="4" w:space="0" w:color="auto"/>
              <w:bottom w:val="single" w:sz="4" w:space="0" w:color="auto"/>
              <w:right w:val="single" w:sz="4" w:space="0" w:color="auto"/>
            </w:tcBorders>
          </w:tcPr>
          <w:p w14:paraId="6BE1C265"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lastRenderedPageBreak/>
              <w:t xml:space="preserve">&lt;&lt;reference values from CF1R.  Allowed values are </w:t>
            </w:r>
          </w:p>
          <w:p w14:paraId="54835274" w14:textId="1D01E116"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*Basic</w:t>
            </w:r>
          </w:p>
          <w:p w14:paraId="0C27A92D" w14:textId="77B27CB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*Expanded</w:t>
            </w:r>
          </w:p>
          <w:p w14:paraId="6891E582"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c>
          <w:tcPr>
            <w:tcW w:w="477" w:type="pct"/>
            <w:tcBorders>
              <w:top w:val="single" w:sz="4" w:space="0" w:color="auto"/>
              <w:left w:val="single" w:sz="4" w:space="0" w:color="auto"/>
              <w:bottom w:val="single" w:sz="4" w:space="0" w:color="auto"/>
              <w:right w:val="single" w:sz="4" w:space="0" w:color="auto"/>
            </w:tcBorders>
          </w:tcPr>
          <w:p w14:paraId="5DCD367A"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 xml:space="preserve">&lt;&lt;reference values from CF1R.  Allowed values are </w:t>
            </w:r>
          </w:p>
          <w:p w14:paraId="0EEABA42" w14:textId="6A37127D"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*Yes</w:t>
            </w:r>
          </w:p>
          <w:p w14:paraId="43A6146F" w14:textId="5DF8342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r>
      <w:tr w:rsidR="00F349F6" w:rsidRPr="00327949" w14:paraId="4D845CF2" w14:textId="556ACB40" w:rsidTr="009A07EC">
        <w:trPr>
          <w:gridAfter w:val="1"/>
          <w:wAfter w:w="477" w:type="pct"/>
          <w:trHeight w:val="278"/>
        </w:trPr>
        <w:tc>
          <w:tcPr>
            <w:tcW w:w="416" w:type="pct"/>
            <w:tcBorders>
              <w:top w:val="single" w:sz="4" w:space="0" w:color="auto"/>
              <w:left w:val="single" w:sz="4" w:space="0" w:color="auto"/>
              <w:bottom w:val="single" w:sz="4" w:space="0" w:color="auto"/>
              <w:right w:val="single" w:sz="4" w:space="0" w:color="auto"/>
            </w:tcBorders>
          </w:tcPr>
          <w:p w14:paraId="3539A0A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7" w:type="pct"/>
            <w:tcBorders>
              <w:top w:val="single" w:sz="4" w:space="0" w:color="auto"/>
              <w:left w:val="single" w:sz="4" w:space="0" w:color="auto"/>
              <w:bottom w:val="single" w:sz="4" w:space="0" w:color="auto"/>
              <w:right w:val="single" w:sz="4" w:space="0" w:color="auto"/>
            </w:tcBorders>
          </w:tcPr>
          <w:p w14:paraId="3E0486B9" w14:textId="17E487C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4EB12985"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7" w:type="pct"/>
            <w:tcBorders>
              <w:top w:val="single" w:sz="4" w:space="0" w:color="auto"/>
              <w:left w:val="single" w:sz="4" w:space="0" w:color="auto"/>
              <w:bottom w:val="single" w:sz="4" w:space="0" w:color="auto"/>
              <w:right w:val="single" w:sz="4" w:space="0" w:color="auto"/>
            </w:tcBorders>
          </w:tcPr>
          <w:p w14:paraId="7D92A3A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27" w:type="pct"/>
            <w:tcBorders>
              <w:top w:val="single" w:sz="4" w:space="0" w:color="auto"/>
              <w:left w:val="single" w:sz="4" w:space="0" w:color="auto"/>
              <w:bottom w:val="single" w:sz="4" w:space="0" w:color="auto"/>
              <w:right w:val="single" w:sz="4" w:space="0" w:color="auto"/>
            </w:tcBorders>
          </w:tcPr>
          <w:p w14:paraId="7D9C99A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8" w:type="pct"/>
            <w:tcBorders>
              <w:top w:val="single" w:sz="4" w:space="0" w:color="auto"/>
              <w:left w:val="single" w:sz="4" w:space="0" w:color="auto"/>
              <w:bottom w:val="single" w:sz="4" w:space="0" w:color="auto"/>
              <w:right w:val="single" w:sz="4" w:space="0" w:color="auto"/>
            </w:tcBorders>
          </w:tcPr>
          <w:p w14:paraId="7BBE813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5" w:type="pct"/>
            <w:tcBorders>
              <w:top w:val="single" w:sz="4" w:space="0" w:color="auto"/>
              <w:left w:val="single" w:sz="4" w:space="0" w:color="auto"/>
              <w:bottom w:val="single" w:sz="4" w:space="0" w:color="auto"/>
              <w:right w:val="single" w:sz="4" w:space="0" w:color="auto"/>
            </w:tcBorders>
          </w:tcPr>
          <w:p w14:paraId="7BFD710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57" w:type="pct"/>
            <w:tcBorders>
              <w:top w:val="single" w:sz="4" w:space="0" w:color="auto"/>
              <w:left w:val="single" w:sz="4" w:space="0" w:color="auto"/>
              <w:bottom w:val="single" w:sz="4" w:space="0" w:color="auto"/>
              <w:right w:val="single" w:sz="4" w:space="0" w:color="auto"/>
            </w:tcBorders>
          </w:tcPr>
          <w:p w14:paraId="44E5EF1C"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0" w:type="pct"/>
            <w:tcBorders>
              <w:top w:val="single" w:sz="4" w:space="0" w:color="auto"/>
              <w:left w:val="single" w:sz="4" w:space="0" w:color="auto"/>
              <w:bottom w:val="single" w:sz="4" w:space="0" w:color="auto"/>
              <w:right w:val="single" w:sz="4" w:space="0" w:color="auto"/>
            </w:tcBorders>
          </w:tcPr>
          <w:p w14:paraId="5670F393" w14:textId="0E7A117C" w:rsidR="00F349F6" w:rsidRPr="00327949" w:rsidDel="0053169A" w:rsidRDefault="00F349F6" w:rsidP="00F349F6">
            <w:pPr>
              <w:spacing w:after="0" w:line="240" w:lineRule="auto"/>
              <w:rPr>
                <w:rFonts w:asciiTheme="minorHAnsi" w:hAnsiTheme="minorHAnsi" w:cstheme="minorHAnsi"/>
                <w:sz w:val="18"/>
                <w:szCs w:val="18"/>
              </w:rPr>
            </w:pPr>
          </w:p>
        </w:tc>
        <w:tc>
          <w:tcPr>
            <w:tcW w:w="522" w:type="pct"/>
            <w:tcBorders>
              <w:top w:val="single" w:sz="4" w:space="0" w:color="auto"/>
              <w:left w:val="single" w:sz="4" w:space="0" w:color="auto"/>
              <w:bottom w:val="single" w:sz="4" w:space="0" w:color="auto"/>
              <w:right w:val="single" w:sz="4" w:space="0" w:color="auto"/>
            </w:tcBorders>
          </w:tcPr>
          <w:p w14:paraId="463D3654"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85" w:type="pct"/>
            <w:tcBorders>
              <w:top w:val="single" w:sz="4" w:space="0" w:color="auto"/>
              <w:left w:val="single" w:sz="4" w:space="0" w:color="auto"/>
              <w:bottom w:val="single" w:sz="4" w:space="0" w:color="auto"/>
              <w:right w:val="single" w:sz="4" w:space="0" w:color="auto"/>
            </w:tcBorders>
          </w:tcPr>
          <w:p w14:paraId="355A0BE2" w14:textId="77777777" w:rsidR="00F349F6" w:rsidRPr="00327949" w:rsidDel="0053169A" w:rsidRDefault="00F349F6" w:rsidP="00F349F6">
            <w:pPr>
              <w:spacing w:after="0" w:line="240" w:lineRule="auto"/>
              <w:rPr>
                <w:rFonts w:asciiTheme="minorHAnsi" w:hAnsiTheme="minorHAnsi" w:cstheme="minorHAnsi"/>
                <w:sz w:val="18"/>
                <w:szCs w:val="18"/>
              </w:rPr>
            </w:pPr>
          </w:p>
        </w:tc>
      </w:tr>
    </w:tbl>
    <w:p w14:paraId="1C1A1A95" w14:textId="54389613" w:rsidR="00F1004F" w:rsidRDefault="00F1004F" w:rsidP="00236F4B">
      <w:pPr>
        <w:spacing w:after="0" w:line="240" w:lineRule="auto"/>
        <w:rPr>
          <w:ins w:id="271" w:author="Alhabibi, Haider@Energy" w:date="2022-01-25T14:25:00Z"/>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157186" w:rsidRPr="00C1150F" w14:paraId="0340D424" w14:textId="77777777" w:rsidTr="00E40C70">
        <w:trPr>
          <w:ins w:id="272" w:author="Alhabibi, Haider@Energy" w:date="2022-01-25T14:25:00Z"/>
        </w:trPr>
        <w:tc>
          <w:tcPr>
            <w:tcW w:w="10885" w:type="dxa"/>
            <w:gridSpan w:val="10"/>
          </w:tcPr>
          <w:p w14:paraId="6367CF06" w14:textId="0AA4653D" w:rsidR="00157186" w:rsidRPr="00C1150F" w:rsidRDefault="00157186" w:rsidP="00E40C70">
            <w:pPr>
              <w:spacing w:after="0" w:line="240" w:lineRule="auto"/>
              <w:ind w:right="876"/>
              <w:rPr>
                <w:ins w:id="273" w:author="Alhabibi, Haider@Energy" w:date="2022-01-25T14:25:00Z"/>
                <w:rFonts w:cstheme="minorHAnsi"/>
                <w:b/>
                <w:sz w:val="20"/>
                <w:szCs w:val="20"/>
              </w:rPr>
            </w:pPr>
            <w:ins w:id="274" w:author="Alhabibi, Haider@Energy" w:date="2022-01-25T14:25:00Z">
              <w:r>
                <w:rPr>
                  <w:rFonts w:cstheme="minorHAnsi"/>
                  <w:b/>
                  <w:sz w:val="20"/>
                  <w:szCs w:val="20"/>
                </w:rPr>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ins>
          </w:p>
          <w:p w14:paraId="207DF977" w14:textId="77777777" w:rsidR="00157186" w:rsidRPr="00C1150F" w:rsidRDefault="00157186" w:rsidP="00E40C70">
            <w:pPr>
              <w:spacing w:after="0" w:line="240" w:lineRule="auto"/>
              <w:ind w:right="876"/>
              <w:rPr>
                <w:ins w:id="275" w:author="Alhabibi, Haider@Energy" w:date="2022-01-25T14:25:00Z"/>
                <w:rFonts w:cstheme="minorHAnsi"/>
                <w:sz w:val="18"/>
                <w:szCs w:val="20"/>
              </w:rPr>
            </w:pPr>
            <w:ins w:id="276" w:author="Alhabibi, Haider@Energy" w:date="2022-01-25T14:25:00Z">
              <w:r w:rsidRPr="00C1150F">
                <w:rPr>
                  <w:rFonts w:cstheme="minorHAnsi"/>
                  <w:sz w:val="18"/>
                  <w:szCs w:val="20"/>
                </w:rPr>
                <w:t>This table reports the water heating system(s) that were specified on the registered CF1R compliance document for this project.</w:t>
              </w:r>
            </w:ins>
          </w:p>
          <w:p w14:paraId="1BD80D5E" w14:textId="77777777" w:rsidR="00157186" w:rsidRDefault="00157186" w:rsidP="00E40C70">
            <w:pPr>
              <w:spacing w:after="0"/>
              <w:rPr>
                <w:ins w:id="277" w:author="Alhabibi, Haider@Energy" w:date="2022-01-25T14:25:00Z"/>
                <w:rFonts w:cstheme="minorHAnsi"/>
                <w:sz w:val="20"/>
                <w:szCs w:val="20"/>
              </w:rPr>
            </w:pPr>
            <w:ins w:id="278" w:author="Alhabibi, Haider@Energy" w:date="2022-01-25T14:25:00Z">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ins>
          </w:p>
          <w:p w14:paraId="4A859F65" w14:textId="77777777" w:rsidR="00157186" w:rsidRPr="00C1150F" w:rsidRDefault="00157186" w:rsidP="00E40C70">
            <w:pPr>
              <w:spacing w:after="0" w:line="240" w:lineRule="auto"/>
              <w:ind w:right="876"/>
              <w:rPr>
                <w:ins w:id="279" w:author="Alhabibi, Haider@Energy" w:date="2022-01-25T14:25:00Z"/>
                <w:rFonts w:cstheme="minorHAnsi"/>
                <w:b/>
                <w:sz w:val="20"/>
                <w:szCs w:val="20"/>
              </w:rPr>
            </w:pPr>
            <w:ins w:id="280" w:author="Alhabibi, Haider@Energy" w:date="2022-01-25T14:25:00Z">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water heater identified on the CF1R-</w:t>
              </w:r>
              <w:r w:rsidRPr="00DC34CF">
                <w:rPr>
                  <w:rFonts w:cstheme="minorHAnsi"/>
                  <w:sz w:val="18"/>
                  <w:szCs w:val="20"/>
                </w:rPr>
                <w:t>PRF</w:t>
              </w:r>
              <w:r w:rsidRPr="00C1150F">
                <w:rPr>
                  <w:rFonts w:cstheme="minorHAnsi"/>
                  <w:sz w:val="18"/>
                  <w:szCs w:val="20"/>
                </w:rPr>
                <w:t>&gt;&gt;</w:t>
              </w:r>
            </w:ins>
          </w:p>
        </w:tc>
      </w:tr>
      <w:tr w:rsidR="00157186" w:rsidRPr="00C1150F" w14:paraId="100FC844" w14:textId="77777777" w:rsidTr="00E40C70">
        <w:trPr>
          <w:ins w:id="281" w:author="Alhabibi, Haider@Energy" w:date="2022-01-25T14:25:00Z"/>
        </w:trPr>
        <w:tc>
          <w:tcPr>
            <w:tcW w:w="895" w:type="dxa"/>
            <w:tcBorders>
              <w:top w:val="single" w:sz="4" w:space="0" w:color="auto"/>
              <w:left w:val="single" w:sz="4" w:space="0" w:color="auto"/>
              <w:bottom w:val="single" w:sz="4" w:space="0" w:color="auto"/>
              <w:right w:val="single" w:sz="4" w:space="0" w:color="auto"/>
            </w:tcBorders>
          </w:tcPr>
          <w:p w14:paraId="69171283" w14:textId="77777777" w:rsidR="00157186" w:rsidRPr="00C1150F" w:rsidRDefault="00157186" w:rsidP="00E40C70">
            <w:pPr>
              <w:spacing w:after="0" w:line="240" w:lineRule="auto"/>
              <w:jc w:val="center"/>
              <w:rPr>
                <w:ins w:id="282" w:author="Alhabibi, Haider@Energy" w:date="2022-01-25T14:25:00Z"/>
                <w:rFonts w:eastAsia="Times New Roman" w:cstheme="minorHAnsi"/>
                <w:sz w:val="18"/>
                <w:szCs w:val="18"/>
              </w:rPr>
            </w:pPr>
            <w:ins w:id="283" w:author="Alhabibi, Haider@Energy" w:date="2022-01-25T14:25:00Z">
              <w:r w:rsidRPr="00C1150F">
                <w:rPr>
                  <w:rFonts w:eastAsia="Times New Roman" w:cstheme="minorHAnsi"/>
                  <w:sz w:val="18"/>
                  <w:szCs w:val="18"/>
                </w:rPr>
                <w:t>01</w:t>
              </w:r>
            </w:ins>
          </w:p>
        </w:tc>
        <w:tc>
          <w:tcPr>
            <w:tcW w:w="990" w:type="dxa"/>
            <w:vAlign w:val="bottom"/>
          </w:tcPr>
          <w:p w14:paraId="352E1697" w14:textId="77777777" w:rsidR="00157186" w:rsidRPr="00C1150F" w:rsidRDefault="00157186" w:rsidP="00E40C70">
            <w:pPr>
              <w:spacing w:after="0" w:line="240" w:lineRule="auto"/>
              <w:jc w:val="center"/>
              <w:rPr>
                <w:ins w:id="284" w:author="Alhabibi, Haider@Energy" w:date="2022-01-25T14:25:00Z"/>
                <w:rFonts w:cstheme="minorHAnsi"/>
                <w:sz w:val="18"/>
                <w:szCs w:val="18"/>
              </w:rPr>
            </w:pPr>
            <w:ins w:id="285" w:author="Alhabibi, Haider@Energy" w:date="2022-01-25T14:25:00Z">
              <w:r w:rsidRPr="00C1150F">
                <w:rPr>
                  <w:rFonts w:eastAsia="Times New Roman" w:cstheme="minorHAnsi"/>
                  <w:sz w:val="18"/>
                  <w:szCs w:val="18"/>
                </w:rPr>
                <w:t>02</w:t>
              </w:r>
            </w:ins>
          </w:p>
        </w:tc>
        <w:tc>
          <w:tcPr>
            <w:tcW w:w="1080" w:type="dxa"/>
            <w:vAlign w:val="bottom"/>
          </w:tcPr>
          <w:p w14:paraId="44257805" w14:textId="77777777" w:rsidR="00157186" w:rsidRPr="00C1150F" w:rsidRDefault="00157186" w:rsidP="00E40C70">
            <w:pPr>
              <w:spacing w:after="0" w:line="240" w:lineRule="auto"/>
              <w:jc w:val="center"/>
              <w:rPr>
                <w:ins w:id="286" w:author="Alhabibi, Haider@Energy" w:date="2022-01-25T14:25:00Z"/>
                <w:rFonts w:cstheme="minorHAnsi"/>
                <w:sz w:val="18"/>
                <w:szCs w:val="18"/>
              </w:rPr>
            </w:pPr>
            <w:ins w:id="287" w:author="Alhabibi, Haider@Energy" w:date="2022-01-25T14:25:00Z">
              <w:r w:rsidRPr="00C1150F">
                <w:rPr>
                  <w:rFonts w:eastAsia="Times New Roman" w:cstheme="minorHAnsi"/>
                  <w:sz w:val="18"/>
                  <w:szCs w:val="18"/>
                </w:rPr>
                <w:t>03</w:t>
              </w:r>
            </w:ins>
          </w:p>
        </w:tc>
        <w:tc>
          <w:tcPr>
            <w:tcW w:w="990" w:type="dxa"/>
          </w:tcPr>
          <w:p w14:paraId="6C7A377F" w14:textId="77777777" w:rsidR="00157186" w:rsidRPr="00C1150F" w:rsidRDefault="00157186" w:rsidP="00E40C70">
            <w:pPr>
              <w:spacing w:after="0" w:line="240" w:lineRule="auto"/>
              <w:jc w:val="center"/>
              <w:rPr>
                <w:ins w:id="288" w:author="Alhabibi, Haider@Energy" w:date="2022-01-25T14:25:00Z"/>
                <w:rFonts w:eastAsia="Times New Roman" w:cstheme="minorHAnsi"/>
                <w:sz w:val="18"/>
                <w:szCs w:val="18"/>
              </w:rPr>
            </w:pPr>
            <w:ins w:id="289" w:author="Alhabibi, Haider@Energy" w:date="2022-01-25T14:25:00Z">
              <w:r w:rsidRPr="00C1150F">
                <w:rPr>
                  <w:rFonts w:eastAsia="Times New Roman" w:cstheme="minorHAnsi"/>
                  <w:sz w:val="18"/>
                  <w:szCs w:val="18"/>
                </w:rPr>
                <w:t>04</w:t>
              </w:r>
            </w:ins>
          </w:p>
        </w:tc>
        <w:tc>
          <w:tcPr>
            <w:tcW w:w="1080" w:type="dxa"/>
          </w:tcPr>
          <w:p w14:paraId="27B0019E" w14:textId="77777777" w:rsidR="00157186" w:rsidRPr="00C1150F" w:rsidRDefault="00157186" w:rsidP="00E40C70">
            <w:pPr>
              <w:spacing w:after="0" w:line="240" w:lineRule="auto"/>
              <w:jc w:val="center"/>
              <w:rPr>
                <w:ins w:id="290" w:author="Alhabibi, Haider@Energy" w:date="2022-01-25T14:25:00Z"/>
                <w:rFonts w:eastAsia="Times New Roman" w:cstheme="minorHAnsi"/>
                <w:sz w:val="18"/>
                <w:szCs w:val="18"/>
              </w:rPr>
            </w:pPr>
            <w:ins w:id="291" w:author="Alhabibi, Haider@Energy" w:date="2022-01-25T14:25:00Z">
              <w:r w:rsidRPr="00C1150F">
                <w:rPr>
                  <w:rFonts w:eastAsia="Times New Roman" w:cstheme="minorHAnsi"/>
                  <w:sz w:val="18"/>
                  <w:szCs w:val="18"/>
                </w:rPr>
                <w:t>05</w:t>
              </w:r>
            </w:ins>
          </w:p>
        </w:tc>
        <w:tc>
          <w:tcPr>
            <w:tcW w:w="1170" w:type="dxa"/>
          </w:tcPr>
          <w:p w14:paraId="263AD541" w14:textId="77777777" w:rsidR="00157186" w:rsidRPr="00C1150F" w:rsidRDefault="00157186" w:rsidP="00E40C70">
            <w:pPr>
              <w:spacing w:after="0" w:line="240" w:lineRule="auto"/>
              <w:jc w:val="center"/>
              <w:rPr>
                <w:ins w:id="292" w:author="Alhabibi, Haider@Energy" w:date="2022-01-25T14:25:00Z"/>
                <w:rFonts w:eastAsia="Times New Roman" w:cstheme="minorHAnsi"/>
                <w:sz w:val="18"/>
                <w:szCs w:val="18"/>
              </w:rPr>
            </w:pPr>
            <w:ins w:id="293" w:author="Alhabibi, Haider@Energy" w:date="2022-01-25T14:25:00Z">
              <w:r w:rsidRPr="00C1150F">
                <w:rPr>
                  <w:rFonts w:eastAsia="Times New Roman" w:cstheme="minorHAnsi"/>
                  <w:sz w:val="18"/>
                  <w:szCs w:val="18"/>
                </w:rPr>
                <w:t>06</w:t>
              </w:r>
            </w:ins>
          </w:p>
        </w:tc>
        <w:tc>
          <w:tcPr>
            <w:tcW w:w="1530" w:type="dxa"/>
          </w:tcPr>
          <w:p w14:paraId="3A13E3B3" w14:textId="77777777" w:rsidR="00157186" w:rsidRPr="00C1150F" w:rsidRDefault="00157186" w:rsidP="00E40C70">
            <w:pPr>
              <w:spacing w:after="0" w:line="240" w:lineRule="auto"/>
              <w:jc w:val="center"/>
              <w:rPr>
                <w:ins w:id="294" w:author="Alhabibi, Haider@Energy" w:date="2022-01-25T14:25:00Z"/>
                <w:rFonts w:eastAsia="Times New Roman" w:cstheme="minorHAnsi"/>
                <w:sz w:val="18"/>
                <w:szCs w:val="18"/>
              </w:rPr>
            </w:pPr>
            <w:ins w:id="295" w:author="Alhabibi, Haider@Energy" w:date="2022-01-25T14:25:00Z">
              <w:r w:rsidRPr="00C1150F">
                <w:rPr>
                  <w:rFonts w:eastAsia="Times New Roman" w:cstheme="minorHAnsi"/>
                  <w:sz w:val="18"/>
                  <w:szCs w:val="18"/>
                </w:rPr>
                <w:t>07</w:t>
              </w:r>
            </w:ins>
          </w:p>
        </w:tc>
        <w:tc>
          <w:tcPr>
            <w:tcW w:w="1170" w:type="dxa"/>
          </w:tcPr>
          <w:p w14:paraId="28130FA3" w14:textId="77777777" w:rsidR="00157186" w:rsidRPr="00C1150F" w:rsidRDefault="00157186" w:rsidP="00E40C70">
            <w:pPr>
              <w:spacing w:after="0" w:line="240" w:lineRule="auto"/>
              <w:jc w:val="center"/>
              <w:rPr>
                <w:ins w:id="296" w:author="Alhabibi, Haider@Energy" w:date="2022-01-25T14:25:00Z"/>
                <w:rFonts w:eastAsia="Times New Roman" w:cstheme="minorHAnsi"/>
                <w:sz w:val="18"/>
                <w:szCs w:val="18"/>
              </w:rPr>
            </w:pPr>
            <w:ins w:id="297" w:author="Alhabibi, Haider@Energy" w:date="2022-01-25T14:25:00Z">
              <w:r w:rsidRPr="00C1150F">
                <w:rPr>
                  <w:rFonts w:eastAsia="Times New Roman" w:cstheme="minorHAnsi"/>
                  <w:sz w:val="18"/>
                  <w:szCs w:val="18"/>
                </w:rPr>
                <w:t>08</w:t>
              </w:r>
            </w:ins>
          </w:p>
        </w:tc>
        <w:tc>
          <w:tcPr>
            <w:tcW w:w="900" w:type="dxa"/>
          </w:tcPr>
          <w:p w14:paraId="7E4BB03C" w14:textId="77777777" w:rsidR="00157186" w:rsidRPr="00C1150F" w:rsidRDefault="00157186" w:rsidP="00E40C70">
            <w:pPr>
              <w:spacing w:after="0" w:line="240" w:lineRule="auto"/>
              <w:jc w:val="center"/>
              <w:rPr>
                <w:ins w:id="298" w:author="Alhabibi, Haider@Energy" w:date="2022-01-25T14:25:00Z"/>
                <w:rFonts w:eastAsia="Times New Roman" w:cstheme="minorHAnsi"/>
                <w:sz w:val="18"/>
                <w:szCs w:val="18"/>
              </w:rPr>
            </w:pPr>
            <w:ins w:id="299" w:author="Alhabibi, Haider@Energy" w:date="2022-01-25T14:25:00Z">
              <w:r w:rsidRPr="00C1150F">
                <w:rPr>
                  <w:rFonts w:eastAsia="Times New Roman" w:cstheme="minorHAnsi"/>
                  <w:sz w:val="18"/>
                  <w:szCs w:val="18"/>
                </w:rPr>
                <w:t>09</w:t>
              </w:r>
            </w:ins>
          </w:p>
        </w:tc>
        <w:tc>
          <w:tcPr>
            <w:tcW w:w="1080" w:type="dxa"/>
          </w:tcPr>
          <w:p w14:paraId="38B4EDB3" w14:textId="77777777" w:rsidR="00157186" w:rsidRPr="00C1150F" w:rsidDel="00873A7F" w:rsidRDefault="00157186" w:rsidP="00E40C70">
            <w:pPr>
              <w:spacing w:after="0" w:line="240" w:lineRule="auto"/>
              <w:jc w:val="center"/>
              <w:rPr>
                <w:ins w:id="300" w:author="Alhabibi, Haider@Energy" w:date="2022-01-25T14:25:00Z"/>
                <w:rFonts w:eastAsia="Times New Roman" w:cstheme="minorHAnsi"/>
                <w:sz w:val="18"/>
                <w:szCs w:val="18"/>
              </w:rPr>
            </w:pPr>
            <w:ins w:id="301" w:author="Alhabibi, Haider@Energy" w:date="2022-01-25T14:25:00Z">
              <w:r w:rsidRPr="00C1150F">
                <w:rPr>
                  <w:rFonts w:eastAsia="Times New Roman" w:cstheme="minorHAnsi"/>
                  <w:sz w:val="18"/>
                  <w:szCs w:val="18"/>
                </w:rPr>
                <w:t>10</w:t>
              </w:r>
            </w:ins>
          </w:p>
        </w:tc>
      </w:tr>
      <w:tr w:rsidR="00157186" w:rsidRPr="00C1150F" w14:paraId="6F7D1995" w14:textId="77777777" w:rsidTr="00E40C70">
        <w:trPr>
          <w:ins w:id="302" w:author="Alhabibi, Haider@Energy" w:date="2022-01-25T14:25:00Z"/>
        </w:trPr>
        <w:tc>
          <w:tcPr>
            <w:tcW w:w="895" w:type="dxa"/>
            <w:tcBorders>
              <w:top w:val="single" w:sz="4" w:space="0" w:color="auto"/>
              <w:left w:val="single" w:sz="4" w:space="0" w:color="auto"/>
              <w:bottom w:val="single" w:sz="4" w:space="0" w:color="auto"/>
              <w:right w:val="single" w:sz="4" w:space="0" w:color="auto"/>
            </w:tcBorders>
            <w:vAlign w:val="bottom"/>
          </w:tcPr>
          <w:p w14:paraId="4882A32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03" w:author="Alhabibi, Haider@Energy" w:date="2022-01-25T14:25:00Z"/>
                <w:rFonts w:eastAsia="Times New Roman" w:cstheme="minorHAnsi"/>
                <w:sz w:val="18"/>
                <w:szCs w:val="18"/>
              </w:rPr>
            </w:pPr>
            <w:ins w:id="304" w:author="Alhabibi, Haider@Energy" w:date="2022-01-25T14:25:00Z">
              <w:r w:rsidRPr="00C1150F">
                <w:rPr>
                  <w:rFonts w:eastAsia="Times New Roman" w:cstheme="minorHAnsi"/>
                  <w:sz w:val="18"/>
                  <w:szCs w:val="18"/>
                </w:rPr>
                <w:t>Dwelling Unit Name</w:t>
              </w:r>
            </w:ins>
          </w:p>
        </w:tc>
        <w:tc>
          <w:tcPr>
            <w:tcW w:w="990" w:type="dxa"/>
            <w:vAlign w:val="bottom"/>
          </w:tcPr>
          <w:p w14:paraId="56BB0AAE"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05" w:author="Alhabibi, Haider@Energy" w:date="2022-01-25T14:25:00Z"/>
                <w:rFonts w:eastAsia="Times New Roman" w:cstheme="minorHAnsi"/>
                <w:sz w:val="18"/>
                <w:szCs w:val="18"/>
              </w:rPr>
            </w:pPr>
            <w:ins w:id="306" w:author="Alhabibi, Haider@Energy" w:date="2022-01-25T14:25:00Z">
              <w:r w:rsidRPr="00C1150F">
                <w:rPr>
                  <w:rFonts w:eastAsia="Times New Roman" w:cstheme="minorHAnsi"/>
                  <w:sz w:val="18"/>
                  <w:szCs w:val="18"/>
                </w:rPr>
                <w:t>Water Heating System ID</w:t>
              </w:r>
            </w:ins>
          </w:p>
          <w:p w14:paraId="60958F6C" w14:textId="77777777" w:rsidR="00157186" w:rsidRPr="00C1150F" w:rsidRDefault="00157186" w:rsidP="00E40C70">
            <w:pPr>
              <w:spacing w:after="0" w:line="240" w:lineRule="auto"/>
              <w:jc w:val="center"/>
              <w:rPr>
                <w:ins w:id="307" w:author="Alhabibi, Haider@Energy" w:date="2022-01-25T14:25:00Z"/>
                <w:rFonts w:cstheme="minorHAnsi"/>
                <w:sz w:val="18"/>
                <w:szCs w:val="18"/>
              </w:rPr>
            </w:pPr>
            <w:ins w:id="308" w:author="Alhabibi, Haider@Energy" w:date="2022-01-25T14:25:00Z">
              <w:r w:rsidRPr="00C1150F">
                <w:rPr>
                  <w:rFonts w:eastAsia="Times New Roman" w:cstheme="minorHAnsi"/>
                  <w:sz w:val="18"/>
                  <w:szCs w:val="18"/>
                </w:rPr>
                <w:t>or Name</w:t>
              </w:r>
            </w:ins>
          </w:p>
        </w:tc>
        <w:tc>
          <w:tcPr>
            <w:tcW w:w="1080" w:type="dxa"/>
            <w:vAlign w:val="bottom"/>
          </w:tcPr>
          <w:p w14:paraId="64AC16B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09" w:author="Alhabibi, Haider@Energy" w:date="2022-01-25T14:25:00Z"/>
                <w:rFonts w:eastAsia="Times New Roman" w:cstheme="minorHAnsi"/>
                <w:sz w:val="18"/>
                <w:szCs w:val="18"/>
              </w:rPr>
            </w:pPr>
            <w:ins w:id="310" w:author="Alhabibi, Haider@Energy" w:date="2022-01-25T14:25:00Z">
              <w:r w:rsidRPr="00C1150F">
                <w:rPr>
                  <w:rFonts w:eastAsia="Times New Roman" w:cstheme="minorHAnsi"/>
                  <w:sz w:val="18"/>
                  <w:szCs w:val="18"/>
                </w:rPr>
                <w:t>Modeled Equipment</w:t>
              </w:r>
            </w:ins>
          </w:p>
          <w:p w14:paraId="38F18889" w14:textId="77777777" w:rsidR="00157186" w:rsidRPr="00C1150F" w:rsidRDefault="00157186" w:rsidP="00E40C70">
            <w:pPr>
              <w:spacing w:after="0" w:line="240" w:lineRule="auto"/>
              <w:jc w:val="center"/>
              <w:rPr>
                <w:ins w:id="311" w:author="Alhabibi, Haider@Energy" w:date="2022-01-25T14:25:00Z"/>
                <w:rFonts w:cstheme="minorHAnsi"/>
                <w:sz w:val="18"/>
                <w:szCs w:val="18"/>
              </w:rPr>
            </w:pPr>
            <w:ins w:id="312" w:author="Alhabibi, Haider@Energy" w:date="2022-01-25T14:25:00Z">
              <w:r w:rsidRPr="00C1150F">
                <w:rPr>
                  <w:rFonts w:eastAsia="Times New Roman" w:cstheme="minorHAnsi"/>
                  <w:sz w:val="18"/>
                  <w:szCs w:val="18"/>
                </w:rPr>
                <w:t>Make and Model</w:t>
              </w:r>
            </w:ins>
          </w:p>
        </w:tc>
        <w:tc>
          <w:tcPr>
            <w:tcW w:w="990" w:type="dxa"/>
            <w:vAlign w:val="bottom"/>
          </w:tcPr>
          <w:p w14:paraId="250FBFD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13" w:author="Alhabibi, Haider@Energy" w:date="2022-01-25T14:25:00Z"/>
                <w:rFonts w:eastAsia="Times New Roman" w:cstheme="minorHAnsi"/>
                <w:sz w:val="18"/>
                <w:szCs w:val="18"/>
              </w:rPr>
            </w:pPr>
            <w:ins w:id="314" w:author="Alhabibi, Haider@Energy" w:date="2022-01-25T14:25:00Z">
              <w:r w:rsidRPr="00C1150F">
                <w:rPr>
                  <w:rFonts w:eastAsia="Times New Roman" w:cstheme="minorHAnsi"/>
                  <w:sz w:val="18"/>
                  <w:szCs w:val="18"/>
                </w:rPr>
                <w:t xml:space="preserve"># </w:t>
              </w:r>
              <w:proofErr w:type="gramStart"/>
              <w:r w:rsidRPr="00C1150F">
                <w:rPr>
                  <w:rFonts w:eastAsia="Times New Roman" w:cstheme="minorHAnsi"/>
                  <w:sz w:val="18"/>
                  <w:szCs w:val="18"/>
                </w:rPr>
                <w:t>of</w:t>
              </w:r>
              <w:proofErr w:type="gramEnd"/>
              <w:r w:rsidRPr="00C1150F">
                <w:rPr>
                  <w:rFonts w:eastAsia="Times New Roman" w:cstheme="minorHAnsi"/>
                  <w:sz w:val="18"/>
                  <w:szCs w:val="18"/>
                </w:rPr>
                <w:t xml:space="preserve">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ins>
          </w:p>
        </w:tc>
        <w:tc>
          <w:tcPr>
            <w:tcW w:w="1080" w:type="dxa"/>
            <w:vAlign w:val="bottom"/>
          </w:tcPr>
          <w:p w14:paraId="6840882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15" w:author="Alhabibi, Haider@Energy" w:date="2022-01-25T14:25:00Z"/>
                <w:rFonts w:eastAsia="Times New Roman" w:cstheme="minorHAnsi"/>
                <w:sz w:val="18"/>
                <w:szCs w:val="18"/>
              </w:rPr>
            </w:pPr>
            <w:ins w:id="316" w:author="Alhabibi, Haider@Energy" w:date="2022-01-25T14:25:00Z">
              <w:r w:rsidRPr="00C1150F">
                <w:rPr>
                  <w:rFonts w:eastAsia="Times New Roman" w:cstheme="minorHAnsi"/>
                  <w:sz w:val="18"/>
                  <w:szCs w:val="18"/>
                </w:rPr>
                <w:t>Tank Location</w:t>
              </w:r>
            </w:ins>
          </w:p>
        </w:tc>
        <w:tc>
          <w:tcPr>
            <w:tcW w:w="1170" w:type="dxa"/>
            <w:vAlign w:val="bottom"/>
          </w:tcPr>
          <w:p w14:paraId="0EB43E93"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17" w:author="Alhabibi, Haider@Energy" w:date="2022-01-25T14:25:00Z"/>
                <w:rFonts w:eastAsia="Times New Roman" w:cstheme="minorHAnsi"/>
                <w:sz w:val="18"/>
                <w:szCs w:val="18"/>
              </w:rPr>
            </w:pPr>
            <w:ins w:id="318" w:author="Alhabibi, Haider@Energy" w:date="2022-01-25T14:25:00Z">
              <w:r w:rsidRPr="00C1150F">
                <w:rPr>
                  <w:rFonts w:eastAsia="Times New Roman" w:cstheme="minorHAnsi"/>
                  <w:sz w:val="18"/>
                  <w:szCs w:val="18"/>
                </w:rPr>
                <w:t>Exterior Tank Insulation R-value</w:t>
              </w:r>
            </w:ins>
          </w:p>
        </w:tc>
        <w:tc>
          <w:tcPr>
            <w:tcW w:w="1530" w:type="dxa"/>
            <w:vAlign w:val="bottom"/>
          </w:tcPr>
          <w:p w14:paraId="33D1514A"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19" w:author="Alhabibi, Haider@Energy" w:date="2022-01-25T14:25:00Z"/>
                <w:rFonts w:eastAsia="Times New Roman" w:cstheme="minorHAnsi"/>
                <w:sz w:val="18"/>
                <w:szCs w:val="18"/>
              </w:rPr>
            </w:pPr>
            <w:ins w:id="320" w:author="Alhabibi, Haider@Energy" w:date="2022-01-25T14:25:00Z">
              <w:r w:rsidRPr="00C1150F">
                <w:rPr>
                  <w:rFonts w:eastAsia="Times New Roman" w:cstheme="minorHAnsi"/>
                  <w:sz w:val="18"/>
                  <w:szCs w:val="18"/>
                </w:rPr>
                <w:t>Dwelling Unit DHW System Distribution Type</w:t>
              </w:r>
            </w:ins>
          </w:p>
        </w:tc>
        <w:tc>
          <w:tcPr>
            <w:tcW w:w="1170" w:type="dxa"/>
            <w:vAlign w:val="bottom"/>
          </w:tcPr>
          <w:p w14:paraId="00284D1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21" w:author="Alhabibi, Haider@Energy" w:date="2022-01-25T14:25:00Z"/>
                <w:rFonts w:eastAsia="Times New Roman" w:cstheme="minorHAnsi"/>
                <w:sz w:val="18"/>
                <w:szCs w:val="18"/>
              </w:rPr>
            </w:pPr>
            <w:ins w:id="322" w:author="Alhabibi, Haider@Energy" w:date="2022-01-25T14:25:00Z">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ins>
          </w:p>
        </w:tc>
        <w:tc>
          <w:tcPr>
            <w:tcW w:w="900" w:type="dxa"/>
            <w:vAlign w:val="bottom"/>
          </w:tcPr>
          <w:p w14:paraId="2522309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23" w:author="Alhabibi, Haider@Energy" w:date="2022-01-25T14:25:00Z"/>
                <w:rFonts w:eastAsia="Times New Roman" w:cstheme="minorHAnsi"/>
                <w:sz w:val="18"/>
                <w:szCs w:val="18"/>
              </w:rPr>
            </w:pPr>
            <w:ins w:id="324" w:author="Alhabibi, Haider@Energy" w:date="2022-01-25T14:25:00Z">
              <w:r w:rsidRPr="00C1150F">
                <w:rPr>
                  <w:rFonts w:eastAsia="Times New Roman" w:cstheme="minorHAnsi"/>
                  <w:sz w:val="18"/>
                  <w:szCs w:val="18"/>
                </w:rPr>
                <w:t>Drain Water Heat Recovery</w:t>
              </w:r>
            </w:ins>
          </w:p>
        </w:tc>
        <w:tc>
          <w:tcPr>
            <w:tcW w:w="1080" w:type="dxa"/>
            <w:vAlign w:val="bottom"/>
          </w:tcPr>
          <w:p w14:paraId="2BAEE46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25" w:author="Alhabibi, Haider@Energy" w:date="2022-01-25T14:25:00Z"/>
                <w:rFonts w:eastAsia="Times New Roman" w:cstheme="minorHAnsi"/>
                <w:sz w:val="18"/>
                <w:szCs w:val="18"/>
              </w:rPr>
            </w:pPr>
            <w:ins w:id="326" w:author="Alhabibi, Haider@Energy" w:date="2022-01-25T14:25:00Z">
              <w:r w:rsidRPr="00C1150F">
                <w:rPr>
                  <w:rFonts w:eastAsia="Times New Roman" w:cstheme="minorHAnsi"/>
                  <w:sz w:val="18"/>
                  <w:szCs w:val="18"/>
                </w:rPr>
                <w:t>Simulated Equipment Make and Model</w:t>
              </w:r>
            </w:ins>
          </w:p>
        </w:tc>
      </w:tr>
      <w:tr w:rsidR="00157186" w:rsidRPr="00C1150F" w14:paraId="0D0DE88D" w14:textId="77777777" w:rsidTr="00E40C70">
        <w:trPr>
          <w:ins w:id="327" w:author="Alhabibi, Haider@Energy" w:date="2022-01-25T14:25:00Z"/>
        </w:trPr>
        <w:tc>
          <w:tcPr>
            <w:tcW w:w="895" w:type="dxa"/>
            <w:tcBorders>
              <w:top w:val="single" w:sz="4" w:space="0" w:color="auto"/>
              <w:left w:val="single" w:sz="4" w:space="0" w:color="auto"/>
              <w:bottom w:val="single" w:sz="4" w:space="0" w:color="auto"/>
              <w:right w:val="single" w:sz="4" w:space="0" w:color="auto"/>
            </w:tcBorders>
          </w:tcPr>
          <w:p w14:paraId="2D4B64FD" w14:textId="77777777" w:rsidR="00157186" w:rsidRPr="00C1150F" w:rsidRDefault="00157186" w:rsidP="00E40C70">
            <w:pPr>
              <w:spacing w:after="0" w:line="240" w:lineRule="auto"/>
              <w:jc w:val="center"/>
              <w:rPr>
                <w:ins w:id="328" w:author="Alhabibi, Haider@Energy" w:date="2022-01-25T14:25:00Z"/>
                <w:rFonts w:cstheme="minorHAnsi"/>
                <w:sz w:val="16"/>
                <w:szCs w:val="18"/>
              </w:rPr>
            </w:pPr>
            <w:ins w:id="329" w:author="Alhabibi, Haider@Energy" w:date="2022-01-25T14:25:00Z">
              <w:r w:rsidRPr="00C1150F">
                <w:rPr>
                  <w:rFonts w:eastAsia="Times New Roman" w:cstheme="minorHAnsi"/>
                  <w:sz w:val="16"/>
                  <w:szCs w:val="20"/>
                </w:rPr>
                <w:t xml:space="preserve">&lt;&lt;reference value from CF1R; if Single Family, then value = Single Family&gt;&gt; </w:t>
              </w:r>
            </w:ins>
          </w:p>
        </w:tc>
        <w:tc>
          <w:tcPr>
            <w:tcW w:w="990" w:type="dxa"/>
          </w:tcPr>
          <w:p w14:paraId="406DFB20" w14:textId="77777777" w:rsidR="00157186" w:rsidRPr="00C1150F" w:rsidRDefault="00157186" w:rsidP="00E40C70">
            <w:pPr>
              <w:spacing w:after="0" w:line="240" w:lineRule="auto"/>
              <w:jc w:val="center"/>
              <w:rPr>
                <w:ins w:id="330" w:author="Alhabibi, Haider@Energy" w:date="2022-01-25T14:25:00Z"/>
                <w:rFonts w:cstheme="minorHAnsi"/>
                <w:sz w:val="16"/>
                <w:szCs w:val="18"/>
              </w:rPr>
            </w:pPr>
            <w:ins w:id="331" w:author="Alhabibi, Haider@Energy" w:date="2022-01-25T14:25:00Z">
              <w:r w:rsidRPr="00C1150F">
                <w:rPr>
                  <w:rFonts w:cstheme="minorHAnsi"/>
                  <w:sz w:val="16"/>
                  <w:szCs w:val="18"/>
                </w:rPr>
                <w:t>&lt;&lt;reference value from CF1R&gt;&gt;</w:t>
              </w:r>
            </w:ins>
          </w:p>
        </w:tc>
        <w:tc>
          <w:tcPr>
            <w:tcW w:w="1080" w:type="dxa"/>
          </w:tcPr>
          <w:p w14:paraId="5647E3D3" w14:textId="77777777" w:rsidR="00157186" w:rsidRPr="00C1150F" w:rsidRDefault="00157186" w:rsidP="00E40C70">
            <w:pPr>
              <w:spacing w:after="0" w:line="240" w:lineRule="auto"/>
              <w:jc w:val="center"/>
              <w:rPr>
                <w:ins w:id="332" w:author="Alhabibi, Haider@Energy" w:date="2022-01-25T14:25:00Z"/>
                <w:rFonts w:cstheme="minorHAnsi"/>
                <w:sz w:val="16"/>
                <w:szCs w:val="18"/>
              </w:rPr>
            </w:pPr>
            <w:ins w:id="333" w:author="Alhabibi, Haider@Energy" w:date="2022-01-25T14:25:00Z">
              <w:r w:rsidRPr="00C1150F">
                <w:rPr>
                  <w:rFonts w:cstheme="minorHAnsi"/>
                  <w:sz w:val="16"/>
                  <w:szCs w:val="20"/>
                </w:rPr>
                <w:t>&lt;&lt;references value from CF1R-</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ins>
          </w:p>
        </w:tc>
        <w:tc>
          <w:tcPr>
            <w:tcW w:w="990" w:type="dxa"/>
          </w:tcPr>
          <w:p w14:paraId="1EFBF065" w14:textId="77777777" w:rsidR="00157186" w:rsidRPr="00C1150F" w:rsidRDefault="00157186" w:rsidP="00E40C70">
            <w:pPr>
              <w:spacing w:after="0" w:line="240" w:lineRule="auto"/>
              <w:jc w:val="center"/>
              <w:rPr>
                <w:ins w:id="334" w:author="Alhabibi, Haider@Energy" w:date="2022-01-25T14:25:00Z"/>
                <w:rFonts w:eastAsia="Times New Roman" w:cstheme="minorHAnsi"/>
                <w:b/>
                <w:i/>
                <w:color w:val="FF0000"/>
                <w:sz w:val="16"/>
                <w:szCs w:val="18"/>
              </w:rPr>
            </w:pPr>
            <w:ins w:id="335" w:author="Alhabibi, Haider@Energy" w:date="2022-01-25T14:25:00Z">
              <w:r w:rsidRPr="00C1150F">
                <w:rPr>
                  <w:rFonts w:cstheme="minorHAnsi"/>
                  <w:sz w:val="16"/>
                  <w:szCs w:val="18"/>
                </w:rPr>
                <w:t>&lt;&lt;references values from CF1R&gt;&gt;</w:t>
              </w:r>
            </w:ins>
          </w:p>
        </w:tc>
        <w:tc>
          <w:tcPr>
            <w:tcW w:w="1080" w:type="dxa"/>
          </w:tcPr>
          <w:p w14:paraId="424204E5"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ins w:id="336" w:author="Alhabibi, Haider@Energy" w:date="2022-01-25T14:25:00Z"/>
                <w:rFonts w:eastAsia="Times New Roman" w:cstheme="minorHAnsi"/>
                <w:b/>
                <w:i/>
                <w:color w:val="FF0000"/>
                <w:sz w:val="16"/>
                <w:szCs w:val="18"/>
              </w:rPr>
            </w:pPr>
            <w:ins w:id="337" w:author="Alhabibi, Haider@Energy" w:date="2022-01-25T14:25:00Z">
              <w:r w:rsidRPr="00C1150F">
                <w:rPr>
                  <w:rFonts w:eastAsia="Times New Roman" w:cstheme="minorHAnsi"/>
                  <w:sz w:val="16"/>
                  <w:szCs w:val="20"/>
                </w:rPr>
                <w:t>&lt;&lt; Reference value from CF1R&gt;&gt;</w:t>
              </w:r>
            </w:ins>
          </w:p>
        </w:tc>
        <w:tc>
          <w:tcPr>
            <w:tcW w:w="1170" w:type="dxa"/>
          </w:tcPr>
          <w:p w14:paraId="79C2937D" w14:textId="77777777" w:rsidR="00157186" w:rsidRPr="00C1150F" w:rsidRDefault="00157186" w:rsidP="00E40C70">
            <w:pPr>
              <w:spacing w:after="0" w:line="240" w:lineRule="auto"/>
              <w:jc w:val="center"/>
              <w:rPr>
                <w:ins w:id="338" w:author="Alhabibi, Haider@Energy" w:date="2022-01-25T14:25:00Z"/>
                <w:rFonts w:cstheme="minorHAnsi"/>
                <w:sz w:val="16"/>
                <w:szCs w:val="18"/>
              </w:rPr>
            </w:pPr>
            <w:ins w:id="339" w:author="Alhabibi, Haider@Energy" w:date="2022-01-25T14:25:00Z">
              <w:r w:rsidRPr="00C1150F">
                <w:rPr>
                  <w:rFonts w:cstheme="minorHAnsi"/>
                  <w:sz w:val="16"/>
                  <w:szCs w:val="18"/>
                </w:rPr>
                <w:t>&lt;&lt;reference values from CF1R-</w:t>
              </w:r>
              <w:r w:rsidRPr="00DC34CF">
                <w:rPr>
                  <w:rFonts w:cstheme="minorHAnsi"/>
                  <w:sz w:val="16"/>
                  <w:szCs w:val="18"/>
                </w:rPr>
                <w:t>PRF</w:t>
              </w:r>
              <w:r w:rsidRPr="00C1150F">
                <w:rPr>
                  <w:rFonts w:cstheme="minorHAnsi"/>
                  <w:sz w:val="16"/>
                  <w:szCs w:val="18"/>
                </w:rPr>
                <w:t>; else NA&gt;&gt;</w:t>
              </w:r>
            </w:ins>
          </w:p>
        </w:tc>
        <w:tc>
          <w:tcPr>
            <w:tcW w:w="1530" w:type="dxa"/>
          </w:tcPr>
          <w:p w14:paraId="38A11B7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40" w:author="Alhabibi, Haider@Energy" w:date="2022-01-25T14:25:00Z"/>
                <w:rFonts w:eastAsia="Times New Roman" w:cstheme="minorHAnsi"/>
                <w:sz w:val="14"/>
                <w:szCs w:val="16"/>
              </w:rPr>
            </w:pPr>
            <w:ins w:id="341" w:author="Alhabibi, Haider@Energy" w:date="2022-01-25T14:25:00Z">
              <w:r w:rsidRPr="00C1150F">
                <w:rPr>
                  <w:rFonts w:eastAsia="Times New Roman" w:cstheme="minorHAnsi"/>
                  <w:sz w:val="14"/>
                  <w:szCs w:val="16"/>
                </w:rPr>
                <w:t xml:space="preserve">&lt;&lt;reference values from CF1R </w:t>
              </w:r>
            </w:ins>
          </w:p>
          <w:p w14:paraId="17A89EF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42" w:author="Alhabibi, Haider@Energy" w:date="2022-01-25T14:25:00Z"/>
                <w:rFonts w:eastAsia="Times New Roman" w:cstheme="minorHAnsi"/>
                <w:sz w:val="14"/>
                <w:szCs w:val="16"/>
              </w:rPr>
            </w:pPr>
            <w:ins w:id="343" w:author="Alhabibi, Haider@Energy" w:date="2022-01-25T14:25:00Z">
              <w:r w:rsidRPr="00C1150F">
                <w:rPr>
                  <w:rFonts w:eastAsia="Times New Roman" w:cstheme="minorHAnsi"/>
                  <w:sz w:val="14"/>
                  <w:szCs w:val="16"/>
                </w:rPr>
                <w:t>If performance, then allowed values are</w:t>
              </w:r>
            </w:ins>
          </w:p>
          <w:p w14:paraId="3AE8578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44" w:author="Alhabibi, Haider@Energy" w:date="2022-01-25T14:25:00Z"/>
                <w:rFonts w:eastAsia="Times New Roman" w:cstheme="minorHAnsi"/>
                <w:sz w:val="14"/>
                <w:szCs w:val="16"/>
              </w:rPr>
            </w:pPr>
            <w:ins w:id="345" w:author="Alhabibi, Haider@Energy" w:date="2022-01-25T14:25:00Z">
              <w:r w:rsidRPr="00C1150F">
                <w:rPr>
                  <w:rFonts w:eastAsia="Times New Roman" w:cstheme="minorHAnsi"/>
                  <w:sz w:val="14"/>
                  <w:szCs w:val="16"/>
                </w:rPr>
                <w:t>*Standard Distribution System</w:t>
              </w:r>
            </w:ins>
          </w:p>
          <w:p w14:paraId="7E72CD66"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46" w:author="Alhabibi, Haider@Energy" w:date="2022-01-25T14:25:00Z"/>
                <w:rFonts w:eastAsia="Times New Roman" w:cstheme="minorHAnsi"/>
                <w:sz w:val="14"/>
                <w:szCs w:val="16"/>
              </w:rPr>
            </w:pPr>
            <w:ins w:id="347" w:author="Alhabibi, Haider@Energy" w:date="2022-01-25T14:25:00Z">
              <w:r w:rsidRPr="00C1150F">
                <w:rPr>
                  <w:rFonts w:eastAsia="Times New Roman" w:cstheme="minorHAnsi"/>
                  <w:sz w:val="14"/>
                  <w:szCs w:val="16"/>
                </w:rPr>
                <w:t>* Point of Use</w:t>
              </w:r>
            </w:ins>
          </w:p>
          <w:p w14:paraId="153ECFD2"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48" w:author="Alhabibi, Haider@Energy" w:date="2022-01-25T14:25:00Z"/>
                <w:rFonts w:eastAsia="Times New Roman" w:cstheme="minorHAnsi"/>
                <w:sz w:val="14"/>
                <w:szCs w:val="16"/>
              </w:rPr>
            </w:pPr>
            <w:ins w:id="349" w:author="Alhabibi, Haider@Energy" w:date="2022-01-25T14:25:00Z">
              <w:r w:rsidRPr="00C1150F">
                <w:rPr>
                  <w:rFonts w:eastAsia="Times New Roman" w:cstheme="minorHAnsi"/>
                  <w:sz w:val="14"/>
                  <w:szCs w:val="16"/>
                </w:rPr>
                <w:t xml:space="preserve">* Parallel Piping </w:t>
              </w:r>
            </w:ins>
          </w:p>
          <w:p w14:paraId="25B7783E"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50" w:author="Alhabibi, Haider@Energy" w:date="2022-01-25T14:25:00Z"/>
                <w:rFonts w:eastAsia="Times New Roman" w:cstheme="minorHAnsi"/>
                <w:sz w:val="14"/>
                <w:szCs w:val="16"/>
              </w:rPr>
            </w:pPr>
            <w:ins w:id="351" w:author="Alhabibi, Haider@Energy" w:date="2022-01-25T14:25:00Z">
              <w:r w:rsidRPr="00C1150F">
                <w:rPr>
                  <w:rFonts w:eastAsia="Times New Roman" w:cstheme="minorHAnsi"/>
                  <w:sz w:val="14"/>
                  <w:szCs w:val="16"/>
                </w:rPr>
                <w:t>*Recirculation System Non-Demand Control</w:t>
              </w:r>
            </w:ins>
          </w:p>
          <w:p w14:paraId="0A8CAAE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52" w:author="Alhabibi, Haider@Energy" w:date="2022-01-25T14:25:00Z"/>
                <w:rFonts w:eastAsia="Times New Roman" w:cstheme="minorHAnsi"/>
                <w:sz w:val="14"/>
                <w:szCs w:val="16"/>
              </w:rPr>
            </w:pPr>
            <w:ins w:id="353" w:author="Alhabibi, Haider@Energy" w:date="2022-01-25T14:25:00Z">
              <w:r w:rsidRPr="00C1150F">
                <w:rPr>
                  <w:rFonts w:eastAsia="Times New Roman" w:cstheme="minorHAnsi"/>
                  <w:sz w:val="14"/>
                  <w:szCs w:val="16"/>
                </w:rPr>
                <w:t xml:space="preserve">* Demand Recirculation Manual Control </w:t>
              </w:r>
            </w:ins>
          </w:p>
          <w:p w14:paraId="51854B9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54" w:author="Alhabibi, Haider@Energy" w:date="2022-01-25T14:25:00Z"/>
                <w:rFonts w:eastAsia="Times New Roman" w:cstheme="minorHAnsi"/>
                <w:sz w:val="14"/>
                <w:szCs w:val="16"/>
              </w:rPr>
            </w:pPr>
            <w:ins w:id="355" w:author="Alhabibi, Haider@Energy" w:date="2022-01-25T14:25:00Z">
              <w:r w:rsidRPr="00C1150F">
                <w:rPr>
                  <w:rFonts w:eastAsia="Times New Roman" w:cstheme="minorHAnsi"/>
                  <w:sz w:val="14"/>
                  <w:szCs w:val="16"/>
                </w:rPr>
                <w:t xml:space="preserve">* Demand Recirculation Sensor Control </w:t>
              </w:r>
            </w:ins>
          </w:p>
          <w:p w14:paraId="01B1BA5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56" w:author="Alhabibi, Haider@Energy" w:date="2022-01-25T14:25:00Z"/>
                <w:rFonts w:ascii="Calibri" w:eastAsia="Times New Roman" w:hAnsi="Calibri" w:cs="Times New Roman"/>
                <w:sz w:val="14"/>
                <w:szCs w:val="14"/>
              </w:rPr>
            </w:pPr>
            <w:ins w:id="357" w:author="Alhabibi, Haider@Energy" w:date="2022-01-25T14:25:00Z">
              <w:r w:rsidRPr="00C1150F">
                <w:rPr>
                  <w:rFonts w:ascii="Calibri" w:eastAsia="Times New Roman" w:hAnsi="Calibri" w:cs="Times New Roman"/>
                  <w:sz w:val="14"/>
                  <w:szCs w:val="14"/>
                </w:rPr>
                <w:t>*HERS-Verified Pipe Insulation Credit</w:t>
              </w:r>
            </w:ins>
          </w:p>
          <w:p w14:paraId="1A47922D"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58" w:author="Alhabibi, Haider@Energy" w:date="2022-01-25T14:25:00Z"/>
                <w:rFonts w:ascii="Calibri" w:eastAsia="Times New Roman" w:hAnsi="Calibri" w:cs="Times New Roman"/>
                <w:sz w:val="14"/>
                <w:szCs w:val="14"/>
              </w:rPr>
            </w:pPr>
            <w:ins w:id="359" w:author="Alhabibi, Haider@Energy" w:date="2022-01-25T14:25:00Z">
              <w:r w:rsidRPr="00C1150F">
                <w:rPr>
                  <w:rFonts w:ascii="Calibri" w:eastAsia="Times New Roman" w:hAnsi="Calibri" w:cs="Times New Roman"/>
                  <w:sz w:val="14"/>
                  <w:szCs w:val="14"/>
                </w:rPr>
                <w:t xml:space="preserve">* HERS-Verified Parallel Piping </w:t>
              </w:r>
            </w:ins>
          </w:p>
          <w:p w14:paraId="46BF7CA6"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60" w:author="Alhabibi, Haider@Energy" w:date="2022-01-25T14:25:00Z"/>
                <w:rFonts w:ascii="Calibri" w:eastAsia="Times New Roman" w:hAnsi="Calibri" w:cs="Times New Roman"/>
                <w:sz w:val="14"/>
                <w:szCs w:val="14"/>
              </w:rPr>
            </w:pPr>
            <w:ins w:id="361" w:author="Alhabibi, Haider@Energy" w:date="2022-01-25T14:25:00Z">
              <w:r w:rsidRPr="00C1150F">
                <w:rPr>
                  <w:rFonts w:ascii="Calibri" w:eastAsia="Times New Roman" w:hAnsi="Calibri" w:cs="Times New Roman"/>
                  <w:sz w:val="14"/>
                  <w:szCs w:val="14"/>
                </w:rPr>
                <w:t xml:space="preserve">* HERS-Verified Demand Recirculation Manual Control </w:t>
              </w:r>
            </w:ins>
          </w:p>
          <w:p w14:paraId="3B1DD4E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62" w:author="Alhabibi, Haider@Energy" w:date="2022-01-25T14:25:00Z"/>
                <w:rFonts w:ascii="Calibri" w:eastAsia="Times New Roman" w:hAnsi="Calibri" w:cs="Times New Roman"/>
                <w:sz w:val="14"/>
                <w:szCs w:val="14"/>
              </w:rPr>
            </w:pPr>
            <w:ins w:id="363" w:author="Alhabibi, Haider@Energy" w:date="2022-01-25T14:25:00Z">
              <w:r w:rsidRPr="00C1150F">
                <w:rPr>
                  <w:rFonts w:ascii="Calibri" w:eastAsia="Times New Roman" w:hAnsi="Calibri" w:cs="Times New Roman"/>
                  <w:sz w:val="14"/>
                  <w:szCs w:val="14"/>
                </w:rPr>
                <w:t xml:space="preserve">* HERS-Verified Demand Recirculation Sensor </w:t>
              </w:r>
              <w:proofErr w:type="gramStart"/>
              <w:r w:rsidRPr="00C1150F">
                <w:rPr>
                  <w:rFonts w:ascii="Calibri" w:eastAsia="Times New Roman" w:hAnsi="Calibri" w:cs="Times New Roman"/>
                  <w:sz w:val="14"/>
                  <w:szCs w:val="14"/>
                </w:rPr>
                <w:t>Control;</w:t>
              </w:r>
              <w:proofErr w:type="gramEnd"/>
              <w:r w:rsidRPr="00C1150F">
                <w:rPr>
                  <w:rFonts w:ascii="Calibri" w:eastAsia="Times New Roman" w:hAnsi="Calibri" w:cs="Times New Roman"/>
                  <w:sz w:val="14"/>
                  <w:szCs w:val="14"/>
                </w:rPr>
                <w:t xml:space="preserve"> </w:t>
              </w:r>
            </w:ins>
          </w:p>
          <w:p w14:paraId="027D91A4" w14:textId="77777777" w:rsidR="00157186" w:rsidRPr="00C1150F" w:rsidRDefault="00157186" w:rsidP="00E40C70">
            <w:pPr>
              <w:spacing w:after="0" w:line="240" w:lineRule="auto"/>
              <w:rPr>
                <w:ins w:id="364" w:author="Alhabibi, Haider@Energy" w:date="2022-01-25T14:25:00Z"/>
                <w:rFonts w:ascii="Calibri" w:hAnsi="Calibri" w:cstheme="minorHAnsi"/>
                <w:sz w:val="14"/>
                <w:szCs w:val="16"/>
              </w:rPr>
            </w:pPr>
            <w:ins w:id="365" w:author="Alhabibi, Haider@Energy" w:date="2022-01-25T14:25:00Z">
              <w:r w:rsidRPr="00C1150F">
                <w:rPr>
                  <w:rFonts w:ascii="Calibri" w:hAnsi="Calibri" w:cstheme="minorHAnsi"/>
                  <w:sz w:val="14"/>
                  <w:szCs w:val="16"/>
                </w:rPr>
                <w:t xml:space="preserve">Else if prescriptive,  </w:t>
              </w:r>
            </w:ins>
          </w:p>
          <w:p w14:paraId="2648ED63" w14:textId="77777777" w:rsidR="00157186" w:rsidRPr="00C1150F" w:rsidRDefault="00157186" w:rsidP="00E40C70">
            <w:pPr>
              <w:spacing w:after="0" w:line="240" w:lineRule="auto"/>
              <w:rPr>
                <w:ins w:id="366" w:author="Alhabibi, Haider@Energy" w:date="2022-01-25T14:25:00Z"/>
                <w:rFonts w:ascii="Calibri" w:hAnsi="Calibri" w:cstheme="minorHAnsi"/>
                <w:sz w:val="14"/>
                <w:szCs w:val="16"/>
              </w:rPr>
            </w:pPr>
            <w:ins w:id="367" w:author="Alhabibi, Haider@Energy" w:date="2022-01-25T14:25:00Z">
              <w:r w:rsidRPr="00C1150F">
                <w:rPr>
                  <w:rFonts w:ascii="Calibri" w:hAnsi="Calibri" w:cstheme="minorHAnsi"/>
                  <w:sz w:val="14"/>
                  <w:szCs w:val="16"/>
                </w:rPr>
                <w:t xml:space="preserve">Allowed values are </w:t>
              </w:r>
            </w:ins>
          </w:p>
          <w:p w14:paraId="56C7BA45" w14:textId="77777777" w:rsidR="00157186" w:rsidRPr="00C1150F" w:rsidRDefault="00157186" w:rsidP="00E40C70">
            <w:pPr>
              <w:spacing w:after="0" w:line="240" w:lineRule="auto"/>
              <w:rPr>
                <w:ins w:id="368" w:author="Alhabibi, Haider@Energy" w:date="2022-01-25T14:25:00Z"/>
                <w:rFonts w:ascii="Calibri" w:hAnsi="Calibri" w:cstheme="minorHAnsi"/>
                <w:sz w:val="14"/>
                <w:szCs w:val="16"/>
              </w:rPr>
            </w:pPr>
            <w:ins w:id="369" w:author="Alhabibi, Haider@Energy" w:date="2022-01-25T14:25:00Z">
              <w:r w:rsidRPr="00C1150F">
                <w:rPr>
                  <w:rFonts w:ascii="Calibri" w:hAnsi="Calibri" w:cstheme="minorHAnsi"/>
                  <w:sz w:val="14"/>
                  <w:szCs w:val="16"/>
                </w:rPr>
                <w:t>*Standard Distribution System</w:t>
              </w:r>
            </w:ins>
          </w:p>
          <w:p w14:paraId="4741C89A" w14:textId="77777777" w:rsidR="00157186" w:rsidRPr="00C1150F" w:rsidRDefault="00157186" w:rsidP="00E40C70">
            <w:pPr>
              <w:spacing w:after="0" w:line="240" w:lineRule="auto"/>
              <w:rPr>
                <w:ins w:id="370" w:author="Alhabibi, Haider@Energy" w:date="2022-01-25T14:25:00Z"/>
                <w:rFonts w:ascii="Calibri" w:hAnsi="Calibri" w:cstheme="minorHAnsi"/>
                <w:sz w:val="14"/>
                <w:szCs w:val="16"/>
              </w:rPr>
            </w:pPr>
            <w:ins w:id="371" w:author="Alhabibi, Haider@Energy" w:date="2022-01-25T14:25:00Z">
              <w:r w:rsidRPr="00C1150F">
                <w:rPr>
                  <w:rFonts w:ascii="Calibri" w:hAnsi="Calibri" w:cstheme="minorHAnsi"/>
                  <w:sz w:val="14"/>
                  <w:szCs w:val="16"/>
                </w:rPr>
                <w:t>*Demand Recirculation</w:t>
              </w:r>
            </w:ins>
          </w:p>
          <w:p w14:paraId="41B98620" w14:textId="77777777" w:rsidR="00157186" w:rsidRPr="00C1150F" w:rsidRDefault="00157186" w:rsidP="00E40C70">
            <w:pPr>
              <w:spacing w:after="0" w:line="240" w:lineRule="auto"/>
              <w:rPr>
                <w:ins w:id="372" w:author="Alhabibi, Haider@Energy" w:date="2022-01-25T14:25:00Z"/>
                <w:rFonts w:cstheme="minorHAnsi"/>
                <w:sz w:val="16"/>
                <w:szCs w:val="18"/>
              </w:rPr>
            </w:pPr>
            <w:ins w:id="373" w:author="Alhabibi, Haider@Energy" w:date="2022-01-25T14:25:00Z">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ins>
          </w:p>
        </w:tc>
        <w:tc>
          <w:tcPr>
            <w:tcW w:w="1170" w:type="dxa"/>
          </w:tcPr>
          <w:p w14:paraId="055B4CB9" w14:textId="77777777" w:rsidR="00157186" w:rsidRPr="00C1150F" w:rsidRDefault="00157186" w:rsidP="00E40C70">
            <w:pPr>
              <w:spacing w:after="0" w:line="240" w:lineRule="auto"/>
              <w:rPr>
                <w:ins w:id="374" w:author="Alhabibi, Haider@Energy" w:date="2022-01-25T14:25:00Z"/>
                <w:rFonts w:cstheme="minorHAnsi"/>
                <w:sz w:val="16"/>
                <w:szCs w:val="18"/>
              </w:rPr>
            </w:pPr>
            <w:ins w:id="375" w:author="Alhabibi, Haider@Energy" w:date="2022-01-25T14:25:00Z">
              <w:r w:rsidRPr="00C1150F">
                <w:rPr>
                  <w:rFonts w:cstheme="minorHAnsi"/>
                  <w:sz w:val="16"/>
                  <w:szCs w:val="18"/>
                </w:rPr>
                <w:t xml:space="preserve">&lt;&lt;reference values from CF1R.  Allowed values are </w:t>
              </w:r>
            </w:ins>
          </w:p>
          <w:p w14:paraId="1A9B198B" w14:textId="77777777" w:rsidR="00157186" w:rsidRPr="00C1150F" w:rsidRDefault="00157186" w:rsidP="00E40C70">
            <w:pPr>
              <w:spacing w:after="0" w:line="240" w:lineRule="auto"/>
              <w:rPr>
                <w:ins w:id="376" w:author="Alhabibi, Haider@Energy" w:date="2022-01-25T14:25:00Z"/>
                <w:rFonts w:cstheme="minorHAnsi"/>
                <w:sz w:val="16"/>
                <w:szCs w:val="18"/>
              </w:rPr>
            </w:pPr>
            <w:ins w:id="377" w:author="Alhabibi, Haider@Energy" w:date="2022-01-25T14:25:00Z">
              <w:r w:rsidRPr="00C1150F">
                <w:rPr>
                  <w:rFonts w:cstheme="minorHAnsi"/>
                  <w:sz w:val="16"/>
                  <w:szCs w:val="18"/>
                </w:rPr>
                <w:t>*Basic</w:t>
              </w:r>
            </w:ins>
          </w:p>
          <w:p w14:paraId="4B2FB626" w14:textId="77777777" w:rsidR="00157186" w:rsidRPr="00C1150F" w:rsidRDefault="00157186" w:rsidP="00E40C70">
            <w:pPr>
              <w:spacing w:after="0" w:line="240" w:lineRule="auto"/>
              <w:rPr>
                <w:ins w:id="378" w:author="Alhabibi, Haider@Energy" w:date="2022-01-25T14:25:00Z"/>
                <w:rFonts w:cstheme="minorHAnsi"/>
                <w:sz w:val="16"/>
                <w:szCs w:val="18"/>
              </w:rPr>
            </w:pPr>
            <w:ins w:id="379" w:author="Alhabibi, Haider@Energy" w:date="2022-01-25T14:25:00Z">
              <w:r w:rsidRPr="00C1150F">
                <w:rPr>
                  <w:rFonts w:cstheme="minorHAnsi"/>
                  <w:sz w:val="16"/>
                  <w:szCs w:val="18"/>
                </w:rPr>
                <w:t>*Expanded</w:t>
              </w:r>
            </w:ins>
          </w:p>
          <w:p w14:paraId="006BA2AE" w14:textId="77777777" w:rsidR="00157186" w:rsidRPr="00C1150F" w:rsidRDefault="00157186" w:rsidP="00E40C70">
            <w:pPr>
              <w:spacing w:after="0" w:line="240" w:lineRule="auto"/>
              <w:rPr>
                <w:ins w:id="380" w:author="Alhabibi, Haider@Energy" w:date="2022-01-25T14:25:00Z"/>
                <w:rFonts w:cstheme="minorHAnsi"/>
                <w:sz w:val="16"/>
                <w:szCs w:val="18"/>
              </w:rPr>
            </w:pPr>
            <w:ins w:id="381" w:author="Alhabibi, Haider@Energy" w:date="2022-01-25T14:25:00Z">
              <w:r w:rsidRPr="00C1150F">
                <w:rPr>
                  <w:rFonts w:cstheme="minorHAnsi"/>
                  <w:sz w:val="16"/>
                  <w:szCs w:val="18"/>
                </w:rPr>
                <w:t>*None&gt;&gt;</w:t>
              </w:r>
            </w:ins>
          </w:p>
        </w:tc>
        <w:tc>
          <w:tcPr>
            <w:tcW w:w="900" w:type="dxa"/>
          </w:tcPr>
          <w:p w14:paraId="3C4C9CA4" w14:textId="77777777" w:rsidR="00157186" w:rsidRPr="00C1150F" w:rsidRDefault="00157186" w:rsidP="00E40C70">
            <w:pPr>
              <w:spacing w:after="0" w:line="240" w:lineRule="auto"/>
              <w:rPr>
                <w:ins w:id="382" w:author="Alhabibi, Haider@Energy" w:date="2022-01-25T14:25:00Z"/>
                <w:rFonts w:cstheme="minorHAnsi"/>
                <w:sz w:val="16"/>
                <w:szCs w:val="18"/>
              </w:rPr>
            </w:pPr>
            <w:ins w:id="383" w:author="Alhabibi, Haider@Energy" w:date="2022-01-25T14:25:00Z">
              <w:r w:rsidRPr="00C1150F">
                <w:rPr>
                  <w:rFonts w:cstheme="minorHAnsi"/>
                  <w:sz w:val="16"/>
                  <w:szCs w:val="18"/>
                </w:rPr>
                <w:t xml:space="preserve">&lt;&lt;reference values from CF1R.  Allowed values are </w:t>
              </w:r>
            </w:ins>
          </w:p>
          <w:p w14:paraId="62221898" w14:textId="77777777" w:rsidR="00157186" w:rsidRPr="00C1150F" w:rsidRDefault="00157186" w:rsidP="00E40C70">
            <w:pPr>
              <w:spacing w:after="0" w:line="240" w:lineRule="auto"/>
              <w:rPr>
                <w:ins w:id="384" w:author="Alhabibi, Haider@Energy" w:date="2022-01-25T14:25:00Z"/>
                <w:rFonts w:cstheme="minorHAnsi"/>
                <w:sz w:val="16"/>
                <w:szCs w:val="18"/>
              </w:rPr>
            </w:pPr>
            <w:ins w:id="385" w:author="Alhabibi, Haider@Energy" w:date="2022-01-25T14:25:00Z">
              <w:r w:rsidRPr="00C1150F">
                <w:rPr>
                  <w:rFonts w:cstheme="minorHAnsi"/>
                  <w:sz w:val="16"/>
                  <w:szCs w:val="18"/>
                </w:rPr>
                <w:t>*Yes</w:t>
              </w:r>
            </w:ins>
          </w:p>
          <w:p w14:paraId="51165C6E" w14:textId="77777777" w:rsidR="00157186" w:rsidRPr="00C1150F" w:rsidRDefault="00157186" w:rsidP="00E40C70">
            <w:pPr>
              <w:spacing w:after="0" w:line="240" w:lineRule="auto"/>
              <w:rPr>
                <w:ins w:id="386" w:author="Alhabibi, Haider@Energy" w:date="2022-01-25T14:25:00Z"/>
                <w:rFonts w:cstheme="minorHAnsi"/>
                <w:sz w:val="16"/>
                <w:szCs w:val="18"/>
              </w:rPr>
            </w:pPr>
            <w:ins w:id="387" w:author="Alhabibi, Haider@Energy" w:date="2022-01-25T14:25:00Z">
              <w:r w:rsidRPr="00C1150F">
                <w:rPr>
                  <w:rFonts w:cstheme="minorHAnsi"/>
                  <w:sz w:val="16"/>
                  <w:szCs w:val="18"/>
                </w:rPr>
                <w:t>*None&gt;&gt;</w:t>
              </w:r>
            </w:ins>
          </w:p>
        </w:tc>
        <w:tc>
          <w:tcPr>
            <w:tcW w:w="1080" w:type="dxa"/>
          </w:tcPr>
          <w:p w14:paraId="61E4C04D"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ins w:id="388" w:author="Alhabibi, Haider@Energy" w:date="2022-01-25T14:25:00Z"/>
                <w:rFonts w:eastAsia="Times New Roman" w:cstheme="minorHAnsi"/>
                <w:sz w:val="16"/>
                <w:szCs w:val="20"/>
              </w:rPr>
            </w:pPr>
            <w:ins w:id="389" w:author="Alhabibi, Haider@Energy" w:date="2022-01-25T14:25:00Z">
              <w:r w:rsidRPr="00C1150F">
                <w:rPr>
                  <w:rFonts w:eastAsia="Times New Roman" w:cstheme="minorHAnsi"/>
                  <w:sz w:val="16"/>
                  <w:szCs w:val="20"/>
                </w:rPr>
                <w:t xml:space="preserve">&lt;&lt;if performance, hide column from user, needed for equivalency </w:t>
              </w:r>
              <w:proofErr w:type="gramStart"/>
              <w:r w:rsidRPr="00C1150F">
                <w:rPr>
                  <w:rFonts w:eastAsia="Times New Roman" w:cstheme="minorHAnsi"/>
                  <w:sz w:val="16"/>
                  <w:szCs w:val="20"/>
                </w:rPr>
                <w:t>lookup;</w:t>
              </w:r>
              <w:proofErr w:type="gramEnd"/>
            </w:ins>
          </w:p>
          <w:p w14:paraId="1FB229BC" w14:textId="77777777" w:rsidR="00157186" w:rsidRPr="00C1150F" w:rsidRDefault="00157186" w:rsidP="00E40C70">
            <w:pPr>
              <w:spacing w:after="0" w:line="240" w:lineRule="auto"/>
              <w:rPr>
                <w:ins w:id="390" w:author="Alhabibi, Haider@Energy" w:date="2022-01-25T14:25:00Z"/>
                <w:rFonts w:eastAsia="Times New Roman" w:cstheme="minorHAnsi"/>
                <w:sz w:val="16"/>
                <w:szCs w:val="20"/>
              </w:rPr>
            </w:pPr>
            <w:ins w:id="391" w:author="Alhabibi, Haider@Energy" w:date="2022-01-25T14:25:00Z">
              <w:r w:rsidRPr="00C1150F">
                <w:rPr>
                  <w:rFonts w:eastAsia="Times New Roman" w:cstheme="minorHAnsi"/>
                  <w:sz w:val="16"/>
                  <w:szCs w:val="20"/>
                </w:rPr>
                <w:t xml:space="preserve">Reference value from </w:t>
              </w:r>
              <w:proofErr w:type="gramStart"/>
              <w:r w:rsidRPr="00C1150F">
                <w:rPr>
                  <w:rFonts w:eastAsia="Times New Roman" w:cstheme="minorHAnsi"/>
                  <w:sz w:val="16"/>
                  <w:szCs w:val="20"/>
                </w:rPr>
                <w:t>XML;</w:t>
              </w:r>
              <w:proofErr w:type="gramEnd"/>
            </w:ins>
          </w:p>
          <w:p w14:paraId="10F7CA05" w14:textId="77777777" w:rsidR="00157186" w:rsidRPr="00C1150F" w:rsidRDefault="00157186" w:rsidP="00E40C70">
            <w:pPr>
              <w:spacing w:after="0" w:line="240" w:lineRule="auto"/>
              <w:rPr>
                <w:ins w:id="392" w:author="Alhabibi, Haider@Energy" w:date="2022-01-25T14:25:00Z"/>
                <w:rFonts w:cstheme="minorHAnsi"/>
                <w:sz w:val="16"/>
                <w:szCs w:val="18"/>
              </w:rPr>
            </w:pPr>
            <w:ins w:id="393" w:author="Alhabibi, Haider@Energy" w:date="2022-01-25T14:25:00Z">
              <w:r w:rsidRPr="00C1150F">
                <w:rPr>
                  <w:rFonts w:eastAsia="Times New Roman" w:cstheme="minorHAnsi"/>
                  <w:sz w:val="16"/>
                  <w:szCs w:val="20"/>
                </w:rPr>
                <w:t>Elseif prescriptive, do not require field&gt;&gt;</w:t>
              </w:r>
            </w:ins>
          </w:p>
        </w:tc>
      </w:tr>
    </w:tbl>
    <w:p w14:paraId="54E532F1" w14:textId="77777777" w:rsidR="00157186" w:rsidRDefault="00157186" w:rsidP="00236F4B">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5"/>
        <w:gridCol w:w="881"/>
        <w:gridCol w:w="879"/>
        <w:gridCol w:w="950"/>
        <w:gridCol w:w="636"/>
        <w:gridCol w:w="970"/>
        <w:gridCol w:w="1144"/>
        <w:gridCol w:w="1144"/>
        <w:gridCol w:w="881"/>
        <w:gridCol w:w="881"/>
        <w:gridCol w:w="713"/>
      </w:tblGrid>
      <w:tr w:rsidR="00F349F6" w:rsidRPr="00327949" w14:paraId="3BD7F69F" w14:textId="77777777"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0DE6B437" w:rsidR="00F349F6" w:rsidRPr="00327949" w:rsidRDefault="00F349F6">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396D9E50" w:rsidR="00F349F6" w:rsidRPr="00327949" w:rsidRDefault="00F349F6">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ins w:id="394" w:author="Alhabibi, Haider@Energy" w:date="2022-01-25T14:26:00Z">
              <w:r w:rsidR="00E64274">
                <w:rPr>
                  <w:rFonts w:asciiTheme="minorHAnsi" w:hAnsiTheme="minorHAnsi" w:cstheme="minorHAnsi"/>
                  <w:sz w:val="18"/>
                  <w:szCs w:val="18"/>
                </w:rPr>
                <w:t xml:space="preserve"> </w:t>
              </w:r>
              <w:r w:rsidR="00E64274" w:rsidRPr="005828AE">
                <w:rPr>
                  <w:rFonts w:asciiTheme="minorHAnsi" w:eastAsia="Times New Roman" w:hAnsiTheme="minorHAnsi" w:cstheme="minorHAnsi"/>
                  <w:sz w:val="20"/>
                  <w:szCs w:val="20"/>
                </w:rPr>
                <w:t>features</w:t>
              </w:r>
              <w:r w:rsidR="00E64274">
                <w:rPr>
                  <w:rFonts w:asciiTheme="minorHAnsi" w:eastAsia="Times New Roman" w:hAnsiTheme="minorHAnsi" w:cstheme="minorHAnsi"/>
                  <w:sz w:val="20"/>
                  <w:szCs w:val="20"/>
                </w:rPr>
                <w:t xml:space="preserve"> of</w:t>
              </w:r>
            </w:ins>
            <w:r w:rsidRPr="00327949">
              <w:rPr>
                <w:rFonts w:asciiTheme="minorHAnsi" w:hAnsiTheme="minorHAnsi" w:cstheme="minorHAnsi"/>
                <w:sz w:val="18"/>
                <w:szCs w:val="18"/>
              </w:rPr>
              <w:t xml:space="preserve"> the water heating system </w:t>
            </w:r>
            <w:ins w:id="395" w:author="Alhabibi, Haider@Energy" w:date="2022-01-25T14:27:00Z">
              <w:r w:rsidR="00BE794D">
                <w:rPr>
                  <w:rFonts w:asciiTheme="minorHAnsi" w:eastAsia="Times New Roman" w:hAnsiTheme="minorHAnsi" w:cstheme="minorHAnsi"/>
                  <w:sz w:val="20"/>
                  <w:szCs w:val="20"/>
                </w:rPr>
                <w:t xml:space="preserve">other than </w:t>
              </w:r>
              <w:r w:rsidR="00BE794D">
                <w:rPr>
                  <w:rFonts w:cstheme="minorHAnsi"/>
                  <w:b/>
                  <w:bCs/>
                  <w:sz w:val="20"/>
                  <w:szCs w:val="20"/>
                </w:rPr>
                <w:t>HPWH</w:t>
              </w:r>
              <w:r w:rsidR="00BE794D" w:rsidRPr="005828AE">
                <w:rPr>
                  <w:rFonts w:asciiTheme="minorHAnsi" w:eastAsia="Times New Roman" w:hAnsiTheme="minorHAnsi" w:cstheme="minorHAnsi"/>
                  <w:sz w:val="20"/>
                  <w:szCs w:val="20"/>
                </w:rPr>
                <w:t xml:space="preserve"> </w:t>
              </w:r>
              <w:r w:rsidR="00BE794D">
                <w:rPr>
                  <w:rFonts w:asciiTheme="minorHAnsi" w:eastAsia="Times New Roman" w:hAnsiTheme="minorHAnsi" w:cstheme="minorHAnsi"/>
                  <w:sz w:val="20"/>
                  <w:szCs w:val="20"/>
                </w:rPr>
                <w:t>systems</w:t>
              </w:r>
              <w:r w:rsidR="00BE794D" w:rsidRPr="00327949" w:rsidDel="00BE794D">
                <w:rPr>
                  <w:rFonts w:asciiTheme="minorHAnsi" w:hAnsiTheme="minorHAnsi" w:cstheme="minorHAnsi"/>
                  <w:sz w:val="18"/>
                  <w:szCs w:val="18"/>
                </w:rPr>
                <w:t xml:space="preserve"> </w:t>
              </w:r>
            </w:ins>
            <w:del w:id="396" w:author="Alhabibi, Haider@Energy" w:date="2022-01-25T14:27:00Z">
              <w:r w:rsidRPr="00327949" w:rsidDel="00BE794D">
                <w:rPr>
                  <w:rFonts w:asciiTheme="minorHAnsi" w:hAnsiTheme="minorHAnsi" w:cstheme="minorHAnsi"/>
                  <w:sz w:val="18"/>
                  <w:szCs w:val="18"/>
                </w:rPr>
                <w:delText xml:space="preserve">features </w:delText>
              </w:r>
            </w:del>
            <w:r w:rsidRPr="00327949">
              <w:rPr>
                <w:rFonts w:asciiTheme="minorHAnsi" w:hAnsiTheme="minorHAnsi" w:cstheme="minorHAnsi"/>
                <w:sz w:val="18"/>
                <w:szCs w:val="18"/>
              </w:rPr>
              <w:t xml:space="preserve">that were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16133A18"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ins w:id="397" w:author="Alhabibi, Haider@Energy" w:date="2021-12-17T18:16:00Z">
              <w:r w:rsidR="00163566">
                <w:t xml:space="preserve"> </w:t>
              </w:r>
              <w:r w:rsidR="00163566" w:rsidRPr="00163566">
                <w:rPr>
                  <w:rFonts w:asciiTheme="minorHAnsi" w:hAnsiTheme="minorHAnsi" w:cstheme="minorHAnsi"/>
                  <w:sz w:val="18"/>
                  <w:szCs w:val="18"/>
                </w:rPr>
                <w:t xml:space="preserve">if </w:t>
              </w:r>
              <w:del w:id="398" w:author="Tam, Danny@Energy" w:date="2021-12-23T09:53:00Z">
                <w:r w:rsidR="00163566" w:rsidRPr="00163566" w:rsidDel="009024F2">
                  <w:rPr>
                    <w:rFonts w:asciiTheme="minorHAnsi" w:hAnsiTheme="minorHAnsi" w:cstheme="minorHAnsi"/>
                    <w:sz w:val="18"/>
                    <w:szCs w:val="18"/>
                  </w:rPr>
                  <w:delText xml:space="preserve">CF1R has HPWH, </w:delText>
                </w:r>
              </w:del>
            </w:ins>
            <w:ins w:id="399" w:author="Tam, Danny@Energy" w:date="2021-12-23T09:53:00Z">
              <w:r w:rsidR="009024F2">
                <w:rPr>
                  <w:rFonts w:asciiTheme="minorHAnsi" w:hAnsiTheme="minorHAnsi" w:cstheme="minorHAnsi"/>
                  <w:sz w:val="18"/>
                  <w:szCs w:val="18"/>
                </w:rPr>
                <w:t xml:space="preserve">Table A </w:t>
              </w:r>
            </w:ins>
            <w:ins w:id="400" w:author="Tam, Danny@Energy" w:date="2021-12-23T09:54:00Z">
              <w:r w:rsidR="009024F2">
                <w:rPr>
                  <w:rFonts w:asciiTheme="minorHAnsi" w:hAnsiTheme="minorHAnsi" w:cstheme="minorHAnsi"/>
                  <w:sz w:val="18"/>
                  <w:szCs w:val="18"/>
                </w:rPr>
                <w:t xml:space="preserve">does not apply, </w:t>
              </w:r>
            </w:ins>
            <w:ins w:id="401" w:author="Alhabibi, Haider@Energy" w:date="2021-12-17T18:16:00Z">
              <w:r w:rsidR="00163566" w:rsidRPr="00163566">
                <w:rPr>
                  <w:rFonts w:asciiTheme="minorHAnsi" w:hAnsiTheme="minorHAnsi" w:cstheme="minorHAnsi"/>
                  <w:sz w:val="18"/>
                  <w:szCs w:val="18"/>
                </w:rPr>
                <w:t xml:space="preserve">then display the "section does not apply" message; else </w:t>
              </w:r>
            </w:ins>
            <w:r w:rsidRPr="00327949">
              <w:rPr>
                <w:rFonts w:asciiTheme="minorHAnsi" w:hAnsiTheme="minorHAnsi" w:cstheme="minorHAnsi"/>
                <w:sz w:val="18"/>
                <w:szCs w:val="18"/>
              </w:rPr>
              <w:t xml:space="preserve">require one row of data for each </w:t>
            </w:r>
            <w:r w:rsidR="00EC0CA0">
              <w:rPr>
                <w:rFonts w:asciiTheme="minorHAnsi" w:hAnsiTheme="minorHAnsi" w:cstheme="minorHAnsi"/>
                <w:sz w:val="18"/>
                <w:szCs w:val="18"/>
              </w:rPr>
              <w:t xml:space="preserve">water heater identified </w:t>
            </w:r>
            <w:ins w:id="402" w:author="Tam, Danny@Energy" w:date="2021-12-23T09:53:00Z">
              <w:r w:rsidR="009024F2">
                <w:rPr>
                  <w:rFonts w:asciiTheme="minorHAnsi" w:hAnsiTheme="minorHAnsi" w:cstheme="minorHAnsi"/>
                  <w:sz w:val="18"/>
                  <w:szCs w:val="18"/>
                </w:rPr>
                <w:t>in table A</w:t>
              </w:r>
            </w:ins>
            <w:del w:id="403" w:author="Tam, Danny@Energy" w:date="2021-12-23T09:53:00Z">
              <w:r w:rsidR="00EC0CA0" w:rsidDel="009024F2">
                <w:rPr>
                  <w:rFonts w:asciiTheme="minorHAnsi" w:hAnsiTheme="minorHAnsi" w:cstheme="minorHAnsi"/>
                  <w:sz w:val="18"/>
                  <w:szCs w:val="18"/>
                </w:rPr>
                <w:delText>o</w:delText>
              </w:r>
            </w:del>
            <w:ins w:id="404" w:author="Tam, Danny@Energy" w:date="2021-12-23T09:53:00Z">
              <w:r w:rsidR="009024F2" w:rsidDel="009024F2">
                <w:rPr>
                  <w:rFonts w:asciiTheme="minorHAnsi" w:hAnsiTheme="minorHAnsi" w:cstheme="minorHAnsi"/>
                  <w:sz w:val="18"/>
                  <w:szCs w:val="18"/>
                </w:rPr>
                <w:t xml:space="preserve"> </w:t>
              </w:r>
            </w:ins>
            <w:del w:id="405" w:author="Tam, Danny@Energy" w:date="2021-12-23T09:53:00Z">
              <w:r w:rsidR="00EC0CA0" w:rsidDel="009024F2">
                <w:rPr>
                  <w:rFonts w:asciiTheme="minorHAnsi" w:hAnsiTheme="minorHAnsi" w:cstheme="minorHAnsi"/>
                  <w:sz w:val="18"/>
                  <w:szCs w:val="18"/>
                </w:rPr>
                <w:delText>n the CF1R-</w:delText>
              </w:r>
              <w:r w:rsidR="00EC0CA0" w:rsidRPr="00DC34CF" w:rsidDel="009024F2">
                <w:rPr>
                  <w:rFonts w:asciiTheme="minorHAnsi" w:hAnsiTheme="minorHAnsi" w:cstheme="minorHAnsi"/>
                  <w:sz w:val="18"/>
                  <w:szCs w:val="18"/>
                </w:rPr>
                <w:delText>PRF</w:delText>
              </w:r>
            </w:del>
            <w:r w:rsidRPr="00327949">
              <w:rPr>
                <w:rFonts w:asciiTheme="minorHAnsi" w:hAnsiTheme="minorHAnsi" w:cstheme="minorHAnsi"/>
                <w:sz w:val="18"/>
                <w:szCs w:val="18"/>
              </w:rPr>
              <w:t>&gt;&gt;</w:t>
            </w:r>
          </w:p>
        </w:tc>
      </w:tr>
      <w:tr w:rsidR="00F349F6" w:rsidRPr="00327949" w14:paraId="4907BC1F" w14:textId="77777777" w:rsidTr="009A07EC">
        <w:trPr>
          <w:trHeight w:val="277"/>
        </w:trPr>
        <w:tc>
          <w:tcPr>
            <w:tcW w:w="417" w:type="pct"/>
            <w:tcBorders>
              <w:top w:val="single" w:sz="4" w:space="0" w:color="auto"/>
              <w:left w:val="single" w:sz="4" w:space="0" w:color="auto"/>
              <w:bottom w:val="single" w:sz="4" w:space="0" w:color="auto"/>
              <w:right w:val="single" w:sz="4" w:space="0" w:color="auto"/>
            </w:tcBorders>
          </w:tcPr>
          <w:p w14:paraId="2933B40C" w14:textId="475FA7B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369" w:type="pct"/>
            <w:tcBorders>
              <w:top w:val="single" w:sz="4" w:space="0" w:color="auto"/>
              <w:left w:val="single" w:sz="4" w:space="0" w:color="auto"/>
              <w:bottom w:val="single" w:sz="4" w:space="0" w:color="auto"/>
              <w:right w:val="single" w:sz="4" w:space="0" w:color="auto"/>
            </w:tcBorders>
            <w:vAlign w:val="bottom"/>
          </w:tcPr>
          <w:p w14:paraId="671D02D5" w14:textId="5D9A8DD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5F0293BF" w14:textId="0D40262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8" w:type="pct"/>
            <w:tcBorders>
              <w:top w:val="single" w:sz="4" w:space="0" w:color="auto"/>
              <w:left w:val="single" w:sz="4" w:space="0" w:color="auto"/>
              <w:bottom w:val="single" w:sz="4" w:space="0" w:color="auto"/>
              <w:right w:val="single" w:sz="4" w:space="0" w:color="auto"/>
            </w:tcBorders>
            <w:vAlign w:val="bottom"/>
          </w:tcPr>
          <w:p w14:paraId="00EAF596" w14:textId="7104971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41" w:type="pct"/>
            <w:tcBorders>
              <w:top w:val="single" w:sz="4" w:space="0" w:color="auto"/>
              <w:left w:val="single" w:sz="4" w:space="0" w:color="auto"/>
              <w:bottom w:val="single" w:sz="4" w:space="0" w:color="auto"/>
              <w:right w:val="single" w:sz="4" w:space="0" w:color="auto"/>
            </w:tcBorders>
            <w:vAlign w:val="bottom"/>
          </w:tcPr>
          <w:p w14:paraId="50DC1DE2" w14:textId="5824F691"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295" w:type="pct"/>
            <w:tcBorders>
              <w:top w:val="single" w:sz="4" w:space="0" w:color="auto"/>
              <w:left w:val="single" w:sz="4" w:space="0" w:color="auto"/>
              <w:bottom w:val="single" w:sz="4" w:space="0" w:color="auto"/>
              <w:right w:val="single" w:sz="4" w:space="0" w:color="auto"/>
            </w:tcBorders>
            <w:vAlign w:val="bottom"/>
          </w:tcPr>
          <w:p w14:paraId="27734F41" w14:textId="1D13EEE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50" w:type="pct"/>
            <w:tcBorders>
              <w:top w:val="single" w:sz="4" w:space="0" w:color="auto"/>
              <w:left w:val="single" w:sz="4" w:space="0" w:color="auto"/>
              <w:bottom w:val="single" w:sz="4" w:space="0" w:color="auto"/>
              <w:right w:val="single" w:sz="4" w:space="0" w:color="auto"/>
            </w:tcBorders>
            <w:vAlign w:val="bottom"/>
          </w:tcPr>
          <w:p w14:paraId="0DB441FD" w14:textId="20C189D6"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531" w:type="pct"/>
            <w:tcBorders>
              <w:top w:val="single" w:sz="4" w:space="0" w:color="auto"/>
              <w:left w:val="single" w:sz="4" w:space="0" w:color="auto"/>
              <w:bottom w:val="single" w:sz="4" w:space="0" w:color="auto"/>
              <w:right w:val="single" w:sz="4" w:space="0" w:color="auto"/>
            </w:tcBorders>
            <w:vAlign w:val="bottom"/>
          </w:tcPr>
          <w:p w14:paraId="5754446D" w14:textId="3BD18FC3"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31" w:type="pct"/>
            <w:tcBorders>
              <w:top w:val="single" w:sz="4" w:space="0" w:color="auto"/>
              <w:left w:val="single" w:sz="4" w:space="0" w:color="auto"/>
              <w:bottom w:val="single" w:sz="4" w:space="0" w:color="auto"/>
              <w:right w:val="single" w:sz="4" w:space="0" w:color="auto"/>
            </w:tcBorders>
            <w:vAlign w:val="bottom"/>
          </w:tcPr>
          <w:p w14:paraId="56D1E84E" w14:textId="71850E7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409" w:type="pct"/>
            <w:tcBorders>
              <w:top w:val="single" w:sz="4" w:space="0" w:color="auto"/>
              <w:left w:val="single" w:sz="4" w:space="0" w:color="auto"/>
              <w:bottom w:val="single" w:sz="4" w:space="0" w:color="auto"/>
              <w:right w:val="single" w:sz="4" w:space="0" w:color="auto"/>
            </w:tcBorders>
            <w:vAlign w:val="bottom"/>
          </w:tcPr>
          <w:p w14:paraId="4DC9E8F4" w14:textId="188806C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9" w:type="pct"/>
            <w:tcBorders>
              <w:top w:val="single" w:sz="4" w:space="0" w:color="auto"/>
              <w:left w:val="single" w:sz="4" w:space="0" w:color="auto"/>
              <w:bottom w:val="single" w:sz="4" w:space="0" w:color="auto"/>
              <w:right w:val="single" w:sz="4" w:space="0" w:color="auto"/>
            </w:tcBorders>
            <w:vAlign w:val="bottom"/>
          </w:tcPr>
          <w:p w14:paraId="55FAB2B4" w14:textId="3577DDC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sidR="003C1D51">
              <w:rPr>
                <w:rFonts w:asciiTheme="minorHAnsi" w:hAnsiTheme="minorHAnsi" w:cstheme="minorHAnsi"/>
                <w:sz w:val="18"/>
                <w:szCs w:val="18"/>
              </w:rPr>
              <w:t>1</w:t>
            </w:r>
          </w:p>
        </w:tc>
        <w:tc>
          <w:tcPr>
            <w:tcW w:w="331" w:type="pct"/>
            <w:tcBorders>
              <w:top w:val="single" w:sz="4" w:space="0" w:color="auto"/>
              <w:left w:val="single" w:sz="4" w:space="0" w:color="auto"/>
              <w:bottom w:val="single" w:sz="4" w:space="0" w:color="auto"/>
              <w:right w:val="single" w:sz="4" w:space="0" w:color="auto"/>
            </w:tcBorders>
            <w:vAlign w:val="bottom"/>
          </w:tcPr>
          <w:p w14:paraId="0DA689F9" w14:textId="5283CF98"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110C1F45" w14:textId="77777777" w:rsidTr="009A07EC">
        <w:trPr>
          <w:trHeight w:val="288"/>
        </w:trPr>
        <w:tc>
          <w:tcPr>
            <w:tcW w:w="417" w:type="pct"/>
            <w:tcBorders>
              <w:top w:val="single" w:sz="4" w:space="0" w:color="auto"/>
              <w:left w:val="single" w:sz="4" w:space="0" w:color="auto"/>
              <w:bottom w:val="single" w:sz="4" w:space="0" w:color="auto"/>
              <w:right w:val="single" w:sz="4" w:space="0" w:color="auto"/>
            </w:tcBorders>
            <w:vAlign w:val="bottom"/>
          </w:tcPr>
          <w:p w14:paraId="6B53B18B" w14:textId="3BB2C89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369" w:type="pct"/>
            <w:tcBorders>
              <w:top w:val="single" w:sz="4" w:space="0" w:color="auto"/>
              <w:left w:val="single" w:sz="4" w:space="0" w:color="auto"/>
              <w:bottom w:val="single" w:sz="4" w:space="0" w:color="auto"/>
              <w:right w:val="single" w:sz="4" w:space="0" w:color="auto"/>
            </w:tcBorders>
            <w:vAlign w:val="bottom"/>
          </w:tcPr>
          <w:p w14:paraId="48C8C09C" w14:textId="3F8EFB83"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5892083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8" w:type="pct"/>
            <w:tcBorders>
              <w:top w:val="single" w:sz="4" w:space="0" w:color="auto"/>
              <w:left w:val="single" w:sz="4" w:space="0" w:color="auto"/>
              <w:bottom w:val="single" w:sz="4" w:space="0" w:color="auto"/>
              <w:right w:val="single" w:sz="4" w:space="0" w:color="auto"/>
            </w:tcBorders>
            <w:vAlign w:val="bottom"/>
          </w:tcPr>
          <w:p w14:paraId="75524D9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41" w:type="pct"/>
            <w:tcBorders>
              <w:top w:val="single" w:sz="4" w:space="0" w:color="auto"/>
              <w:left w:val="single" w:sz="4" w:space="0" w:color="auto"/>
              <w:bottom w:val="single" w:sz="4" w:space="0" w:color="auto"/>
              <w:right w:val="single" w:sz="4" w:space="0" w:color="auto"/>
            </w:tcBorders>
            <w:vAlign w:val="bottom"/>
          </w:tcPr>
          <w:p w14:paraId="7177A6B8" w14:textId="7804168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w:t>
            </w:r>
            <w:proofErr w:type="gramStart"/>
            <w:r w:rsidRPr="00327949">
              <w:rPr>
                <w:rFonts w:asciiTheme="minorHAnsi" w:hAnsiTheme="minorHAnsi" w:cstheme="minorHAnsi"/>
                <w:sz w:val="18"/>
                <w:szCs w:val="18"/>
              </w:rPr>
              <w:t>of</w:t>
            </w:r>
            <w:proofErr w:type="gramEnd"/>
            <w:r w:rsidRPr="00327949">
              <w:rPr>
                <w:rFonts w:asciiTheme="minorHAnsi" w:hAnsiTheme="minorHAnsi" w:cstheme="minorHAnsi"/>
                <w:sz w:val="18"/>
                <w:szCs w:val="18"/>
              </w:rPr>
              <w:t xml:space="preserve"> </w:t>
            </w:r>
            <w:r w:rsidR="009A07EC">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295" w:type="pct"/>
            <w:tcBorders>
              <w:top w:val="single" w:sz="4" w:space="0" w:color="auto"/>
              <w:left w:val="single" w:sz="4" w:space="0" w:color="auto"/>
              <w:bottom w:val="single" w:sz="4" w:space="0" w:color="auto"/>
              <w:right w:val="single" w:sz="4" w:space="0" w:color="auto"/>
            </w:tcBorders>
            <w:vAlign w:val="bottom"/>
          </w:tcPr>
          <w:p w14:paraId="1643CD4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50" w:type="pct"/>
            <w:tcBorders>
              <w:top w:val="single" w:sz="4" w:space="0" w:color="auto"/>
              <w:left w:val="single" w:sz="4" w:space="0" w:color="auto"/>
              <w:bottom w:val="single" w:sz="4" w:space="0" w:color="auto"/>
              <w:right w:val="single" w:sz="4" w:space="0" w:color="auto"/>
            </w:tcBorders>
            <w:vAlign w:val="bottom"/>
          </w:tcPr>
          <w:p w14:paraId="42267D4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531" w:type="pct"/>
            <w:tcBorders>
              <w:top w:val="single" w:sz="4" w:space="0" w:color="auto"/>
              <w:left w:val="single" w:sz="4" w:space="0" w:color="auto"/>
              <w:bottom w:val="single" w:sz="4" w:space="0" w:color="auto"/>
              <w:right w:val="single" w:sz="4" w:space="0" w:color="auto"/>
            </w:tcBorders>
            <w:vAlign w:val="bottom"/>
          </w:tcPr>
          <w:p w14:paraId="599FC80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31" w:type="pct"/>
            <w:tcBorders>
              <w:top w:val="single" w:sz="4" w:space="0" w:color="auto"/>
              <w:left w:val="single" w:sz="4" w:space="0" w:color="auto"/>
              <w:bottom w:val="single" w:sz="4" w:space="0" w:color="auto"/>
              <w:right w:val="single" w:sz="4" w:space="0" w:color="auto"/>
            </w:tcBorders>
            <w:vAlign w:val="bottom"/>
          </w:tcPr>
          <w:p w14:paraId="61C9B531" w14:textId="77777777" w:rsidR="00F349F6" w:rsidRPr="00327949" w:rsidRDefault="00F349F6" w:rsidP="00F349F6">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409" w:type="pct"/>
            <w:tcBorders>
              <w:top w:val="single" w:sz="4" w:space="0" w:color="auto"/>
              <w:left w:val="single" w:sz="4" w:space="0" w:color="auto"/>
              <w:bottom w:val="single" w:sz="4" w:space="0" w:color="auto"/>
              <w:right w:val="single" w:sz="4" w:space="0" w:color="auto"/>
            </w:tcBorders>
            <w:vAlign w:val="bottom"/>
          </w:tcPr>
          <w:p w14:paraId="1239144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9" w:type="pct"/>
            <w:tcBorders>
              <w:top w:val="single" w:sz="4" w:space="0" w:color="auto"/>
              <w:left w:val="single" w:sz="4" w:space="0" w:color="auto"/>
              <w:bottom w:val="single" w:sz="4" w:space="0" w:color="auto"/>
              <w:right w:val="single" w:sz="4" w:space="0" w:color="auto"/>
            </w:tcBorders>
            <w:vAlign w:val="bottom"/>
          </w:tcPr>
          <w:p w14:paraId="5589DC8C" w14:textId="322BE969"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331" w:type="pct"/>
            <w:tcBorders>
              <w:top w:val="single" w:sz="4" w:space="0" w:color="auto"/>
              <w:left w:val="single" w:sz="4" w:space="0" w:color="auto"/>
              <w:bottom w:val="single" w:sz="4" w:space="0" w:color="auto"/>
              <w:right w:val="single" w:sz="4" w:space="0" w:color="auto"/>
            </w:tcBorders>
            <w:vAlign w:val="bottom"/>
          </w:tcPr>
          <w:p w14:paraId="24DEC3D9" w14:textId="7777777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5BEEEFCC" w14:textId="77777777" w:rsidTr="009A07EC">
        <w:trPr>
          <w:trHeight w:val="246"/>
        </w:trPr>
        <w:tc>
          <w:tcPr>
            <w:tcW w:w="417" w:type="pct"/>
            <w:tcBorders>
              <w:top w:val="single" w:sz="4" w:space="0" w:color="auto"/>
              <w:left w:val="single" w:sz="4" w:space="0" w:color="auto"/>
              <w:bottom w:val="single" w:sz="4" w:space="0" w:color="auto"/>
              <w:right w:val="single" w:sz="4" w:space="0" w:color="auto"/>
            </w:tcBorders>
          </w:tcPr>
          <w:p w14:paraId="198BDEEE" w14:textId="54C614E8" w:rsidR="00F349F6" w:rsidRPr="00E177D7" w:rsidRDefault="00F349F6" w:rsidP="00F349F6">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369" w:type="pct"/>
            <w:tcBorders>
              <w:top w:val="single" w:sz="4" w:space="0" w:color="auto"/>
              <w:left w:val="single" w:sz="4" w:space="0" w:color="auto"/>
              <w:bottom w:val="single" w:sz="4" w:space="0" w:color="auto"/>
              <w:right w:val="single" w:sz="4" w:space="0" w:color="auto"/>
            </w:tcBorders>
          </w:tcPr>
          <w:p w14:paraId="19185FD4" w14:textId="25BFCBD1" w:rsidR="00F349F6" w:rsidRPr="00095904" w:rsidRDefault="00F349F6" w:rsidP="00F349F6">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09" w:type="pct"/>
            <w:tcBorders>
              <w:top w:val="single" w:sz="4" w:space="0" w:color="auto"/>
              <w:left w:val="single" w:sz="4" w:space="0" w:color="auto"/>
              <w:bottom w:val="single" w:sz="4" w:space="0" w:color="auto"/>
              <w:right w:val="single" w:sz="4" w:space="0" w:color="auto"/>
            </w:tcBorders>
          </w:tcPr>
          <w:p w14:paraId="77E4DFEE" w14:textId="49FAE359"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 value</w:t>
            </w:r>
            <w:r w:rsidRPr="00095904">
              <w:rPr>
                <w:rFonts w:asciiTheme="minorHAnsi" w:eastAsia="Times New Roman" w:hAnsiTheme="minorHAnsi" w:cstheme="minorHAnsi"/>
                <w:sz w:val="16"/>
                <w:szCs w:val="20"/>
              </w:rPr>
              <w:t xml:space="preserv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w:t>
            </w:r>
          </w:p>
          <w:p w14:paraId="348BD037" w14:textId="03957BD9"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&gt;&gt;</w:t>
            </w:r>
          </w:p>
        </w:tc>
        <w:tc>
          <w:tcPr>
            <w:tcW w:w="408" w:type="pct"/>
            <w:tcBorders>
              <w:top w:val="single" w:sz="4" w:space="0" w:color="auto"/>
              <w:left w:val="single" w:sz="4" w:space="0" w:color="auto"/>
              <w:bottom w:val="single" w:sz="4" w:space="0" w:color="auto"/>
              <w:right w:val="single" w:sz="4" w:space="0" w:color="auto"/>
            </w:tcBorders>
          </w:tcPr>
          <w:p w14:paraId="7C4D401E" w14:textId="38F09FAE"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from A0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&gt;&gt;</w:t>
            </w:r>
          </w:p>
        </w:tc>
        <w:tc>
          <w:tcPr>
            <w:tcW w:w="441" w:type="pct"/>
            <w:tcBorders>
              <w:top w:val="single" w:sz="4" w:space="0" w:color="auto"/>
              <w:left w:val="single" w:sz="4" w:space="0" w:color="auto"/>
              <w:bottom w:val="single" w:sz="4" w:space="0" w:color="auto"/>
              <w:right w:val="single" w:sz="4" w:space="0" w:color="auto"/>
            </w:tcBorders>
          </w:tcPr>
          <w:p w14:paraId="3AA1B762" w14:textId="022AA198"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A0</w:t>
            </w:r>
            <w:r>
              <w:rPr>
                <w:rFonts w:asciiTheme="minorHAnsi" w:eastAsia="Times New Roman" w:hAnsiTheme="minorHAnsi" w:cstheme="minorHAnsi"/>
                <w:sz w:val="16"/>
                <w:szCs w:val="20"/>
              </w:rPr>
              <w:t>5</w:t>
            </w:r>
            <w:r w:rsidRPr="00095904" w:rsidDel="00CD718F">
              <w:rPr>
                <w:rFonts w:asciiTheme="minorHAnsi" w:eastAsia="Times New Roman" w:hAnsiTheme="minorHAnsi" w:cstheme="minorHAnsi"/>
                <w:sz w:val="16"/>
                <w:szCs w:val="20"/>
              </w:rPr>
              <w:t xml:space="preserve"> </w:t>
            </w:r>
            <w:r w:rsidRPr="00095904">
              <w:rPr>
                <w:rFonts w:asciiTheme="minorHAnsi" w:eastAsia="Times New Roman" w:hAnsiTheme="minorHAnsi" w:cstheme="minorHAnsi"/>
                <w:sz w:val="16"/>
                <w:szCs w:val="20"/>
              </w:rPr>
              <w:t>&gt;&gt;</w:t>
            </w:r>
          </w:p>
        </w:tc>
        <w:tc>
          <w:tcPr>
            <w:tcW w:w="295" w:type="pct"/>
            <w:tcBorders>
              <w:top w:val="single" w:sz="4" w:space="0" w:color="auto"/>
              <w:left w:val="single" w:sz="4" w:space="0" w:color="auto"/>
              <w:bottom w:val="single" w:sz="4" w:space="0" w:color="auto"/>
              <w:right w:val="single" w:sz="4" w:space="0" w:color="auto"/>
            </w:tcBorders>
          </w:tcPr>
          <w:p w14:paraId="39BF727C" w14:textId="3885ED5B"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F349F6" w:rsidRPr="00095904" w:rsidRDefault="00F349F6" w:rsidP="00F349F6">
            <w:pPr>
              <w:spacing w:after="0" w:line="240" w:lineRule="auto"/>
              <w:rPr>
                <w:rFonts w:asciiTheme="minorHAnsi" w:hAnsiTheme="minorHAnsi" w:cstheme="minorHAnsi"/>
                <w:sz w:val="14"/>
                <w:szCs w:val="16"/>
              </w:rPr>
            </w:pPr>
          </w:p>
        </w:tc>
        <w:tc>
          <w:tcPr>
            <w:tcW w:w="450" w:type="pct"/>
            <w:tcBorders>
              <w:top w:val="single" w:sz="4" w:space="0" w:color="auto"/>
              <w:left w:val="single" w:sz="4" w:space="0" w:color="auto"/>
              <w:bottom w:val="single" w:sz="4" w:space="0" w:color="auto"/>
              <w:right w:val="single" w:sz="4" w:space="0" w:color="auto"/>
            </w:tcBorders>
          </w:tcPr>
          <w:p w14:paraId="0097C1D0" w14:textId="04EF8B30"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47CE21EB" w14:textId="328A3E8F"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3236F259" w14:textId="74BB73B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A</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 xml:space="preserve"> is NA</w:t>
            </w:r>
            <w:r>
              <w:rPr>
                <w:rFonts w:asciiTheme="minorHAnsi" w:eastAsia="Times New Roman" w:hAnsiTheme="minorHAnsi" w:cstheme="minorHAnsi"/>
                <w:sz w:val="16"/>
                <w:szCs w:val="20"/>
              </w:rPr>
              <w:t>.</w:t>
            </w:r>
          </w:p>
          <w:p w14:paraId="00FC1634" w14:textId="56535E6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5759089B"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957A937" w14:textId="0DABF9D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3038F2D" w14:textId="199BF37D"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7A989646" w14:textId="0ED8C21A"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AC9EEF8" w14:textId="2C9B220F"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3FE17D88" w14:textId="146EF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lastRenderedPageBreak/>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56765F4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w:t>
            </w:r>
            <w:proofErr w:type="gramStart"/>
            <w:r w:rsidRPr="00095904">
              <w:rPr>
                <w:rFonts w:asciiTheme="minorHAnsi" w:eastAsia="Times New Roman" w:hAnsiTheme="minorHAnsi" w:cstheme="minorHAnsi"/>
                <w:sz w:val="16"/>
                <w:szCs w:val="20"/>
              </w:rPr>
              <w:t>kW;</w:t>
            </w:r>
            <w:proofErr w:type="gramEnd"/>
          </w:p>
          <w:p w14:paraId="46679747" w14:textId="16323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w:t>
            </w:r>
            <w:proofErr w:type="gramStart"/>
            <w:r w:rsidRPr="00095904">
              <w:rPr>
                <w:rFonts w:asciiTheme="minorHAnsi" w:eastAsia="Times New Roman" w:hAnsiTheme="minorHAnsi" w:cstheme="minorHAnsi"/>
                <w:sz w:val="16"/>
                <w:szCs w:val="20"/>
              </w:rPr>
              <w:t>kW;</w:t>
            </w:r>
            <w:proofErr w:type="gramEnd"/>
          </w:p>
          <w:p w14:paraId="0F235F01" w14:textId="1EB8432C"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w:t>
            </w:r>
            <w:proofErr w:type="gramStart"/>
            <w:r w:rsidRPr="00095904">
              <w:rPr>
                <w:rFonts w:asciiTheme="minorHAnsi" w:eastAsia="Times New Roman" w:hAnsiTheme="minorHAnsi" w:cstheme="minorHAnsi"/>
                <w:sz w:val="16"/>
                <w:szCs w:val="20"/>
              </w:rPr>
              <w:t>kW;</w:t>
            </w:r>
            <w:proofErr w:type="gramEnd"/>
          </w:p>
          <w:p w14:paraId="403C3207" w14:textId="1DF5A5E9"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w:t>
            </w:r>
            <w:r w:rsidRPr="00095904">
              <w:rPr>
                <w:rFonts w:asciiTheme="minorHAnsi" w:eastAsia="Times New Roman" w:hAnsiTheme="minorHAnsi" w:cstheme="minorHAnsi"/>
                <w:sz w:val="16"/>
                <w:szCs w:val="20"/>
              </w:rPr>
              <w:t xml:space="preserve"> 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t>
            </w:r>
            <w:proofErr w:type="spellStart"/>
            <w:r w:rsidRPr="00095904">
              <w:rPr>
                <w:rFonts w:asciiTheme="minorHAnsi" w:eastAsia="Times New Roman" w:hAnsiTheme="minorHAnsi" w:cstheme="minorHAnsi"/>
                <w:sz w:val="16"/>
                <w:szCs w:val="20"/>
              </w:rPr>
              <w:t>WaterHeaterElectricFiredRatedInput</w:t>
            </w:r>
            <w:proofErr w:type="spellEnd"/>
            <w:r w:rsidRPr="00095904">
              <w:rPr>
                <w:rFonts w:asciiTheme="minorHAnsi" w:eastAsia="Times New Roman" w:hAnsiTheme="minorHAnsi" w:cstheme="minorHAnsi"/>
                <w:sz w:val="16"/>
                <w:szCs w:val="20"/>
              </w:rPr>
              <w:t xml:space="preserve">, Otherwise the value is stored in </w:t>
            </w:r>
            <w:proofErr w:type="spellStart"/>
            <w:r w:rsidRPr="00095904">
              <w:rPr>
                <w:rFonts w:asciiTheme="minorHAnsi" w:eastAsia="Times New Roman" w:hAnsiTheme="minorHAnsi" w:cstheme="minorHAnsi"/>
                <w:sz w:val="16"/>
                <w:szCs w:val="20"/>
              </w:rPr>
              <w:t>WaterHeaterGasFiredRatedInput</w:t>
            </w:r>
            <w:proofErr w:type="spellEnd"/>
            <w:r w:rsidRPr="00095904">
              <w:rPr>
                <w:rFonts w:asciiTheme="minorHAnsi" w:eastAsia="Times New Roman" w:hAnsiTheme="minorHAnsi" w:cstheme="minorHAnsi"/>
                <w:sz w:val="16"/>
                <w:szCs w:val="20"/>
              </w:rPr>
              <w:t>&gt;&gt;</w:t>
            </w:r>
          </w:p>
          <w:p w14:paraId="4DC44E17" w14:textId="5FC46A55"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7EF496BA" w14:textId="73EA9496"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09&gt;&gt;</w:t>
            </w:r>
          </w:p>
        </w:tc>
        <w:tc>
          <w:tcPr>
            <w:tcW w:w="409" w:type="pct"/>
            <w:tcBorders>
              <w:top w:val="single" w:sz="4" w:space="0" w:color="auto"/>
              <w:left w:val="single" w:sz="4" w:space="0" w:color="auto"/>
              <w:bottom w:val="single" w:sz="4" w:space="0" w:color="auto"/>
              <w:right w:val="single" w:sz="4" w:space="0" w:color="auto"/>
            </w:tcBorders>
          </w:tcPr>
          <w:p w14:paraId="6C87B38C" w14:textId="0953407F"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10&gt;&gt;</w:t>
            </w:r>
          </w:p>
        </w:tc>
        <w:tc>
          <w:tcPr>
            <w:tcW w:w="409" w:type="pct"/>
            <w:tcBorders>
              <w:top w:val="single" w:sz="4" w:space="0" w:color="auto"/>
              <w:left w:val="single" w:sz="4" w:space="0" w:color="auto"/>
              <w:bottom w:val="single" w:sz="4" w:space="0" w:color="auto"/>
              <w:right w:val="single" w:sz="4" w:space="0" w:color="auto"/>
            </w:tcBorders>
          </w:tcPr>
          <w:p w14:paraId="6FA787AB" w14:textId="59DE014E"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331" w:type="pct"/>
            <w:tcBorders>
              <w:top w:val="single" w:sz="4" w:space="0" w:color="auto"/>
              <w:left w:val="single" w:sz="4" w:space="0" w:color="auto"/>
              <w:bottom w:val="single" w:sz="4" w:space="0" w:color="auto"/>
              <w:right w:val="single" w:sz="4" w:space="0" w:color="auto"/>
            </w:tcBorders>
          </w:tcPr>
          <w:p w14:paraId="4EEFADE4" w14:textId="34E4FDE1"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r w:rsidR="00F349F6" w:rsidRPr="00327949" w14:paraId="3A5022A5" w14:textId="77777777" w:rsidTr="009A07EC">
        <w:trPr>
          <w:trHeight w:val="278"/>
        </w:trPr>
        <w:tc>
          <w:tcPr>
            <w:tcW w:w="417" w:type="pct"/>
            <w:tcBorders>
              <w:top w:val="single" w:sz="4" w:space="0" w:color="auto"/>
              <w:left w:val="single" w:sz="4" w:space="0" w:color="auto"/>
              <w:bottom w:val="single" w:sz="4" w:space="0" w:color="auto"/>
              <w:right w:val="single" w:sz="4" w:space="0" w:color="auto"/>
            </w:tcBorders>
          </w:tcPr>
          <w:p w14:paraId="21EB0A7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9" w:type="pct"/>
            <w:tcBorders>
              <w:top w:val="single" w:sz="4" w:space="0" w:color="auto"/>
              <w:left w:val="single" w:sz="4" w:space="0" w:color="auto"/>
              <w:bottom w:val="single" w:sz="4" w:space="0" w:color="auto"/>
              <w:right w:val="single" w:sz="4" w:space="0" w:color="auto"/>
            </w:tcBorders>
          </w:tcPr>
          <w:p w14:paraId="78725B7E" w14:textId="25F422E2"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562CF0A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8" w:type="pct"/>
            <w:tcBorders>
              <w:top w:val="single" w:sz="4" w:space="0" w:color="auto"/>
              <w:left w:val="single" w:sz="4" w:space="0" w:color="auto"/>
              <w:bottom w:val="single" w:sz="4" w:space="0" w:color="auto"/>
              <w:right w:val="single" w:sz="4" w:space="0" w:color="auto"/>
            </w:tcBorders>
          </w:tcPr>
          <w:p w14:paraId="1519F91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1" w:type="pct"/>
            <w:tcBorders>
              <w:top w:val="single" w:sz="4" w:space="0" w:color="auto"/>
              <w:left w:val="single" w:sz="4" w:space="0" w:color="auto"/>
              <w:bottom w:val="single" w:sz="4" w:space="0" w:color="auto"/>
              <w:right w:val="single" w:sz="4" w:space="0" w:color="auto"/>
            </w:tcBorders>
          </w:tcPr>
          <w:p w14:paraId="20758B79"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295" w:type="pct"/>
            <w:tcBorders>
              <w:top w:val="single" w:sz="4" w:space="0" w:color="auto"/>
              <w:left w:val="single" w:sz="4" w:space="0" w:color="auto"/>
              <w:bottom w:val="single" w:sz="4" w:space="0" w:color="auto"/>
              <w:right w:val="single" w:sz="4" w:space="0" w:color="auto"/>
            </w:tcBorders>
          </w:tcPr>
          <w:p w14:paraId="5874699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50" w:type="pct"/>
            <w:tcBorders>
              <w:top w:val="single" w:sz="4" w:space="0" w:color="auto"/>
              <w:left w:val="single" w:sz="4" w:space="0" w:color="auto"/>
              <w:bottom w:val="single" w:sz="4" w:space="0" w:color="auto"/>
              <w:right w:val="single" w:sz="4" w:space="0" w:color="auto"/>
            </w:tcBorders>
          </w:tcPr>
          <w:p w14:paraId="0502938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4EE2703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5FF6F2F2"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1FD3246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6DBABD0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31" w:type="pct"/>
            <w:tcBorders>
              <w:top w:val="single" w:sz="4" w:space="0" w:color="auto"/>
              <w:left w:val="single" w:sz="4" w:space="0" w:color="auto"/>
              <w:bottom w:val="single" w:sz="4" w:space="0" w:color="auto"/>
              <w:right w:val="single" w:sz="4" w:space="0" w:color="auto"/>
            </w:tcBorders>
          </w:tcPr>
          <w:p w14:paraId="02275763" w14:textId="08D8517C" w:rsidR="00F349F6" w:rsidRPr="00327949" w:rsidDel="0053169A" w:rsidRDefault="00F349F6" w:rsidP="00F349F6">
            <w:pPr>
              <w:spacing w:after="0" w:line="240" w:lineRule="auto"/>
              <w:rPr>
                <w:rFonts w:asciiTheme="minorHAnsi" w:hAnsiTheme="minorHAnsi" w:cstheme="minorHAnsi"/>
                <w:sz w:val="18"/>
                <w:szCs w:val="18"/>
              </w:rPr>
            </w:pPr>
          </w:p>
        </w:tc>
      </w:tr>
    </w:tbl>
    <w:p w14:paraId="1264387D" w14:textId="00DEC933" w:rsidR="00F1004F" w:rsidRDefault="00F1004F" w:rsidP="00236F4B">
      <w:pPr>
        <w:spacing w:after="0" w:line="240" w:lineRule="auto"/>
        <w:rPr>
          <w:ins w:id="406" w:author="Markstrum, Alexis@Energy" w:date="2021-10-21T10:24:00Z"/>
          <w:rFonts w:asciiTheme="minorHAnsi" w:hAnsiTheme="minorHAnsi" w:cstheme="minorHAnsi"/>
          <w:sz w:val="18"/>
          <w:szCs w:val="18"/>
        </w:rPr>
      </w:pPr>
    </w:p>
    <w:p w14:paraId="7DD958F4" w14:textId="2DC98D38" w:rsidR="00ED40A1" w:rsidRDefault="00ED40A1" w:rsidP="00236F4B">
      <w:pPr>
        <w:spacing w:after="0" w:line="240" w:lineRule="auto"/>
        <w:rPr>
          <w:ins w:id="407" w:author="Markstrum, Alexis@Energy" w:date="2021-10-21T10:24:00Z"/>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C1150F" w:rsidRPr="00C1150F" w:rsidDel="00581D77" w14:paraId="2CC640B3" w14:textId="443AAA9D" w:rsidTr="004B6B6C">
        <w:trPr>
          <w:ins w:id="408" w:author="Markstrum, Alexis@Energy" w:date="2021-10-21T10:24:00Z"/>
          <w:del w:id="409" w:author="Alhabibi, Haider@Energy" w:date="2022-01-25T14:28:00Z"/>
        </w:trPr>
        <w:tc>
          <w:tcPr>
            <w:tcW w:w="10885" w:type="dxa"/>
            <w:gridSpan w:val="10"/>
          </w:tcPr>
          <w:p w14:paraId="22038C03" w14:textId="4C3F79BE" w:rsidR="00C1150F" w:rsidRPr="00C1150F" w:rsidDel="00581D77" w:rsidRDefault="00BC4104" w:rsidP="00C1150F">
            <w:pPr>
              <w:spacing w:after="0" w:line="240" w:lineRule="auto"/>
              <w:ind w:right="876"/>
              <w:rPr>
                <w:ins w:id="410" w:author="Markstrum, Alexis@Energy" w:date="2021-10-21T10:24:00Z"/>
                <w:del w:id="411" w:author="Alhabibi, Haider@Energy" w:date="2022-01-25T14:28:00Z"/>
                <w:rFonts w:cstheme="minorHAnsi"/>
                <w:b/>
                <w:sz w:val="20"/>
                <w:szCs w:val="20"/>
              </w:rPr>
            </w:pPr>
            <w:ins w:id="412" w:author="Markstrum, Alexis@Energy" w:date="2021-10-21T10:25:00Z">
              <w:del w:id="413" w:author="Alhabibi, Haider@Energy" w:date="2022-01-25T14:28:00Z">
                <w:r w:rsidDel="00581D77">
                  <w:rPr>
                    <w:rFonts w:cstheme="minorHAnsi"/>
                    <w:b/>
                    <w:sz w:val="20"/>
                    <w:szCs w:val="20"/>
                  </w:rPr>
                  <w:delText>C</w:delText>
                </w:r>
              </w:del>
            </w:ins>
            <w:ins w:id="414" w:author="Markstrum, Alexis@Energy" w:date="2021-10-21T10:24:00Z">
              <w:del w:id="415" w:author="Alhabibi, Haider@Energy" w:date="2022-01-25T14:28:00Z">
                <w:r w:rsidR="00C1150F" w:rsidRPr="00C1150F" w:rsidDel="00581D77">
                  <w:rPr>
                    <w:rFonts w:cstheme="minorHAnsi"/>
                    <w:b/>
                    <w:sz w:val="20"/>
                    <w:szCs w:val="20"/>
                  </w:rPr>
                  <w:delText>.</w:delText>
                </w:r>
              </w:del>
            </w:ins>
            <w:ins w:id="416" w:author="Markstrum, Alexis@Energy" w:date="2021-10-21T10:28:00Z">
              <w:del w:id="417" w:author="Alhabibi, Haider@Energy" w:date="2022-01-25T14:28:00Z">
                <w:r w:rsidR="00EB5D69" w:rsidDel="00581D77">
                  <w:rPr>
                    <w:rFonts w:cstheme="minorHAnsi"/>
                    <w:b/>
                    <w:sz w:val="20"/>
                    <w:szCs w:val="20"/>
                  </w:rPr>
                  <w:delText xml:space="preserve"> </w:delText>
                </w:r>
              </w:del>
            </w:ins>
            <w:ins w:id="418" w:author="Markstrum, Alexis@Energy" w:date="2021-10-21T10:38:00Z">
              <w:del w:id="419" w:author="Alhabibi, Haider@Energy" w:date="2022-01-25T14:28:00Z">
                <w:r w:rsidR="004D729F" w:rsidDel="00581D77">
                  <w:rPr>
                    <w:rFonts w:cstheme="minorHAnsi"/>
                    <w:b/>
                    <w:sz w:val="20"/>
                    <w:szCs w:val="20"/>
                  </w:rPr>
                  <w:delText>D</w:delText>
                </w:r>
              </w:del>
            </w:ins>
            <w:ins w:id="420" w:author="Markstrum, Alexis@Energy" w:date="2021-10-21T10:24:00Z">
              <w:del w:id="421" w:author="Alhabibi, Haider@Energy" w:date="2022-01-25T14:28:00Z">
                <w:r w:rsidR="00C1150F" w:rsidRPr="00C1150F" w:rsidDel="00581D77">
                  <w:rPr>
                    <w:rFonts w:cstheme="minorHAnsi"/>
                    <w:b/>
                    <w:sz w:val="20"/>
                    <w:szCs w:val="20"/>
                  </w:rPr>
                  <w:delText xml:space="preserve">esign HERS Verified </w:delText>
                </w:r>
              </w:del>
            </w:ins>
            <w:ins w:id="422" w:author="Markstrum, Alexis@Energy" w:date="2021-10-21T10:39:00Z">
              <w:del w:id="423" w:author="Alhabibi, Haider@Energy" w:date="2022-01-25T14:28:00Z">
                <w:r w:rsidR="0041382D" w:rsidDel="00581D77">
                  <w:rPr>
                    <w:rFonts w:cstheme="minorHAnsi"/>
                    <w:b/>
                    <w:sz w:val="20"/>
                    <w:szCs w:val="20"/>
                  </w:rPr>
                  <w:delText xml:space="preserve">Dwelling Unit </w:delText>
                </w:r>
              </w:del>
            </w:ins>
            <w:ins w:id="424" w:author="Markstrum, Alexis@Energy" w:date="2021-10-21T10:38:00Z">
              <w:del w:id="425" w:author="Alhabibi, Haider@Energy" w:date="2022-01-25T14:28:00Z">
                <w:r w:rsidR="004D729F" w:rsidDel="00581D77">
                  <w:rPr>
                    <w:rFonts w:cstheme="minorHAnsi"/>
                    <w:b/>
                    <w:sz w:val="20"/>
                    <w:szCs w:val="20"/>
                  </w:rPr>
                  <w:delText>HPWH</w:delText>
                </w:r>
              </w:del>
            </w:ins>
            <w:ins w:id="426" w:author="Markstrum, Alexis@Energy" w:date="2021-10-21T10:24:00Z">
              <w:del w:id="427" w:author="Alhabibi, Haider@Energy" w:date="2022-01-25T14:28:00Z">
                <w:r w:rsidR="00C1150F" w:rsidRPr="00C1150F" w:rsidDel="00581D77">
                  <w:rPr>
                    <w:rFonts w:cstheme="minorHAnsi"/>
                    <w:b/>
                    <w:sz w:val="20"/>
                    <w:szCs w:val="20"/>
                  </w:rPr>
                  <w:delText xml:space="preserve"> System Information</w:delText>
                </w:r>
              </w:del>
            </w:ins>
          </w:p>
          <w:p w14:paraId="7D1F1C0A" w14:textId="1011374F" w:rsidR="00C1150F" w:rsidRPr="00C1150F" w:rsidDel="00581D77" w:rsidRDefault="00C1150F" w:rsidP="00C1150F">
            <w:pPr>
              <w:spacing w:after="0" w:line="240" w:lineRule="auto"/>
              <w:ind w:right="876"/>
              <w:rPr>
                <w:ins w:id="428" w:author="Markstrum, Alexis@Energy" w:date="2021-10-21T10:24:00Z"/>
                <w:del w:id="429" w:author="Alhabibi, Haider@Energy" w:date="2022-01-25T14:28:00Z"/>
                <w:rFonts w:cstheme="minorHAnsi"/>
                <w:sz w:val="18"/>
                <w:szCs w:val="20"/>
              </w:rPr>
            </w:pPr>
            <w:ins w:id="430" w:author="Markstrum, Alexis@Energy" w:date="2021-10-21T10:24:00Z">
              <w:del w:id="431" w:author="Alhabibi, Haider@Energy" w:date="2022-01-25T14:28:00Z">
                <w:r w:rsidRPr="00C1150F" w:rsidDel="00581D77">
                  <w:rPr>
                    <w:rFonts w:cstheme="minorHAnsi"/>
                    <w:sz w:val="18"/>
                    <w:szCs w:val="20"/>
                  </w:rPr>
                  <w:delText>This table reports the water heating system(s) that were specified on the registered CF1R compliance document for this project.</w:delText>
                </w:r>
              </w:del>
            </w:ins>
          </w:p>
          <w:p w14:paraId="48E5E667" w14:textId="3FBF1217" w:rsidR="0044510E" w:rsidDel="00581D77" w:rsidRDefault="0044510E" w:rsidP="0044510E">
            <w:pPr>
              <w:spacing w:after="0"/>
              <w:rPr>
                <w:ins w:id="432" w:author="Markstrum, Alexis@Energy" w:date="2021-10-21T11:10:00Z"/>
                <w:del w:id="433" w:author="Alhabibi, Haider@Energy" w:date="2022-01-25T14:28:00Z"/>
                <w:rFonts w:cstheme="minorHAnsi"/>
                <w:sz w:val="20"/>
                <w:szCs w:val="20"/>
              </w:rPr>
            </w:pPr>
            <w:ins w:id="434" w:author="Markstrum, Alexis@Energy" w:date="2021-10-21T11:10:00Z">
              <w:del w:id="435" w:author="Alhabibi, Haider@Energy" w:date="2022-01-25T14:28:00Z">
                <w:r w:rsidDel="00581D77">
                  <w:rPr>
                    <w:rFonts w:cstheme="minorHAnsi"/>
                    <w:sz w:val="20"/>
                    <w:szCs w:val="20"/>
                  </w:rPr>
                  <w:delText xml:space="preserve">&lt;&lt;If CF1R has HPWH, then require table, else </w:delText>
                </w:r>
                <w:r w:rsidRPr="00E12A63" w:rsidDel="00581D77">
                  <w:rPr>
                    <w:rFonts w:cstheme="minorHAnsi"/>
                    <w:sz w:val="20"/>
                    <w:szCs w:val="20"/>
                  </w:rPr>
                  <w:delText>display the "section does not apply" message</w:delText>
                </w:r>
                <w:r w:rsidDel="00581D77">
                  <w:rPr>
                    <w:rFonts w:cstheme="minorHAnsi"/>
                    <w:sz w:val="20"/>
                    <w:szCs w:val="20"/>
                  </w:rPr>
                  <w:delText>&gt;&gt;</w:delText>
                </w:r>
              </w:del>
            </w:ins>
          </w:p>
          <w:p w14:paraId="2D839A61" w14:textId="3433D9E3" w:rsidR="00C1150F" w:rsidRPr="00C1150F" w:rsidDel="00581D77" w:rsidRDefault="00C1150F" w:rsidP="00C1150F">
            <w:pPr>
              <w:spacing w:after="0" w:line="240" w:lineRule="auto"/>
              <w:ind w:right="876"/>
              <w:rPr>
                <w:ins w:id="436" w:author="Markstrum, Alexis@Energy" w:date="2021-10-21T10:24:00Z"/>
                <w:del w:id="437" w:author="Alhabibi, Haider@Energy" w:date="2022-01-25T14:28:00Z"/>
                <w:rFonts w:cstheme="minorHAnsi"/>
                <w:b/>
                <w:sz w:val="20"/>
                <w:szCs w:val="20"/>
              </w:rPr>
            </w:pPr>
            <w:ins w:id="438" w:author="Markstrum, Alexis@Energy" w:date="2021-10-21T10:24:00Z">
              <w:del w:id="439" w:author="Alhabibi, Haider@Energy" w:date="2022-01-25T14:28:00Z">
                <w:r w:rsidRPr="00C1150F" w:rsidDel="00581D77">
                  <w:rPr>
                    <w:rFonts w:cstheme="minorHAnsi"/>
                    <w:sz w:val="18"/>
                    <w:szCs w:val="20"/>
                  </w:rPr>
                  <w:delText xml:space="preserve">&lt;&lt;require one row of data for each </w:delText>
                </w:r>
              </w:del>
            </w:ins>
            <w:ins w:id="440" w:author="Tam, Danny@Energy" w:date="2021-12-23T09:54:00Z">
              <w:del w:id="441" w:author="Alhabibi, Haider@Energy" w:date="2022-01-25T14:28:00Z">
                <w:r w:rsidR="009024F2" w:rsidDel="00581D77">
                  <w:rPr>
                    <w:rFonts w:cstheme="minorHAnsi"/>
                    <w:sz w:val="18"/>
                    <w:szCs w:val="20"/>
                  </w:rPr>
                  <w:delText xml:space="preserve">HPWH </w:delText>
                </w:r>
              </w:del>
            </w:ins>
            <w:ins w:id="442" w:author="Markstrum, Alexis@Energy" w:date="2021-10-21T10:24:00Z">
              <w:del w:id="443" w:author="Alhabibi, Haider@Energy" w:date="2022-01-25T14:28:00Z">
                <w:r w:rsidRPr="00C1150F" w:rsidDel="00581D77">
                  <w:rPr>
                    <w:rFonts w:cstheme="minorHAnsi"/>
                    <w:sz w:val="18"/>
                    <w:szCs w:val="20"/>
                  </w:rPr>
                  <w:delText>water heater identified on the CF1R-</w:delText>
                </w:r>
                <w:r w:rsidRPr="00DC34CF" w:rsidDel="00581D77">
                  <w:rPr>
                    <w:rFonts w:cstheme="minorHAnsi"/>
                    <w:sz w:val="18"/>
                    <w:szCs w:val="20"/>
                  </w:rPr>
                  <w:delText>PRF</w:delText>
                </w:r>
                <w:r w:rsidRPr="00C1150F" w:rsidDel="00581D77">
                  <w:rPr>
                    <w:rFonts w:cstheme="minorHAnsi"/>
                    <w:sz w:val="18"/>
                    <w:szCs w:val="20"/>
                  </w:rPr>
                  <w:delText>&gt;&gt;</w:delText>
                </w:r>
              </w:del>
            </w:ins>
          </w:p>
        </w:tc>
      </w:tr>
      <w:tr w:rsidR="00C1150F" w:rsidRPr="00C1150F" w:rsidDel="00581D77" w14:paraId="570F5220" w14:textId="277FBD3A" w:rsidTr="00DC34CF">
        <w:trPr>
          <w:ins w:id="444" w:author="Markstrum, Alexis@Energy" w:date="2021-10-21T10:24:00Z"/>
          <w:del w:id="445" w:author="Alhabibi, Haider@Energy" w:date="2022-01-25T14:28:00Z"/>
        </w:trPr>
        <w:tc>
          <w:tcPr>
            <w:tcW w:w="895" w:type="dxa"/>
            <w:tcBorders>
              <w:top w:val="single" w:sz="4" w:space="0" w:color="auto"/>
              <w:left w:val="single" w:sz="4" w:space="0" w:color="auto"/>
              <w:bottom w:val="single" w:sz="4" w:space="0" w:color="auto"/>
              <w:right w:val="single" w:sz="4" w:space="0" w:color="auto"/>
            </w:tcBorders>
          </w:tcPr>
          <w:p w14:paraId="4CACD51D" w14:textId="19B01803" w:rsidR="00C1150F" w:rsidRPr="00C1150F" w:rsidDel="00581D77" w:rsidRDefault="00C1150F" w:rsidP="00C1150F">
            <w:pPr>
              <w:spacing w:after="0" w:line="240" w:lineRule="auto"/>
              <w:jc w:val="center"/>
              <w:rPr>
                <w:ins w:id="446" w:author="Markstrum, Alexis@Energy" w:date="2021-10-21T10:24:00Z"/>
                <w:del w:id="447" w:author="Alhabibi, Haider@Energy" w:date="2022-01-25T14:28:00Z"/>
                <w:rFonts w:eastAsia="Times New Roman" w:cstheme="minorHAnsi"/>
                <w:sz w:val="18"/>
                <w:szCs w:val="18"/>
              </w:rPr>
            </w:pPr>
            <w:ins w:id="448" w:author="Markstrum, Alexis@Energy" w:date="2021-10-21T10:24:00Z">
              <w:del w:id="449" w:author="Alhabibi, Haider@Energy" w:date="2022-01-25T14:28:00Z">
                <w:r w:rsidRPr="00C1150F" w:rsidDel="00581D77">
                  <w:rPr>
                    <w:rFonts w:eastAsia="Times New Roman" w:cstheme="minorHAnsi"/>
                    <w:sz w:val="18"/>
                    <w:szCs w:val="18"/>
                  </w:rPr>
                  <w:delText>01</w:delText>
                </w:r>
              </w:del>
            </w:ins>
          </w:p>
        </w:tc>
        <w:tc>
          <w:tcPr>
            <w:tcW w:w="990" w:type="dxa"/>
            <w:vAlign w:val="bottom"/>
          </w:tcPr>
          <w:p w14:paraId="1D789B52" w14:textId="1395EFCD" w:rsidR="00C1150F" w:rsidRPr="00C1150F" w:rsidDel="00581D77" w:rsidRDefault="00C1150F" w:rsidP="00C1150F">
            <w:pPr>
              <w:spacing w:after="0" w:line="240" w:lineRule="auto"/>
              <w:jc w:val="center"/>
              <w:rPr>
                <w:ins w:id="450" w:author="Markstrum, Alexis@Energy" w:date="2021-10-21T10:24:00Z"/>
                <w:del w:id="451" w:author="Alhabibi, Haider@Energy" w:date="2022-01-25T14:28:00Z"/>
                <w:rFonts w:cstheme="minorHAnsi"/>
                <w:sz w:val="18"/>
                <w:szCs w:val="18"/>
              </w:rPr>
            </w:pPr>
            <w:ins w:id="452" w:author="Markstrum, Alexis@Energy" w:date="2021-10-21T10:24:00Z">
              <w:del w:id="453" w:author="Alhabibi, Haider@Energy" w:date="2022-01-25T14:28:00Z">
                <w:r w:rsidRPr="00C1150F" w:rsidDel="00581D77">
                  <w:rPr>
                    <w:rFonts w:eastAsia="Times New Roman" w:cstheme="minorHAnsi"/>
                    <w:sz w:val="18"/>
                    <w:szCs w:val="18"/>
                  </w:rPr>
                  <w:delText>02</w:delText>
                </w:r>
              </w:del>
            </w:ins>
          </w:p>
        </w:tc>
        <w:tc>
          <w:tcPr>
            <w:tcW w:w="1080" w:type="dxa"/>
            <w:vAlign w:val="bottom"/>
          </w:tcPr>
          <w:p w14:paraId="36EB4DD7" w14:textId="7A1D5499" w:rsidR="00C1150F" w:rsidRPr="00C1150F" w:rsidDel="00581D77" w:rsidRDefault="00C1150F" w:rsidP="00C1150F">
            <w:pPr>
              <w:spacing w:after="0" w:line="240" w:lineRule="auto"/>
              <w:jc w:val="center"/>
              <w:rPr>
                <w:ins w:id="454" w:author="Markstrum, Alexis@Energy" w:date="2021-10-21T10:24:00Z"/>
                <w:del w:id="455" w:author="Alhabibi, Haider@Energy" w:date="2022-01-25T14:28:00Z"/>
                <w:rFonts w:cstheme="minorHAnsi"/>
                <w:sz w:val="18"/>
                <w:szCs w:val="18"/>
              </w:rPr>
            </w:pPr>
            <w:ins w:id="456" w:author="Markstrum, Alexis@Energy" w:date="2021-10-21T10:24:00Z">
              <w:del w:id="457" w:author="Alhabibi, Haider@Energy" w:date="2022-01-25T14:28:00Z">
                <w:r w:rsidRPr="00C1150F" w:rsidDel="00581D77">
                  <w:rPr>
                    <w:rFonts w:eastAsia="Times New Roman" w:cstheme="minorHAnsi"/>
                    <w:sz w:val="18"/>
                    <w:szCs w:val="18"/>
                  </w:rPr>
                  <w:delText>03</w:delText>
                </w:r>
              </w:del>
            </w:ins>
          </w:p>
        </w:tc>
        <w:tc>
          <w:tcPr>
            <w:tcW w:w="990" w:type="dxa"/>
          </w:tcPr>
          <w:p w14:paraId="7C15FBA8" w14:textId="52437C93" w:rsidR="00C1150F" w:rsidRPr="00C1150F" w:rsidDel="00581D77" w:rsidRDefault="00C1150F" w:rsidP="00C1150F">
            <w:pPr>
              <w:spacing w:after="0" w:line="240" w:lineRule="auto"/>
              <w:jc w:val="center"/>
              <w:rPr>
                <w:ins w:id="458" w:author="Markstrum, Alexis@Energy" w:date="2021-10-21T10:24:00Z"/>
                <w:del w:id="459" w:author="Alhabibi, Haider@Energy" w:date="2022-01-25T14:28:00Z"/>
                <w:rFonts w:eastAsia="Times New Roman" w:cstheme="minorHAnsi"/>
                <w:sz w:val="18"/>
                <w:szCs w:val="18"/>
              </w:rPr>
            </w:pPr>
            <w:ins w:id="460" w:author="Markstrum, Alexis@Energy" w:date="2021-10-21T10:24:00Z">
              <w:del w:id="461" w:author="Alhabibi, Haider@Energy" w:date="2022-01-25T14:28:00Z">
                <w:r w:rsidRPr="00C1150F" w:rsidDel="00581D77">
                  <w:rPr>
                    <w:rFonts w:eastAsia="Times New Roman" w:cstheme="minorHAnsi"/>
                    <w:sz w:val="18"/>
                    <w:szCs w:val="18"/>
                  </w:rPr>
                  <w:delText>04</w:delText>
                </w:r>
              </w:del>
            </w:ins>
          </w:p>
        </w:tc>
        <w:tc>
          <w:tcPr>
            <w:tcW w:w="1080" w:type="dxa"/>
          </w:tcPr>
          <w:p w14:paraId="726451F7" w14:textId="020EEB26" w:rsidR="00C1150F" w:rsidRPr="00C1150F" w:rsidDel="00581D77" w:rsidRDefault="00C1150F" w:rsidP="00C1150F">
            <w:pPr>
              <w:spacing w:after="0" w:line="240" w:lineRule="auto"/>
              <w:jc w:val="center"/>
              <w:rPr>
                <w:ins w:id="462" w:author="Markstrum, Alexis@Energy" w:date="2021-10-21T10:24:00Z"/>
                <w:del w:id="463" w:author="Alhabibi, Haider@Energy" w:date="2022-01-25T14:28:00Z"/>
                <w:rFonts w:eastAsia="Times New Roman" w:cstheme="minorHAnsi"/>
                <w:sz w:val="18"/>
                <w:szCs w:val="18"/>
              </w:rPr>
            </w:pPr>
            <w:ins w:id="464" w:author="Markstrum, Alexis@Energy" w:date="2021-10-21T10:24:00Z">
              <w:del w:id="465" w:author="Alhabibi, Haider@Energy" w:date="2022-01-25T14:28:00Z">
                <w:r w:rsidRPr="00C1150F" w:rsidDel="00581D77">
                  <w:rPr>
                    <w:rFonts w:eastAsia="Times New Roman" w:cstheme="minorHAnsi"/>
                    <w:sz w:val="18"/>
                    <w:szCs w:val="18"/>
                  </w:rPr>
                  <w:delText>05</w:delText>
                </w:r>
              </w:del>
            </w:ins>
          </w:p>
        </w:tc>
        <w:tc>
          <w:tcPr>
            <w:tcW w:w="1170" w:type="dxa"/>
          </w:tcPr>
          <w:p w14:paraId="0DA96D57" w14:textId="115FB8D2" w:rsidR="00C1150F" w:rsidRPr="00C1150F" w:rsidDel="00581D77" w:rsidRDefault="00C1150F" w:rsidP="00C1150F">
            <w:pPr>
              <w:spacing w:after="0" w:line="240" w:lineRule="auto"/>
              <w:jc w:val="center"/>
              <w:rPr>
                <w:ins w:id="466" w:author="Markstrum, Alexis@Energy" w:date="2021-10-21T10:24:00Z"/>
                <w:del w:id="467" w:author="Alhabibi, Haider@Energy" w:date="2022-01-25T14:28:00Z"/>
                <w:rFonts w:eastAsia="Times New Roman" w:cstheme="minorHAnsi"/>
                <w:sz w:val="18"/>
                <w:szCs w:val="18"/>
              </w:rPr>
            </w:pPr>
            <w:ins w:id="468" w:author="Markstrum, Alexis@Energy" w:date="2021-10-21T10:24:00Z">
              <w:del w:id="469" w:author="Alhabibi, Haider@Energy" w:date="2022-01-25T14:28:00Z">
                <w:r w:rsidRPr="00C1150F" w:rsidDel="00581D77">
                  <w:rPr>
                    <w:rFonts w:eastAsia="Times New Roman" w:cstheme="minorHAnsi"/>
                    <w:sz w:val="18"/>
                    <w:szCs w:val="18"/>
                  </w:rPr>
                  <w:delText>06</w:delText>
                </w:r>
              </w:del>
            </w:ins>
          </w:p>
        </w:tc>
        <w:tc>
          <w:tcPr>
            <w:tcW w:w="1530" w:type="dxa"/>
          </w:tcPr>
          <w:p w14:paraId="37D458C8" w14:textId="2042039F" w:rsidR="00C1150F" w:rsidRPr="00C1150F" w:rsidDel="00581D77" w:rsidRDefault="00C1150F" w:rsidP="00C1150F">
            <w:pPr>
              <w:spacing w:after="0" w:line="240" w:lineRule="auto"/>
              <w:jc w:val="center"/>
              <w:rPr>
                <w:ins w:id="470" w:author="Markstrum, Alexis@Energy" w:date="2021-10-21T10:24:00Z"/>
                <w:del w:id="471" w:author="Alhabibi, Haider@Energy" w:date="2022-01-25T14:28:00Z"/>
                <w:rFonts w:eastAsia="Times New Roman" w:cstheme="minorHAnsi"/>
                <w:sz w:val="18"/>
                <w:szCs w:val="18"/>
              </w:rPr>
            </w:pPr>
            <w:ins w:id="472" w:author="Markstrum, Alexis@Energy" w:date="2021-10-21T10:24:00Z">
              <w:del w:id="473" w:author="Alhabibi, Haider@Energy" w:date="2022-01-25T14:28:00Z">
                <w:r w:rsidRPr="00C1150F" w:rsidDel="00581D77">
                  <w:rPr>
                    <w:rFonts w:eastAsia="Times New Roman" w:cstheme="minorHAnsi"/>
                    <w:sz w:val="18"/>
                    <w:szCs w:val="18"/>
                  </w:rPr>
                  <w:delText>07</w:delText>
                </w:r>
              </w:del>
            </w:ins>
          </w:p>
        </w:tc>
        <w:tc>
          <w:tcPr>
            <w:tcW w:w="1170" w:type="dxa"/>
          </w:tcPr>
          <w:p w14:paraId="685EB0A5" w14:textId="1F919F24" w:rsidR="00C1150F" w:rsidRPr="00C1150F" w:rsidDel="00581D77" w:rsidRDefault="00C1150F" w:rsidP="00C1150F">
            <w:pPr>
              <w:spacing w:after="0" w:line="240" w:lineRule="auto"/>
              <w:jc w:val="center"/>
              <w:rPr>
                <w:ins w:id="474" w:author="Markstrum, Alexis@Energy" w:date="2021-10-21T10:24:00Z"/>
                <w:del w:id="475" w:author="Alhabibi, Haider@Energy" w:date="2022-01-25T14:28:00Z"/>
                <w:rFonts w:eastAsia="Times New Roman" w:cstheme="minorHAnsi"/>
                <w:sz w:val="18"/>
                <w:szCs w:val="18"/>
              </w:rPr>
            </w:pPr>
            <w:ins w:id="476" w:author="Markstrum, Alexis@Energy" w:date="2021-10-21T10:24:00Z">
              <w:del w:id="477" w:author="Alhabibi, Haider@Energy" w:date="2022-01-25T14:28:00Z">
                <w:r w:rsidRPr="00C1150F" w:rsidDel="00581D77">
                  <w:rPr>
                    <w:rFonts w:eastAsia="Times New Roman" w:cstheme="minorHAnsi"/>
                    <w:sz w:val="18"/>
                    <w:szCs w:val="18"/>
                  </w:rPr>
                  <w:delText>08</w:delText>
                </w:r>
              </w:del>
            </w:ins>
          </w:p>
        </w:tc>
        <w:tc>
          <w:tcPr>
            <w:tcW w:w="900" w:type="dxa"/>
          </w:tcPr>
          <w:p w14:paraId="13AB886E" w14:textId="3092DA48" w:rsidR="00C1150F" w:rsidRPr="00C1150F" w:rsidDel="00581D77" w:rsidRDefault="00C1150F" w:rsidP="00C1150F">
            <w:pPr>
              <w:spacing w:after="0" w:line="240" w:lineRule="auto"/>
              <w:jc w:val="center"/>
              <w:rPr>
                <w:ins w:id="478" w:author="Markstrum, Alexis@Energy" w:date="2021-10-21T10:24:00Z"/>
                <w:del w:id="479" w:author="Alhabibi, Haider@Energy" w:date="2022-01-25T14:28:00Z"/>
                <w:rFonts w:eastAsia="Times New Roman" w:cstheme="minorHAnsi"/>
                <w:sz w:val="18"/>
                <w:szCs w:val="18"/>
              </w:rPr>
            </w:pPr>
            <w:ins w:id="480" w:author="Markstrum, Alexis@Energy" w:date="2021-10-21T10:24:00Z">
              <w:del w:id="481" w:author="Alhabibi, Haider@Energy" w:date="2022-01-25T14:28:00Z">
                <w:r w:rsidRPr="00C1150F" w:rsidDel="00581D77">
                  <w:rPr>
                    <w:rFonts w:eastAsia="Times New Roman" w:cstheme="minorHAnsi"/>
                    <w:sz w:val="18"/>
                    <w:szCs w:val="18"/>
                  </w:rPr>
                  <w:delText>09</w:delText>
                </w:r>
              </w:del>
            </w:ins>
          </w:p>
        </w:tc>
        <w:tc>
          <w:tcPr>
            <w:tcW w:w="1080" w:type="dxa"/>
          </w:tcPr>
          <w:p w14:paraId="369D9950" w14:textId="0CCCCA76" w:rsidR="00C1150F" w:rsidRPr="00C1150F" w:rsidDel="00581D77" w:rsidRDefault="00C1150F" w:rsidP="00C1150F">
            <w:pPr>
              <w:spacing w:after="0" w:line="240" w:lineRule="auto"/>
              <w:jc w:val="center"/>
              <w:rPr>
                <w:ins w:id="482" w:author="Markstrum, Alexis@Energy" w:date="2021-10-21T10:24:00Z"/>
                <w:del w:id="483" w:author="Alhabibi, Haider@Energy" w:date="2022-01-25T14:28:00Z"/>
                <w:rFonts w:eastAsia="Times New Roman" w:cstheme="minorHAnsi"/>
                <w:sz w:val="18"/>
                <w:szCs w:val="18"/>
              </w:rPr>
            </w:pPr>
            <w:ins w:id="484" w:author="Markstrum, Alexis@Energy" w:date="2021-10-21T10:24:00Z">
              <w:del w:id="485" w:author="Alhabibi, Haider@Energy" w:date="2022-01-25T14:28:00Z">
                <w:r w:rsidRPr="00C1150F" w:rsidDel="00581D77">
                  <w:rPr>
                    <w:rFonts w:eastAsia="Times New Roman" w:cstheme="minorHAnsi"/>
                    <w:sz w:val="18"/>
                    <w:szCs w:val="18"/>
                  </w:rPr>
                  <w:delText>10</w:delText>
                </w:r>
              </w:del>
            </w:ins>
          </w:p>
        </w:tc>
      </w:tr>
      <w:tr w:rsidR="00C1150F" w:rsidRPr="00C1150F" w:rsidDel="00581D77" w14:paraId="7A98A4DA" w14:textId="0C8F459E" w:rsidTr="00DC34CF">
        <w:trPr>
          <w:ins w:id="486" w:author="Markstrum, Alexis@Energy" w:date="2021-10-21T10:24:00Z"/>
          <w:del w:id="487" w:author="Alhabibi, Haider@Energy" w:date="2022-01-25T14:28:00Z"/>
        </w:trPr>
        <w:tc>
          <w:tcPr>
            <w:tcW w:w="895" w:type="dxa"/>
            <w:tcBorders>
              <w:top w:val="single" w:sz="4" w:space="0" w:color="auto"/>
              <w:left w:val="single" w:sz="4" w:space="0" w:color="auto"/>
              <w:bottom w:val="single" w:sz="4" w:space="0" w:color="auto"/>
              <w:right w:val="single" w:sz="4" w:space="0" w:color="auto"/>
            </w:tcBorders>
            <w:vAlign w:val="bottom"/>
          </w:tcPr>
          <w:p w14:paraId="01CE7B15" w14:textId="6A8B21ED"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488" w:author="Markstrum, Alexis@Energy" w:date="2021-10-21T10:24:00Z"/>
                <w:del w:id="489" w:author="Alhabibi, Haider@Energy" w:date="2022-01-25T14:28:00Z"/>
                <w:rFonts w:eastAsia="Times New Roman" w:cstheme="minorHAnsi"/>
                <w:sz w:val="18"/>
                <w:szCs w:val="18"/>
              </w:rPr>
            </w:pPr>
            <w:ins w:id="490" w:author="Markstrum, Alexis@Energy" w:date="2021-10-21T10:24:00Z">
              <w:del w:id="491" w:author="Alhabibi, Haider@Energy" w:date="2022-01-25T14:28:00Z">
                <w:r w:rsidRPr="00C1150F" w:rsidDel="00581D77">
                  <w:rPr>
                    <w:rFonts w:eastAsia="Times New Roman" w:cstheme="minorHAnsi"/>
                    <w:sz w:val="18"/>
                    <w:szCs w:val="18"/>
                  </w:rPr>
                  <w:lastRenderedPageBreak/>
                  <w:delText>Dwelling Unit Name</w:delText>
                </w:r>
              </w:del>
            </w:ins>
          </w:p>
        </w:tc>
        <w:tc>
          <w:tcPr>
            <w:tcW w:w="990" w:type="dxa"/>
            <w:vAlign w:val="bottom"/>
          </w:tcPr>
          <w:p w14:paraId="695485DB" w14:textId="3ECF844B"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492" w:author="Markstrum, Alexis@Energy" w:date="2021-10-21T10:24:00Z"/>
                <w:del w:id="493" w:author="Alhabibi, Haider@Energy" w:date="2022-01-25T14:28:00Z"/>
                <w:rFonts w:eastAsia="Times New Roman" w:cstheme="minorHAnsi"/>
                <w:sz w:val="18"/>
                <w:szCs w:val="18"/>
              </w:rPr>
            </w:pPr>
            <w:ins w:id="494" w:author="Markstrum, Alexis@Energy" w:date="2021-10-21T10:24:00Z">
              <w:del w:id="495" w:author="Alhabibi, Haider@Energy" w:date="2022-01-25T14:28:00Z">
                <w:r w:rsidRPr="00C1150F" w:rsidDel="00581D77">
                  <w:rPr>
                    <w:rFonts w:eastAsia="Times New Roman" w:cstheme="minorHAnsi"/>
                    <w:sz w:val="18"/>
                    <w:szCs w:val="18"/>
                  </w:rPr>
                  <w:delText>Water Heating System ID</w:delText>
                </w:r>
              </w:del>
            </w:ins>
          </w:p>
          <w:p w14:paraId="6AA0095C" w14:textId="76A1625A" w:rsidR="00C1150F" w:rsidRPr="00C1150F" w:rsidDel="00581D77" w:rsidRDefault="00C1150F" w:rsidP="00C1150F">
            <w:pPr>
              <w:spacing w:after="0" w:line="240" w:lineRule="auto"/>
              <w:jc w:val="center"/>
              <w:rPr>
                <w:ins w:id="496" w:author="Markstrum, Alexis@Energy" w:date="2021-10-21T10:24:00Z"/>
                <w:del w:id="497" w:author="Alhabibi, Haider@Energy" w:date="2022-01-25T14:28:00Z"/>
                <w:rFonts w:cstheme="minorHAnsi"/>
                <w:sz w:val="18"/>
                <w:szCs w:val="18"/>
              </w:rPr>
            </w:pPr>
            <w:ins w:id="498" w:author="Markstrum, Alexis@Energy" w:date="2021-10-21T10:24:00Z">
              <w:del w:id="499" w:author="Alhabibi, Haider@Energy" w:date="2022-01-25T14:28:00Z">
                <w:r w:rsidRPr="00C1150F" w:rsidDel="00581D77">
                  <w:rPr>
                    <w:rFonts w:eastAsia="Times New Roman" w:cstheme="minorHAnsi"/>
                    <w:sz w:val="18"/>
                    <w:szCs w:val="18"/>
                  </w:rPr>
                  <w:delText>or Name</w:delText>
                </w:r>
              </w:del>
            </w:ins>
          </w:p>
        </w:tc>
        <w:tc>
          <w:tcPr>
            <w:tcW w:w="1080" w:type="dxa"/>
            <w:vAlign w:val="bottom"/>
          </w:tcPr>
          <w:p w14:paraId="1894075C" w14:textId="1AE437C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500" w:author="Markstrum, Alexis@Energy" w:date="2021-10-21T10:24:00Z"/>
                <w:del w:id="501" w:author="Alhabibi, Haider@Energy" w:date="2022-01-25T14:28:00Z"/>
                <w:rFonts w:eastAsia="Times New Roman" w:cstheme="minorHAnsi"/>
                <w:sz w:val="18"/>
                <w:szCs w:val="18"/>
              </w:rPr>
            </w:pPr>
            <w:ins w:id="502" w:author="Markstrum, Alexis@Energy" w:date="2021-10-21T10:24:00Z">
              <w:del w:id="503" w:author="Alhabibi, Haider@Energy" w:date="2022-01-25T14:28:00Z">
                <w:r w:rsidRPr="00C1150F" w:rsidDel="00581D77">
                  <w:rPr>
                    <w:rFonts w:eastAsia="Times New Roman" w:cstheme="minorHAnsi"/>
                    <w:sz w:val="18"/>
                    <w:szCs w:val="18"/>
                  </w:rPr>
                  <w:delText>Modeled Equipment</w:delText>
                </w:r>
              </w:del>
            </w:ins>
          </w:p>
          <w:p w14:paraId="01EB0E58" w14:textId="28470E0F" w:rsidR="00C1150F" w:rsidRPr="00C1150F" w:rsidDel="00581D77" w:rsidRDefault="00C1150F" w:rsidP="00C1150F">
            <w:pPr>
              <w:spacing w:after="0" w:line="240" w:lineRule="auto"/>
              <w:jc w:val="center"/>
              <w:rPr>
                <w:ins w:id="504" w:author="Markstrum, Alexis@Energy" w:date="2021-10-21T10:24:00Z"/>
                <w:del w:id="505" w:author="Alhabibi, Haider@Energy" w:date="2022-01-25T14:28:00Z"/>
                <w:rFonts w:cstheme="minorHAnsi"/>
                <w:sz w:val="18"/>
                <w:szCs w:val="18"/>
              </w:rPr>
            </w:pPr>
            <w:ins w:id="506" w:author="Markstrum, Alexis@Energy" w:date="2021-10-21T10:24:00Z">
              <w:del w:id="507" w:author="Alhabibi, Haider@Energy" w:date="2022-01-25T14:28:00Z">
                <w:r w:rsidRPr="00C1150F" w:rsidDel="00581D77">
                  <w:rPr>
                    <w:rFonts w:eastAsia="Times New Roman" w:cstheme="minorHAnsi"/>
                    <w:sz w:val="18"/>
                    <w:szCs w:val="18"/>
                  </w:rPr>
                  <w:delText>Make and Model</w:delText>
                </w:r>
              </w:del>
            </w:ins>
          </w:p>
        </w:tc>
        <w:tc>
          <w:tcPr>
            <w:tcW w:w="990" w:type="dxa"/>
            <w:vAlign w:val="bottom"/>
          </w:tcPr>
          <w:p w14:paraId="3192091B" w14:textId="48F31690"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508" w:author="Markstrum, Alexis@Energy" w:date="2021-10-21T10:24:00Z"/>
                <w:del w:id="509" w:author="Alhabibi, Haider@Energy" w:date="2022-01-25T14:28:00Z"/>
                <w:rFonts w:eastAsia="Times New Roman" w:cstheme="minorHAnsi"/>
                <w:sz w:val="18"/>
                <w:szCs w:val="18"/>
              </w:rPr>
            </w:pPr>
            <w:ins w:id="510" w:author="Markstrum, Alexis@Energy" w:date="2021-10-21T10:24:00Z">
              <w:del w:id="511" w:author="Alhabibi, Haider@Energy" w:date="2022-01-25T14:28:00Z">
                <w:r w:rsidRPr="00C1150F" w:rsidDel="00581D77">
                  <w:rPr>
                    <w:rFonts w:eastAsia="Times New Roman" w:cstheme="minorHAnsi"/>
                    <w:sz w:val="18"/>
                    <w:szCs w:val="18"/>
                  </w:rPr>
                  <w:delText xml:space="preserve"># of </w:delText>
                </w:r>
                <w:r w:rsidRPr="00C1150F" w:rsidDel="00581D77">
                  <w:rPr>
                    <w:rFonts w:eastAsia="Times New Roman" w:cstheme="minorHAnsi"/>
                    <w:sz w:val="18"/>
                    <w:szCs w:val="20"/>
                  </w:rPr>
                  <w:delText xml:space="preserve">Like (or Identical) </w:delText>
                </w:r>
                <w:r w:rsidRPr="00C1150F" w:rsidDel="00581D77">
                  <w:rPr>
                    <w:rFonts w:eastAsia="Times New Roman" w:cstheme="minorHAnsi"/>
                    <w:sz w:val="18"/>
                    <w:szCs w:val="18"/>
                  </w:rPr>
                  <w:delText>Water Heaters in System</w:delText>
                </w:r>
              </w:del>
            </w:ins>
          </w:p>
        </w:tc>
        <w:tc>
          <w:tcPr>
            <w:tcW w:w="1080" w:type="dxa"/>
            <w:vAlign w:val="bottom"/>
          </w:tcPr>
          <w:p w14:paraId="4A74210F" w14:textId="30B5663C"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512" w:author="Markstrum, Alexis@Energy" w:date="2021-10-21T10:24:00Z"/>
                <w:del w:id="513" w:author="Alhabibi, Haider@Energy" w:date="2022-01-25T14:28:00Z"/>
                <w:rFonts w:eastAsia="Times New Roman" w:cstheme="minorHAnsi"/>
                <w:sz w:val="18"/>
                <w:szCs w:val="18"/>
              </w:rPr>
            </w:pPr>
            <w:ins w:id="514" w:author="Markstrum, Alexis@Energy" w:date="2021-10-21T10:24:00Z">
              <w:del w:id="515" w:author="Alhabibi, Haider@Energy" w:date="2022-01-25T14:28:00Z">
                <w:r w:rsidRPr="00C1150F" w:rsidDel="00581D77">
                  <w:rPr>
                    <w:rFonts w:eastAsia="Times New Roman" w:cstheme="minorHAnsi"/>
                    <w:sz w:val="18"/>
                    <w:szCs w:val="18"/>
                  </w:rPr>
                  <w:delText>Tank Location</w:delText>
                </w:r>
              </w:del>
            </w:ins>
          </w:p>
        </w:tc>
        <w:tc>
          <w:tcPr>
            <w:tcW w:w="1170" w:type="dxa"/>
            <w:vAlign w:val="bottom"/>
          </w:tcPr>
          <w:p w14:paraId="64251B88" w14:textId="3A1FD00F"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516" w:author="Markstrum, Alexis@Energy" w:date="2021-10-21T10:24:00Z"/>
                <w:del w:id="517" w:author="Alhabibi, Haider@Energy" w:date="2022-01-25T14:28:00Z"/>
                <w:rFonts w:eastAsia="Times New Roman" w:cstheme="minorHAnsi"/>
                <w:sz w:val="18"/>
                <w:szCs w:val="18"/>
              </w:rPr>
            </w:pPr>
            <w:ins w:id="518" w:author="Markstrum, Alexis@Energy" w:date="2021-10-21T10:24:00Z">
              <w:del w:id="519" w:author="Alhabibi, Haider@Energy" w:date="2022-01-25T14:28:00Z">
                <w:r w:rsidRPr="00C1150F" w:rsidDel="00581D77">
                  <w:rPr>
                    <w:rFonts w:eastAsia="Times New Roman" w:cstheme="minorHAnsi"/>
                    <w:sz w:val="18"/>
                    <w:szCs w:val="18"/>
                  </w:rPr>
                  <w:delText>Exterior Tank Insulation R-value</w:delText>
                </w:r>
              </w:del>
            </w:ins>
          </w:p>
        </w:tc>
        <w:tc>
          <w:tcPr>
            <w:tcW w:w="1530" w:type="dxa"/>
            <w:vAlign w:val="bottom"/>
          </w:tcPr>
          <w:p w14:paraId="7E9E1D80" w14:textId="717D9521"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520" w:author="Markstrum, Alexis@Energy" w:date="2021-10-21T10:24:00Z"/>
                <w:del w:id="521" w:author="Alhabibi, Haider@Energy" w:date="2022-01-25T14:28:00Z"/>
                <w:rFonts w:eastAsia="Times New Roman" w:cstheme="minorHAnsi"/>
                <w:sz w:val="18"/>
                <w:szCs w:val="18"/>
              </w:rPr>
            </w:pPr>
            <w:ins w:id="522" w:author="Markstrum, Alexis@Energy" w:date="2021-10-21T10:24:00Z">
              <w:del w:id="523" w:author="Alhabibi, Haider@Energy" w:date="2022-01-25T14:28:00Z">
                <w:r w:rsidRPr="00C1150F" w:rsidDel="00581D77">
                  <w:rPr>
                    <w:rFonts w:eastAsia="Times New Roman" w:cstheme="minorHAnsi"/>
                    <w:sz w:val="18"/>
                    <w:szCs w:val="18"/>
                  </w:rPr>
                  <w:delText>Dwelling Unit DHW System Distribution Type</w:delText>
                </w:r>
              </w:del>
            </w:ins>
          </w:p>
        </w:tc>
        <w:tc>
          <w:tcPr>
            <w:tcW w:w="1170" w:type="dxa"/>
            <w:vAlign w:val="bottom"/>
          </w:tcPr>
          <w:p w14:paraId="12DEA353" w14:textId="79CF1057"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524" w:author="Markstrum, Alexis@Energy" w:date="2021-10-21T10:24:00Z"/>
                <w:del w:id="525" w:author="Alhabibi, Haider@Energy" w:date="2022-01-25T14:28:00Z"/>
                <w:rFonts w:eastAsia="Times New Roman" w:cstheme="minorHAnsi"/>
                <w:sz w:val="18"/>
                <w:szCs w:val="18"/>
              </w:rPr>
            </w:pPr>
            <w:ins w:id="526" w:author="Markstrum, Alexis@Energy" w:date="2021-10-21T10:24:00Z">
              <w:del w:id="527" w:author="Alhabibi, Haider@Energy" w:date="2022-01-25T14:28:00Z">
                <w:r w:rsidRPr="00C1150F" w:rsidDel="00581D77">
                  <w:rPr>
                    <w:rFonts w:eastAsia="Times New Roman" w:cstheme="minorHAnsi"/>
                    <w:sz w:val="18"/>
                    <w:szCs w:val="18"/>
                  </w:rPr>
                  <w:delText>Compact Distrib.</w:delText>
                </w:r>
              </w:del>
            </w:ins>
          </w:p>
        </w:tc>
        <w:tc>
          <w:tcPr>
            <w:tcW w:w="900" w:type="dxa"/>
            <w:vAlign w:val="bottom"/>
          </w:tcPr>
          <w:p w14:paraId="022C6951" w14:textId="17B2D577" w:rsidR="00C1150F" w:rsidRPr="00C1150F" w:rsidDel="00581D77" w:rsidRDefault="00C1150F">
            <w:pPr>
              <w:keepNext/>
              <w:tabs>
                <w:tab w:val="left" w:pos="2160"/>
                <w:tab w:val="left" w:pos="2700"/>
                <w:tab w:val="left" w:pos="3420"/>
                <w:tab w:val="left" w:pos="3780"/>
                <w:tab w:val="left" w:pos="5760"/>
                <w:tab w:val="left" w:pos="7212"/>
              </w:tabs>
              <w:spacing w:after="0" w:line="240" w:lineRule="auto"/>
              <w:jc w:val="center"/>
              <w:rPr>
                <w:ins w:id="528" w:author="Markstrum, Alexis@Energy" w:date="2021-10-21T10:24:00Z"/>
                <w:del w:id="529" w:author="Alhabibi, Haider@Energy" w:date="2022-01-25T14:28:00Z"/>
                <w:rFonts w:eastAsia="Times New Roman" w:cstheme="minorHAnsi"/>
                <w:sz w:val="18"/>
                <w:szCs w:val="18"/>
              </w:rPr>
            </w:pPr>
            <w:ins w:id="530" w:author="Markstrum, Alexis@Energy" w:date="2021-10-21T10:24:00Z">
              <w:del w:id="531" w:author="Alhabibi, Haider@Energy" w:date="2022-01-25T14:28:00Z">
                <w:r w:rsidRPr="00C1150F" w:rsidDel="00581D77">
                  <w:rPr>
                    <w:rFonts w:eastAsia="Times New Roman" w:cstheme="minorHAnsi"/>
                    <w:sz w:val="18"/>
                    <w:szCs w:val="18"/>
                  </w:rPr>
                  <w:delText>Drain Water Heat Recovery</w:delText>
                </w:r>
              </w:del>
            </w:ins>
          </w:p>
        </w:tc>
        <w:tc>
          <w:tcPr>
            <w:tcW w:w="1080" w:type="dxa"/>
            <w:vAlign w:val="bottom"/>
          </w:tcPr>
          <w:p w14:paraId="7CD10ACF" w14:textId="42B3F372" w:rsidR="00C1150F" w:rsidRPr="00C1150F" w:rsidDel="00581D77" w:rsidRDefault="00C1150F">
            <w:pPr>
              <w:keepNext/>
              <w:tabs>
                <w:tab w:val="left" w:pos="2160"/>
                <w:tab w:val="left" w:pos="2700"/>
                <w:tab w:val="left" w:pos="3420"/>
                <w:tab w:val="left" w:pos="3780"/>
                <w:tab w:val="left" w:pos="5760"/>
                <w:tab w:val="left" w:pos="7212"/>
              </w:tabs>
              <w:spacing w:after="0" w:line="240" w:lineRule="auto"/>
              <w:jc w:val="center"/>
              <w:rPr>
                <w:ins w:id="532" w:author="Markstrum, Alexis@Energy" w:date="2021-10-21T10:24:00Z"/>
                <w:del w:id="533" w:author="Alhabibi, Haider@Energy" w:date="2022-01-25T14:28:00Z"/>
                <w:rFonts w:eastAsia="Times New Roman" w:cstheme="minorHAnsi"/>
                <w:sz w:val="18"/>
                <w:szCs w:val="18"/>
              </w:rPr>
            </w:pPr>
            <w:ins w:id="534" w:author="Markstrum, Alexis@Energy" w:date="2021-10-21T10:24:00Z">
              <w:del w:id="535" w:author="Alhabibi, Haider@Energy" w:date="2022-01-25T14:28:00Z">
                <w:r w:rsidRPr="00C1150F" w:rsidDel="00581D77">
                  <w:rPr>
                    <w:rFonts w:eastAsia="Times New Roman" w:cstheme="minorHAnsi"/>
                    <w:sz w:val="18"/>
                    <w:szCs w:val="18"/>
                  </w:rPr>
                  <w:delText>Simulated Equipment Make and Model</w:delText>
                </w:r>
              </w:del>
            </w:ins>
          </w:p>
        </w:tc>
      </w:tr>
      <w:tr w:rsidR="00C1150F" w:rsidRPr="00C1150F" w:rsidDel="00581D77" w14:paraId="4AFAAC5A" w14:textId="763F040B" w:rsidTr="00DC34CF">
        <w:trPr>
          <w:ins w:id="536" w:author="Markstrum, Alexis@Energy" w:date="2021-10-21T10:24:00Z"/>
          <w:del w:id="537" w:author="Alhabibi, Haider@Energy" w:date="2022-01-25T14:28:00Z"/>
        </w:trPr>
        <w:tc>
          <w:tcPr>
            <w:tcW w:w="895" w:type="dxa"/>
            <w:tcBorders>
              <w:top w:val="single" w:sz="4" w:space="0" w:color="auto"/>
              <w:left w:val="single" w:sz="4" w:space="0" w:color="auto"/>
              <w:bottom w:val="single" w:sz="4" w:space="0" w:color="auto"/>
              <w:right w:val="single" w:sz="4" w:space="0" w:color="auto"/>
            </w:tcBorders>
          </w:tcPr>
          <w:p w14:paraId="4CF9477D" w14:textId="6F6E72C5" w:rsidR="00C1150F" w:rsidRPr="00C1150F" w:rsidDel="00581D77" w:rsidRDefault="00C1150F" w:rsidP="00C1150F">
            <w:pPr>
              <w:spacing w:after="0" w:line="240" w:lineRule="auto"/>
              <w:jc w:val="center"/>
              <w:rPr>
                <w:ins w:id="538" w:author="Markstrum, Alexis@Energy" w:date="2021-10-21T10:24:00Z"/>
                <w:del w:id="539" w:author="Alhabibi, Haider@Energy" w:date="2022-01-25T14:28:00Z"/>
                <w:rFonts w:cstheme="minorHAnsi"/>
                <w:sz w:val="16"/>
                <w:szCs w:val="18"/>
              </w:rPr>
            </w:pPr>
            <w:ins w:id="540" w:author="Markstrum, Alexis@Energy" w:date="2021-10-21T10:24:00Z">
              <w:del w:id="541" w:author="Alhabibi, Haider@Energy" w:date="2022-01-25T14:28:00Z">
                <w:r w:rsidRPr="00C1150F" w:rsidDel="00581D77">
                  <w:rPr>
                    <w:rFonts w:eastAsia="Times New Roman" w:cstheme="minorHAnsi"/>
                    <w:sz w:val="16"/>
                    <w:szCs w:val="20"/>
                  </w:rPr>
                  <w:delText xml:space="preserve">&lt;&lt;reference value from CF1R; if Single Family, then value = Single Family&gt;&gt; </w:delText>
                </w:r>
              </w:del>
            </w:ins>
          </w:p>
        </w:tc>
        <w:tc>
          <w:tcPr>
            <w:tcW w:w="990" w:type="dxa"/>
          </w:tcPr>
          <w:p w14:paraId="12386FD6" w14:textId="7B35EE7E" w:rsidR="00C1150F" w:rsidRPr="00C1150F" w:rsidDel="00581D77" w:rsidRDefault="00C1150F" w:rsidP="00C1150F">
            <w:pPr>
              <w:spacing w:after="0" w:line="240" w:lineRule="auto"/>
              <w:jc w:val="center"/>
              <w:rPr>
                <w:ins w:id="542" w:author="Markstrum, Alexis@Energy" w:date="2021-10-21T10:24:00Z"/>
                <w:del w:id="543" w:author="Alhabibi, Haider@Energy" w:date="2022-01-25T14:28:00Z"/>
                <w:rFonts w:cstheme="minorHAnsi"/>
                <w:sz w:val="16"/>
                <w:szCs w:val="18"/>
              </w:rPr>
            </w:pPr>
            <w:ins w:id="544" w:author="Markstrum, Alexis@Energy" w:date="2021-10-21T10:24:00Z">
              <w:del w:id="545" w:author="Alhabibi, Haider@Energy" w:date="2022-01-25T14:28:00Z">
                <w:r w:rsidRPr="00C1150F" w:rsidDel="00581D77">
                  <w:rPr>
                    <w:rFonts w:cstheme="minorHAnsi"/>
                    <w:sz w:val="16"/>
                    <w:szCs w:val="18"/>
                  </w:rPr>
                  <w:delText>&lt;&lt;reference value from CF1R&gt;&gt;</w:delText>
                </w:r>
              </w:del>
            </w:ins>
          </w:p>
        </w:tc>
        <w:tc>
          <w:tcPr>
            <w:tcW w:w="1080" w:type="dxa"/>
          </w:tcPr>
          <w:p w14:paraId="1A272E06" w14:textId="5F0B4C96" w:rsidR="00C1150F" w:rsidRPr="00C1150F" w:rsidDel="00581D77" w:rsidRDefault="00C1150F" w:rsidP="00C1150F">
            <w:pPr>
              <w:spacing w:after="0" w:line="240" w:lineRule="auto"/>
              <w:jc w:val="center"/>
              <w:rPr>
                <w:ins w:id="546" w:author="Markstrum, Alexis@Energy" w:date="2021-10-21T10:24:00Z"/>
                <w:del w:id="547" w:author="Alhabibi, Haider@Energy" w:date="2022-01-25T14:28:00Z"/>
                <w:rFonts w:cstheme="minorHAnsi"/>
                <w:sz w:val="16"/>
                <w:szCs w:val="18"/>
              </w:rPr>
            </w:pPr>
            <w:ins w:id="548" w:author="Markstrum, Alexis@Energy" w:date="2021-10-21T10:24:00Z">
              <w:del w:id="549" w:author="Alhabibi, Haider@Energy" w:date="2022-01-25T14:28:00Z">
                <w:r w:rsidRPr="00C1150F" w:rsidDel="00581D77">
                  <w:rPr>
                    <w:rFonts w:cstheme="minorHAnsi"/>
                    <w:sz w:val="16"/>
                    <w:szCs w:val="20"/>
                  </w:rPr>
                  <w:delText>&lt;&lt;references value from CF1R-</w:delText>
                </w:r>
                <w:r w:rsidRPr="00DC34CF" w:rsidDel="00581D77">
                  <w:rPr>
                    <w:rFonts w:cstheme="minorHAnsi"/>
                    <w:sz w:val="16"/>
                    <w:szCs w:val="20"/>
                  </w:rPr>
                  <w:delText>PRF</w:delText>
                </w:r>
                <w:r w:rsidRPr="00C1150F" w:rsidDel="00581D77">
                  <w:rPr>
                    <w:rFonts w:cstheme="minorHAnsi"/>
                    <w:sz w:val="16"/>
                    <w:szCs w:val="20"/>
                  </w:rPr>
                  <w:delText xml:space="preserve">.  Else if prescriptive, display “NEEA Tier 3” </w:delText>
                </w:r>
                <w:r w:rsidRPr="00C1150F" w:rsidDel="00581D77">
                  <w:rPr>
                    <w:rFonts w:cstheme="minorHAnsi"/>
                    <w:sz w:val="16"/>
                    <w:szCs w:val="18"/>
                  </w:rPr>
                  <w:delText>&gt;&gt;</w:delText>
                </w:r>
              </w:del>
            </w:ins>
          </w:p>
        </w:tc>
        <w:tc>
          <w:tcPr>
            <w:tcW w:w="990" w:type="dxa"/>
          </w:tcPr>
          <w:p w14:paraId="6C1D6861" w14:textId="4F85F739" w:rsidR="00C1150F" w:rsidRPr="00C1150F" w:rsidDel="00581D77" w:rsidRDefault="00C1150F" w:rsidP="00C1150F">
            <w:pPr>
              <w:spacing w:after="0" w:line="240" w:lineRule="auto"/>
              <w:jc w:val="center"/>
              <w:rPr>
                <w:ins w:id="550" w:author="Markstrum, Alexis@Energy" w:date="2021-10-21T10:24:00Z"/>
                <w:del w:id="551" w:author="Alhabibi, Haider@Energy" w:date="2022-01-25T14:28:00Z"/>
                <w:rFonts w:eastAsia="Times New Roman" w:cstheme="minorHAnsi"/>
                <w:b/>
                <w:i/>
                <w:color w:val="FF0000"/>
                <w:sz w:val="16"/>
                <w:szCs w:val="18"/>
              </w:rPr>
            </w:pPr>
            <w:ins w:id="552" w:author="Markstrum, Alexis@Energy" w:date="2021-10-21T10:24:00Z">
              <w:del w:id="553" w:author="Alhabibi, Haider@Energy" w:date="2022-01-25T14:28:00Z">
                <w:r w:rsidRPr="00C1150F" w:rsidDel="00581D77">
                  <w:rPr>
                    <w:rFonts w:cstheme="minorHAnsi"/>
                    <w:sz w:val="16"/>
                    <w:szCs w:val="18"/>
                  </w:rPr>
                  <w:delText>&lt;&lt;references values from CF1R&gt;&gt;</w:delText>
                </w:r>
              </w:del>
            </w:ins>
          </w:p>
        </w:tc>
        <w:tc>
          <w:tcPr>
            <w:tcW w:w="1080" w:type="dxa"/>
          </w:tcPr>
          <w:p w14:paraId="3F3A4707" w14:textId="616A32A7"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554" w:author="Markstrum, Alexis@Energy" w:date="2021-10-21T10:24:00Z"/>
                <w:del w:id="555" w:author="Alhabibi, Haider@Energy" w:date="2022-01-25T14:28:00Z"/>
                <w:rFonts w:eastAsia="Times New Roman" w:cstheme="minorHAnsi"/>
                <w:b/>
                <w:i/>
                <w:color w:val="FF0000"/>
                <w:sz w:val="16"/>
                <w:szCs w:val="18"/>
              </w:rPr>
            </w:pPr>
            <w:ins w:id="556" w:author="Markstrum, Alexis@Energy" w:date="2021-10-21T10:24:00Z">
              <w:del w:id="557" w:author="Alhabibi, Haider@Energy" w:date="2022-01-25T14:28:00Z">
                <w:r w:rsidRPr="00C1150F" w:rsidDel="00581D77">
                  <w:rPr>
                    <w:rFonts w:eastAsia="Times New Roman" w:cstheme="minorHAnsi"/>
                    <w:sz w:val="16"/>
                    <w:szCs w:val="20"/>
                  </w:rPr>
                  <w:delText>&lt;&lt; Reference value from CF1R&gt;&gt;</w:delText>
                </w:r>
              </w:del>
            </w:ins>
          </w:p>
        </w:tc>
        <w:tc>
          <w:tcPr>
            <w:tcW w:w="1170" w:type="dxa"/>
          </w:tcPr>
          <w:p w14:paraId="39C39FB3" w14:textId="42260E8E" w:rsidR="00C1150F" w:rsidRPr="00C1150F" w:rsidDel="00581D77" w:rsidRDefault="00C1150F" w:rsidP="00C1150F">
            <w:pPr>
              <w:spacing w:after="0" w:line="240" w:lineRule="auto"/>
              <w:jc w:val="center"/>
              <w:rPr>
                <w:ins w:id="558" w:author="Markstrum, Alexis@Energy" w:date="2021-10-21T10:24:00Z"/>
                <w:del w:id="559" w:author="Alhabibi, Haider@Energy" w:date="2022-01-25T14:28:00Z"/>
                <w:rFonts w:cstheme="minorHAnsi"/>
                <w:sz w:val="16"/>
                <w:szCs w:val="18"/>
              </w:rPr>
            </w:pPr>
            <w:ins w:id="560" w:author="Markstrum, Alexis@Energy" w:date="2021-10-21T10:24:00Z">
              <w:del w:id="561" w:author="Alhabibi, Haider@Energy" w:date="2022-01-25T14:28:00Z">
                <w:r w:rsidRPr="00C1150F" w:rsidDel="00581D77">
                  <w:rPr>
                    <w:rFonts w:cstheme="minorHAnsi"/>
                    <w:sz w:val="16"/>
                    <w:szCs w:val="18"/>
                  </w:rPr>
                  <w:delText>&lt;&lt;reference values from CF1R-</w:delText>
                </w:r>
                <w:r w:rsidRPr="00DC34CF" w:rsidDel="00581D77">
                  <w:rPr>
                    <w:rFonts w:cstheme="minorHAnsi"/>
                    <w:sz w:val="16"/>
                    <w:szCs w:val="18"/>
                  </w:rPr>
                  <w:delText>PRF</w:delText>
                </w:r>
                <w:r w:rsidRPr="00C1150F" w:rsidDel="00581D77">
                  <w:rPr>
                    <w:rFonts w:cstheme="minorHAnsi"/>
                    <w:sz w:val="16"/>
                    <w:szCs w:val="18"/>
                  </w:rPr>
                  <w:delText>; else NA&gt;&gt;</w:delText>
                </w:r>
              </w:del>
            </w:ins>
          </w:p>
        </w:tc>
        <w:tc>
          <w:tcPr>
            <w:tcW w:w="1530" w:type="dxa"/>
          </w:tcPr>
          <w:p w14:paraId="20D26CCC" w14:textId="27607886"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62" w:author="Markstrum, Alexis@Energy" w:date="2021-10-21T10:24:00Z"/>
                <w:del w:id="563" w:author="Alhabibi, Haider@Energy" w:date="2022-01-25T14:28:00Z"/>
                <w:rFonts w:eastAsia="Times New Roman" w:cstheme="minorHAnsi"/>
                <w:sz w:val="14"/>
                <w:szCs w:val="16"/>
              </w:rPr>
            </w:pPr>
            <w:ins w:id="564" w:author="Markstrum, Alexis@Energy" w:date="2021-10-21T10:24:00Z">
              <w:del w:id="565" w:author="Alhabibi, Haider@Energy" w:date="2022-01-25T14:28:00Z">
                <w:r w:rsidRPr="00C1150F" w:rsidDel="00581D77">
                  <w:rPr>
                    <w:rFonts w:eastAsia="Times New Roman" w:cstheme="minorHAnsi"/>
                    <w:sz w:val="14"/>
                    <w:szCs w:val="16"/>
                  </w:rPr>
                  <w:delText xml:space="preserve">&lt;&lt;reference values from CF1R </w:delText>
                </w:r>
              </w:del>
            </w:ins>
          </w:p>
          <w:p w14:paraId="43A48E9F" w14:textId="00BF3C29"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66" w:author="Markstrum, Alexis@Energy" w:date="2021-10-21T10:24:00Z"/>
                <w:del w:id="567" w:author="Alhabibi, Haider@Energy" w:date="2022-01-25T14:28:00Z"/>
                <w:rFonts w:eastAsia="Times New Roman" w:cstheme="minorHAnsi"/>
                <w:sz w:val="14"/>
                <w:szCs w:val="16"/>
              </w:rPr>
            </w:pPr>
            <w:ins w:id="568" w:author="Markstrum, Alexis@Energy" w:date="2021-10-21T10:24:00Z">
              <w:del w:id="569" w:author="Alhabibi, Haider@Energy" w:date="2022-01-25T14:28:00Z">
                <w:r w:rsidRPr="00C1150F" w:rsidDel="00581D77">
                  <w:rPr>
                    <w:rFonts w:eastAsia="Times New Roman" w:cstheme="minorHAnsi"/>
                    <w:sz w:val="14"/>
                    <w:szCs w:val="16"/>
                  </w:rPr>
                  <w:delText>If performance, then allowed values are</w:delText>
                </w:r>
              </w:del>
            </w:ins>
          </w:p>
          <w:p w14:paraId="1B0052AA" w14:textId="2F71590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70" w:author="Markstrum, Alexis@Energy" w:date="2021-10-21T10:24:00Z"/>
                <w:del w:id="571" w:author="Alhabibi, Haider@Energy" w:date="2022-01-25T14:28:00Z"/>
                <w:rFonts w:eastAsia="Times New Roman" w:cstheme="minorHAnsi"/>
                <w:sz w:val="14"/>
                <w:szCs w:val="16"/>
              </w:rPr>
            </w:pPr>
            <w:ins w:id="572" w:author="Markstrum, Alexis@Energy" w:date="2021-10-21T10:24:00Z">
              <w:del w:id="573" w:author="Alhabibi, Haider@Energy" w:date="2022-01-25T14:28:00Z">
                <w:r w:rsidRPr="00C1150F" w:rsidDel="00581D77">
                  <w:rPr>
                    <w:rFonts w:eastAsia="Times New Roman" w:cstheme="minorHAnsi"/>
                    <w:sz w:val="14"/>
                    <w:szCs w:val="16"/>
                  </w:rPr>
                  <w:delText>*Standard Distribution System</w:delText>
                </w:r>
              </w:del>
            </w:ins>
          </w:p>
          <w:p w14:paraId="7670029F" w14:textId="3F068D5D"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74" w:author="Markstrum, Alexis@Energy" w:date="2021-10-21T10:24:00Z"/>
                <w:del w:id="575" w:author="Alhabibi, Haider@Energy" w:date="2022-01-25T14:28:00Z"/>
                <w:rFonts w:eastAsia="Times New Roman" w:cstheme="minorHAnsi"/>
                <w:sz w:val="14"/>
                <w:szCs w:val="16"/>
              </w:rPr>
            </w:pPr>
            <w:ins w:id="576" w:author="Markstrum, Alexis@Energy" w:date="2021-10-21T10:24:00Z">
              <w:del w:id="577" w:author="Alhabibi, Haider@Energy" w:date="2022-01-25T14:28:00Z">
                <w:r w:rsidRPr="00C1150F" w:rsidDel="00581D77">
                  <w:rPr>
                    <w:rFonts w:eastAsia="Times New Roman" w:cstheme="minorHAnsi"/>
                    <w:sz w:val="14"/>
                    <w:szCs w:val="16"/>
                  </w:rPr>
                  <w:delText>* Point of Use</w:delText>
                </w:r>
              </w:del>
            </w:ins>
          </w:p>
          <w:p w14:paraId="422176D0" w14:textId="742CD7B3"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78" w:author="Markstrum, Alexis@Energy" w:date="2021-10-21T10:24:00Z"/>
                <w:del w:id="579" w:author="Alhabibi, Haider@Energy" w:date="2022-01-25T14:28:00Z"/>
                <w:rFonts w:eastAsia="Times New Roman" w:cstheme="minorHAnsi"/>
                <w:sz w:val="14"/>
                <w:szCs w:val="16"/>
              </w:rPr>
            </w:pPr>
            <w:ins w:id="580" w:author="Markstrum, Alexis@Energy" w:date="2021-10-21T10:24:00Z">
              <w:del w:id="581" w:author="Alhabibi, Haider@Energy" w:date="2022-01-25T14:28:00Z">
                <w:r w:rsidRPr="00C1150F" w:rsidDel="00581D77">
                  <w:rPr>
                    <w:rFonts w:eastAsia="Times New Roman" w:cstheme="minorHAnsi"/>
                    <w:sz w:val="14"/>
                    <w:szCs w:val="16"/>
                  </w:rPr>
                  <w:delText xml:space="preserve">* Parallel Piping </w:delText>
                </w:r>
              </w:del>
            </w:ins>
          </w:p>
          <w:p w14:paraId="18D7D684" w14:textId="18AD4EC6"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82" w:author="Markstrum, Alexis@Energy" w:date="2021-10-21T10:24:00Z"/>
                <w:del w:id="583" w:author="Alhabibi, Haider@Energy" w:date="2022-01-25T14:28:00Z"/>
                <w:rFonts w:eastAsia="Times New Roman" w:cstheme="minorHAnsi"/>
                <w:sz w:val="14"/>
                <w:szCs w:val="16"/>
              </w:rPr>
            </w:pPr>
            <w:ins w:id="584" w:author="Markstrum, Alexis@Energy" w:date="2021-10-21T10:24:00Z">
              <w:del w:id="585" w:author="Alhabibi, Haider@Energy" w:date="2022-01-25T14:28:00Z">
                <w:r w:rsidRPr="00C1150F" w:rsidDel="00581D77">
                  <w:rPr>
                    <w:rFonts w:eastAsia="Times New Roman" w:cstheme="minorHAnsi"/>
                    <w:sz w:val="14"/>
                    <w:szCs w:val="16"/>
                  </w:rPr>
                  <w:delText>*Recirculation System Non-Demand Control</w:delText>
                </w:r>
              </w:del>
            </w:ins>
          </w:p>
          <w:p w14:paraId="2B4D4E56" w14:textId="4C4DF9E5"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86" w:author="Markstrum, Alexis@Energy" w:date="2021-10-21T10:24:00Z"/>
                <w:del w:id="587" w:author="Alhabibi, Haider@Energy" w:date="2022-01-25T14:28:00Z"/>
                <w:rFonts w:eastAsia="Times New Roman" w:cstheme="minorHAnsi"/>
                <w:sz w:val="14"/>
                <w:szCs w:val="16"/>
              </w:rPr>
            </w:pPr>
            <w:ins w:id="588" w:author="Markstrum, Alexis@Energy" w:date="2021-10-21T10:24:00Z">
              <w:del w:id="589" w:author="Alhabibi, Haider@Energy" w:date="2022-01-25T14:28:00Z">
                <w:r w:rsidRPr="00C1150F" w:rsidDel="00581D77">
                  <w:rPr>
                    <w:rFonts w:eastAsia="Times New Roman" w:cstheme="minorHAnsi"/>
                    <w:sz w:val="14"/>
                    <w:szCs w:val="16"/>
                  </w:rPr>
                  <w:delText xml:space="preserve">* Demand Recirculation Manual Control </w:delText>
                </w:r>
              </w:del>
            </w:ins>
          </w:p>
          <w:p w14:paraId="4FC2FE8D" w14:textId="3E71CFA1"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90" w:author="Markstrum, Alexis@Energy" w:date="2021-10-21T10:24:00Z"/>
                <w:del w:id="591" w:author="Alhabibi, Haider@Energy" w:date="2022-01-25T14:28:00Z"/>
                <w:rFonts w:eastAsia="Times New Roman" w:cstheme="minorHAnsi"/>
                <w:sz w:val="14"/>
                <w:szCs w:val="16"/>
              </w:rPr>
            </w:pPr>
            <w:ins w:id="592" w:author="Markstrum, Alexis@Energy" w:date="2021-10-21T10:24:00Z">
              <w:del w:id="593" w:author="Alhabibi, Haider@Energy" w:date="2022-01-25T14:28:00Z">
                <w:r w:rsidRPr="00C1150F" w:rsidDel="00581D77">
                  <w:rPr>
                    <w:rFonts w:eastAsia="Times New Roman" w:cstheme="minorHAnsi"/>
                    <w:sz w:val="14"/>
                    <w:szCs w:val="16"/>
                  </w:rPr>
                  <w:delText xml:space="preserve">* Demand Recirculation Sensor Control </w:delText>
                </w:r>
              </w:del>
            </w:ins>
          </w:p>
          <w:p w14:paraId="06AC41BD" w14:textId="70715C9A"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94" w:author="Markstrum, Alexis@Energy" w:date="2021-10-21T10:24:00Z"/>
                <w:del w:id="595" w:author="Alhabibi, Haider@Energy" w:date="2022-01-25T14:28:00Z"/>
                <w:rFonts w:ascii="Calibri" w:eastAsia="Times New Roman" w:hAnsi="Calibri" w:cs="Times New Roman"/>
                <w:sz w:val="14"/>
                <w:szCs w:val="14"/>
              </w:rPr>
            </w:pPr>
            <w:ins w:id="596" w:author="Markstrum, Alexis@Energy" w:date="2021-10-21T10:24:00Z">
              <w:del w:id="597" w:author="Alhabibi, Haider@Energy" w:date="2022-01-25T14:28:00Z">
                <w:r w:rsidRPr="00C1150F" w:rsidDel="00581D77">
                  <w:rPr>
                    <w:rFonts w:ascii="Calibri" w:eastAsia="Times New Roman" w:hAnsi="Calibri" w:cs="Times New Roman"/>
                    <w:sz w:val="14"/>
                    <w:szCs w:val="14"/>
                  </w:rPr>
                  <w:delText>*HERS-Verified Pipe Insulation Credit</w:delText>
                </w:r>
              </w:del>
            </w:ins>
          </w:p>
          <w:p w14:paraId="1962B353" w14:textId="6EB4535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98" w:author="Markstrum, Alexis@Energy" w:date="2021-10-21T10:24:00Z"/>
                <w:del w:id="599" w:author="Alhabibi, Haider@Energy" w:date="2022-01-25T14:28:00Z"/>
                <w:rFonts w:ascii="Calibri" w:eastAsia="Times New Roman" w:hAnsi="Calibri" w:cs="Times New Roman"/>
                <w:sz w:val="14"/>
                <w:szCs w:val="14"/>
              </w:rPr>
            </w:pPr>
            <w:ins w:id="600" w:author="Markstrum, Alexis@Energy" w:date="2021-10-21T10:24:00Z">
              <w:del w:id="601" w:author="Alhabibi, Haider@Energy" w:date="2022-01-25T14:28:00Z">
                <w:r w:rsidRPr="00C1150F" w:rsidDel="00581D77">
                  <w:rPr>
                    <w:rFonts w:ascii="Calibri" w:eastAsia="Times New Roman" w:hAnsi="Calibri" w:cs="Times New Roman"/>
                    <w:sz w:val="14"/>
                    <w:szCs w:val="14"/>
                  </w:rPr>
                  <w:delText xml:space="preserve">* HERS-Verified Parallel Piping </w:delText>
                </w:r>
              </w:del>
            </w:ins>
          </w:p>
          <w:p w14:paraId="7A862B73" w14:textId="35699D7F"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602" w:author="Markstrum, Alexis@Energy" w:date="2021-10-21T10:24:00Z"/>
                <w:del w:id="603" w:author="Alhabibi, Haider@Energy" w:date="2022-01-25T14:28:00Z"/>
                <w:rFonts w:ascii="Calibri" w:eastAsia="Times New Roman" w:hAnsi="Calibri" w:cs="Times New Roman"/>
                <w:sz w:val="14"/>
                <w:szCs w:val="14"/>
              </w:rPr>
            </w:pPr>
            <w:ins w:id="604" w:author="Markstrum, Alexis@Energy" w:date="2021-10-21T10:24:00Z">
              <w:del w:id="605" w:author="Alhabibi, Haider@Energy" w:date="2022-01-25T14:28:00Z">
                <w:r w:rsidRPr="00C1150F" w:rsidDel="00581D77">
                  <w:rPr>
                    <w:rFonts w:ascii="Calibri" w:eastAsia="Times New Roman" w:hAnsi="Calibri" w:cs="Times New Roman"/>
                    <w:sz w:val="14"/>
                    <w:szCs w:val="14"/>
                  </w:rPr>
                  <w:delText xml:space="preserve">* HERS-Verified Demand Recirculation Manual Control </w:delText>
                </w:r>
              </w:del>
            </w:ins>
          </w:p>
          <w:p w14:paraId="083DD2BE" w14:textId="3C1974F8"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606" w:author="Markstrum, Alexis@Energy" w:date="2021-10-21T10:24:00Z"/>
                <w:del w:id="607" w:author="Alhabibi, Haider@Energy" w:date="2022-01-25T14:28:00Z"/>
                <w:rFonts w:ascii="Calibri" w:eastAsia="Times New Roman" w:hAnsi="Calibri" w:cs="Times New Roman"/>
                <w:sz w:val="14"/>
                <w:szCs w:val="14"/>
              </w:rPr>
            </w:pPr>
            <w:ins w:id="608" w:author="Markstrum, Alexis@Energy" w:date="2021-10-21T10:24:00Z">
              <w:del w:id="609" w:author="Alhabibi, Haider@Energy" w:date="2022-01-25T14:28:00Z">
                <w:r w:rsidRPr="00C1150F" w:rsidDel="00581D77">
                  <w:rPr>
                    <w:rFonts w:ascii="Calibri" w:eastAsia="Times New Roman" w:hAnsi="Calibri" w:cs="Times New Roman"/>
                    <w:sz w:val="14"/>
                    <w:szCs w:val="14"/>
                  </w:rPr>
                  <w:delText xml:space="preserve">* HERS-Verified Demand Recirculation Sensor Control; </w:delText>
                </w:r>
              </w:del>
            </w:ins>
          </w:p>
          <w:p w14:paraId="46CA6F28" w14:textId="6DA4C20E" w:rsidR="00C1150F" w:rsidRPr="00C1150F" w:rsidDel="00581D77" w:rsidRDefault="00C1150F" w:rsidP="00C1150F">
            <w:pPr>
              <w:spacing w:after="0" w:line="240" w:lineRule="auto"/>
              <w:rPr>
                <w:ins w:id="610" w:author="Markstrum, Alexis@Energy" w:date="2021-10-21T10:24:00Z"/>
                <w:del w:id="611" w:author="Alhabibi, Haider@Energy" w:date="2022-01-25T14:28:00Z"/>
                <w:rFonts w:ascii="Calibri" w:hAnsi="Calibri" w:cstheme="minorHAnsi"/>
                <w:sz w:val="14"/>
                <w:szCs w:val="16"/>
              </w:rPr>
            </w:pPr>
            <w:ins w:id="612" w:author="Markstrum, Alexis@Energy" w:date="2021-10-21T10:24:00Z">
              <w:del w:id="613" w:author="Alhabibi, Haider@Energy" w:date="2022-01-25T14:28:00Z">
                <w:r w:rsidRPr="00C1150F" w:rsidDel="00581D77">
                  <w:rPr>
                    <w:rFonts w:ascii="Calibri" w:hAnsi="Calibri" w:cstheme="minorHAnsi"/>
                    <w:sz w:val="14"/>
                    <w:szCs w:val="16"/>
                  </w:rPr>
                  <w:delText xml:space="preserve">Else if prescriptive,  </w:delText>
                </w:r>
              </w:del>
            </w:ins>
          </w:p>
          <w:p w14:paraId="5F172AD8" w14:textId="2544EB2E" w:rsidR="00C1150F" w:rsidRPr="00C1150F" w:rsidDel="00581D77" w:rsidRDefault="00C1150F" w:rsidP="00C1150F">
            <w:pPr>
              <w:spacing w:after="0" w:line="240" w:lineRule="auto"/>
              <w:rPr>
                <w:ins w:id="614" w:author="Markstrum, Alexis@Energy" w:date="2021-10-21T10:24:00Z"/>
                <w:del w:id="615" w:author="Alhabibi, Haider@Energy" w:date="2022-01-25T14:28:00Z"/>
                <w:rFonts w:ascii="Calibri" w:hAnsi="Calibri" w:cstheme="minorHAnsi"/>
                <w:sz w:val="14"/>
                <w:szCs w:val="16"/>
              </w:rPr>
            </w:pPr>
            <w:ins w:id="616" w:author="Markstrum, Alexis@Energy" w:date="2021-10-21T10:24:00Z">
              <w:del w:id="617" w:author="Alhabibi, Haider@Energy" w:date="2022-01-25T14:28:00Z">
                <w:r w:rsidRPr="00C1150F" w:rsidDel="00581D77">
                  <w:rPr>
                    <w:rFonts w:ascii="Calibri" w:hAnsi="Calibri" w:cstheme="minorHAnsi"/>
                    <w:sz w:val="14"/>
                    <w:szCs w:val="16"/>
                  </w:rPr>
                  <w:delText xml:space="preserve">Allowed values are </w:delText>
                </w:r>
              </w:del>
            </w:ins>
          </w:p>
          <w:p w14:paraId="16D38E17" w14:textId="56C4B6EC" w:rsidR="00C1150F" w:rsidRPr="00C1150F" w:rsidDel="00581D77" w:rsidRDefault="00C1150F" w:rsidP="00C1150F">
            <w:pPr>
              <w:spacing w:after="0" w:line="240" w:lineRule="auto"/>
              <w:rPr>
                <w:ins w:id="618" w:author="Markstrum, Alexis@Energy" w:date="2021-10-21T10:24:00Z"/>
                <w:del w:id="619" w:author="Alhabibi, Haider@Energy" w:date="2022-01-25T14:28:00Z"/>
                <w:rFonts w:ascii="Calibri" w:hAnsi="Calibri" w:cstheme="minorHAnsi"/>
                <w:sz w:val="14"/>
                <w:szCs w:val="16"/>
              </w:rPr>
            </w:pPr>
            <w:ins w:id="620" w:author="Markstrum, Alexis@Energy" w:date="2021-10-21T10:24:00Z">
              <w:del w:id="621" w:author="Alhabibi, Haider@Energy" w:date="2022-01-25T14:28:00Z">
                <w:r w:rsidRPr="00C1150F" w:rsidDel="00581D77">
                  <w:rPr>
                    <w:rFonts w:ascii="Calibri" w:hAnsi="Calibri" w:cstheme="minorHAnsi"/>
                    <w:sz w:val="14"/>
                    <w:szCs w:val="16"/>
                  </w:rPr>
                  <w:delText>*Standard Distribution System</w:delText>
                </w:r>
              </w:del>
            </w:ins>
          </w:p>
          <w:p w14:paraId="4CFED83B" w14:textId="4B287CFA" w:rsidR="00C1150F" w:rsidRPr="00C1150F" w:rsidDel="00581D77" w:rsidRDefault="00C1150F" w:rsidP="00C1150F">
            <w:pPr>
              <w:spacing w:after="0" w:line="240" w:lineRule="auto"/>
              <w:rPr>
                <w:ins w:id="622" w:author="Markstrum, Alexis@Energy" w:date="2021-10-21T10:24:00Z"/>
                <w:del w:id="623" w:author="Alhabibi, Haider@Energy" w:date="2022-01-25T14:28:00Z"/>
                <w:rFonts w:ascii="Calibri" w:hAnsi="Calibri" w:cstheme="minorHAnsi"/>
                <w:sz w:val="14"/>
                <w:szCs w:val="16"/>
              </w:rPr>
            </w:pPr>
            <w:ins w:id="624" w:author="Markstrum, Alexis@Energy" w:date="2021-10-21T10:24:00Z">
              <w:del w:id="625" w:author="Alhabibi, Haider@Energy" w:date="2022-01-25T14:28:00Z">
                <w:r w:rsidRPr="00C1150F" w:rsidDel="00581D77">
                  <w:rPr>
                    <w:rFonts w:ascii="Calibri" w:hAnsi="Calibri" w:cstheme="minorHAnsi"/>
                    <w:sz w:val="14"/>
                    <w:szCs w:val="16"/>
                  </w:rPr>
                  <w:delText>*Demand Recirculation</w:delText>
                </w:r>
              </w:del>
            </w:ins>
          </w:p>
          <w:p w14:paraId="67BA1B09" w14:textId="490927EA" w:rsidR="00C1150F" w:rsidRPr="00C1150F" w:rsidDel="00581D77" w:rsidRDefault="00C1150F" w:rsidP="00C1150F">
            <w:pPr>
              <w:spacing w:after="0" w:line="240" w:lineRule="auto"/>
              <w:rPr>
                <w:ins w:id="626" w:author="Markstrum, Alexis@Energy" w:date="2021-10-21T10:24:00Z"/>
                <w:del w:id="627" w:author="Alhabibi, Haider@Energy" w:date="2022-01-25T14:28:00Z"/>
                <w:rFonts w:cstheme="minorHAnsi"/>
                <w:sz w:val="16"/>
                <w:szCs w:val="18"/>
              </w:rPr>
            </w:pPr>
            <w:ins w:id="628" w:author="Markstrum, Alexis@Energy" w:date="2021-10-21T10:24:00Z">
              <w:del w:id="629" w:author="Alhabibi, Haider@Energy" w:date="2022-01-25T14:28:00Z">
                <w:r w:rsidRPr="00C1150F" w:rsidDel="00581D77">
                  <w:rPr>
                    <w:rFonts w:ascii="Calibri" w:hAnsi="Calibri" w:cstheme="minorHAnsi"/>
                    <w:sz w:val="14"/>
                    <w:szCs w:val="16"/>
                  </w:rPr>
                  <w:delText>* Demand Recirculation Manual Control&gt;&gt;</w:delText>
                </w:r>
                <w:r w:rsidRPr="00C1150F" w:rsidDel="00581D77">
                  <w:rPr>
                    <w:rFonts w:cstheme="minorHAnsi"/>
                    <w:sz w:val="16"/>
                    <w:szCs w:val="18"/>
                  </w:rPr>
                  <w:delText xml:space="preserve"> </w:delText>
                </w:r>
              </w:del>
            </w:ins>
          </w:p>
        </w:tc>
        <w:tc>
          <w:tcPr>
            <w:tcW w:w="1170" w:type="dxa"/>
          </w:tcPr>
          <w:p w14:paraId="69AC0CAC" w14:textId="4350470C" w:rsidR="00C1150F" w:rsidRPr="00C1150F" w:rsidDel="00581D77" w:rsidRDefault="00C1150F" w:rsidP="00C1150F">
            <w:pPr>
              <w:spacing w:after="0" w:line="240" w:lineRule="auto"/>
              <w:rPr>
                <w:ins w:id="630" w:author="Markstrum, Alexis@Energy" w:date="2021-10-21T10:24:00Z"/>
                <w:del w:id="631" w:author="Alhabibi, Haider@Energy" w:date="2022-01-25T14:28:00Z"/>
                <w:rFonts w:cstheme="minorHAnsi"/>
                <w:sz w:val="16"/>
                <w:szCs w:val="18"/>
              </w:rPr>
            </w:pPr>
            <w:ins w:id="632" w:author="Markstrum, Alexis@Energy" w:date="2021-10-21T10:24:00Z">
              <w:del w:id="633" w:author="Alhabibi, Haider@Energy" w:date="2022-01-25T14:28:00Z">
                <w:r w:rsidRPr="00C1150F" w:rsidDel="00581D77">
                  <w:rPr>
                    <w:rFonts w:cstheme="minorHAnsi"/>
                    <w:sz w:val="16"/>
                    <w:szCs w:val="18"/>
                  </w:rPr>
                  <w:delText xml:space="preserve">&lt;&lt;reference values from CF1R.  Allowed values are </w:delText>
                </w:r>
              </w:del>
            </w:ins>
          </w:p>
          <w:p w14:paraId="086F0B9D" w14:textId="30C8C25E" w:rsidR="00C1150F" w:rsidRPr="00C1150F" w:rsidDel="00581D77" w:rsidRDefault="00C1150F" w:rsidP="00C1150F">
            <w:pPr>
              <w:spacing w:after="0" w:line="240" w:lineRule="auto"/>
              <w:rPr>
                <w:ins w:id="634" w:author="Markstrum, Alexis@Energy" w:date="2021-10-21T10:24:00Z"/>
                <w:del w:id="635" w:author="Alhabibi, Haider@Energy" w:date="2022-01-25T14:28:00Z"/>
                <w:rFonts w:cstheme="minorHAnsi"/>
                <w:sz w:val="16"/>
                <w:szCs w:val="18"/>
              </w:rPr>
            </w:pPr>
            <w:ins w:id="636" w:author="Markstrum, Alexis@Energy" w:date="2021-10-21T10:24:00Z">
              <w:del w:id="637" w:author="Alhabibi, Haider@Energy" w:date="2022-01-25T14:28:00Z">
                <w:r w:rsidRPr="00C1150F" w:rsidDel="00581D77">
                  <w:rPr>
                    <w:rFonts w:cstheme="minorHAnsi"/>
                    <w:sz w:val="16"/>
                    <w:szCs w:val="18"/>
                  </w:rPr>
                  <w:delText>*Basic</w:delText>
                </w:r>
              </w:del>
            </w:ins>
          </w:p>
          <w:p w14:paraId="271D3372" w14:textId="359DA89A" w:rsidR="00C1150F" w:rsidRPr="00C1150F" w:rsidDel="00581D77" w:rsidRDefault="00C1150F" w:rsidP="00C1150F">
            <w:pPr>
              <w:spacing w:after="0" w:line="240" w:lineRule="auto"/>
              <w:rPr>
                <w:ins w:id="638" w:author="Markstrum, Alexis@Energy" w:date="2021-10-21T10:24:00Z"/>
                <w:del w:id="639" w:author="Alhabibi, Haider@Energy" w:date="2022-01-25T14:28:00Z"/>
                <w:rFonts w:cstheme="minorHAnsi"/>
                <w:sz w:val="16"/>
                <w:szCs w:val="18"/>
              </w:rPr>
            </w:pPr>
            <w:ins w:id="640" w:author="Markstrum, Alexis@Energy" w:date="2021-10-21T10:24:00Z">
              <w:del w:id="641" w:author="Alhabibi, Haider@Energy" w:date="2022-01-25T14:28:00Z">
                <w:r w:rsidRPr="00C1150F" w:rsidDel="00581D77">
                  <w:rPr>
                    <w:rFonts w:cstheme="minorHAnsi"/>
                    <w:sz w:val="16"/>
                    <w:szCs w:val="18"/>
                  </w:rPr>
                  <w:delText>*Expanded</w:delText>
                </w:r>
              </w:del>
            </w:ins>
          </w:p>
          <w:p w14:paraId="264B52BD" w14:textId="7F4D1D09" w:rsidR="00C1150F" w:rsidRPr="00C1150F" w:rsidDel="00581D77" w:rsidRDefault="00C1150F" w:rsidP="00C1150F">
            <w:pPr>
              <w:spacing w:after="0" w:line="240" w:lineRule="auto"/>
              <w:rPr>
                <w:ins w:id="642" w:author="Markstrum, Alexis@Energy" w:date="2021-10-21T10:24:00Z"/>
                <w:del w:id="643" w:author="Alhabibi, Haider@Energy" w:date="2022-01-25T14:28:00Z"/>
                <w:rFonts w:cstheme="minorHAnsi"/>
                <w:sz w:val="16"/>
                <w:szCs w:val="18"/>
              </w:rPr>
            </w:pPr>
            <w:ins w:id="644" w:author="Markstrum, Alexis@Energy" w:date="2021-10-21T10:24:00Z">
              <w:del w:id="645" w:author="Alhabibi, Haider@Energy" w:date="2022-01-25T14:28:00Z">
                <w:r w:rsidRPr="00C1150F" w:rsidDel="00581D77">
                  <w:rPr>
                    <w:rFonts w:cstheme="minorHAnsi"/>
                    <w:sz w:val="16"/>
                    <w:szCs w:val="18"/>
                  </w:rPr>
                  <w:delText>*None&gt;&gt;</w:delText>
                </w:r>
              </w:del>
            </w:ins>
          </w:p>
        </w:tc>
        <w:tc>
          <w:tcPr>
            <w:tcW w:w="900" w:type="dxa"/>
          </w:tcPr>
          <w:p w14:paraId="32B1EA96" w14:textId="5765C26F" w:rsidR="00C1150F" w:rsidRPr="00C1150F" w:rsidDel="00581D77" w:rsidRDefault="00C1150F" w:rsidP="00C1150F">
            <w:pPr>
              <w:spacing w:after="0" w:line="240" w:lineRule="auto"/>
              <w:rPr>
                <w:ins w:id="646" w:author="Markstrum, Alexis@Energy" w:date="2021-10-21T10:24:00Z"/>
                <w:del w:id="647" w:author="Alhabibi, Haider@Energy" w:date="2022-01-25T14:28:00Z"/>
                <w:rFonts w:cstheme="minorHAnsi"/>
                <w:sz w:val="16"/>
                <w:szCs w:val="18"/>
              </w:rPr>
            </w:pPr>
            <w:ins w:id="648" w:author="Markstrum, Alexis@Energy" w:date="2021-10-21T10:24:00Z">
              <w:del w:id="649" w:author="Alhabibi, Haider@Energy" w:date="2022-01-25T14:28:00Z">
                <w:r w:rsidRPr="00C1150F" w:rsidDel="00581D77">
                  <w:rPr>
                    <w:rFonts w:cstheme="minorHAnsi"/>
                    <w:sz w:val="16"/>
                    <w:szCs w:val="18"/>
                  </w:rPr>
                  <w:delText xml:space="preserve">&lt;&lt;reference values from CF1R.  Allowed values are </w:delText>
                </w:r>
              </w:del>
            </w:ins>
          </w:p>
          <w:p w14:paraId="6E8152BB" w14:textId="56B1887E" w:rsidR="00C1150F" w:rsidRPr="00C1150F" w:rsidDel="00581D77" w:rsidRDefault="00C1150F" w:rsidP="00C1150F">
            <w:pPr>
              <w:spacing w:after="0" w:line="240" w:lineRule="auto"/>
              <w:rPr>
                <w:ins w:id="650" w:author="Markstrum, Alexis@Energy" w:date="2021-10-21T10:24:00Z"/>
                <w:del w:id="651" w:author="Alhabibi, Haider@Energy" w:date="2022-01-25T14:28:00Z"/>
                <w:rFonts w:cstheme="minorHAnsi"/>
                <w:sz w:val="16"/>
                <w:szCs w:val="18"/>
              </w:rPr>
            </w:pPr>
            <w:ins w:id="652" w:author="Markstrum, Alexis@Energy" w:date="2021-10-21T10:24:00Z">
              <w:del w:id="653" w:author="Alhabibi, Haider@Energy" w:date="2022-01-25T14:28:00Z">
                <w:r w:rsidRPr="00C1150F" w:rsidDel="00581D77">
                  <w:rPr>
                    <w:rFonts w:cstheme="minorHAnsi"/>
                    <w:sz w:val="16"/>
                    <w:szCs w:val="18"/>
                  </w:rPr>
                  <w:delText>*Yes</w:delText>
                </w:r>
              </w:del>
            </w:ins>
          </w:p>
          <w:p w14:paraId="724FD2C1" w14:textId="4C5FEB17" w:rsidR="00C1150F" w:rsidRPr="00C1150F" w:rsidDel="00581D77" w:rsidRDefault="00C1150F" w:rsidP="00C1150F">
            <w:pPr>
              <w:spacing w:after="0" w:line="240" w:lineRule="auto"/>
              <w:rPr>
                <w:ins w:id="654" w:author="Markstrum, Alexis@Energy" w:date="2021-10-21T10:24:00Z"/>
                <w:del w:id="655" w:author="Alhabibi, Haider@Energy" w:date="2022-01-25T14:28:00Z"/>
                <w:rFonts w:cstheme="minorHAnsi"/>
                <w:sz w:val="16"/>
                <w:szCs w:val="18"/>
              </w:rPr>
            </w:pPr>
            <w:ins w:id="656" w:author="Markstrum, Alexis@Energy" w:date="2021-10-21T10:24:00Z">
              <w:del w:id="657" w:author="Alhabibi, Haider@Energy" w:date="2022-01-25T14:28:00Z">
                <w:r w:rsidRPr="00C1150F" w:rsidDel="00581D77">
                  <w:rPr>
                    <w:rFonts w:cstheme="minorHAnsi"/>
                    <w:sz w:val="16"/>
                    <w:szCs w:val="18"/>
                  </w:rPr>
                  <w:delText>*None&gt;&gt;</w:delText>
                </w:r>
              </w:del>
            </w:ins>
          </w:p>
        </w:tc>
        <w:tc>
          <w:tcPr>
            <w:tcW w:w="1080" w:type="dxa"/>
          </w:tcPr>
          <w:p w14:paraId="7B553C02" w14:textId="580BE7EA"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658" w:author="Markstrum, Alexis@Energy" w:date="2021-10-21T10:24:00Z"/>
                <w:del w:id="659" w:author="Alhabibi, Haider@Energy" w:date="2022-01-25T14:28:00Z"/>
                <w:rFonts w:eastAsia="Times New Roman" w:cstheme="minorHAnsi"/>
                <w:sz w:val="16"/>
                <w:szCs w:val="20"/>
              </w:rPr>
            </w:pPr>
            <w:ins w:id="660" w:author="Markstrum, Alexis@Energy" w:date="2021-10-21T10:24:00Z">
              <w:del w:id="661" w:author="Alhabibi, Haider@Energy" w:date="2022-01-25T14:28:00Z">
                <w:r w:rsidRPr="00C1150F" w:rsidDel="00581D77">
                  <w:rPr>
                    <w:rFonts w:eastAsia="Times New Roman" w:cstheme="minorHAnsi"/>
                    <w:sz w:val="16"/>
                    <w:szCs w:val="20"/>
                  </w:rPr>
                  <w:delText>&lt;&lt;if performance, hide column from user, needed for equivalency lookup;</w:delText>
                </w:r>
              </w:del>
            </w:ins>
          </w:p>
          <w:p w14:paraId="0FEC0959" w14:textId="5D3A4BBC" w:rsidR="00C1150F" w:rsidRPr="00C1150F" w:rsidDel="00581D77" w:rsidRDefault="00C1150F" w:rsidP="00C1150F">
            <w:pPr>
              <w:spacing w:after="0" w:line="240" w:lineRule="auto"/>
              <w:rPr>
                <w:ins w:id="662" w:author="Markstrum, Alexis@Energy" w:date="2021-10-21T10:24:00Z"/>
                <w:del w:id="663" w:author="Alhabibi, Haider@Energy" w:date="2022-01-25T14:28:00Z"/>
                <w:rFonts w:eastAsia="Times New Roman" w:cstheme="minorHAnsi"/>
                <w:sz w:val="16"/>
                <w:szCs w:val="20"/>
              </w:rPr>
            </w:pPr>
            <w:ins w:id="664" w:author="Markstrum, Alexis@Energy" w:date="2021-10-21T10:24:00Z">
              <w:del w:id="665" w:author="Alhabibi, Haider@Energy" w:date="2022-01-25T14:28:00Z">
                <w:r w:rsidRPr="00C1150F" w:rsidDel="00581D77">
                  <w:rPr>
                    <w:rFonts w:eastAsia="Times New Roman" w:cstheme="minorHAnsi"/>
                    <w:sz w:val="16"/>
                    <w:szCs w:val="20"/>
                  </w:rPr>
                  <w:delText>Reference value from XML;</w:delText>
                </w:r>
              </w:del>
            </w:ins>
          </w:p>
          <w:p w14:paraId="6D2F4F1B" w14:textId="16CA9EE9" w:rsidR="00C1150F" w:rsidRPr="00C1150F" w:rsidDel="00581D77" w:rsidRDefault="00C1150F" w:rsidP="00C1150F">
            <w:pPr>
              <w:spacing w:after="0" w:line="240" w:lineRule="auto"/>
              <w:rPr>
                <w:ins w:id="666" w:author="Markstrum, Alexis@Energy" w:date="2021-10-21T10:24:00Z"/>
                <w:del w:id="667" w:author="Alhabibi, Haider@Energy" w:date="2022-01-25T14:28:00Z"/>
                <w:rFonts w:cstheme="minorHAnsi"/>
                <w:sz w:val="16"/>
                <w:szCs w:val="18"/>
              </w:rPr>
            </w:pPr>
            <w:ins w:id="668" w:author="Markstrum, Alexis@Energy" w:date="2021-10-21T10:24:00Z">
              <w:del w:id="669" w:author="Alhabibi, Haider@Energy" w:date="2022-01-25T14:28:00Z">
                <w:r w:rsidRPr="00C1150F" w:rsidDel="00581D77">
                  <w:rPr>
                    <w:rFonts w:eastAsia="Times New Roman" w:cstheme="minorHAnsi"/>
                    <w:sz w:val="16"/>
                    <w:szCs w:val="20"/>
                  </w:rPr>
                  <w:delText>Elseif prescriptive, do not require field&gt;&gt;</w:delText>
                </w:r>
              </w:del>
            </w:ins>
          </w:p>
        </w:tc>
      </w:tr>
      <w:tr w:rsidR="00C1150F" w:rsidRPr="00C1150F" w:rsidDel="00581D77" w14:paraId="0B5614B5" w14:textId="55A12050" w:rsidTr="00DC34CF">
        <w:trPr>
          <w:ins w:id="670" w:author="Markstrum, Alexis@Energy" w:date="2021-10-21T10:24:00Z"/>
          <w:del w:id="671" w:author="Alhabibi, Haider@Energy" w:date="2022-01-25T14:28:00Z"/>
        </w:trPr>
        <w:tc>
          <w:tcPr>
            <w:tcW w:w="895" w:type="dxa"/>
          </w:tcPr>
          <w:p w14:paraId="0DB2E81E" w14:textId="6A8B0B10" w:rsidR="00C1150F" w:rsidRPr="00C1150F" w:rsidDel="00581D77" w:rsidRDefault="00C1150F" w:rsidP="00C1150F">
            <w:pPr>
              <w:spacing w:after="0" w:line="240" w:lineRule="auto"/>
              <w:jc w:val="center"/>
              <w:rPr>
                <w:ins w:id="672" w:author="Markstrum, Alexis@Energy" w:date="2021-10-21T10:24:00Z"/>
                <w:del w:id="673" w:author="Alhabibi, Haider@Energy" w:date="2022-01-25T14:28:00Z"/>
                <w:rFonts w:cstheme="minorHAnsi"/>
                <w:sz w:val="16"/>
                <w:szCs w:val="18"/>
              </w:rPr>
            </w:pPr>
          </w:p>
        </w:tc>
        <w:tc>
          <w:tcPr>
            <w:tcW w:w="990" w:type="dxa"/>
          </w:tcPr>
          <w:p w14:paraId="237F7E33" w14:textId="73344265" w:rsidR="00C1150F" w:rsidRPr="00C1150F" w:rsidDel="00581D77" w:rsidRDefault="00C1150F" w:rsidP="00C1150F">
            <w:pPr>
              <w:spacing w:after="0" w:line="240" w:lineRule="auto"/>
              <w:jc w:val="center"/>
              <w:rPr>
                <w:ins w:id="674" w:author="Markstrum, Alexis@Energy" w:date="2021-10-21T10:24:00Z"/>
                <w:del w:id="675" w:author="Alhabibi, Haider@Energy" w:date="2022-01-25T14:28:00Z"/>
                <w:rFonts w:cstheme="minorHAnsi"/>
                <w:sz w:val="16"/>
                <w:szCs w:val="18"/>
              </w:rPr>
            </w:pPr>
          </w:p>
        </w:tc>
        <w:tc>
          <w:tcPr>
            <w:tcW w:w="1080" w:type="dxa"/>
          </w:tcPr>
          <w:p w14:paraId="6D191FF3" w14:textId="36E417E0" w:rsidR="00C1150F" w:rsidRPr="00C1150F" w:rsidDel="00581D77" w:rsidRDefault="00C1150F" w:rsidP="00C1150F">
            <w:pPr>
              <w:spacing w:after="0" w:line="240" w:lineRule="auto"/>
              <w:jc w:val="center"/>
              <w:rPr>
                <w:ins w:id="676" w:author="Markstrum, Alexis@Energy" w:date="2021-10-21T10:24:00Z"/>
                <w:del w:id="677" w:author="Alhabibi, Haider@Energy" w:date="2022-01-25T14:28:00Z"/>
                <w:rFonts w:cstheme="minorHAnsi"/>
                <w:sz w:val="16"/>
                <w:szCs w:val="18"/>
              </w:rPr>
            </w:pPr>
          </w:p>
        </w:tc>
        <w:tc>
          <w:tcPr>
            <w:tcW w:w="990" w:type="dxa"/>
          </w:tcPr>
          <w:p w14:paraId="77EB9AAB" w14:textId="6774B787" w:rsidR="00C1150F" w:rsidRPr="00C1150F" w:rsidDel="00581D77" w:rsidRDefault="00C1150F" w:rsidP="00C1150F">
            <w:pPr>
              <w:spacing w:after="0" w:line="240" w:lineRule="auto"/>
              <w:jc w:val="center"/>
              <w:rPr>
                <w:ins w:id="678" w:author="Markstrum, Alexis@Energy" w:date="2021-10-21T10:24:00Z"/>
                <w:del w:id="679" w:author="Alhabibi, Haider@Energy" w:date="2022-01-25T14:28:00Z"/>
                <w:rFonts w:cstheme="minorHAnsi"/>
                <w:sz w:val="16"/>
                <w:szCs w:val="18"/>
              </w:rPr>
            </w:pPr>
          </w:p>
        </w:tc>
        <w:tc>
          <w:tcPr>
            <w:tcW w:w="1080" w:type="dxa"/>
          </w:tcPr>
          <w:p w14:paraId="249999D1" w14:textId="03B19701" w:rsidR="00C1150F" w:rsidRPr="00C1150F" w:rsidDel="00581D77" w:rsidRDefault="00C1150F" w:rsidP="00C1150F">
            <w:pPr>
              <w:spacing w:after="0" w:line="240" w:lineRule="auto"/>
              <w:jc w:val="center"/>
              <w:rPr>
                <w:ins w:id="680" w:author="Markstrum, Alexis@Energy" w:date="2021-10-21T10:24:00Z"/>
                <w:del w:id="681" w:author="Alhabibi, Haider@Energy" w:date="2022-01-25T14:28:00Z"/>
                <w:rFonts w:cstheme="minorHAnsi"/>
                <w:sz w:val="16"/>
                <w:szCs w:val="18"/>
              </w:rPr>
            </w:pPr>
          </w:p>
        </w:tc>
        <w:tc>
          <w:tcPr>
            <w:tcW w:w="1170" w:type="dxa"/>
          </w:tcPr>
          <w:p w14:paraId="33AEBEF8" w14:textId="4EFAB67D" w:rsidR="00C1150F" w:rsidRPr="00C1150F" w:rsidDel="00581D77" w:rsidRDefault="00C1150F" w:rsidP="00C1150F">
            <w:pPr>
              <w:spacing w:after="0" w:line="240" w:lineRule="auto"/>
              <w:jc w:val="center"/>
              <w:rPr>
                <w:ins w:id="682" w:author="Markstrum, Alexis@Energy" w:date="2021-10-21T10:24:00Z"/>
                <w:del w:id="683" w:author="Alhabibi, Haider@Energy" w:date="2022-01-25T14:28:00Z"/>
                <w:rFonts w:cstheme="minorHAnsi"/>
                <w:sz w:val="16"/>
                <w:szCs w:val="18"/>
              </w:rPr>
            </w:pPr>
          </w:p>
        </w:tc>
        <w:tc>
          <w:tcPr>
            <w:tcW w:w="1530" w:type="dxa"/>
          </w:tcPr>
          <w:p w14:paraId="51E0F3FA" w14:textId="0337AAF0" w:rsidR="00C1150F" w:rsidRPr="00C1150F" w:rsidDel="00581D77" w:rsidRDefault="00C1150F" w:rsidP="00C1150F">
            <w:pPr>
              <w:spacing w:after="0" w:line="240" w:lineRule="auto"/>
              <w:jc w:val="center"/>
              <w:rPr>
                <w:ins w:id="684" w:author="Markstrum, Alexis@Energy" w:date="2021-10-21T10:24:00Z"/>
                <w:del w:id="685" w:author="Alhabibi, Haider@Energy" w:date="2022-01-25T14:28:00Z"/>
                <w:rFonts w:cstheme="minorHAnsi"/>
                <w:sz w:val="16"/>
                <w:szCs w:val="18"/>
              </w:rPr>
            </w:pPr>
          </w:p>
        </w:tc>
        <w:tc>
          <w:tcPr>
            <w:tcW w:w="1170" w:type="dxa"/>
          </w:tcPr>
          <w:p w14:paraId="3DFCAD64" w14:textId="09A55E48" w:rsidR="00C1150F" w:rsidRPr="00C1150F" w:rsidDel="00581D77" w:rsidRDefault="00C1150F" w:rsidP="00C1150F">
            <w:pPr>
              <w:spacing w:after="0" w:line="240" w:lineRule="auto"/>
              <w:jc w:val="center"/>
              <w:rPr>
                <w:ins w:id="686" w:author="Markstrum, Alexis@Energy" w:date="2021-10-21T10:24:00Z"/>
                <w:del w:id="687" w:author="Alhabibi, Haider@Energy" w:date="2022-01-25T14:28:00Z"/>
                <w:rFonts w:cstheme="minorHAnsi"/>
                <w:sz w:val="16"/>
                <w:szCs w:val="18"/>
              </w:rPr>
            </w:pPr>
          </w:p>
        </w:tc>
        <w:tc>
          <w:tcPr>
            <w:tcW w:w="900" w:type="dxa"/>
          </w:tcPr>
          <w:p w14:paraId="21949A90" w14:textId="281EA044" w:rsidR="00C1150F" w:rsidRPr="00C1150F" w:rsidDel="00581D77" w:rsidRDefault="00C1150F" w:rsidP="00C1150F">
            <w:pPr>
              <w:spacing w:after="0" w:line="240" w:lineRule="auto"/>
              <w:jc w:val="center"/>
              <w:rPr>
                <w:ins w:id="688" w:author="Markstrum, Alexis@Energy" w:date="2021-10-21T10:24:00Z"/>
                <w:del w:id="689" w:author="Alhabibi, Haider@Energy" w:date="2022-01-25T14:28:00Z"/>
                <w:rFonts w:cstheme="minorHAnsi"/>
                <w:sz w:val="16"/>
                <w:szCs w:val="18"/>
              </w:rPr>
            </w:pPr>
          </w:p>
        </w:tc>
        <w:tc>
          <w:tcPr>
            <w:tcW w:w="1080" w:type="dxa"/>
          </w:tcPr>
          <w:p w14:paraId="5CFA59DB" w14:textId="39F70C56" w:rsidR="00C1150F" w:rsidRPr="00C1150F" w:rsidDel="00581D77" w:rsidRDefault="00C1150F" w:rsidP="00C1150F">
            <w:pPr>
              <w:spacing w:after="0" w:line="240" w:lineRule="auto"/>
              <w:jc w:val="center"/>
              <w:rPr>
                <w:ins w:id="690" w:author="Markstrum, Alexis@Energy" w:date="2021-10-21T10:24:00Z"/>
                <w:del w:id="691" w:author="Alhabibi, Haider@Energy" w:date="2022-01-25T14:28:00Z"/>
                <w:rFonts w:cstheme="minorHAnsi"/>
                <w:sz w:val="16"/>
                <w:szCs w:val="18"/>
              </w:rPr>
            </w:pPr>
          </w:p>
        </w:tc>
      </w:tr>
    </w:tbl>
    <w:p w14:paraId="283B7563" w14:textId="414FAB2F" w:rsidR="00ED40A1" w:rsidRDefault="00ED40A1" w:rsidP="00236F4B">
      <w:pPr>
        <w:spacing w:after="0" w:line="240" w:lineRule="auto"/>
        <w:rPr>
          <w:ins w:id="692" w:author="Markstrum, Alexis@Energy" w:date="2021-10-21T10:25:00Z"/>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8C1142" w:rsidRPr="008C1142" w14:paraId="02111C38" w14:textId="77777777" w:rsidTr="004B6B6C">
        <w:trPr>
          <w:ins w:id="693" w:author="Markstrum, Alexis@Energy" w:date="2021-10-21T10:25:00Z"/>
        </w:trPr>
        <w:tc>
          <w:tcPr>
            <w:tcW w:w="10885" w:type="dxa"/>
            <w:gridSpan w:val="9"/>
          </w:tcPr>
          <w:p w14:paraId="54A1B908" w14:textId="4D3E7475" w:rsidR="008C1142" w:rsidRPr="008C1142" w:rsidRDefault="004D729F" w:rsidP="008C1142">
            <w:pPr>
              <w:spacing w:after="0" w:line="240" w:lineRule="auto"/>
              <w:rPr>
                <w:ins w:id="694" w:author="Markstrum, Alexis@Energy" w:date="2021-10-21T10:25:00Z"/>
                <w:rFonts w:cstheme="minorHAnsi"/>
                <w:b/>
                <w:sz w:val="20"/>
                <w:szCs w:val="20"/>
              </w:rPr>
            </w:pPr>
            <w:ins w:id="695" w:author="Markstrum, Alexis@Energy" w:date="2021-10-21T10:39:00Z">
              <w:del w:id="696" w:author="Alhabibi, Haider@Energy" w:date="2022-01-25T14:29:00Z">
                <w:r w:rsidDel="00581D77">
                  <w:rPr>
                    <w:rFonts w:cstheme="minorHAnsi"/>
                    <w:b/>
                    <w:sz w:val="20"/>
                    <w:szCs w:val="20"/>
                  </w:rPr>
                  <w:delText>D</w:delText>
                </w:r>
              </w:del>
            </w:ins>
            <w:ins w:id="697" w:author="Alhabibi, Haider@Energy" w:date="2022-01-25T14:29:00Z">
              <w:r w:rsidR="00581D77">
                <w:rPr>
                  <w:rFonts w:cstheme="minorHAnsi"/>
                  <w:b/>
                  <w:sz w:val="20"/>
                  <w:szCs w:val="20"/>
                </w:rPr>
                <w:t>B2</w:t>
              </w:r>
            </w:ins>
            <w:ins w:id="698" w:author="Markstrum, Alexis@Energy" w:date="2021-10-21T10:25:00Z">
              <w:r w:rsidR="008C1142" w:rsidRPr="008C1142">
                <w:rPr>
                  <w:rFonts w:cstheme="minorHAnsi"/>
                  <w:b/>
                  <w:sz w:val="20"/>
                  <w:szCs w:val="20"/>
                </w:rPr>
                <w:t xml:space="preserve">. Installed HERS Verified </w:t>
              </w:r>
            </w:ins>
            <w:ins w:id="699" w:author="Markstrum, Alexis@Energy" w:date="2021-10-21T10:39:00Z">
              <w:r w:rsidR="0041382D">
                <w:rPr>
                  <w:rFonts w:cstheme="minorHAnsi"/>
                  <w:b/>
                  <w:sz w:val="20"/>
                  <w:szCs w:val="20"/>
                </w:rPr>
                <w:t xml:space="preserve">Dwelling Unit </w:t>
              </w:r>
            </w:ins>
            <w:ins w:id="700" w:author="Markstrum, Alexis@Energy" w:date="2021-10-21T10:38:00Z">
              <w:r>
                <w:rPr>
                  <w:rFonts w:cstheme="minorHAnsi"/>
                  <w:b/>
                  <w:sz w:val="20"/>
                  <w:szCs w:val="20"/>
                </w:rPr>
                <w:t>H</w:t>
              </w:r>
            </w:ins>
            <w:ins w:id="701" w:author="Markstrum, Alexis@Energy" w:date="2021-10-21T10:39:00Z">
              <w:r>
                <w:rPr>
                  <w:rFonts w:cstheme="minorHAnsi"/>
                  <w:b/>
                  <w:sz w:val="20"/>
                  <w:szCs w:val="20"/>
                </w:rPr>
                <w:t>PWH</w:t>
              </w:r>
            </w:ins>
            <w:ins w:id="702" w:author="Markstrum, Alexis@Energy" w:date="2021-10-21T10:25:00Z">
              <w:r w:rsidR="008C1142" w:rsidRPr="008C1142">
                <w:rPr>
                  <w:rFonts w:cstheme="minorHAnsi"/>
                  <w:b/>
                  <w:sz w:val="20"/>
                  <w:szCs w:val="20"/>
                </w:rPr>
                <w:t xml:space="preserve"> System Information</w:t>
              </w:r>
            </w:ins>
          </w:p>
          <w:p w14:paraId="5B44438B" w14:textId="78734551" w:rsidR="008C1142" w:rsidRDefault="008C1142" w:rsidP="008C1142">
            <w:pPr>
              <w:spacing w:after="0" w:line="240" w:lineRule="auto"/>
              <w:rPr>
                <w:ins w:id="703" w:author="Markstrum, Alexis@Energy" w:date="2021-10-21T11:10:00Z"/>
                <w:rFonts w:cstheme="minorHAnsi"/>
                <w:sz w:val="18"/>
                <w:szCs w:val="18"/>
              </w:rPr>
            </w:pPr>
            <w:ins w:id="704" w:author="Markstrum, Alexis@Energy" w:date="2021-10-21T10:25:00Z">
              <w:r w:rsidRPr="008C1142">
                <w:rPr>
                  <w:rFonts w:cstheme="minorHAnsi"/>
                  <w:sz w:val="18"/>
                  <w:szCs w:val="20"/>
                </w:rPr>
                <w:t>This table reports the water heating system(s) that were installed in this projec</w:t>
              </w:r>
              <w:r w:rsidRPr="008C1142">
                <w:rPr>
                  <w:rFonts w:cstheme="minorHAnsi"/>
                  <w:sz w:val="18"/>
                  <w:szCs w:val="18"/>
                </w:rPr>
                <w:t>t.</w:t>
              </w:r>
            </w:ins>
          </w:p>
          <w:p w14:paraId="3A12098A" w14:textId="29AC59D5" w:rsidR="00C40B81" w:rsidRDefault="00C40B81" w:rsidP="00C40B81">
            <w:pPr>
              <w:spacing w:after="0"/>
              <w:rPr>
                <w:ins w:id="705" w:author="Markstrum, Alexis@Energy" w:date="2021-10-21T11:10:00Z"/>
                <w:rFonts w:cstheme="minorHAnsi"/>
                <w:sz w:val="20"/>
                <w:szCs w:val="20"/>
              </w:rPr>
            </w:pPr>
            <w:ins w:id="706" w:author="Markstrum, Alexis@Energy" w:date="2021-10-21T11:10:00Z">
              <w:r>
                <w:rPr>
                  <w:rFonts w:cstheme="minorHAnsi"/>
                  <w:sz w:val="20"/>
                  <w:szCs w:val="20"/>
                </w:rPr>
                <w:t xml:space="preserve">&lt;&lt;If </w:t>
              </w:r>
              <w:del w:id="707" w:author="Tam, Danny@Energy" w:date="2021-12-23T09:57:00Z">
                <w:r w:rsidDel="000D5566">
                  <w:rPr>
                    <w:rFonts w:cstheme="minorHAnsi"/>
                    <w:sz w:val="20"/>
                    <w:szCs w:val="20"/>
                  </w:rPr>
                  <w:delText>CF1R has HPWH</w:delText>
                </w:r>
              </w:del>
            </w:ins>
            <w:ins w:id="708" w:author="Tam, Danny@Energy" w:date="2021-12-23T09:57:00Z">
              <w:r w:rsidR="000D5566">
                <w:rPr>
                  <w:rFonts w:cstheme="minorHAnsi"/>
                  <w:sz w:val="20"/>
                  <w:szCs w:val="20"/>
                </w:rPr>
                <w:t xml:space="preserve">Table </w:t>
              </w:r>
              <w:del w:id="709" w:author="Alhabibi, Haider@Energy" w:date="2022-01-25T14:29:00Z">
                <w:r w:rsidR="000D5566" w:rsidDel="004859E2">
                  <w:rPr>
                    <w:rFonts w:cstheme="minorHAnsi"/>
                    <w:sz w:val="20"/>
                    <w:szCs w:val="20"/>
                  </w:rPr>
                  <w:delText>C</w:delText>
                </w:r>
              </w:del>
            </w:ins>
            <w:ins w:id="710" w:author="Alhabibi, Haider@Energy" w:date="2022-01-25T14:29:00Z">
              <w:r w:rsidR="004859E2">
                <w:rPr>
                  <w:rFonts w:cstheme="minorHAnsi"/>
                  <w:sz w:val="20"/>
                  <w:szCs w:val="20"/>
                </w:rPr>
                <w:t>A2</w:t>
              </w:r>
            </w:ins>
            <w:ins w:id="711" w:author="Tam, Danny@Energy" w:date="2021-12-23T09:57:00Z">
              <w:r w:rsidR="000D5566">
                <w:rPr>
                  <w:rFonts w:cstheme="minorHAnsi"/>
                  <w:sz w:val="20"/>
                  <w:szCs w:val="20"/>
                </w:rPr>
                <w:t xml:space="preserve"> does not apply</w:t>
              </w:r>
            </w:ins>
            <w:ins w:id="712" w:author="Markstrum, Alexis@Energy" w:date="2021-10-21T11:10:00Z">
              <w:r>
                <w:rPr>
                  <w:rFonts w:cstheme="minorHAnsi"/>
                  <w:sz w:val="20"/>
                  <w:szCs w:val="20"/>
                </w:rPr>
                <w:t xml:space="preserve">, then require table, else </w:t>
              </w:r>
              <w:r w:rsidRPr="00E12A63">
                <w:rPr>
                  <w:rFonts w:cstheme="minorHAnsi"/>
                  <w:sz w:val="20"/>
                  <w:szCs w:val="20"/>
                </w:rPr>
                <w:t>display the "section does not apply" message</w:t>
              </w:r>
              <w:r>
                <w:rPr>
                  <w:rFonts w:cstheme="minorHAnsi"/>
                  <w:sz w:val="20"/>
                  <w:szCs w:val="20"/>
                </w:rPr>
                <w:t>&gt;&gt;</w:t>
              </w:r>
            </w:ins>
          </w:p>
          <w:p w14:paraId="64E00AF4" w14:textId="53D41324" w:rsidR="008C1142" w:rsidRPr="008C1142" w:rsidRDefault="008C1142" w:rsidP="008C1142">
            <w:pPr>
              <w:spacing w:after="0" w:line="240" w:lineRule="auto"/>
              <w:rPr>
                <w:ins w:id="713" w:author="Markstrum, Alexis@Energy" w:date="2021-10-21T10:25:00Z"/>
                <w:rFonts w:cstheme="minorHAnsi"/>
                <w:sz w:val="20"/>
                <w:szCs w:val="20"/>
              </w:rPr>
            </w:pPr>
            <w:ins w:id="714" w:author="Markstrum, Alexis@Energy" w:date="2021-10-21T10:25:00Z">
              <w:r w:rsidRPr="008C1142">
                <w:rPr>
                  <w:rFonts w:cstheme="minorHAnsi"/>
                  <w:sz w:val="20"/>
                  <w:szCs w:val="20"/>
                </w:rPr>
                <w:t xml:space="preserve">&lt;&lt;require one row of data for each water heater identified </w:t>
              </w:r>
              <w:del w:id="715" w:author="Tam, Danny@Energy" w:date="2021-12-23T09:57:00Z">
                <w:r w:rsidRPr="008C1142" w:rsidDel="000D5566">
                  <w:rPr>
                    <w:rFonts w:cstheme="minorHAnsi"/>
                    <w:sz w:val="20"/>
                    <w:szCs w:val="20"/>
                  </w:rPr>
                  <w:delText>on the CF1R-</w:delText>
                </w:r>
                <w:r w:rsidRPr="00DC34CF" w:rsidDel="000D5566">
                  <w:rPr>
                    <w:rFonts w:cstheme="minorHAnsi"/>
                    <w:sz w:val="20"/>
                    <w:szCs w:val="20"/>
                  </w:rPr>
                  <w:delText>PRF</w:delText>
                </w:r>
              </w:del>
            </w:ins>
            <w:ins w:id="716" w:author="Tam, Danny@Energy" w:date="2021-12-23T09:57:00Z">
              <w:r w:rsidR="000D5566">
                <w:rPr>
                  <w:rFonts w:cstheme="minorHAnsi"/>
                  <w:sz w:val="20"/>
                  <w:szCs w:val="20"/>
                </w:rPr>
                <w:t xml:space="preserve">in Table </w:t>
              </w:r>
              <w:del w:id="717" w:author="Alhabibi, Haider@Energy" w:date="2022-01-25T14:29:00Z">
                <w:r w:rsidR="000D5566" w:rsidDel="004859E2">
                  <w:rPr>
                    <w:rFonts w:cstheme="minorHAnsi"/>
                    <w:sz w:val="20"/>
                    <w:szCs w:val="20"/>
                  </w:rPr>
                  <w:delText>C</w:delText>
                </w:r>
              </w:del>
            </w:ins>
            <w:ins w:id="718" w:author="Alhabibi, Haider@Energy" w:date="2022-01-25T14:29:00Z">
              <w:r w:rsidR="004859E2">
                <w:rPr>
                  <w:rFonts w:cstheme="minorHAnsi"/>
                  <w:sz w:val="20"/>
                  <w:szCs w:val="20"/>
                </w:rPr>
                <w:t>A2</w:t>
              </w:r>
            </w:ins>
            <w:ins w:id="719" w:author="Markstrum, Alexis@Energy" w:date="2021-10-21T10:25:00Z">
              <w:r w:rsidRPr="008C1142">
                <w:rPr>
                  <w:rFonts w:cstheme="minorHAnsi"/>
                  <w:sz w:val="20"/>
                  <w:szCs w:val="20"/>
                </w:rPr>
                <w:t>&gt;&gt;</w:t>
              </w:r>
            </w:ins>
          </w:p>
        </w:tc>
      </w:tr>
      <w:tr w:rsidR="008C1142" w:rsidRPr="008C1142" w14:paraId="6D0E6456" w14:textId="77777777" w:rsidTr="004B6B6C">
        <w:trPr>
          <w:ins w:id="720" w:author="Markstrum, Alexis@Energy" w:date="2021-10-21T10:25:00Z"/>
        </w:trPr>
        <w:tc>
          <w:tcPr>
            <w:tcW w:w="895" w:type="dxa"/>
            <w:tcBorders>
              <w:top w:val="single" w:sz="4" w:space="0" w:color="auto"/>
              <w:left w:val="single" w:sz="4" w:space="0" w:color="auto"/>
              <w:bottom w:val="single" w:sz="4" w:space="0" w:color="auto"/>
              <w:right w:val="single" w:sz="4" w:space="0" w:color="auto"/>
            </w:tcBorders>
          </w:tcPr>
          <w:p w14:paraId="65744132" w14:textId="77777777" w:rsidR="008C1142" w:rsidRPr="008C1142" w:rsidRDefault="008C1142" w:rsidP="008C1142">
            <w:pPr>
              <w:spacing w:after="0" w:line="240" w:lineRule="auto"/>
              <w:jc w:val="center"/>
              <w:rPr>
                <w:ins w:id="721" w:author="Markstrum, Alexis@Energy" w:date="2021-10-21T10:25:00Z"/>
                <w:rFonts w:eastAsia="Times New Roman" w:cstheme="minorHAnsi"/>
                <w:sz w:val="16"/>
                <w:szCs w:val="20"/>
              </w:rPr>
            </w:pPr>
            <w:ins w:id="722" w:author="Markstrum, Alexis@Energy" w:date="2021-10-21T10:25:00Z">
              <w:r w:rsidRPr="008C1142">
                <w:rPr>
                  <w:rFonts w:eastAsia="Times New Roman" w:cstheme="minorHAnsi"/>
                  <w:sz w:val="18"/>
                  <w:szCs w:val="20"/>
                </w:rPr>
                <w:t>01</w:t>
              </w:r>
            </w:ins>
          </w:p>
        </w:tc>
        <w:tc>
          <w:tcPr>
            <w:tcW w:w="990" w:type="dxa"/>
            <w:vAlign w:val="bottom"/>
          </w:tcPr>
          <w:p w14:paraId="37F6057E" w14:textId="77777777" w:rsidR="008C1142" w:rsidRPr="008C1142" w:rsidRDefault="008C1142" w:rsidP="008C1142">
            <w:pPr>
              <w:spacing w:after="0" w:line="240" w:lineRule="auto"/>
              <w:jc w:val="center"/>
              <w:rPr>
                <w:ins w:id="723" w:author="Markstrum, Alexis@Energy" w:date="2021-10-21T10:25:00Z"/>
                <w:rFonts w:cstheme="minorHAnsi"/>
                <w:sz w:val="16"/>
                <w:szCs w:val="20"/>
              </w:rPr>
            </w:pPr>
            <w:ins w:id="724" w:author="Markstrum, Alexis@Energy" w:date="2021-10-21T10:25:00Z">
              <w:r w:rsidRPr="008C1142">
                <w:rPr>
                  <w:rFonts w:eastAsia="Times New Roman" w:cstheme="minorHAnsi"/>
                  <w:sz w:val="16"/>
                  <w:szCs w:val="20"/>
                </w:rPr>
                <w:t>02</w:t>
              </w:r>
            </w:ins>
          </w:p>
        </w:tc>
        <w:tc>
          <w:tcPr>
            <w:tcW w:w="1170" w:type="dxa"/>
            <w:vAlign w:val="bottom"/>
          </w:tcPr>
          <w:p w14:paraId="743D7395" w14:textId="77777777" w:rsidR="008C1142" w:rsidRPr="008C1142" w:rsidRDefault="008C1142" w:rsidP="008C1142">
            <w:pPr>
              <w:spacing w:after="0" w:line="240" w:lineRule="auto"/>
              <w:jc w:val="center"/>
              <w:rPr>
                <w:ins w:id="725" w:author="Markstrum, Alexis@Energy" w:date="2021-10-21T10:25:00Z"/>
                <w:rFonts w:cstheme="minorHAnsi"/>
                <w:sz w:val="16"/>
                <w:szCs w:val="20"/>
              </w:rPr>
            </w:pPr>
            <w:ins w:id="726" w:author="Markstrum, Alexis@Energy" w:date="2021-10-21T10:25:00Z">
              <w:r w:rsidRPr="008C1142">
                <w:rPr>
                  <w:rFonts w:eastAsia="Times New Roman" w:cstheme="minorHAnsi"/>
                  <w:sz w:val="16"/>
                  <w:szCs w:val="20"/>
                </w:rPr>
                <w:t>03</w:t>
              </w:r>
            </w:ins>
          </w:p>
        </w:tc>
        <w:tc>
          <w:tcPr>
            <w:tcW w:w="1080" w:type="dxa"/>
          </w:tcPr>
          <w:p w14:paraId="74881FE6" w14:textId="77777777" w:rsidR="008C1142" w:rsidRPr="008C1142" w:rsidRDefault="008C1142" w:rsidP="008C1142">
            <w:pPr>
              <w:spacing w:after="0" w:line="240" w:lineRule="auto"/>
              <w:jc w:val="center"/>
              <w:rPr>
                <w:ins w:id="727" w:author="Markstrum, Alexis@Energy" w:date="2021-10-21T10:25:00Z"/>
                <w:rFonts w:eastAsia="Times New Roman" w:cstheme="minorHAnsi"/>
                <w:sz w:val="16"/>
                <w:szCs w:val="20"/>
              </w:rPr>
            </w:pPr>
            <w:ins w:id="728" w:author="Markstrum, Alexis@Energy" w:date="2021-10-21T10:25:00Z">
              <w:r w:rsidRPr="008C1142">
                <w:rPr>
                  <w:rFonts w:eastAsia="Times New Roman" w:cstheme="minorHAnsi"/>
                  <w:sz w:val="16"/>
                  <w:szCs w:val="20"/>
                </w:rPr>
                <w:t>04</w:t>
              </w:r>
            </w:ins>
          </w:p>
        </w:tc>
        <w:tc>
          <w:tcPr>
            <w:tcW w:w="1440" w:type="dxa"/>
          </w:tcPr>
          <w:p w14:paraId="253CB5AA" w14:textId="77777777" w:rsidR="008C1142" w:rsidRPr="008C1142" w:rsidRDefault="008C1142" w:rsidP="008C1142">
            <w:pPr>
              <w:spacing w:after="0" w:line="240" w:lineRule="auto"/>
              <w:jc w:val="center"/>
              <w:rPr>
                <w:ins w:id="729" w:author="Markstrum, Alexis@Energy" w:date="2021-10-21T10:25:00Z"/>
                <w:rFonts w:eastAsia="Times New Roman" w:cstheme="minorHAnsi"/>
                <w:sz w:val="16"/>
                <w:szCs w:val="20"/>
              </w:rPr>
            </w:pPr>
            <w:ins w:id="730" w:author="Markstrum, Alexis@Energy" w:date="2021-10-21T10:25:00Z">
              <w:r w:rsidRPr="008C1142">
                <w:rPr>
                  <w:rFonts w:eastAsia="Times New Roman" w:cstheme="minorHAnsi"/>
                  <w:sz w:val="16"/>
                  <w:szCs w:val="20"/>
                </w:rPr>
                <w:t>05</w:t>
              </w:r>
            </w:ins>
          </w:p>
        </w:tc>
        <w:tc>
          <w:tcPr>
            <w:tcW w:w="1080" w:type="dxa"/>
          </w:tcPr>
          <w:p w14:paraId="2511FF05" w14:textId="77777777" w:rsidR="008C1142" w:rsidRPr="008C1142" w:rsidRDefault="008C1142" w:rsidP="008C1142">
            <w:pPr>
              <w:spacing w:after="0" w:line="240" w:lineRule="auto"/>
              <w:jc w:val="center"/>
              <w:rPr>
                <w:ins w:id="731" w:author="Markstrum, Alexis@Energy" w:date="2021-10-21T10:25:00Z"/>
                <w:rFonts w:eastAsia="Times New Roman" w:cstheme="minorHAnsi"/>
                <w:sz w:val="16"/>
                <w:szCs w:val="20"/>
              </w:rPr>
            </w:pPr>
            <w:ins w:id="732" w:author="Markstrum, Alexis@Energy" w:date="2021-10-21T10:25:00Z">
              <w:r w:rsidRPr="008C1142">
                <w:rPr>
                  <w:rFonts w:eastAsia="Times New Roman" w:cstheme="minorHAnsi"/>
                  <w:sz w:val="16"/>
                  <w:szCs w:val="20"/>
                </w:rPr>
                <w:t>06</w:t>
              </w:r>
            </w:ins>
          </w:p>
        </w:tc>
        <w:tc>
          <w:tcPr>
            <w:tcW w:w="1530" w:type="dxa"/>
          </w:tcPr>
          <w:p w14:paraId="3E712880" w14:textId="77777777" w:rsidR="008C1142" w:rsidRPr="008C1142" w:rsidRDefault="008C1142" w:rsidP="008C1142">
            <w:pPr>
              <w:spacing w:after="0" w:line="240" w:lineRule="auto"/>
              <w:jc w:val="center"/>
              <w:rPr>
                <w:ins w:id="733" w:author="Markstrum, Alexis@Energy" w:date="2021-10-21T10:25:00Z"/>
                <w:rFonts w:eastAsia="Times New Roman" w:cstheme="minorHAnsi"/>
                <w:sz w:val="16"/>
                <w:szCs w:val="20"/>
              </w:rPr>
            </w:pPr>
            <w:ins w:id="734" w:author="Markstrum, Alexis@Energy" w:date="2021-10-21T10:25:00Z">
              <w:r w:rsidRPr="008C1142">
                <w:rPr>
                  <w:rFonts w:eastAsia="Times New Roman" w:cstheme="minorHAnsi"/>
                  <w:sz w:val="16"/>
                  <w:szCs w:val="20"/>
                </w:rPr>
                <w:t>07</w:t>
              </w:r>
            </w:ins>
          </w:p>
        </w:tc>
        <w:tc>
          <w:tcPr>
            <w:tcW w:w="1350" w:type="dxa"/>
          </w:tcPr>
          <w:p w14:paraId="162B8D7F" w14:textId="77777777" w:rsidR="008C1142" w:rsidRPr="008C1142" w:rsidRDefault="008C1142" w:rsidP="008C1142">
            <w:pPr>
              <w:spacing w:after="0" w:line="240" w:lineRule="auto"/>
              <w:jc w:val="center"/>
              <w:rPr>
                <w:ins w:id="735" w:author="Markstrum, Alexis@Energy" w:date="2021-10-21T10:25:00Z"/>
                <w:rFonts w:eastAsia="Times New Roman" w:cstheme="minorHAnsi"/>
                <w:sz w:val="16"/>
                <w:szCs w:val="20"/>
              </w:rPr>
            </w:pPr>
            <w:ins w:id="736" w:author="Markstrum, Alexis@Energy" w:date="2021-10-21T10:25:00Z">
              <w:r w:rsidRPr="008C1142">
                <w:rPr>
                  <w:rFonts w:eastAsia="Times New Roman" w:cstheme="minorHAnsi"/>
                  <w:sz w:val="16"/>
                  <w:szCs w:val="20"/>
                </w:rPr>
                <w:t>08</w:t>
              </w:r>
            </w:ins>
          </w:p>
        </w:tc>
        <w:tc>
          <w:tcPr>
            <w:tcW w:w="1350" w:type="dxa"/>
          </w:tcPr>
          <w:p w14:paraId="1FDFF032" w14:textId="77777777" w:rsidR="008C1142" w:rsidRPr="008C1142" w:rsidRDefault="008C1142" w:rsidP="008C1142">
            <w:pPr>
              <w:spacing w:after="0" w:line="240" w:lineRule="auto"/>
              <w:jc w:val="center"/>
              <w:rPr>
                <w:ins w:id="737" w:author="Markstrum, Alexis@Energy" w:date="2021-10-21T10:25:00Z"/>
                <w:rFonts w:eastAsia="Times New Roman" w:cstheme="minorHAnsi"/>
                <w:sz w:val="16"/>
                <w:szCs w:val="20"/>
              </w:rPr>
            </w:pPr>
            <w:ins w:id="738" w:author="Markstrum, Alexis@Energy" w:date="2021-10-21T10:25:00Z">
              <w:r w:rsidRPr="008C1142">
                <w:rPr>
                  <w:rFonts w:eastAsia="Times New Roman" w:cstheme="minorHAnsi"/>
                  <w:sz w:val="16"/>
                  <w:szCs w:val="20"/>
                </w:rPr>
                <w:t>09</w:t>
              </w:r>
            </w:ins>
          </w:p>
        </w:tc>
      </w:tr>
      <w:tr w:rsidR="008C1142" w:rsidRPr="008C1142" w14:paraId="7AE35895" w14:textId="77777777" w:rsidTr="004B6B6C">
        <w:trPr>
          <w:ins w:id="739" w:author="Markstrum, Alexis@Energy" w:date="2021-10-21T10:25:00Z"/>
        </w:trPr>
        <w:tc>
          <w:tcPr>
            <w:tcW w:w="895" w:type="dxa"/>
            <w:tcBorders>
              <w:top w:val="single" w:sz="4" w:space="0" w:color="auto"/>
              <w:left w:val="single" w:sz="4" w:space="0" w:color="auto"/>
              <w:bottom w:val="single" w:sz="4" w:space="0" w:color="auto"/>
              <w:right w:val="single" w:sz="4" w:space="0" w:color="auto"/>
            </w:tcBorders>
            <w:vAlign w:val="bottom"/>
          </w:tcPr>
          <w:p w14:paraId="5C2C1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40" w:author="Markstrum, Alexis@Energy" w:date="2021-10-21T10:25:00Z"/>
                <w:rFonts w:eastAsia="Times New Roman" w:cstheme="minorHAnsi"/>
                <w:sz w:val="18"/>
                <w:szCs w:val="20"/>
              </w:rPr>
            </w:pPr>
            <w:ins w:id="741" w:author="Markstrum, Alexis@Energy" w:date="2021-10-21T10:25:00Z">
              <w:r w:rsidRPr="008C1142">
                <w:rPr>
                  <w:rFonts w:eastAsia="Times New Roman" w:cstheme="minorHAnsi"/>
                  <w:sz w:val="18"/>
                  <w:szCs w:val="20"/>
                </w:rPr>
                <w:t>Dwelling Unit Name</w:t>
              </w:r>
            </w:ins>
          </w:p>
        </w:tc>
        <w:tc>
          <w:tcPr>
            <w:tcW w:w="990" w:type="dxa"/>
            <w:vAlign w:val="bottom"/>
          </w:tcPr>
          <w:p w14:paraId="23782ED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42" w:author="Markstrum, Alexis@Energy" w:date="2021-10-21T10:25:00Z"/>
                <w:rFonts w:eastAsia="Times New Roman" w:cstheme="minorHAnsi"/>
                <w:sz w:val="18"/>
                <w:szCs w:val="20"/>
              </w:rPr>
            </w:pPr>
            <w:ins w:id="743" w:author="Markstrum, Alexis@Energy" w:date="2021-10-21T10:25:00Z">
              <w:r w:rsidRPr="008C1142">
                <w:rPr>
                  <w:rFonts w:eastAsia="Times New Roman" w:cstheme="minorHAnsi"/>
                  <w:sz w:val="18"/>
                  <w:szCs w:val="20"/>
                </w:rPr>
                <w:t>Water Heating System ID</w:t>
              </w:r>
            </w:ins>
          </w:p>
          <w:p w14:paraId="54AA4AD8" w14:textId="77777777" w:rsidR="008C1142" w:rsidRPr="008C1142" w:rsidRDefault="008C1142" w:rsidP="008C1142">
            <w:pPr>
              <w:spacing w:after="0" w:line="240" w:lineRule="auto"/>
              <w:jc w:val="center"/>
              <w:rPr>
                <w:ins w:id="744" w:author="Markstrum, Alexis@Energy" w:date="2021-10-21T10:25:00Z"/>
                <w:rFonts w:cstheme="minorHAnsi"/>
                <w:sz w:val="18"/>
                <w:szCs w:val="20"/>
              </w:rPr>
            </w:pPr>
            <w:ins w:id="745" w:author="Markstrum, Alexis@Energy" w:date="2021-10-21T10:25:00Z">
              <w:r w:rsidRPr="008C1142">
                <w:rPr>
                  <w:rFonts w:eastAsia="Times New Roman" w:cstheme="minorHAnsi"/>
                  <w:sz w:val="18"/>
                  <w:szCs w:val="20"/>
                </w:rPr>
                <w:t>or Name</w:t>
              </w:r>
            </w:ins>
          </w:p>
        </w:tc>
        <w:tc>
          <w:tcPr>
            <w:tcW w:w="1170" w:type="dxa"/>
            <w:vAlign w:val="bottom"/>
          </w:tcPr>
          <w:p w14:paraId="24061EA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46" w:author="Markstrum, Alexis@Energy" w:date="2021-10-21T10:25:00Z"/>
                <w:rFonts w:eastAsia="Times New Roman" w:cstheme="minorHAnsi"/>
                <w:sz w:val="18"/>
                <w:szCs w:val="20"/>
              </w:rPr>
            </w:pPr>
            <w:ins w:id="747" w:author="Markstrum, Alexis@Energy" w:date="2021-10-21T10:25:00Z">
              <w:r w:rsidRPr="008C1142">
                <w:rPr>
                  <w:rFonts w:eastAsia="Times New Roman" w:cstheme="minorHAnsi"/>
                  <w:sz w:val="18"/>
                  <w:szCs w:val="20"/>
                </w:rPr>
                <w:t>Modeled Equipment</w:t>
              </w:r>
            </w:ins>
          </w:p>
          <w:p w14:paraId="19D2D2DF" w14:textId="77777777" w:rsidR="008C1142" w:rsidRPr="008C1142" w:rsidRDefault="008C1142" w:rsidP="008C1142">
            <w:pPr>
              <w:spacing w:after="0" w:line="240" w:lineRule="auto"/>
              <w:jc w:val="center"/>
              <w:rPr>
                <w:ins w:id="748" w:author="Markstrum, Alexis@Energy" w:date="2021-10-21T10:25:00Z"/>
                <w:rFonts w:cstheme="minorHAnsi"/>
                <w:sz w:val="18"/>
                <w:szCs w:val="20"/>
              </w:rPr>
            </w:pPr>
            <w:ins w:id="749" w:author="Markstrum, Alexis@Energy" w:date="2021-10-21T10:25:00Z">
              <w:r w:rsidRPr="008C1142">
                <w:rPr>
                  <w:rFonts w:eastAsia="Times New Roman" w:cstheme="minorHAnsi"/>
                  <w:sz w:val="18"/>
                  <w:szCs w:val="20"/>
                </w:rPr>
                <w:t>Make and Model</w:t>
              </w:r>
            </w:ins>
          </w:p>
        </w:tc>
        <w:tc>
          <w:tcPr>
            <w:tcW w:w="1080" w:type="dxa"/>
            <w:vAlign w:val="bottom"/>
          </w:tcPr>
          <w:p w14:paraId="47F0858F"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50" w:author="Markstrum, Alexis@Energy" w:date="2021-10-21T10:25:00Z"/>
                <w:rFonts w:eastAsia="Times New Roman" w:cstheme="minorHAnsi"/>
                <w:sz w:val="18"/>
                <w:szCs w:val="20"/>
              </w:rPr>
            </w:pPr>
            <w:ins w:id="751" w:author="Markstrum, Alexis@Energy" w:date="2021-10-21T10:25:00Z">
              <w:r w:rsidRPr="008C1142">
                <w:rPr>
                  <w:rFonts w:eastAsia="Times New Roman" w:cstheme="minorHAnsi"/>
                  <w:sz w:val="18"/>
                  <w:szCs w:val="20"/>
                </w:rPr>
                <w:t xml:space="preserve"># </w:t>
              </w:r>
              <w:proofErr w:type="gramStart"/>
              <w:r w:rsidRPr="008C1142">
                <w:rPr>
                  <w:rFonts w:eastAsia="Times New Roman" w:cstheme="minorHAnsi"/>
                  <w:sz w:val="18"/>
                  <w:szCs w:val="20"/>
                </w:rPr>
                <w:t>of</w:t>
              </w:r>
              <w:proofErr w:type="gramEnd"/>
              <w:r w:rsidRPr="008C1142">
                <w:rPr>
                  <w:rFonts w:eastAsia="Times New Roman" w:cstheme="minorHAnsi"/>
                  <w:sz w:val="18"/>
                  <w:szCs w:val="20"/>
                </w:rPr>
                <w:t xml:space="preserve"> Like (or Identical) Water Heaters in System</w:t>
              </w:r>
            </w:ins>
          </w:p>
        </w:tc>
        <w:tc>
          <w:tcPr>
            <w:tcW w:w="1440" w:type="dxa"/>
            <w:vAlign w:val="bottom"/>
          </w:tcPr>
          <w:p w14:paraId="7140A2E7"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52" w:author="Markstrum, Alexis@Energy" w:date="2021-10-21T10:25:00Z"/>
                <w:rFonts w:eastAsia="Times New Roman" w:cstheme="minorHAnsi"/>
                <w:sz w:val="18"/>
                <w:szCs w:val="20"/>
              </w:rPr>
            </w:pPr>
            <w:ins w:id="753" w:author="Markstrum, Alexis@Energy" w:date="2021-10-21T10:25:00Z">
              <w:r w:rsidRPr="008C1142">
                <w:rPr>
                  <w:rFonts w:eastAsia="Times New Roman" w:cstheme="minorHAnsi"/>
                  <w:sz w:val="18"/>
                  <w:szCs w:val="20"/>
                </w:rPr>
                <w:t>Tank Location</w:t>
              </w:r>
            </w:ins>
          </w:p>
        </w:tc>
        <w:tc>
          <w:tcPr>
            <w:tcW w:w="1080" w:type="dxa"/>
            <w:vAlign w:val="bottom"/>
          </w:tcPr>
          <w:p w14:paraId="57B65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54" w:author="Markstrum, Alexis@Energy" w:date="2021-10-21T10:25:00Z"/>
                <w:rFonts w:eastAsia="Times New Roman" w:cstheme="minorHAnsi"/>
                <w:sz w:val="18"/>
                <w:szCs w:val="20"/>
              </w:rPr>
            </w:pPr>
            <w:ins w:id="755" w:author="Markstrum, Alexis@Energy" w:date="2021-10-21T10:25:00Z">
              <w:r w:rsidRPr="008C1142">
                <w:rPr>
                  <w:rFonts w:eastAsia="Times New Roman" w:cstheme="minorHAnsi"/>
                  <w:sz w:val="18"/>
                  <w:szCs w:val="20"/>
                </w:rPr>
                <w:t>Exterior Tank Insulation R-value</w:t>
              </w:r>
            </w:ins>
          </w:p>
        </w:tc>
        <w:tc>
          <w:tcPr>
            <w:tcW w:w="1530" w:type="dxa"/>
            <w:vAlign w:val="bottom"/>
          </w:tcPr>
          <w:p w14:paraId="0A317CC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56" w:author="Markstrum, Alexis@Energy" w:date="2021-10-21T10:25:00Z"/>
                <w:rFonts w:eastAsia="Times New Roman" w:cstheme="minorHAnsi"/>
                <w:sz w:val="18"/>
                <w:szCs w:val="20"/>
              </w:rPr>
            </w:pPr>
            <w:ins w:id="757" w:author="Markstrum, Alexis@Energy" w:date="2021-10-21T10:25:00Z">
              <w:r w:rsidRPr="008C1142">
                <w:rPr>
                  <w:rFonts w:eastAsia="Times New Roman" w:cstheme="minorHAnsi"/>
                  <w:sz w:val="18"/>
                  <w:szCs w:val="20"/>
                </w:rPr>
                <w:t>Dwelling Unit DHW System Distribution Type</w:t>
              </w:r>
            </w:ins>
          </w:p>
        </w:tc>
        <w:tc>
          <w:tcPr>
            <w:tcW w:w="1350" w:type="dxa"/>
            <w:vAlign w:val="bottom"/>
          </w:tcPr>
          <w:p w14:paraId="278D32CB" w14:textId="42A54EE4"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58" w:author="Markstrum, Alexis@Energy" w:date="2021-10-21T10:25:00Z"/>
                <w:rFonts w:eastAsia="Times New Roman" w:cstheme="minorHAnsi"/>
                <w:sz w:val="18"/>
                <w:szCs w:val="20"/>
              </w:rPr>
            </w:pPr>
            <w:ins w:id="759" w:author="Markstrum, Alexis@Energy" w:date="2021-10-21T10:25:00Z">
              <w:r w:rsidRPr="008C1142">
                <w:rPr>
                  <w:rFonts w:eastAsia="Times New Roman" w:cstheme="minorHAnsi"/>
                  <w:sz w:val="18"/>
                  <w:szCs w:val="20"/>
                </w:rPr>
                <w:t>Compact Distrib</w:t>
              </w:r>
            </w:ins>
            <w:ins w:id="760" w:author="Alhabibi, Haider@Energy" w:date="2021-12-12T22:28:00Z">
              <w:r w:rsidR="00DC34CF">
                <w:rPr>
                  <w:rFonts w:eastAsia="Times New Roman" w:cstheme="minorHAnsi"/>
                  <w:sz w:val="18"/>
                  <w:szCs w:val="20"/>
                </w:rPr>
                <w:t>ution</w:t>
              </w:r>
            </w:ins>
            <w:ins w:id="761" w:author="Markstrum, Alexis@Energy" w:date="2021-10-21T10:25:00Z">
              <w:r w:rsidRPr="008C1142">
                <w:rPr>
                  <w:rFonts w:eastAsia="Times New Roman" w:cstheme="minorHAnsi"/>
                  <w:sz w:val="18"/>
                  <w:szCs w:val="20"/>
                </w:rPr>
                <w:t>.</w:t>
              </w:r>
            </w:ins>
          </w:p>
        </w:tc>
        <w:tc>
          <w:tcPr>
            <w:tcW w:w="1350" w:type="dxa"/>
            <w:vAlign w:val="bottom"/>
          </w:tcPr>
          <w:p w14:paraId="6EE24E50"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62" w:author="Markstrum, Alexis@Energy" w:date="2021-10-21T10:25:00Z"/>
                <w:rFonts w:eastAsia="Times New Roman" w:cstheme="minorHAnsi"/>
                <w:sz w:val="18"/>
                <w:szCs w:val="20"/>
              </w:rPr>
            </w:pPr>
            <w:ins w:id="763" w:author="Markstrum, Alexis@Energy" w:date="2021-10-21T10:25:00Z">
              <w:r w:rsidRPr="008C1142">
                <w:rPr>
                  <w:rFonts w:eastAsia="Times New Roman" w:cstheme="minorHAnsi"/>
                  <w:sz w:val="18"/>
                  <w:szCs w:val="20"/>
                </w:rPr>
                <w:t>Drain Water Heat Recovery</w:t>
              </w:r>
            </w:ins>
          </w:p>
        </w:tc>
      </w:tr>
      <w:tr w:rsidR="008C1142" w:rsidRPr="008C1142" w14:paraId="71E95B14" w14:textId="77777777" w:rsidTr="004B6B6C">
        <w:trPr>
          <w:ins w:id="764" w:author="Markstrum, Alexis@Energy" w:date="2021-10-21T10:25:00Z"/>
        </w:trPr>
        <w:tc>
          <w:tcPr>
            <w:tcW w:w="895" w:type="dxa"/>
            <w:tcBorders>
              <w:top w:val="single" w:sz="4" w:space="0" w:color="auto"/>
              <w:left w:val="single" w:sz="4" w:space="0" w:color="auto"/>
              <w:bottom w:val="single" w:sz="4" w:space="0" w:color="auto"/>
              <w:right w:val="single" w:sz="4" w:space="0" w:color="auto"/>
            </w:tcBorders>
          </w:tcPr>
          <w:p w14:paraId="7ECA4057" w14:textId="3667E563" w:rsidR="008C1142" w:rsidRPr="008C1142" w:rsidRDefault="008C1142" w:rsidP="008C1142">
            <w:pPr>
              <w:spacing w:after="0" w:line="240" w:lineRule="auto"/>
              <w:jc w:val="center"/>
              <w:rPr>
                <w:ins w:id="765" w:author="Markstrum, Alexis@Energy" w:date="2021-10-21T10:25:00Z"/>
                <w:rFonts w:cstheme="minorHAnsi"/>
                <w:sz w:val="16"/>
                <w:szCs w:val="20"/>
              </w:rPr>
            </w:pPr>
            <w:ins w:id="766" w:author="Markstrum, Alexis@Energy" w:date="2021-10-21T10:25:00Z">
              <w:r w:rsidRPr="008C1142">
                <w:rPr>
                  <w:rFonts w:eastAsia="Times New Roman" w:cstheme="minorHAnsi"/>
                  <w:sz w:val="16"/>
                  <w:szCs w:val="16"/>
                </w:rPr>
                <w:t xml:space="preserve">&lt;&lt;Reference value from </w:t>
              </w:r>
            </w:ins>
            <w:ins w:id="767" w:author="Markstrum, Alexis@Energy" w:date="2021-10-21T11:10:00Z">
              <w:del w:id="768" w:author="Alhabibi, Haider@Energy" w:date="2022-03-10T14:04:00Z">
                <w:r w:rsidR="00C40B81" w:rsidDel="00D122CB">
                  <w:rPr>
                    <w:rFonts w:eastAsia="Times New Roman" w:cstheme="minorHAnsi"/>
                    <w:sz w:val="16"/>
                    <w:szCs w:val="16"/>
                  </w:rPr>
                  <w:delText>C</w:delText>
                </w:r>
              </w:del>
            </w:ins>
            <w:ins w:id="769" w:author="Alhabibi, Haider@Energy" w:date="2022-03-10T14:04:00Z">
              <w:r w:rsidR="00D122CB">
                <w:rPr>
                  <w:rFonts w:eastAsia="Times New Roman" w:cstheme="minorHAnsi"/>
                  <w:sz w:val="16"/>
                  <w:szCs w:val="16"/>
                </w:rPr>
                <w:t>A2-</w:t>
              </w:r>
            </w:ins>
            <w:ins w:id="770" w:author="Markstrum, Alexis@Energy" w:date="2021-10-21T10:25:00Z">
              <w:r w:rsidRPr="008C1142">
                <w:rPr>
                  <w:rFonts w:eastAsia="Times New Roman" w:cstheme="minorHAnsi"/>
                  <w:sz w:val="16"/>
                  <w:szCs w:val="16"/>
                </w:rPr>
                <w:t>01 &gt;&gt;</w:t>
              </w:r>
            </w:ins>
          </w:p>
        </w:tc>
        <w:tc>
          <w:tcPr>
            <w:tcW w:w="990" w:type="dxa"/>
          </w:tcPr>
          <w:p w14:paraId="30133F52" w14:textId="645E34BE" w:rsidR="008C1142" w:rsidRPr="008C1142" w:rsidRDefault="008C1142" w:rsidP="008C1142">
            <w:pPr>
              <w:spacing w:after="0" w:line="240" w:lineRule="auto"/>
              <w:jc w:val="center"/>
              <w:rPr>
                <w:ins w:id="771" w:author="Markstrum, Alexis@Energy" w:date="2021-10-21T10:25:00Z"/>
                <w:rFonts w:cstheme="minorHAnsi"/>
                <w:sz w:val="16"/>
                <w:szCs w:val="20"/>
              </w:rPr>
            </w:pPr>
            <w:ins w:id="772" w:author="Markstrum, Alexis@Energy" w:date="2021-10-21T10:25:00Z">
              <w:r w:rsidRPr="008C1142">
                <w:rPr>
                  <w:rFonts w:cstheme="minorHAnsi"/>
                  <w:sz w:val="16"/>
                  <w:szCs w:val="20"/>
                </w:rPr>
                <w:t xml:space="preserve">&lt;&lt;reference value from </w:t>
              </w:r>
            </w:ins>
            <w:ins w:id="773" w:author="Markstrum, Alexis@Energy" w:date="2021-10-21T11:10:00Z">
              <w:del w:id="774" w:author="Alhabibi, Haider@Energy" w:date="2022-03-10T14:04:00Z">
                <w:r w:rsidR="00C40B81" w:rsidDel="008C511A">
                  <w:rPr>
                    <w:rFonts w:cstheme="minorHAnsi"/>
                    <w:sz w:val="16"/>
                    <w:szCs w:val="20"/>
                  </w:rPr>
                  <w:delText>C</w:delText>
                </w:r>
              </w:del>
            </w:ins>
            <w:ins w:id="775" w:author="Alhabibi, Haider@Energy" w:date="2022-03-10T14:04:00Z">
              <w:r w:rsidR="008C511A">
                <w:rPr>
                  <w:rFonts w:cstheme="minorHAnsi"/>
                  <w:sz w:val="16"/>
                  <w:szCs w:val="20"/>
                </w:rPr>
                <w:t>A2-</w:t>
              </w:r>
            </w:ins>
            <w:ins w:id="776" w:author="Markstrum, Alexis@Energy" w:date="2021-10-21T10:25:00Z">
              <w:r w:rsidRPr="008C1142">
                <w:rPr>
                  <w:rFonts w:cstheme="minorHAnsi"/>
                  <w:sz w:val="16"/>
                  <w:szCs w:val="20"/>
                </w:rPr>
                <w:t>02&gt;&gt;</w:t>
              </w:r>
            </w:ins>
          </w:p>
        </w:tc>
        <w:tc>
          <w:tcPr>
            <w:tcW w:w="1170" w:type="dxa"/>
          </w:tcPr>
          <w:p w14:paraId="6D70EE0D" w14:textId="7ABFAB6D" w:rsidR="008C1142" w:rsidRPr="008C1142" w:rsidRDefault="008C1142" w:rsidP="008C1142">
            <w:pPr>
              <w:spacing w:after="0" w:line="240" w:lineRule="auto"/>
              <w:jc w:val="center"/>
              <w:rPr>
                <w:ins w:id="777" w:author="Markstrum, Alexis@Energy" w:date="2021-10-21T10:25:00Z"/>
                <w:rFonts w:cstheme="minorHAnsi"/>
                <w:sz w:val="16"/>
                <w:szCs w:val="20"/>
              </w:rPr>
            </w:pPr>
            <w:ins w:id="778" w:author="Markstrum, Alexis@Energy" w:date="2021-10-21T10:25:00Z">
              <w:r w:rsidRPr="008C1142">
                <w:rPr>
                  <w:rFonts w:cstheme="minorHAnsi"/>
                  <w:sz w:val="16"/>
                  <w:szCs w:val="20"/>
                </w:rPr>
                <w:t>&lt;&lt;if performance, user input</w:t>
              </w:r>
              <w:r w:rsidRPr="008C1142">
                <w:rPr>
                  <w:rFonts w:eastAsia="Times New Roman" w:cstheme="minorHAnsi"/>
                  <w:sz w:val="16"/>
                  <w:szCs w:val="20"/>
                </w:rPr>
                <w:t xml:space="preserve"> is equal to </w:t>
              </w:r>
            </w:ins>
            <w:ins w:id="779" w:author="Markstrum, Alexis@Energy" w:date="2021-10-21T11:10:00Z">
              <w:r w:rsidR="00C40B81">
                <w:rPr>
                  <w:rFonts w:eastAsia="Times New Roman" w:cstheme="minorHAnsi"/>
                  <w:sz w:val="16"/>
                  <w:szCs w:val="20"/>
                </w:rPr>
                <w:t>C</w:t>
              </w:r>
            </w:ins>
            <w:ins w:id="780" w:author="Markstrum, Alexis@Energy" w:date="2021-10-21T10:25:00Z">
              <w:r w:rsidRPr="008C1142">
                <w:rPr>
                  <w:rFonts w:eastAsia="Times New Roman" w:cstheme="minorHAnsi"/>
                  <w:sz w:val="16"/>
                  <w:szCs w:val="20"/>
                </w:rPr>
                <w:t xml:space="preserve">03 as default, and allow user to override with an equivalent system based on the simulated equipment in </w:t>
              </w:r>
            </w:ins>
            <w:ins w:id="781" w:author="Markstrum, Alexis@Energy" w:date="2021-10-21T11:10:00Z">
              <w:del w:id="782" w:author="Alhabibi, Haider@Energy" w:date="2022-03-10T14:04:00Z">
                <w:r w:rsidR="00C40B81" w:rsidDel="008C511A">
                  <w:rPr>
                    <w:rFonts w:eastAsia="Times New Roman" w:cstheme="minorHAnsi"/>
                    <w:sz w:val="16"/>
                    <w:szCs w:val="20"/>
                  </w:rPr>
                  <w:delText>C</w:delText>
                </w:r>
              </w:del>
            </w:ins>
            <w:ins w:id="783" w:author="Alhabibi, Haider@Energy" w:date="2022-03-10T14:04:00Z">
              <w:r w:rsidR="008C511A">
                <w:rPr>
                  <w:rFonts w:eastAsia="Times New Roman" w:cstheme="minorHAnsi"/>
                  <w:sz w:val="16"/>
                  <w:szCs w:val="20"/>
                </w:rPr>
                <w:t>A2-</w:t>
              </w:r>
            </w:ins>
            <w:ins w:id="784" w:author="Markstrum, Alexis@Energy" w:date="2021-10-21T10:25:00Z">
              <w:r w:rsidRPr="008C1142">
                <w:rPr>
                  <w:rFonts w:eastAsia="Times New Roman" w:cstheme="minorHAnsi"/>
                  <w:sz w:val="16"/>
                  <w:szCs w:val="20"/>
                </w:rPr>
                <w:t xml:space="preserve">10; elseif prescriptive, </w:t>
              </w:r>
              <w:r w:rsidRPr="008C1142">
                <w:rPr>
                  <w:rFonts w:eastAsia="Times New Roman" w:cstheme="minorHAnsi"/>
                  <w:sz w:val="16"/>
                  <w:szCs w:val="20"/>
                </w:rPr>
                <w:lastRenderedPageBreak/>
                <w:t>allow user to enter any Tier 3 model&gt;&gt;</w:t>
              </w:r>
            </w:ins>
          </w:p>
        </w:tc>
        <w:tc>
          <w:tcPr>
            <w:tcW w:w="1080" w:type="dxa"/>
          </w:tcPr>
          <w:p w14:paraId="20694A95" w14:textId="3DE3BF18" w:rsidR="008C1142" w:rsidRPr="008C1142" w:rsidRDefault="008C1142" w:rsidP="008C1142">
            <w:pPr>
              <w:spacing w:after="0" w:line="240" w:lineRule="auto"/>
              <w:jc w:val="center"/>
              <w:rPr>
                <w:ins w:id="785" w:author="Markstrum, Alexis@Energy" w:date="2021-10-21T10:25:00Z"/>
                <w:rFonts w:eastAsia="Times New Roman" w:cstheme="minorHAnsi"/>
                <w:b/>
                <w:i/>
                <w:color w:val="FF0000"/>
                <w:sz w:val="16"/>
                <w:szCs w:val="20"/>
              </w:rPr>
            </w:pPr>
            <w:ins w:id="786" w:author="Markstrum, Alexis@Energy" w:date="2021-10-21T10:25:00Z">
              <w:r w:rsidRPr="008C1142">
                <w:rPr>
                  <w:rFonts w:cstheme="minorHAnsi"/>
                  <w:sz w:val="16"/>
                  <w:szCs w:val="20"/>
                </w:rPr>
                <w:lastRenderedPageBreak/>
                <w:t xml:space="preserve">&lt;&lt;Reference value from </w:t>
              </w:r>
            </w:ins>
            <w:ins w:id="787" w:author="Markstrum, Alexis@Energy" w:date="2021-10-21T11:10:00Z">
              <w:del w:id="788" w:author="Alhabibi, Haider@Energy" w:date="2022-03-10T14:04:00Z">
                <w:r w:rsidR="00C40B81" w:rsidDel="008C511A">
                  <w:rPr>
                    <w:rFonts w:cstheme="minorHAnsi"/>
                    <w:sz w:val="16"/>
                    <w:szCs w:val="20"/>
                  </w:rPr>
                  <w:delText>C</w:delText>
                </w:r>
              </w:del>
            </w:ins>
            <w:ins w:id="789" w:author="Alhabibi, Haider@Energy" w:date="2022-03-10T14:04:00Z">
              <w:r w:rsidR="008C511A">
                <w:rPr>
                  <w:rFonts w:cstheme="minorHAnsi"/>
                  <w:sz w:val="16"/>
                  <w:szCs w:val="20"/>
                </w:rPr>
                <w:t>A2-</w:t>
              </w:r>
            </w:ins>
            <w:ins w:id="790" w:author="Markstrum, Alexis@Energy" w:date="2021-10-21T10:25:00Z">
              <w:r w:rsidRPr="008C1142">
                <w:rPr>
                  <w:rFonts w:cstheme="minorHAnsi"/>
                  <w:sz w:val="16"/>
                  <w:szCs w:val="20"/>
                </w:rPr>
                <w:t>04&gt;&gt;</w:t>
              </w:r>
            </w:ins>
          </w:p>
        </w:tc>
        <w:tc>
          <w:tcPr>
            <w:tcW w:w="1440" w:type="dxa"/>
          </w:tcPr>
          <w:p w14:paraId="025EF24D" w14:textId="3BFE01B9" w:rsidR="008C1142" w:rsidRPr="008C1142" w:rsidRDefault="008C1142" w:rsidP="008C1142">
            <w:pPr>
              <w:spacing w:after="0" w:line="240" w:lineRule="auto"/>
              <w:jc w:val="center"/>
              <w:rPr>
                <w:ins w:id="791" w:author="Markstrum, Alexis@Energy" w:date="2021-10-21T10:25:00Z"/>
                <w:rFonts w:eastAsia="Times New Roman" w:cstheme="minorHAnsi"/>
                <w:b/>
                <w:i/>
                <w:color w:val="FF0000"/>
                <w:sz w:val="16"/>
                <w:szCs w:val="20"/>
              </w:rPr>
            </w:pPr>
            <w:ins w:id="792" w:author="Markstrum, Alexis@Energy" w:date="2021-10-21T10:25:00Z">
              <w:r w:rsidRPr="008C1142">
                <w:rPr>
                  <w:rFonts w:cstheme="minorHAnsi"/>
                  <w:sz w:val="16"/>
                  <w:szCs w:val="20"/>
                </w:rPr>
                <w:t xml:space="preserve">&lt;&lt;Reference value from </w:t>
              </w:r>
            </w:ins>
            <w:ins w:id="793" w:author="Markstrum, Alexis@Energy" w:date="2021-10-21T11:10:00Z">
              <w:del w:id="794" w:author="Alhabibi, Haider@Energy" w:date="2022-03-10T14:04:00Z">
                <w:r w:rsidR="00C40B81" w:rsidDel="008C511A">
                  <w:rPr>
                    <w:rFonts w:cstheme="minorHAnsi"/>
                    <w:sz w:val="16"/>
                    <w:szCs w:val="20"/>
                  </w:rPr>
                  <w:delText>C</w:delText>
                </w:r>
              </w:del>
            </w:ins>
            <w:ins w:id="795" w:author="Alhabibi, Haider@Energy" w:date="2022-03-10T14:04:00Z">
              <w:r w:rsidR="008C511A">
                <w:rPr>
                  <w:rFonts w:cstheme="minorHAnsi"/>
                  <w:sz w:val="16"/>
                  <w:szCs w:val="20"/>
                </w:rPr>
                <w:t>A2-</w:t>
              </w:r>
            </w:ins>
            <w:ins w:id="796" w:author="Markstrum, Alexis@Energy" w:date="2021-10-21T10:25:00Z">
              <w:r w:rsidRPr="008C1142">
                <w:rPr>
                  <w:rFonts w:cstheme="minorHAnsi"/>
                  <w:sz w:val="16"/>
                  <w:szCs w:val="20"/>
                </w:rPr>
                <w:t>05.&gt;&gt;</w:t>
              </w:r>
            </w:ins>
          </w:p>
        </w:tc>
        <w:tc>
          <w:tcPr>
            <w:tcW w:w="1080" w:type="dxa"/>
          </w:tcPr>
          <w:p w14:paraId="0F8221FB" w14:textId="2B902011" w:rsidR="008C1142" w:rsidRPr="004E20A7" w:rsidRDefault="004E20A7" w:rsidP="008C1142">
            <w:pPr>
              <w:spacing w:after="0" w:line="240" w:lineRule="auto"/>
              <w:jc w:val="center"/>
              <w:rPr>
                <w:ins w:id="797" w:author="Markstrum, Alexis@Energy" w:date="2021-10-21T10:25:00Z"/>
                <w:rFonts w:cstheme="minorHAnsi"/>
                <w:sz w:val="16"/>
                <w:szCs w:val="16"/>
              </w:rPr>
            </w:pPr>
            <w:ins w:id="798" w:author="Markstrum, Alexis@Energy" w:date="2021-10-21T11:11:00Z">
              <w:r w:rsidRPr="00DC34CF">
                <w:rPr>
                  <w:rFonts w:cstheme="minorHAnsi"/>
                  <w:sz w:val="18"/>
                  <w:szCs w:val="20"/>
                </w:rPr>
                <w:t>&lt;&lt;User input value; check value must be ≥</w:t>
              </w:r>
              <w:del w:id="799" w:author="Alhabibi, Haider@Energy" w:date="2022-03-10T14:04:00Z">
                <w:r w:rsidRPr="00DC34CF" w:rsidDel="008C511A">
                  <w:rPr>
                    <w:rFonts w:cstheme="minorHAnsi"/>
                    <w:sz w:val="18"/>
                    <w:szCs w:val="20"/>
                  </w:rPr>
                  <w:delText>C</w:delText>
                </w:r>
              </w:del>
            </w:ins>
            <w:ins w:id="800" w:author="Alhabibi, Haider@Energy" w:date="2022-03-10T14:04:00Z">
              <w:r w:rsidR="008C511A">
                <w:rPr>
                  <w:rFonts w:cstheme="minorHAnsi"/>
                  <w:sz w:val="18"/>
                  <w:szCs w:val="20"/>
                </w:rPr>
                <w:t>A2-</w:t>
              </w:r>
            </w:ins>
            <w:ins w:id="801" w:author="Markstrum, Alexis@Energy" w:date="2021-10-21T11:11:00Z">
              <w:r w:rsidRPr="00DC34CF">
                <w:rPr>
                  <w:rFonts w:cstheme="minorHAnsi"/>
                  <w:sz w:val="18"/>
                  <w:szCs w:val="20"/>
                </w:rPr>
                <w:t xml:space="preserve">06 to comply, else flag non-compliant values and do not allow the </w:t>
              </w:r>
              <w:r w:rsidRPr="00DC34CF">
                <w:rPr>
                  <w:rFonts w:cstheme="minorHAnsi"/>
                  <w:sz w:val="18"/>
                  <w:szCs w:val="20"/>
                </w:rPr>
                <w:lastRenderedPageBreak/>
                <w:t xml:space="preserve">doc to be registered. Value may be NA if </w:t>
              </w:r>
              <w:del w:id="802" w:author="Alhabibi, Haider@Energy" w:date="2022-03-10T14:05:00Z">
                <w:r w:rsidRPr="00DC34CF" w:rsidDel="00DF6C90">
                  <w:rPr>
                    <w:rFonts w:cstheme="minorHAnsi"/>
                    <w:sz w:val="18"/>
                    <w:szCs w:val="20"/>
                  </w:rPr>
                  <w:delText>C</w:delText>
                </w:r>
              </w:del>
            </w:ins>
            <w:ins w:id="803" w:author="Alhabibi, Haider@Energy" w:date="2022-03-10T14:05:00Z">
              <w:r w:rsidR="00DF6C90">
                <w:rPr>
                  <w:rFonts w:cstheme="minorHAnsi"/>
                  <w:sz w:val="18"/>
                  <w:szCs w:val="20"/>
                </w:rPr>
                <w:t>A2-</w:t>
              </w:r>
            </w:ins>
            <w:ins w:id="804" w:author="Markstrum, Alexis@Energy" w:date="2021-10-21T11:11:00Z">
              <w:r w:rsidRPr="00DC34CF">
                <w:rPr>
                  <w:rFonts w:cstheme="minorHAnsi"/>
                  <w:sz w:val="18"/>
                  <w:szCs w:val="20"/>
                </w:rPr>
                <w:t>06 is NA &gt;&gt;</w:t>
              </w:r>
            </w:ins>
          </w:p>
        </w:tc>
        <w:tc>
          <w:tcPr>
            <w:tcW w:w="1530" w:type="dxa"/>
          </w:tcPr>
          <w:p w14:paraId="0E5E61E5" w14:textId="04264539" w:rsidR="008C1142" w:rsidRPr="008C1142" w:rsidRDefault="008C1142" w:rsidP="008C1142">
            <w:pPr>
              <w:spacing w:after="0" w:line="240" w:lineRule="auto"/>
              <w:jc w:val="center"/>
              <w:rPr>
                <w:ins w:id="805" w:author="Markstrum, Alexis@Energy" w:date="2021-10-21T10:25:00Z"/>
                <w:rFonts w:cstheme="minorHAnsi"/>
                <w:sz w:val="16"/>
                <w:szCs w:val="20"/>
              </w:rPr>
            </w:pPr>
            <w:ins w:id="806" w:author="Markstrum, Alexis@Energy" w:date="2021-10-21T10:25:00Z">
              <w:r w:rsidRPr="008C1142">
                <w:rPr>
                  <w:rFonts w:cstheme="minorHAnsi"/>
                  <w:sz w:val="16"/>
                  <w:szCs w:val="20"/>
                </w:rPr>
                <w:lastRenderedPageBreak/>
                <w:t xml:space="preserve">&lt;&lt; Reference values from </w:t>
              </w:r>
            </w:ins>
            <w:ins w:id="807" w:author="Markstrum, Alexis@Energy" w:date="2021-10-21T11:11:00Z">
              <w:del w:id="808" w:author="Alhabibi, Haider@Energy" w:date="2022-03-10T14:04:00Z">
                <w:r w:rsidR="004E20A7" w:rsidDel="008C511A">
                  <w:rPr>
                    <w:rFonts w:cstheme="minorHAnsi"/>
                    <w:sz w:val="16"/>
                    <w:szCs w:val="20"/>
                  </w:rPr>
                  <w:delText>C</w:delText>
                </w:r>
              </w:del>
            </w:ins>
            <w:ins w:id="809" w:author="Alhabibi, Haider@Energy" w:date="2022-03-10T14:04:00Z">
              <w:r w:rsidR="008C511A">
                <w:rPr>
                  <w:rFonts w:cstheme="minorHAnsi"/>
                  <w:sz w:val="16"/>
                  <w:szCs w:val="20"/>
                </w:rPr>
                <w:t>A2-</w:t>
              </w:r>
            </w:ins>
            <w:ins w:id="810" w:author="Markstrum, Alexis@Energy" w:date="2021-10-21T10:25:00Z">
              <w:r w:rsidRPr="008C1142">
                <w:rPr>
                  <w:rFonts w:cstheme="minorHAnsi"/>
                  <w:sz w:val="16"/>
                  <w:szCs w:val="20"/>
                </w:rPr>
                <w:t>07&gt;&gt;</w:t>
              </w:r>
            </w:ins>
          </w:p>
        </w:tc>
        <w:tc>
          <w:tcPr>
            <w:tcW w:w="1350" w:type="dxa"/>
          </w:tcPr>
          <w:p w14:paraId="55DE5226" w14:textId="2D883AF9" w:rsidR="008C1142" w:rsidRPr="008C1142" w:rsidRDefault="008C1142" w:rsidP="008C1142">
            <w:pPr>
              <w:spacing w:after="0" w:line="240" w:lineRule="auto"/>
              <w:jc w:val="center"/>
              <w:rPr>
                <w:ins w:id="811" w:author="Markstrum, Alexis@Energy" w:date="2021-10-21T10:25:00Z"/>
                <w:rFonts w:cstheme="minorHAnsi"/>
                <w:sz w:val="16"/>
                <w:szCs w:val="20"/>
              </w:rPr>
            </w:pPr>
            <w:ins w:id="812" w:author="Markstrum, Alexis@Energy" w:date="2021-10-21T10:25:00Z">
              <w:r w:rsidRPr="008C1142">
                <w:rPr>
                  <w:rFonts w:cstheme="minorHAnsi"/>
                  <w:sz w:val="16"/>
                  <w:szCs w:val="20"/>
                </w:rPr>
                <w:t xml:space="preserve">&lt;&lt; Reference values from </w:t>
              </w:r>
            </w:ins>
            <w:ins w:id="813" w:author="Markstrum, Alexis@Energy" w:date="2021-10-21T11:11:00Z">
              <w:del w:id="814" w:author="Alhabibi, Haider@Energy" w:date="2022-03-10T14:04:00Z">
                <w:r w:rsidR="004E20A7" w:rsidDel="008C511A">
                  <w:rPr>
                    <w:rFonts w:cstheme="minorHAnsi"/>
                    <w:sz w:val="16"/>
                    <w:szCs w:val="20"/>
                  </w:rPr>
                  <w:delText>C</w:delText>
                </w:r>
              </w:del>
            </w:ins>
            <w:ins w:id="815" w:author="Alhabibi, Haider@Energy" w:date="2022-03-10T14:04:00Z">
              <w:r w:rsidR="008C511A">
                <w:rPr>
                  <w:rFonts w:cstheme="minorHAnsi"/>
                  <w:sz w:val="16"/>
                  <w:szCs w:val="20"/>
                </w:rPr>
                <w:t>A</w:t>
              </w:r>
              <w:r w:rsidR="00DF6C90">
                <w:rPr>
                  <w:rFonts w:cstheme="minorHAnsi"/>
                  <w:sz w:val="16"/>
                  <w:szCs w:val="20"/>
                </w:rPr>
                <w:t>2</w:t>
              </w:r>
            </w:ins>
            <w:ins w:id="816" w:author="Alhabibi, Haider@Energy" w:date="2022-03-10T14:05:00Z">
              <w:r w:rsidR="00DF6C90">
                <w:rPr>
                  <w:rFonts w:cstheme="minorHAnsi"/>
                  <w:sz w:val="16"/>
                  <w:szCs w:val="20"/>
                </w:rPr>
                <w:t>-</w:t>
              </w:r>
            </w:ins>
            <w:ins w:id="817" w:author="Markstrum, Alexis@Energy" w:date="2021-10-21T10:25:00Z">
              <w:r w:rsidRPr="008C1142">
                <w:rPr>
                  <w:rFonts w:cstheme="minorHAnsi"/>
                  <w:sz w:val="16"/>
                  <w:szCs w:val="20"/>
                </w:rPr>
                <w:t>08&gt;&gt;</w:t>
              </w:r>
            </w:ins>
          </w:p>
        </w:tc>
        <w:tc>
          <w:tcPr>
            <w:tcW w:w="1350" w:type="dxa"/>
          </w:tcPr>
          <w:p w14:paraId="4D027257" w14:textId="033BB47C" w:rsidR="008C1142" w:rsidRPr="008C1142" w:rsidRDefault="008C1142" w:rsidP="008C1142">
            <w:pPr>
              <w:spacing w:after="0" w:line="240" w:lineRule="auto"/>
              <w:jc w:val="center"/>
              <w:rPr>
                <w:ins w:id="818" w:author="Markstrum, Alexis@Energy" w:date="2021-10-21T10:25:00Z"/>
                <w:rFonts w:cstheme="minorHAnsi"/>
                <w:sz w:val="16"/>
                <w:szCs w:val="20"/>
              </w:rPr>
            </w:pPr>
            <w:ins w:id="819" w:author="Markstrum, Alexis@Energy" w:date="2021-10-21T10:25:00Z">
              <w:r w:rsidRPr="008C1142">
                <w:rPr>
                  <w:rFonts w:cstheme="minorHAnsi"/>
                  <w:sz w:val="16"/>
                  <w:szCs w:val="20"/>
                </w:rPr>
                <w:t xml:space="preserve">&lt;&lt; Reference values from </w:t>
              </w:r>
            </w:ins>
            <w:ins w:id="820" w:author="Markstrum, Alexis@Energy" w:date="2021-10-21T11:11:00Z">
              <w:del w:id="821" w:author="Alhabibi, Haider@Energy" w:date="2022-03-10T14:05:00Z">
                <w:r w:rsidR="004E20A7" w:rsidDel="00DF6C90">
                  <w:rPr>
                    <w:rFonts w:cstheme="minorHAnsi"/>
                    <w:sz w:val="16"/>
                    <w:szCs w:val="20"/>
                  </w:rPr>
                  <w:delText>C</w:delText>
                </w:r>
              </w:del>
            </w:ins>
            <w:ins w:id="822" w:author="Alhabibi, Haider@Energy" w:date="2022-03-10T14:05:00Z">
              <w:r w:rsidR="00DF6C90">
                <w:rPr>
                  <w:rFonts w:cstheme="minorHAnsi"/>
                  <w:sz w:val="16"/>
                  <w:szCs w:val="20"/>
                </w:rPr>
                <w:t>A2-</w:t>
              </w:r>
            </w:ins>
            <w:ins w:id="823" w:author="Markstrum, Alexis@Energy" w:date="2021-10-21T10:25:00Z">
              <w:r w:rsidRPr="008C1142">
                <w:rPr>
                  <w:rFonts w:cstheme="minorHAnsi"/>
                  <w:sz w:val="16"/>
                  <w:szCs w:val="20"/>
                </w:rPr>
                <w:t>09&gt;&gt;</w:t>
              </w:r>
            </w:ins>
          </w:p>
        </w:tc>
      </w:tr>
      <w:tr w:rsidR="008C1142" w:rsidRPr="008C1142" w14:paraId="58320C05" w14:textId="77777777" w:rsidTr="004B6B6C">
        <w:trPr>
          <w:ins w:id="824" w:author="Markstrum, Alexis@Energy" w:date="2021-10-21T10:25:00Z"/>
        </w:trPr>
        <w:tc>
          <w:tcPr>
            <w:tcW w:w="895" w:type="dxa"/>
          </w:tcPr>
          <w:p w14:paraId="2058088D" w14:textId="77777777" w:rsidR="008C1142" w:rsidRPr="008C1142" w:rsidRDefault="008C1142" w:rsidP="008C1142">
            <w:pPr>
              <w:spacing w:after="0" w:line="240" w:lineRule="auto"/>
              <w:jc w:val="center"/>
              <w:rPr>
                <w:ins w:id="825" w:author="Markstrum, Alexis@Energy" w:date="2021-10-21T10:25:00Z"/>
                <w:rFonts w:cstheme="minorHAnsi"/>
                <w:sz w:val="16"/>
                <w:szCs w:val="20"/>
              </w:rPr>
            </w:pPr>
          </w:p>
        </w:tc>
        <w:tc>
          <w:tcPr>
            <w:tcW w:w="990" w:type="dxa"/>
          </w:tcPr>
          <w:p w14:paraId="6C4CCD7B" w14:textId="77777777" w:rsidR="008C1142" w:rsidRPr="008C1142" w:rsidRDefault="008C1142" w:rsidP="008C1142">
            <w:pPr>
              <w:spacing w:after="0" w:line="240" w:lineRule="auto"/>
              <w:jc w:val="center"/>
              <w:rPr>
                <w:ins w:id="826" w:author="Markstrum, Alexis@Energy" w:date="2021-10-21T10:25:00Z"/>
                <w:rFonts w:cstheme="minorHAnsi"/>
                <w:sz w:val="16"/>
                <w:szCs w:val="20"/>
              </w:rPr>
            </w:pPr>
          </w:p>
        </w:tc>
        <w:tc>
          <w:tcPr>
            <w:tcW w:w="1170" w:type="dxa"/>
          </w:tcPr>
          <w:p w14:paraId="5973D3BB" w14:textId="77777777" w:rsidR="008C1142" w:rsidRPr="008C1142" w:rsidRDefault="008C1142" w:rsidP="008C1142">
            <w:pPr>
              <w:spacing w:after="0" w:line="240" w:lineRule="auto"/>
              <w:jc w:val="center"/>
              <w:rPr>
                <w:ins w:id="827" w:author="Markstrum, Alexis@Energy" w:date="2021-10-21T10:25:00Z"/>
                <w:rFonts w:cstheme="minorHAnsi"/>
                <w:sz w:val="16"/>
                <w:szCs w:val="20"/>
              </w:rPr>
            </w:pPr>
          </w:p>
        </w:tc>
        <w:tc>
          <w:tcPr>
            <w:tcW w:w="1080" w:type="dxa"/>
          </w:tcPr>
          <w:p w14:paraId="4B8E8413" w14:textId="77777777" w:rsidR="008C1142" w:rsidRPr="008C1142" w:rsidRDefault="008C1142" w:rsidP="008C1142">
            <w:pPr>
              <w:spacing w:after="0" w:line="240" w:lineRule="auto"/>
              <w:jc w:val="center"/>
              <w:rPr>
                <w:ins w:id="828" w:author="Markstrum, Alexis@Energy" w:date="2021-10-21T10:25:00Z"/>
                <w:rFonts w:cstheme="minorHAnsi"/>
                <w:sz w:val="16"/>
                <w:szCs w:val="20"/>
              </w:rPr>
            </w:pPr>
          </w:p>
        </w:tc>
        <w:tc>
          <w:tcPr>
            <w:tcW w:w="1440" w:type="dxa"/>
          </w:tcPr>
          <w:p w14:paraId="356DB042" w14:textId="77777777" w:rsidR="008C1142" w:rsidRPr="008C1142" w:rsidRDefault="008C1142" w:rsidP="008C1142">
            <w:pPr>
              <w:spacing w:after="0" w:line="240" w:lineRule="auto"/>
              <w:jc w:val="center"/>
              <w:rPr>
                <w:ins w:id="829" w:author="Markstrum, Alexis@Energy" w:date="2021-10-21T10:25:00Z"/>
                <w:rFonts w:cstheme="minorHAnsi"/>
                <w:sz w:val="16"/>
                <w:szCs w:val="20"/>
              </w:rPr>
            </w:pPr>
          </w:p>
        </w:tc>
        <w:tc>
          <w:tcPr>
            <w:tcW w:w="1080" w:type="dxa"/>
          </w:tcPr>
          <w:p w14:paraId="4C0FA845" w14:textId="77777777" w:rsidR="008C1142" w:rsidRPr="008C1142" w:rsidRDefault="008C1142" w:rsidP="008C1142">
            <w:pPr>
              <w:spacing w:after="0" w:line="240" w:lineRule="auto"/>
              <w:jc w:val="center"/>
              <w:rPr>
                <w:ins w:id="830" w:author="Markstrum, Alexis@Energy" w:date="2021-10-21T10:25:00Z"/>
                <w:rFonts w:cstheme="minorHAnsi"/>
                <w:sz w:val="16"/>
                <w:szCs w:val="20"/>
              </w:rPr>
            </w:pPr>
          </w:p>
        </w:tc>
        <w:tc>
          <w:tcPr>
            <w:tcW w:w="1530" w:type="dxa"/>
            <w:vAlign w:val="bottom"/>
          </w:tcPr>
          <w:p w14:paraId="0FB7462C" w14:textId="77777777" w:rsidR="008C1142" w:rsidRPr="008C1142" w:rsidRDefault="008C1142" w:rsidP="008C1142">
            <w:pPr>
              <w:spacing w:after="0" w:line="240" w:lineRule="auto"/>
              <w:jc w:val="center"/>
              <w:rPr>
                <w:ins w:id="831" w:author="Markstrum, Alexis@Energy" w:date="2021-10-21T10:25:00Z"/>
                <w:rFonts w:cstheme="minorHAnsi"/>
                <w:sz w:val="16"/>
                <w:szCs w:val="20"/>
              </w:rPr>
            </w:pPr>
          </w:p>
        </w:tc>
        <w:tc>
          <w:tcPr>
            <w:tcW w:w="1350" w:type="dxa"/>
          </w:tcPr>
          <w:p w14:paraId="050BB711" w14:textId="77777777" w:rsidR="008C1142" w:rsidRPr="008C1142" w:rsidRDefault="008C1142" w:rsidP="008C1142">
            <w:pPr>
              <w:spacing w:after="0" w:line="240" w:lineRule="auto"/>
              <w:jc w:val="center"/>
              <w:rPr>
                <w:ins w:id="832" w:author="Markstrum, Alexis@Energy" w:date="2021-10-21T10:25:00Z"/>
                <w:rFonts w:cstheme="minorHAnsi"/>
                <w:sz w:val="16"/>
                <w:szCs w:val="20"/>
              </w:rPr>
            </w:pPr>
          </w:p>
        </w:tc>
        <w:tc>
          <w:tcPr>
            <w:tcW w:w="1350" w:type="dxa"/>
          </w:tcPr>
          <w:p w14:paraId="2D7AB9AE" w14:textId="77777777" w:rsidR="008C1142" w:rsidRPr="008C1142" w:rsidRDefault="008C1142" w:rsidP="008C1142">
            <w:pPr>
              <w:spacing w:after="0" w:line="240" w:lineRule="auto"/>
              <w:jc w:val="center"/>
              <w:rPr>
                <w:ins w:id="833" w:author="Markstrum, Alexis@Energy" w:date="2021-10-21T10:25:00Z"/>
                <w:rFonts w:cstheme="minorHAnsi"/>
                <w:sz w:val="16"/>
                <w:szCs w:val="20"/>
              </w:rPr>
            </w:pPr>
          </w:p>
        </w:tc>
      </w:tr>
    </w:tbl>
    <w:p w14:paraId="5CD01A22" w14:textId="77777777" w:rsidR="00ED40A1" w:rsidRDefault="00ED40A1" w:rsidP="00236F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54DA0B91" w:rsidR="00FF28D5"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FF28D5" w:rsidRPr="00236F4B">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236F4B">
              <w:rPr>
                <w:rFonts w:asciiTheme="minorHAnsi" w:hAnsiTheme="minorHAnsi" w:cstheme="minorHAnsi"/>
                <w:b/>
                <w:sz w:val="18"/>
                <w:szCs w:val="18"/>
              </w:rPr>
              <w:t xml:space="preserve">Dwelling Unit Water Heating Efficiency Information </w:t>
            </w:r>
          </w:p>
          <w:p w14:paraId="5A19AC05"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heater(s) efficiency features specified on the registered CF1R compliance document for this project.</w:t>
            </w:r>
            <w:r w:rsidR="00F43DC7">
              <w:rPr>
                <w:rFonts w:asciiTheme="minorHAnsi" w:eastAsia="Times New Roman" w:hAnsiTheme="minorHAnsi" w:cstheme="minorHAnsi"/>
                <w:sz w:val="18"/>
                <w:szCs w:val="18"/>
              </w:rPr>
              <w:t xml:space="preserve"> </w:t>
            </w:r>
          </w:p>
          <w:p w14:paraId="5AA1321C" w14:textId="11D5BD36" w:rsidR="00FF28D5" w:rsidRPr="00236F4B" w:rsidRDefault="00F43DC7"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36F4B">
              <w:rPr>
                <w:rFonts w:cstheme="minorHAnsi"/>
                <w:sz w:val="18"/>
                <w:szCs w:val="20"/>
              </w:rPr>
              <w:t>&lt;&lt;</w:t>
            </w:r>
            <w:r w:rsidR="00EC0CA0">
              <w:rPr>
                <w:rFonts w:cstheme="minorHAnsi"/>
                <w:sz w:val="18"/>
                <w:szCs w:val="20"/>
              </w:rPr>
              <w:t xml:space="preserve">require one row of data for each water heater identified in Section </w:t>
            </w:r>
            <w:ins w:id="834" w:author="Alhabibi, Haider@Energy" w:date="2021-12-12T22:33:00Z">
              <w:r w:rsidR="008B0934">
                <w:rPr>
                  <w:rFonts w:cstheme="minorHAnsi"/>
                  <w:sz w:val="18"/>
                  <w:szCs w:val="20"/>
                </w:rPr>
                <w:t xml:space="preserve">A </w:t>
              </w:r>
            </w:ins>
            <w:ins w:id="835" w:author="Alhabibi, Haider@Energy" w:date="2021-12-17T18:18:00Z">
              <w:r w:rsidR="00EB620B">
                <w:rPr>
                  <w:rFonts w:cstheme="minorHAnsi"/>
                  <w:sz w:val="18"/>
                  <w:szCs w:val="20"/>
                </w:rPr>
                <w:t>and</w:t>
              </w:r>
            </w:ins>
            <w:ins w:id="836" w:author="Alhabibi, Haider@Energy" w:date="2021-12-17T18:20:00Z">
              <w:r w:rsidR="00D52CC2">
                <w:rPr>
                  <w:rFonts w:cstheme="minorHAnsi"/>
                  <w:sz w:val="18"/>
                  <w:szCs w:val="20"/>
                </w:rPr>
                <w:t xml:space="preserve"> </w:t>
              </w:r>
            </w:ins>
            <w:del w:id="837" w:author="Alhabibi, Haider@Energy" w:date="2021-12-17T18:18:00Z">
              <w:r w:rsidR="00EC0CA0" w:rsidDel="00150E9A">
                <w:rPr>
                  <w:rFonts w:cstheme="minorHAnsi"/>
                  <w:sz w:val="18"/>
                  <w:szCs w:val="20"/>
                </w:rPr>
                <w:delText>B</w:delText>
              </w:r>
            </w:del>
            <w:ins w:id="838" w:author="Alhabibi, Haider@Energy" w:date="2022-01-25T14:30:00Z">
              <w:r w:rsidR="00192426">
                <w:rPr>
                  <w:rFonts w:cstheme="minorHAnsi"/>
                  <w:sz w:val="18"/>
                  <w:szCs w:val="20"/>
                </w:rPr>
                <w:t>A2</w:t>
              </w:r>
            </w:ins>
            <w:ins w:id="839" w:author="Markstrum, Alexis@Energy" w:date="2021-10-21T11:12:00Z">
              <w:del w:id="840" w:author="Alhabibi, Haider@Energy" w:date="2021-12-17T18:19:00Z">
                <w:r w:rsidR="00A2638A" w:rsidDel="00D52CC2">
                  <w:rPr>
                    <w:rFonts w:cstheme="minorHAnsi"/>
                    <w:sz w:val="18"/>
                    <w:szCs w:val="20"/>
                  </w:rPr>
                  <w:delText>,</w:delText>
                </w:r>
                <w:r w:rsidR="00A2638A" w:rsidDel="00D52CC2">
                  <w:rPr>
                    <w:rFonts w:asciiTheme="minorHAnsi" w:eastAsia="Times New Roman" w:hAnsiTheme="minorHAnsi" w:cstheme="minorHAnsi"/>
                    <w:sz w:val="20"/>
                    <w:szCs w:val="20"/>
                  </w:rPr>
                  <w:delText xml:space="preserve"> else if no Section B, then display the “section does not apply” message</w:delText>
                </w:r>
              </w:del>
            </w:ins>
            <w:r w:rsidR="00EC0CA0">
              <w:rPr>
                <w:rFonts w:cstheme="minorHAnsi"/>
                <w:sz w:val="18"/>
                <w:szCs w:val="20"/>
              </w:rPr>
              <w:t>.</w:t>
            </w:r>
            <w:r w:rsidRPr="00236F4B">
              <w:rPr>
                <w:rFonts w:cstheme="minorHAnsi"/>
                <w:sz w:val="18"/>
                <w:szCs w:val="20"/>
              </w:rPr>
              <w:t>&gt;&gt;</w:t>
            </w:r>
          </w:p>
        </w:tc>
      </w:tr>
      <w:tr w:rsidR="00FF28D5" w:rsidRPr="00323F2C" w14:paraId="50AAEAEF"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70375729"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60C014E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Insulation </w:t>
            </w:r>
          </w:p>
          <w:p w14:paraId="617F3CA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236F4B"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A4241E8"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F28D5" w:rsidRPr="00323F2C" w14:paraId="7C34D908"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289983F4" w:rsidR="00FF28D5" w:rsidRPr="00236F4B"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A0</w:t>
            </w:r>
            <w:r w:rsidR="00F349F6">
              <w:rPr>
                <w:rFonts w:asciiTheme="minorHAnsi" w:eastAsia="Times New Roman" w:hAnsiTheme="minorHAnsi" w:cstheme="minorHAnsi"/>
                <w:sz w:val="18"/>
                <w:szCs w:val="20"/>
              </w:rPr>
              <w:t>2</w:t>
            </w:r>
            <w:ins w:id="841" w:author="Alhabibi, Haider@Energy" w:date="2022-01-25T16:28:00Z">
              <w:r w:rsidR="003E5D49">
                <w:rPr>
                  <w:rFonts w:asciiTheme="minorHAnsi" w:eastAsia="Times New Roman" w:hAnsiTheme="minorHAnsi" w:cstheme="minorHAnsi"/>
                  <w:sz w:val="18"/>
                  <w:szCs w:val="20"/>
                </w:rPr>
                <w:t xml:space="preserve"> or A</w:t>
              </w:r>
              <w:r w:rsidR="006A51EC">
                <w:rPr>
                  <w:rFonts w:asciiTheme="minorHAnsi" w:eastAsia="Times New Roman" w:hAnsiTheme="minorHAnsi" w:cstheme="minorHAnsi"/>
                  <w:sz w:val="18"/>
                  <w:szCs w:val="20"/>
                </w:rPr>
                <w:t>2-02</w:t>
              </w:r>
            </w:ins>
            <w:r w:rsidRPr="00236F4B">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8C09E41"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w:t>
            </w:r>
            <w:r w:rsidR="00825ED4">
              <w:rPr>
                <w:rFonts w:asciiTheme="minorHAnsi" w:eastAsia="Times New Roman" w:hAnsiTheme="minorHAnsi" w:cstheme="minorHAnsi"/>
                <w:sz w:val="18"/>
                <w:szCs w:val="20"/>
              </w:rPr>
              <w:t>reference values from CF1R; if parent CF1R = CF1R-ADD, ALT or NCB, then value = NA; else if parent = CF1R-</w:t>
            </w:r>
            <w:r w:rsidR="00825ED4" w:rsidRPr="00684F4E">
              <w:rPr>
                <w:rFonts w:asciiTheme="minorHAnsi" w:eastAsia="Times New Roman" w:hAnsiTheme="minorHAnsi" w:cstheme="minorHAnsi"/>
                <w:sz w:val="18"/>
                <w:szCs w:val="20"/>
              </w:rPr>
              <w:t>PRF</w:t>
            </w:r>
            <w:r w:rsidR="00825ED4">
              <w:rPr>
                <w:rFonts w:asciiTheme="minorHAnsi" w:eastAsia="Times New Roman" w:hAnsiTheme="minorHAnsi" w:cstheme="minorHAnsi"/>
                <w:sz w:val="18"/>
                <w:szCs w:val="20"/>
              </w:rPr>
              <w:t>, then allowed values are:</w:t>
            </w:r>
          </w:p>
          <w:p w14:paraId="07EB90A2"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*Uniform Energy Factor</w:t>
            </w:r>
          </w:p>
          <w:p w14:paraId="2144165A"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*AFUE</w:t>
            </w:r>
          </w:p>
          <w:p w14:paraId="3C39D892" w14:textId="5F5467B5" w:rsidR="00FF28D5" w:rsidRPr="005E56D8"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*Thermal Efficiency</w:t>
            </w:r>
            <w:r w:rsidR="00FF28D5" w:rsidRPr="00236F4B">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6FC1C38D"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&lt;&lt;</w:t>
            </w:r>
            <w:r w:rsidRPr="00236F4B">
              <w:rPr>
                <w:sz w:val="18"/>
              </w:rPr>
              <w:t xml:space="preserve"> </w:t>
            </w:r>
            <w:r w:rsidRPr="00236F4B">
              <w:rPr>
                <w:rFonts w:eastAsia="Times New Roman"/>
                <w:sz w:val="18"/>
                <w:szCs w:val="20"/>
              </w:rPr>
              <w:t>reference values from CF1R-</w:t>
            </w:r>
            <w:r w:rsidRPr="00684F4E">
              <w:rPr>
                <w:rFonts w:eastAsia="Times New Roman"/>
                <w:sz w:val="18"/>
                <w:szCs w:val="20"/>
              </w:rPr>
              <w:t>PRF</w:t>
            </w:r>
            <w:r w:rsidRPr="00236F4B">
              <w:rPr>
                <w:rFonts w:eastAsia="Times New Roman"/>
                <w:sz w:val="18"/>
                <w:szCs w:val="20"/>
              </w:rPr>
              <w:t>-01;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2E819355"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values from CF1R-</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4D913324" w14:textId="3BFDDEEC" w:rsidR="00611038"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w:t>
            </w:r>
            <w:proofErr w:type="gramStart"/>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proofErr w:type="gramEnd"/>
            <w:r w:rsidRPr="00236F4B">
              <w:rPr>
                <w:rFonts w:asciiTheme="minorHAnsi" w:eastAsia="Times New Roman" w:hAnsiTheme="minorHAnsi" w:cstheme="minorHAnsi"/>
                <w:sz w:val="18"/>
                <w:szCs w:val="20"/>
              </w:rPr>
              <w:t xml:space="preserve"> </w:t>
            </w:r>
          </w:p>
          <w:p w14:paraId="12AA4FC1" w14:textId="4150A330"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7777777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 NA is allowed only if Water Heater Type = Consumer Instantaneous,</w:t>
            </w:r>
          </w:p>
          <w:p w14:paraId="682DDBF0" w14:textId="0C1F09D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75F29A83" w:rsidR="00FF28D5" w:rsidRPr="00236F4B" w:rsidRDefault="00FF28D5"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CF1R</w:t>
            </w:r>
            <w:r w:rsidRPr="00236F4B">
              <w:rPr>
                <w:rFonts w:asciiTheme="minorHAnsi" w:eastAsia="Times New Roman" w:hAnsiTheme="minorHAnsi" w:cstheme="minorHAnsi"/>
                <w:sz w:val="18"/>
                <w:szCs w:val="20"/>
              </w:rPr>
              <w:t>&gt;&gt;</w:t>
            </w:r>
          </w:p>
        </w:tc>
      </w:tr>
      <w:tr w:rsidR="00FF28D5" w:rsidRPr="00323F2C" w14:paraId="5FD3FA69"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236F4B"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2456C7">
        <w:trPr>
          <w:cantSplit/>
          <w:trHeight w:val="144"/>
        </w:trPr>
        <w:tc>
          <w:tcPr>
            <w:tcW w:w="10998" w:type="dxa"/>
            <w:gridSpan w:val="7"/>
            <w:tcBorders>
              <w:top w:val="single" w:sz="4" w:space="0" w:color="auto"/>
              <w:left w:val="single" w:sz="4" w:space="0" w:color="auto"/>
              <w:bottom w:val="single" w:sz="4" w:space="0" w:color="auto"/>
              <w:right w:val="single" w:sz="4" w:space="0" w:color="auto"/>
            </w:tcBorders>
          </w:tcPr>
          <w:p w14:paraId="0A00FFB6" w14:textId="7341E72D" w:rsidR="00F43DC7"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D</w:t>
            </w:r>
            <w:r w:rsidRPr="00236F4B">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236F4B">
              <w:rPr>
                <w:rFonts w:asciiTheme="minorHAnsi" w:hAnsiTheme="minorHAnsi" w:cstheme="minorHAnsi"/>
                <w:b/>
                <w:sz w:val="18"/>
                <w:szCs w:val="18"/>
              </w:rPr>
              <w:t xml:space="preserve"> Dwelling Unit Water Heating Efficiency Information </w:t>
            </w:r>
          </w:p>
          <w:p w14:paraId="263D893A" w14:textId="77777777" w:rsidR="00825ED4"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1D361054" w:rsidR="00F43DC7" w:rsidRPr="00236F4B" w:rsidRDefault="00E71469"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heart identified in Section </w:t>
            </w:r>
            <w:ins w:id="842" w:author="Alhabibi, Haider@Energy" w:date="2022-01-25T16:28:00Z">
              <w:r w:rsidR="006A51EC">
                <w:rPr>
                  <w:rFonts w:asciiTheme="minorHAnsi" w:eastAsia="Times New Roman" w:hAnsiTheme="minorHAnsi" w:cstheme="minorHAnsi"/>
                  <w:sz w:val="18"/>
                  <w:szCs w:val="20"/>
                </w:rPr>
                <w:t>C</w:t>
              </w:r>
            </w:ins>
            <w:del w:id="843" w:author="Alhabibi, Haider@Energy" w:date="2021-12-17T18:21:00Z">
              <w:r w:rsidR="00EC0CA0" w:rsidDel="00CE1E2B">
                <w:rPr>
                  <w:rFonts w:asciiTheme="minorHAnsi" w:eastAsia="Times New Roman" w:hAnsiTheme="minorHAnsi" w:cstheme="minorHAnsi"/>
                  <w:sz w:val="18"/>
                  <w:szCs w:val="20"/>
                </w:rPr>
                <w:delText>B</w:delText>
              </w:r>
            </w:del>
            <w:ins w:id="844" w:author="Markstrum, Alexis@Energy" w:date="2021-10-21T11:20:00Z">
              <w:del w:id="845" w:author="Alhabibi, Haider@Energy" w:date="2021-12-17T18:21:00Z">
                <w:r w:rsidR="003F4DB5" w:rsidDel="00CE1E2B">
                  <w:rPr>
                    <w:rFonts w:asciiTheme="minorHAnsi" w:eastAsia="Times New Roman" w:hAnsiTheme="minorHAnsi" w:cstheme="minorHAnsi"/>
                    <w:sz w:val="18"/>
                    <w:szCs w:val="20"/>
                  </w:rPr>
                  <w:delText xml:space="preserve">, </w:delText>
                </w:r>
                <w:r w:rsidR="003F4DB5" w:rsidDel="00CE1E2B">
                  <w:rPr>
                    <w:rFonts w:asciiTheme="minorHAnsi" w:eastAsia="Times New Roman" w:hAnsiTheme="minorHAnsi" w:cstheme="minorHAnsi"/>
                    <w:sz w:val="20"/>
                    <w:szCs w:val="20"/>
                  </w:rPr>
                  <w:delText>else if no Section B, then display the “section does not apply” message</w:delText>
                </w:r>
              </w:del>
            </w:ins>
            <w:r w:rsidR="00EC0CA0">
              <w:rPr>
                <w:rFonts w:asciiTheme="minorHAnsi" w:eastAsia="Times New Roman" w:hAnsiTheme="minorHAnsi" w:cstheme="minorHAnsi"/>
                <w:sz w:val="18"/>
                <w:szCs w:val="20"/>
              </w:rPr>
              <w:t>.</w:t>
            </w:r>
            <w:r w:rsidR="00F43DC7" w:rsidRPr="00236F4B">
              <w:rPr>
                <w:rFonts w:asciiTheme="minorHAnsi" w:eastAsia="Times New Roman" w:hAnsiTheme="minorHAnsi" w:cstheme="minorHAnsi"/>
                <w:sz w:val="18"/>
                <w:szCs w:val="20"/>
              </w:rPr>
              <w:t>&gt;&gt;</w:t>
            </w:r>
          </w:p>
        </w:tc>
      </w:tr>
      <w:tr w:rsidR="00F43DC7" w:rsidRPr="00323F2C" w14:paraId="07282A38"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1586"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1587"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1587"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1225"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60" w:type="dxa"/>
            <w:tcBorders>
              <w:top w:val="single" w:sz="4" w:space="0" w:color="auto"/>
              <w:left w:val="single" w:sz="4" w:space="0" w:color="auto"/>
              <w:bottom w:val="single" w:sz="4" w:space="0" w:color="auto"/>
              <w:right w:val="single" w:sz="4" w:space="0" w:color="auto"/>
            </w:tcBorders>
            <w:vAlign w:val="center"/>
          </w:tcPr>
          <w:p w14:paraId="5E15D8B9" w14:textId="487D59EB"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1586"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1587"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1587"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19DFB83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1225"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w:t>
            </w:r>
            <w:proofErr w:type="spellStart"/>
            <w:r w:rsidRPr="00236F4B">
              <w:rPr>
                <w:rFonts w:asciiTheme="minorHAnsi" w:eastAsia="Times New Roman" w:hAnsiTheme="minorHAnsi" w:cstheme="minorHAnsi"/>
                <w:sz w:val="18"/>
                <w:szCs w:val="18"/>
              </w:rPr>
              <w:t>Insul</w:t>
            </w:r>
            <w:proofErr w:type="spellEnd"/>
            <w:r w:rsidRPr="00236F4B">
              <w:rPr>
                <w:rFonts w:asciiTheme="minorHAnsi" w:eastAsia="Times New Roman" w:hAnsiTheme="minorHAnsi" w:cstheme="minorHAnsi"/>
                <w:sz w:val="18"/>
                <w:szCs w:val="18"/>
              </w:rPr>
              <w:t>.</w:t>
            </w:r>
          </w:p>
          <w:p w14:paraId="371AC967"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1350"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60" w:type="dxa"/>
            <w:tcBorders>
              <w:top w:val="single" w:sz="4" w:space="0" w:color="auto"/>
              <w:left w:val="single" w:sz="4" w:space="0" w:color="auto"/>
              <w:bottom w:val="single" w:sz="4" w:space="0" w:color="auto"/>
              <w:right w:val="single" w:sz="4" w:space="0" w:color="auto"/>
            </w:tcBorders>
            <w:vAlign w:val="bottom"/>
          </w:tcPr>
          <w:p w14:paraId="19AD42DF" w14:textId="4DCD9948"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43DC7" w:rsidRPr="00323F2C" w14:paraId="66670E71"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tcPr>
          <w:p w14:paraId="251CD951" w14:textId="718314C8" w:rsidR="00F43DC7" w:rsidRPr="00236F4B"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 from </w:t>
            </w:r>
            <w:del w:id="846" w:author="Markstrum, Alexis@Energy" w:date="2021-10-21T11:20:00Z">
              <w:r w:rsidRPr="00236F4B" w:rsidDel="00E13AEA">
                <w:rPr>
                  <w:rFonts w:asciiTheme="minorHAnsi" w:eastAsia="Times New Roman" w:hAnsiTheme="minorHAnsi" w:cstheme="minorHAnsi"/>
                  <w:sz w:val="18"/>
                  <w:szCs w:val="20"/>
                </w:rPr>
                <w:delText>A</w:delText>
              </w:r>
            </w:del>
            <w:ins w:id="847" w:author="Markstrum, Alexis@Energy" w:date="2021-10-21T11:20:00Z">
              <w:del w:id="848" w:author="Alhabibi, Haider@Energy" w:date="2022-01-25T16:28:00Z">
                <w:r w:rsidR="00E13AEA" w:rsidDel="006A51EC">
                  <w:rPr>
                    <w:rFonts w:asciiTheme="minorHAnsi" w:eastAsia="Times New Roman" w:hAnsiTheme="minorHAnsi" w:cstheme="minorHAnsi"/>
                    <w:sz w:val="18"/>
                    <w:szCs w:val="20"/>
                  </w:rPr>
                  <w:delText>E</w:delText>
                </w:r>
              </w:del>
            </w:ins>
            <w:ins w:id="849" w:author="Alhabibi, Haider@Energy" w:date="2022-01-25T16:29:00Z">
              <w:r w:rsidR="006A51EC">
                <w:rPr>
                  <w:rFonts w:asciiTheme="minorHAnsi" w:eastAsia="Times New Roman" w:hAnsiTheme="minorHAnsi" w:cstheme="minorHAnsi"/>
                  <w:sz w:val="18"/>
                  <w:szCs w:val="20"/>
                </w:rPr>
                <w:t>C</w:t>
              </w:r>
            </w:ins>
            <w:r w:rsidRPr="00236F4B">
              <w:rPr>
                <w:rFonts w:asciiTheme="minorHAnsi" w:eastAsia="Times New Roman" w:hAnsiTheme="minorHAnsi" w:cstheme="minorHAnsi"/>
                <w:sz w:val="18"/>
                <w:szCs w:val="20"/>
              </w:rPr>
              <w:t>0</w:t>
            </w:r>
            <w:ins w:id="850" w:author="Markstrum, Alexis@Energy" w:date="2021-10-21T11:20:00Z">
              <w:r w:rsidR="00E13AEA">
                <w:rPr>
                  <w:rFonts w:asciiTheme="minorHAnsi" w:eastAsia="Times New Roman" w:hAnsiTheme="minorHAnsi" w:cstheme="minorHAnsi"/>
                  <w:sz w:val="18"/>
                  <w:szCs w:val="20"/>
                </w:rPr>
                <w:t>1</w:t>
              </w:r>
            </w:ins>
            <w:del w:id="851" w:author="Alhabibi, Haider@Energy" w:date="2022-01-25T16:29:00Z">
              <w:r w:rsidR="00F349F6" w:rsidDel="006A51EC">
                <w:rPr>
                  <w:rFonts w:asciiTheme="minorHAnsi" w:eastAsia="Times New Roman" w:hAnsiTheme="minorHAnsi" w:cstheme="minorHAnsi"/>
                  <w:sz w:val="18"/>
                  <w:szCs w:val="20"/>
                </w:rPr>
                <w:delText>2</w:delText>
              </w:r>
            </w:del>
            <w:r w:rsidRPr="00236F4B">
              <w:rPr>
                <w:rFonts w:asciiTheme="minorHAnsi" w:eastAsia="Times New Roman" w:hAnsiTheme="minorHAnsi" w:cstheme="minorHAnsi"/>
                <w:sz w:val="18"/>
                <w:szCs w:val="20"/>
              </w:rPr>
              <w:t>&gt;&gt;</w:t>
            </w:r>
          </w:p>
        </w:tc>
        <w:tc>
          <w:tcPr>
            <w:tcW w:w="1586" w:type="dxa"/>
            <w:tcBorders>
              <w:top w:val="single" w:sz="4" w:space="0" w:color="auto"/>
              <w:left w:val="single" w:sz="4" w:space="0" w:color="auto"/>
              <w:bottom w:val="single" w:sz="4" w:space="0" w:color="auto"/>
              <w:right w:val="single" w:sz="4" w:space="0" w:color="auto"/>
            </w:tcBorders>
          </w:tcPr>
          <w:p w14:paraId="5EC9B411" w14:textId="24306BD9" w:rsidR="00F43DC7" w:rsidRPr="00236F4B" w:rsidRDefault="00F43DC7" w:rsidP="006B0D0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from C02</w:t>
            </w:r>
            <w:r w:rsidR="006B0D0C">
              <w:rPr>
                <w:rFonts w:asciiTheme="minorHAnsi" w:eastAsia="Times New Roman" w:hAnsiTheme="minorHAnsi" w:cstheme="minorHAnsi"/>
                <w:sz w:val="18"/>
                <w:szCs w:val="20"/>
              </w:rPr>
              <w:t xml:space="preserve">. </w:t>
            </w:r>
            <w:r w:rsidR="006B0D0C" w:rsidRPr="005828AE">
              <w:rPr>
                <w:rFonts w:asciiTheme="minorHAnsi" w:eastAsia="Times New Roman" w:hAnsiTheme="minorHAnsi" w:cstheme="minorHAnsi"/>
                <w:sz w:val="18"/>
                <w:szCs w:val="20"/>
              </w:rPr>
              <w:t xml:space="preserve">Value may be NA if </w:t>
            </w:r>
            <w:r w:rsidR="006B0D0C" w:rsidRPr="00DF1B84">
              <w:rPr>
                <w:rFonts w:asciiTheme="minorHAnsi" w:eastAsia="Times New Roman" w:hAnsiTheme="minorHAnsi" w:cstheme="minorHAnsi"/>
                <w:sz w:val="18"/>
                <w:szCs w:val="20"/>
              </w:rPr>
              <w:t>C</w:t>
            </w:r>
            <w:r w:rsidR="006B0D0C" w:rsidRPr="005828AE">
              <w:rPr>
                <w:rFonts w:asciiTheme="minorHAnsi" w:eastAsia="Times New Roman" w:hAnsiTheme="minorHAnsi" w:cstheme="minorHAnsi"/>
                <w:sz w:val="18"/>
                <w:szCs w:val="20"/>
              </w:rPr>
              <w:t>0</w:t>
            </w:r>
            <w:r w:rsidR="006B0D0C">
              <w:rPr>
                <w:rFonts w:asciiTheme="minorHAnsi" w:eastAsia="Times New Roman" w:hAnsiTheme="minorHAnsi" w:cstheme="minorHAnsi"/>
                <w:sz w:val="18"/>
                <w:szCs w:val="20"/>
              </w:rPr>
              <w:t>2</w:t>
            </w:r>
            <w:r w:rsidR="006B0D0C" w:rsidRPr="005828AE">
              <w:rPr>
                <w:rFonts w:asciiTheme="minorHAnsi" w:eastAsia="Times New Roman" w:hAnsiTheme="minorHAnsi" w:cstheme="minorHAnsi"/>
                <w:sz w:val="18"/>
                <w:szCs w:val="20"/>
              </w:rPr>
              <w:t xml:space="preserve"> is NA </w:t>
            </w:r>
            <w:r w:rsidRPr="00236F4B">
              <w:rPr>
                <w:rFonts w:asciiTheme="minorHAnsi" w:eastAsia="Times New Roman" w:hAnsiTheme="minorHAnsi" w:cstheme="minorHAnsi"/>
                <w:sz w:val="18"/>
                <w:szCs w:val="20"/>
              </w:rPr>
              <w:t>&gt;&gt;</w:t>
            </w:r>
          </w:p>
        </w:tc>
        <w:tc>
          <w:tcPr>
            <w:tcW w:w="1587" w:type="dxa"/>
            <w:tcBorders>
              <w:top w:val="single" w:sz="4" w:space="0" w:color="auto"/>
              <w:left w:val="single" w:sz="4" w:space="0" w:color="auto"/>
              <w:bottom w:val="single" w:sz="4" w:space="0" w:color="auto"/>
              <w:right w:val="single" w:sz="4" w:space="0" w:color="auto"/>
            </w:tcBorders>
          </w:tcPr>
          <w:p w14:paraId="7B0DE07D" w14:textId="2642BA32"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236F4B">
              <w:rPr>
                <w:rFonts w:asciiTheme="minorHAnsi" w:eastAsia="Times New Roman" w:hAnsiTheme="minorHAnsi" w:cstheme="minorHAnsi"/>
                <w:sz w:val="18"/>
                <w:szCs w:val="20"/>
              </w:rPr>
              <w:t>3 to comply, else flag non-compliant values and do not allow the doc to be registered</w:t>
            </w:r>
            <w:ins w:id="852" w:author="Markstrum, Alexis@Energy" w:date="2021-10-21T11:30:00Z">
              <w:r w:rsidR="00FA7B7E">
                <w:rPr>
                  <w:rFonts w:asciiTheme="minorHAnsi" w:eastAsia="Times New Roman" w:hAnsiTheme="minorHAnsi" w:cstheme="minorHAnsi"/>
                  <w:sz w:val="18"/>
                  <w:szCs w:val="20"/>
                </w:rPr>
                <w:t xml:space="preserve">. </w:t>
              </w:r>
              <w:r w:rsidR="00FA7B7E" w:rsidRPr="005828AE">
                <w:rPr>
                  <w:rFonts w:asciiTheme="minorHAnsi" w:eastAsia="Times New Roman" w:hAnsiTheme="minorHAnsi" w:cstheme="minorHAnsi"/>
                  <w:sz w:val="18"/>
                  <w:szCs w:val="20"/>
                </w:rPr>
                <w:t xml:space="preserve">Value may be NA if </w:t>
              </w:r>
              <w:del w:id="853" w:author="Alhabibi, Haider@Energy" w:date="2022-01-25T16:14:00Z">
                <w:r w:rsidR="00FA7B7E" w:rsidDel="00F402F5">
                  <w:rPr>
                    <w:rFonts w:asciiTheme="minorHAnsi" w:eastAsia="Times New Roman" w:hAnsiTheme="minorHAnsi" w:cstheme="minorHAnsi"/>
                    <w:sz w:val="18"/>
                    <w:szCs w:val="20"/>
                  </w:rPr>
                  <w:delText>E</w:delText>
                </w:r>
              </w:del>
            </w:ins>
            <w:ins w:id="854" w:author="Alhabibi, Haider@Energy" w:date="2022-01-25T16:32:00Z">
              <w:r w:rsidR="00627C40">
                <w:rPr>
                  <w:rFonts w:asciiTheme="minorHAnsi" w:eastAsia="Times New Roman" w:hAnsiTheme="minorHAnsi" w:cstheme="minorHAnsi"/>
                  <w:sz w:val="18"/>
                  <w:szCs w:val="20"/>
                </w:rPr>
                <w:t>C</w:t>
              </w:r>
            </w:ins>
            <w:ins w:id="855" w:author="Markstrum, Alexis@Energy" w:date="2021-10-21T11:30:00Z">
              <w:r w:rsidR="00FA7B7E" w:rsidRPr="005828AE">
                <w:rPr>
                  <w:rFonts w:asciiTheme="minorHAnsi" w:eastAsia="Times New Roman" w:hAnsiTheme="minorHAnsi" w:cstheme="minorHAnsi"/>
                  <w:sz w:val="18"/>
                  <w:szCs w:val="20"/>
                </w:rPr>
                <w:t>0</w:t>
              </w:r>
              <w:r w:rsidR="00FA7B7E">
                <w:rPr>
                  <w:rFonts w:asciiTheme="minorHAnsi" w:eastAsia="Times New Roman" w:hAnsiTheme="minorHAnsi" w:cstheme="minorHAnsi"/>
                  <w:sz w:val="18"/>
                  <w:szCs w:val="20"/>
                </w:rPr>
                <w:t>3</w:t>
              </w:r>
              <w:r w:rsidR="00FA7B7E" w:rsidRPr="005828AE">
                <w:rPr>
                  <w:rFonts w:asciiTheme="minorHAnsi" w:eastAsia="Times New Roman" w:hAnsiTheme="minorHAnsi" w:cstheme="minorHAnsi"/>
                  <w:sz w:val="18"/>
                  <w:szCs w:val="20"/>
                </w:rPr>
                <w:t xml:space="preserve"> is NA</w:t>
              </w:r>
            </w:ins>
            <w:r w:rsidRPr="00236F4B">
              <w:rPr>
                <w:rFonts w:asciiTheme="minorHAnsi" w:eastAsia="Times New Roman" w:hAnsiTheme="minorHAnsi" w:cstheme="minorHAnsi"/>
                <w:sz w:val="18"/>
                <w:szCs w:val="20"/>
              </w:rPr>
              <w:t xml:space="preserve"> &gt;&gt;</w:t>
            </w:r>
          </w:p>
        </w:tc>
        <w:tc>
          <w:tcPr>
            <w:tcW w:w="1587" w:type="dxa"/>
            <w:tcBorders>
              <w:top w:val="single" w:sz="4" w:space="0" w:color="auto"/>
              <w:left w:val="single" w:sz="4" w:space="0" w:color="auto"/>
              <w:bottom w:val="single" w:sz="4" w:space="0" w:color="auto"/>
              <w:right w:val="single" w:sz="4" w:space="0" w:color="auto"/>
            </w:tcBorders>
          </w:tcPr>
          <w:p w14:paraId="5E6A2653" w14:textId="02092C3C"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04 is NA &gt;&gt;</w:t>
            </w:r>
          </w:p>
        </w:tc>
        <w:tc>
          <w:tcPr>
            <w:tcW w:w="1225" w:type="dxa"/>
            <w:tcBorders>
              <w:top w:val="single" w:sz="4" w:space="0" w:color="auto"/>
              <w:left w:val="single" w:sz="4" w:space="0" w:color="auto"/>
              <w:bottom w:val="single" w:sz="4" w:space="0" w:color="auto"/>
              <w:right w:val="single" w:sz="4" w:space="0" w:color="auto"/>
            </w:tcBorders>
          </w:tcPr>
          <w:p w14:paraId="294D355D" w14:textId="55189768"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05 is NA &gt;&gt;</w:t>
            </w:r>
          </w:p>
        </w:tc>
        <w:tc>
          <w:tcPr>
            <w:tcW w:w="1350" w:type="dxa"/>
            <w:tcBorders>
              <w:top w:val="single" w:sz="4" w:space="0" w:color="auto"/>
              <w:left w:val="single" w:sz="4" w:space="0" w:color="auto"/>
              <w:bottom w:val="single" w:sz="4" w:space="0" w:color="auto"/>
              <w:right w:val="single" w:sz="4" w:space="0" w:color="auto"/>
            </w:tcBorders>
          </w:tcPr>
          <w:p w14:paraId="5F926BC3" w14:textId="0154917A"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60478D">
              <w:rPr>
                <w:rFonts w:asciiTheme="minorHAnsi" w:eastAsia="Times New Roman" w:hAnsiTheme="minorHAnsi" w:cstheme="minorHAnsi"/>
                <w:sz w:val="18"/>
                <w:szCs w:val="20"/>
              </w:rPr>
              <w:t xml:space="preserve">, </w:t>
            </w:r>
            <w:r w:rsidR="0060478D" w:rsidRPr="00236F4B">
              <w:rPr>
                <w:rFonts w:asciiTheme="minorHAnsi" w:eastAsia="Times New Roman" w:hAnsiTheme="minorHAnsi" w:cstheme="minorHAnsi"/>
                <w:sz w:val="18"/>
                <w:szCs w:val="20"/>
              </w:rPr>
              <w:t>else flag non-compliant values and do not allow the doc to be registered.</w:t>
            </w:r>
            <w:r w:rsidRPr="00236F4B">
              <w:rPr>
                <w:rFonts w:asciiTheme="minorHAnsi" w:eastAsia="Times New Roman" w:hAnsiTheme="minorHAnsi" w:cstheme="minorHAnsi"/>
                <w:sz w:val="18"/>
                <w:szCs w:val="20"/>
              </w:rPr>
              <w:t xml:space="preserve"> NA is allowed only if Water Heater Type = Consumer Instantaneous or Commercial Instantaneous&gt;&gt;</w:t>
            </w:r>
          </w:p>
        </w:tc>
        <w:tc>
          <w:tcPr>
            <w:tcW w:w="2160" w:type="dxa"/>
            <w:tcBorders>
              <w:top w:val="single" w:sz="4" w:space="0" w:color="auto"/>
              <w:left w:val="single" w:sz="4" w:space="0" w:color="auto"/>
              <w:bottom w:val="single" w:sz="4" w:space="0" w:color="auto"/>
              <w:right w:val="single" w:sz="4" w:space="0" w:color="auto"/>
            </w:tcBorders>
          </w:tcPr>
          <w:p w14:paraId="12050A41" w14:textId="229B234E" w:rsidR="00F43DC7" w:rsidRPr="00236F4B" w:rsidRDefault="00F43DC7"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C07</w:t>
            </w:r>
            <w:ins w:id="856" w:author="Markstrum, Alexis@Energy" w:date="2021-10-21T11:31:00Z">
              <w:r w:rsidR="00EF0F92">
                <w:rPr>
                  <w:rFonts w:asciiTheme="minorHAnsi" w:eastAsia="Times New Roman" w:hAnsiTheme="minorHAnsi" w:cstheme="minorHAnsi"/>
                  <w:sz w:val="18"/>
                  <w:szCs w:val="20"/>
                </w:rPr>
                <w:t xml:space="preserve">. </w:t>
              </w:r>
              <w:r w:rsidR="00EF0F92" w:rsidRPr="005828AE">
                <w:rPr>
                  <w:rFonts w:asciiTheme="minorHAnsi" w:eastAsia="Times New Roman" w:hAnsiTheme="minorHAnsi" w:cstheme="minorHAnsi"/>
                  <w:sz w:val="18"/>
                  <w:szCs w:val="20"/>
                </w:rPr>
                <w:t xml:space="preserve">Value may be NA if CF1R value is NA </w:t>
              </w:r>
            </w:ins>
            <w:r w:rsidRPr="00236F4B">
              <w:rPr>
                <w:rFonts w:asciiTheme="minorHAnsi" w:eastAsia="Times New Roman" w:hAnsiTheme="minorHAnsi" w:cstheme="minorHAnsi"/>
                <w:sz w:val="18"/>
                <w:szCs w:val="20"/>
              </w:rPr>
              <w:t>&gt;&gt;</w:t>
            </w:r>
          </w:p>
        </w:tc>
      </w:tr>
      <w:tr w:rsidR="00F43DC7" w:rsidRPr="00323F2C" w14:paraId="1BFCF610"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6"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25"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2FCBBD3C" w14:textId="77777777" w:rsidR="00F1004F" w:rsidRPr="00236F4B"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05"/>
        <w:gridCol w:w="4230"/>
        <w:gridCol w:w="3955"/>
      </w:tblGrid>
      <w:tr w:rsidR="00526D3D" w:rsidRPr="00323F2C" w14:paraId="571E583F" w14:textId="77777777" w:rsidTr="0071146D">
        <w:trPr>
          <w:trHeight w:val="144"/>
        </w:trPr>
        <w:tc>
          <w:tcPr>
            <w:tcW w:w="10790" w:type="dxa"/>
            <w:gridSpan w:val="3"/>
            <w:tcBorders>
              <w:top w:val="single" w:sz="4" w:space="0" w:color="auto"/>
              <w:bottom w:val="single" w:sz="4" w:space="0" w:color="auto"/>
            </w:tcBorders>
            <w:vAlign w:val="center"/>
          </w:tcPr>
          <w:p w14:paraId="63194949" w14:textId="3CF7AA05"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E</w:t>
            </w:r>
            <w:r w:rsidR="00526D3D" w:rsidRPr="00236F4B">
              <w:rPr>
                <w:rFonts w:asciiTheme="minorHAnsi" w:hAnsiTheme="minorHAnsi" w:cstheme="minorHAnsi"/>
                <w:b/>
                <w:sz w:val="18"/>
                <w:szCs w:val="18"/>
              </w:rPr>
              <w:t>. Installed Water Heater Manufacturer Information</w:t>
            </w:r>
          </w:p>
          <w:p w14:paraId="41D9AF14" w14:textId="18A76200" w:rsidR="00825ED4" w:rsidRPr="00236F4B" w:rsidRDefault="00825ED4" w:rsidP="00EC0C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heater identified in Section </w:t>
            </w:r>
            <w:ins w:id="857" w:author="Alhabibi, Haider@Energy" w:date="2022-01-25T16:33:00Z">
              <w:r w:rsidR="005D4FC8">
                <w:rPr>
                  <w:rFonts w:asciiTheme="minorHAnsi" w:eastAsia="Times New Roman" w:hAnsiTheme="minorHAnsi" w:cstheme="minorHAnsi"/>
                  <w:sz w:val="18"/>
                  <w:szCs w:val="20"/>
                </w:rPr>
                <w:t>C</w:t>
              </w:r>
            </w:ins>
            <w:del w:id="858" w:author="Alhabibi, Haider@Energy" w:date="2021-12-17T18:21:00Z">
              <w:r w:rsidR="00EC0CA0" w:rsidDel="00CE1E2B">
                <w:rPr>
                  <w:rFonts w:asciiTheme="minorHAnsi" w:eastAsia="Times New Roman" w:hAnsiTheme="minorHAnsi" w:cstheme="minorHAnsi"/>
                  <w:sz w:val="18"/>
                  <w:szCs w:val="20"/>
                </w:rPr>
                <w:delText>B</w:delText>
              </w:r>
            </w:del>
            <w:ins w:id="859" w:author="Markstrum, Alexis@Energy" w:date="2021-10-21T11:32:00Z">
              <w:del w:id="860" w:author="Alhabibi, Haider@Energy" w:date="2021-12-17T18:21:00Z">
                <w:r w:rsidR="00BE088A" w:rsidDel="00CE1E2B">
                  <w:rPr>
                    <w:rFonts w:asciiTheme="minorHAnsi" w:eastAsia="Times New Roman" w:hAnsiTheme="minorHAnsi" w:cstheme="minorHAnsi"/>
                    <w:sz w:val="18"/>
                    <w:szCs w:val="20"/>
                  </w:rPr>
                  <w:delText xml:space="preserve">, </w:delText>
                </w:r>
                <w:r w:rsidR="00BE088A" w:rsidDel="00CE1E2B">
                  <w:rPr>
                    <w:rFonts w:asciiTheme="minorHAnsi" w:eastAsia="Times New Roman" w:hAnsiTheme="minorHAnsi" w:cstheme="minorHAnsi"/>
                    <w:sz w:val="20"/>
                    <w:szCs w:val="20"/>
                  </w:rPr>
                  <w:delText>else if no Section B, then display the “section does not apply” message</w:delText>
                </w:r>
              </w:del>
            </w:ins>
            <w:r w:rsidR="00EC0CA0">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&gt;&gt;</w:t>
            </w:r>
          </w:p>
        </w:tc>
      </w:tr>
      <w:tr w:rsidR="00526D3D" w:rsidRPr="00323F2C" w14:paraId="3A0A7CF5" w14:textId="77777777" w:rsidTr="0071146D">
        <w:trPr>
          <w:trHeight w:val="144"/>
        </w:trPr>
        <w:tc>
          <w:tcPr>
            <w:tcW w:w="2605" w:type="dxa"/>
            <w:tcBorders>
              <w:top w:val="single" w:sz="4" w:space="0" w:color="auto"/>
              <w:bottom w:val="single" w:sz="4" w:space="0" w:color="auto"/>
              <w:right w:val="single" w:sz="4" w:space="0" w:color="auto"/>
            </w:tcBorders>
            <w:vAlign w:val="center"/>
          </w:tcPr>
          <w:p w14:paraId="422C5BC1"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423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3955" w:type="dxa"/>
            <w:tcBorders>
              <w:top w:val="single" w:sz="4" w:space="0" w:color="auto"/>
              <w:left w:val="single" w:sz="4" w:space="0" w:color="auto"/>
              <w:bottom w:val="single" w:sz="4" w:space="0" w:color="auto"/>
            </w:tcBorders>
            <w:vAlign w:val="center"/>
          </w:tcPr>
          <w:p w14:paraId="427C6A65"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r>
      <w:tr w:rsidR="00526D3D" w:rsidRPr="00323F2C" w14:paraId="059CA8FC"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3F689BCB"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Manufacturer</w:t>
            </w:r>
          </w:p>
        </w:tc>
        <w:tc>
          <w:tcPr>
            <w:tcW w:w="3955" w:type="dxa"/>
            <w:tcBorders>
              <w:top w:val="single" w:sz="4" w:space="0" w:color="auto"/>
              <w:left w:val="single" w:sz="4" w:space="0" w:color="auto"/>
              <w:bottom w:val="single" w:sz="4" w:space="0" w:color="auto"/>
            </w:tcBorders>
            <w:vAlign w:val="bottom"/>
          </w:tcPr>
          <w:p w14:paraId="10116000"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Model Number</w:t>
            </w:r>
          </w:p>
        </w:tc>
      </w:tr>
      <w:tr w:rsidR="00C309E7" w:rsidRPr="00323F2C" w14:paraId="3F103E34" w14:textId="77777777" w:rsidTr="0071146D">
        <w:trPr>
          <w:trHeight w:val="144"/>
        </w:trPr>
        <w:tc>
          <w:tcPr>
            <w:tcW w:w="2605" w:type="dxa"/>
            <w:tcBorders>
              <w:top w:val="single" w:sz="4" w:space="0" w:color="auto"/>
              <w:bottom w:val="single" w:sz="4" w:space="0" w:color="auto"/>
              <w:right w:val="single" w:sz="4" w:space="0" w:color="auto"/>
            </w:tcBorders>
          </w:tcPr>
          <w:p w14:paraId="660B7BE0" w14:textId="4D38AB58"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&lt;&lt;reference value from </w:t>
            </w:r>
            <w:del w:id="861" w:author="Markstrum, Alexis@Energy" w:date="2021-10-21T11:33:00Z">
              <w:r w:rsidR="00B843FA" w:rsidDel="00477514">
                <w:rPr>
                  <w:rFonts w:asciiTheme="minorHAnsi" w:eastAsia="Times New Roman" w:hAnsiTheme="minorHAnsi" w:cstheme="minorHAnsi"/>
                  <w:sz w:val="18"/>
                  <w:szCs w:val="18"/>
                </w:rPr>
                <w:delText>A</w:delText>
              </w:r>
            </w:del>
            <w:ins w:id="862" w:author="Markstrum, Alexis@Energy" w:date="2021-10-21T11:33:00Z">
              <w:r w:rsidR="00477514">
                <w:rPr>
                  <w:rFonts w:asciiTheme="minorHAnsi" w:eastAsia="Times New Roman" w:hAnsiTheme="minorHAnsi" w:cstheme="minorHAnsi"/>
                  <w:sz w:val="18"/>
                  <w:szCs w:val="18"/>
                </w:rPr>
                <w:t>B</w:t>
              </w:r>
            </w:ins>
            <w:r w:rsidRPr="00236F4B">
              <w:rPr>
                <w:rFonts w:asciiTheme="minorHAnsi" w:eastAsia="Times New Roman" w:hAnsiTheme="minorHAnsi" w:cstheme="minorHAnsi"/>
                <w:sz w:val="18"/>
                <w:szCs w:val="18"/>
              </w:rPr>
              <w:t>0</w:t>
            </w:r>
            <w:r w:rsidR="00F349F6">
              <w:rPr>
                <w:rFonts w:asciiTheme="minorHAnsi" w:eastAsia="Times New Roman" w:hAnsiTheme="minorHAnsi" w:cstheme="minorHAnsi"/>
                <w:sz w:val="18"/>
                <w:szCs w:val="18"/>
              </w:rPr>
              <w:t>2</w:t>
            </w:r>
            <w:ins w:id="863" w:author="Alhabibi, Haider@Energy" w:date="2022-01-25T16:34:00Z">
              <w:r w:rsidR="008B3C69">
                <w:rPr>
                  <w:rFonts w:asciiTheme="minorHAnsi" w:eastAsia="Times New Roman" w:hAnsiTheme="minorHAnsi" w:cstheme="minorHAnsi"/>
                  <w:sz w:val="18"/>
                  <w:szCs w:val="18"/>
                </w:rPr>
                <w:t xml:space="preserve"> or </w:t>
              </w:r>
              <w:r w:rsidR="00CF48D2">
                <w:rPr>
                  <w:rFonts w:asciiTheme="minorHAnsi" w:eastAsia="Times New Roman" w:hAnsiTheme="minorHAnsi" w:cstheme="minorHAnsi"/>
                  <w:sz w:val="18"/>
                  <w:szCs w:val="18"/>
                </w:rPr>
                <w:t>B2-02</w:t>
              </w:r>
            </w:ins>
            <w:r w:rsidRPr="00236F4B">
              <w:rPr>
                <w:rFonts w:asciiTheme="minorHAnsi" w:eastAsia="Times New Roman" w:hAnsiTheme="minorHAnsi" w:cstheme="minorHAnsi"/>
                <w:sz w:val="18"/>
                <w:szCs w:val="18"/>
              </w:rPr>
              <w:t>&gt;&gt;</w:t>
            </w:r>
          </w:p>
        </w:tc>
        <w:tc>
          <w:tcPr>
            <w:tcW w:w="4230" w:type="dxa"/>
            <w:tcBorders>
              <w:top w:val="single" w:sz="4" w:space="0" w:color="auto"/>
              <w:left w:val="single" w:sz="4" w:space="0" w:color="auto"/>
              <w:bottom w:val="single" w:sz="4" w:space="0" w:color="auto"/>
              <w:right w:val="single" w:sz="4" w:space="0" w:color="auto"/>
            </w:tcBorders>
          </w:tcPr>
          <w:p w14:paraId="619C2048" w14:textId="41E2E6DB"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c>
          <w:tcPr>
            <w:tcW w:w="3955"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r>
      <w:tr w:rsidR="00C309E7" w:rsidRPr="00323F2C" w14:paraId="6D821420"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6D2F171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3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955" w:type="dxa"/>
            <w:tcBorders>
              <w:top w:val="single" w:sz="4" w:space="0" w:color="auto"/>
              <w:left w:val="single" w:sz="4" w:space="0" w:color="auto"/>
              <w:bottom w:val="single" w:sz="4" w:space="0" w:color="auto"/>
            </w:tcBorders>
          </w:tcPr>
          <w:p w14:paraId="0EDDC95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10275"/>
      </w:tblGrid>
      <w:tr w:rsidR="00B843FA" w:rsidRPr="00B843FA" w14:paraId="2664D56C" w14:textId="77777777" w:rsidTr="00236F4B">
        <w:trPr>
          <w:trHeight w:val="144"/>
        </w:trPr>
        <w:tc>
          <w:tcPr>
            <w:tcW w:w="10980" w:type="dxa"/>
            <w:gridSpan w:val="2"/>
            <w:tcBorders>
              <w:top w:val="single" w:sz="4" w:space="0" w:color="auto"/>
              <w:left w:val="single" w:sz="4" w:space="0" w:color="auto"/>
              <w:bottom w:val="single" w:sz="4" w:space="0" w:color="auto"/>
              <w:right w:val="single" w:sz="4" w:space="0" w:color="auto"/>
            </w:tcBorders>
          </w:tcPr>
          <w:p w14:paraId="203B84DD" w14:textId="15296C74"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lastRenderedPageBreak/>
              <w:t>F. Mandatory Measures for all Domestic Hot Water Distribution Systems</w:t>
            </w:r>
          </w:p>
        </w:tc>
      </w:tr>
      <w:tr w:rsidR="00B843FA" w:rsidRPr="00B843FA" w14:paraId="25ABEACA" w14:textId="77777777" w:rsidTr="00236F4B">
        <w:trPr>
          <w:trHeight w:val="144"/>
          <w:tblHeader/>
        </w:trPr>
        <w:tc>
          <w:tcPr>
            <w:tcW w:w="705"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275" w:type="dxa"/>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236F4B">
        <w:trPr>
          <w:trHeight w:val="144"/>
          <w:tblHeader/>
        </w:trPr>
        <w:tc>
          <w:tcPr>
            <w:tcW w:w="705"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275" w:type="dxa"/>
            <w:vAlign w:val="center"/>
          </w:tcPr>
          <w:p w14:paraId="72E8DDFA" w14:textId="6603D4C6"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 xml:space="preserve">Unfired </w:t>
            </w:r>
            <w:r w:rsidR="002E14A5">
              <w:rPr>
                <w:rFonts w:asciiTheme="minorHAnsi" w:eastAsiaTheme="minorEastAsia" w:hAnsiTheme="minorHAnsi" w:cstheme="minorHAnsi"/>
                <w:sz w:val="18"/>
                <w:szCs w:val="18"/>
              </w:rPr>
              <w:t>s</w:t>
            </w:r>
            <w:r w:rsidRPr="00B843FA">
              <w:rPr>
                <w:rFonts w:asciiTheme="minorHAnsi" w:eastAsiaTheme="minorEastAsia" w:hAnsiTheme="minorHAnsi" w:cstheme="minorHAnsi"/>
                <w:sz w:val="18"/>
                <w:szCs w:val="18"/>
              </w:rPr>
              <w:t xml:space="preserve">torage </w:t>
            </w:r>
            <w:r w:rsidR="002E14A5">
              <w:rPr>
                <w:rFonts w:asciiTheme="minorHAnsi" w:eastAsiaTheme="minorEastAsia" w:hAnsiTheme="minorHAnsi" w:cstheme="minorHAnsi"/>
                <w:sz w:val="18"/>
                <w:szCs w:val="18"/>
              </w:rPr>
              <w:t>t</w:t>
            </w:r>
            <w:r w:rsidRPr="00B843FA">
              <w:rPr>
                <w:rFonts w:asciiTheme="minorHAnsi" w:eastAsiaTheme="minorEastAsia" w:hAnsiTheme="minorHAnsi" w:cstheme="minorHAnsi"/>
                <w:sz w:val="18"/>
                <w:szCs w:val="18"/>
              </w:rPr>
              <w:t>anks are insulated with an external R-</w:t>
            </w:r>
            <w:del w:id="864" w:author="Tam, Danny@Energy" w:date="2021-11-05T15:21:00Z">
              <w:r w:rsidRPr="00B843FA" w:rsidDel="00A1041C">
                <w:rPr>
                  <w:rFonts w:asciiTheme="minorHAnsi" w:eastAsiaTheme="minorEastAsia" w:hAnsiTheme="minorHAnsi" w:cstheme="minorHAnsi"/>
                  <w:sz w:val="18"/>
                  <w:szCs w:val="18"/>
                </w:rPr>
                <w:delText xml:space="preserve">12 </w:delText>
              </w:r>
            </w:del>
            <w:ins w:id="865" w:author="Tam, Danny@Energy" w:date="2021-11-05T15:21:00Z">
              <w:r w:rsidR="00A1041C">
                <w:rPr>
                  <w:rFonts w:asciiTheme="minorHAnsi" w:eastAsiaTheme="minorEastAsia" w:hAnsiTheme="minorHAnsi" w:cstheme="minorHAnsi"/>
                  <w:sz w:val="18"/>
                  <w:szCs w:val="18"/>
                </w:rPr>
                <w:t>3.5</w:t>
              </w:r>
              <w:r w:rsidR="00A1041C" w:rsidRPr="00B843FA">
                <w:rPr>
                  <w:rFonts w:asciiTheme="minorHAnsi" w:eastAsiaTheme="minorEastAsia" w:hAnsiTheme="minorHAnsi" w:cstheme="minorHAnsi"/>
                  <w:sz w:val="18"/>
                  <w:szCs w:val="18"/>
                </w:rPr>
                <w:t xml:space="preserve"> </w:t>
              </w:r>
            </w:ins>
            <w:r w:rsidRPr="00B843FA">
              <w:rPr>
                <w:rFonts w:asciiTheme="minorHAnsi" w:eastAsiaTheme="minorEastAsia" w:hAnsiTheme="minorHAnsi" w:cstheme="minorHAnsi"/>
                <w:sz w:val="18"/>
                <w:szCs w:val="18"/>
              </w:rPr>
              <w:t>or combination of R-16 internal and external Insulation. (Section 110.3(c)4).</w:t>
            </w:r>
          </w:p>
        </w:tc>
      </w:tr>
      <w:tr w:rsidR="00B843FA" w:rsidRPr="00B843FA" w14:paraId="4DE928D5" w14:textId="77777777" w:rsidTr="00236F4B">
        <w:trPr>
          <w:trHeight w:val="144"/>
        </w:trPr>
        <w:tc>
          <w:tcPr>
            <w:tcW w:w="705"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275" w:type="dxa"/>
            <w:vAlign w:val="center"/>
          </w:tcPr>
          <w:p w14:paraId="5BF0078C" w14:textId="1D5FFC53" w:rsidR="00B843FA" w:rsidRPr="00B843FA" w:rsidRDefault="00B843FA" w:rsidP="00B843FA">
            <w:pPr>
              <w:keepNext/>
              <w:autoSpaceDE w:val="0"/>
              <w:autoSpaceDN w:val="0"/>
              <w:adjustRightInd w:val="0"/>
              <w:spacing w:after="0" w:line="240" w:lineRule="auto"/>
              <w:rPr>
                <w:rFonts w:asciiTheme="minorHAnsi" w:eastAsiaTheme="minorEastAsia" w:hAnsiTheme="minorHAnsi" w:cstheme="minorHAnsi"/>
                <w:b/>
                <w:bCs/>
                <w:sz w:val="18"/>
                <w:szCs w:val="18"/>
              </w:rPr>
            </w:pPr>
            <w:r w:rsidRPr="00B843FA">
              <w:rPr>
                <w:rFonts w:asciiTheme="minorHAnsi" w:eastAsiaTheme="minorEastAsia" w:hAnsiTheme="minorHAnsi" w:cstheme="minorHAnsi"/>
                <w:bCs/>
                <w:sz w:val="18"/>
                <w:szCs w:val="18"/>
              </w:rPr>
              <w:t>All domestic hot water piping shall be insulated as specified in Section 609.11 of the California Plumbing Code. In addition, the following piping conditions shall have a minimum insulation wall thickness of 1 inch or a mi</w:t>
            </w:r>
            <w:r w:rsidR="00A956FB">
              <w:rPr>
                <w:rFonts w:asciiTheme="minorHAnsi" w:eastAsiaTheme="minorEastAsia" w:hAnsiTheme="minorHAnsi" w:cstheme="minorHAnsi"/>
                <w:bCs/>
                <w:sz w:val="18"/>
                <w:szCs w:val="18"/>
              </w:rPr>
              <w:t>nimum insulation R-value of 7.7</w:t>
            </w:r>
            <w:r w:rsidRPr="00B843FA">
              <w:rPr>
                <w:rFonts w:asciiTheme="minorHAnsi" w:eastAsiaTheme="minorEastAsia" w:hAnsiTheme="minorHAnsi" w:cstheme="minorHAnsi"/>
                <w:bCs/>
                <w:sz w:val="18"/>
                <w:szCs w:val="18"/>
              </w:rPr>
              <w:t xml:space="preserve"> (RA4.4.1)</w:t>
            </w:r>
          </w:p>
          <w:p w14:paraId="225E702F" w14:textId="51F328E9" w:rsidR="00B843FA" w:rsidRPr="00B843FA" w:rsidDel="00A1041C" w:rsidRDefault="00B843FA" w:rsidP="00E26207">
            <w:pPr>
              <w:keepNext/>
              <w:numPr>
                <w:ilvl w:val="1"/>
                <w:numId w:val="15"/>
              </w:numPr>
              <w:autoSpaceDE w:val="0"/>
              <w:autoSpaceDN w:val="0"/>
              <w:adjustRightInd w:val="0"/>
              <w:spacing w:after="0" w:line="240" w:lineRule="auto"/>
              <w:contextualSpacing/>
              <w:rPr>
                <w:del w:id="866" w:author="Tam, Danny@Energy" w:date="2021-11-05T15:21:00Z"/>
                <w:rFonts w:asciiTheme="minorHAnsi" w:eastAsia="Times New Roman" w:hAnsiTheme="minorHAnsi" w:cstheme="minorHAnsi"/>
                <w:b/>
                <w:bCs/>
                <w:sz w:val="18"/>
                <w:szCs w:val="18"/>
              </w:rPr>
            </w:pPr>
            <w:del w:id="867" w:author="Tam, Danny@Energy" w:date="2021-11-05T15:21:00Z">
              <w:r w:rsidRPr="00B843FA" w:rsidDel="00A1041C">
                <w:rPr>
                  <w:rFonts w:asciiTheme="minorHAnsi" w:eastAsia="Times New Roman" w:hAnsiTheme="minorHAnsi" w:cstheme="minorHAnsi"/>
                  <w:bCs/>
                  <w:sz w:val="18"/>
                  <w:szCs w:val="18"/>
                </w:rPr>
                <w:delText>The first 5 feet (1.5 meters) of cold water pipes from the storage tank.</w:delText>
              </w:r>
            </w:del>
          </w:p>
          <w:p w14:paraId="1C028B40" w14:textId="373B06EA" w:rsidR="00B843FA" w:rsidRPr="00B843FA" w:rsidDel="00A1041C" w:rsidRDefault="00B843FA" w:rsidP="00E26207">
            <w:pPr>
              <w:keepNext/>
              <w:numPr>
                <w:ilvl w:val="1"/>
                <w:numId w:val="15"/>
              </w:numPr>
              <w:autoSpaceDE w:val="0"/>
              <w:autoSpaceDN w:val="0"/>
              <w:adjustRightInd w:val="0"/>
              <w:spacing w:after="0" w:line="240" w:lineRule="auto"/>
              <w:contextualSpacing/>
              <w:rPr>
                <w:del w:id="868" w:author="Tam, Danny@Energy" w:date="2021-11-05T15:21:00Z"/>
                <w:rFonts w:asciiTheme="minorHAnsi" w:eastAsia="Times New Roman" w:hAnsiTheme="minorHAnsi" w:cstheme="minorHAnsi"/>
                <w:b/>
                <w:bCs/>
                <w:sz w:val="18"/>
                <w:szCs w:val="18"/>
              </w:rPr>
            </w:pPr>
            <w:del w:id="869" w:author="Tam, Danny@Energy" w:date="2021-11-05T15:21:00Z">
              <w:r w:rsidRPr="00B843FA" w:rsidDel="00A1041C">
                <w:rPr>
                  <w:rFonts w:asciiTheme="minorHAnsi" w:eastAsia="Times New Roman" w:hAnsiTheme="minorHAnsi" w:cstheme="minorHAnsi"/>
                  <w:bCs/>
                  <w:sz w:val="18"/>
                  <w:szCs w:val="18"/>
                </w:rPr>
                <w:delText>All piping with a nominal diameter of 3/4 inch (19 millimeter) and less than 1 inch.</w:delText>
              </w:r>
            </w:del>
          </w:p>
          <w:p w14:paraId="28A4D75D" w14:textId="02B27309" w:rsidR="00B843FA" w:rsidRPr="003F5E03" w:rsidDel="00A1041C" w:rsidRDefault="00B843FA" w:rsidP="00E26207">
            <w:pPr>
              <w:keepNext/>
              <w:numPr>
                <w:ilvl w:val="1"/>
                <w:numId w:val="15"/>
              </w:numPr>
              <w:autoSpaceDE w:val="0"/>
              <w:autoSpaceDN w:val="0"/>
              <w:adjustRightInd w:val="0"/>
              <w:spacing w:after="0" w:line="240" w:lineRule="auto"/>
              <w:contextualSpacing/>
              <w:rPr>
                <w:del w:id="870" w:author="Tam, Danny@Energy" w:date="2021-11-05T15:21:00Z"/>
                <w:rFonts w:asciiTheme="minorHAnsi" w:eastAsia="Times New Roman" w:hAnsiTheme="minorHAnsi" w:cstheme="minorHAnsi"/>
                <w:b/>
                <w:bCs/>
                <w:sz w:val="18"/>
                <w:szCs w:val="18"/>
              </w:rPr>
            </w:pPr>
            <w:del w:id="871" w:author="Tam, Danny@Energy" w:date="2021-11-05T15:21:00Z">
              <w:r w:rsidRPr="00B843FA" w:rsidDel="00A1041C">
                <w:rPr>
                  <w:rFonts w:asciiTheme="minorHAnsi" w:eastAsia="Times New Roman" w:hAnsiTheme="minorHAnsi" w:cstheme="minorHAnsi"/>
                  <w:bCs/>
                  <w:sz w:val="18"/>
                  <w:szCs w:val="18"/>
                </w:rPr>
                <w:delText>All hot water piping from the heating source to the kitchen fixtures.</w:delText>
              </w:r>
            </w:del>
          </w:p>
          <w:p w14:paraId="3DA11E46" w14:textId="2D9F289E" w:rsidR="003F5E03" w:rsidRPr="003F5E03" w:rsidDel="00A1041C" w:rsidRDefault="003F5E03" w:rsidP="00E26207">
            <w:pPr>
              <w:keepNext/>
              <w:numPr>
                <w:ilvl w:val="1"/>
                <w:numId w:val="15"/>
              </w:numPr>
              <w:autoSpaceDE w:val="0"/>
              <w:autoSpaceDN w:val="0"/>
              <w:adjustRightInd w:val="0"/>
              <w:spacing w:after="0" w:line="240" w:lineRule="auto"/>
              <w:contextualSpacing/>
              <w:rPr>
                <w:del w:id="872" w:author="Tam, Danny@Energy" w:date="2021-11-05T15:21:00Z"/>
                <w:rFonts w:asciiTheme="minorHAnsi" w:eastAsia="Times New Roman" w:hAnsiTheme="minorHAnsi" w:cstheme="minorHAnsi"/>
                <w:b/>
                <w:bCs/>
                <w:sz w:val="18"/>
                <w:szCs w:val="18"/>
              </w:rPr>
            </w:pPr>
            <w:del w:id="873" w:author="Tam, Danny@Energy" w:date="2021-11-05T15:21:00Z">
              <w:r w:rsidRPr="00B843FA" w:rsidDel="00A1041C">
                <w:rPr>
                  <w:rFonts w:asciiTheme="minorHAnsi" w:eastAsia="Times New Roman" w:hAnsiTheme="minorHAnsi" w:cstheme="minorHAnsi"/>
                  <w:bCs/>
                  <w:sz w:val="18"/>
                  <w:szCs w:val="18"/>
                </w:rPr>
                <w:delText>Piping from the heating source to storage tank or between tanks</w:delText>
              </w:r>
            </w:del>
          </w:p>
          <w:p w14:paraId="64DEB6EF" w14:textId="0A14F4AD" w:rsidR="003F5E03" w:rsidRPr="00B843FA" w:rsidDel="00A1041C" w:rsidRDefault="003F5E03" w:rsidP="00E26207">
            <w:pPr>
              <w:keepNext/>
              <w:numPr>
                <w:ilvl w:val="1"/>
                <w:numId w:val="15"/>
              </w:numPr>
              <w:autoSpaceDE w:val="0"/>
              <w:autoSpaceDN w:val="0"/>
              <w:adjustRightInd w:val="0"/>
              <w:spacing w:after="0" w:line="240" w:lineRule="auto"/>
              <w:contextualSpacing/>
              <w:rPr>
                <w:del w:id="874" w:author="Tam, Danny@Energy" w:date="2021-11-05T15:21:00Z"/>
                <w:rFonts w:asciiTheme="minorHAnsi" w:eastAsia="Times New Roman" w:hAnsiTheme="minorHAnsi" w:cstheme="minorHAnsi"/>
                <w:b/>
                <w:bCs/>
                <w:sz w:val="18"/>
                <w:szCs w:val="18"/>
              </w:rPr>
            </w:pPr>
            <w:del w:id="875" w:author="Tam, Danny@Energy" w:date="2021-11-05T15:21:00Z">
              <w:r w:rsidDel="00A1041C">
                <w:rPr>
                  <w:rFonts w:asciiTheme="minorHAnsi" w:eastAsia="Times New Roman" w:hAnsiTheme="minorHAnsi" w:cstheme="minorHAnsi"/>
                  <w:bCs/>
                  <w:sz w:val="18"/>
                  <w:szCs w:val="18"/>
                </w:rPr>
                <w:delText>All piping associated with a recirculation system.</w:delText>
              </w:r>
            </w:del>
          </w:p>
          <w:p w14:paraId="56E6DEB4" w14:textId="24CBFB0E" w:rsidR="00B843FA" w:rsidRPr="00B843FA" w:rsidDel="00A1041C" w:rsidRDefault="00B843FA" w:rsidP="00E26207">
            <w:pPr>
              <w:keepNext/>
              <w:numPr>
                <w:ilvl w:val="1"/>
                <w:numId w:val="15"/>
              </w:numPr>
              <w:autoSpaceDE w:val="0"/>
              <w:autoSpaceDN w:val="0"/>
              <w:adjustRightInd w:val="0"/>
              <w:spacing w:after="0" w:line="240" w:lineRule="auto"/>
              <w:contextualSpacing/>
              <w:rPr>
                <w:del w:id="876" w:author="Tam, Danny@Energy" w:date="2021-11-05T15:21:00Z"/>
                <w:rFonts w:asciiTheme="minorHAnsi" w:eastAsia="Times New Roman" w:hAnsiTheme="minorHAnsi" w:cstheme="minorHAnsi"/>
                <w:b/>
                <w:bCs/>
                <w:sz w:val="18"/>
                <w:szCs w:val="18"/>
              </w:rPr>
            </w:pPr>
            <w:del w:id="877" w:author="Tam, Danny@Energy" w:date="2021-11-05T15:21:00Z">
              <w:r w:rsidRPr="00B843FA" w:rsidDel="00A1041C">
                <w:rPr>
                  <w:rFonts w:asciiTheme="minorHAnsi" w:eastAsia="Times New Roman" w:hAnsiTheme="minorHAnsi" w:cstheme="minorHAnsi"/>
                  <w:bCs/>
                  <w:sz w:val="18"/>
                  <w:szCs w:val="18"/>
                </w:rPr>
                <w:delText>All underground piping.</w:delText>
              </w:r>
            </w:del>
          </w:p>
          <w:p w14:paraId="338D8123" w14:textId="1F1CE9E0" w:rsidR="00B843FA" w:rsidRPr="003F5E03" w:rsidRDefault="00B843FA" w:rsidP="00E26207">
            <w:pPr>
              <w:keepNext/>
              <w:numPr>
                <w:ilvl w:val="1"/>
                <w:numId w:val="10"/>
              </w:numPr>
              <w:autoSpaceDE w:val="0"/>
              <w:autoSpaceDN w:val="0"/>
              <w:adjustRightInd w:val="0"/>
              <w:spacing w:after="0" w:line="240" w:lineRule="auto"/>
              <w:ind w:left="271" w:hanging="277"/>
              <w:contextualSpacing/>
              <w:rPr>
                <w:rFonts w:asciiTheme="minorHAnsi" w:eastAsia="Times New Roman" w:hAnsiTheme="minorHAnsi" w:cstheme="minorHAnsi"/>
                <w:bCs/>
                <w:sz w:val="18"/>
                <w:szCs w:val="18"/>
              </w:rPr>
            </w:pPr>
            <w:r w:rsidRPr="00B843FA">
              <w:rPr>
                <w:rFonts w:asciiTheme="minorHAnsi" w:eastAsia="Times New Roman" w:hAnsiTheme="minorHAnsi" w:cstheme="minorHAnsi"/>
                <w:bCs/>
                <w:sz w:val="18"/>
                <w:szCs w:val="18"/>
              </w:rPr>
              <w:t>Insulation buried below grade must be installed in a waterproof and non-crushable casing or sleeve.</w:t>
            </w:r>
          </w:p>
          <w:p w14:paraId="569FF2DB"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7825AB8D"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installed in interior or exterior walls that is </w:t>
            </w:r>
            <w:proofErr w:type="gramStart"/>
            <w:r w:rsidRPr="00B843FA">
              <w:rPr>
                <w:rFonts w:asciiTheme="minorHAnsi" w:eastAsia="Times New Roman" w:hAnsiTheme="minorHAnsi" w:cstheme="minorHAnsi"/>
                <w:bCs/>
                <w:sz w:val="18"/>
                <w:szCs w:val="18"/>
              </w:rPr>
              <w:t>surrounded on all sides</w:t>
            </w:r>
            <w:proofErr w:type="gramEnd"/>
            <w:r w:rsidRPr="00B843FA">
              <w:rPr>
                <w:rFonts w:asciiTheme="minorHAnsi" w:eastAsia="Times New Roman" w:hAnsiTheme="minorHAnsi" w:cstheme="minorHAnsi"/>
                <w:bCs/>
                <w:sz w:val="18"/>
                <w:szCs w:val="18"/>
              </w:rPr>
              <w:t xml:space="preserve"> by at least 1 inch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7489EC29"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installed in crawlspace with a minimum of 1 </w:t>
            </w:r>
            <w:proofErr w:type="gramStart"/>
            <w:r w:rsidRPr="00B843FA">
              <w:rPr>
                <w:rFonts w:asciiTheme="minorHAnsi" w:eastAsia="Times New Roman" w:hAnsiTheme="minorHAnsi" w:cstheme="minorHAnsi"/>
                <w:bCs/>
                <w:sz w:val="18"/>
                <w:szCs w:val="18"/>
              </w:rPr>
              <w:t>inches</w:t>
            </w:r>
            <w:proofErr w:type="gramEnd"/>
            <w:r w:rsidRPr="00B843FA">
              <w:rPr>
                <w:rFonts w:asciiTheme="minorHAnsi" w:eastAsia="Times New Roman" w:hAnsiTheme="minorHAnsi" w:cstheme="minorHAnsi"/>
                <w:bCs/>
                <w:sz w:val="18"/>
                <w:szCs w:val="18"/>
              </w:rPr>
              <w:t xml:space="preserve">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2F6C9FC1"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r w:rsidR="002E14A5">
              <w:rPr>
                <w:rFonts w:asciiTheme="minorHAnsi" w:eastAsia="Times New Roman" w:hAnsiTheme="minorHAnsi" w:cstheme="minorHAnsi"/>
                <w:bCs/>
                <w:sz w:val="18"/>
                <w:szCs w:val="18"/>
              </w:rPr>
              <w:t>.</w:t>
            </w:r>
          </w:p>
          <w:p w14:paraId="0ED9A059"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Pipe insulation shall fit </w:t>
            </w:r>
            <w:proofErr w:type="gramStart"/>
            <w:r w:rsidRPr="00B843FA">
              <w:rPr>
                <w:rFonts w:asciiTheme="minorHAnsi" w:eastAsia="Times New Roman" w:hAnsiTheme="minorHAnsi" w:cstheme="minorHAnsi"/>
                <w:bCs/>
                <w:sz w:val="18"/>
                <w:szCs w:val="18"/>
              </w:rPr>
              <w:t>tightly</w:t>
            </w:r>
            <w:proofErr w:type="gramEnd"/>
            <w:r w:rsidRPr="00B843FA">
              <w:rPr>
                <w:rFonts w:asciiTheme="minorHAnsi" w:eastAsia="Times New Roman" w:hAnsiTheme="minorHAnsi" w:cstheme="minorHAnsi"/>
                <w:bCs/>
                <w:sz w:val="18"/>
                <w:szCs w:val="18"/>
              </w:rPr>
              <w:t xml:space="preserve"> and all elbows and tees shall be fully insulated.</w:t>
            </w:r>
          </w:p>
        </w:tc>
      </w:tr>
      <w:tr w:rsidR="00B843FA" w:rsidRPr="00B843FA" w14:paraId="0A4A72E6" w14:textId="77777777" w:rsidTr="00236F4B">
        <w:trPr>
          <w:trHeight w:val="144"/>
          <w:tblHeader/>
        </w:trPr>
        <w:tc>
          <w:tcPr>
            <w:tcW w:w="705"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275" w:type="dxa"/>
            <w:vAlign w:val="center"/>
          </w:tcPr>
          <w:p w14:paraId="48A1D2D3" w14:textId="0577A9C1" w:rsid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878" w:author="Tam, Danny@Energy" w:date="2021-11-05T15:31:00Z"/>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For Gas or Propane Water Heaters:  Ensure </w:t>
            </w:r>
            <w:ins w:id="879" w:author="Tam, Danny@Energy" w:date="2021-11-05T15:31:00Z">
              <w:r w:rsidR="0020638D">
                <w:rPr>
                  <w:rFonts w:asciiTheme="minorHAnsi" w:eastAsia="Times New Roman" w:hAnsiTheme="minorHAnsi" w:cstheme="minorHAnsi"/>
                  <w:sz w:val="18"/>
                  <w:szCs w:val="18"/>
                </w:rPr>
                <w:t xml:space="preserve">either a </w:t>
              </w:r>
              <w:r w:rsidR="0020638D" w:rsidRPr="00E96E3C">
                <w:rPr>
                  <w:rFonts w:asciiTheme="minorHAnsi" w:eastAsia="Times New Roman" w:hAnsiTheme="minorHAnsi" w:cstheme="minorHAnsi"/>
                  <w:b/>
                  <w:bCs/>
                  <w:sz w:val="20"/>
                  <w:szCs w:val="20"/>
                </w:rPr>
                <w:t>or</w:t>
              </w:r>
              <w:r w:rsidR="0020638D">
                <w:rPr>
                  <w:rFonts w:asciiTheme="minorHAnsi" w:eastAsia="Times New Roman" w:hAnsiTheme="minorHAnsi" w:cstheme="minorHAnsi"/>
                  <w:sz w:val="18"/>
                  <w:szCs w:val="18"/>
                </w:rPr>
                <w:t xml:space="preserve"> b</w:t>
              </w:r>
            </w:ins>
            <w:del w:id="880" w:author="Tam, Danny@Energy" w:date="2021-11-05T15:31:00Z">
              <w:r w:rsidRPr="00B843FA" w:rsidDel="0020638D">
                <w:rPr>
                  <w:rFonts w:asciiTheme="minorHAnsi" w:eastAsia="Times New Roman" w:hAnsiTheme="minorHAnsi" w:cstheme="minorHAnsi"/>
                  <w:sz w:val="18"/>
                  <w:szCs w:val="18"/>
                </w:rPr>
                <w:delText>the following</w:delText>
              </w:r>
            </w:del>
            <w:r w:rsidRPr="00B843FA">
              <w:rPr>
                <w:rFonts w:asciiTheme="minorHAnsi" w:eastAsia="Times New Roman" w:hAnsiTheme="minorHAnsi" w:cstheme="minorHAnsi"/>
                <w:sz w:val="18"/>
                <w:szCs w:val="18"/>
              </w:rPr>
              <w:t xml:space="preserve"> are installed (Section 150.0(n))</w:t>
            </w:r>
          </w:p>
          <w:p w14:paraId="6ADC5175" w14:textId="7DA16947" w:rsidR="00C37E7C" w:rsidRPr="00E96E3C" w:rsidRDefault="00C37E7C" w:rsidP="00287857">
            <w:pPr>
              <w:pStyle w:val="ListParagraph"/>
              <w:keepNext/>
              <w:numPr>
                <w:ilvl w:val="0"/>
                <w:numId w:val="21"/>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ins w:id="881" w:author="Tam, Danny@Energy" w:date="2021-11-05T15:31:00Z">
              <w:r w:rsidRPr="00E96E3C">
                <w:rPr>
                  <w:rFonts w:asciiTheme="minorHAnsi" w:eastAsia="Times New Roman" w:hAnsiTheme="minorHAnsi" w:cstheme="minorHAnsi"/>
                  <w:sz w:val="18"/>
                  <w:szCs w:val="18"/>
                </w:rPr>
                <w:t>A designated space at least 2.5 feet by 2.5 feet and 7 feet tall within 3 feet from the water heater</w:t>
              </w:r>
            </w:ins>
          </w:p>
          <w:p w14:paraId="0321B203" w14:textId="33450055" w:rsidR="00B843FA" w:rsidRP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2E14A5">
              <w:rPr>
                <w:rFonts w:asciiTheme="minorHAnsi" w:eastAsia="Times New Roman" w:hAnsiTheme="minorHAnsi" w:cstheme="minorHAnsi"/>
                <w:sz w:val="18"/>
                <w:szCs w:val="18"/>
              </w:rPr>
              <w:t xml:space="preserve">is </w:t>
            </w:r>
            <w:r w:rsidRPr="00B843FA">
              <w:rPr>
                <w:rFonts w:asciiTheme="minorHAnsi" w:eastAsia="Times New Roman" w:hAnsiTheme="minorHAnsi" w:cstheme="minorHAnsi"/>
                <w:sz w:val="18"/>
                <w:szCs w:val="18"/>
              </w:rPr>
              <w:t>accessible with no obstructions</w:t>
            </w:r>
            <w:r w:rsidR="002E14A5">
              <w:rPr>
                <w:rFonts w:asciiTheme="minorHAnsi" w:eastAsia="Times New Roman" w:hAnsiTheme="minorHAnsi" w:cstheme="minorHAnsi"/>
                <w:sz w:val="18"/>
                <w:szCs w:val="18"/>
              </w:rPr>
              <w:t>.</w:t>
            </w:r>
          </w:p>
          <w:p w14:paraId="3EB6C9E6" w14:textId="792A7B11"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The conductor shall be labeled with the </w:t>
            </w:r>
            <w:r w:rsidR="002E14A5">
              <w:rPr>
                <w:rFonts w:asciiTheme="minorHAnsi" w:eastAsia="Times New Roman" w:hAnsiTheme="minorHAnsi" w:cstheme="minorHAnsi"/>
                <w:sz w:val="18"/>
                <w:szCs w:val="18"/>
              </w:rPr>
              <w:t>word</w:t>
            </w:r>
            <w:r w:rsidR="002E14A5" w:rsidRPr="00B843FA">
              <w:rPr>
                <w:rFonts w:asciiTheme="minorHAnsi" w:eastAsia="Times New Roman" w:hAnsiTheme="minorHAnsi" w:cstheme="minorHAnsi"/>
                <w:sz w:val="18"/>
                <w:szCs w:val="18"/>
              </w:rPr>
              <w:t xml:space="preserve"> </w:t>
            </w:r>
            <w:r w:rsidRPr="00B843FA">
              <w:rPr>
                <w:rFonts w:asciiTheme="minorHAnsi" w:eastAsia="Times New Roman" w:hAnsiTheme="minorHAnsi" w:cstheme="minorHAnsi"/>
                <w:sz w:val="18"/>
                <w:szCs w:val="18"/>
              </w:rPr>
              <w:t>“Spare” on both ends; and</w:t>
            </w:r>
          </w:p>
          <w:p w14:paraId="056C47DD" w14:textId="6DC0323C"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DA275" w14:textId="2EA96673" w:rsidR="00B843FA" w:rsidRPr="00B843FA" w:rsidDel="003824DC" w:rsidRDefault="00B843FA"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rPr>
                <w:del w:id="882" w:author="Tam, Danny@Energy" w:date="2021-11-05T15:28:00Z"/>
                <w:rFonts w:asciiTheme="minorHAnsi" w:eastAsia="Times New Roman" w:hAnsiTheme="minorHAnsi" w:cstheme="minorHAnsi"/>
                <w:sz w:val="18"/>
                <w:szCs w:val="18"/>
              </w:rPr>
            </w:pPr>
            <w:del w:id="883" w:author="Tam, Danny@Energy" w:date="2021-11-05T15:28:00Z">
              <w:r w:rsidRPr="00B843FA" w:rsidDel="003824DC">
                <w:rPr>
                  <w:rFonts w:asciiTheme="minorHAnsi" w:eastAsia="Times New Roman" w:hAnsiTheme="minorHAnsi" w:cstheme="minorHAnsi"/>
                  <w:sz w:val="18"/>
                  <w:szCs w:val="18"/>
                </w:rPr>
                <w:delText>A Category III or IV vent, or a Type B vent with straight pipe between outside and water heater</w:delText>
              </w:r>
              <w:r w:rsidR="002E14A5" w:rsidDel="003824DC">
                <w:rPr>
                  <w:rFonts w:asciiTheme="minorHAnsi" w:eastAsia="Times New Roman" w:hAnsiTheme="minorHAnsi" w:cstheme="minorHAnsi"/>
                  <w:sz w:val="18"/>
                  <w:szCs w:val="18"/>
                </w:rPr>
                <w:delText>.</w:delText>
              </w:r>
            </w:del>
          </w:p>
          <w:p w14:paraId="741E2CAE" w14:textId="1064AEB3" w:rsid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ins w:id="884" w:author="Tam, Danny@Energy" w:date="2021-11-05T15:28:00Z"/>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condensate </w:t>
            </w:r>
            <w:proofErr w:type="gramStart"/>
            <w:r w:rsidRPr="00B843FA">
              <w:rPr>
                <w:rFonts w:asciiTheme="minorHAnsi" w:eastAsia="Times New Roman" w:hAnsiTheme="minorHAnsi" w:cstheme="minorHAnsi"/>
                <w:sz w:val="18"/>
                <w:szCs w:val="18"/>
              </w:rPr>
              <w:t>drain</w:t>
            </w:r>
            <w:proofErr w:type="gramEnd"/>
            <w:r w:rsidRPr="00B843FA">
              <w:rPr>
                <w:rFonts w:asciiTheme="minorHAnsi" w:eastAsia="Times New Roman" w:hAnsiTheme="minorHAnsi" w:cstheme="minorHAnsi"/>
                <w:sz w:val="18"/>
                <w:szCs w:val="18"/>
              </w:rPr>
              <w:t xml:space="preserve"> no more than 2 inches higher than the base on water heater for natural draining</w:t>
            </w:r>
            <w:r w:rsidR="002E14A5">
              <w:rPr>
                <w:rFonts w:asciiTheme="minorHAnsi" w:eastAsia="Times New Roman" w:hAnsiTheme="minorHAnsi" w:cstheme="minorHAnsi"/>
                <w:sz w:val="18"/>
                <w:szCs w:val="18"/>
              </w:rPr>
              <w:t>.</w:t>
            </w:r>
          </w:p>
          <w:p w14:paraId="018EB3BE" w14:textId="0ED28C11" w:rsidR="003824DC" w:rsidRPr="004736BD" w:rsidRDefault="00334F9B">
            <w:pPr>
              <w:pStyle w:val="ListParagraph"/>
              <w:keepNext/>
              <w:numPr>
                <w:ilvl w:val="0"/>
                <w:numId w:val="21"/>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885" w:author="Tam, Danny@Energy" w:date="2021-11-05T15:29:00Z"/>
                <w:rFonts w:asciiTheme="minorHAnsi" w:eastAsia="Times New Roman" w:hAnsiTheme="minorHAnsi" w:cstheme="minorHAnsi"/>
                <w:sz w:val="18"/>
                <w:szCs w:val="18"/>
              </w:rPr>
              <w:pPrChange w:id="886" w:author="Tam, Danny@Energy" w:date="2021-11-08T09:27:00Z">
                <w:pPr>
                  <w:pStyle w:val="ListParagraph"/>
                  <w:keepNext/>
                  <w:numPr>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hanging="360"/>
                </w:pPr>
              </w:pPrChange>
            </w:pPr>
            <w:ins w:id="887" w:author="Tam, Danny@Energy" w:date="2021-11-05T15:28:00Z">
              <w:r w:rsidRPr="00E96E3C">
                <w:rPr>
                  <w:rFonts w:asciiTheme="minorHAnsi" w:eastAsia="Times New Roman" w:hAnsiTheme="minorHAnsi" w:cstheme="minorHAnsi"/>
                  <w:sz w:val="18"/>
                  <w:szCs w:val="18"/>
                </w:rPr>
                <w:t xml:space="preserve">A designated space </w:t>
              </w:r>
            </w:ins>
            <w:ins w:id="888" w:author="Tam, Danny@Energy" w:date="2021-11-05T15:29:00Z">
              <w:r w:rsidR="0033347C" w:rsidRPr="00E96E3C">
                <w:rPr>
                  <w:rFonts w:asciiTheme="minorHAnsi" w:eastAsia="Times New Roman" w:hAnsiTheme="minorHAnsi" w:cstheme="minorHAnsi"/>
                  <w:sz w:val="18"/>
                  <w:szCs w:val="18"/>
                </w:rPr>
                <w:t xml:space="preserve">at least 2.5 feet by 2.5 feet and 7 feet tall </w:t>
              </w:r>
            </w:ins>
            <w:ins w:id="889" w:author="Tam, Danny@Energy" w:date="2021-11-05T15:33:00Z">
              <w:r w:rsidR="00E96E3C">
                <w:rPr>
                  <w:rFonts w:asciiTheme="minorHAnsi" w:eastAsia="Times New Roman" w:hAnsiTheme="minorHAnsi" w:cstheme="minorHAnsi"/>
                  <w:sz w:val="18"/>
                  <w:szCs w:val="18"/>
                </w:rPr>
                <w:t xml:space="preserve">more than 3 feet </w:t>
              </w:r>
            </w:ins>
            <w:ins w:id="890" w:author="Tam, Danny@Energy" w:date="2021-11-08T09:32:00Z">
              <w:r w:rsidR="00E7429A">
                <w:rPr>
                  <w:rFonts w:asciiTheme="minorHAnsi" w:eastAsia="Times New Roman" w:hAnsiTheme="minorHAnsi" w:cstheme="minorHAnsi"/>
                  <w:sz w:val="18"/>
                  <w:szCs w:val="18"/>
                </w:rPr>
                <w:t>from the water heater</w:t>
              </w:r>
            </w:ins>
          </w:p>
          <w:p w14:paraId="779ABD9C" w14:textId="77777777" w:rsidR="004B6B6C" w:rsidRPr="004B6B6C" w:rsidRDefault="004B6B6C" w:rsidP="004736BD">
            <w:pPr>
              <w:numPr>
                <w:ilvl w:val="0"/>
                <w:numId w:val="19"/>
              </w:numPr>
              <w:tabs>
                <w:tab w:val="left" w:pos="916"/>
              </w:tabs>
              <w:kinsoku w:val="0"/>
              <w:overflowPunct w:val="0"/>
              <w:autoSpaceDE w:val="0"/>
              <w:autoSpaceDN w:val="0"/>
              <w:adjustRightInd w:val="0"/>
              <w:spacing w:after="0" w:line="203" w:lineRule="exact"/>
              <w:ind w:left="1231" w:hanging="270"/>
              <w:rPr>
                <w:ins w:id="891" w:author="Tam, Danny@Energy" w:date="2021-11-05T15:35:00Z"/>
                <w:rFonts w:cs="Calibri"/>
                <w:sz w:val="20"/>
                <w:szCs w:val="20"/>
              </w:rPr>
            </w:pPr>
            <w:ins w:id="892" w:author="Tam, Danny@Energy" w:date="2021-11-05T15:35:00Z">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066910EC" w14:textId="77777777" w:rsidR="004B6B6C" w:rsidRPr="004736BD" w:rsidRDefault="004B6B6C" w:rsidP="004736BD">
            <w:pPr>
              <w:pStyle w:val="ListParagraph"/>
              <w:numPr>
                <w:ilvl w:val="0"/>
                <w:numId w:val="19"/>
              </w:numPr>
              <w:kinsoku w:val="0"/>
              <w:overflowPunct w:val="0"/>
              <w:autoSpaceDE w:val="0"/>
              <w:autoSpaceDN w:val="0"/>
              <w:adjustRightInd w:val="0"/>
              <w:spacing w:after="0" w:line="240" w:lineRule="auto"/>
              <w:ind w:left="1231" w:right="293" w:hanging="270"/>
              <w:rPr>
                <w:ins w:id="893" w:author="Tam, Danny@Energy" w:date="2021-11-05T15:35:00Z"/>
                <w:rFonts w:cs="Calibri"/>
                <w:sz w:val="20"/>
                <w:szCs w:val="20"/>
              </w:rPr>
            </w:pPr>
            <w:ins w:id="894" w:author="Tam, Danny@Energy" w:date="2021-11-05T15:35: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07BADBF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6" w:hanging="270"/>
              <w:rPr>
                <w:ins w:id="895" w:author="Tam, Danny@Energy" w:date="2021-11-05T15:35:00Z"/>
                <w:rFonts w:cs="Calibri"/>
                <w:sz w:val="20"/>
                <w:szCs w:val="20"/>
              </w:rPr>
            </w:pPr>
            <w:ins w:id="896" w:author="Tam, Danny@Energy" w:date="2021-11-05T15:35: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26956F5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0" w:after="0" w:line="240" w:lineRule="auto"/>
              <w:ind w:left="1231" w:right="311" w:hanging="270"/>
              <w:rPr>
                <w:ins w:id="897" w:author="Tam, Danny@Energy" w:date="2021-11-05T15:35:00Z"/>
                <w:rFonts w:cs="Calibri"/>
                <w:sz w:val="20"/>
                <w:szCs w:val="20"/>
              </w:rPr>
            </w:pPr>
            <w:ins w:id="898" w:author="Tam, Danny@Energy" w:date="2021-11-05T15:35:00Z">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4DDD49ED"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1" w:after="0" w:line="240" w:lineRule="auto"/>
              <w:ind w:left="1231" w:right="503" w:hanging="270"/>
              <w:rPr>
                <w:ins w:id="899" w:author="Tam, Danny@Energy" w:date="2021-11-05T15:35:00Z"/>
                <w:rFonts w:cs="Calibri"/>
                <w:sz w:val="20"/>
                <w:szCs w:val="20"/>
              </w:rPr>
            </w:pPr>
            <w:ins w:id="900" w:author="Tam, Danny@Energy" w:date="2021-11-05T15:35: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3D69E376"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2" w:hanging="270"/>
              <w:rPr>
                <w:ins w:id="901" w:author="Tam, Danny@Energy" w:date="2021-11-05T15:35:00Z"/>
                <w:rFonts w:cs="Calibri"/>
                <w:sz w:val="20"/>
                <w:szCs w:val="20"/>
              </w:rPr>
            </w:pPr>
            <w:ins w:id="902" w:author="Tam, Danny@Energy" w:date="2021-11-05T15:35: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p>
          <w:p w14:paraId="3F7FD08C" w14:textId="4621E382" w:rsidR="004B6B6C" w:rsidRPr="004736BD" w:rsidRDefault="004736BD" w:rsidP="004736BD">
            <w:pPr>
              <w:numPr>
                <w:ilvl w:val="0"/>
                <w:numId w:val="19"/>
              </w:numPr>
              <w:tabs>
                <w:tab w:val="left" w:pos="827"/>
              </w:tabs>
              <w:kinsoku w:val="0"/>
              <w:overflowPunct w:val="0"/>
              <w:autoSpaceDE w:val="0"/>
              <w:autoSpaceDN w:val="0"/>
              <w:adjustRightInd w:val="0"/>
              <w:spacing w:before="121" w:after="0" w:line="240" w:lineRule="auto"/>
              <w:ind w:left="1231" w:hanging="270"/>
              <w:rPr>
                <w:ins w:id="903" w:author="Tam, Danny@Energy" w:date="2021-11-05T15:35:00Z"/>
                <w:rFonts w:cs="Calibri"/>
                <w:sz w:val="20"/>
                <w:szCs w:val="20"/>
              </w:rPr>
            </w:pPr>
            <w:ins w:id="904" w:author="Tam, Danny@Energy" w:date="2021-11-05T15:36:00Z">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ins>
            <w:ins w:id="905" w:author="Tam, Danny@Energy" w:date="2021-11-05T15:35:00Z">
              <w:r w:rsidR="004B6B6C" w:rsidRPr="004736BD">
                <w:rPr>
                  <w:rFonts w:cs="Calibri"/>
                  <w:sz w:val="20"/>
                  <w:szCs w:val="20"/>
                  <w:u w:val="single"/>
                </w:rPr>
                <w:t>re</w:t>
              </w:r>
              <w:r w:rsidR="004B6B6C" w:rsidRPr="004736BD">
                <w:rPr>
                  <w:rFonts w:cs="Calibri"/>
                  <w:spacing w:val="-1"/>
                  <w:sz w:val="20"/>
                  <w:szCs w:val="20"/>
                  <w:u w:val="single"/>
                </w:rPr>
                <w:t xml:space="preserve"> </w:t>
              </w:r>
              <w:r w:rsidR="004B6B6C" w:rsidRPr="004736BD">
                <w:rPr>
                  <w:rFonts w:cs="Calibri"/>
                  <w:sz w:val="20"/>
                  <w:szCs w:val="20"/>
                  <w:u w:val="single"/>
                </w:rPr>
                <w:t>than</w:t>
              </w:r>
              <w:r w:rsidR="004B6B6C" w:rsidRPr="004736BD">
                <w:rPr>
                  <w:rFonts w:cs="Calibri"/>
                  <w:spacing w:val="1"/>
                  <w:sz w:val="20"/>
                  <w:szCs w:val="20"/>
                  <w:u w:val="single"/>
                </w:rPr>
                <w:t xml:space="preserve"> </w:t>
              </w:r>
              <w:r w:rsidR="004B6B6C" w:rsidRPr="004736BD">
                <w:rPr>
                  <w:rFonts w:cs="Calibri"/>
                  <w:sz w:val="20"/>
                  <w:szCs w:val="20"/>
                  <w:u w:val="single"/>
                </w:rPr>
                <w:t>2 inches</w:t>
              </w:r>
              <w:r w:rsidR="004B6B6C" w:rsidRPr="004736BD">
                <w:rPr>
                  <w:rFonts w:cs="Calibri"/>
                  <w:spacing w:val="1"/>
                  <w:sz w:val="20"/>
                  <w:szCs w:val="20"/>
                  <w:u w:val="single"/>
                </w:rPr>
                <w:t xml:space="preserve"> </w:t>
              </w:r>
              <w:r w:rsidR="004B6B6C" w:rsidRPr="004736BD">
                <w:rPr>
                  <w:rFonts w:cs="Calibri"/>
                  <w:sz w:val="20"/>
                  <w:szCs w:val="20"/>
                  <w:u w:val="single"/>
                </w:rPr>
                <w:t>higher than</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1"/>
                  <w:sz w:val="20"/>
                  <w:szCs w:val="20"/>
                  <w:u w:val="single"/>
                </w:rPr>
                <w:t xml:space="preserve"> </w:t>
              </w:r>
              <w:r w:rsidR="004B6B6C" w:rsidRPr="004736BD">
                <w:rPr>
                  <w:rFonts w:cs="Calibri"/>
                  <w:sz w:val="20"/>
                  <w:szCs w:val="20"/>
                  <w:u w:val="single"/>
                </w:rPr>
                <w:t>base</w:t>
              </w:r>
              <w:r w:rsidR="004B6B6C" w:rsidRPr="004736BD">
                <w:rPr>
                  <w:rFonts w:cs="Calibri"/>
                  <w:spacing w:val="-1"/>
                  <w:sz w:val="20"/>
                  <w:szCs w:val="20"/>
                  <w:u w:val="single"/>
                </w:rPr>
                <w:t xml:space="preserve"> </w:t>
              </w:r>
              <w:r w:rsidR="004B6B6C" w:rsidRPr="004736BD">
                <w:rPr>
                  <w:rFonts w:cs="Calibri"/>
                  <w:sz w:val="20"/>
                  <w:szCs w:val="20"/>
                  <w:u w:val="single"/>
                </w:rPr>
                <w:t>of</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2"/>
                  <w:sz w:val="20"/>
                  <w:szCs w:val="20"/>
                  <w:u w:val="single"/>
                </w:rPr>
                <w:t xml:space="preserve"> </w:t>
              </w:r>
              <w:r w:rsidR="004B6B6C" w:rsidRPr="004736BD">
                <w:rPr>
                  <w:rFonts w:cs="Calibri"/>
                  <w:sz w:val="20"/>
                  <w:szCs w:val="20"/>
                  <w:u w:val="single"/>
                </w:rPr>
                <w:t>installed</w:t>
              </w:r>
              <w:r w:rsidR="004B6B6C" w:rsidRPr="004736BD">
                <w:rPr>
                  <w:rFonts w:cs="Calibri"/>
                  <w:spacing w:val="1"/>
                  <w:sz w:val="20"/>
                  <w:szCs w:val="20"/>
                  <w:u w:val="single"/>
                </w:rPr>
                <w:t xml:space="preserve"> </w:t>
              </w:r>
              <w:r w:rsidR="004B6B6C" w:rsidRPr="004736BD">
                <w:rPr>
                  <w:rFonts w:cs="Calibri"/>
                  <w:sz w:val="20"/>
                  <w:szCs w:val="20"/>
                  <w:u w:val="single"/>
                </w:rPr>
                <w:t>water</w:t>
              </w:r>
            </w:ins>
            <w:ins w:id="906" w:author="Tam, Danny@Energy" w:date="2021-11-05T15:36:00Z">
              <w:r>
                <w:rPr>
                  <w:rFonts w:cs="Calibri"/>
                  <w:sz w:val="20"/>
                  <w:szCs w:val="20"/>
                  <w:u w:val="single"/>
                </w:rPr>
                <w:t xml:space="preserve"> </w:t>
              </w:r>
            </w:ins>
            <w:ins w:id="907" w:author="Tam, Danny@Energy" w:date="2021-11-05T15:35:00Z">
              <w:r w:rsidR="004B6B6C" w:rsidRPr="004736BD">
                <w:rPr>
                  <w:rFonts w:cs="Calibri"/>
                  <w:sz w:val="20"/>
                  <w:szCs w:val="20"/>
                  <w:u w:val="single"/>
                </w:rPr>
                <w:t>heater,</w:t>
              </w:r>
              <w:r w:rsidR="004B6B6C" w:rsidRPr="004736BD">
                <w:rPr>
                  <w:rFonts w:cs="Calibri"/>
                  <w:spacing w:val="1"/>
                  <w:sz w:val="20"/>
                  <w:szCs w:val="20"/>
                  <w:u w:val="single"/>
                </w:rPr>
                <w:t xml:space="preserve"> </w:t>
              </w:r>
              <w:r w:rsidR="004B6B6C" w:rsidRPr="004736BD">
                <w:rPr>
                  <w:rFonts w:cs="Calibri"/>
                  <w:sz w:val="20"/>
                  <w:szCs w:val="20"/>
                  <w:u w:val="single"/>
                </w:rPr>
                <w:t>and</w:t>
              </w:r>
              <w:r w:rsidR="004B6B6C" w:rsidRPr="004736BD">
                <w:rPr>
                  <w:rFonts w:cs="Calibri"/>
                  <w:spacing w:val="1"/>
                  <w:sz w:val="20"/>
                  <w:szCs w:val="20"/>
                  <w:u w:val="single"/>
                </w:rPr>
                <w:t xml:space="preserve"> </w:t>
              </w:r>
              <w:r w:rsidR="004B6B6C" w:rsidRPr="004736BD">
                <w:rPr>
                  <w:rFonts w:cs="Calibri"/>
                  <w:sz w:val="20"/>
                  <w:szCs w:val="20"/>
                  <w:u w:val="single"/>
                </w:rPr>
                <w:t>allows</w:t>
              </w:r>
              <w:r w:rsidR="004B6B6C" w:rsidRPr="004736BD">
                <w:rPr>
                  <w:rFonts w:cs="Calibri"/>
                  <w:spacing w:val="1"/>
                  <w:sz w:val="20"/>
                  <w:szCs w:val="20"/>
                  <w:u w:val="single"/>
                </w:rPr>
                <w:t xml:space="preserve"> </w:t>
              </w:r>
              <w:r w:rsidR="004B6B6C" w:rsidRPr="004736BD">
                <w:rPr>
                  <w:rFonts w:cs="Calibri"/>
                  <w:sz w:val="20"/>
                  <w:szCs w:val="20"/>
                  <w:u w:val="single"/>
                </w:rPr>
                <w:t>natural draining without pump</w:t>
              </w:r>
              <w:r w:rsidR="004B6B6C" w:rsidRPr="004736BD">
                <w:rPr>
                  <w:rFonts w:cs="Calibri"/>
                  <w:spacing w:val="1"/>
                  <w:sz w:val="20"/>
                  <w:szCs w:val="20"/>
                  <w:u w:val="single"/>
                </w:rPr>
                <w:t xml:space="preserve"> </w:t>
              </w:r>
              <w:r w:rsidR="004B6B6C" w:rsidRPr="004736BD">
                <w:rPr>
                  <w:rFonts w:cs="Calibri"/>
                  <w:sz w:val="20"/>
                  <w:szCs w:val="20"/>
                  <w:u w:val="single"/>
                </w:rPr>
                <w:t>assistance.</w:t>
              </w:r>
            </w:ins>
          </w:p>
          <w:p w14:paraId="591F7357" w14:textId="77777777" w:rsidR="0033347C" w:rsidRPr="00B843FA" w:rsidRDefault="0033347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Change w:id="908" w:author="Alhabibi, Haider@Energy" w:date="2022-01-03T15:38:00Z">
                <w:pPr>
                  <w:keepNext/>
                  <w:numPr>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pPr>
              </w:pPrChange>
            </w:pPr>
          </w:p>
          <w:p w14:paraId="44A508AB" w14:textId="5778A610" w:rsidR="00B843FA" w:rsidRPr="00B843FA" w:rsidRDefault="00B843FA">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Change w:id="909" w:author="Alhabibi, Haider@Energy" w:date="2022-01-03T15:38:00Z">
                <w:pPr>
                  <w:keepNext/>
                  <w:numPr>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pPr>
              </w:pPrChange>
            </w:pPr>
            <w:del w:id="910" w:author="Tam, Danny@Energy" w:date="2021-11-05T15:28:00Z">
              <w:r w:rsidRPr="00B843FA" w:rsidDel="003824DC">
                <w:rPr>
                  <w:rFonts w:asciiTheme="minorHAnsi" w:eastAsia="Times New Roman" w:hAnsiTheme="minorHAnsi" w:cstheme="minorHAnsi"/>
                  <w:sz w:val="18"/>
                  <w:szCs w:val="18"/>
                </w:rPr>
                <w:delText>A gas supply line with capacity of at least 200,000 Btu/hr</w:delText>
              </w:r>
              <w:r w:rsidR="002E14A5" w:rsidDel="003824DC">
                <w:rPr>
                  <w:rFonts w:asciiTheme="minorHAnsi" w:eastAsia="Times New Roman" w:hAnsiTheme="minorHAnsi" w:cstheme="minorHAnsi"/>
                  <w:sz w:val="18"/>
                  <w:szCs w:val="18"/>
                </w:rPr>
                <w:delText>.</w:delText>
              </w:r>
            </w:del>
          </w:p>
        </w:tc>
      </w:tr>
      <w:tr w:rsidR="00B843FA" w:rsidRPr="00B843FA" w14:paraId="13419051" w14:textId="77777777" w:rsidTr="00236F4B">
        <w:trPr>
          <w:trHeight w:val="144"/>
          <w:tblHeader/>
        </w:trPr>
        <w:tc>
          <w:tcPr>
            <w:tcW w:w="10980" w:type="dxa"/>
            <w:gridSpan w:val="2"/>
            <w:vAlign w:val="center"/>
          </w:tcPr>
          <w:p w14:paraId="65268ECF"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B843FA">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544A4E55" w14:textId="3B79CFA4" w:rsidR="00B843FA" w:rsidRPr="008D6F63" w:rsidRDefault="00B843FA">
      <w:pPr>
        <w:spacing w:after="0" w:line="240" w:lineRule="auto"/>
        <w:rPr>
          <w:rFonts w:asciiTheme="minorHAnsi" w:hAnsiTheme="minorHAnsi" w:cstheme="minorHAnsi"/>
          <w:sz w:val="18"/>
          <w:szCs w:val="18"/>
        </w:rPr>
      </w:pPr>
    </w:p>
    <w:tbl>
      <w:tblPr>
        <w:tblStyle w:val="TableGrid"/>
        <w:tblW w:w="10862" w:type="dxa"/>
        <w:tblInd w:w="113" w:type="dxa"/>
        <w:tblLayout w:type="fixed"/>
        <w:tblLook w:val="04A0" w:firstRow="1" w:lastRow="0" w:firstColumn="1" w:lastColumn="0" w:noHBand="0" w:noVBand="1"/>
      </w:tblPr>
      <w:tblGrid>
        <w:gridCol w:w="445"/>
        <w:gridCol w:w="535"/>
        <w:gridCol w:w="972"/>
        <w:gridCol w:w="1260"/>
        <w:gridCol w:w="1260"/>
        <w:gridCol w:w="1260"/>
        <w:gridCol w:w="1170"/>
        <w:gridCol w:w="1350"/>
        <w:gridCol w:w="1260"/>
        <w:gridCol w:w="1350"/>
      </w:tblGrid>
      <w:tr w:rsidR="004872EE" w:rsidRPr="008D6F63" w14:paraId="29DA773B" w14:textId="426EA6C0" w:rsidTr="004B6B6C">
        <w:tc>
          <w:tcPr>
            <w:tcW w:w="10862" w:type="dxa"/>
            <w:gridSpan w:val="10"/>
          </w:tcPr>
          <w:p w14:paraId="01B0DD41" w14:textId="153516C4" w:rsidR="004872EE" w:rsidRPr="008D6F63" w:rsidRDefault="004872EE" w:rsidP="008D6F63">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7924B06C" w14:textId="77777777" w:rsidR="004872EE" w:rsidRDefault="004872EE"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29FFDE61" w14:textId="2FE10AE1" w:rsidR="004872EE" w:rsidRPr="008D6F63" w:rsidRDefault="004872EE" w:rsidP="008D6F63">
            <w:pPr>
              <w:spacing w:after="0" w:line="240" w:lineRule="auto"/>
              <w:rPr>
                <w:rFonts w:cstheme="minorHAnsi"/>
                <w:b/>
                <w:sz w:val="18"/>
                <w:szCs w:val="18"/>
              </w:rPr>
            </w:pPr>
            <w:r>
              <w:rPr>
                <w:rFonts w:cstheme="minorHAnsi"/>
                <w:sz w:val="20"/>
                <w:szCs w:val="20"/>
              </w:rPr>
              <w:t xml:space="preserve">&lt;&lt; Require one row of data, reporting the longest distances, for each dwelling unit identified in </w:t>
            </w:r>
            <w:del w:id="911" w:author="Alhabibi, Haider@Energy" w:date="2022-01-25T16:36:00Z">
              <w:r w:rsidDel="00361A2A">
                <w:rPr>
                  <w:rFonts w:cstheme="minorHAnsi"/>
                  <w:sz w:val="20"/>
                  <w:szCs w:val="20"/>
                </w:rPr>
                <w:delText xml:space="preserve">Section </w:delText>
              </w:r>
            </w:del>
            <w:ins w:id="912" w:author="Alhabibi, Haider@Energy" w:date="2022-01-25T16:36:00Z">
              <w:r w:rsidR="0078464C">
                <w:rPr>
                  <w:rFonts w:cstheme="minorHAnsi"/>
                  <w:sz w:val="20"/>
                  <w:szCs w:val="20"/>
                </w:rPr>
                <w:t xml:space="preserve">Table </w:t>
              </w:r>
            </w:ins>
            <w:r>
              <w:rPr>
                <w:rFonts w:cstheme="minorHAnsi"/>
                <w:sz w:val="20"/>
                <w:szCs w:val="20"/>
              </w:rPr>
              <w:t>B</w:t>
            </w:r>
            <w:ins w:id="913" w:author="Markstrum, Alexis@Energy" w:date="2021-10-21T11:37:00Z">
              <w:r w:rsidR="00E44611">
                <w:rPr>
                  <w:rFonts w:cstheme="minorHAnsi"/>
                  <w:sz w:val="20"/>
                  <w:szCs w:val="20"/>
                </w:rPr>
                <w:t xml:space="preserve"> or </w:t>
              </w:r>
              <w:del w:id="914" w:author="Alhabibi, Haider@Energy" w:date="2022-01-25T16:36:00Z">
                <w:r w:rsidR="00E44611" w:rsidDel="0078464C">
                  <w:rPr>
                    <w:rFonts w:cstheme="minorHAnsi"/>
                    <w:sz w:val="20"/>
                    <w:szCs w:val="20"/>
                  </w:rPr>
                  <w:delText>D</w:delText>
                </w:r>
              </w:del>
            </w:ins>
            <w:ins w:id="915" w:author="Alhabibi, Haider@Energy" w:date="2022-01-25T16:36:00Z">
              <w:r w:rsidR="0078464C">
                <w:rPr>
                  <w:rFonts w:cstheme="minorHAnsi"/>
                  <w:sz w:val="20"/>
                  <w:szCs w:val="20"/>
                </w:rPr>
                <w:t>B2</w:t>
              </w:r>
            </w:ins>
            <w:r>
              <w:rPr>
                <w:rFonts w:cstheme="minorHAnsi"/>
                <w:sz w:val="20"/>
                <w:szCs w:val="20"/>
              </w:rPr>
              <w:t xml:space="preserve">. with B11 </w:t>
            </w:r>
            <w:ins w:id="916" w:author="Markstrum, Alexis@Energy" w:date="2021-10-21T11:37:00Z">
              <w:r w:rsidR="00E44611">
                <w:rPr>
                  <w:rFonts w:cstheme="minorHAnsi"/>
                  <w:sz w:val="20"/>
                  <w:szCs w:val="20"/>
                </w:rPr>
                <w:t xml:space="preserve">or </w:t>
              </w:r>
              <w:del w:id="917" w:author="Alhabibi, Haider@Energy" w:date="2022-01-25T16:38:00Z">
                <w:r w:rsidR="00E44611" w:rsidDel="00F7260C">
                  <w:rPr>
                    <w:rFonts w:cstheme="minorHAnsi"/>
                    <w:sz w:val="20"/>
                    <w:szCs w:val="20"/>
                  </w:rPr>
                  <w:delText>D</w:delText>
                </w:r>
              </w:del>
            </w:ins>
            <w:ins w:id="918" w:author="Alhabibi, Haider@Energy" w:date="2022-01-25T16:38:00Z">
              <w:r w:rsidR="00F7260C">
                <w:rPr>
                  <w:rFonts w:cstheme="minorHAnsi"/>
                  <w:sz w:val="20"/>
                  <w:szCs w:val="20"/>
                </w:rPr>
                <w:t>B2-</w:t>
              </w:r>
            </w:ins>
            <w:ins w:id="919" w:author="Markstrum, Alexis@Energy" w:date="2021-10-21T11:37:00Z">
              <w:r w:rsidR="00E44611">
                <w:rPr>
                  <w:rFonts w:cstheme="minorHAnsi"/>
                  <w:sz w:val="20"/>
                  <w:szCs w:val="20"/>
                </w:rPr>
                <w:t xml:space="preserve">08 </w:t>
              </w:r>
            </w:ins>
            <w:r>
              <w:rPr>
                <w:rFonts w:cstheme="minorHAnsi"/>
                <w:sz w:val="20"/>
                <w:szCs w:val="20"/>
              </w:rPr>
              <w:t>= Expanded. If no dwelling in B11</w:t>
            </w:r>
            <w:ins w:id="920" w:author="Markstrum, Alexis@Energy" w:date="2021-10-21T11:37:00Z">
              <w:r w:rsidR="00E44611">
                <w:rPr>
                  <w:rFonts w:cstheme="minorHAnsi"/>
                  <w:sz w:val="20"/>
                  <w:szCs w:val="20"/>
                </w:rPr>
                <w:t xml:space="preserve">or </w:t>
              </w:r>
              <w:del w:id="921" w:author="Alhabibi, Haider@Energy" w:date="2022-01-25T16:38:00Z">
                <w:r w:rsidR="00E44611" w:rsidDel="00127C14">
                  <w:rPr>
                    <w:rFonts w:cstheme="minorHAnsi"/>
                    <w:sz w:val="20"/>
                    <w:szCs w:val="20"/>
                  </w:rPr>
                  <w:delText>D</w:delText>
                </w:r>
              </w:del>
            </w:ins>
            <w:ins w:id="922" w:author="Alhabibi, Haider@Energy" w:date="2022-01-25T16:38:00Z">
              <w:r w:rsidR="00127C14">
                <w:rPr>
                  <w:rFonts w:cstheme="minorHAnsi"/>
                  <w:sz w:val="20"/>
                  <w:szCs w:val="20"/>
                </w:rPr>
                <w:t>B2-</w:t>
              </w:r>
            </w:ins>
            <w:ins w:id="923" w:author="Markstrum, Alexis@Energy" w:date="2021-10-21T11:37:00Z">
              <w:r w:rsidR="00E44611">
                <w:rPr>
                  <w:rFonts w:cstheme="minorHAnsi"/>
                  <w:sz w:val="20"/>
                  <w:szCs w:val="20"/>
                </w:rPr>
                <w:t>08</w:t>
              </w:r>
            </w:ins>
            <w:r>
              <w:rPr>
                <w:rFonts w:cstheme="minorHAnsi"/>
                <w:sz w:val="20"/>
                <w:szCs w:val="20"/>
              </w:rPr>
              <w:t xml:space="preserve"> = Expanded, then display section header and standard “This section does not apply” message&gt;&gt;</w:t>
            </w:r>
          </w:p>
        </w:tc>
      </w:tr>
      <w:tr w:rsidR="00BB3633" w:rsidRPr="00AC2387" w14:paraId="72A6A348" w14:textId="63BC3E63" w:rsidTr="00BB3633">
        <w:tc>
          <w:tcPr>
            <w:tcW w:w="980" w:type="dxa"/>
            <w:gridSpan w:val="2"/>
          </w:tcPr>
          <w:p w14:paraId="62BE8BBF" w14:textId="5DBE22F9" w:rsidR="004872EE" w:rsidRDefault="004872EE" w:rsidP="008873A7">
            <w:pPr>
              <w:spacing w:after="0"/>
              <w:jc w:val="center"/>
              <w:rPr>
                <w:rFonts w:cstheme="minorHAnsi"/>
                <w:sz w:val="20"/>
                <w:szCs w:val="20"/>
              </w:rPr>
            </w:pPr>
            <w:r>
              <w:rPr>
                <w:rFonts w:cstheme="minorHAnsi"/>
                <w:sz w:val="20"/>
                <w:szCs w:val="20"/>
              </w:rPr>
              <w:lastRenderedPageBreak/>
              <w:t>01</w:t>
            </w:r>
          </w:p>
        </w:tc>
        <w:tc>
          <w:tcPr>
            <w:tcW w:w="972" w:type="dxa"/>
          </w:tcPr>
          <w:p w14:paraId="4303F6F4" w14:textId="62508C03" w:rsidR="004872EE" w:rsidRDefault="004872EE" w:rsidP="008873A7">
            <w:pPr>
              <w:spacing w:after="0"/>
              <w:jc w:val="center"/>
              <w:rPr>
                <w:rFonts w:cstheme="minorHAnsi"/>
                <w:sz w:val="20"/>
                <w:szCs w:val="20"/>
              </w:rPr>
            </w:pPr>
            <w:r>
              <w:rPr>
                <w:rFonts w:cstheme="minorHAnsi"/>
                <w:sz w:val="20"/>
                <w:szCs w:val="20"/>
              </w:rPr>
              <w:t>02</w:t>
            </w:r>
          </w:p>
        </w:tc>
        <w:tc>
          <w:tcPr>
            <w:tcW w:w="1260" w:type="dxa"/>
            <w:vAlign w:val="bottom"/>
          </w:tcPr>
          <w:p w14:paraId="0A25BCF2" w14:textId="47183BF6" w:rsidR="004872EE" w:rsidRDefault="004872EE" w:rsidP="008873A7">
            <w:pPr>
              <w:spacing w:after="0"/>
              <w:jc w:val="center"/>
              <w:rPr>
                <w:rFonts w:cstheme="minorHAnsi"/>
                <w:sz w:val="20"/>
                <w:szCs w:val="20"/>
              </w:rPr>
            </w:pPr>
            <w:r>
              <w:rPr>
                <w:rFonts w:cstheme="minorHAnsi"/>
                <w:sz w:val="20"/>
                <w:szCs w:val="20"/>
              </w:rPr>
              <w:t>03</w:t>
            </w:r>
          </w:p>
        </w:tc>
        <w:tc>
          <w:tcPr>
            <w:tcW w:w="1260" w:type="dxa"/>
          </w:tcPr>
          <w:p w14:paraId="64CE3C45" w14:textId="07C1234A" w:rsidR="004872EE" w:rsidRDefault="004872EE" w:rsidP="008873A7">
            <w:pPr>
              <w:spacing w:after="0"/>
              <w:jc w:val="center"/>
              <w:rPr>
                <w:rFonts w:cstheme="minorHAnsi"/>
                <w:sz w:val="20"/>
                <w:szCs w:val="20"/>
              </w:rPr>
            </w:pPr>
            <w:r>
              <w:rPr>
                <w:rFonts w:cstheme="minorHAnsi"/>
                <w:sz w:val="20"/>
                <w:szCs w:val="20"/>
              </w:rPr>
              <w:t>04</w:t>
            </w:r>
          </w:p>
        </w:tc>
        <w:tc>
          <w:tcPr>
            <w:tcW w:w="1260" w:type="dxa"/>
          </w:tcPr>
          <w:p w14:paraId="56EB1149" w14:textId="177375F9" w:rsidR="004872EE" w:rsidRDefault="004872EE" w:rsidP="008873A7">
            <w:pPr>
              <w:spacing w:after="0"/>
              <w:jc w:val="center"/>
              <w:rPr>
                <w:rFonts w:cstheme="minorHAnsi"/>
                <w:sz w:val="20"/>
                <w:szCs w:val="20"/>
              </w:rPr>
            </w:pPr>
            <w:r>
              <w:rPr>
                <w:rFonts w:cstheme="minorHAnsi"/>
                <w:sz w:val="20"/>
                <w:szCs w:val="20"/>
              </w:rPr>
              <w:t>05</w:t>
            </w:r>
          </w:p>
        </w:tc>
        <w:tc>
          <w:tcPr>
            <w:tcW w:w="1170" w:type="dxa"/>
          </w:tcPr>
          <w:p w14:paraId="1302FEC8" w14:textId="43818BC0" w:rsidR="004872EE" w:rsidRDefault="004872EE" w:rsidP="008873A7">
            <w:pPr>
              <w:spacing w:after="0"/>
              <w:jc w:val="center"/>
              <w:rPr>
                <w:rFonts w:cstheme="minorHAnsi"/>
                <w:sz w:val="20"/>
                <w:szCs w:val="20"/>
              </w:rPr>
            </w:pPr>
            <w:r>
              <w:rPr>
                <w:rFonts w:cstheme="minorHAnsi"/>
                <w:sz w:val="20"/>
                <w:szCs w:val="20"/>
              </w:rPr>
              <w:t>06</w:t>
            </w:r>
          </w:p>
        </w:tc>
        <w:tc>
          <w:tcPr>
            <w:tcW w:w="1350" w:type="dxa"/>
          </w:tcPr>
          <w:p w14:paraId="74F4E94A" w14:textId="5BDB2ABA" w:rsidR="004872EE" w:rsidRDefault="004872EE" w:rsidP="008873A7">
            <w:pPr>
              <w:spacing w:after="0"/>
              <w:jc w:val="center"/>
              <w:rPr>
                <w:rFonts w:cstheme="minorHAnsi"/>
                <w:sz w:val="20"/>
                <w:szCs w:val="20"/>
              </w:rPr>
            </w:pPr>
            <w:r>
              <w:rPr>
                <w:rFonts w:cstheme="minorHAnsi"/>
                <w:sz w:val="20"/>
                <w:szCs w:val="20"/>
              </w:rPr>
              <w:t>07</w:t>
            </w:r>
          </w:p>
        </w:tc>
        <w:tc>
          <w:tcPr>
            <w:tcW w:w="1260" w:type="dxa"/>
          </w:tcPr>
          <w:p w14:paraId="7E5C9B9B" w14:textId="46B0F365" w:rsidR="004872EE" w:rsidRDefault="001C1D69" w:rsidP="008873A7">
            <w:pPr>
              <w:spacing w:after="0"/>
              <w:jc w:val="center"/>
              <w:rPr>
                <w:rFonts w:cstheme="minorHAnsi"/>
                <w:sz w:val="20"/>
                <w:szCs w:val="20"/>
              </w:rPr>
            </w:pPr>
            <w:r>
              <w:rPr>
                <w:rFonts w:cstheme="minorHAnsi"/>
                <w:sz w:val="20"/>
                <w:szCs w:val="20"/>
              </w:rPr>
              <w:t>08</w:t>
            </w:r>
          </w:p>
        </w:tc>
        <w:tc>
          <w:tcPr>
            <w:tcW w:w="1350" w:type="dxa"/>
          </w:tcPr>
          <w:p w14:paraId="47B24012" w14:textId="65C9AC37" w:rsidR="004872EE" w:rsidRDefault="001C1D69" w:rsidP="008873A7">
            <w:pPr>
              <w:spacing w:after="0"/>
              <w:jc w:val="center"/>
              <w:rPr>
                <w:rFonts w:cstheme="minorHAnsi"/>
                <w:sz w:val="20"/>
                <w:szCs w:val="20"/>
              </w:rPr>
            </w:pPr>
            <w:r>
              <w:rPr>
                <w:rFonts w:cstheme="minorHAnsi"/>
                <w:sz w:val="20"/>
                <w:szCs w:val="20"/>
              </w:rPr>
              <w:t>09</w:t>
            </w:r>
          </w:p>
        </w:tc>
      </w:tr>
      <w:tr w:rsidR="00BB3633" w:rsidRPr="00AB4500" w14:paraId="14D2692F" w14:textId="3B522467" w:rsidTr="00BB3633">
        <w:tc>
          <w:tcPr>
            <w:tcW w:w="980" w:type="dxa"/>
            <w:gridSpan w:val="2"/>
            <w:vAlign w:val="bottom"/>
          </w:tcPr>
          <w:p w14:paraId="3D1CEAB4" w14:textId="28075304" w:rsidR="001C1D69" w:rsidRPr="00AB4500" w:rsidRDefault="001C1D69" w:rsidP="001C1D69">
            <w:pPr>
              <w:spacing w:after="0" w:line="240" w:lineRule="auto"/>
              <w:jc w:val="center"/>
              <w:rPr>
                <w:rFonts w:cstheme="minorHAnsi"/>
                <w:sz w:val="18"/>
                <w:szCs w:val="20"/>
              </w:rPr>
            </w:pPr>
            <w:bookmarkStart w:id="924" w:name="_Hlk84838181"/>
            <w:r>
              <w:rPr>
                <w:rFonts w:cstheme="minorHAnsi"/>
                <w:sz w:val="18"/>
                <w:szCs w:val="20"/>
              </w:rPr>
              <w:t xml:space="preserve">Dwelling </w:t>
            </w:r>
            <w:r w:rsidRPr="00AB4500">
              <w:rPr>
                <w:rFonts w:cstheme="minorHAnsi"/>
                <w:sz w:val="18"/>
                <w:szCs w:val="20"/>
              </w:rPr>
              <w:t>Name</w:t>
            </w:r>
          </w:p>
        </w:tc>
        <w:tc>
          <w:tcPr>
            <w:tcW w:w="972" w:type="dxa"/>
            <w:vAlign w:val="bottom"/>
          </w:tcPr>
          <w:p w14:paraId="1964C4D3" w14:textId="77777777" w:rsidR="001C1D69" w:rsidRPr="00AB4500" w:rsidRDefault="001C1D69" w:rsidP="001C1D69">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49DF866D" w14:textId="77777777" w:rsidR="001C1D69" w:rsidRPr="00AB4500" w:rsidRDefault="001C1D69" w:rsidP="001C1D69">
            <w:pPr>
              <w:spacing w:after="0" w:line="240" w:lineRule="auto"/>
              <w:jc w:val="center"/>
              <w:rPr>
                <w:sz w:val="18"/>
              </w:rPr>
            </w:pPr>
            <w:r w:rsidRPr="00AB4500">
              <w:rPr>
                <w:rFonts w:cstheme="minorHAnsi"/>
                <w:sz w:val="18"/>
                <w:szCs w:val="20"/>
              </w:rPr>
              <w:t>Master Bath distance of furthest fixture to Water Heater in feet</w:t>
            </w:r>
          </w:p>
        </w:tc>
        <w:tc>
          <w:tcPr>
            <w:tcW w:w="1260" w:type="dxa"/>
            <w:vAlign w:val="bottom"/>
          </w:tcPr>
          <w:p w14:paraId="1F34F125" w14:textId="77777777" w:rsidR="001C1D69" w:rsidRPr="00AB4500" w:rsidRDefault="001C1D69" w:rsidP="001C1D69">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4D13E159" w14:textId="3C650C27" w:rsidR="001C1D69" w:rsidRPr="00AB4500" w:rsidRDefault="001C1D69" w:rsidP="001C1D69">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0EB8E30F" w14:textId="77777777" w:rsidR="001C1D69" w:rsidRPr="00AB4500" w:rsidRDefault="001C1D69" w:rsidP="001C1D69">
            <w:pPr>
              <w:spacing w:after="0" w:line="240" w:lineRule="auto"/>
              <w:jc w:val="center"/>
              <w:rPr>
                <w:sz w:val="18"/>
              </w:rPr>
            </w:pPr>
            <w:r w:rsidRPr="00AB4500">
              <w:rPr>
                <w:rFonts w:cstheme="minorHAnsi"/>
                <w:sz w:val="18"/>
                <w:szCs w:val="20"/>
              </w:rPr>
              <w:t>Weighted Distance</w:t>
            </w:r>
          </w:p>
        </w:tc>
        <w:tc>
          <w:tcPr>
            <w:tcW w:w="1350" w:type="dxa"/>
            <w:vAlign w:val="bottom"/>
          </w:tcPr>
          <w:p w14:paraId="65EB741D" w14:textId="77777777" w:rsidR="001C1D69" w:rsidRPr="00AB4500" w:rsidRDefault="001C1D69" w:rsidP="001C1D69">
            <w:pPr>
              <w:spacing w:after="0" w:line="240" w:lineRule="auto"/>
              <w:jc w:val="center"/>
              <w:rPr>
                <w:sz w:val="18"/>
              </w:rPr>
            </w:pPr>
            <w:r w:rsidRPr="00AB4500">
              <w:rPr>
                <w:rFonts w:cstheme="minorHAnsi"/>
                <w:sz w:val="18"/>
                <w:szCs w:val="20"/>
              </w:rPr>
              <w:t>Qualification Distance</w:t>
            </w:r>
          </w:p>
        </w:tc>
        <w:tc>
          <w:tcPr>
            <w:tcW w:w="1260" w:type="dxa"/>
            <w:vAlign w:val="bottom"/>
          </w:tcPr>
          <w:p w14:paraId="4E25322E" w14:textId="0CB8B59B" w:rsidR="001C1D69" w:rsidRPr="00AB4500" w:rsidRDefault="001C1D69" w:rsidP="001C1D69">
            <w:pPr>
              <w:spacing w:after="0" w:line="240" w:lineRule="auto"/>
              <w:jc w:val="center"/>
              <w:rPr>
                <w:rFonts w:cstheme="minorHAnsi"/>
                <w:sz w:val="18"/>
                <w:szCs w:val="20"/>
              </w:rPr>
            </w:pPr>
            <w:r>
              <w:rPr>
                <w:rFonts w:cstheme="minorHAnsi"/>
                <w:sz w:val="18"/>
              </w:rPr>
              <w:t>Design Compactness Factor</w:t>
            </w:r>
          </w:p>
        </w:tc>
        <w:tc>
          <w:tcPr>
            <w:tcW w:w="1350" w:type="dxa"/>
            <w:vAlign w:val="bottom"/>
          </w:tcPr>
          <w:p w14:paraId="594B5F6E" w14:textId="251BA2DF" w:rsidR="001C1D69" w:rsidRPr="00AB4500" w:rsidRDefault="001C1D69" w:rsidP="001C1D69">
            <w:pPr>
              <w:spacing w:after="0" w:line="240" w:lineRule="auto"/>
              <w:jc w:val="center"/>
              <w:rPr>
                <w:rFonts w:cstheme="minorHAnsi"/>
                <w:sz w:val="18"/>
                <w:szCs w:val="20"/>
              </w:rPr>
            </w:pPr>
            <w:r>
              <w:rPr>
                <w:rFonts w:cstheme="minorHAnsi"/>
                <w:sz w:val="18"/>
              </w:rPr>
              <w:t>Calculated Compactness Factor</w:t>
            </w:r>
          </w:p>
        </w:tc>
      </w:tr>
      <w:bookmarkEnd w:id="924"/>
      <w:tr w:rsidR="00BB3633" w:rsidRPr="00AB4500" w14:paraId="0D20F773" w14:textId="4A8CB3C5" w:rsidTr="00BB3633">
        <w:trPr>
          <w:trHeight w:val="305"/>
        </w:trPr>
        <w:tc>
          <w:tcPr>
            <w:tcW w:w="980" w:type="dxa"/>
            <w:gridSpan w:val="2"/>
          </w:tcPr>
          <w:p w14:paraId="6719F216" w14:textId="0792ACE9" w:rsidR="001C1D69" w:rsidRPr="00AB4500" w:rsidRDefault="001C1D69" w:rsidP="001C1D69">
            <w:pPr>
              <w:spacing w:after="0" w:line="240" w:lineRule="auto"/>
              <w:rPr>
                <w:sz w:val="18"/>
                <w:szCs w:val="18"/>
              </w:rPr>
            </w:pPr>
            <w:r w:rsidRPr="00AB4500">
              <w:rPr>
                <w:rFonts w:asciiTheme="minorHAnsi" w:eastAsia="Times New Roman" w:hAnsiTheme="minorHAnsi" w:cstheme="minorHAnsi"/>
                <w:sz w:val="18"/>
                <w:szCs w:val="18"/>
              </w:rPr>
              <w:t>&lt;&lt;Reference value from A01</w:t>
            </w:r>
            <w:ins w:id="925" w:author="Markstrum, Alexis@Energy" w:date="2021-10-21T11:39:00Z">
              <w:r w:rsidR="000969B0">
                <w:rPr>
                  <w:rFonts w:asciiTheme="minorHAnsi" w:eastAsia="Times New Roman" w:hAnsiTheme="minorHAnsi" w:cstheme="minorHAnsi"/>
                  <w:sz w:val="18"/>
                  <w:szCs w:val="18"/>
                </w:rPr>
                <w:t xml:space="preserve"> or </w:t>
              </w:r>
              <w:del w:id="926" w:author="Alhabibi, Haider@Energy" w:date="2022-01-25T16:38:00Z">
                <w:r w:rsidR="000969B0" w:rsidDel="00127C14">
                  <w:rPr>
                    <w:rFonts w:asciiTheme="minorHAnsi" w:eastAsia="Times New Roman" w:hAnsiTheme="minorHAnsi" w:cstheme="minorHAnsi"/>
                    <w:sz w:val="18"/>
                    <w:szCs w:val="18"/>
                  </w:rPr>
                  <w:delText>C</w:delText>
                </w:r>
              </w:del>
            </w:ins>
            <w:ins w:id="927" w:author="Alhabibi, Haider@Energy" w:date="2022-01-25T16:38:00Z">
              <w:r w:rsidR="00127C14">
                <w:rPr>
                  <w:rFonts w:asciiTheme="minorHAnsi" w:eastAsia="Times New Roman" w:hAnsiTheme="minorHAnsi" w:cstheme="minorHAnsi"/>
                  <w:sz w:val="18"/>
                  <w:szCs w:val="18"/>
                </w:rPr>
                <w:t>A2-</w:t>
              </w:r>
            </w:ins>
            <w:ins w:id="928" w:author="Markstrum, Alexis@Energy" w:date="2021-10-21T11:39:00Z">
              <w:r w:rsidR="000969B0">
                <w:rPr>
                  <w:rFonts w:asciiTheme="minorHAnsi" w:eastAsia="Times New Roman" w:hAnsiTheme="minorHAnsi" w:cstheme="minorHAnsi"/>
                  <w:sz w:val="18"/>
                  <w:szCs w:val="18"/>
                </w:rPr>
                <w:t>01</w:t>
              </w:r>
            </w:ins>
            <w:r w:rsidRPr="00AB4500">
              <w:rPr>
                <w:rFonts w:asciiTheme="minorHAnsi" w:eastAsia="Times New Roman" w:hAnsiTheme="minorHAnsi" w:cstheme="minorHAnsi"/>
                <w:sz w:val="18"/>
                <w:szCs w:val="18"/>
              </w:rPr>
              <w:t>&gt;&gt;</w:t>
            </w:r>
          </w:p>
        </w:tc>
        <w:tc>
          <w:tcPr>
            <w:tcW w:w="972" w:type="dxa"/>
          </w:tcPr>
          <w:p w14:paraId="696910CE" w14:textId="77777777" w:rsidR="001C1D69" w:rsidRPr="00AB4500" w:rsidRDefault="001C1D69" w:rsidP="001C1D69">
            <w:pPr>
              <w:spacing w:after="0" w:line="240" w:lineRule="auto"/>
              <w:rPr>
                <w:sz w:val="18"/>
                <w:szCs w:val="18"/>
              </w:rPr>
            </w:pPr>
            <w:r w:rsidRPr="00AB4500">
              <w:rPr>
                <w:sz w:val="18"/>
                <w:szCs w:val="18"/>
              </w:rPr>
              <w:t xml:space="preserve">&lt;&lt;if performance, then value = </w:t>
            </w:r>
            <w:proofErr w:type="gramStart"/>
            <w:r w:rsidRPr="00AB4500">
              <w:rPr>
                <w:sz w:val="18"/>
                <w:szCs w:val="18"/>
              </w:rPr>
              <w:t>NA;</w:t>
            </w:r>
            <w:proofErr w:type="gramEnd"/>
            <w:r w:rsidRPr="00AB4500">
              <w:rPr>
                <w:sz w:val="18"/>
                <w:szCs w:val="18"/>
              </w:rPr>
              <w:t xml:space="preserve"> </w:t>
            </w:r>
          </w:p>
          <w:p w14:paraId="7EB68E5E" w14:textId="77777777" w:rsidR="001C1D69" w:rsidRPr="00AB4500" w:rsidRDefault="001C1D69" w:rsidP="001C1D69">
            <w:pPr>
              <w:spacing w:after="0" w:line="240" w:lineRule="auto"/>
              <w:rPr>
                <w:sz w:val="18"/>
                <w:szCs w:val="18"/>
              </w:rPr>
            </w:pPr>
            <w:r w:rsidRPr="00AB4500">
              <w:rPr>
                <w:sz w:val="18"/>
                <w:szCs w:val="18"/>
              </w:rPr>
              <w:t>Else if prescriptive, user select from list: 1, 2, 3&gt;&gt;</w:t>
            </w:r>
          </w:p>
        </w:tc>
        <w:tc>
          <w:tcPr>
            <w:tcW w:w="1260" w:type="dxa"/>
          </w:tcPr>
          <w:p w14:paraId="3C809CB1" w14:textId="77777777" w:rsidR="001C1D69" w:rsidRPr="00AB4500" w:rsidRDefault="001C1D69" w:rsidP="001C1D69">
            <w:pPr>
              <w:spacing w:after="0" w:line="240" w:lineRule="auto"/>
              <w:rPr>
                <w:sz w:val="18"/>
                <w:szCs w:val="18"/>
              </w:rPr>
            </w:pPr>
            <w:r w:rsidRPr="00AB4500">
              <w:rPr>
                <w:sz w:val="18"/>
                <w:szCs w:val="18"/>
              </w:rPr>
              <w:t>&lt;&lt;Reference Value from CF1R-</w:t>
            </w:r>
            <w:proofErr w:type="gramStart"/>
            <w:r w:rsidRPr="00621545">
              <w:rPr>
                <w:sz w:val="18"/>
                <w:szCs w:val="18"/>
              </w:rPr>
              <w:t>PRF</w:t>
            </w:r>
            <w:r w:rsidRPr="00AB4500">
              <w:rPr>
                <w:sz w:val="18"/>
                <w:szCs w:val="18"/>
              </w:rPr>
              <w:t>;</w:t>
            </w:r>
            <w:proofErr w:type="gramEnd"/>
            <w:r w:rsidRPr="00AB4500">
              <w:rPr>
                <w:sz w:val="18"/>
                <w:szCs w:val="18"/>
              </w:rPr>
              <w:t xml:space="preserve"> </w:t>
            </w:r>
          </w:p>
          <w:p w14:paraId="2D08058C" w14:textId="0949CA40" w:rsidR="001C1D69" w:rsidRPr="00AB4500" w:rsidRDefault="001C1D69" w:rsidP="001C1D69">
            <w:pPr>
              <w:spacing w:after="0" w:line="240" w:lineRule="auto"/>
              <w:rPr>
                <w:sz w:val="18"/>
                <w:szCs w:val="18"/>
              </w:rPr>
            </w:pPr>
            <w:r w:rsidRPr="00AB4500">
              <w:rPr>
                <w:sz w:val="18"/>
                <w:szCs w:val="18"/>
              </w:rPr>
              <w:t>Else if prescriptive compliance</w:t>
            </w:r>
            <w:r w:rsidR="0021138F">
              <w:rPr>
                <w:sz w:val="18"/>
                <w:szCs w:val="18"/>
              </w:rPr>
              <w:t xml:space="preserve"> or not in the XML</w:t>
            </w:r>
            <w:r w:rsidRPr="00AB4500">
              <w:rPr>
                <w:sz w:val="18"/>
                <w:szCs w:val="18"/>
              </w:rPr>
              <w:t>, user input&gt;&gt;</w:t>
            </w:r>
          </w:p>
        </w:tc>
        <w:tc>
          <w:tcPr>
            <w:tcW w:w="1260" w:type="dxa"/>
          </w:tcPr>
          <w:p w14:paraId="27C99E22" w14:textId="77777777" w:rsidR="001C1D69" w:rsidRPr="00AB4500" w:rsidRDefault="001C1D69" w:rsidP="001C1D69">
            <w:pPr>
              <w:spacing w:after="0" w:line="240" w:lineRule="auto"/>
              <w:rPr>
                <w:sz w:val="18"/>
                <w:szCs w:val="18"/>
              </w:rPr>
            </w:pPr>
            <w:r w:rsidRPr="00AB4500">
              <w:rPr>
                <w:sz w:val="18"/>
                <w:szCs w:val="18"/>
              </w:rPr>
              <w:t>&lt;&lt;Reference Value from CF1R-</w:t>
            </w:r>
            <w:proofErr w:type="gramStart"/>
            <w:r w:rsidRPr="00621545">
              <w:rPr>
                <w:sz w:val="18"/>
                <w:szCs w:val="18"/>
              </w:rPr>
              <w:t>PRF</w:t>
            </w:r>
            <w:r w:rsidRPr="00AB4500">
              <w:rPr>
                <w:sz w:val="18"/>
                <w:szCs w:val="18"/>
              </w:rPr>
              <w:t>;</w:t>
            </w:r>
            <w:proofErr w:type="gramEnd"/>
            <w:r w:rsidRPr="00AB4500">
              <w:rPr>
                <w:sz w:val="18"/>
                <w:szCs w:val="18"/>
              </w:rPr>
              <w:t xml:space="preserve"> </w:t>
            </w:r>
          </w:p>
          <w:p w14:paraId="7CC442C2" w14:textId="109D5CC0" w:rsidR="001C1D69" w:rsidRPr="00AB4500" w:rsidRDefault="001C1D69" w:rsidP="001C1D69">
            <w:pPr>
              <w:spacing w:after="0" w:line="240" w:lineRule="auto"/>
              <w:rPr>
                <w:sz w:val="18"/>
                <w:szCs w:val="18"/>
              </w:rPr>
            </w:pPr>
            <w:r w:rsidRPr="00AB4500">
              <w:rPr>
                <w:sz w:val="18"/>
                <w:szCs w:val="18"/>
              </w:rPr>
              <w:t>Else if prescriptive compliance</w:t>
            </w:r>
            <w:r w:rsidR="0021138F">
              <w:rPr>
                <w:sz w:val="18"/>
                <w:szCs w:val="18"/>
              </w:rPr>
              <w:t xml:space="preserve"> or not in the XML</w:t>
            </w:r>
            <w:r w:rsidRPr="00AB4500">
              <w:rPr>
                <w:sz w:val="18"/>
                <w:szCs w:val="18"/>
              </w:rPr>
              <w:t>, user input&gt;&gt;</w:t>
            </w:r>
          </w:p>
        </w:tc>
        <w:tc>
          <w:tcPr>
            <w:tcW w:w="1260" w:type="dxa"/>
          </w:tcPr>
          <w:p w14:paraId="10420677" w14:textId="77777777" w:rsidR="001C1D69" w:rsidRPr="00AB4500" w:rsidRDefault="001C1D69" w:rsidP="001C1D69">
            <w:pPr>
              <w:spacing w:after="0" w:line="240" w:lineRule="auto"/>
              <w:rPr>
                <w:sz w:val="18"/>
                <w:szCs w:val="18"/>
              </w:rPr>
            </w:pPr>
            <w:r w:rsidRPr="00AB4500">
              <w:rPr>
                <w:sz w:val="18"/>
                <w:szCs w:val="18"/>
              </w:rPr>
              <w:t>&lt;&lt;Reference Value from CF1R-</w:t>
            </w:r>
            <w:proofErr w:type="gramStart"/>
            <w:r w:rsidRPr="00621545">
              <w:rPr>
                <w:sz w:val="18"/>
                <w:szCs w:val="18"/>
              </w:rPr>
              <w:t>PRF</w:t>
            </w:r>
            <w:r w:rsidRPr="00AB4500">
              <w:rPr>
                <w:sz w:val="18"/>
                <w:szCs w:val="18"/>
              </w:rPr>
              <w:t>;</w:t>
            </w:r>
            <w:proofErr w:type="gramEnd"/>
            <w:r w:rsidRPr="00AB4500">
              <w:rPr>
                <w:sz w:val="18"/>
                <w:szCs w:val="18"/>
              </w:rPr>
              <w:t xml:space="preserve"> </w:t>
            </w:r>
          </w:p>
          <w:p w14:paraId="4FFEAB9E" w14:textId="3F06AF78" w:rsidR="001C1D69" w:rsidRPr="00AB4500" w:rsidRDefault="001C1D69" w:rsidP="001C1D69">
            <w:pPr>
              <w:spacing w:after="0" w:line="240" w:lineRule="auto"/>
              <w:rPr>
                <w:sz w:val="18"/>
                <w:szCs w:val="18"/>
              </w:rPr>
            </w:pPr>
            <w:r w:rsidRPr="00AB4500">
              <w:rPr>
                <w:sz w:val="18"/>
                <w:szCs w:val="18"/>
              </w:rPr>
              <w:t>Else if prescriptive compliance</w:t>
            </w:r>
            <w:r w:rsidR="0021138F">
              <w:rPr>
                <w:sz w:val="18"/>
                <w:szCs w:val="18"/>
              </w:rPr>
              <w:t xml:space="preserve"> or not in the XML</w:t>
            </w:r>
            <w:r w:rsidRPr="00AB4500">
              <w:rPr>
                <w:sz w:val="18"/>
                <w:szCs w:val="18"/>
              </w:rPr>
              <w:t>, user input&gt;&gt;</w:t>
            </w:r>
          </w:p>
        </w:tc>
        <w:tc>
          <w:tcPr>
            <w:tcW w:w="1170" w:type="dxa"/>
          </w:tcPr>
          <w:p w14:paraId="780AA290" w14:textId="77777777" w:rsidR="001C1D69" w:rsidRPr="00AB4500" w:rsidRDefault="001C1D69" w:rsidP="001C1D69">
            <w:pPr>
              <w:spacing w:after="0" w:line="240" w:lineRule="auto"/>
              <w:rPr>
                <w:sz w:val="18"/>
                <w:szCs w:val="18"/>
              </w:rPr>
            </w:pPr>
            <w:r w:rsidRPr="00AB4500">
              <w:rPr>
                <w:sz w:val="18"/>
                <w:szCs w:val="18"/>
              </w:rPr>
              <w:t>&lt;&lt;Reference value from CF1R-</w:t>
            </w:r>
            <w:proofErr w:type="gramStart"/>
            <w:r w:rsidRPr="00621545">
              <w:rPr>
                <w:sz w:val="18"/>
                <w:szCs w:val="18"/>
              </w:rPr>
              <w:t>PRF</w:t>
            </w:r>
            <w:r w:rsidRPr="00AB4500">
              <w:rPr>
                <w:sz w:val="18"/>
                <w:szCs w:val="18"/>
              </w:rPr>
              <w:t>;</w:t>
            </w:r>
            <w:proofErr w:type="gramEnd"/>
            <w:r w:rsidRPr="00AB4500">
              <w:rPr>
                <w:sz w:val="18"/>
                <w:szCs w:val="18"/>
              </w:rPr>
              <w:t xml:space="preserve"> </w:t>
            </w:r>
          </w:p>
          <w:p w14:paraId="4B0B6A2B" w14:textId="27152B19" w:rsidR="001C1D69" w:rsidRPr="00AB4500" w:rsidRDefault="001C1D69" w:rsidP="001C1D69">
            <w:pPr>
              <w:spacing w:after="0" w:line="240" w:lineRule="auto"/>
              <w:rPr>
                <w:sz w:val="18"/>
                <w:szCs w:val="18"/>
              </w:rPr>
            </w:pPr>
            <w:r w:rsidRPr="00AB4500">
              <w:rPr>
                <w:sz w:val="18"/>
                <w:szCs w:val="18"/>
              </w:rPr>
              <w:t xml:space="preserve">else if prescriptive </w:t>
            </w:r>
            <w:r w:rsidR="0021138F">
              <w:rPr>
                <w:sz w:val="18"/>
                <w:szCs w:val="18"/>
              </w:rPr>
              <w:t xml:space="preserve">or not in the XML </w:t>
            </w:r>
            <w:r w:rsidRPr="00AB4500">
              <w:rPr>
                <w:sz w:val="18"/>
                <w:szCs w:val="18"/>
              </w:rPr>
              <w:t>and A</w:t>
            </w:r>
            <w:r>
              <w:rPr>
                <w:sz w:val="18"/>
                <w:szCs w:val="18"/>
              </w:rPr>
              <w:t>10</w:t>
            </w:r>
            <w:r w:rsidRPr="00AB4500">
              <w:rPr>
                <w:sz w:val="18"/>
                <w:szCs w:val="18"/>
              </w:rPr>
              <w:t xml:space="preserve"> </w:t>
            </w:r>
            <w:ins w:id="929" w:author="Markstrum, Alexis@Energy" w:date="2021-10-27T14:55:00Z">
              <w:r w:rsidR="003F6160">
                <w:rPr>
                  <w:sz w:val="18"/>
                  <w:szCs w:val="18"/>
                </w:rPr>
                <w:t xml:space="preserve">or </w:t>
              </w:r>
              <w:del w:id="930" w:author="Alhabibi, Haider@Energy" w:date="2022-01-25T16:39:00Z">
                <w:r w:rsidR="003F6160" w:rsidDel="00A72721">
                  <w:rPr>
                    <w:sz w:val="18"/>
                    <w:szCs w:val="18"/>
                  </w:rPr>
                  <w:delText>C</w:delText>
                </w:r>
              </w:del>
            </w:ins>
            <w:ins w:id="931" w:author="Alhabibi, Haider@Energy" w:date="2022-01-25T16:39:00Z">
              <w:r w:rsidR="00A72721">
                <w:rPr>
                  <w:sz w:val="18"/>
                  <w:szCs w:val="18"/>
                </w:rPr>
                <w:t>A2-</w:t>
              </w:r>
            </w:ins>
            <w:ins w:id="932" w:author="Markstrum, Alexis@Energy" w:date="2021-10-27T14:55:00Z">
              <w:r w:rsidR="003F6160">
                <w:rPr>
                  <w:sz w:val="18"/>
                  <w:szCs w:val="18"/>
                </w:rPr>
                <w:t xml:space="preserve">07 </w:t>
              </w:r>
            </w:ins>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75464">
              <w:rPr>
                <w:sz w:val="18"/>
                <w:szCs w:val="18"/>
              </w:rPr>
              <w:t xml:space="preserve"> </w:t>
            </w:r>
            <w:r>
              <w:rPr>
                <w:sz w:val="18"/>
                <w:szCs w:val="18"/>
              </w:rPr>
              <w:t>+</w:t>
            </w:r>
            <w:r w:rsidRPr="00AB4500">
              <w:rPr>
                <w:sz w:val="18"/>
                <w:szCs w:val="18"/>
              </w:rPr>
              <w:t>(G04*0.4)</w:t>
            </w:r>
            <w:r w:rsidRPr="00AB4500" w:rsidDel="00975464">
              <w:rPr>
                <w:sz w:val="18"/>
                <w:szCs w:val="18"/>
              </w:rPr>
              <w:t xml:space="preserve"> </w:t>
            </w:r>
            <w:r>
              <w:rPr>
                <w:sz w:val="18"/>
                <w:szCs w:val="18"/>
              </w:rPr>
              <w:t>+</w:t>
            </w:r>
            <w:r w:rsidRPr="00AB4500">
              <w:rPr>
                <w:sz w:val="18"/>
                <w:szCs w:val="18"/>
              </w:rPr>
              <w:t>(G05*0.2</w:t>
            </w:r>
            <w:proofErr w:type="gramStart"/>
            <w:r w:rsidRPr="00AB4500">
              <w:rPr>
                <w:sz w:val="18"/>
                <w:szCs w:val="18"/>
              </w:rPr>
              <w:t>);</w:t>
            </w:r>
            <w:proofErr w:type="gramEnd"/>
          </w:p>
          <w:p w14:paraId="0FF4D734" w14:textId="17C5E8E0" w:rsidR="001C1D69" w:rsidRPr="00AB4500" w:rsidRDefault="001C1D69" w:rsidP="001C1D69">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ins w:id="933" w:author="Alhabibi, Haider@Energy" w:date="2022-01-03T21:19:00Z">
              <w:r w:rsidR="008D7929">
                <w:rPr>
                  <w:sz w:val="18"/>
                  <w:szCs w:val="18"/>
                </w:rPr>
                <w:t xml:space="preserve">or </w:t>
              </w:r>
            </w:ins>
            <w:ins w:id="934" w:author="Alhabibi, Haider@Energy" w:date="2022-01-25T16:39:00Z">
              <w:r w:rsidR="00A72721">
                <w:rPr>
                  <w:sz w:val="18"/>
                  <w:szCs w:val="18"/>
                </w:rPr>
                <w:t>A2-</w:t>
              </w:r>
            </w:ins>
            <w:ins w:id="935" w:author="Alhabibi, Haider@Energy" w:date="2022-01-03T21:19:00Z">
              <w:r w:rsidR="008D7929">
                <w:rPr>
                  <w:sz w:val="18"/>
                  <w:szCs w:val="18"/>
                </w:rPr>
                <w:t xml:space="preserve">07 </w:t>
              </w:r>
            </w:ins>
            <w:r w:rsidRPr="00AB4500">
              <w:rPr>
                <w:sz w:val="18"/>
                <w:szCs w:val="18"/>
              </w:rPr>
              <w:t xml:space="preserve">= </w:t>
            </w:r>
            <w:r w:rsidRPr="00AB4500">
              <w:rPr>
                <w:rFonts w:cstheme="minorHAnsi"/>
                <w:sz w:val="18"/>
                <w:szCs w:val="18"/>
              </w:rPr>
              <w:t xml:space="preserve">Demand Recirculation Manual Control, then value = </w:t>
            </w:r>
            <w:ins w:id="936" w:author="Markstrum, Alexis@Energy" w:date="2021-10-21T11:41:00Z">
              <w:r w:rsidR="00A31D9D">
                <w:rPr>
                  <w:rFonts w:cstheme="minorHAnsi"/>
                  <w:sz w:val="18"/>
                  <w:szCs w:val="18"/>
                </w:rPr>
                <w:t>I</w:t>
              </w:r>
            </w:ins>
            <w:del w:id="937" w:author="Markstrum, Alexis@Energy" w:date="2021-10-21T11:41:00Z">
              <w:r w:rsidRPr="00AB4500" w:rsidDel="00A31D9D">
                <w:rPr>
                  <w:rFonts w:cstheme="minorHAnsi"/>
                  <w:sz w:val="18"/>
                  <w:szCs w:val="18"/>
                </w:rPr>
                <w:delText>G</w:delText>
              </w:r>
            </w:del>
            <w:r w:rsidRPr="00AB4500">
              <w:rPr>
                <w:rFonts w:cstheme="minorHAnsi"/>
                <w:sz w:val="18"/>
                <w:szCs w:val="18"/>
              </w:rPr>
              <w:t>05&gt;&gt;</w:t>
            </w:r>
          </w:p>
        </w:tc>
        <w:tc>
          <w:tcPr>
            <w:tcW w:w="1350" w:type="dxa"/>
          </w:tcPr>
          <w:p w14:paraId="3EF0A8BA" w14:textId="77777777" w:rsidR="001C1D69" w:rsidRDefault="001C1D69" w:rsidP="001C1D69">
            <w:pPr>
              <w:spacing w:after="0" w:line="240" w:lineRule="auto"/>
              <w:rPr>
                <w:rFonts w:cstheme="minorHAnsi"/>
                <w:sz w:val="18"/>
                <w:szCs w:val="18"/>
              </w:rPr>
            </w:pPr>
            <w:r w:rsidRPr="005828AE">
              <w:rPr>
                <w:rFonts w:cstheme="minorHAnsi"/>
                <w:sz w:val="18"/>
                <w:szCs w:val="18"/>
              </w:rPr>
              <w:t>&lt;&lt; Reference Value from CF1R-</w:t>
            </w:r>
            <w:proofErr w:type="gramStart"/>
            <w:r w:rsidRPr="00621545">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4AAA5335" w14:textId="477B2516" w:rsidR="001C1D69" w:rsidRDefault="001C1D69" w:rsidP="001C1D69">
            <w:pPr>
              <w:spacing w:after="0" w:line="240" w:lineRule="auto"/>
              <w:rPr>
                <w:sz w:val="18"/>
                <w:szCs w:val="18"/>
              </w:rPr>
            </w:pPr>
            <w:r w:rsidRPr="005828AE">
              <w:rPr>
                <w:rFonts w:cstheme="minorHAnsi"/>
                <w:sz w:val="18"/>
                <w:szCs w:val="18"/>
              </w:rPr>
              <w:t>Else if prescriptive compliance</w:t>
            </w:r>
            <w:r w:rsidR="0021138F">
              <w:rPr>
                <w:rFonts w:cstheme="minorHAnsi"/>
                <w:sz w:val="18"/>
                <w:szCs w:val="18"/>
              </w:rPr>
              <w:t xml:space="preserve"> or not in the XML</w:t>
            </w:r>
            <w:r w:rsidRPr="005828AE">
              <w:rPr>
                <w:rFonts w:cstheme="minorHAnsi"/>
                <w:sz w:val="18"/>
                <w:szCs w:val="18"/>
              </w:rPr>
              <w:t xml:space="preserve">, </w:t>
            </w:r>
            <w:r>
              <w:rPr>
                <w:sz w:val="18"/>
                <w:szCs w:val="18"/>
              </w:rPr>
              <w:t>value</w:t>
            </w:r>
            <w:r w:rsidRPr="00CB5461">
              <w:rPr>
                <w:sz w:val="18"/>
                <w:szCs w:val="18"/>
              </w:rPr>
              <w:t xml:space="preserve"> = </w:t>
            </w:r>
          </w:p>
          <w:p w14:paraId="3185C24F" w14:textId="6794D2FE" w:rsidR="001C1D69" w:rsidRPr="00E303B7" w:rsidRDefault="001C1D69" w:rsidP="001C1D69">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737C2943" w14:textId="77777777" w:rsidR="001C1D69" w:rsidRPr="00AB4500" w:rsidRDefault="001C1D69" w:rsidP="001C1D69">
            <w:pPr>
              <w:spacing w:after="0"/>
              <w:rPr>
                <w:i/>
                <w:sz w:val="18"/>
                <w:szCs w:val="18"/>
              </w:rPr>
            </w:pPr>
            <w:r w:rsidRPr="00AB4500">
              <w:rPr>
                <w:i/>
                <w:sz w:val="18"/>
                <w:szCs w:val="18"/>
              </w:rPr>
              <w:t>Where:</w:t>
            </w:r>
          </w:p>
          <w:p w14:paraId="7D47E400" w14:textId="77777777" w:rsidR="001C1D69" w:rsidRPr="00AB4500" w:rsidRDefault="001C1D69" w:rsidP="001C1D69">
            <w:pPr>
              <w:spacing w:after="0" w:line="240" w:lineRule="auto"/>
              <w:rPr>
                <w:i/>
                <w:sz w:val="18"/>
                <w:szCs w:val="18"/>
              </w:rPr>
            </w:pPr>
            <w:r w:rsidRPr="00AB4500">
              <w:rPr>
                <w:i/>
                <w:sz w:val="18"/>
                <w:szCs w:val="18"/>
              </w:rPr>
              <w:t>a, b = Qualification distance coefficients from Table 4.4.6-2 below,</w:t>
            </w:r>
          </w:p>
          <w:p w14:paraId="4A02CD29" w14:textId="77777777" w:rsidR="001C1D69" w:rsidRPr="00AB4500" w:rsidRDefault="001C1D69" w:rsidP="001C1D69">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68856CCB" w14:textId="6E98B04D" w:rsidR="001C1D69" w:rsidRPr="00AB4500" w:rsidRDefault="001C1D69" w:rsidP="001C1D69">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5</w:t>
            </w:r>
            <w:ins w:id="938" w:author="Alhabibi, Haider@Energy" w:date="2022-01-25T16:40:00Z">
              <w:r w:rsidR="00A252E9">
                <w:rPr>
                  <w:i/>
                  <w:sz w:val="18"/>
                  <w:szCs w:val="18"/>
                </w:rPr>
                <w:t xml:space="preserve"> or A2-04</w:t>
              </w:r>
            </w:ins>
            <w:r>
              <w:rPr>
                <w:i/>
                <w:sz w:val="18"/>
                <w:szCs w:val="18"/>
              </w:rPr>
              <w:t xml:space="preserve"> </w:t>
            </w:r>
            <w:r w:rsidRPr="00AB4500">
              <w:rPr>
                <w:i/>
                <w:sz w:val="18"/>
                <w:szCs w:val="18"/>
              </w:rPr>
              <w:t>(unitless).</w:t>
            </w:r>
          </w:p>
          <w:p w14:paraId="61AB8BD9" w14:textId="77777777" w:rsidR="001C1D69" w:rsidRPr="00AB4500" w:rsidRDefault="001C1D69" w:rsidP="001C1D69">
            <w:pPr>
              <w:spacing w:after="0" w:line="240" w:lineRule="auto"/>
              <w:rPr>
                <w:sz w:val="18"/>
                <w:szCs w:val="18"/>
              </w:rPr>
            </w:pPr>
            <w:r w:rsidRPr="00AB4500">
              <w:rPr>
                <w:rFonts w:cstheme="minorHAnsi"/>
                <w:sz w:val="18"/>
                <w:szCs w:val="18"/>
                <w:highlight w:val="yellow"/>
              </w:rPr>
              <w:t xml:space="preserve"> </w:t>
            </w:r>
          </w:p>
        </w:tc>
        <w:tc>
          <w:tcPr>
            <w:tcW w:w="1260" w:type="dxa"/>
          </w:tcPr>
          <w:p w14:paraId="30441B41" w14:textId="77777777" w:rsidR="001C1D69" w:rsidRPr="001C31FC" w:rsidRDefault="001C1D69" w:rsidP="001C1D69">
            <w:pPr>
              <w:spacing w:after="0" w:line="240" w:lineRule="auto"/>
              <w:rPr>
                <w:rFonts w:cstheme="minorHAnsi"/>
                <w:sz w:val="18"/>
                <w:szCs w:val="18"/>
              </w:rPr>
            </w:pPr>
            <w:r w:rsidRPr="001C31FC">
              <w:rPr>
                <w:rFonts w:cstheme="minorHAnsi"/>
                <w:sz w:val="18"/>
                <w:szCs w:val="18"/>
              </w:rPr>
              <w:t>&lt;&lt;Reference value from CF1R-</w:t>
            </w:r>
            <w:proofErr w:type="gramStart"/>
            <w:r w:rsidRPr="00621545">
              <w:rPr>
                <w:rFonts w:cstheme="minorHAnsi"/>
                <w:sz w:val="18"/>
                <w:szCs w:val="18"/>
              </w:rPr>
              <w:t>PRF</w:t>
            </w:r>
            <w:r w:rsidRPr="001C31FC">
              <w:rPr>
                <w:rFonts w:cstheme="minorHAnsi"/>
                <w:sz w:val="18"/>
                <w:szCs w:val="18"/>
              </w:rPr>
              <w:t>;</w:t>
            </w:r>
            <w:proofErr w:type="gramEnd"/>
            <w:r w:rsidRPr="001C31FC">
              <w:rPr>
                <w:rFonts w:cstheme="minorHAnsi"/>
                <w:sz w:val="18"/>
                <w:szCs w:val="18"/>
              </w:rPr>
              <w:t xml:space="preserve"> </w:t>
            </w:r>
          </w:p>
          <w:p w14:paraId="58DB3B63" w14:textId="3FD66913" w:rsidR="001C1D69" w:rsidRPr="005828AE" w:rsidRDefault="001C1D69" w:rsidP="001C1D69">
            <w:pPr>
              <w:spacing w:after="0" w:line="240" w:lineRule="auto"/>
              <w:rPr>
                <w:rFonts w:cstheme="minorHAnsi"/>
                <w:sz w:val="18"/>
                <w:szCs w:val="18"/>
              </w:rPr>
            </w:pPr>
            <w:r w:rsidRPr="001C31FC">
              <w:rPr>
                <w:rFonts w:cstheme="minorHAnsi"/>
                <w:sz w:val="18"/>
                <w:szCs w:val="18"/>
              </w:rPr>
              <w:t>elseif prescriptive, then value = n/a&gt;&gt;</w:t>
            </w:r>
          </w:p>
        </w:tc>
        <w:tc>
          <w:tcPr>
            <w:tcW w:w="1350" w:type="dxa"/>
          </w:tcPr>
          <w:p w14:paraId="1F89DD4A" w14:textId="5918B3F9" w:rsidR="001C1D69" w:rsidRDefault="001C1D69" w:rsidP="001C1D69">
            <w:pPr>
              <w:spacing w:after="0"/>
              <w:rPr>
                <w:sz w:val="18"/>
                <w:szCs w:val="18"/>
              </w:rPr>
            </w:pPr>
            <w:r>
              <w:rPr>
                <w:rFonts w:cstheme="minorHAnsi"/>
                <w:sz w:val="18"/>
                <w:szCs w:val="18"/>
              </w:rPr>
              <w:t>&lt;&lt;</w:t>
            </w:r>
            <w:r w:rsidR="00245336">
              <w:rPr>
                <w:rFonts w:cstheme="minorHAnsi"/>
                <w:sz w:val="18"/>
                <w:szCs w:val="18"/>
              </w:rPr>
              <w:t>Calculated v</w:t>
            </w:r>
            <w:r>
              <w:rPr>
                <w:rFonts w:cstheme="minorHAnsi"/>
                <w:sz w:val="18"/>
                <w:szCs w:val="18"/>
              </w:rPr>
              <w:t xml:space="preserve">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p>
          <w:p w14:paraId="12D9655C" w14:textId="06FB1C21" w:rsidR="001C1D69" w:rsidRPr="005828AE" w:rsidRDefault="001C1D69" w:rsidP="001C1D69">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BB3633" w:rsidRPr="00D37C06" w14:paraId="0FAC6841" w14:textId="25F918CB" w:rsidTr="00BB3633">
        <w:tc>
          <w:tcPr>
            <w:tcW w:w="980" w:type="dxa"/>
            <w:gridSpan w:val="2"/>
            <w:tcBorders>
              <w:bottom w:val="single" w:sz="4" w:space="0" w:color="000000"/>
            </w:tcBorders>
          </w:tcPr>
          <w:p w14:paraId="44C1B4AB" w14:textId="77777777" w:rsidR="001C1D69" w:rsidRPr="00D37C06" w:rsidRDefault="001C1D69" w:rsidP="001C1D69">
            <w:pPr>
              <w:spacing w:after="0"/>
              <w:rPr>
                <w:sz w:val="20"/>
                <w:szCs w:val="20"/>
              </w:rPr>
            </w:pPr>
          </w:p>
        </w:tc>
        <w:tc>
          <w:tcPr>
            <w:tcW w:w="972" w:type="dxa"/>
            <w:tcBorders>
              <w:bottom w:val="single" w:sz="4" w:space="0" w:color="000000"/>
            </w:tcBorders>
          </w:tcPr>
          <w:p w14:paraId="563CDF4F" w14:textId="77777777" w:rsidR="001C1D69" w:rsidRPr="00D37C06" w:rsidRDefault="001C1D69" w:rsidP="001C1D69">
            <w:pPr>
              <w:spacing w:after="0"/>
              <w:rPr>
                <w:sz w:val="20"/>
                <w:szCs w:val="20"/>
              </w:rPr>
            </w:pPr>
          </w:p>
        </w:tc>
        <w:tc>
          <w:tcPr>
            <w:tcW w:w="1260" w:type="dxa"/>
            <w:tcBorders>
              <w:bottom w:val="single" w:sz="4" w:space="0" w:color="000000"/>
            </w:tcBorders>
          </w:tcPr>
          <w:p w14:paraId="784FB5B5" w14:textId="77777777" w:rsidR="001C1D69" w:rsidRPr="00D37C06" w:rsidRDefault="001C1D69" w:rsidP="001C1D69">
            <w:pPr>
              <w:spacing w:after="0"/>
              <w:rPr>
                <w:sz w:val="20"/>
                <w:szCs w:val="20"/>
              </w:rPr>
            </w:pPr>
          </w:p>
        </w:tc>
        <w:tc>
          <w:tcPr>
            <w:tcW w:w="1260" w:type="dxa"/>
            <w:tcBorders>
              <w:bottom w:val="single" w:sz="4" w:space="0" w:color="000000"/>
            </w:tcBorders>
          </w:tcPr>
          <w:p w14:paraId="24FAE30E" w14:textId="77777777" w:rsidR="001C1D69" w:rsidRPr="00D37C06" w:rsidRDefault="001C1D69" w:rsidP="001C1D69">
            <w:pPr>
              <w:spacing w:after="0"/>
              <w:rPr>
                <w:sz w:val="20"/>
                <w:szCs w:val="20"/>
              </w:rPr>
            </w:pPr>
          </w:p>
        </w:tc>
        <w:tc>
          <w:tcPr>
            <w:tcW w:w="1260" w:type="dxa"/>
            <w:tcBorders>
              <w:bottom w:val="single" w:sz="4" w:space="0" w:color="000000"/>
            </w:tcBorders>
          </w:tcPr>
          <w:p w14:paraId="47E56521" w14:textId="77777777" w:rsidR="001C1D69" w:rsidRPr="00D37C06" w:rsidRDefault="001C1D69" w:rsidP="001C1D69">
            <w:pPr>
              <w:spacing w:after="0"/>
              <w:rPr>
                <w:sz w:val="20"/>
                <w:szCs w:val="20"/>
              </w:rPr>
            </w:pPr>
          </w:p>
        </w:tc>
        <w:tc>
          <w:tcPr>
            <w:tcW w:w="1170" w:type="dxa"/>
            <w:tcBorders>
              <w:bottom w:val="single" w:sz="4" w:space="0" w:color="000000"/>
            </w:tcBorders>
          </w:tcPr>
          <w:p w14:paraId="4665830C" w14:textId="77777777" w:rsidR="001C1D69" w:rsidRPr="00D37C06" w:rsidRDefault="001C1D69" w:rsidP="001C1D69">
            <w:pPr>
              <w:spacing w:after="0"/>
              <w:rPr>
                <w:sz w:val="20"/>
                <w:szCs w:val="20"/>
              </w:rPr>
            </w:pPr>
          </w:p>
        </w:tc>
        <w:tc>
          <w:tcPr>
            <w:tcW w:w="1350" w:type="dxa"/>
            <w:tcBorders>
              <w:bottom w:val="single" w:sz="4" w:space="0" w:color="000000"/>
            </w:tcBorders>
          </w:tcPr>
          <w:p w14:paraId="3F6137F4" w14:textId="77777777" w:rsidR="001C1D69" w:rsidRPr="00D37C06" w:rsidRDefault="001C1D69" w:rsidP="001C1D69">
            <w:pPr>
              <w:spacing w:after="0"/>
              <w:rPr>
                <w:sz w:val="20"/>
                <w:szCs w:val="20"/>
              </w:rPr>
            </w:pPr>
          </w:p>
        </w:tc>
        <w:tc>
          <w:tcPr>
            <w:tcW w:w="1260" w:type="dxa"/>
            <w:tcBorders>
              <w:bottom w:val="single" w:sz="4" w:space="0" w:color="000000"/>
            </w:tcBorders>
          </w:tcPr>
          <w:p w14:paraId="2BA51216" w14:textId="77777777" w:rsidR="001C1D69" w:rsidRPr="00D37C06" w:rsidRDefault="001C1D69" w:rsidP="001C1D69">
            <w:pPr>
              <w:spacing w:after="0"/>
              <w:rPr>
                <w:sz w:val="20"/>
                <w:szCs w:val="20"/>
              </w:rPr>
            </w:pPr>
          </w:p>
        </w:tc>
        <w:tc>
          <w:tcPr>
            <w:tcW w:w="1350" w:type="dxa"/>
            <w:tcBorders>
              <w:bottom w:val="single" w:sz="4" w:space="0" w:color="000000"/>
            </w:tcBorders>
          </w:tcPr>
          <w:p w14:paraId="6038FA70" w14:textId="77777777" w:rsidR="001C1D69" w:rsidRPr="00D37C06" w:rsidRDefault="001C1D69" w:rsidP="001C1D69">
            <w:pPr>
              <w:spacing w:after="0"/>
              <w:rPr>
                <w:sz w:val="20"/>
                <w:szCs w:val="20"/>
              </w:rPr>
            </w:pPr>
          </w:p>
        </w:tc>
      </w:tr>
      <w:tr w:rsidR="001C1D69" w14:paraId="201A940E" w14:textId="3D843704" w:rsidTr="004B6B6C">
        <w:trPr>
          <w:trHeight w:val="291"/>
        </w:trPr>
        <w:tc>
          <w:tcPr>
            <w:tcW w:w="445" w:type="dxa"/>
            <w:tcBorders>
              <w:top w:val="single" w:sz="4" w:space="0" w:color="auto"/>
            </w:tcBorders>
          </w:tcPr>
          <w:p w14:paraId="17A7E49C" w14:textId="28A0630B" w:rsidR="001C1D69" w:rsidRPr="00AC2387" w:rsidRDefault="001C1D69" w:rsidP="001C1D69">
            <w:pPr>
              <w:spacing w:after="0"/>
              <w:rPr>
                <w:rFonts w:cstheme="minorHAnsi"/>
                <w:b/>
                <w:sz w:val="20"/>
                <w:szCs w:val="20"/>
              </w:rPr>
            </w:pPr>
            <w:r>
              <w:rPr>
                <w:rFonts w:cstheme="minorHAnsi"/>
                <w:sz w:val="20"/>
                <w:szCs w:val="18"/>
              </w:rPr>
              <w:t>08</w:t>
            </w:r>
          </w:p>
        </w:tc>
        <w:tc>
          <w:tcPr>
            <w:tcW w:w="10417" w:type="dxa"/>
            <w:gridSpan w:val="9"/>
            <w:tcBorders>
              <w:top w:val="single" w:sz="4" w:space="0" w:color="auto"/>
            </w:tcBorders>
          </w:tcPr>
          <w:p w14:paraId="143F5AD0" w14:textId="3052C082" w:rsidR="001C1D69" w:rsidRPr="004B5988" w:rsidRDefault="001C1D69" w:rsidP="001C1D69">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1C1D69" w14:paraId="17891BD3" w14:textId="5BE48658" w:rsidTr="004B6B6C">
        <w:trPr>
          <w:trHeight w:val="288"/>
        </w:trPr>
        <w:tc>
          <w:tcPr>
            <w:tcW w:w="445" w:type="dxa"/>
          </w:tcPr>
          <w:p w14:paraId="4BECD1D9" w14:textId="71F049F1" w:rsidR="001C1D69" w:rsidRPr="00AC2387" w:rsidRDefault="001C1D69" w:rsidP="001C1D69">
            <w:pPr>
              <w:spacing w:after="0"/>
              <w:rPr>
                <w:rFonts w:cstheme="minorHAnsi"/>
                <w:b/>
                <w:sz w:val="20"/>
                <w:szCs w:val="20"/>
              </w:rPr>
            </w:pPr>
            <w:r>
              <w:rPr>
                <w:rFonts w:cstheme="minorHAnsi"/>
                <w:sz w:val="20"/>
                <w:szCs w:val="18"/>
              </w:rPr>
              <w:t>09</w:t>
            </w:r>
          </w:p>
        </w:tc>
        <w:tc>
          <w:tcPr>
            <w:tcW w:w="10417" w:type="dxa"/>
            <w:gridSpan w:val="9"/>
          </w:tcPr>
          <w:p w14:paraId="6902CAFD" w14:textId="204C7F69" w:rsidR="001C1D69" w:rsidRPr="004B5988" w:rsidRDefault="001C1D69" w:rsidP="001C1D69">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1C1D69" w14:paraId="68906DC7" w14:textId="02C1BE8E" w:rsidTr="004B6B6C">
        <w:trPr>
          <w:trHeight w:val="288"/>
        </w:trPr>
        <w:tc>
          <w:tcPr>
            <w:tcW w:w="445" w:type="dxa"/>
          </w:tcPr>
          <w:p w14:paraId="1D2D543F" w14:textId="31E366AB" w:rsidR="001C1D69" w:rsidRPr="00AC2387" w:rsidRDefault="001C1D69" w:rsidP="001C1D69">
            <w:pPr>
              <w:spacing w:after="0"/>
              <w:rPr>
                <w:rFonts w:cstheme="minorHAnsi"/>
                <w:b/>
                <w:sz w:val="20"/>
                <w:szCs w:val="20"/>
              </w:rPr>
            </w:pPr>
            <w:r>
              <w:rPr>
                <w:rFonts w:cstheme="minorHAnsi"/>
                <w:sz w:val="20"/>
                <w:szCs w:val="18"/>
              </w:rPr>
              <w:t>10</w:t>
            </w:r>
          </w:p>
        </w:tc>
        <w:tc>
          <w:tcPr>
            <w:tcW w:w="10417" w:type="dxa"/>
            <w:gridSpan w:val="9"/>
          </w:tcPr>
          <w:p w14:paraId="5DB80628" w14:textId="1EFD3F2A" w:rsidR="001C1D69" w:rsidRPr="004B5988" w:rsidRDefault="001C1D69" w:rsidP="001C1D69">
            <w:pPr>
              <w:spacing w:after="0"/>
              <w:rPr>
                <w:rFonts w:cstheme="minorHAnsi"/>
                <w:sz w:val="18"/>
                <w:szCs w:val="18"/>
              </w:rPr>
            </w:pPr>
            <w:proofErr w:type="gramStart"/>
            <w:r w:rsidRPr="004B5988">
              <w:rPr>
                <w:rFonts w:cstheme="minorHAnsi"/>
                <w:sz w:val="18"/>
                <w:szCs w:val="18"/>
              </w:rPr>
              <w:t>Two and three story</w:t>
            </w:r>
            <w:proofErr w:type="gramEnd"/>
            <w:r w:rsidRPr="004B5988">
              <w:rPr>
                <w:rFonts w:cstheme="minorHAnsi"/>
                <w:sz w:val="18"/>
                <w:szCs w:val="18"/>
              </w:rPr>
              <w:t xml:space="preserve"> buildings cannot have hot water distribution piping in the attic, unless the water heater is also located in the attic.</w:t>
            </w:r>
          </w:p>
        </w:tc>
      </w:tr>
      <w:tr w:rsidR="001C1D69" w14:paraId="5DB97DDA" w14:textId="6F8186FF" w:rsidTr="004B6B6C">
        <w:trPr>
          <w:trHeight w:val="288"/>
        </w:trPr>
        <w:tc>
          <w:tcPr>
            <w:tcW w:w="445" w:type="dxa"/>
          </w:tcPr>
          <w:p w14:paraId="1DCB269F" w14:textId="531D5FC3" w:rsidR="001C1D69" w:rsidRPr="00AC2387" w:rsidRDefault="001C1D69" w:rsidP="001C1D69">
            <w:pPr>
              <w:spacing w:after="0"/>
              <w:rPr>
                <w:rFonts w:cstheme="minorHAnsi"/>
                <w:b/>
                <w:sz w:val="20"/>
                <w:szCs w:val="20"/>
              </w:rPr>
            </w:pPr>
            <w:r>
              <w:rPr>
                <w:rFonts w:cstheme="minorHAnsi"/>
                <w:sz w:val="20"/>
                <w:szCs w:val="18"/>
              </w:rPr>
              <w:t>11</w:t>
            </w:r>
          </w:p>
        </w:tc>
        <w:tc>
          <w:tcPr>
            <w:tcW w:w="10417" w:type="dxa"/>
            <w:gridSpan w:val="9"/>
          </w:tcPr>
          <w:p w14:paraId="5724CE49" w14:textId="40348C0F" w:rsidR="001C1D69" w:rsidRPr="004B5988" w:rsidRDefault="001C1D69" w:rsidP="001C1D69">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1C1D69" w14:paraId="70BD58E3" w14:textId="09B5328D" w:rsidTr="004B6B6C">
        <w:tc>
          <w:tcPr>
            <w:tcW w:w="10862" w:type="dxa"/>
            <w:gridSpan w:val="10"/>
          </w:tcPr>
          <w:p w14:paraId="07610991" w14:textId="30437BD6" w:rsidR="001C1D69" w:rsidRPr="00236F4B" w:rsidRDefault="001C1D69" w:rsidP="001C1D69">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4B1F9674" w14:textId="4F9920F3" w:rsidR="00B843FA" w:rsidRDefault="00B843FA">
      <w:pPr>
        <w:spacing w:after="0" w:line="240" w:lineRule="auto"/>
        <w:rPr>
          <w:rFonts w:asciiTheme="minorHAnsi" w:hAnsiTheme="minorHAnsi" w:cstheme="minorHAnsi"/>
          <w:sz w:val="18"/>
          <w:szCs w:val="18"/>
        </w:rPr>
      </w:pPr>
    </w:p>
    <w:tbl>
      <w:tblPr>
        <w:tblStyle w:val="TableGrid"/>
        <w:tblW w:w="10975" w:type="dxa"/>
        <w:tblLayout w:type="fixed"/>
        <w:tblLook w:val="04A0" w:firstRow="1" w:lastRow="0" w:firstColumn="1" w:lastColumn="0" w:noHBand="0" w:noVBand="1"/>
      </w:tblPr>
      <w:tblGrid>
        <w:gridCol w:w="980"/>
        <w:gridCol w:w="1085"/>
        <w:gridCol w:w="1260"/>
        <w:gridCol w:w="1260"/>
        <w:gridCol w:w="1260"/>
        <w:gridCol w:w="1260"/>
        <w:gridCol w:w="1350"/>
        <w:gridCol w:w="1260"/>
        <w:gridCol w:w="1260"/>
      </w:tblGrid>
      <w:tr w:rsidR="002027EC" w:rsidRPr="00352318" w14:paraId="29291855" w14:textId="739AFF49" w:rsidTr="004B6B6C">
        <w:trPr>
          <w:trHeight w:val="530"/>
        </w:trPr>
        <w:tc>
          <w:tcPr>
            <w:tcW w:w="10975" w:type="dxa"/>
            <w:gridSpan w:val="9"/>
          </w:tcPr>
          <w:p w14:paraId="0B018382" w14:textId="79AB4CA2" w:rsidR="002027EC" w:rsidRPr="00352318" w:rsidRDefault="002027EC" w:rsidP="00352318">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541EDC1B" w14:textId="77777777" w:rsidR="002027EC" w:rsidRDefault="002027EC"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1C407A79" w14:textId="108EE262" w:rsidR="002027EC" w:rsidRDefault="002027EC" w:rsidP="00352318">
            <w:pPr>
              <w:spacing w:after="0" w:line="240" w:lineRule="auto"/>
              <w:rPr>
                <w:rFonts w:asciiTheme="minorHAnsi" w:hAnsiTheme="minorHAnsi" w:cstheme="minorHAnsi"/>
                <w:b/>
                <w:sz w:val="18"/>
                <w:szCs w:val="18"/>
              </w:rPr>
            </w:pPr>
            <w:r>
              <w:rPr>
                <w:rFonts w:cstheme="minorHAnsi"/>
                <w:sz w:val="20"/>
                <w:szCs w:val="20"/>
              </w:rPr>
              <w:t>&lt;&lt; Require one row of data, reporting the longest distances, for each dwelling unit identified in Section B</w:t>
            </w:r>
            <w:ins w:id="939" w:author="Markstrum, Alexis@Energy" w:date="2021-10-21T11:38:00Z">
              <w:r w:rsidR="00FD3495">
                <w:rPr>
                  <w:rFonts w:cstheme="minorHAnsi"/>
                  <w:sz w:val="20"/>
                  <w:szCs w:val="20"/>
                </w:rPr>
                <w:t xml:space="preserve"> or </w:t>
              </w:r>
              <w:del w:id="940" w:author="Alhabibi, Haider@Energy" w:date="2022-01-25T16:44:00Z">
                <w:r w:rsidR="00FD3495" w:rsidDel="004172FC">
                  <w:rPr>
                    <w:rFonts w:cstheme="minorHAnsi"/>
                    <w:sz w:val="20"/>
                    <w:szCs w:val="20"/>
                  </w:rPr>
                  <w:delText>D</w:delText>
                </w:r>
              </w:del>
            </w:ins>
            <w:ins w:id="941" w:author="Alhabibi, Haider@Energy" w:date="2022-01-25T16:44:00Z">
              <w:r w:rsidR="004172FC">
                <w:rPr>
                  <w:rFonts w:cstheme="minorHAnsi"/>
                  <w:sz w:val="20"/>
                  <w:szCs w:val="20"/>
                </w:rPr>
                <w:t>B2</w:t>
              </w:r>
            </w:ins>
            <w:r>
              <w:rPr>
                <w:rFonts w:cstheme="minorHAnsi"/>
                <w:sz w:val="20"/>
                <w:szCs w:val="20"/>
              </w:rPr>
              <w:t xml:space="preserve">. with B11 </w:t>
            </w:r>
            <w:ins w:id="942" w:author="Markstrum, Alexis@Energy" w:date="2021-10-21T11:38:00Z">
              <w:r w:rsidR="00FD3495">
                <w:rPr>
                  <w:rFonts w:cstheme="minorHAnsi"/>
                  <w:sz w:val="20"/>
                  <w:szCs w:val="20"/>
                </w:rPr>
                <w:t xml:space="preserve">or </w:t>
              </w:r>
              <w:del w:id="943" w:author="Alhabibi, Haider@Energy" w:date="2022-01-25T16:44:00Z">
                <w:r w:rsidR="00FD3495" w:rsidDel="004172FC">
                  <w:rPr>
                    <w:rFonts w:cstheme="minorHAnsi"/>
                    <w:sz w:val="20"/>
                    <w:szCs w:val="20"/>
                  </w:rPr>
                  <w:delText>D</w:delText>
                </w:r>
              </w:del>
            </w:ins>
            <w:ins w:id="944" w:author="Alhabibi, Haider@Energy" w:date="2022-01-25T16:44:00Z">
              <w:r w:rsidR="004172FC">
                <w:rPr>
                  <w:rFonts w:cstheme="minorHAnsi"/>
                  <w:sz w:val="20"/>
                  <w:szCs w:val="20"/>
                </w:rPr>
                <w:t>B2-</w:t>
              </w:r>
            </w:ins>
            <w:ins w:id="945" w:author="Markstrum, Alexis@Energy" w:date="2021-10-21T11:38:00Z">
              <w:r w:rsidR="00FD3495">
                <w:rPr>
                  <w:rFonts w:cstheme="minorHAnsi"/>
                  <w:sz w:val="20"/>
                  <w:szCs w:val="20"/>
                </w:rPr>
                <w:t xml:space="preserve">08 </w:t>
              </w:r>
            </w:ins>
            <w:r>
              <w:rPr>
                <w:rFonts w:cstheme="minorHAnsi"/>
                <w:sz w:val="20"/>
                <w:szCs w:val="20"/>
              </w:rPr>
              <w:t xml:space="preserve">= Basic. If no dwelling in B11 </w:t>
            </w:r>
            <w:ins w:id="946" w:author="Markstrum, Alexis@Energy" w:date="2021-10-21T11:38:00Z">
              <w:r w:rsidR="00FD3495">
                <w:rPr>
                  <w:rFonts w:cstheme="minorHAnsi"/>
                  <w:sz w:val="20"/>
                  <w:szCs w:val="20"/>
                </w:rPr>
                <w:t xml:space="preserve">or </w:t>
              </w:r>
              <w:del w:id="947" w:author="Alhabibi, Haider@Energy" w:date="2022-01-25T16:43:00Z">
                <w:r w:rsidR="00FD3495" w:rsidDel="004172FC">
                  <w:rPr>
                    <w:rFonts w:cstheme="minorHAnsi"/>
                    <w:sz w:val="20"/>
                    <w:szCs w:val="20"/>
                  </w:rPr>
                  <w:delText>D</w:delText>
                </w:r>
              </w:del>
            </w:ins>
            <w:ins w:id="948" w:author="Alhabibi, Haider@Energy" w:date="2022-01-25T16:43:00Z">
              <w:r w:rsidR="004172FC">
                <w:rPr>
                  <w:rFonts w:cstheme="minorHAnsi"/>
                  <w:sz w:val="20"/>
                  <w:szCs w:val="20"/>
                </w:rPr>
                <w:t>B2-</w:t>
              </w:r>
            </w:ins>
            <w:ins w:id="949" w:author="Markstrum, Alexis@Energy" w:date="2021-10-21T11:38:00Z">
              <w:r w:rsidR="00FD3495">
                <w:rPr>
                  <w:rFonts w:cstheme="minorHAnsi"/>
                  <w:sz w:val="20"/>
                  <w:szCs w:val="20"/>
                </w:rPr>
                <w:t xml:space="preserve">08 </w:t>
              </w:r>
            </w:ins>
            <w:r>
              <w:rPr>
                <w:rFonts w:cstheme="minorHAnsi"/>
                <w:sz w:val="20"/>
                <w:szCs w:val="20"/>
              </w:rPr>
              <w:t>= Basic, then display section header and standard “This section does not apply” message&gt;&gt;</w:t>
            </w:r>
          </w:p>
        </w:tc>
      </w:tr>
      <w:tr w:rsidR="002027EC" w:rsidRPr="00352318" w14:paraId="3FF536DA" w14:textId="496AE5D0" w:rsidTr="002027EC">
        <w:tc>
          <w:tcPr>
            <w:tcW w:w="980" w:type="dxa"/>
            <w:vAlign w:val="center"/>
          </w:tcPr>
          <w:p w14:paraId="28974C52"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4F57BEA7"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60" w:type="dxa"/>
            <w:vAlign w:val="center"/>
          </w:tcPr>
          <w:p w14:paraId="7439F6D7"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60" w:type="dxa"/>
            <w:vAlign w:val="center"/>
          </w:tcPr>
          <w:p w14:paraId="6EBF7EB4"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260" w:type="dxa"/>
            <w:vAlign w:val="center"/>
          </w:tcPr>
          <w:p w14:paraId="436CAF1C"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260" w:type="dxa"/>
            <w:vAlign w:val="center"/>
          </w:tcPr>
          <w:p w14:paraId="3B86986B"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350" w:type="dxa"/>
            <w:vAlign w:val="center"/>
          </w:tcPr>
          <w:p w14:paraId="35921325"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21331F28" w14:textId="1EECE201" w:rsidR="002027EC" w:rsidRPr="00352318" w:rsidRDefault="002027EC" w:rsidP="004D3E4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24FF3488" w14:textId="6169459E" w:rsidR="002027EC" w:rsidRPr="00352318" w:rsidRDefault="002027EC" w:rsidP="004D3E4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2027EC" w:rsidRPr="00352318" w14:paraId="24EEA366" w14:textId="4A1AEE8B" w:rsidTr="002027EC">
        <w:tc>
          <w:tcPr>
            <w:tcW w:w="980" w:type="dxa"/>
            <w:vAlign w:val="bottom"/>
          </w:tcPr>
          <w:p w14:paraId="3D461CD1" w14:textId="709CA1FA" w:rsidR="002027EC" w:rsidRPr="00352318" w:rsidRDefault="002027EC" w:rsidP="002027EC">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Dwelling</w:t>
            </w:r>
            <w:r w:rsidRPr="00352318">
              <w:rPr>
                <w:rFonts w:asciiTheme="minorHAnsi" w:hAnsiTheme="minorHAnsi" w:cstheme="minorHAnsi"/>
                <w:sz w:val="18"/>
                <w:szCs w:val="18"/>
              </w:rPr>
              <w:t xml:space="preserve"> Name</w:t>
            </w:r>
          </w:p>
        </w:tc>
        <w:tc>
          <w:tcPr>
            <w:tcW w:w="1085" w:type="dxa"/>
            <w:vAlign w:val="bottom"/>
          </w:tcPr>
          <w:p w14:paraId="45CC4CAD" w14:textId="77777777" w:rsidR="002027EC" w:rsidRPr="00352318" w:rsidRDefault="002027EC" w:rsidP="002027EC">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60" w:type="dxa"/>
            <w:vAlign w:val="bottom"/>
          </w:tcPr>
          <w:p w14:paraId="49A65F04"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Master Bath distance of furthest </w:t>
            </w:r>
            <w:r w:rsidRPr="00352318">
              <w:rPr>
                <w:rFonts w:asciiTheme="minorHAnsi" w:hAnsiTheme="minorHAnsi" w:cstheme="minorHAnsi"/>
                <w:sz w:val="18"/>
                <w:szCs w:val="18"/>
              </w:rPr>
              <w:lastRenderedPageBreak/>
              <w:t>fixture to Water Heater in feet</w:t>
            </w:r>
          </w:p>
        </w:tc>
        <w:tc>
          <w:tcPr>
            <w:tcW w:w="1260" w:type="dxa"/>
            <w:vAlign w:val="bottom"/>
          </w:tcPr>
          <w:p w14:paraId="0E97F1F3"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 xml:space="preserve">Kitchen distance from furthest </w:t>
            </w:r>
            <w:r w:rsidRPr="00352318">
              <w:rPr>
                <w:rFonts w:asciiTheme="minorHAnsi" w:hAnsiTheme="minorHAnsi" w:cstheme="minorHAnsi"/>
                <w:sz w:val="18"/>
                <w:szCs w:val="18"/>
              </w:rPr>
              <w:lastRenderedPageBreak/>
              <w:t>fixture to Water Heater in feet</w:t>
            </w:r>
          </w:p>
        </w:tc>
        <w:tc>
          <w:tcPr>
            <w:tcW w:w="1260" w:type="dxa"/>
            <w:vAlign w:val="bottom"/>
          </w:tcPr>
          <w:p w14:paraId="7629B46A" w14:textId="09BC59D5"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 xml:space="preserve">Furthest Third furthest fixture to </w:t>
            </w:r>
            <w:r w:rsidRPr="00352318">
              <w:rPr>
                <w:rFonts w:asciiTheme="minorHAnsi" w:hAnsiTheme="minorHAnsi" w:cstheme="minorHAnsi"/>
                <w:sz w:val="18"/>
                <w:szCs w:val="18"/>
              </w:rPr>
              <w:lastRenderedPageBreak/>
              <w:t>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260" w:type="dxa"/>
            <w:vAlign w:val="bottom"/>
          </w:tcPr>
          <w:p w14:paraId="38FB4F1A"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Weighted Distance</w:t>
            </w:r>
          </w:p>
        </w:tc>
        <w:tc>
          <w:tcPr>
            <w:tcW w:w="1350" w:type="dxa"/>
            <w:vAlign w:val="bottom"/>
          </w:tcPr>
          <w:p w14:paraId="1C167762"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3A151305" w14:textId="0119BD68" w:rsidR="002027EC" w:rsidRPr="00352318" w:rsidRDefault="002027EC" w:rsidP="002027EC">
            <w:pPr>
              <w:spacing w:after="0" w:line="240" w:lineRule="auto"/>
              <w:rPr>
                <w:rFonts w:asciiTheme="minorHAnsi" w:hAnsiTheme="minorHAnsi" w:cstheme="minorHAnsi"/>
                <w:sz w:val="18"/>
                <w:szCs w:val="18"/>
              </w:rPr>
            </w:pPr>
            <w:r>
              <w:rPr>
                <w:rFonts w:cstheme="minorHAnsi"/>
                <w:sz w:val="18"/>
              </w:rPr>
              <w:t>Design Compactness Factor</w:t>
            </w:r>
          </w:p>
        </w:tc>
        <w:tc>
          <w:tcPr>
            <w:tcW w:w="1260" w:type="dxa"/>
            <w:vAlign w:val="bottom"/>
          </w:tcPr>
          <w:p w14:paraId="063E2191" w14:textId="5383ED03" w:rsidR="002027EC" w:rsidRPr="00352318" w:rsidRDefault="002027EC" w:rsidP="002027EC">
            <w:pPr>
              <w:spacing w:after="0" w:line="240" w:lineRule="auto"/>
              <w:rPr>
                <w:rFonts w:asciiTheme="minorHAnsi" w:hAnsiTheme="minorHAnsi" w:cstheme="minorHAnsi"/>
                <w:sz w:val="18"/>
                <w:szCs w:val="18"/>
              </w:rPr>
            </w:pPr>
            <w:r>
              <w:rPr>
                <w:rFonts w:cstheme="minorHAnsi"/>
                <w:sz w:val="18"/>
              </w:rPr>
              <w:t>Calculated Compactness Factor</w:t>
            </w:r>
          </w:p>
        </w:tc>
      </w:tr>
      <w:tr w:rsidR="002027EC" w:rsidRPr="00352318" w14:paraId="0538310C" w14:textId="02A189C8" w:rsidTr="002027EC">
        <w:trPr>
          <w:trHeight w:val="305"/>
        </w:trPr>
        <w:tc>
          <w:tcPr>
            <w:tcW w:w="980" w:type="dxa"/>
          </w:tcPr>
          <w:p w14:paraId="71FF4DC1" w14:textId="006C9DA2"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ins w:id="950" w:author="Markstrum, Alexis@Energy" w:date="2021-10-21T11:40:00Z">
              <w:r w:rsidR="00181EE0">
                <w:rPr>
                  <w:rFonts w:asciiTheme="minorHAnsi" w:hAnsiTheme="minorHAnsi" w:cstheme="minorHAnsi"/>
                  <w:sz w:val="18"/>
                  <w:szCs w:val="18"/>
                </w:rPr>
                <w:t xml:space="preserve"> or </w:t>
              </w:r>
              <w:del w:id="951" w:author="Alhabibi, Haider@Energy" w:date="2022-01-25T16:44:00Z">
                <w:r w:rsidR="00181EE0" w:rsidDel="00994A2E">
                  <w:rPr>
                    <w:rFonts w:asciiTheme="minorHAnsi" w:hAnsiTheme="minorHAnsi" w:cstheme="minorHAnsi"/>
                    <w:sz w:val="18"/>
                    <w:szCs w:val="18"/>
                  </w:rPr>
                  <w:delText>C</w:delText>
                </w:r>
              </w:del>
            </w:ins>
            <w:ins w:id="952" w:author="Alhabibi, Haider@Energy" w:date="2022-01-25T16:44:00Z">
              <w:r w:rsidR="00994A2E">
                <w:rPr>
                  <w:rFonts w:asciiTheme="minorHAnsi" w:hAnsiTheme="minorHAnsi" w:cstheme="minorHAnsi"/>
                  <w:sz w:val="18"/>
                  <w:szCs w:val="18"/>
                </w:rPr>
                <w:t>A2-</w:t>
              </w:r>
            </w:ins>
            <w:ins w:id="953" w:author="Markstrum, Alexis@Energy" w:date="2021-10-21T11:40:00Z">
              <w:r w:rsidR="00181EE0">
                <w:rPr>
                  <w:rFonts w:asciiTheme="minorHAnsi" w:hAnsiTheme="minorHAnsi" w:cstheme="minorHAnsi"/>
                  <w:sz w:val="18"/>
                  <w:szCs w:val="18"/>
                </w:rPr>
                <w:t>01</w:t>
              </w:r>
            </w:ins>
            <w:r w:rsidRPr="00352318">
              <w:rPr>
                <w:rFonts w:asciiTheme="minorHAnsi" w:hAnsiTheme="minorHAnsi" w:cstheme="minorHAnsi"/>
                <w:sz w:val="18"/>
                <w:szCs w:val="18"/>
              </w:rPr>
              <w:t>&gt;&gt;</w:t>
            </w:r>
          </w:p>
        </w:tc>
        <w:tc>
          <w:tcPr>
            <w:tcW w:w="1085" w:type="dxa"/>
          </w:tcPr>
          <w:p w14:paraId="6A56CCD0"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&lt;&lt;if performance, then value = </w:t>
            </w:r>
            <w:proofErr w:type="gramStart"/>
            <w:r w:rsidRPr="00352318">
              <w:rPr>
                <w:rFonts w:asciiTheme="minorHAnsi" w:hAnsiTheme="minorHAnsi" w:cstheme="minorHAnsi"/>
                <w:sz w:val="18"/>
                <w:szCs w:val="18"/>
              </w:rPr>
              <w:t>NA;</w:t>
            </w:r>
            <w:proofErr w:type="gramEnd"/>
            <w:r w:rsidRPr="00352318">
              <w:rPr>
                <w:rFonts w:asciiTheme="minorHAnsi" w:hAnsiTheme="minorHAnsi" w:cstheme="minorHAnsi"/>
                <w:sz w:val="18"/>
                <w:szCs w:val="18"/>
              </w:rPr>
              <w:t xml:space="preserve"> </w:t>
            </w:r>
          </w:p>
          <w:p w14:paraId="1EFC3064"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user select from list: 1, 2, 3&gt;&gt;</w:t>
            </w:r>
          </w:p>
        </w:tc>
        <w:tc>
          <w:tcPr>
            <w:tcW w:w="1260" w:type="dxa"/>
          </w:tcPr>
          <w:p w14:paraId="4BD92439"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644F8BE0" w14:textId="5DF85090"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5AB6032A"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13A44697" w14:textId="0D7CBB65"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2034CAA7"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244F1A33" w14:textId="2760C7CC"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09ACCC7B"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452D35C4" w14:textId="4B6FD312"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ins w:id="954" w:author="Markstrum, Alexis@Energy" w:date="2021-10-21T11:43:00Z">
              <w:r w:rsidR="00D9470F">
                <w:rPr>
                  <w:rFonts w:asciiTheme="minorHAnsi" w:hAnsiTheme="minorHAnsi" w:cstheme="minorHAnsi"/>
                  <w:sz w:val="18"/>
                  <w:szCs w:val="18"/>
                </w:rPr>
                <w:t xml:space="preserve">or </w:t>
              </w:r>
              <w:del w:id="955" w:author="Alhabibi, Haider@Energy" w:date="2022-01-25T16:44:00Z">
                <w:r w:rsidR="00D9470F" w:rsidDel="00994A2E">
                  <w:rPr>
                    <w:rFonts w:asciiTheme="minorHAnsi" w:hAnsiTheme="minorHAnsi" w:cstheme="minorHAnsi"/>
                    <w:sz w:val="18"/>
                    <w:szCs w:val="18"/>
                  </w:rPr>
                  <w:delText>C</w:delText>
                </w:r>
              </w:del>
            </w:ins>
            <w:ins w:id="956" w:author="Alhabibi, Haider@Energy" w:date="2022-01-25T16:44:00Z">
              <w:r w:rsidR="00994A2E">
                <w:rPr>
                  <w:rFonts w:asciiTheme="minorHAnsi" w:hAnsiTheme="minorHAnsi" w:cstheme="minorHAnsi"/>
                  <w:sz w:val="18"/>
                  <w:szCs w:val="18"/>
                </w:rPr>
                <w:t>A2-</w:t>
              </w:r>
            </w:ins>
            <w:ins w:id="957" w:author="Markstrum, Alexis@Energy" w:date="2021-10-21T11:43:00Z">
              <w:r w:rsidR="00D9470F">
                <w:rPr>
                  <w:rFonts w:asciiTheme="minorHAnsi" w:hAnsiTheme="minorHAnsi" w:cstheme="minorHAnsi"/>
                  <w:sz w:val="18"/>
                  <w:szCs w:val="18"/>
                </w:rPr>
                <w:t>07</w:t>
              </w:r>
            </w:ins>
            <w:r w:rsidRPr="00352318">
              <w:rPr>
                <w:rFonts w:asciiTheme="minorHAnsi" w:hAnsiTheme="minorHAnsi" w:cstheme="minorHAnsi"/>
                <w:sz w:val="18"/>
                <w:szCs w:val="18"/>
              </w:rPr>
              <w:t>= Standard Distribution System, then value = (</w:t>
            </w:r>
            <w:r>
              <w:rPr>
                <w:rFonts w:asciiTheme="minorHAnsi" w:hAnsiTheme="minorHAnsi" w:cstheme="minorHAnsi"/>
                <w:sz w:val="18"/>
                <w:szCs w:val="18"/>
              </w:rPr>
              <w:t>H03*0.</w:t>
            </w:r>
            <w:proofErr w:type="gramStart"/>
            <w:r>
              <w:rPr>
                <w:rFonts w:asciiTheme="minorHAnsi" w:hAnsiTheme="minorHAnsi" w:cstheme="minorHAnsi"/>
                <w:sz w:val="18"/>
                <w:szCs w:val="18"/>
              </w:rPr>
              <w:t>4)+(</w:t>
            </w:r>
            <w:proofErr w:type="gramEnd"/>
            <w:r>
              <w:rPr>
                <w:rFonts w:asciiTheme="minorHAnsi" w:hAnsiTheme="minorHAnsi" w:cstheme="minorHAnsi"/>
                <w:sz w:val="18"/>
                <w:szCs w:val="18"/>
              </w:rPr>
              <w:t>H</w:t>
            </w:r>
            <w:r w:rsidRPr="00352318">
              <w:rPr>
                <w:rFonts w:asciiTheme="minorHAnsi" w:hAnsiTheme="minorHAnsi" w:cstheme="minorHAnsi"/>
                <w:sz w:val="18"/>
                <w:szCs w:val="18"/>
              </w:rPr>
              <w:t>04*0.4)</w:t>
            </w:r>
            <w:r>
              <w:rPr>
                <w:rFonts w:asciiTheme="minorHAnsi" w:hAnsiTheme="minorHAnsi" w:cstheme="minorHAnsi"/>
                <w:sz w:val="18"/>
                <w:szCs w:val="18"/>
              </w:rPr>
              <w:t>+</w:t>
            </w:r>
            <w:r w:rsidRPr="00352318">
              <w:rPr>
                <w:rFonts w:asciiTheme="minorHAnsi" w:hAnsiTheme="minorHAnsi" w:cstheme="minorHAnsi"/>
                <w:sz w:val="18"/>
                <w:szCs w:val="18"/>
              </w:rPr>
              <w:t xml:space="preserve">( </w:t>
            </w:r>
            <w:r>
              <w:rPr>
                <w:rFonts w:asciiTheme="minorHAnsi" w:hAnsiTheme="minorHAnsi" w:cstheme="minorHAnsi"/>
                <w:sz w:val="18"/>
                <w:szCs w:val="18"/>
              </w:rPr>
              <w:t>H</w:t>
            </w:r>
            <w:r w:rsidRPr="00352318">
              <w:rPr>
                <w:rFonts w:asciiTheme="minorHAnsi" w:hAnsiTheme="minorHAnsi" w:cstheme="minorHAnsi"/>
                <w:sz w:val="18"/>
                <w:szCs w:val="18"/>
              </w:rPr>
              <w:t>05*0.2);</w:t>
            </w:r>
          </w:p>
          <w:p w14:paraId="72748B0C" w14:textId="35EF148F"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w:t>
            </w:r>
            <w:ins w:id="958" w:author="Markstrum, Alexis@Energy" w:date="2021-10-21T11:43:00Z">
              <w:r w:rsidR="00D9470F">
                <w:rPr>
                  <w:rFonts w:asciiTheme="minorHAnsi" w:hAnsiTheme="minorHAnsi" w:cstheme="minorHAnsi"/>
                  <w:sz w:val="18"/>
                  <w:szCs w:val="18"/>
                </w:rPr>
                <w:t xml:space="preserve"> or </w:t>
              </w:r>
              <w:del w:id="959" w:author="Alhabibi, Haider@Energy" w:date="2022-01-25T16:45:00Z">
                <w:r w:rsidR="00D9470F" w:rsidDel="00994A2E">
                  <w:rPr>
                    <w:rFonts w:asciiTheme="minorHAnsi" w:hAnsiTheme="minorHAnsi" w:cstheme="minorHAnsi"/>
                    <w:sz w:val="18"/>
                    <w:szCs w:val="18"/>
                  </w:rPr>
                  <w:delText>C</w:delText>
                </w:r>
              </w:del>
            </w:ins>
            <w:ins w:id="960" w:author="Alhabibi, Haider@Energy" w:date="2022-01-25T16:45:00Z">
              <w:r w:rsidR="00994A2E">
                <w:rPr>
                  <w:rFonts w:asciiTheme="minorHAnsi" w:hAnsiTheme="minorHAnsi" w:cstheme="minorHAnsi"/>
                  <w:sz w:val="18"/>
                  <w:szCs w:val="18"/>
                </w:rPr>
                <w:t>A2-</w:t>
              </w:r>
            </w:ins>
            <w:ins w:id="961" w:author="Markstrum, Alexis@Energy" w:date="2021-10-21T11:43:00Z">
              <w:r w:rsidR="00D9470F">
                <w:rPr>
                  <w:rFonts w:asciiTheme="minorHAnsi" w:hAnsiTheme="minorHAnsi" w:cstheme="minorHAnsi"/>
                  <w:sz w:val="18"/>
                  <w:szCs w:val="18"/>
                </w:rPr>
                <w:t>07</w:t>
              </w:r>
            </w:ins>
            <w:r w:rsidRPr="00352318">
              <w:rPr>
                <w:rFonts w:asciiTheme="minorHAnsi" w:hAnsiTheme="minorHAnsi" w:cstheme="minorHAnsi"/>
                <w:sz w:val="18"/>
                <w:szCs w:val="18"/>
              </w:rPr>
              <w:t xml:space="preserve"> = Demand Recirculation Manual Control, then value = </w:t>
            </w:r>
            <w:r>
              <w:rPr>
                <w:rFonts w:asciiTheme="minorHAnsi" w:hAnsiTheme="minorHAnsi" w:cstheme="minorHAnsi"/>
                <w:sz w:val="18"/>
                <w:szCs w:val="18"/>
              </w:rPr>
              <w:t>H</w:t>
            </w:r>
            <w:r w:rsidRPr="00352318">
              <w:rPr>
                <w:rFonts w:asciiTheme="minorHAnsi" w:hAnsiTheme="minorHAnsi" w:cstheme="minorHAnsi"/>
                <w:sz w:val="18"/>
                <w:szCs w:val="18"/>
              </w:rPr>
              <w:t>05&gt;&gt;</w:t>
            </w:r>
          </w:p>
        </w:tc>
        <w:tc>
          <w:tcPr>
            <w:tcW w:w="1350" w:type="dxa"/>
          </w:tcPr>
          <w:p w14:paraId="7C074C4F"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 Reference Value from CF1R-</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3F0763C4" w14:textId="16715A5A"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value = </w:t>
            </w:r>
          </w:p>
          <w:p w14:paraId="198B33CB"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t>
            </w:r>
            <w:proofErr w:type="spellStart"/>
            <w:r w:rsidRPr="00352318">
              <w:rPr>
                <w:rFonts w:asciiTheme="minorHAnsi" w:hAnsiTheme="minorHAnsi" w:cstheme="minorHAnsi"/>
                <w:sz w:val="18"/>
                <w:szCs w:val="18"/>
              </w:rPr>
              <w:t>a+b</w:t>
            </w:r>
            <w:proofErr w:type="spellEnd"/>
            <w:r w:rsidRPr="00352318">
              <w:rPr>
                <w:rFonts w:asciiTheme="minorHAnsi" w:hAnsiTheme="minorHAnsi" w:cstheme="minorHAnsi"/>
                <w:sz w:val="18"/>
                <w:szCs w:val="18"/>
              </w:rPr>
              <w:t xml:space="preserve"> *CFA)/n) &gt;&gt;</w:t>
            </w:r>
          </w:p>
          <w:p w14:paraId="0C4EA135" w14:textId="77777777"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3F8B130B" w14:textId="77777777"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55666DF4" w14:textId="77777777"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from CF1R, and</w:t>
            </w:r>
          </w:p>
          <w:p w14:paraId="50F29482" w14:textId="2396C716"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i/>
                <w:sz w:val="18"/>
                <w:szCs w:val="18"/>
              </w:rPr>
              <w:t>n = Number of water heaters in the dwelling unit from A0</w:t>
            </w:r>
            <w:r>
              <w:rPr>
                <w:rFonts w:asciiTheme="minorHAnsi" w:hAnsiTheme="minorHAnsi" w:cstheme="minorHAnsi"/>
                <w:i/>
                <w:sz w:val="18"/>
                <w:szCs w:val="18"/>
              </w:rPr>
              <w:t>5</w:t>
            </w:r>
            <w:r w:rsidRPr="00352318">
              <w:rPr>
                <w:rFonts w:asciiTheme="minorHAnsi" w:hAnsiTheme="minorHAnsi" w:cstheme="minorHAnsi"/>
                <w:i/>
                <w:sz w:val="18"/>
                <w:szCs w:val="18"/>
              </w:rPr>
              <w:t xml:space="preserve"> (unitless).</w:t>
            </w:r>
            <w:r w:rsidRPr="00352318">
              <w:rPr>
                <w:rFonts w:asciiTheme="minorHAnsi" w:hAnsiTheme="minorHAnsi" w:cstheme="minorHAnsi"/>
                <w:sz w:val="18"/>
                <w:szCs w:val="18"/>
              </w:rPr>
              <w:t xml:space="preserve"> </w:t>
            </w:r>
          </w:p>
        </w:tc>
        <w:tc>
          <w:tcPr>
            <w:tcW w:w="1260" w:type="dxa"/>
          </w:tcPr>
          <w:p w14:paraId="072868B5" w14:textId="77777777" w:rsidR="002027EC" w:rsidRPr="001C31FC" w:rsidRDefault="002027EC" w:rsidP="002027EC">
            <w:pPr>
              <w:spacing w:after="0" w:line="240" w:lineRule="auto"/>
              <w:rPr>
                <w:rFonts w:cstheme="minorHAnsi"/>
                <w:sz w:val="18"/>
                <w:szCs w:val="18"/>
              </w:rPr>
            </w:pPr>
            <w:r w:rsidRPr="001C31FC">
              <w:rPr>
                <w:rFonts w:cstheme="minorHAnsi"/>
                <w:sz w:val="18"/>
                <w:szCs w:val="18"/>
              </w:rPr>
              <w:t>&lt;&lt;Reference value from CF1R-</w:t>
            </w:r>
            <w:proofErr w:type="gramStart"/>
            <w:r w:rsidRPr="00BD3C19">
              <w:rPr>
                <w:rFonts w:cstheme="minorHAnsi"/>
                <w:sz w:val="18"/>
                <w:szCs w:val="18"/>
              </w:rPr>
              <w:t>PRF</w:t>
            </w:r>
            <w:r w:rsidRPr="001C31FC">
              <w:rPr>
                <w:rFonts w:cstheme="minorHAnsi"/>
                <w:sz w:val="18"/>
                <w:szCs w:val="18"/>
              </w:rPr>
              <w:t>;</w:t>
            </w:r>
            <w:proofErr w:type="gramEnd"/>
            <w:r w:rsidRPr="001C31FC">
              <w:rPr>
                <w:rFonts w:cstheme="minorHAnsi"/>
                <w:sz w:val="18"/>
                <w:szCs w:val="18"/>
              </w:rPr>
              <w:t xml:space="preserve"> </w:t>
            </w:r>
          </w:p>
          <w:p w14:paraId="1C387D30" w14:textId="344593D0" w:rsidR="002027EC" w:rsidRPr="00352318" w:rsidRDefault="002027EC" w:rsidP="002027EC">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60" w:type="dxa"/>
          </w:tcPr>
          <w:p w14:paraId="6C4464E8" w14:textId="2BA6A71B" w:rsidR="002027EC" w:rsidRDefault="002027EC" w:rsidP="002027EC">
            <w:pPr>
              <w:spacing w:after="0"/>
              <w:rPr>
                <w:sz w:val="18"/>
                <w:szCs w:val="18"/>
              </w:rPr>
            </w:pPr>
            <w:r>
              <w:rPr>
                <w:rFonts w:cstheme="minorHAnsi"/>
                <w:sz w:val="18"/>
                <w:szCs w:val="18"/>
              </w:rPr>
              <w:t>&lt;&lt;</w:t>
            </w:r>
            <w:r w:rsidR="00245336">
              <w:rPr>
                <w:rFonts w:cstheme="minorHAnsi"/>
                <w:sz w:val="18"/>
                <w:szCs w:val="18"/>
              </w:rPr>
              <w:t>Calculated v</w:t>
            </w:r>
            <w:r>
              <w:rPr>
                <w:rFonts w:cstheme="minorHAnsi"/>
                <w:sz w:val="18"/>
                <w:szCs w:val="18"/>
              </w:rPr>
              <w:t xml:space="preserve">alue = </w:t>
            </w:r>
            <w:r w:rsidRPr="00AA14A8">
              <w:rPr>
                <w:sz w:val="18"/>
                <w:szCs w:val="18"/>
              </w:rPr>
              <w:t>0.3 + 0.4 * (</w:t>
            </w:r>
            <w:r w:rsidR="00A15B3B">
              <w:rPr>
                <w:sz w:val="18"/>
                <w:szCs w:val="18"/>
              </w:rPr>
              <w:t>H</w:t>
            </w:r>
            <w:r w:rsidRPr="00AA14A8">
              <w:rPr>
                <w:sz w:val="18"/>
                <w:szCs w:val="18"/>
              </w:rPr>
              <w:t>06/</w:t>
            </w:r>
            <w:r w:rsidR="00A15B3B">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sidR="00264CF8">
              <w:rPr>
                <w:sz w:val="18"/>
                <w:szCs w:val="18"/>
              </w:rPr>
              <w:t>H</w:t>
            </w:r>
            <w:r>
              <w:rPr>
                <w:sz w:val="18"/>
                <w:szCs w:val="18"/>
              </w:rPr>
              <w:t>08;</w:t>
            </w:r>
            <w:proofErr w:type="gramEnd"/>
            <w:r>
              <w:rPr>
                <w:sz w:val="18"/>
                <w:szCs w:val="18"/>
              </w:rPr>
              <w:t xml:space="preserve"> </w:t>
            </w:r>
          </w:p>
          <w:p w14:paraId="0A2F7256" w14:textId="16E00A06" w:rsidR="002027EC" w:rsidRPr="00352318" w:rsidRDefault="002027EC" w:rsidP="002027EC">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2027EC" w:rsidRPr="00352318" w14:paraId="4738EBA2" w14:textId="28BA20CC" w:rsidTr="002027EC">
        <w:tc>
          <w:tcPr>
            <w:tcW w:w="980" w:type="dxa"/>
          </w:tcPr>
          <w:p w14:paraId="57BE4976" w14:textId="77777777" w:rsidR="002027EC" w:rsidRPr="00352318" w:rsidRDefault="002027EC" w:rsidP="002027EC">
            <w:pPr>
              <w:spacing w:after="0" w:line="240" w:lineRule="auto"/>
              <w:rPr>
                <w:rFonts w:asciiTheme="minorHAnsi" w:hAnsiTheme="minorHAnsi" w:cstheme="minorHAnsi"/>
                <w:sz w:val="18"/>
                <w:szCs w:val="18"/>
              </w:rPr>
            </w:pPr>
          </w:p>
        </w:tc>
        <w:tc>
          <w:tcPr>
            <w:tcW w:w="1085" w:type="dxa"/>
          </w:tcPr>
          <w:p w14:paraId="3A15253C"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584241D1"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00E3D2A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3F1547CE"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2E707C56" w14:textId="77777777" w:rsidR="002027EC" w:rsidRPr="00352318" w:rsidRDefault="002027EC" w:rsidP="002027EC">
            <w:pPr>
              <w:spacing w:after="0" w:line="240" w:lineRule="auto"/>
              <w:rPr>
                <w:rFonts w:asciiTheme="minorHAnsi" w:hAnsiTheme="minorHAnsi" w:cstheme="minorHAnsi"/>
                <w:sz w:val="18"/>
                <w:szCs w:val="18"/>
              </w:rPr>
            </w:pPr>
          </w:p>
        </w:tc>
        <w:tc>
          <w:tcPr>
            <w:tcW w:w="1350" w:type="dxa"/>
          </w:tcPr>
          <w:p w14:paraId="2C5EADA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6AEAB81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0788EA9C" w14:textId="77777777" w:rsidR="002027EC" w:rsidRPr="00352318" w:rsidRDefault="002027EC" w:rsidP="002027EC">
            <w:pPr>
              <w:spacing w:after="0" w:line="240" w:lineRule="auto"/>
              <w:rPr>
                <w:rFonts w:asciiTheme="minorHAnsi" w:hAnsiTheme="minorHAnsi" w:cstheme="minorHAnsi"/>
                <w:sz w:val="18"/>
                <w:szCs w:val="18"/>
              </w:rPr>
            </w:pPr>
          </w:p>
        </w:tc>
      </w:tr>
      <w:tr w:rsidR="002027EC" w:rsidRPr="00352318" w14:paraId="4253E6CC" w14:textId="0ED1E51E" w:rsidTr="004B6B6C">
        <w:tc>
          <w:tcPr>
            <w:tcW w:w="10975" w:type="dxa"/>
            <w:gridSpan w:val="9"/>
          </w:tcPr>
          <w:p w14:paraId="254F75E2" w14:textId="4DBA7920" w:rsidR="002027EC" w:rsidRPr="00352318" w:rsidRDefault="002027EC" w:rsidP="002027EC">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4E31226A" w14:textId="62319C76"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8D6F63" w:rsidRPr="008D6F63" w14:paraId="4549F6EB" w14:textId="77777777" w:rsidTr="00690C6A">
        <w:trPr>
          <w:cantSplit/>
          <w:trHeight w:val="170"/>
        </w:trPr>
        <w:tc>
          <w:tcPr>
            <w:tcW w:w="7825" w:type="dxa"/>
            <w:gridSpan w:val="5"/>
            <w:shd w:val="clear" w:color="auto" w:fill="auto"/>
            <w:noWrap/>
            <w:hideMark/>
          </w:tcPr>
          <w:p w14:paraId="4108EE62" w14:textId="77777777" w:rsidR="008D6F63" w:rsidRPr="008D6F63" w:rsidRDefault="008D6F63" w:rsidP="008D6F63">
            <w:pPr>
              <w:spacing w:after="0" w:line="240" w:lineRule="auto"/>
              <w:rPr>
                <w:sz w:val="18"/>
                <w:szCs w:val="18"/>
                <w:u w:val="single"/>
              </w:rPr>
            </w:pPr>
            <w:r w:rsidRPr="008D6F63">
              <w:rPr>
                <w:sz w:val="18"/>
                <w:szCs w:val="18"/>
                <w:u w:val="single"/>
              </w:rPr>
              <w:t>Table 4.4.6-2: Coefficients for the Qualification Distance Calculation</w:t>
            </w:r>
          </w:p>
          <w:p w14:paraId="0EAE06DD" w14:textId="0FA094F2" w:rsidR="008D6F63" w:rsidRPr="008D6F63" w:rsidRDefault="008D6F63" w:rsidP="008D6F63">
            <w:pPr>
              <w:spacing w:after="0" w:line="240" w:lineRule="auto"/>
              <w:rPr>
                <w:rFonts w:asciiTheme="minorHAnsi" w:eastAsiaTheme="minorEastAsia" w:hAnsiTheme="minorHAnsi" w:cstheme="minorBidi"/>
                <w:b/>
                <w:sz w:val="18"/>
                <w:szCs w:val="18"/>
              </w:rPr>
            </w:pPr>
            <w:r w:rsidRPr="008D6F63">
              <w:rPr>
                <w:b/>
                <w:sz w:val="18"/>
                <w:szCs w:val="18"/>
              </w:rPr>
              <w:t>&lt;&lt; do not show tab</w:t>
            </w:r>
            <w:r w:rsidR="00690C6A">
              <w:rPr>
                <w:b/>
                <w:sz w:val="18"/>
                <w:szCs w:val="18"/>
              </w:rPr>
              <w:t>le, only use for equation in G07 and H07</w:t>
            </w:r>
            <w:r w:rsidRPr="008D6F63">
              <w:rPr>
                <w:b/>
                <w:sz w:val="18"/>
                <w:szCs w:val="18"/>
              </w:rPr>
              <w:t>&gt;&gt;</w:t>
            </w:r>
          </w:p>
        </w:tc>
      </w:tr>
      <w:tr w:rsidR="008D6F63" w:rsidRPr="008D6F63" w14:paraId="0B624C5C" w14:textId="77777777" w:rsidTr="00690C6A">
        <w:trPr>
          <w:cantSplit/>
          <w:trHeight w:val="170"/>
        </w:trPr>
        <w:tc>
          <w:tcPr>
            <w:tcW w:w="1705" w:type="dxa"/>
            <w:shd w:val="clear" w:color="auto" w:fill="auto"/>
            <w:noWrap/>
          </w:tcPr>
          <w:p w14:paraId="41927CC6" w14:textId="77777777" w:rsidR="008D6F63" w:rsidRPr="008D6F63" w:rsidRDefault="008D6F63" w:rsidP="008D6F63">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BC984E2"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6CFB9A7B"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8D6F63" w:rsidRPr="008D6F63" w14:paraId="7D4686FF" w14:textId="77777777" w:rsidTr="00690C6A">
        <w:trPr>
          <w:cantSplit/>
          <w:trHeight w:val="300"/>
        </w:trPr>
        <w:tc>
          <w:tcPr>
            <w:tcW w:w="1705" w:type="dxa"/>
            <w:shd w:val="clear" w:color="auto" w:fill="auto"/>
            <w:noWrap/>
            <w:vAlign w:val="bottom"/>
            <w:hideMark/>
          </w:tcPr>
          <w:p w14:paraId="551819A5"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89CBFF0"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07C0A5E"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41A68A1F"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2D0D962A"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877BF9" w:rsidRPr="008D6F63" w14:paraId="0C0276EB" w14:textId="77777777" w:rsidTr="00690C6A">
        <w:trPr>
          <w:cantSplit/>
          <w:trHeight w:val="300"/>
        </w:trPr>
        <w:tc>
          <w:tcPr>
            <w:tcW w:w="1705" w:type="dxa"/>
            <w:shd w:val="clear" w:color="auto" w:fill="auto"/>
            <w:noWrap/>
          </w:tcPr>
          <w:p w14:paraId="15B5D841" w14:textId="77777777" w:rsidR="00877BF9" w:rsidRPr="008D6F63" w:rsidRDefault="00877BF9" w:rsidP="00877BF9">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Single Family</w:t>
            </w:r>
          </w:p>
        </w:tc>
        <w:tc>
          <w:tcPr>
            <w:tcW w:w="1800" w:type="dxa"/>
            <w:shd w:val="clear" w:color="auto" w:fill="auto"/>
            <w:noWrap/>
          </w:tcPr>
          <w:p w14:paraId="7FA29D14" w14:textId="2B667406" w:rsidR="00877BF9" w:rsidRPr="009F7E94"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ins w:id="962" w:author="Alhabibi, Haider@Energy" w:date="2022-01-25T16:49:00Z">
              <w:r w:rsidR="00141137">
                <w:rPr>
                  <w:rFonts w:asciiTheme="minorHAnsi" w:eastAsiaTheme="minorEastAsia" w:hAnsiTheme="minorHAnsi" w:cstheme="minorBidi"/>
                  <w:sz w:val="18"/>
                  <w:szCs w:val="18"/>
                </w:rPr>
                <w:t xml:space="preserve"> </w:t>
              </w:r>
            </w:ins>
            <w:ins w:id="963" w:author="Alhabibi, Haider@Energy" w:date="2022-01-25T16:50:00Z">
              <w:r w:rsidR="00444DF8">
                <w:rPr>
                  <w:rFonts w:asciiTheme="minorHAnsi" w:eastAsiaTheme="minorEastAsia" w:hAnsiTheme="minorHAnsi" w:cstheme="minorBidi"/>
                  <w:sz w:val="18"/>
                  <w:szCs w:val="18"/>
                </w:rPr>
                <w:t>O</w:t>
              </w:r>
            </w:ins>
            <w:ins w:id="964" w:author="Alhabibi, Haider@Energy" w:date="2022-01-25T16:49:00Z">
              <w:r w:rsidR="00141137">
                <w:rPr>
                  <w:rFonts w:asciiTheme="minorHAnsi" w:eastAsiaTheme="minorEastAsia" w:hAnsiTheme="minorHAnsi" w:cstheme="minorBidi"/>
                  <w:sz w:val="18"/>
                  <w:szCs w:val="18"/>
                </w:rPr>
                <w:t>r A2-</w:t>
              </w:r>
            </w:ins>
            <w:ins w:id="965" w:author="Alhabibi, Haider@Energy" w:date="2022-01-25T16:50:00Z">
              <w:r w:rsidR="00444DF8">
                <w:rPr>
                  <w:rFonts w:asciiTheme="minorHAnsi" w:eastAsiaTheme="minorEastAsia" w:hAnsiTheme="minorHAnsi" w:cstheme="minorBidi"/>
                  <w:sz w:val="18"/>
                  <w:szCs w:val="18"/>
                </w:rPr>
                <w:t>07</w:t>
              </w:r>
            </w:ins>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7C35F393" w14:textId="1C71010D" w:rsidR="00877BF9" w:rsidRPr="008D6F63" w:rsidRDefault="00877BF9" w:rsidP="00877BF9">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36422212" w14:textId="7A877B42" w:rsidR="00877BF9" w:rsidRPr="005828AE"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ins w:id="966" w:author="Alhabibi, Haider@Energy" w:date="2022-01-25T16:50:00Z">
              <w:r w:rsidR="00444DF8">
                <w:rPr>
                  <w:rFonts w:asciiTheme="minorHAnsi" w:eastAsiaTheme="minorEastAsia" w:hAnsiTheme="minorHAnsi" w:cstheme="minorBidi"/>
                  <w:sz w:val="18"/>
                  <w:szCs w:val="18"/>
                </w:rPr>
                <w:t xml:space="preserve"> Or</w:t>
              </w:r>
            </w:ins>
            <w:ins w:id="967" w:author="Alhabibi, Haider@Energy" w:date="2022-01-25T16:51:00Z">
              <w:r w:rsidR="00F45E45">
                <w:rPr>
                  <w:rFonts w:asciiTheme="minorHAnsi" w:eastAsiaTheme="minorEastAsia" w:hAnsiTheme="minorHAnsi" w:cstheme="minorBidi"/>
                  <w:sz w:val="18"/>
                  <w:szCs w:val="18"/>
                </w:rPr>
                <w:t xml:space="preserve"> A2-07</w:t>
              </w:r>
            </w:ins>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p>
          <w:p w14:paraId="3CCE56EC" w14:textId="4D30BE9A" w:rsidR="00877BF9" w:rsidRPr="008D6F63" w:rsidRDefault="00877BF9" w:rsidP="00357C89">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52E973C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610B5D2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27732B9" w14:textId="77777777" w:rsidTr="00690C6A">
        <w:trPr>
          <w:cantSplit/>
          <w:trHeight w:val="170"/>
        </w:trPr>
        <w:tc>
          <w:tcPr>
            <w:tcW w:w="1705" w:type="dxa"/>
            <w:shd w:val="clear" w:color="auto" w:fill="auto"/>
            <w:noWrap/>
            <w:hideMark/>
          </w:tcPr>
          <w:p w14:paraId="5598DA9B"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One story</w:t>
            </w:r>
          </w:p>
        </w:tc>
        <w:tc>
          <w:tcPr>
            <w:tcW w:w="1800" w:type="dxa"/>
            <w:shd w:val="clear" w:color="auto" w:fill="auto"/>
            <w:noWrap/>
            <w:hideMark/>
          </w:tcPr>
          <w:p w14:paraId="64073FDA"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05297C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22.7</w:t>
            </w:r>
          </w:p>
        </w:tc>
        <w:tc>
          <w:tcPr>
            <w:tcW w:w="1350" w:type="dxa"/>
            <w:shd w:val="clear" w:color="auto" w:fill="auto"/>
            <w:noWrap/>
            <w:hideMark/>
          </w:tcPr>
          <w:p w14:paraId="2393EFE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c>
          <w:tcPr>
            <w:tcW w:w="1260" w:type="dxa"/>
            <w:shd w:val="clear" w:color="auto" w:fill="auto"/>
            <w:noWrap/>
            <w:hideMark/>
          </w:tcPr>
          <w:p w14:paraId="7D66F94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0.0099</w:t>
            </w:r>
          </w:p>
        </w:tc>
      </w:tr>
      <w:tr w:rsidR="00877BF9" w:rsidRPr="008D6F63" w14:paraId="0DF3082F" w14:textId="77777777" w:rsidTr="00690C6A">
        <w:trPr>
          <w:cantSplit/>
          <w:trHeight w:val="215"/>
        </w:trPr>
        <w:tc>
          <w:tcPr>
            <w:tcW w:w="1705" w:type="dxa"/>
            <w:shd w:val="clear" w:color="auto" w:fill="auto"/>
            <w:noWrap/>
            <w:hideMark/>
          </w:tcPr>
          <w:p w14:paraId="61E1DA1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Two story</w:t>
            </w:r>
          </w:p>
        </w:tc>
        <w:tc>
          <w:tcPr>
            <w:tcW w:w="1800" w:type="dxa"/>
            <w:shd w:val="clear" w:color="auto" w:fill="auto"/>
            <w:noWrap/>
            <w:hideMark/>
          </w:tcPr>
          <w:p w14:paraId="307994E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15</w:t>
            </w:r>
          </w:p>
        </w:tc>
        <w:tc>
          <w:tcPr>
            <w:tcW w:w="1710" w:type="dxa"/>
            <w:shd w:val="clear" w:color="auto" w:fill="auto"/>
            <w:noWrap/>
            <w:hideMark/>
          </w:tcPr>
          <w:p w14:paraId="435334B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11.5</w:t>
            </w:r>
          </w:p>
        </w:tc>
        <w:tc>
          <w:tcPr>
            <w:tcW w:w="1350" w:type="dxa"/>
            <w:shd w:val="clear" w:color="auto" w:fill="auto"/>
            <w:noWrap/>
            <w:hideMark/>
          </w:tcPr>
          <w:p w14:paraId="6A1B456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0.0045</w:t>
            </w:r>
          </w:p>
        </w:tc>
        <w:tc>
          <w:tcPr>
            <w:tcW w:w="1260" w:type="dxa"/>
            <w:shd w:val="clear" w:color="auto" w:fill="auto"/>
            <w:noWrap/>
            <w:hideMark/>
          </w:tcPr>
          <w:p w14:paraId="334234D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r>
      <w:tr w:rsidR="00877BF9" w:rsidRPr="008D6F63" w14:paraId="6BADE230" w14:textId="77777777" w:rsidTr="00690C6A">
        <w:trPr>
          <w:cantSplit/>
          <w:trHeight w:val="152"/>
        </w:trPr>
        <w:tc>
          <w:tcPr>
            <w:tcW w:w="1705" w:type="dxa"/>
            <w:shd w:val="clear" w:color="auto" w:fill="auto"/>
            <w:noWrap/>
            <w:hideMark/>
          </w:tcPr>
          <w:p w14:paraId="3F8DBD4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Three story</w:t>
            </w:r>
          </w:p>
        </w:tc>
        <w:tc>
          <w:tcPr>
            <w:tcW w:w="1800" w:type="dxa"/>
            <w:shd w:val="clear" w:color="auto" w:fill="auto"/>
            <w:noWrap/>
            <w:hideMark/>
          </w:tcPr>
          <w:p w14:paraId="3BA239B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598CBF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0.5</w:t>
            </w:r>
          </w:p>
        </w:tc>
        <w:tc>
          <w:tcPr>
            <w:tcW w:w="1350" w:type="dxa"/>
            <w:shd w:val="clear" w:color="auto" w:fill="auto"/>
            <w:noWrap/>
            <w:hideMark/>
          </w:tcPr>
          <w:p w14:paraId="079991CC"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0.0030</w:t>
            </w:r>
          </w:p>
        </w:tc>
        <w:tc>
          <w:tcPr>
            <w:tcW w:w="1260" w:type="dxa"/>
            <w:shd w:val="clear" w:color="auto" w:fill="auto"/>
            <w:noWrap/>
            <w:hideMark/>
          </w:tcPr>
          <w:p w14:paraId="297AEB9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0.014</w:t>
            </w:r>
          </w:p>
        </w:tc>
      </w:tr>
      <w:tr w:rsidR="00877BF9" w:rsidRPr="008D6F63" w14:paraId="5E679E9A" w14:textId="77777777" w:rsidTr="00690C6A">
        <w:trPr>
          <w:cantSplit/>
          <w:trHeight w:val="152"/>
        </w:trPr>
        <w:tc>
          <w:tcPr>
            <w:tcW w:w="1705" w:type="dxa"/>
            <w:shd w:val="clear" w:color="auto" w:fill="auto"/>
            <w:noWrap/>
          </w:tcPr>
          <w:p w14:paraId="01966F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034080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C8EAA2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821B4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014860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26500A9B" w14:textId="77777777" w:rsidTr="00690C6A">
        <w:trPr>
          <w:cantSplit/>
          <w:trHeight w:val="152"/>
        </w:trPr>
        <w:tc>
          <w:tcPr>
            <w:tcW w:w="1705" w:type="dxa"/>
            <w:shd w:val="clear" w:color="auto" w:fill="auto"/>
            <w:noWrap/>
          </w:tcPr>
          <w:p w14:paraId="483C59C7" w14:textId="1C1BB9F8" w:rsidR="00877BF9" w:rsidRPr="008D6F63" w:rsidRDefault="00877BF9" w:rsidP="00877BF9">
            <w:pPr>
              <w:spacing w:after="0" w:line="240" w:lineRule="auto"/>
              <w:jc w:val="center"/>
              <w:rPr>
                <w:rFonts w:asciiTheme="minorHAnsi" w:eastAsiaTheme="minorEastAsia" w:hAnsiTheme="minorHAnsi" w:cstheme="minorBidi"/>
                <w:sz w:val="18"/>
                <w:szCs w:val="18"/>
              </w:rPr>
            </w:pPr>
            <w:del w:id="968" w:author="Alhabibi, Haider@Energy" w:date="2021-11-18T18:49:00Z">
              <w:r w:rsidRPr="0006728B" w:rsidDel="00F3055F">
                <w:rPr>
                  <w:b/>
                  <w:sz w:val="18"/>
                  <w:u w:val="single"/>
                  <w:lang w:eastAsia="x-none"/>
                </w:rPr>
                <w:delText>Multifamily</w:delText>
              </w:r>
              <w:r w:rsidDel="00F3055F">
                <w:rPr>
                  <w:b/>
                  <w:sz w:val="18"/>
                  <w:u w:val="single"/>
                  <w:lang w:eastAsia="x-none"/>
                </w:rPr>
                <w:delText xml:space="preserve"> (Non Central)</w:delText>
              </w:r>
            </w:del>
          </w:p>
        </w:tc>
        <w:tc>
          <w:tcPr>
            <w:tcW w:w="1800" w:type="dxa"/>
            <w:shd w:val="clear" w:color="auto" w:fill="auto"/>
            <w:noWrap/>
          </w:tcPr>
          <w:p w14:paraId="4E4D0D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7D05D1F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353F6BF"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272DE25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0741DAC" w14:textId="77777777" w:rsidTr="00690C6A">
        <w:trPr>
          <w:cantSplit/>
          <w:trHeight w:val="152"/>
        </w:trPr>
        <w:tc>
          <w:tcPr>
            <w:tcW w:w="1705" w:type="dxa"/>
            <w:shd w:val="clear" w:color="auto" w:fill="auto"/>
            <w:noWrap/>
          </w:tcPr>
          <w:p w14:paraId="67B3933B" w14:textId="6F4A6778" w:rsidR="00877BF9" w:rsidRPr="008D6F63" w:rsidRDefault="00877BF9" w:rsidP="00877BF9">
            <w:pPr>
              <w:spacing w:after="0" w:line="240" w:lineRule="auto"/>
              <w:jc w:val="center"/>
              <w:rPr>
                <w:rFonts w:asciiTheme="minorHAnsi" w:eastAsiaTheme="minorEastAsia" w:hAnsiTheme="minorHAnsi" w:cstheme="minorBidi"/>
                <w:sz w:val="18"/>
                <w:szCs w:val="18"/>
              </w:rPr>
            </w:pPr>
            <w:del w:id="969" w:author="Alhabibi, Haider@Energy" w:date="2021-11-18T18:49:00Z">
              <w:r w:rsidRPr="0006728B" w:rsidDel="00F3055F">
                <w:rPr>
                  <w:sz w:val="18"/>
                  <w:u w:val="single"/>
                  <w:lang w:eastAsia="x-none"/>
                </w:rPr>
                <w:delText>One story</w:delText>
              </w:r>
            </w:del>
          </w:p>
        </w:tc>
        <w:tc>
          <w:tcPr>
            <w:tcW w:w="1800" w:type="dxa"/>
            <w:shd w:val="clear" w:color="auto" w:fill="auto"/>
            <w:noWrap/>
          </w:tcPr>
          <w:p w14:paraId="6F241DBD" w14:textId="2CDE82BD" w:rsidR="00877BF9" w:rsidRPr="008D6F63" w:rsidRDefault="00877BF9" w:rsidP="00877BF9">
            <w:pPr>
              <w:spacing w:after="0" w:line="240" w:lineRule="auto"/>
              <w:jc w:val="center"/>
              <w:rPr>
                <w:rFonts w:asciiTheme="minorHAnsi" w:eastAsiaTheme="minorEastAsia" w:hAnsiTheme="minorHAnsi" w:cstheme="minorBidi"/>
                <w:sz w:val="18"/>
                <w:szCs w:val="18"/>
              </w:rPr>
            </w:pPr>
            <w:del w:id="970" w:author="Alhabibi, Haider@Energy" w:date="2021-11-18T18:49:00Z">
              <w:r w:rsidRPr="0006728B" w:rsidDel="00F3055F">
                <w:rPr>
                  <w:sz w:val="18"/>
                  <w:u w:val="single"/>
                  <w:lang w:eastAsia="x-none"/>
                </w:rPr>
                <w:delText>7.5</w:delText>
              </w:r>
            </w:del>
          </w:p>
        </w:tc>
        <w:tc>
          <w:tcPr>
            <w:tcW w:w="1710" w:type="dxa"/>
            <w:shd w:val="clear" w:color="auto" w:fill="auto"/>
            <w:noWrap/>
          </w:tcPr>
          <w:p w14:paraId="5795DDA9" w14:textId="52980401" w:rsidR="00877BF9" w:rsidRPr="008D6F63" w:rsidRDefault="00877BF9" w:rsidP="00877BF9">
            <w:pPr>
              <w:spacing w:after="0" w:line="240" w:lineRule="auto"/>
              <w:jc w:val="center"/>
              <w:rPr>
                <w:rFonts w:asciiTheme="minorHAnsi" w:eastAsiaTheme="minorEastAsia" w:hAnsiTheme="minorHAnsi" w:cstheme="minorBidi"/>
                <w:sz w:val="18"/>
                <w:szCs w:val="18"/>
              </w:rPr>
            </w:pPr>
            <w:del w:id="971" w:author="Alhabibi, Haider@Energy" w:date="2021-11-18T18:49:00Z">
              <w:r w:rsidRPr="0006728B" w:rsidDel="00F3055F">
                <w:rPr>
                  <w:sz w:val="18"/>
                  <w:u w:val="single"/>
                  <w:lang w:eastAsia="x-none"/>
                </w:rPr>
                <w:delText>n/a</w:delText>
              </w:r>
            </w:del>
          </w:p>
        </w:tc>
        <w:tc>
          <w:tcPr>
            <w:tcW w:w="1350" w:type="dxa"/>
            <w:shd w:val="clear" w:color="auto" w:fill="auto"/>
            <w:noWrap/>
          </w:tcPr>
          <w:p w14:paraId="2B657BEE" w14:textId="73F9D61D" w:rsidR="00877BF9" w:rsidRPr="008D6F63" w:rsidRDefault="00877BF9" w:rsidP="00877BF9">
            <w:pPr>
              <w:spacing w:after="0" w:line="240" w:lineRule="auto"/>
              <w:jc w:val="center"/>
              <w:rPr>
                <w:rFonts w:asciiTheme="minorHAnsi" w:eastAsiaTheme="minorEastAsia" w:hAnsiTheme="minorHAnsi" w:cstheme="minorBidi"/>
                <w:sz w:val="18"/>
                <w:szCs w:val="18"/>
              </w:rPr>
            </w:pPr>
            <w:del w:id="972" w:author="Alhabibi, Haider@Energy" w:date="2021-11-18T18:49:00Z">
              <w:r w:rsidRPr="0006728B" w:rsidDel="00F3055F">
                <w:rPr>
                  <w:sz w:val="18"/>
                  <w:u w:val="single"/>
                  <w:lang w:eastAsia="x-none"/>
                </w:rPr>
                <w:delText>0.0080</w:delText>
              </w:r>
            </w:del>
          </w:p>
        </w:tc>
        <w:tc>
          <w:tcPr>
            <w:tcW w:w="1260" w:type="dxa"/>
            <w:shd w:val="clear" w:color="auto" w:fill="auto"/>
            <w:noWrap/>
          </w:tcPr>
          <w:p w14:paraId="6F5023A3" w14:textId="6EBA1663" w:rsidR="00877BF9" w:rsidRPr="008D6F63" w:rsidRDefault="00877BF9" w:rsidP="00877BF9">
            <w:pPr>
              <w:spacing w:after="0" w:line="240" w:lineRule="auto"/>
              <w:jc w:val="center"/>
              <w:rPr>
                <w:rFonts w:asciiTheme="minorHAnsi" w:eastAsiaTheme="minorEastAsia" w:hAnsiTheme="minorHAnsi" w:cstheme="minorBidi"/>
                <w:sz w:val="18"/>
                <w:szCs w:val="18"/>
              </w:rPr>
            </w:pPr>
            <w:del w:id="973" w:author="Alhabibi, Haider@Energy" w:date="2021-11-18T18:49:00Z">
              <w:r w:rsidRPr="0006728B" w:rsidDel="00F3055F">
                <w:rPr>
                  <w:sz w:val="18"/>
                  <w:u w:val="single"/>
                  <w:lang w:eastAsia="x-none"/>
                </w:rPr>
                <w:delText>n/a</w:delText>
              </w:r>
            </w:del>
          </w:p>
        </w:tc>
      </w:tr>
      <w:tr w:rsidR="00877BF9" w:rsidRPr="008D6F63" w14:paraId="044F7F69" w14:textId="77777777" w:rsidTr="00690C6A">
        <w:trPr>
          <w:cantSplit/>
          <w:trHeight w:val="152"/>
        </w:trPr>
        <w:tc>
          <w:tcPr>
            <w:tcW w:w="1705" w:type="dxa"/>
            <w:shd w:val="clear" w:color="auto" w:fill="auto"/>
            <w:noWrap/>
          </w:tcPr>
          <w:p w14:paraId="40478FD8" w14:textId="64008F7D" w:rsidR="00877BF9" w:rsidRPr="0006728B" w:rsidRDefault="00877BF9" w:rsidP="00877BF9">
            <w:pPr>
              <w:spacing w:after="0" w:line="240" w:lineRule="auto"/>
              <w:jc w:val="center"/>
              <w:rPr>
                <w:sz w:val="18"/>
                <w:u w:val="single"/>
                <w:lang w:eastAsia="x-none"/>
              </w:rPr>
            </w:pPr>
            <w:del w:id="974" w:author="Alhabibi, Haider@Energy" w:date="2021-11-18T18:49:00Z">
              <w:r w:rsidRPr="0006728B" w:rsidDel="00F3055F">
                <w:rPr>
                  <w:sz w:val="18"/>
                  <w:u w:val="single"/>
                  <w:lang w:eastAsia="x-none"/>
                </w:rPr>
                <w:delText>Two or more story</w:delText>
              </w:r>
            </w:del>
          </w:p>
        </w:tc>
        <w:tc>
          <w:tcPr>
            <w:tcW w:w="1800" w:type="dxa"/>
            <w:shd w:val="clear" w:color="auto" w:fill="auto"/>
            <w:noWrap/>
          </w:tcPr>
          <w:p w14:paraId="14662BC3" w14:textId="3FC0D6E3" w:rsidR="00877BF9" w:rsidRPr="0006728B" w:rsidRDefault="00877BF9" w:rsidP="00877BF9">
            <w:pPr>
              <w:spacing w:after="0" w:line="240" w:lineRule="auto"/>
              <w:jc w:val="center"/>
              <w:rPr>
                <w:sz w:val="18"/>
                <w:u w:val="single"/>
                <w:lang w:eastAsia="x-none"/>
              </w:rPr>
            </w:pPr>
            <w:del w:id="975" w:author="Alhabibi, Haider@Energy" w:date="2021-11-18T18:49:00Z">
              <w:r w:rsidRPr="0006728B" w:rsidDel="00F3055F">
                <w:rPr>
                  <w:sz w:val="18"/>
                  <w:u w:val="single"/>
                  <w:lang w:eastAsia="x-none"/>
                </w:rPr>
                <w:delText>7.5</w:delText>
              </w:r>
            </w:del>
          </w:p>
        </w:tc>
        <w:tc>
          <w:tcPr>
            <w:tcW w:w="1710" w:type="dxa"/>
            <w:shd w:val="clear" w:color="auto" w:fill="auto"/>
            <w:noWrap/>
          </w:tcPr>
          <w:p w14:paraId="2EA98699" w14:textId="49182E9B" w:rsidR="00877BF9" w:rsidRPr="0006728B" w:rsidRDefault="00877BF9" w:rsidP="00877BF9">
            <w:pPr>
              <w:spacing w:after="0" w:line="240" w:lineRule="auto"/>
              <w:jc w:val="center"/>
              <w:rPr>
                <w:sz w:val="18"/>
                <w:u w:val="single"/>
                <w:lang w:eastAsia="x-none"/>
              </w:rPr>
            </w:pPr>
            <w:del w:id="976" w:author="Alhabibi, Haider@Energy" w:date="2021-11-18T18:49:00Z">
              <w:r w:rsidRPr="0006728B" w:rsidDel="00F3055F">
                <w:rPr>
                  <w:sz w:val="18"/>
                  <w:u w:val="single"/>
                  <w:lang w:eastAsia="x-none"/>
                </w:rPr>
                <w:delText>n/a</w:delText>
              </w:r>
            </w:del>
          </w:p>
        </w:tc>
        <w:tc>
          <w:tcPr>
            <w:tcW w:w="1350" w:type="dxa"/>
            <w:shd w:val="clear" w:color="auto" w:fill="auto"/>
            <w:noWrap/>
          </w:tcPr>
          <w:p w14:paraId="389D5C3F" w14:textId="37FEE807" w:rsidR="00877BF9" w:rsidRPr="0006728B" w:rsidRDefault="00877BF9" w:rsidP="00877BF9">
            <w:pPr>
              <w:spacing w:after="0" w:line="240" w:lineRule="auto"/>
              <w:jc w:val="center"/>
              <w:rPr>
                <w:sz w:val="18"/>
                <w:u w:val="single"/>
                <w:lang w:eastAsia="x-none"/>
              </w:rPr>
            </w:pPr>
            <w:del w:id="977" w:author="Alhabibi, Haider@Energy" w:date="2021-11-18T18:49:00Z">
              <w:r w:rsidRPr="0006728B" w:rsidDel="00F3055F">
                <w:rPr>
                  <w:sz w:val="18"/>
                  <w:u w:val="single"/>
                  <w:lang w:eastAsia="x-none"/>
                </w:rPr>
                <w:delText>0.0050</w:delText>
              </w:r>
            </w:del>
          </w:p>
        </w:tc>
        <w:tc>
          <w:tcPr>
            <w:tcW w:w="1260" w:type="dxa"/>
            <w:shd w:val="clear" w:color="auto" w:fill="auto"/>
            <w:noWrap/>
          </w:tcPr>
          <w:p w14:paraId="07E8AD5D" w14:textId="14706C7E" w:rsidR="00877BF9" w:rsidRPr="0006728B" w:rsidRDefault="00877BF9" w:rsidP="00877BF9">
            <w:pPr>
              <w:spacing w:after="0" w:line="240" w:lineRule="auto"/>
              <w:jc w:val="center"/>
              <w:rPr>
                <w:sz w:val="18"/>
                <w:u w:val="single"/>
                <w:lang w:eastAsia="x-none"/>
              </w:rPr>
            </w:pPr>
            <w:del w:id="978" w:author="Alhabibi, Haider@Energy" w:date="2021-11-18T18:49:00Z">
              <w:r w:rsidRPr="0006728B" w:rsidDel="00F3055F">
                <w:rPr>
                  <w:sz w:val="18"/>
                  <w:u w:val="single"/>
                  <w:lang w:eastAsia="x-none"/>
                </w:rPr>
                <w:delText>n/a</w:delText>
              </w:r>
            </w:del>
          </w:p>
        </w:tc>
      </w:tr>
    </w:tbl>
    <w:p w14:paraId="52F773F4" w14:textId="77777777" w:rsidR="008D6F63" w:rsidRDefault="008D6F63">
      <w:pPr>
        <w:spacing w:after="0" w:line="240" w:lineRule="auto"/>
        <w:rPr>
          <w:rFonts w:asciiTheme="minorHAnsi" w:hAnsiTheme="minorHAnsi" w:cstheme="minorHAnsi"/>
          <w:sz w:val="18"/>
          <w:szCs w:val="18"/>
        </w:rPr>
      </w:pPr>
    </w:p>
    <w:tbl>
      <w:tblPr>
        <w:tblStyle w:val="TableGrid3"/>
        <w:tblW w:w="11016" w:type="dxa"/>
        <w:tblLook w:val="04A0" w:firstRow="1" w:lastRow="0" w:firstColumn="1" w:lastColumn="0" w:noHBand="0" w:noVBand="1"/>
      </w:tblPr>
      <w:tblGrid>
        <w:gridCol w:w="1140"/>
        <w:gridCol w:w="768"/>
        <w:gridCol w:w="465"/>
        <w:gridCol w:w="1559"/>
        <w:gridCol w:w="406"/>
        <w:gridCol w:w="773"/>
        <w:gridCol w:w="2107"/>
        <w:gridCol w:w="2064"/>
        <w:gridCol w:w="1734"/>
      </w:tblGrid>
      <w:tr w:rsidR="0014411D" w:rsidRPr="00323F2C" w14:paraId="7114CB0E" w14:textId="77777777" w:rsidTr="0014411D">
        <w:trPr>
          <w:trHeight w:val="350"/>
        </w:trPr>
        <w:tc>
          <w:tcPr>
            <w:tcW w:w="11016" w:type="dxa"/>
            <w:gridSpan w:val="9"/>
          </w:tcPr>
          <w:p w14:paraId="00675BC9" w14:textId="2573548B" w:rsidR="0014411D" w:rsidRDefault="0014411D" w:rsidP="00531DE4">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I</w:t>
            </w:r>
            <w:r w:rsidRPr="009D79A7">
              <w:rPr>
                <w:rFonts w:asciiTheme="minorHAnsi" w:hAnsiTheme="minorHAnsi" w:cstheme="minorHAnsi"/>
                <w:b/>
                <w:sz w:val="18"/>
                <w:szCs w:val="18"/>
              </w:rPr>
              <w:t>. HERS-Verified Drain Water Heat Recovery System (DWHR-H)</w:t>
            </w:r>
            <w:r>
              <w:rPr>
                <w:rFonts w:asciiTheme="minorHAnsi" w:hAnsiTheme="minorHAnsi" w:cstheme="minorHAnsi"/>
                <w:b/>
                <w:sz w:val="18"/>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48CCBA53" w14:textId="66AA4FA1" w:rsidR="0014411D" w:rsidRPr="009D79A7" w:rsidRDefault="0014411D" w:rsidP="001964BA">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232426">
              <w:rPr>
                <w:rFonts w:asciiTheme="minorHAnsi" w:hAnsiTheme="minorHAnsi" w:cstheme="minorHAnsi"/>
                <w:sz w:val="18"/>
                <w:szCs w:val="18"/>
              </w:rPr>
              <w:t xml:space="preserve">require one row of data for each </w:t>
            </w:r>
            <w:r w:rsidR="001964BA">
              <w:rPr>
                <w:rFonts w:asciiTheme="minorHAnsi" w:hAnsiTheme="minorHAnsi" w:cstheme="minorHAnsi"/>
                <w:sz w:val="18"/>
                <w:szCs w:val="18"/>
              </w:rPr>
              <w:t>drain water heat recovery system</w:t>
            </w:r>
            <w:r w:rsidR="00232426">
              <w:rPr>
                <w:rFonts w:asciiTheme="minorHAnsi" w:hAnsiTheme="minorHAnsi" w:cstheme="minorHAnsi"/>
                <w:sz w:val="18"/>
                <w:szCs w:val="18"/>
              </w:rPr>
              <w:t xml:space="preserve"> identified in Section B</w:t>
            </w:r>
            <w:ins w:id="979" w:author="Markstrum, Alexis@Energy" w:date="2021-10-21T11:44:00Z">
              <w:r w:rsidR="008D55F7">
                <w:rPr>
                  <w:rFonts w:asciiTheme="minorHAnsi" w:hAnsiTheme="minorHAnsi" w:cstheme="minorHAnsi"/>
                  <w:sz w:val="18"/>
                  <w:szCs w:val="18"/>
                </w:rPr>
                <w:t xml:space="preserve"> or</w:t>
              </w:r>
              <w:del w:id="980" w:author="Alhabibi, Haider@Energy" w:date="2022-01-25T16:51:00Z">
                <w:r w:rsidR="008D55F7" w:rsidDel="00F45E45">
                  <w:rPr>
                    <w:rFonts w:asciiTheme="minorHAnsi" w:hAnsiTheme="minorHAnsi" w:cstheme="minorHAnsi"/>
                    <w:sz w:val="18"/>
                    <w:szCs w:val="18"/>
                  </w:rPr>
                  <w:delText xml:space="preserve"> D</w:delText>
                </w:r>
              </w:del>
            </w:ins>
            <w:ins w:id="981" w:author="Alhabibi, Haider@Energy" w:date="2022-01-25T16:51:00Z">
              <w:r w:rsidR="00F45E45">
                <w:rPr>
                  <w:rFonts w:asciiTheme="minorHAnsi" w:hAnsiTheme="minorHAnsi" w:cstheme="minorHAnsi"/>
                  <w:sz w:val="18"/>
                  <w:szCs w:val="18"/>
                </w:rPr>
                <w:t>B2</w:t>
              </w:r>
            </w:ins>
            <w:r w:rsidR="00232426">
              <w:rPr>
                <w:rFonts w:asciiTheme="minorHAnsi" w:hAnsiTheme="minorHAnsi" w:cstheme="minorHAnsi"/>
                <w:sz w:val="18"/>
                <w:szCs w:val="18"/>
              </w:rPr>
              <w:t xml:space="preserve">. with B12 </w:t>
            </w:r>
            <w:ins w:id="982" w:author="Markstrum, Alexis@Energy" w:date="2021-10-21T11:44:00Z">
              <w:r w:rsidR="008D55F7">
                <w:rPr>
                  <w:rFonts w:asciiTheme="minorHAnsi" w:hAnsiTheme="minorHAnsi" w:cstheme="minorHAnsi"/>
                  <w:sz w:val="18"/>
                  <w:szCs w:val="18"/>
                </w:rPr>
                <w:t xml:space="preserve">or </w:t>
              </w:r>
              <w:del w:id="983" w:author="Alhabibi, Haider@Energy" w:date="2022-01-25T16:51:00Z">
                <w:r w:rsidR="008D55F7" w:rsidDel="00F45E45">
                  <w:rPr>
                    <w:rFonts w:asciiTheme="minorHAnsi" w:hAnsiTheme="minorHAnsi" w:cstheme="minorHAnsi"/>
                    <w:sz w:val="18"/>
                    <w:szCs w:val="18"/>
                  </w:rPr>
                  <w:delText>D</w:delText>
                </w:r>
              </w:del>
            </w:ins>
            <w:ins w:id="984" w:author="Alhabibi, Haider@Energy" w:date="2022-01-25T16:51:00Z">
              <w:r w:rsidR="00F45E45">
                <w:rPr>
                  <w:rFonts w:asciiTheme="minorHAnsi" w:hAnsiTheme="minorHAnsi" w:cstheme="minorHAnsi"/>
                  <w:sz w:val="18"/>
                  <w:szCs w:val="18"/>
                </w:rPr>
                <w:t>B2</w:t>
              </w:r>
              <w:r w:rsidR="009C1825">
                <w:rPr>
                  <w:rFonts w:asciiTheme="minorHAnsi" w:hAnsiTheme="minorHAnsi" w:cstheme="minorHAnsi"/>
                  <w:sz w:val="18"/>
                  <w:szCs w:val="18"/>
                </w:rPr>
                <w:t>-</w:t>
              </w:r>
            </w:ins>
            <w:ins w:id="985" w:author="Markstrum, Alexis@Energy" w:date="2021-10-21T11:44:00Z">
              <w:r w:rsidR="008D55F7">
                <w:rPr>
                  <w:rFonts w:asciiTheme="minorHAnsi" w:hAnsiTheme="minorHAnsi" w:cstheme="minorHAnsi"/>
                  <w:sz w:val="18"/>
                  <w:szCs w:val="18"/>
                </w:rPr>
                <w:t xml:space="preserve">09 </w:t>
              </w:r>
            </w:ins>
            <w:r w:rsidR="00232426">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EE7C97" w:rsidRPr="00323F2C" w14:paraId="6C82A092" w14:textId="77777777" w:rsidTr="00EE7C97">
        <w:trPr>
          <w:trHeight w:val="144"/>
        </w:trPr>
        <w:tc>
          <w:tcPr>
            <w:tcW w:w="11016" w:type="dxa"/>
            <w:gridSpan w:val="9"/>
          </w:tcPr>
          <w:p w14:paraId="609C7007" w14:textId="02E922B0" w:rsidR="00EE7C97" w:rsidRPr="002A1FF1" w:rsidRDefault="00EE7C97" w:rsidP="002A1FF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Design DWHR System Information</w:t>
            </w:r>
          </w:p>
        </w:tc>
      </w:tr>
      <w:tr w:rsidR="009F716A" w:rsidRPr="00323F2C" w14:paraId="53639B1E" w14:textId="77777777" w:rsidTr="00A57683">
        <w:trPr>
          <w:trHeight w:val="332"/>
        </w:trPr>
        <w:tc>
          <w:tcPr>
            <w:tcW w:w="1908" w:type="dxa"/>
            <w:gridSpan w:val="2"/>
          </w:tcPr>
          <w:p w14:paraId="53C00794" w14:textId="3E13E1A6"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30" w:type="dxa"/>
            <w:gridSpan w:val="3"/>
          </w:tcPr>
          <w:p w14:paraId="79B2F2B1" w14:textId="00868C64" w:rsidR="009F716A" w:rsidRPr="009D79A7" w:rsidRDefault="009F716A"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2880" w:type="dxa"/>
            <w:gridSpan w:val="2"/>
          </w:tcPr>
          <w:p w14:paraId="611570BA" w14:textId="44C48CC7"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798" w:type="dxa"/>
            <w:gridSpan w:val="2"/>
          </w:tcPr>
          <w:p w14:paraId="1BF64FE4" w14:textId="43598DD4" w:rsidR="009F716A" w:rsidRPr="009D79A7" w:rsidRDefault="009F716A" w:rsidP="00A5768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F716A" w:rsidRPr="00323F2C" w14:paraId="769D008B" w14:textId="77777777" w:rsidTr="00A57683">
        <w:trPr>
          <w:trHeight w:val="144"/>
        </w:trPr>
        <w:tc>
          <w:tcPr>
            <w:tcW w:w="1908" w:type="dxa"/>
            <w:gridSpan w:val="2"/>
          </w:tcPr>
          <w:p w14:paraId="4060781F" w14:textId="18B9D5F6" w:rsidR="009F716A"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30" w:type="dxa"/>
            <w:gridSpan w:val="3"/>
            <w:vAlign w:val="bottom"/>
          </w:tcPr>
          <w:p w14:paraId="4FED0318" w14:textId="70E0D1AA" w:rsidR="009F716A" w:rsidRPr="009D79A7" w:rsidDel="0014411D"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80" w:type="dxa"/>
            <w:gridSpan w:val="2"/>
            <w:vAlign w:val="bottom"/>
          </w:tcPr>
          <w:p w14:paraId="529C94A5" w14:textId="7BD84A0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798" w:type="dxa"/>
            <w:gridSpan w:val="2"/>
            <w:vAlign w:val="bottom"/>
          </w:tcPr>
          <w:p w14:paraId="43D5A80E" w14:textId="4B8607F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C16194" w:rsidRPr="00323F2C" w14:paraId="0943BA8B" w14:textId="77777777" w:rsidTr="00A57683">
        <w:trPr>
          <w:trHeight w:val="144"/>
        </w:trPr>
        <w:tc>
          <w:tcPr>
            <w:tcW w:w="1908" w:type="dxa"/>
            <w:gridSpan w:val="2"/>
          </w:tcPr>
          <w:p w14:paraId="6D1B373A" w14:textId="3A31F3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F349F6">
              <w:rPr>
                <w:rFonts w:asciiTheme="minorHAnsi" w:eastAsia="Times New Roman" w:hAnsiTheme="minorHAnsi" w:cstheme="minorHAnsi"/>
                <w:sz w:val="18"/>
                <w:szCs w:val="18"/>
              </w:rPr>
              <w:t>2</w:t>
            </w:r>
            <w:ins w:id="986" w:author="Markstrum, Alexis@Energy" w:date="2021-10-21T11:44:00Z">
              <w:r w:rsidR="008D55F7">
                <w:rPr>
                  <w:rFonts w:asciiTheme="minorHAnsi" w:eastAsia="Times New Roman" w:hAnsiTheme="minorHAnsi" w:cstheme="minorHAnsi"/>
                  <w:sz w:val="18"/>
                  <w:szCs w:val="18"/>
                </w:rPr>
                <w:t xml:space="preserve"> or </w:t>
              </w:r>
              <w:del w:id="987" w:author="Alhabibi, Haider@Energy" w:date="2022-01-25T16:52:00Z">
                <w:r w:rsidR="008D55F7" w:rsidDel="00007F2A">
                  <w:rPr>
                    <w:rFonts w:asciiTheme="minorHAnsi" w:eastAsia="Times New Roman" w:hAnsiTheme="minorHAnsi" w:cstheme="minorHAnsi"/>
                    <w:sz w:val="18"/>
                    <w:szCs w:val="18"/>
                  </w:rPr>
                  <w:delText>C</w:delText>
                </w:r>
              </w:del>
            </w:ins>
            <w:ins w:id="988" w:author="Alhabibi, Haider@Energy" w:date="2022-01-25T16:52:00Z">
              <w:r w:rsidR="00007F2A">
                <w:rPr>
                  <w:rFonts w:asciiTheme="minorHAnsi" w:eastAsia="Times New Roman" w:hAnsiTheme="minorHAnsi" w:cstheme="minorHAnsi"/>
                  <w:sz w:val="18"/>
                  <w:szCs w:val="18"/>
                </w:rPr>
                <w:t>A2-</w:t>
              </w:r>
            </w:ins>
            <w:ins w:id="989" w:author="Markstrum, Alexis@Energy" w:date="2021-10-21T11:44:00Z">
              <w:r w:rsidR="008D55F7">
                <w:rPr>
                  <w:rFonts w:asciiTheme="minorHAnsi" w:eastAsia="Times New Roman" w:hAnsiTheme="minorHAnsi" w:cstheme="minorHAnsi"/>
                  <w:sz w:val="18"/>
                  <w:szCs w:val="18"/>
                </w:rPr>
                <w:t>02</w:t>
              </w:r>
            </w:ins>
            <w:r>
              <w:rPr>
                <w:rFonts w:asciiTheme="minorHAnsi" w:eastAsia="Times New Roman" w:hAnsiTheme="minorHAnsi" w:cstheme="minorHAnsi"/>
                <w:sz w:val="18"/>
                <w:szCs w:val="18"/>
              </w:rPr>
              <w:t>&gt;&gt;</w:t>
            </w:r>
          </w:p>
        </w:tc>
        <w:tc>
          <w:tcPr>
            <w:tcW w:w="2430" w:type="dxa"/>
            <w:gridSpan w:val="3"/>
          </w:tcPr>
          <w:p w14:paraId="5CEDB376" w14:textId="77777777" w:rsidR="000A2CFB" w:rsidRDefault="00C16194"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w:t>
            </w:r>
            <w:r w:rsidR="000C2529">
              <w:rPr>
                <w:rFonts w:asciiTheme="minorHAnsi" w:eastAsia="Times New Roman" w:hAnsiTheme="minorHAnsi" w:cstheme="minorHAnsi"/>
                <w:sz w:val="18"/>
                <w:szCs w:val="18"/>
              </w:rPr>
              <w:t>If performance, r</w:t>
            </w:r>
            <w:r>
              <w:rPr>
                <w:rFonts w:asciiTheme="minorHAnsi" w:eastAsia="Times New Roman" w:hAnsiTheme="minorHAnsi" w:cstheme="minorHAnsi"/>
                <w:sz w:val="18"/>
                <w:szCs w:val="18"/>
              </w:rPr>
              <w:t xml:space="preserve">eference value from </w:t>
            </w:r>
            <w:r w:rsidR="000C2529">
              <w:rPr>
                <w:rFonts w:asciiTheme="minorHAnsi" w:eastAsia="Times New Roman" w:hAnsiTheme="minorHAnsi" w:cstheme="minorHAnsi"/>
                <w:sz w:val="18"/>
                <w:szCs w:val="18"/>
              </w:rPr>
              <w:t>CF1R-</w:t>
            </w:r>
            <w:r w:rsidR="000C2529" w:rsidRPr="00F035EE">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4822A5D4" w14:textId="457AE852" w:rsidR="00C16194" w:rsidRPr="009D79A7" w:rsidDel="0014411D"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w:t>
            </w:r>
            <w:r w:rsidR="00C16194">
              <w:rPr>
                <w:rFonts w:asciiTheme="minorHAnsi" w:eastAsia="Times New Roman" w:hAnsiTheme="minorHAnsi" w:cstheme="minorHAnsi"/>
                <w:sz w:val="18"/>
                <w:szCs w:val="18"/>
              </w:rPr>
              <w:t>&gt;&gt;</w:t>
            </w:r>
          </w:p>
        </w:tc>
        <w:tc>
          <w:tcPr>
            <w:tcW w:w="2880" w:type="dxa"/>
            <w:gridSpan w:val="2"/>
          </w:tcPr>
          <w:p w14:paraId="594ED29E" w14:textId="77777777" w:rsidR="000A2CFB"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w:t>
            </w:r>
            <w:r w:rsidRPr="00B97E66">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7440964C" w14:textId="060BE415" w:rsidR="00C16194" w:rsidRPr="009D79A7"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c>
          <w:tcPr>
            <w:tcW w:w="3798" w:type="dxa"/>
            <w:gridSpan w:val="2"/>
          </w:tcPr>
          <w:p w14:paraId="5B1DF4AD" w14:textId="77777777" w:rsidR="00976C25"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w:t>
            </w:r>
            <w:r w:rsidRPr="00F035EE">
              <w:rPr>
                <w:rFonts w:asciiTheme="minorHAnsi" w:eastAsia="Times New Roman" w:hAnsiTheme="minorHAnsi" w:cstheme="minorHAnsi"/>
                <w:sz w:val="18"/>
                <w:szCs w:val="18"/>
              </w:rPr>
              <w:t>PRF</w:t>
            </w:r>
          </w:p>
          <w:p w14:paraId="2DD6172C" w14:textId="7A14340F" w:rsidR="00C16194" w:rsidRPr="009D79A7" w:rsidRDefault="00976C25"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r>
      <w:tr w:rsidR="00C16194" w:rsidRPr="00323F2C" w14:paraId="410A1017" w14:textId="77777777" w:rsidTr="00A57683">
        <w:trPr>
          <w:trHeight w:val="144"/>
        </w:trPr>
        <w:tc>
          <w:tcPr>
            <w:tcW w:w="1908" w:type="dxa"/>
            <w:gridSpan w:val="2"/>
          </w:tcPr>
          <w:p w14:paraId="146B37E1"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704B6490" w14:textId="77777777" w:rsidR="00C16194" w:rsidRPr="009D79A7" w:rsidDel="0014411D"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880" w:type="dxa"/>
            <w:gridSpan w:val="2"/>
          </w:tcPr>
          <w:p w14:paraId="175DE08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2"/>
          </w:tcPr>
          <w:p w14:paraId="69D23A0E"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0302EDD6" w14:textId="77777777" w:rsidTr="00EE7C97">
        <w:trPr>
          <w:trHeight w:val="144"/>
        </w:trPr>
        <w:tc>
          <w:tcPr>
            <w:tcW w:w="11016" w:type="dxa"/>
            <w:gridSpan w:val="9"/>
          </w:tcPr>
          <w:p w14:paraId="36A8C10D" w14:textId="727A7001" w:rsidR="00C16194" w:rsidRPr="002A1FF1"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Installed DWHR System Information</w:t>
            </w:r>
          </w:p>
        </w:tc>
      </w:tr>
      <w:tr w:rsidR="00C16194" w:rsidRPr="00323F2C" w14:paraId="2B3C54DA" w14:textId="77777777" w:rsidTr="00A57683">
        <w:trPr>
          <w:trHeight w:val="144"/>
        </w:trPr>
        <w:tc>
          <w:tcPr>
            <w:tcW w:w="1140" w:type="dxa"/>
            <w:vAlign w:val="bottom"/>
          </w:tcPr>
          <w:p w14:paraId="62A7B505" w14:textId="6BCAFD6F"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gridSpan w:val="2"/>
            <w:vAlign w:val="bottom"/>
          </w:tcPr>
          <w:p w14:paraId="56D87302" w14:textId="5AAFF4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59" w:type="dxa"/>
            <w:vAlign w:val="bottom"/>
          </w:tcPr>
          <w:p w14:paraId="48C0E6AC" w14:textId="1B4D662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179" w:type="dxa"/>
            <w:gridSpan w:val="2"/>
            <w:vAlign w:val="bottom"/>
          </w:tcPr>
          <w:p w14:paraId="2B5E313F" w14:textId="1A3DB2F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107" w:type="dxa"/>
            <w:vAlign w:val="bottom"/>
          </w:tcPr>
          <w:p w14:paraId="579412C8" w14:textId="39DA6E5C"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2064" w:type="dxa"/>
            <w:vAlign w:val="bottom"/>
          </w:tcPr>
          <w:p w14:paraId="66A154C7" w14:textId="26BBF84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34" w:type="dxa"/>
            <w:vAlign w:val="bottom"/>
          </w:tcPr>
          <w:p w14:paraId="563E3321" w14:textId="5C7F4776"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C16194" w:rsidRPr="00323F2C" w14:paraId="4FEA8DFE" w14:textId="77777777" w:rsidTr="00A57683">
        <w:trPr>
          <w:trHeight w:val="144"/>
        </w:trPr>
        <w:tc>
          <w:tcPr>
            <w:tcW w:w="1140" w:type="dxa"/>
            <w:vAlign w:val="bottom"/>
          </w:tcPr>
          <w:p w14:paraId="68540770" w14:textId="0BB05FD8"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gridSpan w:val="2"/>
            <w:vAlign w:val="bottom"/>
          </w:tcPr>
          <w:p w14:paraId="2F42BE11" w14:textId="08EF88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559" w:type="dxa"/>
            <w:vAlign w:val="bottom"/>
          </w:tcPr>
          <w:p w14:paraId="2E8268CB" w14:textId="223F253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179" w:type="dxa"/>
            <w:gridSpan w:val="2"/>
            <w:vAlign w:val="bottom"/>
          </w:tcPr>
          <w:p w14:paraId="5BFB0CAF" w14:textId="6B83FDD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107" w:type="dxa"/>
            <w:vAlign w:val="bottom"/>
          </w:tcPr>
          <w:p w14:paraId="4C96FEF5" w14:textId="5D7119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2064" w:type="dxa"/>
            <w:vAlign w:val="bottom"/>
          </w:tcPr>
          <w:p w14:paraId="57BFED18"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734" w:type="dxa"/>
            <w:vAlign w:val="bottom"/>
          </w:tcPr>
          <w:p w14:paraId="23DF372E"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78F7A7BA" w14:textId="44120AA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C16194" w:rsidRPr="00323F2C" w14:paraId="0CFF93EB" w14:textId="77777777" w:rsidTr="00A57683">
        <w:trPr>
          <w:trHeight w:val="188"/>
        </w:trPr>
        <w:tc>
          <w:tcPr>
            <w:tcW w:w="1140" w:type="dxa"/>
          </w:tcPr>
          <w:p w14:paraId="09E6E542" w14:textId="4C2F2177" w:rsidR="00C16194" w:rsidRPr="009D79A7" w:rsidRDefault="00F349F6"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del w:id="990" w:author="Markstrum, Alexis@Energy" w:date="2021-10-21T11:45:00Z">
              <w:r w:rsidDel="00B55A00">
                <w:rPr>
                  <w:rFonts w:asciiTheme="minorHAnsi" w:eastAsia="Times New Roman" w:hAnsiTheme="minorHAnsi" w:cstheme="minorHAnsi"/>
                  <w:sz w:val="18"/>
                  <w:szCs w:val="18"/>
                </w:rPr>
                <w:delText>A</w:delText>
              </w:r>
            </w:del>
            <w:ins w:id="991" w:author="Markstrum, Alexis@Energy" w:date="2021-10-21T11:45:00Z">
              <w:r w:rsidR="00B55A00">
                <w:rPr>
                  <w:rFonts w:asciiTheme="minorHAnsi" w:eastAsia="Times New Roman" w:hAnsiTheme="minorHAnsi" w:cstheme="minorHAnsi"/>
                  <w:sz w:val="18"/>
                  <w:szCs w:val="18"/>
                </w:rPr>
                <w:t>B</w:t>
              </w:r>
            </w:ins>
            <w:r>
              <w:rPr>
                <w:rFonts w:asciiTheme="minorHAnsi" w:eastAsia="Times New Roman" w:hAnsiTheme="minorHAnsi" w:cstheme="minorHAnsi"/>
                <w:sz w:val="18"/>
                <w:szCs w:val="18"/>
              </w:rPr>
              <w:t>02</w:t>
            </w:r>
            <w:ins w:id="992" w:author="Markstrum, Alexis@Energy" w:date="2021-10-21T11:45:00Z">
              <w:r w:rsidR="00B55A00">
                <w:rPr>
                  <w:rFonts w:asciiTheme="minorHAnsi" w:eastAsia="Times New Roman" w:hAnsiTheme="minorHAnsi" w:cstheme="minorHAnsi"/>
                  <w:sz w:val="18"/>
                  <w:szCs w:val="18"/>
                </w:rPr>
                <w:t xml:space="preserve"> or </w:t>
              </w:r>
              <w:del w:id="993" w:author="Alhabibi, Haider@Energy" w:date="2022-01-25T16:52:00Z">
                <w:r w:rsidR="00B55A00" w:rsidDel="002626A8">
                  <w:rPr>
                    <w:rFonts w:asciiTheme="minorHAnsi" w:eastAsia="Times New Roman" w:hAnsiTheme="minorHAnsi" w:cstheme="minorHAnsi"/>
                    <w:sz w:val="18"/>
                    <w:szCs w:val="18"/>
                  </w:rPr>
                  <w:delText>D</w:delText>
                </w:r>
              </w:del>
            </w:ins>
            <w:ins w:id="994" w:author="Alhabibi, Haider@Energy" w:date="2022-01-25T16:52:00Z">
              <w:r w:rsidR="002626A8">
                <w:rPr>
                  <w:rFonts w:asciiTheme="minorHAnsi" w:eastAsia="Times New Roman" w:hAnsiTheme="minorHAnsi" w:cstheme="minorHAnsi"/>
                  <w:sz w:val="18"/>
                  <w:szCs w:val="18"/>
                </w:rPr>
                <w:t>B2-</w:t>
              </w:r>
            </w:ins>
            <w:ins w:id="995" w:author="Markstrum, Alexis@Energy" w:date="2021-10-21T11:45:00Z">
              <w:r w:rsidR="00B55A00">
                <w:rPr>
                  <w:rFonts w:asciiTheme="minorHAnsi" w:eastAsia="Times New Roman" w:hAnsiTheme="minorHAnsi" w:cstheme="minorHAnsi"/>
                  <w:sz w:val="18"/>
                  <w:szCs w:val="18"/>
                </w:rPr>
                <w:t>02</w:t>
              </w:r>
            </w:ins>
            <w:r w:rsidR="00C16194">
              <w:rPr>
                <w:rFonts w:asciiTheme="minorHAnsi" w:eastAsia="Times New Roman" w:hAnsiTheme="minorHAnsi" w:cstheme="minorHAnsi"/>
                <w:sz w:val="18"/>
                <w:szCs w:val="18"/>
              </w:rPr>
              <w:t>&gt;&gt;</w:t>
            </w:r>
          </w:p>
        </w:tc>
        <w:tc>
          <w:tcPr>
            <w:tcW w:w="1233" w:type="dxa"/>
            <w:gridSpan w:val="2"/>
          </w:tcPr>
          <w:p w14:paraId="74563A30" w14:textId="7AAE4055"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559" w:type="dxa"/>
          </w:tcPr>
          <w:p w14:paraId="2B033960" w14:textId="6D0A631F"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179" w:type="dxa"/>
            <w:gridSpan w:val="2"/>
          </w:tcPr>
          <w:p w14:paraId="35BCEE1E" w14:textId="10DD5C6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w:t>
            </w:r>
            <w:r w:rsidR="00976C25">
              <w:rPr>
                <w:rFonts w:asciiTheme="minorHAnsi" w:eastAsia="Times New Roman" w:hAnsiTheme="minorHAnsi" w:cstheme="minorHAnsi"/>
                <w:sz w:val="18"/>
                <w:szCs w:val="18"/>
              </w:rPr>
              <w:t xml:space="preserve">value ≥ Rated Effectiveness in I02, </w:t>
            </w:r>
            <w:r>
              <w:rPr>
                <w:rFonts w:asciiTheme="minorHAnsi" w:eastAsia="Times New Roman" w:hAnsiTheme="minorHAnsi" w:cstheme="minorHAnsi"/>
                <w:sz w:val="18"/>
                <w:szCs w:val="18"/>
              </w:rPr>
              <w:t xml:space="preserve">range check: 0.42≤I03&lt;1 </w:t>
            </w:r>
            <w:r w:rsidRPr="009D79A7">
              <w:rPr>
                <w:rFonts w:asciiTheme="minorHAnsi" w:eastAsia="Times New Roman" w:hAnsiTheme="minorHAnsi" w:cstheme="minorHAnsi"/>
                <w:sz w:val="18"/>
                <w:szCs w:val="18"/>
              </w:rPr>
              <w:t>&gt;&gt;</w:t>
            </w:r>
          </w:p>
        </w:tc>
        <w:tc>
          <w:tcPr>
            <w:tcW w:w="2107" w:type="dxa"/>
          </w:tcPr>
          <w:p w14:paraId="4937259A" w14:textId="33ACEFF4" w:rsidR="00C16194"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&lt;&lt;</w:t>
            </w:r>
            <w:r w:rsidR="00976C25">
              <w:rPr>
                <w:rFonts w:asciiTheme="minorHAnsi" w:hAnsiTheme="minorHAnsi"/>
                <w:sz w:val="18"/>
                <w:szCs w:val="18"/>
              </w:rPr>
              <w:t xml:space="preserve">If performance, reference value from I03.  If prescriptive, </w:t>
            </w:r>
            <w:r w:rsidRPr="00FE60ED">
              <w:rPr>
                <w:rFonts w:asciiTheme="minorHAnsi" w:hAnsiTheme="minorHAnsi"/>
                <w:sz w:val="18"/>
                <w:szCs w:val="18"/>
              </w:rPr>
              <w:t>user pick from list:</w:t>
            </w:r>
          </w:p>
          <w:p w14:paraId="5D97E0E2" w14:textId="77777777" w:rsidR="00C16194" w:rsidRPr="005A507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C16194"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C16194" w:rsidRPr="009D79A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2064" w:type="dxa"/>
          </w:tcPr>
          <w:p w14:paraId="2F3AE271" w14:textId="602E46FE" w:rsidR="00C16194" w:rsidRPr="009D79A7" w:rsidRDefault="00C16194" w:rsidP="00976C25">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sidR="00976C25">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0&lt;I06≤100 </w:t>
            </w:r>
            <w:r w:rsidRPr="009D79A7">
              <w:rPr>
                <w:rFonts w:asciiTheme="minorHAnsi" w:eastAsia="Times New Roman" w:hAnsiTheme="minorHAnsi" w:cstheme="minorHAnsi"/>
                <w:sz w:val="18"/>
                <w:szCs w:val="18"/>
              </w:rPr>
              <w:t>&gt;&gt;</w:t>
            </w:r>
          </w:p>
        </w:tc>
        <w:tc>
          <w:tcPr>
            <w:tcW w:w="1734" w:type="dxa"/>
          </w:tcPr>
          <w:p w14:paraId="010DE464" w14:textId="41AEA7F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&lt;&lt;</w:t>
            </w:r>
            <w:proofErr w:type="gramStart"/>
            <w:r>
              <w:rPr>
                <w:rFonts w:asciiTheme="minorHAnsi" w:hAnsiTheme="minorHAnsi" w:cstheme="minorHAnsi"/>
                <w:sz w:val="18"/>
                <w:szCs w:val="18"/>
              </w:rPr>
              <w:t>user</w:t>
            </w:r>
            <w:proofErr w:type="gramEnd"/>
            <w:r>
              <w:rPr>
                <w:rFonts w:asciiTheme="minorHAnsi" w:hAnsiTheme="minorHAnsi" w:cstheme="minorHAnsi"/>
                <w:sz w:val="18"/>
                <w:szCs w:val="18"/>
              </w:rPr>
              <w:t xml:space="preserve"> select from list: Yes or No&gt;&gt;</w:t>
            </w:r>
          </w:p>
        </w:tc>
      </w:tr>
      <w:tr w:rsidR="00C16194" w:rsidRPr="00323F2C" w14:paraId="6FCEBAFC" w14:textId="77777777" w:rsidTr="00A57683">
        <w:trPr>
          <w:trHeight w:val="188"/>
        </w:trPr>
        <w:tc>
          <w:tcPr>
            <w:tcW w:w="1140" w:type="dxa"/>
          </w:tcPr>
          <w:p w14:paraId="65401A0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gridSpan w:val="2"/>
          </w:tcPr>
          <w:p w14:paraId="657FC3C9" w14:textId="79F5C9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9" w:type="dxa"/>
          </w:tcPr>
          <w:p w14:paraId="7186D494"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79" w:type="dxa"/>
            <w:gridSpan w:val="2"/>
          </w:tcPr>
          <w:p w14:paraId="5C9614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107" w:type="dxa"/>
          </w:tcPr>
          <w:p w14:paraId="049B3BCD"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64" w:type="dxa"/>
          </w:tcPr>
          <w:p w14:paraId="5251C78B"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34" w:type="dxa"/>
          </w:tcPr>
          <w:p w14:paraId="2660EF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13372191" w14:textId="77777777" w:rsidTr="00EE7C97">
        <w:trPr>
          <w:trHeight w:val="188"/>
        </w:trPr>
        <w:tc>
          <w:tcPr>
            <w:tcW w:w="1140" w:type="dxa"/>
          </w:tcPr>
          <w:p w14:paraId="125D28B5" w14:textId="4A9EC579"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876" w:type="dxa"/>
            <w:gridSpan w:val="8"/>
          </w:tcPr>
          <w:p w14:paraId="453EBF21" w14:textId="6F5A54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C16194" w:rsidRPr="00323F2C" w14:paraId="56DA45F1" w14:textId="77777777" w:rsidTr="00EE7C97">
        <w:trPr>
          <w:trHeight w:val="188"/>
        </w:trPr>
        <w:tc>
          <w:tcPr>
            <w:tcW w:w="1140" w:type="dxa"/>
          </w:tcPr>
          <w:p w14:paraId="6D8B6115" w14:textId="480A8C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876" w:type="dxa"/>
            <w:gridSpan w:val="8"/>
          </w:tcPr>
          <w:p w14:paraId="4CE3B66D" w14:textId="0F4C135B"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C16194" w:rsidRPr="00323F2C" w14:paraId="65A75D61" w14:textId="77777777" w:rsidTr="00EE7C97">
        <w:trPr>
          <w:trHeight w:val="188"/>
        </w:trPr>
        <w:tc>
          <w:tcPr>
            <w:tcW w:w="1140" w:type="dxa"/>
          </w:tcPr>
          <w:p w14:paraId="1CD0DFEC" w14:textId="57CDFF85"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876" w:type="dxa"/>
            <w:gridSpan w:val="8"/>
          </w:tcPr>
          <w:p w14:paraId="64427C4C" w14:textId="39E19848" w:rsidR="00C16194" w:rsidRPr="00935859"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C16194" w:rsidRPr="00323F2C" w14:paraId="2897199D" w14:textId="77777777" w:rsidTr="0014411D">
        <w:trPr>
          <w:trHeight w:val="260"/>
        </w:trPr>
        <w:tc>
          <w:tcPr>
            <w:tcW w:w="11016" w:type="dxa"/>
            <w:gridSpan w:val="9"/>
          </w:tcPr>
          <w:p w14:paraId="43DA4BB4" w14:textId="142B26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7D07AA51" w14:textId="0E06DBE7" w:rsidR="00E65CD8" w:rsidRPr="00236F4B"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10217"/>
      </w:tblGrid>
      <w:tr w:rsidR="000E1685" w:rsidRPr="00323F2C" w14:paraId="0F7F46AF" w14:textId="77777777" w:rsidTr="002626A8">
        <w:trPr>
          <w:trHeight w:hRule="exact" w:val="712"/>
          <w:tblHeader/>
        </w:trPr>
        <w:tc>
          <w:tcPr>
            <w:tcW w:w="11016" w:type="dxa"/>
            <w:gridSpan w:val="2"/>
            <w:tcBorders>
              <w:bottom w:val="single" w:sz="4" w:space="0" w:color="auto"/>
            </w:tcBorders>
          </w:tcPr>
          <w:p w14:paraId="0F7F46AB" w14:textId="7FA5BCF6" w:rsidR="000E1685" w:rsidRPr="00236F4B"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236F4B">
              <w:rPr>
                <w:rFonts w:asciiTheme="minorHAnsi" w:hAnsiTheme="minorHAnsi" w:cstheme="minorHAnsi"/>
                <w:b/>
                <w:sz w:val="18"/>
                <w:szCs w:val="18"/>
              </w:rPr>
              <w:t>.</w:t>
            </w:r>
            <w:r w:rsidR="000E1685" w:rsidRPr="00236F4B">
              <w:rPr>
                <w:rFonts w:asciiTheme="minorHAnsi" w:hAnsiTheme="minorHAnsi" w:cstheme="minorHAnsi"/>
                <w:b/>
                <w:sz w:val="18"/>
                <w:szCs w:val="18"/>
              </w:rPr>
              <w:t xml:space="preserve"> HERS-Verified Pipe Insulation </w:t>
            </w:r>
            <w:r w:rsidR="0065796D" w:rsidRPr="00236F4B">
              <w:rPr>
                <w:rFonts w:asciiTheme="minorHAnsi" w:hAnsiTheme="minorHAnsi" w:cstheme="minorHAnsi"/>
                <w:b/>
                <w:sz w:val="18"/>
                <w:szCs w:val="18"/>
              </w:rPr>
              <w:t>Credit</w:t>
            </w:r>
            <w:r w:rsidR="001938BC" w:rsidRPr="00236F4B">
              <w:rPr>
                <w:rFonts w:asciiTheme="minorHAnsi" w:hAnsiTheme="minorHAnsi" w:cstheme="minorHAnsi"/>
                <w:b/>
                <w:sz w:val="18"/>
                <w:szCs w:val="18"/>
              </w:rPr>
              <w:t xml:space="preserve"> Requirements</w:t>
            </w:r>
            <w:r w:rsidR="00B04692" w:rsidRPr="00236F4B">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259EF">
              <w:rPr>
                <w:rFonts w:asciiTheme="minorHAnsi" w:hAnsiTheme="minorHAnsi" w:cstheme="minorHAnsi"/>
                <w:sz w:val="18"/>
                <w:szCs w:val="18"/>
              </w:rPr>
              <w:t>(RA3.6.3)</w:t>
            </w:r>
          </w:p>
          <w:p w14:paraId="1E9943C9" w14:textId="77777777" w:rsidR="002E14A5" w:rsidRDefault="001938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AD" w14:textId="6DCF3952" w:rsidR="007305A1" w:rsidRPr="00236F4B" w:rsidRDefault="007305A1"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&lt;&lt;If </w:t>
            </w:r>
            <w:r w:rsidR="00F96517" w:rsidRPr="00236F4B">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F349F6">
              <w:rPr>
                <w:rFonts w:asciiTheme="minorHAnsi" w:hAnsiTheme="minorHAnsi" w:cstheme="minorHAnsi"/>
                <w:sz w:val="18"/>
                <w:szCs w:val="18"/>
              </w:rPr>
              <w:t>10</w:t>
            </w:r>
            <w:r w:rsidR="00FF28D5" w:rsidRPr="00236F4B">
              <w:rPr>
                <w:rFonts w:asciiTheme="minorHAnsi" w:hAnsiTheme="minorHAnsi" w:cstheme="minorHAnsi"/>
                <w:sz w:val="18"/>
                <w:szCs w:val="18"/>
              </w:rPr>
              <w:t xml:space="preserve"> </w:t>
            </w:r>
            <w:ins w:id="996" w:author="Markstrum, Alexis@Energy" w:date="2021-10-21T11:46:00Z">
              <w:r w:rsidR="008275A6">
                <w:rPr>
                  <w:rFonts w:asciiTheme="minorHAnsi" w:hAnsiTheme="minorHAnsi" w:cstheme="minorHAnsi"/>
                  <w:sz w:val="18"/>
                  <w:szCs w:val="18"/>
                </w:rPr>
                <w:t xml:space="preserve">or </w:t>
              </w:r>
              <w:del w:id="997" w:author="Alhabibi, Haider@Energy" w:date="2022-01-25T16:53:00Z">
                <w:r w:rsidR="008275A6" w:rsidDel="002626A8">
                  <w:rPr>
                    <w:rFonts w:asciiTheme="minorHAnsi" w:hAnsiTheme="minorHAnsi" w:cstheme="minorHAnsi"/>
                    <w:sz w:val="18"/>
                    <w:szCs w:val="18"/>
                  </w:rPr>
                  <w:delText>C</w:delText>
                </w:r>
              </w:del>
            </w:ins>
            <w:ins w:id="998" w:author="Alhabibi, Haider@Energy" w:date="2022-01-25T16:53:00Z">
              <w:r w:rsidR="002626A8">
                <w:rPr>
                  <w:rFonts w:asciiTheme="minorHAnsi" w:hAnsiTheme="minorHAnsi" w:cstheme="minorHAnsi"/>
                  <w:sz w:val="18"/>
                  <w:szCs w:val="18"/>
                </w:rPr>
                <w:t>A2-</w:t>
              </w:r>
            </w:ins>
            <w:ins w:id="999" w:author="Markstrum, Alexis@Energy" w:date="2021-10-21T11:46:00Z">
              <w:r w:rsidR="008275A6">
                <w:rPr>
                  <w:rFonts w:asciiTheme="minorHAnsi" w:hAnsiTheme="minorHAnsi" w:cstheme="minorHAnsi"/>
                  <w:sz w:val="18"/>
                  <w:szCs w:val="18"/>
                </w:rPr>
                <w:t xml:space="preserve">07 </w:t>
              </w:r>
            </w:ins>
            <w:r w:rsidR="00F96517" w:rsidRPr="00236F4B">
              <w:rPr>
                <w:rFonts w:asciiTheme="minorHAnsi" w:hAnsiTheme="minorHAnsi" w:cstheme="minorHAnsi"/>
                <w:sz w:val="18"/>
                <w:szCs w:val="18"/>
              </w:rPr>
              <w:t>that have a value =</w:t>
            </w:r>
            <w:r w:rsidR="00F4590C" w:rsidRPr="00236F4B">
              <w:rPr>
                <w:rFonts w:asciiTheme="minorHAnsi" w:hAnsiTheme="minorHAnsi" w:cstheme="minorHAnsi"/>
                <w:sz w:val="18"/>
                <w:szCs w:val="18"/>
              </w:rPr>
              <w:t xml:space="preserve"> “</w:t>
            </w:r>
            <w:r w:rsidR="00A82A43" w:rsidRPr="00236F4B">
              <w:rPr>
                <w:rFonts w:asciiTheme="minorHAnsi" w:hAnsiTheme="minorHAnsi" w:cstheme="minorHAnsi"/>
                <w:sz w:val="18"/>
                <w:szCs w:val="18"/>
              </w:rPr>
              <w:t xml:space="preserve">HERS-Verified Pipe Insulation </w:t>
            </w:r>
            <w:r w:rsidR="0065796D" w:rsidRPr="00236F4B">
              <w:rPr>
                <w:rFonts w:asciiTheme="minorHAnsi" w:hAnsiTheme="minorHAnsi" w:cstheme="minorHAnsi"/>
                <w:sz w:val="18"/>
                <w:szCs w:val="18"/>
              </w:rPr>
              <w:t>Credit</w:t>
            </w:r>
            <w:r w:rsidR="00F4590C" w:rsidRPr="00236F4B">
              <w:rPr>
                <w:rFonts w:asciiTheme="minorHAnsi" w:hAnsiTheme="minorHAnsi" w:cstheme="minorHAnsi"/>
                <w:sz w:val="18"/>
                <w:szCs w:val="18"/>
              </w:rPr>
              <w:t>”</w:t>
            </w:r>
            <w:r w:rsidRPr="00236F4B">
              <w:rPr>
                <w:rFonts w:asciiTheme="minorHAnsi" w:hAnsiTheme="minorHAnsi" w:cstheme="minorHAnsi"/>
                <w:sz w:val="18"/>
                <w:szCs w:val="18"/>
              </w:rPr>
              <w:t>, then display the "section does not apply" message</w:t>
            </w:r>
            <w:r w:rsidR="00F4590C" w:rsidRPr="00236F4B">
              <w:rPr>
                <w:rFonts w:asciiTheme="minorHAnsi" w:hAnsiTheme="minorHAnsi" w:cstheme="minorHAnsi"/>
                <w:sz w:val="18"/>
                <w:szCs w:val="18"/>
              </w:rPr>
              <w:t xml:space="preserve">; else display this entire table </w:t>
            </w:r>
            <w:r w:rsidRPr="00236F4B">
              <w:rPr>
                <w:rFonts w:asciiTheme="minorHAnsi" w:hAnsiTheme="minorHAnsi" w:cstheme="minorHAnsi"/>
                <w:sz w:val="18"/>
                <w:szCs w:val="18"/>
              </w:rPr>
              <w:t>&gt;&gt;</w:t>
            </w:r>
          </w:p>
          <w:p w14:paraId="0F7F46AE" w14:textId="77777777" w:rsidR="000E1685" w:rsidRPr="00236F4B"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A956FB">
        <w:trPr>
          <w:trHeight w:hRule="exact" w:val="361"/>
          <w:tblHeader/>
        </w:trPr>
        <w:tc>
          <w:tcPr>
            <w:tcW w:w="577" w:type="dxa"/>
            <w:vAlign w:val="center"/>
          </w:tcPr>
          <w:p w14:paraId="0F7F46B0" w14:textId="77777777"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9" w:type="dxa"/>
            <w:vAlign w:val="center"/>
          </w:tcPr>
          <w:p w14:paraId="0F7F46B1" w14:textId="1E9BDACC"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r w:rsidR="002E14A5">
              <w:rPr>
                <w:rFonts w:asciiTheme="minorHAnsi" w:hAnsiTheme="minorHAnsi" w:cstheme="minorHAnsi"/>
                <w:sz w:val="18"/>
                <w:szCs w:val="18"/>
              </w:rPr>
              <w:t>complies</w:t>
            </w:r>
            <w:r w:rsidR="002E14A5" w:rsidRPr="000E6E7E">
              <w:rPr>
                <w:rFonts w:asciiTheme="minorHAnsi" w:hAnsiTheme="minorHAnsi" w:cstheme="minorHAnsi"/>
                <w:sz w:val="18"/>
                <w:szCs w:val="18"/>
              </w:rPr>
              <w:t xml:space="preserve"> </w:t>
            </w:r>
            <w:r w:rsidRPr="000E6E7E">
              <w:rPr>
                <w:rFonts w:asciiTheme="minorHAnsi" w:hAnsiTheme="minorHAnsi" w:cstheme="minorHAnsi"/>
                <w:sz w:val="18"/>
                <w:szCs w:val="18"/>
              </w:rPr>
              <w:t xml:space="preserve">with the insulation requirements in </w:t>
            </w:r>
            <w:r>
              <w:rPr>
                <w:rFonts w:asciiTheme="minorHAnsi" w:hAnsiTheme="minorHAnsi" w:cstheme="minorHAnsi"/>
                <w:sz w:val="18"/>
                <w:szCs w:val="18"/>
              </w:rPr>
              <w:t>150.0(J).</w:t>
            </w:r>
          </w:p>
        </w:tc>
      </w:tr>
      <w:tr w:rsidR="000E1685" w:rsidRPr="00323F2C" w14:paraId="0F7F46B5" w14:textId="77777777" w:rsidTr="00A956FB">
        <w:trPr>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849F0" w:rsidRDefault="000E1685" w:rsidP="00AE6068">
            <w:pPr>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B4" w14:textId="77777777" w:rsidR="000E1685" w:rsidRPr="001E3511" w:rsidRDefault="000E1685" w:rsidP="00AE6068">
            <w:pPr>
              <w:spacing w:after="0" w:line="240" w:lineRule="auto"/>
              <w:rPr>
                <w:rFonts w:asciiTheme="minorHAnsi" w:hAnsiTheme="minorHAnsi" w:cstheme="minorHAnsi"/>
                <w:b/>
                <w:sz w:val="18"/>
                <w:szCs w:val="18"/>
              </w:rPr>
            </w:pPr>
          </w:p>
        </w:tc>
      </w:tr>
    </w:tbl>
    <w:p w14:paraId="0F7F46B6" w14:textId="77777777" w:rsidR="000E1685" w:rsidRPr="00236F4B"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0215"/>
      </w:tblGrid>
      <w:tr w:rsidR="00064F9C" w:rsidRPr="00323F2C" w14:paraId="0F7F46BA" w14:textId="77777777" w:rsidTr="00236F4B">
        <w:trPr>
          <w:trHeight w:hRule="exact" w:val="712"/>
          <w:tblHeader/>
        </w:trPr>
        <w:tc>
          <w:tcPr>
            <w:tcW w:w="10998" w:type="dxa"/>
            <w:gridSpan w:val="2"/>
            <w:tcBorders>
              <w:bottom w:val="single" w:sz="4" w:space="0" w:color="auto"/>
            </w:tcBorders>
          </w:tcPr>
          <w:p w14:paraId="0F7F46B7" w14:textId="08AA7993" w:rsidR="00064F9C" w:rsidRPr="00236F4B"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064F9C" w:rsidRPr="00236F4B">
              <w:rPr>
                <w:rFonts w:asciiTheme="minorHAnsi" w:hAnsiTheme="minorHAnsi" w:cstheme="minorHAnsi"/>
                <w:b/>
                <w:sz w:val="18"/>
                <w:szCs w:val="18"/>
              </w:rPr>
              <w:t xml:space="preserve">. HERS-Verified Parallel Piping </w:t>
            </w:r>
            <w:r w:rsidR="001938BC" w:rsidRPr="00236F4B">
              <w:rPr>
                <w:rFonts w:asciiTheme="minorHAnsi" w:hAnsiTheme="minorHAnsi" w:cstheme="minorHAnsi"/>
                <w:b/>
                <w:sz w:val="18"/>
                <w:szCs w:val="18"/>
              </w:rPr>
              <w:t>Requirements</w:t>
            </w:r>
            <w:r w:rsidR="00DF32C1">
              <w:rPr>
                <w:rFonts w:asciiTheme="minorHAnsi" w:hAnsiTheme="minorHAnsi" w:cstheme="minorHAnsi"/>
                <w:b/>
                <w:sz w:val="18"/>
                <w:szCs w:val="18"/>
              </w:rPr>
              <w:t xml:space="preserve"> (PP-H)</w:t>
            </w:r>
            <w:r w:rsidR="00DF32C1" w:rsidRPr="00A259EF">
              <w:rPr>
                <w:rFonts w:asciiTheme="minorHAnsi" w:hAnsiTheme="minorHAnsi" w:cstheme="minorHAnsi"/>
                <w:sz w:val="18"/>
                <w:szCs w:val="18"/>
              </w:rPr>
              <w:t xml:space="preserve"> </w:t>
            </w:r>
            <w:r w:rsidR="00777ED6" w:rsidRPr="00A259EF">
              <w:rPr>
                <w:rFonts w:asciiTheme="minorHAnsi" w:hAnsiTheme="minorHAnsi" w:cstheme="minorHAnsi"/>
                <w:sz w:val="18"/>
                <w:szCs w:val="18"/>
              </w:rPr>
              <w:t>(</w:t>
            </w:r>
            <w:r w:rsidR="00B04692" w:rsidRPr="00A259EF">
              <w:rPr>
                <w:rFonts w:asciiTheme="minorHAnsi" w:hAnsiTheme="minorHAnsi" w:cstheme="minorHAnsi"/>
                <w:sz w:val="18"/>
                <w:szCs w:val="18"/>
              </w:rPr>
              <w:t>RA3.6.4)</w:t>
            </w:r>
          </w:p>
          <w:p w14:paraId="04EF1139" w14:textId="77777777" w:rsidR="00825ED4"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B9" w14:textId="4A892B1C" w:rsidR="009269B2" w:rsidRPr="00236F4B"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ins w:id="1000" w:author="Markstrum, Alexis@Energy" w:date="2021-10-21T11:47:00Z">
              <w:r w:rsidR="0030216A">
                <w:rPr>
                  <w:rFonts w:asciiTheme="minorHAnsi" w:hAnsiTheme="minorHAnsi" w:cstheme="minorHAnsi"/>
                  <w:sz w:val="18"/>
                  <w:szCs w:val="20"/>
                </w:rPr>
                <w:t xml:space="preserve"> or </w:t>
              </w:r>
              <w:del w:id="1001" w:author="Alhabibi, Haider@Energy" w:date="2022-01-25T17:00:00Z">
                <w:r w:rsidR="0030216A" w:rsidDel="002B1B1D">
                  <w:rPr>
                    <w:rFonts w:asciiTheme="minorHAnsi" w:hAnsiTheme="minorHAnsi" w:cstheme="minorHAnsi"/>
                    <w:sz w:val="18"/>
                    <w:szCs w:val="20"/>
                  </w:rPr>
                  <w:delText>C</w:delText>
                </w:r>
              </w:del>
            </w:ins>
            <w:ins w:id="1002" w:author="Alhabibi, Haider@Energy" w:date="2022-01-25T17:00:00Z">
              <w:r w:rsidR="002B1B1D">
                <w:rPr>
                  <w:rFonts w:asciiTheme="minorHAnsi" w:hAnsiTheme="minorHAnsi" w:cstheme="minorHAnsi"/>
                  <w:sz w:val="18"/>
                  <w:szCs w:val="20"/>
                </w:rPr>
                <w:t>A2-</w:t>
              </w:r>
            </w:ins>
            <w:ins w:id="1003" w:author="Markstrum, Alexis@Energy" w:date="2021-10-21T11:47:00Z">
              <w:r w:rsidR="0030216A">
                <w:rPr>
                  <w:rFonts w:asciiTheme="minorHAnsi" w:hAnsiTheme="minorHAnsi" w:cstheme="minorHAnsi"/>
                  <w:sz w:val="18"/>
                  <w:szCs w:val="20"/>
                </w:rPr>
                <w:t>07</w:t>
              </w:r>
            </w:ins>
            <w:r w:rsidRPr="00641F8E">
              <w:rPr>
                <w:rFonts w:asciiTheme="minorHAnsi" w:hAnsiTheme="minorHAnsi" w:cstheme="minorHAnsi"/>
                <w:sz w:val="18"/>
                <w:szCs w:val="20"/>
              </w:rPr>
              <w:t xml:space="preserve"> = “</w:t>
            </w:r>
            <w:r>
              <w:rPr>
                <w:rFonts w:asciiTheme="minorHAnsi" w:hAnsiTheme="minorHAnsi" w:cstheme="minorHAnsi"/>
                <w:sz w:val="18"/>
                <w:szCs w:val="20"/>
              </w:rPr>
              <w:t>HERS-Verified Parallel Piping</w:t>
            </w:r>
            <w:r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36F4B">
        <w:trPr>
          <w:trHeight w:hRule="exact" w:val="288"/>
          <w:tblHeader/>
        </w:trPr>
        <w:tc>
          <w:tcPr>
            <w:tcW w:w="562" w:type="dxa"/>
            <w:vAlign w:val="center"/>
          </w:tcPr>
          <w:p w14:paraId="0F7F46BB"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6" w:type="dxa"/>
            <w:vAlign w:val="center"/>
          </w:tcPr>
          <w:p w14:paraId="0F7F46BC" w14:textId="0E30D09D"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36F4B">
        <w:trPr>
          <w:trHeight w:hRule="exact" w:val="288"/>
          <w:tblHeader/>
        </w:trPr>
        <w:tc>
          <w:tcPr>
            <w:tcW w:w="562" w:type="dxa"/>
            <w:vAlign w:val="center"/>
          </w:tcPr>
          <w:p w14:paraId="0F7F46BE"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02</w:t>
            </w:r>
          </w:p>
        </w:tc>
        <w:tc>
          <w:tcPr>
            <w:tcW w:w="10436" w:type="dxa"/>
            <w:vAlign w:val="center"/>
          </w:tcPr>
          <w:p w14:paraId="0F7F46BF" w14:textId="01BFDCCC" w:rsidR="00CC3747" w:rsidRPr="00236F4B"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36F4B">
        <w:trPr>
          <w:trHeight w:hRule="exact" w:val="532"/>
          <w:tblHeader/>
        </w:trPr>
        <w:tc>
          <w:tcPr>
            <w:tcW w:w="562" w:type="dxa"/>
            <w:vAlign w:val="center"/>
          </w:tcPr>
          <w:p w14:paraId="0F7F46C1"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03</w:t>
            </w:r>
          </w:p>
        </w:tc>
        <w:tc>
          <w:tcPr>
            <w:tcW w:w="10436" w:type="dxa"/>
            <w:vAlign w:val="center"/>
          </w:tcPr>
          <w:p w14:paraId="0F7F46C2" w14:textId="388635B5"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36F4B">
        <w:trPr>
          <w:trHeight w:hRule="exact" w:val="775"/>
          <w:tblHeader/>
        </w:trPr>
        <w:tc>
          <w:tcPr>
            <w:tcW w:w="562" w:type="dxa"/>
            <w:vAlign w:val="center"/>
          </w:tcPr>
          <w:p w14:paraId="0F7F46C4"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04</w:t>
            </w:r>
          </w:p>
        </w:tc>
        <w:tc>
          <w:tcPr>
            <w:tcW w:w="10436" w:type="dxa"/>
            <w:vAlign w:val="center"/>
          </w:tcPr>
          <w:p w14:paraId="0F7F46C5" w14:textId="3071ED84" w:rsidR="00CC3747" w:rsidRPr="00236F4B"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092950"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 and at least </w:t>
            </w:r>
            <w:r w:rsidR="00092950" w:rsidRPr="00236F4B">
              <w:rPr>
                <w:rFonts w:asciiTheme="minorHAnsi" w:hAnsiTheme="minorHAnsi" w:cstheme="minorHAnsi"/>
                <w:sz w:val="18"/>
                <w:szCs w:val="18"/>
              </w:rPr>
              <w:t>6</w:t>
            </w:r>
            <w:r w:rsidRPr="00236F4B">
              <w:rPr>
                <w:rFonts w:asciiTheme="minorHAnsi" w:hAnsiTheme="minorHAnsi" w:cstheme="minorHAnsi"/>
                <w:sz w:val="18"/>
                <w:szCs w:val="18"/>
              </w:rPr>
              <w:t xml:space="preserve"> inches from any </w:t>
            </w:r>
            <w:proofErr w:type="gramStart"/>
            <w:r w:rsidRPr="00236F4B">
              <w:rPr>
                <w:rFonts w:asciiTheme="minorHAnsi" w:hAnsiTheme="minorHAnsi" w:cstheme="minorHAnsi"/>
                <w:sz w:val="18"/>
                <w:szCs w:val="18"/>
              </w:rPr>
              <w:t>cold water</w:t>
            </w:r>
            <w:proofErr w:type="gramEnd"/>
            <w:r w:rsidRPr="00236F4B">
              <w:rPr>
                <w:rFonts w:asciiTheme="minorHAnsi" w:hAnsiTheme="minorHAnsi" w:cstheme="minorHAnsi"/>
                <w:sz w:val="18"/>
                <w:szCs w:val="18"/>
              </w:rPr>
              <w:t xml:space="preserve"> supply piping.  Alternatively, the hot water supply piping must be insulated to the thicknesses shown in TABLE 120.3-A. (RA 4.4.4)</w:t>
            </w:r>
          </w:p>
        </w:tc>
      </w:tr>
      <w:tr w:rsidR="000E1685" w:rsidRPr="00323F2C" w14:paraId="0F7F46C9" w14:textId="77777777" w:rsidTr="00236F4B">
        <w:trPr>
          <w:trHeight w:hRule="exact" w:val="288"/>
          <w:tblHeader/>
        </w:trPr>
        <w:tc>
          <w:tcPr>
            <w:tcW w:w="10998" w:type="dxa"/>
            <w:gridSpan w:val="2"/>
            <w:tcBorders>
              <w:top w:val="single" w:sz="4" w:space="0" w:color="000000"/>
              <w:left w:val="single" w:sz="4" w:space="0" w:color="000000"/>
              <w:bottom w:val="single" w:sz="4" w:space="0" w:color="auto"/>
              <w:right w:val="single" w:sz="4" w:space="0" w:color="000000"/>
            </w:tcBorders>
          </w:tcPr>
          <w:p w14:paraId="0F7F46C7" w14:textId="77777777" w:rsidR="000E1685" w:rsidRPr="000849F0"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C8" w14:textId="77777777" w:rsidR="000E1685" w:rsidRPr="001E3511"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bl>
    <w:p w14:paraId="795355A1" w14:textId="77777777" w:rsidR="00641F8E" w:rsidRPr="00236F4B"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63E15D68"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lastRenderedPageBreak/>
              <w:t xml:space="preserve">L. Parallel Piping Requirements (PP) </w:t>
            </w:r>
            <w:r w:rsidRPr="00175066">
              <w:rPr>
                <w:rFonts w:asciiTheme="minorHAnsi" w:hAnsiTheme="minorHAnsi" w:cstheme="minorHAnsi"/>
                <w:sz w:val="20"/>
                <w:szCs w:val="20"/>
              </w:rPr>
              <w:t>(RA4.4.4)</w:t>
            </w:r>
          </w:p>
          <w:p w14:paraId="078FE049" w14:textId="77777777"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p>
          <w:p w14:paraId="3F15B1F7" w14:textId="5F7A8DE5" w:rsidR="00641F8E" w:rsidRPr="00641F8E"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ins w:id="1004" w:author="Markstrum, Alexis@Energy" w:date="2021-10-21T11:47:00Z">
              <w:r w:rsidR="0030216A">
                <w:rPr>
                  <w:rFonts w:asciiTheme="minorHAnsi" w:hAnsiTheme="minorHAnsi" w:cstheme="minorHAnsi"/>
                  <w:sz w:val="18"/>
                  <w:szCs w:val="20"/>
                </w:rPr>
                <w:t xml:space="preserve"> or </w:t>
              </w:r>
              <w:del w:id="1005" w:author="Alhabibi, Haider@Energy" w:date="2022-01-25T17:00:00Z">
                <w:r w:rsidR="0030216A" w:rsidDel="005356DE">
                  <w:rPr>
                    <w:rFonts w:asciiTheme="minorHAnsi" w:hAnsiTheme="minorHAnsi" w:cstheme="minorHAnsi"/>
                    <w:sz w:val="18"/>
                    <w:szCs w:val="20"/>
                  </w:rPr>
                  <w:delText>C</w:delText>
                </w:r>
              </w:del>
            </w:ins>
            <w:ins w:id="1006" w:author="Alhabibi, Haider@Energy" w:date="2022-01-25T17:00:00Z">
              <w:r w:rsidR="005356DE">
                <w:rPr>
                  <w:rFonts w:asciiTheme="minorHAnsi" w:hAnsiTheme="minorHAnsi" w:cstheme="minorHAnsi"/>
                  <w:sz w:val="18"/>
                  <w:szCs w:val="20"/>
                </w:rPr>
                <w:t>A2-</w:t>
              </w:r>
            </w:ins>
            <w:ins w:id="1007" w:author="Markstrum, Alexis@Energy" w:date="2021-10-21T11:47:00Z">
              <w:r w:rsidR="0030216A">
                <w:rPr>
                  <w:rFonts w:asciiTheme="minorHAnsi" w:hAnsiTheme="minorHAnsi" w:cstheme="minorHAnsi"/>
                  <w:sz w:val="18"/>
                  <w:szCs w:val="20"/>
                </w:rPr>
                <w:t>07</w:t>
              </w:r>
            </w:ins>
            <w:r w:rsidRPr="00641F8E">
              <w:rPr>
                <w:rFonts w:asciiTheme="minorHAnsi" w:hAnsiTheme="minorHAnsi" w:cstheme="minorHAnsi"/>
                <w:sz w:val="18"/>
                <w:szCs w:val="20"/>
              </w:rPr>
              <w:t xml:space="preserve"> = “</w:t>
            </w:r>
            <w:r>
              <w:rPr>
                <w:rFonts w:asciiTheme="minorHAnsi" w:hAnsiTheme="minorHAnsi" w:cstheme="minorHAnsi"/>
                <w:sz w:val="18"/>
                <w:szCs w:val="20"/>
              </w:rPr>
              <w:t>Parallel Piping</w:t>
            </w:r>
            <w:r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368" w:type="dxa"/>
            <w:vAlign w:val="center"/>
          </w:tcPr>
          <w:p w14:paraId="0BF8E796" w14:textId="5C25996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Each central manifold has 15 feet or less of pipe between manifold and water heater</w:t>
            </w:r>
            <w:r w:rsidR="002E14A5">
              <w:rPr>
                <w:rFonts w:asciiTheme="minorHAnsi" w:hAnsiTheme="minorHAnsi" w:cstheme="minorHAnsi"/>
                <w:sz w:val="18"/>
                <w:szCs w:val="20"/>
              </w:rPr>
              <w:t>.</w:t>
            </w:r>
          </w:p>
        </w:tc>
      </w:tr>
      <w:tr w:rsidR="00641F8E" w:rsidRPr="00641F8E" w14:paraId="0F072DFA" w14:textId="77777777" w:rsidTr="00E20AD9">
        <w:trPr>
          <w:cantSplit/>
          <w:trHeight w:val="288"/>
          <w:tblHeader/>
        </w:trPr>
        <w:tc>
          <w:tcPr>
            <w:tcW w:w="648" w:type="dxa"/>
            <w:vAlign w:val="center"/>
          </w:tcPr>
          <w:p w14:paraId="349691A0"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03</w:t>
            </w:r>
          </w:p>
        </w:tc>
        <w:tc>
          <w:tcPr>
            <w:tcW w:w="10368" w:type="dxa"/>
            <w:vAlign w:val="center"/>
          </w:tcPr>
          <w:p w14:paraId="1CB331E7" w14:textId="4BF7C9A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E14A5">
              <w:rPr>
                <w:rFonts w:asciiTheme="minorHAnsi" w:hAnsiTheme="minorHAnsi" w:cstheme="minorHAnsi"/>
                <w:sz w:val="18"/>
                <w:szCs w:val="20"/>
              </w:rPr>
              <w:t>.</w:t>
            </w:r>
          </w:p>
        </w:tc>
      </w:tr>
      <w:tr w:rsidR="00641F8E" w:rsidRPr="00641F8E" w14:paraId="4C45A347" w14:textId="77777777" w:rsidTr="00E20AD9">
        <w:trPr>
          <w:cantSplit/>
          <w:trHeight w:val="288"/>
          <w:tblHeader/>
        </w:trPr>
        <w:tc>
          <w:tcPr>
            <w:tcW w:w="648" w:type="dxa"/>
            <w:vAlign w:val="center"/>
          </w:tcPr>
          <w:p w14:paraId="649E1572"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04</w:t>
            </w:r>
          </w:p>
        </w:tc>
        <w:tc>
          <w:tcPr>
            <w:tcW w:w="10368" w:type="dxa"/>
            <w:vAlign w:val="center"/>
          </w:tcPr>
          <w:p w14:paraId="1FA9B306" w14:textId="2979ECD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w:t>
            </w:r>
            <w:proofErr w:type="gramStart"/>
            <w:r w:rsidRPr="00641F8E">
              <w:rPr>
                <w:rFonts w:asciiTheme="minorHAnsi" w:hAnsiTheme="minorHAnsi" w:cstheme="minorHAnsi"/>
                <w:sz w:val="18"/>
                <w:szCs w:val="20"/>
              </w:rPr>
              <w:t>cold water</w:t>
            </w:r>
            <w:proofErr w:type="gramEnd"/>
            <w:r w:rsidRPr="00641F8E">
              <w:rPr>
                <w:rFonts w:asciiTheme="minorHAnsi" w:hAnsiTheme="minorHAnsi" w:cstheme="minorHAnsi"/>
                <w:sz w:val="18"/>
                <w:szCs w:val="20"/>
              </w:rPr>
              <w:t xml:space="preserve"> supply piping. Alternatively, the hot water supply piping must be insulated to the thicknesses shown in </w:t>
            </w:r>
            <w:r w:rsidR="002E14A5">
              <w:rPr>
                <w:rFonts w:asciiTheme="minorHAnsi" w:hAnsiTheme="minorHAnsi" w:cstheme="minorHAnsi"/>
                <w:sz w:val="18"/>
                <w:szCs w:val="20"/>
              </w:rPr>
              <w:t>Table</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120.3-A. </w:t>
            </w:r>
          </w:p>
        </w:tc>
      </w:tr>
      <w:tr w:rsidR="00641F8E" w:rsidRPr="00641F8E" w14:paraId="76F395FA" w14:textId="77777777" w:rsidTr="00E20AD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695BA2E"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eastAsiaTheme="minorEastAsia" w:hAnsiTheme="minorHAnsi" w:cstheme="minorHAnsi"/>
                <w:b/>
                <w:sz w:val="20"/>
                <w:szCs w:val="20"/>
              </w:rPr>
              <w:t>The responsible person’s signature on this compliance document affirms that all applicable requirements in this table have</w:t>
            </w:r>
            <w:r w:rsidRPr="00641F8E">
              <w:rPr>
                <w:rFonts w:asciiTheme="minorHAnsi" w:hAnsiTheme="minorHAnsi" w:cstheme="minorHAnsi"/>
                <w:b/>
                <w:sz w:val="20"/>
                <w:szCs w:val="20"/>
              </w:rPr>
              <w:t xml:space="preserve"> been m</w:t>
            </w:r>
          </w:p>
          <w:p w14:paraId="591432F4"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hAnsiTheme="minorHAnsi" w:cstheme="minorHAnsi"/>
                <w:b/>
                <w:sz w:val="20"/>
                <w:szCs w:val="20"/>
              </w:rPr>
              <w:t xml:space="preserve">et.  </w:t>
            </w:r>
          </w:p>
        </w:tc>
      </w:tr>
    </w:tbl>
    <w:p w14:paraId="3264F97C" w14:textId="77777777" w:rsidR="00641F8E" w:rsidRPr="00236F4B"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1D4EE3EC"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w:t>
            </w:r>
            <w:r w:rsidRPr="00175066">
              <w:rPr>
                <w:rFonts w:asciiTheme="minorHAnsi" w:hAnsiTheme="minorHAnsi" w:cstheme="minorHAnsi"/>
                <w:sz w:val="20"/>
                <w:szCs w:val="20"/>
              </w:rPr>
              <w:t xml:space="preserve"> (RA4.4.5)</w:t>
            </w:r>
          </w:p>
          <w:p w14:paraId="486C78D6" w14:textId="77777777" w:rsidR="002E14A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64BD04C3" w14:textId="20D9DB4D"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Pr="00641F8E">
              <w:rPr>
                <w:rFonts w:asciiTheme="minorHAnsi" w:hAnsiTheme="minorHAnsi" w:cstheme="minorHAnsi"/>
                <w:sz w:val="18"/>
                <w:szCs w:val="20"/>
              </w:rPr>
              <w:t xml:space="preserve"> </w:t>
            </w:r>
            <w:ins w:id="1008" w:author="Markstrum, Alexis@Energy" w:date="2021-10-21T11:47:00Z">
              <w:r w:rsidR="0030216A">
                <w:rPr>
                  <w:rFonts w:asciiTheme="minorHAnsi" w:hAnsiTheme="minorHAnsi" w:cstheme="minorHAnsi"/>
                  <w:sz w:val="18"/>
                  <w:szCs w:val="20"/>
                </w:rPr>
                <w:t xml:space="preserve">or </w:t>
              </w:r>
              <w:del w:id="1009" w:author="Alhabibi, Haider@Energy" w:date="2022-01-25T17:00:00Z">
                <w:r w:rsidR="0030216A" w:rsidDel="005356DE">
                  <w:rPr>
                    <w:rFonts w:asciiTheme="minorHAnsi" w:hAnsiTheme="minorHAnsi" w:cstheme="minorHAnsi"/>
                    <w:sz w:val="18"/>
                    <w:szCs w:val="20"/>
                  </w:rPr>
                  <w:delText>C</w:delText>
                </w:r>
              </w:del>
            </w:ins>
            <w:ins w:id="1010" w:author="Alhabibi, Haider@Energy" w:date="2022-01-25T17:00:00Z">
              <w:r w:rsidR="005356DE">
                <w:rPr>
                  <w:rFonts w:asciiTheme="minorHAnsi" w:hAnsiTheme="minorHAnsi" w:cstheme="minorHAnsi"/>
                  <w:sz w:val="18"/>
                  <w:szCs w:val="20"/>
                </w:rPr>
                <w:t>A2-</w:t>
              </w:r>
            </w:ins>
            <w:ins w:id="1011" w:author="Markstrum, Alexis@Energy" w:date="2021-10-21T11:47:00Z">
              <w:r w:rsidR="0030216A">
                <w:rPr>
                  <w:rFonts w:asciiTheme="minorHAnsi" w:hAnsiTheme="minorHAnsi" w:cstheme="minorHAnsi"/>
                  <w:sz w:val="18"/>
                  <w:szCs w:val="20"/>
                </w:rPr>
                <w:t xml:space="preserve">07 </w:t>
              </w:r>
            </w:ins>
            <w:r w:rsidRPr="00641F8E">
              <w:rPr>
                <w:rFonts w:asciiTheme="minorHAnsi" w:hAnsiTheme="minorHAnsi" w:cstheme="minorHAnsi"/>
                <w:sz w:val="18"/>
                <w:szCs w:val="20"/>
              </w:rPr>
              <w:t>=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6923B593" w:rsidR="00641F8E" w:rsidRPr="00641F8E" w:rsidRDefault="00641F8E" w:rsidP="002E14A5">
            <w:pPr>
              <w:keepNext/>
              <w:keepLines/>
              <w:suppressAutoHyphens/>
              <w:spacing w:after="0" w:line="240" w:lineRule="auto"/>
              <w:ind w:left="1175" w:hanging="203"/>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 For combination pipe sizes the max allowed length of 3/8-inch piping is </w:t>
            </w:r>
            <w:proofErr w:type="gramStart"/>
            <w:r w:rsidRPr="00641F8E">
              <w:rPr>
                <w:rFonts w:asciiTheme="minorHAnsi" w:hAnsiTheme="minorHAnsi" w:cstheme="minorHAnsi"/>
                <w:sz w:val="18"/>
                <w:szCs w:val="20"/>
              </w:rPr>
              <w:t>7.5 feet,</w:t>
            </w:r>
            <w:proofErr w:type="gramEnd"/>
            <w:r w:rsidRPr="00641F8E">
              <w:rPr>
                <w:rFonts w:asciiTheme="minorHAnsi" w:hAnsiTheme="minorHAnsi" w:cstheme="minorHAnsi"/>
                <w:sz w:val="18"/>
                <w:szCs w:val="20"/>
              </w:rPr>
              <w:t xml:space="preserve">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19F9B1AE" w:rsidR="00641F8E" w:rsidRPr="00641F8E" w:rsidRDefault="002E14A5" w:rsidP="00641F8E">
            <w:pPr>
              <w:keepNext/>
              <w:keepLines/>
              <w:suppressAutoHyphens/>
              <w:spacing w:after="0" w:line="240" w:lineRule="auto"/>
              <w:ind w:firstLine="432"/>
              <w:rPr>
                <w:rFonts w:asciiTheme="minorHAnsi" w:hAnsiTheme="minorHAnsi" w:cstheme="minorHAnsi"/>
                <w:sz w:val="18"/>
                <w:szCs w:val="20"/>
              </w:rPr>
            </w:pPr>
            <w:r>
              <w:rPr>
                <w:rFonts w:asciiTheme="minorHAnsi" w:hAnsiTheme="minorHAnsi" w:cstheme="minorHAnsi"/>
                <w:sz w:val="18"/>
                <w:szCs w:val="20"/>
              </w:rPr>
              <w:t>1/2</w:t>
            </w:r>
            <w:r w:rsidRP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inch - For only one pipe size – max length allowed is 10 feet</w:t>
            </w:r>
          </w:p>
          <w:p w14:paraId="71EBFD08" w14:textId="0687EB09"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For combination pipe sizes the allowed length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proofErr w:type="gramStart"/>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w:t>
            </w:r>
            <w:proofErr w:type="gramEnd"/>
            <w:r w:rsidRPr="00641F8E">
              <w:rPr>
                <w:rFonts w:asciiTheme="minorHAnsi" w:hAnsiTheme="minorHAnsi" w:cstheme="minorHAnsi"/>
                <w:sz w:val="18"/>
                <w:szCs w:val="20"/>
              </w:rPr>
              <w:t xml:space="preserve">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27506095" w:rsidR="00641F8E" w:rsidRPr="00641F8E" w:rsidRDefault="002E14A5" w:rsidP="00641F8E">
            <w:pPr>
              <w:keepNext/>
              <w:keepLines/>
              <w:suppressAutoHyphens/>
              <w:spacing w:after="0" w:line="240" w:lineRule="auto"/>
              <w:ind w:firstLine="432"/>
              <w:rPr>
                <w:rFonts w:asciiTheme="minorHAnsi" w:eastAsia="Times New Roman" w:hAnsiTheme="minorHAnsi" w:cstheme="minorHAnsi"/>
                <w:i/>
                <w:sz w:val="20"/>
                <w:szCs w:val="20"/>
              </w:rPr>
            </w:pPr>
            <w:r>
              <w:rPr>
                <w:rFonts w:asciiTheme="minorHAnsi" w:eastAsia="Times New Roman" w:hAnsiTheme="minorHAnsi" w:cstheme="minorHAnsi"/>
                <w:sz w:val="18"/>
                <w:szCs w:val="20"/>
              </w:rPr>
              <w:t>3/4</w:t>
            </w:r>
            <w:r w:rsidRPr="00641F8E">
              <w:rPr>
                <w:rFonts w:asciiTheme="minorHAnsi" w:eastAsia="Times New Roman" w:hAnsiTheme="minorHAnsi" w:cstheme="minorHAnsi"/>
                <w:sz w:val="18"/>
                <w:szCs w:val="20"/>
              </w:rPr>
              <w:t xml:space="preserve"> </w:t>
            </w:r>
            <w:r w:rsidR="00641F8E" w:rsidRPr="00641F8E">
              <w:rPr>
                <w:rFonts w:asciiTheme="minorHAnsi" w:eastAsia="Times New Roman" w:hAnsiTheme="minorHAnsi" w:cstheme="minorHAnsi"/>
                <w:sz w:val="18"/>
                <w:szCs w:val="20"/>
              </w:rPr>
              <w:t>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0C0F076"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1D92E5D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Pr="00641F8E">
              <w:rPr>
                <w:rFonts w:asciiTheme="minorHAnsi" w:hAnsiTheme="minorHAnsi" w:cstheme="minorHAnsi"/>
                <w:b/>
                <w:sz w:val="20"/>
                <w:szCs w:val="20"/>
              </w:rPr>
              <w:t xml:space="preserve">. Mandatory Requirements for all Recirculation System </w:t>
            </w:r>
            <w:r w:rsidRPr="00175066">
              <w:rPr>
                <w:rFonts w:asciiTheme="minorHAnsi" w:hAnsiTheme="minorHAnsi" w:cstheme="minorHAnsi"/>
                <w:sz w:val="20"/>
                <w:szCs w:val="20"/>
              </w:rPr>
              <w:t>(RA4.4.7)</w:t>
            </w:r>
          </w:p>
          <w:p w14:paraId="1BB3E2F6" w14:textId="51960354"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w:t>
            </w:r>
            <w:r w:rsidR="002E14A5">
              <w:rPr>
                <w:rFonts w:asciiTheme="minorHAnsi" w:hAnsiTheme="minorHAnsi" w:cstheme="minorHAnsi"/>
                <w:sz w:val="18"/>
                <w:szCs w:val="20"/>
              </w:rPr>
              <w:t>a recirculation system</w:t>
            </w:r>
            <w:r w:rsidRPr="00641F8E">
              <w:rPr>
                <w:rFonts w:asciiTheme="minorHAnsi" w:hAnsiTheme="minorHAnsi" w:cstheme="minorHAnsi"/>
                <w:sz w:val="18"/>
                <w:szCs w:val="20"/>
              </w:rPr>
              <w:t xml:space="preserve"> shall comply with these requirements.  </w:t>
            </w:r>
          </w:p>
          <w:p w14:paraId="01E94857" w14:textId="4E3E6D99"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ins w:id="1012" w:author="Markstrum, Alexis@Energy" w:date="2021-10-21T11:47:00Z">
              <w:r w:rsidR="0030216A">
                <w:rPr>
                  <w:rFonts w:asciiTheme="minorHAnsi" w:hAnsiTheme="minorHAnsi" w:cstheme="minorHAnsi"/>
                  <w:sz w:val="18"/>
                  <w:szCs w:val="20"/>
                </w:rPr>
                <w:t xml:space="preserve"> or </w:t>
              </w:r>
              <w:del w:id="1013" w:author="Alhabibi, Haider@Energy" w:date="2022-01-25T17:00:00Z">
                <w:r w:rsidR="0030216A" w:rsidDel="005356DE">
                  <w:rPr>
                    <w:rFonts w:asciiTheme="minorHAnsi" w:hAnsiTheme="minorHAnsi" w:cstheme="minorHAnsi"/>
                    <w:sz w:val="18"/>
                    <w:szCs w:val="20"/>
                  </w:rPr>
                  <w:delText>C</w:delText>
                </w:r>
              </w:del>
            </w:ins>
            <w:ins w:id="1014" w:author="Alhabibi, Haider@Energy" w:date="2022-01-25T17:00:00Z">
              <w:r w:rsidR="005356DE">
                <w:rPr>
                  <w:rFonts w:asciiTheme="minorHAnsi" w:hAnsiTheme="minorHAnsi" w:cstheme="minorHAnsi"/>
                  <w:sz w:val="18"/>
                  <w:szCs w:val="20"/>
                </w:rPr>
                <w:t>A</w:t>
              </w:r>
            </w:ins>
            <w:ins w:id="1015" w:author="Alhabibi, Haider@Energy" w:date="2022-01-25T17:01:00Z">
              <w:r w:rsidR="005356DE">
                <w:rPr>
                  <w:rFonts w:asciiTheme="minorHAnsi" w:hAnsiTheme="minorHAnsi" w:cstheme="minorHAnsi"/>
                  <w:sz w:val="18"/>
                  <w:szCs w:val="20"/>
                </w:rPr>
                <w:t>2-</w:t>
              </w:r>
            </w:ins>
            <w:ins w:id="1016" w:author="Markstrum, Alexis@Energy" w:date="2021-10-21T11:47:00Z">
              <w:r w:rsidR="0030216A">
                <w:rPr>
                  <w:rFonts w:asciiTheme="minorHAnsi" w:hAnsiTheme="minorHAnsi" w:cstheme="minorHAnsi"/>
                  <w:sz w:val="18"/>
                  <w:szCs w:val="20"/>
                </w:rPr>
                <w:t>07</w:t>
              </w:r>
            </w:ins>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165" w:type="dxa"/>
            <w:vAlign w:val="center"/>
          </w:tcPr>
          <w:p w14:paraId="601EBA3C" w14:textId="2FF0F35F"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Piping must take </w:t>
            </w:r>
            <w:r w:rsidR="00D52378">
              <w:rPr>
                <w:rFonts w:asciiTheme="minorHAnsi" w:hAnsiTheme="minorHAnsi" w:cstheme="minorHAnsi"/>
                <w:sz w:val="18"/>
                <w:szCs w:val="20"/>
              </w:rPr>
              <w:t xml:space="preserve">the </w:t>
            </w:r>
            <w:r w:rsidRPr="00641F8E">
              <w:rPr>
                <w:rFonts w:asciiTheme="minorHAnsi" w:hAnsiTheme="minorHAnsi" w:cstheme="minorHAnsi"/>
                <w:sz w:val="18"/>
                <w:szCs w:val="20"/>
              </w:rPr>
              <w:t>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w:t>
            </w:r>
            <w:proofErr w:type="gramStart"/>
            <w:r w:rsidRPr="00641F8E">
              <w:rPr>
                <w:rFonts w:cstheme="minorHAnsi"/>
                <w:sz w:val="18"/>
                <w:szCs w:val="20"/>
              </w:rPr>
              <w:t>cold water</w:t>
            </w:r>
            <w:proofErr w:type="gramEnd"/>
            <w:r w:rsidRPr="00641F8E">
              <w:rPr>
                <w:rFonts w:cstheme="minorHAnsi"/>
                <w:sz w:val="18"/>
                <w:szCs w:val="20"/>
              </w:rPr>
              <w:t xml:space="preserve">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04</w:t>
            </w:r>
          </w:p>
        </w:tc>
        <w:tc>
          <w:tcPr>
            <w:tcW w:w="10165" w:type="dxa"/>
            <w:vAlign w:val="center"/>
          </w:tcPr>
          <w:p w14:paraId="2061AE5F" w14:textId="5A264BBB"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If more than one loop </w:t>
            </w:r>
            <w:r w:rsidR="00D52378">
              <w:rPr>
                <w:rFonts w:asciiTheme="minorHAnsi" w:hAnsiTheme="minorHAnsi" w:cstheme="minorHAnsi"/>
                <w:sz w:val="18"/>
                <w:szCs w:val="20"/>
              </w:rPr>
              <w:t xml:space="preserve">is </w:t>
            </w:r>
            <w:r w:rsidRPr="00641F8E">
              <w:rPr>
                <w:rFonts w:asciiTheme="minorHAnsi" w:hAnsiTheme="minorHAnsi" w:cstheme="minorHAnsi"/>
                <w:sz w:val="18"/>
                <w:szCs w:val="20"/>
              </w:rPr>
              <w:t>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710DC9F9"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xml:space="preserve">. Recirculation Non-Demand Controls Requirements (R-ND) </w:t>
            </w:r>
            <w:r w:rsidRPr="00175066">
              <w:rPr>
                <w:rFonts w:asciiTheme="minorHAnsi" w:hAnsiTheme="minorHAnsi" w:cstheme="minorHAnsi"/>
                <w:sz w:val="20"/>
                <w:szCs w:val="20"/>
              </w:rPr>
              <w:t>(RA4.4.8)</w:t>
            </w:r>
          </w:p>
          <w:p w14:paraId="2897AE6F" w14:textId="77777777" w:rsidR="00825ED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770090D5" w14:textId="7DF18662"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ins w:id="1017" w:author="Markstrum, Alexis@Energy" w:date="2021-10-21T11:49:00Z">
              <w:r w:rsidR="002947E9">
                <w:rPr>
                  <w:rFonts w:asciiTheme="minorHAnsi" w:hAnsiTheme="minorHAnsi" w:cstheme="minorHAnsi"/>
                  <w:sz w:val="18"/>
                  <w:szCs w:val="20"/>
                </w:rPr>
                <w:t xml:space="preserve">or </w:t>
              </w:r>
              <w:del w:id="1018" w:author="Alhabibi, Haider@Energy" w:date="2022-01-25T17:01:00Z">
                <w:r w:rsidR="002947E9" w:rsidDel="00C4788A">
                  <w:rPr>
                    <w:rFonts w:asciiTheme="minorHAnsi" w:hAnsiTheme="minorHAnsi" w:cstheme="minorHAnsi"/>
                    <w:sz w:val="18"/>
                    <w:szCs w:val="20"/>
                  </w:rPr>
                  <w:delText>C</w:delText>
                </w:r>
              </w:del>
            </w:ins>
            <w:ins w:id="1019" w:author="Alhabibi, Haider@Energy" w:date="2022-01-25T17:01:00Z">
              <w:r w:rsidR="00C4788A">
                <w:rPr>
                  <w:rFonts w:asciiTheme="minorHAnsi" w:hAnsiTheme="minorHAnsi" w:cstheme="minorHAnsi"/>
                  <w:sz w:val="18"/>
                  <w:szCs w:val="20"/>
                </w:rPr>
                <w:t>A2-</w:t>
              </w:r>
            </w:ins>
            <w:ins w:id="1020" w:author="Markstrum, Alexis@Energy" w:date="2021-10-21T11:49:00Z">
              <w:r w:rsidR="002947E9">
                <w:rPr>
                  <w:rFonts w:asciiTheme="minorHAnsi" w:hAnsiTheme="minorHAnsi" w:cstheme="minorHAnsi"/>
                  <w:sz w:val="18"/>
                  <w:szCs w:val="20"/>
                </w:rPr>
                <w:t xml:space="preserve">07 </w:t>
              </w:r>
            </w:ins>
            <w:r w:rsidRPr="00641F8E">
              <w:rPr>
                <w:rFonts w:asciiTheme="minorHAnsi" w:hAnsiTheme="minorHAnsi" w:cstheme="minorHAnsi"/>
                <w:sz w:val="18"/>
                <w:szCs w:val="20"/>
              </w:rPr>
              <w:t>= “Recirculation System Non-Demand Control</w:t>
            </w:r>
            <w:r w:rsidR="00825ED4">
              <w:rPr>
                <w:rFonts w:asciiTheme="minorHAnsi" w:hAnsiTheme="minorHAnsi" w:cstheme="minorHAnsi"/>
                <w:sz w:val="18"/>
                <w:szCs w:val="20"/>
              </w:rPr>
              <w:t>”</w:t>
            </w:r>
            <w:r w:rsidRPr="00641F8E">
              <w:rPr>
                <w:rFonts w:asciiTheme="minorHAnsi" w:hAnsiTheme="minorHAnsi" w:cstheme="minorHAnsi"/>
                <w:sz w:val="18"/>
                <w:szCs w:val="20"/>
              </w:rPr>
              <w:t>,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59" w:type="dxa"/>
            <w:vAlign w:val="center"/>
          </w:tcPr>
          <w:p w14:paraId="730B6AA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236F4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w:t>
            </w:r>
            <w:r w:rsidRPr="00236F4B">
              <w:rPr>
                <w:rFonts w:asciiTheme="minorHAnsi" w:eastAsiaTheme="minorEastAsia" w:hAnsiTheme="minorHAnsi" w:cstheme="minorHAnsi"/>
                <w:b/>
                <w:sz w:val="18"/>
                <w:szCs w:val="20"/>
              </w:rPr>
              <w:t>been met.</w:t>
            </w:r>
            <w:r w:rsidRPr="00236F4B">
              <w:rPr>
                <w:rFonts w:asciiTheme="minorHAnsi" w:hAnsiTheme="minorHAnsi" w:cstheme="minorHAnsi"/>
                <w:b/>
                <w:sz w:val="18"/>
                <w:szCs w:val="20"/>
              </w:rPr>
              <w:t xml:space="preserve">  </w:t>
            </w:r>
          </w:p>
        </w:tc>
      </w:tr>
    </w:tbl>
    <w:p w14:paraId="7DECFA7E"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1D38F4EA"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lastRenderedPageBreak/>
              <w:t>P</w:t>
            </w:r>
            <w:r w:rsidRPr="00641F8E">
              <w:rPr>
                <w:rFonts w:asciiTheme="minorHAnsi" w:eastAsiaTheme="minorEastAsia" w:hAnsiTheme="minorHAnsi" w:cstheme="minorHAnsi"/>
                <w:b/>
                <w:sz w:val="20"/>
                <w:szCs w:val="20"/>
              </w:rPr>
              <w:t>. Demand Recirculation Manual Control (R-</w:t>
            </w:r>
            <w:proofErr w:type="spellStart"/>
            <w:r w:rsidRPr="00641F8E">
              <w:rPr>
                <w:rFonts w:asciiTheme="minorHAnsi" w:eastAsiaTheme="minorEastAsia" w:hAnsiTheme="minorHAnsi" w:cstheme="minorHAnsi"/>
                <w:b/>
                <w:sz w:val="20"/>
                <w:szCs w:val="20"/>
              </w:rPr>
              <w:t>DRmc</w:t>
            </w:r>
            <w:proofErr w:type="spellEnd"/>
            <w:r w:rsidRPr="00641F8E">
              <w:rPr>
                <w:rFonts w:asciiTheme="minorHAnsi" w:eastAsiaTheme="minorEastAsia" w:hAnsiTheme="minorHAnsi" w:cstheme="minorHAnsi"/>
                <w:b/>
                <w:sz w:val="20"/>
                <w:szCs w:val="20"/>
              </w:rPr>
              <w:t xml:space="preserve">) </w:t>
            </w:r>
            <w:r w:rsidRPr="00A259EF">
              <w:rPr>
                <w:rFonts w:asciiTheme="minorHAnsi" w:eastAsiaTheme="minorEastAsia" w:hAnsiTheme="minorHAnsi" w:cstheme="minorHAnsi"/>
                <w:sz w:val="20"/>
                <w:szCs w:val="20"/>
              </w:rPr>
              <w:t>(RA4.4.9)</w:t>
            </w:r>
            <w:r w:rsidRPr="00641F8E">
              <w:rPr>
                <w:rFonts w:asciiTheme="minorHAnsi" w:eastAsiaTheme="minorEastAsia" w:hAnsiTheme="minorHAnsi" w:cstheme="minorHAnsi"/>
                <w:b/>
                <w:sz w:val="20"/>
                <w:szCs w:val="20"/>
              </w:rPr>
              <w:t xml:space="preserve">/Sensor Control Requirements </w:t>
            </w:r>
            <w:r w:rsidRPr="00641F8E">
              <w:rPr>
                <w:rFonts w:asciiTheme="minorHAnsi" w:hAnsiTheme="minorHAnsi" w:cstheme="minorHAnsi"/>
                <w:b/>
                <w:sz w:val="20"/>
                <w:szCs w:val="20"/>
              </w:rPr>
              <w:t>(</w:t>
            </w:r>
            <w:proofErr w:type="spellStart"/>
            <w:r w:rsidRPr="00641F8E">
              <w:rPr>
                <w:rFonts w:asciiTheme="minorHAnsi" w:hAnsiTheme="minorHAnsi" w:cstheme="minorHAnsi"/>
                <w:b/>
                <w:sz w:val="20"/>
                <w:szCs w:val="20"/>
              </w:rPr>
              <w:t>RDRsc</w:t>
            </w:r>
            <w:proofErr w:type="spellEnd"/>
            <w:r w:rsidRPr="00641F8E">
              <w:rPr>
                <w:rFonts w:asciiTheme="minorHAnsi" w:hAnsiTheme="minorHAnsi" w:cstheme="minorHAnsi"/>
                <w:b/>
                <w:sz w:val="20"/>
                <w:szCs w:val="20"/>
              </w:rPr>
              <w:t>)</w:t>
            </w:r>
            <w:r w:rsidRPr="00A259EF">
              <w:rPr>
                <w:rFonts w:asciiTheme="minorHAnsi" w:hAnsiTheme="minorHAnsi" w:cstheme="minorHAnsi"/>
                <w:sz w:val="20"/>
                <w:szCs w:val="20"/>
              </w:rPr>
              <w:t xml:space="preserve"> (RA4.4.10)</w:t>
            </w:r>
          </w:p>
          <w:p w14:paraId="2DAE8029" w14:textId="45EEE01E" w:rsidR="00D5237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Systems that utilize </w:t>
            </w:r>
            <w:r w:rsidR="00D52378">
              <w:rPr>
                <w:rFonts w:asciiTheme="minorHAnsi" w:eastAsiaTheme="minorEastAsia" w:hAnsiTheme="minorHAnsi" w:cstheme="minorHAnsi"/>
                <w:sz w:val="18"/>
                <w:szCs w:val="20"/>
              </w:rPr>
              <w:t>either of these</w:t>
            </w:r>
            <w:r w:rsidR="00D52378" w:rsidRPr="00641F8E">
              <w:rPr>
                <w:rFonts w:asciiTheme="minorHAnsi" w:eastAsiaTheme="minorEastAsia" w:hAnsiTheme="minorHAnsi" w:cstheme="minorHAnsi"/>
                <w:sz w:val="18"/>
                <w:szCs w:val="20"/>
              </w:rPr>
              <w:t xml:space="preserve"> </w:t>
            </w:r>
            <w:r w:rsidRPr="00641F8E">
              <w:rPr>
                <w:rFonts w:asciiTheme="minorHAnsi" w:eastAsiaTheme="minorEastAsia" w:hAnsiTheme="minorHAnsi" w:cstheme="minorHAnsi"/>
                <w:sz w:val="18"/>
                <w:szCs w:val="20"/>
              </w:rPr>
              <w:t>distribution type</w:t>
            </w:r>
            <w:r w:rsidR="00D52378">
              <w:rPr>
                <w:rFonts w:asciiTheme="minorHAnsi" w:eastAsiaTheme="minorEastAsia" w:hAnsiTheme="minorHAnsi" w:cstheme="minorHAnsi"/>
                <w:sz w:val="18"/>
                <w:szCs w:val="20"/>
              </w:rPr>
              <w:t>s</w:t>
            </w:r>
            <w:r w:rsidRPr="00641F8E">
              <w:rPr>
                <w:rFonts w:asciiTheme="minorHAnsi" w:eastAsiaTheme="minorEastAsia" w:hAnsiTheme="minorHAnsi" w:cstheme="minorHAnsi"/>
                <w:sz w:val="18"/>
                <w:szCs w:val="20"/>
              </w:rPr>
              <w:t xml:space="preserve"> shall comply with these requirements.  </w:t>
            </w:r>
          </w:p>
          <w:p w14:paraId="5BA1B8F4" w14:textId="77FA2BB6"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ins w:id="1021" w:author="Markstrum, Alexis@Energy" w:date="2021-10-21T11:49:00Z">
              <w:r w:rsidR="002947E9">
                <w:rPr>
                  <w:rFonts w:asciiTheme="minorHAnsi" w:hAnsiTheme="minorHAnsi" w:cstheme="minorHAnsi"/>
                  <w:sz w:val="18"/>
                  <w:szCs w:val="20"/>
                </w:rPr>
                <w:t xml:space="preserve"> or </w:t>
              </w:r>
              <w:del w:id="1022" w:author="Alhabibi, Haider@Energy" w:date="2022-01-25T17:01:00Z">
                <w:r w:rsidR="002947E9" w:rsidDel="00C4788A">
                  <w:rPr>
                    <w:rFonts w:asciiTheme="minorHAnsi" w:hAnsiTheme="minorHAnsi" w:cstheme="minorHAnsi"/>
                    <w:sz w:val="18"/>
                    <w:szCs w:val="20"/>
                  </w:rPr>
                  <w:delText>C</w:delText>
                </w:r>
              </w:del>
            </w:ins>
            <w:ins w:id="1023" w:author="Alhabibi, Haider@Energy" w:date="2022-01-25T17:01:00Z">
              <w:r w:rsidR="00C4788A">
                <w:rPr>
                  <w:rFonts w:asciiTheme="minorHAnsi" w:hAnsiTheme="minorHAnsi" w:cstheme="minorHAnsi"/>
                  <w:sz w:val="18"/>
                  <w:szCs w:val="20"/>
                </w:rPr>
                <w:t>A2-</w:t>
              </w:r>
            </w:ins>
            <w:ins w:id="1024" w:author="Markstrum, Alexis@Energy" w:date="2021-10-21T11:49:00Z">
              <w:r w:rsidR="002947E9">
                <w:rPr>
                  <w:rFonts w:asciiTheme="minorHAnsi" w:hAnsiTheme="minorHAnsi" w:cstheme="minorHAnsi"/>
                  <w:sz w:val="18"/>
                  <w:szCs w:val="20"/>
                </w:rPr>
                <w:t>07</w:t>
              </w:r>
            </w:ins>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proofErr w:type="gramStart"/>
            <w:r w:rsidRPr="00641F8E">
              <w:rPr>
                <w:rFonts w:asciiTheme="minorHAnsi" w:hAnsiTheme="minorHAnsi" w:cstheme="minorHAnsi"/>
                <w:sz w:val="18"/>
                <w:szCs w:val="20"/>
              </w:rPr>
              <w:t>”</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w:t>
            </w:r>
            <w:proofErr w:type="gramEnd"/>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0E2451D8" w14:textId="693D1EC5"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w:t>
            </w:r>
            <w:proofErr w:type="gramStart"/>
            <w:r w:rsidRPr="00641F8E">
              <w:rPr>
                <w:rFonts w:asciiTheme="minorHAnsi" w:eastAsiaTheme="minorEastAsia" w:hAnsiTheme="minorHAnsi" w:cstheme="minorHAnsi"/>
                <w:sz w:val="18"/>
                <w:szCs w:val="20"/>
              </w:rPr>
              <w:t>be located in</w:t>
            </w:r>
            <w:proofErr w:type="gramEnd"/>
            <w:r w:rsidRPr="00641F8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 xml:space="preserve">When the </w:t>
            </w:r>
            <w:proofErr w:type="gramStart"/>
            <w:r w:rsidRPr="00641F8E">
              <w:rPr>
                <w:rFonts w:asciiTheme="minorHAnsi" w:eastAsia="Times New Roman" w:hAnsiTheme="minorHAnsi" w:cstheme="minorHAnsi"/>
                <w:sz w:val="18"/>
                <w:szCs w:val="20"/>
              </w:rPr>
              <w:t>cold water</w:t>
            </w:r>
            <w:proofErr w:type="gramEnd"/>
            <w:r w:rsidRPr="00641F8E">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55115FA9"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r w:rsidR="00D52378">
              <w:rPr>
                <w:rFonts w:asciiTheme="minorHAnsi" w:eastAsia="Times New Roman" w:hAnsiTheme="minorHAnsi" w:cstheme="minorHAnsi"/>
                <w:sz w:val="18"/>
                <w:szCs w:val="20"/>
              </w:rPr>
              <w:t>; or</w:t>
            </w:r>
          </w:p>
          <w:p w14:paraId="32B1D5F6" w14:textId="77777777"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0F467D49" w14:textId="77777777" w:rsidTr="00A259EF">
        <w:trPr>
          <w:trHeight w:val="144"/>
          <w:tblHeader/>
        </w:trPr>
        <w:tc>
          <w:tcPr>
            <w:tcW w:w="11016" w:type="dxa"/>
            <w:gridSpan w:val="2"/>
            <w:tcBorders>
              <w:bottom w:val="single" w:sz="4" w:space="0" w:color="000000"/>
            </w:tcBorders>
          </w:tcPr>
          <w:p w14:paraId="00269ABC" w14:textId="571AA9D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Q. HERS-Verified Demand Recirculation Manual Control (</w:t>
            </w:r>
            <w:proofErr w:type="spellStart"/>
            <w:r w:rsidRPr="00641F8E">
              <w:rPr>
                <w:rFonts w:asciiTheme="minorHAnsi" w:hAnsiTheme="minorHAnsi" w:cstheme="minorHAnsi"/>
                <w:b/>
                <w:sz w:val="20"/>
                <w:szCs w:val="18"/>
              </w:rPr>
              <w:t>RDRmc</w:t>
            </w:r>
            <w:proofErr w:type="spellEnd"/>
            <w:r w:rsidRPr="00641F8E">
              <w:rPr>
                <w:rFonts w:asciiTheme="minorHAnsi" w:hAnsiTheme="minorHAnsi" w:cstheme="minorHAnsi"/>
                <w:b/>
                <w:sz w:val="20"/>
                <w:szCs w:val="18"/>
              </w:rPr>
              <w:t xml:space="preserve">-H) </w:t>
            </w:r>
            <w:r w:rsidRPr="00A259EF">
              <w:rPr>
                <w:rFonts w:asciiTheme="minorHAnsi" w:hAnsiTheme="minorHAnsi" w:cstheme="minorHAnsi"/>
                <w:sz w:val="20"/>
                <w:szCs w:val="18"/>
              </w:rPr>
              <w:t>(RA3.6.6)</w:t>
            </w:r>
            <w:r w:rsidRPr="00641F8E">
              <w:rPr>
                <w:rFonts w:asciiTheme="minorHAnsi" w:hAnsiTheme="minorHAnsi" w:cstheme="minorHAnsi"/>
                <w:b/>
                <w:sz w:val="20"/>
                <w:szCs w:val="18"/>
              </w:rPr>
              <w:t>/Sensor Control</w:t>
            </w:r>
            <w:r w:rsidRPr="00A259EF">
              <w:rPr>
                <w:rFonts w:asciiTheme="minorHAnsi" w:hAnsiTheme="minorHAnsi" w:cstheme="minorHAnsi"/>
                <w:b/>
                <w:szCs w:val="18"/>
              </w:rPr>
              <w:t xml:space="preserve"> </w:t>
            </w:r>
            <w:r w:rsidRPr="00A259EF">
              <w:rPr>
                <w:rFonts w:asciiTheme="minorHAnsi" w:hAnsiTheme="minorHAnsi" w:cstheme="minorHAnsi"/>
                <w:b/>
                <w:sz w:val="20"/>
                <w:szCs w:val="18"/>
              </w:rPr>
              <w:t>(</w:t>
            </w:r>
            <w:proofErr w:type="spellStart"/>
            <w:r w:rsidRPr="00A259EF">
              <w:rPr>
                <w:rFonts w:asciiTheme="minorHAnsi" w:hAnsiTheme="minorHAnsi" w:cstheme="minorHAnsi"/>
                <w:b/>
                <w:sz w:val="20"/>
                <w:szCs w:val="18"/>
              </w:rPr>
              <w:t>RDRsc</w:t>
            </w:r>
            <w:proofErr w:type="spellEnd"/>
            <w:r w:rsidRPr="00A259EF">
              <w:rPr>
                <w:rFonts w:asciiTheme="minorHAnsi" w:hAnsiTheme="minorHAnsi" w:cstheme="minorHAnsi"/>
                <w:b/>
                <w:sz w:val="20"/>
                <w:szCs w:val="18"/>
              </w:rPr>
              <w:t xml:space="preserve">-H) </w:t>
            </w:r>
            <w:r w:rsidRPr="00A259EF">
              <w:rPr>
                <w:rFonts w:asciiTheme="minorHAnsi" w:hAnsiTheme="minorHAnsi" w:cstheme="minorHAnsi"/>
                <w:sz w:val="20"/>
                <w:szCs w:val="18"/>
              </w:rPr>
              <w:t>(RA3.6.7)</w:t>
            </w:r>
            <w:r w:rsidRPr="00A259EF">
              <w:rPr>
                <w:rFonts w:asciiTheme="minorHAnsi" w:hAnsiTheme="minorHAnsi" w:cstheme="minorHAnsi"/>
                <w:szCs w:val="18"/>
              </w:rPr>
              <w:t xml:space="preserve"> </w:t>
            </w:r>
            <w:r w:rsidRPr="00641F8E">
              <w:rPr>
                <w:rFonts w:asciiTheme="minorHAnsi" w:hAnsiTheme="minorHAnsi" w:cstheme="minorHAnsi"/>
                <w:b/>
                <w:sz w:val="20"/>
                <w:szCs w:val="18"/>
              </w:rPr>
              <w:t xml:space="preserve">Requirements </w:t>
            </w:r>
          </w:p>
          <w:p w14:paraId="716EAF7B" w14:textId="68D25F2E"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hAnsiTheme="minorHAnsi" w:cstheme="minorHAnsi"/>
                <w:sz w:val="20"/>
                <w:szCs w:val="18"/>
              </w:rPr>
              <w:t xml:space="preserve">Systems that utilize </w:t>
            </w:r>
            <w:r w:rsidR="00D52378">
              <w:rPr>
                <w:rFonts w:asciiTheme="minorHAnsi" w:hAnsiTheme="minorHAnsi" w:cstheme="minorHAnsi"/>
                <w:sz w:val="20"/>
                <w:szCs w:val="18"/>
              </w:rPr>
              <w:t>either of these</w:t>
            </w:r>
            <w:r w:rsidR="00D52378" w:rsidRPr="00641F8E">
              <w:rPr>
                <w:rFonts w:asciiTheme="minorHAnsi" w:hAnsiTheme="minorHAnsi" w:cstheme="minorHAnsi"/>
                <w:sz w:val="20"/>
                <w:szCs w:val="18"/>
              </w:rPr>
              <w:t xml:space="preserve"> </w:t>
            </w:r>
            <w:r w:rsidRPr="00641F8E">
              <w:rPr>
                <w:rFonts w:asciiTheme="minorHAnsi" w:hAnsiTheme="minorHAnsi" w:cstheme="minorHAnsi"/>
                <w:sz w:val="20"/>
                <w:szCs w:val="18"/>
              </w:rPr>
              <w:t>distribution type</w:t>
            </w:r>
            <w:r w:rsidR="00D52378">
              <w:rPr>
                <w:rFonts w:asciiTheme="minorHAnsi" w:hAnsiTheme="minorHAnsi" w:cstheme="minorHAnsi"/>
                <w:sz w:val="20"/>
                <w:szCs w:val="18"/>
              </w:rPr>
              <w:t>s</w:t>
            </w:r>
            <w:r w:rsidRPr="00641F8E">
              <w:rPr>
                <w:rFonts w:asciiTheme="minorHAnsi" w:hAnsiTheme="minorHAnsi" w:cstheme="minorHAnsi"/>
                <w:sz w:val="20"/>
                <w:szCs w:val="18"/>
              </w:rPr>
              <w:t xml:space="preserve"> shall comply with these requirements</w:t>
            </w:r>
            <w:r>
              <w:rPr>
                <w:rFonts w:asciiTheme="minorHAnsi" w:hAnsiTheme="minorHAnsi" w:cstheme="minorHAnsi"/>
                <w:sz w:val="20"/>
                <w:szCs w:val="18"/>
              </w:rPr>
              <w:t xml:space="preserve">.  </w:t>
            </w:r>
          </w:p>
          <w:p w14:paraId="640AD97D" w14:textId="7FBEE66E"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ins w:id="1025" w:author="Markstrum, Alexis@Energy" w:date="2021-10-21T11:49:00Z">
              <w:r w:rsidR="002947E9">
                <w:rPr>
                  <w:rFonts w:asciiTheme="minorHAnsi" w:hAnsiTheme="minorHAnsi" w:cstheme="minorHAnsi"/>
                  <w:sz w:val="18"/>
                  <w:szCs w:val="20"/>
                </w:rPr>
                <w:t xml:space="preserve">or </w:t>
              </w:r>
              <w:del w:id="1026" w:author="Alhabibi, Haider@Energy" w:date="2022-01-25T17:02:00Z">
                <w:r w:rsidR="002947E9" w:rsidDel="00C4788A">
                  <w:rPr>
                    <w:rFonts w:asciiTheme="minorHAnsi" w:hAnsiTheme="minorHAnsi" w:cstheme="minorHAnsi"/>
                    <w:sz w:val="18"/>
                    <w:szCs w:val="20"/>
                  </w:rPr>
                  <w:delText>C</w:delText>
                </w:r>
              </w:del>
            </w:ins>
            <w:ins w:id="1027" w:author="Alhabibi, Haider@Energy" w:date="2022-01-25T17:02:00Z">
              <w:r w:rsidR="00C4788A">
                <w:rPr>
                  <w:rFonts w:asciiTheme="minorHAnsi" w:hAnsiTheme="minorHAnsi" w:cstheme="minorHAnsi"/>
                  <w:sz w:val="18"/>
                  <w:szCs w:val="20"/>
                </w:rPr>
                <w:t>A</w:t>
              </w:r>
              <w:r w:rsidR="005310C3">
                <w:rPr>
                  <w:rFonts w:asciiTheme="minorHAnsi" w:hAnsiTheme="minorHAnsi" w:cstheme="minorHAnsi"/>
                  <w:sz w:val="18"/>
                  <w:szCs w:val="20"/>
                </w:rPr>
                <w:t>2-</w:t>
              </w:r>
            </w:ins>
            <w:ins w:id="1028" w:author="Markstrum, Alexis@Energy" w:date="2021-10-21T11:49:00Z">
              <w:r w:rsidR="002947E9">
                <w:rPr>
                  <w:rFonts w:asciiTheme="minorHAnsi" w:hAnsiTheme="minorHAnsi" w:cstheme="minorHAnsi"/>
                  <w:sz w:val="18"/>
                  <w:szCs w:val="20"/>
                </w:rPr>
                <w:t xml:space="preserve">07 </w:t>
              </w:r>
            </w:ins>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A259EF">
        <w:trPr>
          <w:trHeight w:val="144"/>
          <w:tblHeader/>
        </w:trPr>
        <w:tc>
          <w:tcPr>
            <w:tcW w:w="648" w:type="dxa"/>
            <w:tcBorders>
              <w:bottom w:val="single" w:sz="4" w:space="0" w:color="auto"/>
            </w:tcBorders>
            <w:vAlign w:val="center"/>
          </w:tcPr>
          <w:p w14:paraId="72FAEBE3" w14:textId="55ACA9F2" w:rsidR="00641F8E" w:rsidRPr="00236F4B" w:rsidDel="006E1E98" w:rsidRDefault="00641F8E"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368" w:type="dxa"/>
            <w:tcBorders>
              <w:bottom w:val="single" w:sz="4" w:space="0" w:color="auto"/>
            </w:tcBorders>
          </w:tcPr>
          <w:p w14:paraId="1E411876" w14:textId="5F611DEB" w:rsidR="00641F8E" w:rsidRPr="00641F8E" w:rsidDel="006E1E98" w:rsidRDefault="00641F8E"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18"/>
              </w:rPr>
              <w:t>HERS rater shall perform a visual inspection to verify that the demand pump, manual/sensor controls and thermo-sensor are present and operating properly consisten</w:t>
            </w:r>
            <w:r w:rsidR="009D1721">
              <w:rPr>
                <w:rFonts w:asciiTheme="minorHAnsi" w:hAnsiTheme="minorHAnsi" w:cstheme="minorHAnsi"/>
                <w:sz w:val="18"/>
                <w:szCs w:val="18"/>
              </w:rPr>
              <w:t>t</w:t>
            </w:r>
            <w:r w:rsidRPr="00641F8E">
              <w:rPr>
                <w:rFonts w:asciiTheme="minorHAnsi" w:hAnsiTheme="minorHAnsi" w:cstheme="minorHAnsi"/>
                <w:sz w:val="18"/>
                <w:szCs w:val="18"/>
              </w:rPr>
              <w:t xml:space="preserve"> with the applicable requirements of RA4.4.9 and RA4.4.10</w:t>
            </w:r>
          </w:p>
        </w:tc>
      </w:tr>
      <w:tr w:rsidR="00641F8E" w:rsidRPr="00641F8E" w14:paraId="6262A39A" w14:textId="77777777" w:rsidTr="00A259EF">
        <w:trPr>
          <w:trHeight w:val="144"/>
          <w:tblHeader/>
        </w:trPr>
        <w:tc>
          <w:tcPr>
            <w:tcW w:w="11016" w:type="dxa"/>
            <w:gridSpan w:val="2"/>
            <w:tcBorders>
              <w:top w:val="single" w:sz="4" w:space="0" w:color="auto"/>
            </w:tcBorders>
            <w:vAlign w:val="center"/>
          </w:tcPr>
          <w:p w14:paraId="32D64D5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641F8E">
              <w:rPr>
                <w:rFonts w:asciiTheme="minorHAnsi" w:hAnsiTheme="minorHAnsi" w:cstheme="minorHAnsi"/>
                <w:b/>
                <w:sz w:val="18"/>
                <w:szCs w:val="18"/>
              </w:rPr>
              <w:t xml:space="preserve">  </w:t>
            </w:r>
          </w:p>
        </w:tc>
      </w:tr>
    </w:tbl>
    <w:p w14:paraId="5841402F" w14:textId="0FC7320F" w:rsidR="00E65CD8" w:rsidRPr="00236F4B" w:rsidRDefault="00E65CD8" w:rsidP="00236F4B">
      <w:pPr>
        <w:spacing w:after="0" w:line="240" w:lineRule="auto"/>
        <w:rPr>
          <w:rFonts w:asciiTheme="minorHAnsi" w:hAnsiTheme="minorHAnsi" w:cstheme="minorHAnsi"/>
          <w:sz w:val="18"/>
          <w:szCs w:val="18"/>
        </w:rPr>
      </w:pPr>
    </w:p>
    <w:p w14:paraId="4BE98688" w14:textId="52DB5403" w:rsidR="00FB228D" w:rsidRPr="00236F4B" w:rsidRDefault="00FB228D" w:rsidP="00236F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p w14:paraId="4332D3ED" w14:textId="77777777" w:rsidR="00FB228D" w:rsidRPr="00236F4B"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153"/>
        <w:gridCol w:w="2830"/>
        <w:gridCol w:w="1807"/>
      </w:tblGrid>
      <w:tr w:rsidR="000E1685" w:rsidRPr="00323F2C" w14:paraId="0F7F477C" w14:textId="77777777" w:rsidTr="00411887">
        <w:trPr>
          <w:trHeight w:val="332"/>
          <w:jc w:val="center"/>
        </w:trPr>
        <w:tc>
          <w:tcPr>
            <w:tcW w:w="11003" w:type="dxa"/>
            <w:gridSpan w:val="3"/>
            <w:vAlign w:val="center"/>
          </w:tcPr>
          <w:p w14:paraId="0F7F477B" w14:textId="77777777" w:rsidR="000E1685" w:rsidRPr="00236F4B"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3027B1">
              <w:rPr>
                <w:rFonts w:asciiTheme="minorHAnsi" w:eastAsia="Times New Roman" w:hAnsiTheme="minorHAnsi" w:cstheme="minorHAnsi"/>
                <w:b/>
                <w:caps/>
                <w:sz w:val="18"/>
                <w:szCs w:val="18"/>
              </w:rPr>
              <w:lastRenderedPageBreak/>
              <w:t>Documentation Author's Declaration Statement</w:t>
            </w:r>
          </w:p>
        </w:tc>
      </w:tr>
      <w:tr w:rsidR="000E1685" w:rsidRPr="00323F2C" w14:paraId="0F7F477E" w14:textId="77777777" w:rsidTr="00411887">
        <w:trPr>
          <w:trHeight w:val="206"/>
          <w:jc w:val="center"/>
        </w:trPr>
        <w:tc>
          <w:tcPr>
            <w:tcW w:w="11003" w:type="dxa"/>
            <w:gridSpan w:val="3"/>
            <w:vAlign w:val="center"/>
          </w:tcPr>
          <w:p w14:paraId="0F7F477D" w14:textId="77777777" w:rsidR="000E1685" w:rsidRPr="001E3511" w:rsidRDefault="000E1685" w:rsidP="00E26207">
            <w:pPr>
              <w:keepNext/>
              <w:numPr>
                <w:ilvl w:val="0"/>
                <w:numId w:val="4"/>
              </w:numPr>
              <w:spacing w:after="0" w:line="240" w:lineRule="auto"/>
              <w:ind w:left="360"/>
              <w:rPr>
                <w:rFonts w:asciiTheme="minorHAnsi" w:eastAsia="Times New Roman" w:hAnsiTheme="minorHAnsi" w:cstheme="minorHAnsi"/>
                <w:sz w:val="18"/>
                <w:szCs w:val="18"/>
              </w:rPr>
            </w:pPr>
            <w:r w:rsidRPr="003027B1">
              <w:rPr>
                <w:rFonts w:asciiTheme="minorHAnsi" w:eastAsia="Times New Roman" w:hAnsiTheme="minorHAnsi" w:cstheme="minorHAnsi"/>
                <w:sz w:val="18"/>
                <w:szCs w:val="18"/>
              </w:rPr>
              <w:t>I certify that this Certificate of Installation documentation is accurate and complete.</w:t>
            </w:r>
          </w:p>
        </w:tc>
      </w:tr>
      <w:tr w:rsidR="000E1685" w:rsidRPr="00323F2C" w14:paraId="0F7F4781" w14:textId="77777777" w:rsidTr="00411887">
        <w:trPr>
          <w:trHeight w:val="360"/>
          <w:jc w:val="center"/>
        </w:trPr>
        <w:tc>
          <w:tcPr>
            <w:tcW w:w="6282" w:type="dxa"/>
          </w:tcPr>
          <w:p w14:paraId="0F7F477F"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4721" w:type="dxa"/>
            <w:gridSpan w:val="2"/>
          </w:tcPr>
          <w:p w14:paraId="0F7F4780"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0E1685" w:rsidRPr="00323F2C" w14:paraId="0F7F4784" w14:textId="77777777" w:rsidTr="00411887">
        <w:trPr>
          <w:trHeight w:val="360"/>
          <w:jc w:val="center"/>
        </w:trPr>
        <w:tc>
          <w:tcPr>
            <w:tcW w:w="6282" w:type="dxa"/>
          </w:tcPr>
          <w:p w14:paraId="0F7F4782"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4721" w:type="dxa"/>
            <w:gridSpan w:val="2"/>
          </w:tcPr>
          <w:p w14:paraId="0F7F4783"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87" w14:textId="77777777" w:rsidTr="00411887">
        <w:trPr>
          <w:trHeight w:val="360"/>
          <w:jc w:val="center"/>
        </w:trPr>
        <w:tc>
          <w:tcPr>
            <w:tcW w:w="6282" w:type="dxa"/>
          </w:tcPr>
          <w:p w14:paraId="0F7F4785"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Pr>
          <w:p w14:paraId="0F7F4786" w14:textId="05AB3DCB"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E65CD8"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0E1685" w:rsidRPr="00323F2C" w14:paraId="0F7F478A" w14:textId="77777777" w:rsidTr="00411887">
        <w:trPr>
          <w:trHeight w:val="360"/>
          <w:jc w:val="center"/>
        </w:trPr>
        <w:tc>
          <w:tcPr>
            <w:tcW w:w="6282" w:type="dxa"/>
          </w:tcPr>
          <w:p w14:paraId="0F7F4788"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4721" w:type="dxa"/>
            <w:gridSpan w:val="2"/>
          </w:tcPr>
          <w:p w14:paraId="0F7F4789"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0E1685" w:rsidRPr="00323F2C" w14:paraId="0F7F478C" w14:textId="77777777" w:rsidTr="00411887">
        <w:tblPrEx>
          <w:tblCellMar>
            <w:left w:w="115" w:type="dxa"/>
            <w:right w:w="115" w:type="dxa"/>
          </w:tblCellMar>
        </w:tblPrEx>
        <w:trPr>
          <w:trHeight w:val="296"/>
          <w:jc w:val="center"/>
        </w:trPr>
        <w:tc>
          <w:tcPr>
            <w:tcW w:w="11003" w:type="dxa"/>
            <w:gridSpan w:val="3"/>
            <w:vAlign w:val="center"/>
          </w:tcPr>
          <w:p w14:paraId="0F7F478B" w14:textId="77777777" w:rsidR="000E1685" w:rsidRPr="001E3511"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027B1">
              <w:rPr>
                <w:rFonts w:asciiTheme="minorHAnsi" w:eastAsia="Times New Roman" w:hAnsiTheme="minorHAnsi" w:cstheme="minorHAnsi"/>
                <w:b/>
                <w:caps/>
                <w:sz w:val="18"/>
                <w:szCs w:val="18"/>
              </w:rPr>
              <w:t xml:space="preserve">Responsible Person's Declaration statement  </w:t>
            </w:r>
          </w:p>
        </w:tc>
      </w:tr>
      <w:tr w:rsidR="000E1685" w:rsidRPr="00323F2C" w14:paraId="0F7F4794" w14:textId="77777777" w:rsidTr="00411887">
        <w:tblPrEx>
          <w:tblCellMar>
            <w:left w:w="115" w:type="dxa"/>
            <w:right w:w="115" w:type="dxa"/>
          </w:tblCellMar>
        </w:tblPrEx>
        <w:trPr>
          <w:trHeight w:val="504"/>
          <w:jc w:val="center"/>
        </w:trPr>
        <w:tc>
          <w:tcPr>
            <w:tcW w:w="11003" w:type="dxa"/>
            <w:gridSpan w:val="3"/>
          </w:tcPr>
          <w:p w14:paraId="69DECE9C" w14:textId="77777777" w:rsidR="000D610A" w:rsidRPr="001E3511" w:rsidRDefault="000D610A" w:rsidP="000D610A">
            <w:pPr>
              <w:pStyle w:val="Heading3"/>
              <w:numPr>
                <w:ilvl w:val="0"/>
                <w:numId w:val="0"/>
              </w:numPr>
              <w:spacing w:before="60"/>
              <w:ind w:right="86"/>
              <w:rPr>
                <w:rFonts w:asciiTheme="minorHAnsi" w:hAnsiTheme="minorHAnsi" w:cstheme="minorHAnsi"/>
                <w:b/>
                <w:caps/>
                <w:sz w:val="18"/>
                <w:szCs w:val="18"/>
              </w:rPr>
            </w:pPr>
            <w:r w:rsidRPr="003027B1">
              <w:rPr>
                <w:rFonts w:asciiTheme="minorHAnsi" w:hAnsiTheme="minorHAnsi" w:cstheme="minorHAnsi"/>
                <w:sz w:val="18"/>
                <w:szCs w:val="18"/>
              </w:rPr>
              <w:t xml:space="preserve">I certify the following under penalty of perjury, under the laws of the State of California: </w:t>
            </w:r>
          </w:p>
          <w:p w14:paraId="23A92531" w14:textId="77777777" w:rsidR="000D610A" w:rsidRPr="00323F2C"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z w:val="18"/>
                <w:szCs w:val="18"/>
              </w:rPr>
              <w:t xml:space="preserve">The information provided on this Certificate of Installation is true and correct. </w:t>
            </w:r>
          </w:p>
          <w:p w14:paraId="2B049F92" w14:textId="77777777" w:rsidR="000D610A" w:rsidRPr="0053169A"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napToGrid w:val="0"/>
                <w:sz w:val="18"/>
                <w:szCs w:val="18"/>
              </w:rPr>
              <w:t xml:space="preserve">I am either: a) a responsible person eligible under Division 3 of the Business and Professions Code </w:t>
            </w:r>
            <w:r w:rsidRPr="00323F2C">
              <w:rPr>
                <w:rFonts w:asciiTheme="minorHAnsi" w:hAnsiTheme="minorHAnsi" w:cstheme="minorHAnsi"/>
                <w:sz w:val="18"/>
                <w:szCs w:val="18"/>
              </w:rPr>
              <w:t xml:space="preserve">in the applicable classification to accept responsibility for the system design, construction, or installation </w:t>
            </w:r>
            <w:r w:rsidRPr="00D879CA">
              <w:rPr>
                <w:rFonts w:asciiTheme="minorHAnsi" w:hAnsiTheme="minorHAnsi" w:cstheme="minorHAnsi"/>
                <w:snapToGrid w:val="0"/>
                <w:sz w:val="18"/>
                <w:szCs w:val="18"/>
              </w:rPr>
              <w:t xml:space="preserve">of features, materials, components, or manufactured devices </w:t>
            </w:r>
            <w:r w:rsidRPr="0082708E">
              <w:rPr>
                <w:rFonts w:asciiTheme="minorHAnsi" w:hAnsiTheme="minorHAnsi" w:cstheme="minorHAnsi"/>
                <w:sz w:val="18"/>
                <w:szCs w:val="18"/>
              </w:rPr>
              <w:t xml:space="preserve">for the scope of work identified on this Certificate of Installation </w:t>
            </w:r>
            <w:r w:rsidRPr="00D405C8">
              <w:rPr>
                <w:rFonts w:asciiTheme="minorHAnsi" w:hAnsiTheme="minorHAnsi" w:cstheme="minorHAnsi"/>
                <w:snapToGrid w:val="0"/>
                <w:sz w:val="18"/>
                <w:szCs w:val="18"/>
              </w:rPr>
              <w:t>and attest to the declarations in this statement</w:t>
            </w:r>
            <w:r w:rsidRPr="00583B52">
              <w:rPr>
                <w:rFonts w:asciiTheme="minorHAnsi" w:hAnsiTheme="minorHAnsi" w:cstheme="minorHAnsi"/>
                <w:sz w:val="18"/>
                <w:szCs w:val="18"/>
              </w:rPr>
              <w:t>, or b) I am an authorized representative of the responsible person and attest to the declarations in this statement on the responsible person’s behalf</w:t>
            </w:r>
            <w:r w:rsidRPr="00583B52">
              <w:rPr>
                <w:rFonts w:asciiTheme="minorHAnsi" w:eastAsia="Calibri" w:hAnsiTheme="minorHAnsi" w:cstheme="minorHAnsi"/>
                <w:sz w:val="18"/>
                <w:szCs w:val="18"/>
              </w:rPr>
              <w:t>.</w:t>
            </w:r>
          </w:p>
          <w:p w14:paraId="6B6A648D" w14:textId="77777777" w:rsidR="000D610A" w:rsidRPr="00236F4B" w:rsidRDefault="000D610A" w:rsidP="00E26207">
            <w:pPr>
              <w:keepNext/>
              <w:numPr>
                <w:ilvl w:val="0"/>
                <w:numId w:val="9"/>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 xml:space="preserve">The constructed or installed features, materials, </w:t>
            </w:r>
            <w:proofErr w:type="gramStart"/>
            <w:r w:rsidRPr="00236F4B">
              <w:rPr>
                <w:rFonts w:asciiTheme="minorHAnsi" w:hAnsiTheme="minorHAnsi" w:cstheme="minorHAnsi"/>
                <w:sz w:val="18"/>
                <w:szCs w:val="18"/>
              </w:rPr>
              <w:t>components</w:t>
            </w:r>
            <w:proofErr w:type="gramEnd"/>
            <w:r w:rsidRPr="00236F4B">
              <w:rPr>
                <w:rFonts w:asciiTheme="minorHAnsi" w:hAnsiTheme="minorHAnsi" w:cs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BA05E1F" w14:textId="77777777" w:rsidR="000D610A" w:rsidRPr="00323F2C" w:rsidRDefault="000D610A" w:rsidP="00E26207">
            <w:pPr>
              <w:pStyle w:val="ListParagraph"/>
              <w:keepNext/>
              <w:numPr>
                <w:ilvl w:val="0"/>
                <w:numId w:val="9"/>
              </w:numPr>
              <w:autoSpaceDE w:val="0"/>
              <w:autoSpaceDN w:val="0"/>
              <w:adjustRightInd w:val="0"/>
              <w:spacing w:after="0" w:line="240" w:lineRule="auto"/>
              <w:rPr>
                <w:rFonts w:asciiTheme="minorHAnsi" w:hAnsiTheme="minorHAnsi" w:cstheme="minorHAnsi"/>
                <w:sz w:val="18"/>
                <w:szCs w:val="18"/>
              </w:rPr>
            </w:pPr>
            <w:r w:rsidRPr="003027B1">
              <w:rPr>
                <w:rFonts w:asciiTheme="minorHAnsi" w:hAnsiTheme="minorHAnsi" w:cstheme="minorHAnsi"/>
                <w:sz w:val="18"/>
                <w:szCs w:val="18"/>
              </w:rPr>
              <w:t>I understand that a HERS rater will check the installation to verify compliance and if such checking determines the installation fails to comply, I am required to offer any necessary corrective action at no cha</w:t>
            </w:r>
            <w:r w:rsidRPr="001E3511">
              <w:rPr>
                <w:rFonts w:asciiTheme="minorHAnsi" w:hAnsiTheme="minorHAnsi" w:cstheme="minorHAnsi"/>
                <w:sz w:val="18"/>
                <w:szCs w:val="18"/>
              </w:rPr>
              <w:t xml:space="preserve">rge to the building owner. </w:t>
            </w:r>
            <w:r w:rsidRPr="001E3511" w:rsidDel="001D633D">
              <w:rPr>
                <w:rFonts w:asciiTheme="minorHAnsi" w:hAnsiTheme="minorHAnsi" w:cstheme="minorHAnsi"/>
                <w:sz w:val="18"/>
                <w:szCs w:val="18"/>
              </w:rPr>
              <w:t xml:space="preserve"> </w:t>
            </w:r>
          </w:p>
          <w:p w14:paraId="0F7F4793" w14:textId="50BA757A" w:rsidR="000E1685" w:rsidRPr="00236F4B" w:rsidRDefault="000D610A" w:rsidP="00E26207">
            <w:pPr>
              <w:keepNext/>
              <w:numPr>
                <w:ilvl w:val="0"/>
                <w:numId w:val="9"/>
              </w:numPr>
              <w:autoSpaceDE w:val="0"/>
              <w:autoSpaceDN w:val="0"/>
              <w:adjustRightInd w:val="0"/>
              <w:spacing w:after="0" w:line="240" w:lineRule="auto"/>
              <w:contextualSpacing/>
              <w:rPr>
                <w:rFonts w:asciiTheme="minorHAnsi" w:eastAsia="Times New Roman" w:hAnsiTheme="minorHAnsi" w:cstheme="minorHAnsi"/>
                <w:b/>
                <w:sz w:val="18"/>
                <w:szCs w:val="18"/>
              </w:rPr>
            </w:pPr>
            <w:r w:rsidRPr="00323F2C">
              <w:rPr>
                <w:rFonts w:asciiTheme="minorHAnsi" w:hAnsiTheme="minorHAnsi" w:cstheme="minorHAnsi"/>
                <w:sz w:val="18"/>
                <w:szCs w:val="18"/>
              </w:rPr>
              <w:t xml:space="preserve">I will ensure that a registered copy of this Certificate of Installation shall be </w:t>
            </w:r>
            <w:proofErr w:type="gramStart"/>
            <w:r w:rsidRPr="00323F2C">
              <w:rPr>
                <w:rFonts w:asciiTheme="minorHAnsi" w:hAnsiTheme="minorHAnsi" w:cstheme="minorHAnsi"/>
                <w:sz w:val="18"/>
                <w:szCs w:val="18"/>
              </w:rPr>
              <w:t>posted, or</w:t>
            </w:r>
            <w:proofErr w:type="gramEnd"/>
            <w:r w:rsidRPr="00323F2C">
              <w:rPr>
                <w:rFonts w:asciiTheme="minorHAnsi" w:hAnsiTheme="minorHAnsi" w:cs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E1685" w:rsidRPr="00323F2C" w14:paraId="0F7F4797" w14:textId="77777777" w:rsidTr="00411887">
        <w:tblPrEx>
          <w:tblCellMar>
            <w:left w:w="108" w:type="dxa"/>
            <w:right w:w="108" w:type="dxa"/>
          </w:tblCellMar>
        </w:tblPrEx>
        <w:trPr>
          <w:trHeight w:val="360"/>
          <w:jc w:val="center"/>
        </w:trPr>
        <w:tc>
          <w:tcPr>
            <w:tcW w:w="6282" w:type="dxa"/>
          </w:tcPr>
          <w:p w14:paraId="0F7F4795"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4721" w:type="dxa"/>
            <w:gridSpan w:val="2"/>
          </w:tcPr>
          <w:p w14:paraId="0F7F4796"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0E1685" w:rsidRPr="00323F2C" w14:paraId="0F7F479A"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8" w14:textId="156E3DF6"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4721" w:type="dxa"/>
            <w:gridSpan w:val="2"/>
            <w:tcBorders>
              <w:top w:val="single" w:sz="4" w:space="0" w:color="auto"/>
              <w:left w:val="single" w:sz="4" w:space="0" w:color="auto"/>
              <w:bottom w:val="single" w:sz="4" w:space="0" w:color="auto"/>
              <w:right w:val="single" w:sz="4" w:space="0" w:color="auto"/>
            </w:tcBorders>
          </w:tcPr>
          <w:p w14:paraId="0F7F4799"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0E1685" w:rsidRPr="00323F2C" w14:paraId="0F7F479D"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B"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Borders>
              <w:top w:val="single" w:sz="4" w:space="0" w:color="auto"/>
              <w:left w:val="single" w:sz="4" w:space="0" w:color="auto"/>
              <w:bottom w:val="single" w:sz="4" w:space="0" w:color="auto"/>
              <w:right w:val="single" w:sz="4" w:space="0" w:color="auto"/>
            </w:tcBorders>
          </w:tcPr>
          <w:p w14:paraId="0F7F479C"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0E1685" w:rsidRPr="00323F2C" w14:paraId="0F7F47A1"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E"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86" w:type="dxa"/>
            <w:tcBorders>
              <w:top w:val="single" w:sz="4" w:space="0" w:color="auto"/>
              <w:left w:val="single" w:sz="4" w:space="0" w:color="auto"/>
              <w:bottom w:val="single" w:sz="4" w:space="0" w:color="auto"/>
              <w:right w:val="single" w:sz="4" w:space="0" w:color="auto"/>
            </w:tcBorders>
          </w:tcPr>
          <w:p w14:paraId="0F7F479F" w14:textId="1A642652"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E65CD8" w:rsidRPr="00E87371">
              <w:rPr>
                <w:rFonts w:asciiTheme="minorHAnsi" w:eastAsia="Times New Roman" w:hAnsiTheme="minorHAnsi" w:cstheme="minorHAnsi"/>
                <w:sz w:val="14"/>
                <w:szCs w:val="14"/>
              </w:rPr>
              <w:t>:</w:t>
            </w:r>
          </w:p>
        </w:tc>
        <w:tc>
          <w:tcPr>
            <w:tcW w:w="1835" w:type="dxa"/>
            <w:tcBorders>
              <w:top w:val="single" w:sz="4" w:space="0" w:color="auto"/>
              <w:left w:val="single" w:sz="4" w:space="0" w:color="auto"/>
              <w:bottom w:val="single" w:sz="4" w:space="0" w:color="auto"/>
              <w:right w:val="single" w:sz="4" w:space="0" w:color="auto"/>
            </w:tcBorders>
          </w:tcPr>
          <w:p w14:paraId="0F7F47A0"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A4"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A2"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4721" w:type="dxa"/>
            <w:gridSpan w:val="2"/>
            <w:tcBorders>
              <w:top w:val="single" w:sz="4" w:space="0" w:color="auto"/>
              <w:left w:val="single" w:sz="4" w:space="0" w:color="auto"/>
              <w:bottom w:val="single" w:sz="4" w:space="0" w:color="auto"/>
              <w:right w:val="single" w:sz="4" w:space="0" w:color="auto"/>
            </w:tcBorders>
          </w:tcPr>
          <w:p w14:paraId="0F7F47A3"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7A5" w14:textId="77777777" w:rsidR="008E388E" w:rsidRPr="00236F4B" w:rsidRDefault="008E388E" w:rsidP="00064F9C">
      <w:pPr>
        <w:spacing w:after="0" w:line="240" w:lineRule="auto"/>
        <w:rPr>
          <w:rFonts w:asciiTheme="minorHAnsi" w:hAnsiTheme="minorHAnsi" w:cstheme="minorHAnsi"/>
          <w:sz w:val="18"/>
          <w:szCs w:val="18"/>
        </w:rPr>
      </w:pPr>
    </w:p>
    <w:sectPr w:rsidR="008E388E" w:rsidRPr="00236F4B" w:rsidSect="00411887">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638BF" w14:textId="77777777" w:rsidR="00316E14" w:rsidRDefault="00316E14" w:rsidP="004E3B6C">
      <w:pPr>
        <w:spacing w:after="0" w:line="240" w:lineRule="auto"/>
      </w:pPr>
      <w:r>
        <w:separator/>
      </w:r>
    </w:p>
  </w:endnote>
  <w:endnote w:type="continuationSeparator" w:id="0">
    <w:p w14:paraId="1734A397" w14:textId="77777777" w:rsidR="00316E14" w:rsidRDefault="00316E14" w:rsidP="004E3B6C">
      <w:pPr>
        <w:spacing w:after="0" w:line="240" w:lineRule="auto"/>
      </w:pPr>
      <w:r>
        <w:continuationSeparator/>
      </w:r>
    </w:p>
  </w:endnote>
  <w:endnote w:type="continuationNotice" w:id="1">
    <w:p w14:paraId="667114CA" w14:textId="77777777" w:rsidR="00316E14" w:rsidRDefault="00316E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2C35" w14:textId="77777777" w:rsidR="00557B97" w:rsidRDefault="00557B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51BBAED5" w:rsidR="004B6B6C" w:rsidRPr="00C91513" w:rsidRDefault="004B6B6C"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692FB175"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198" w:author="Markstrum, Alexis@Energy" w:date="2021-10-11T14:54:00Z">
      <w:r>
        <w:rPr>
          <w:i w:val="0"/>
          <w:sz w:val="20"/>
          <w:szCs w:val="20"/>
        </w:rPr>
        <w:t>22</w:t>
      </w:r>
    </w:ins>
    <w:del w:id="199" w:author="Markstrum, Alexis@Energy" w:date="2021-10-11T14:54:00Z">
      <w:r w:rsidRPr="00C91513" w:rsidDel="00480EA0">
        <w:rPr>
          <w:i w:val="0"/>
          <w:sz w:val="20"/>
          <w:szCs w:val="20"/>
        </w:rPr>
        <w:delText>1</w:delText>
      </w:r>
      <w:r w:rsidDel="00480EA0">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200" w:author="Markstrum, Alexis@Energy" w:date="2021-10-11T14:54:00Z">
      <w:r w:rsidDel="00480EA0">
        <w:rPr>
          <w:i w:val="0"/>
          <w:sz w:val="20"/>
          <w:szCs w:val="20"/>
        </w:rPr>
        <w:delText>October 2021</w:delText>
      </w:r>
    </w:del>
    <w:ins w:id="201" w:author="Markstrum, Alexis@Energy" w:date="2021-10-11T14:54:00Z">
      <w:r>
        <w:rPr>
          <w:i w:val="0"/>
          <w:sz w:val="20"/>
          <w:szCs w:val="20"/>
        </w:rPr>
        <w:t>Janu</w:t>
      </w:r>
    </w:ins>
    <w:ins w:id="202" w:author="Markstrum, Alexis@Energy" w:date="2021-10-11T14:55:00Z">
      <w:r>
        <w:rPr>
          <w:i w:val="0"/>
          <w:sz w:val="20"/>
          <w:szCs w:val="20"/>
        </w:rPr>
        <w:t>ary 2022</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4D154" w14:textId="77777777" w:rsidR="00557B97" w:rsidRDefault="00557B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A98D" w14:textId="3D31A7F3"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253" w:author="Markstrum, Alexis@Energy" w:date="2021-10-11T14:55:00Z">
      <w:r>
        <w:rPr>
          <w:i w:val="0"/>
          <w:sz w:val="20"/>
          <w:szCs w:val="20"/>
        </w:rPr>
        <w:t>22</w:t>
      </w:r>
    </w:ins>
    <w:del w:id="254" w:author="Markstrum, Alexis@Energy" w:date="2021-10-11T14:55:00Z">
      <w:r w:rsidRPr="00C91513" w:rsidDel="00480EA0">
        <w:rPr>
          <w:i w:val="0"/>
          <w:sz w:val="20"/>
          <w:szCs w:val="20"/>
        </w:rPr>
        <w:delText>1</w:delText>
      </w:r>
      <w:r w:rsidDel="00480EA0">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255" w:author="Markstrum, Alexis@Energy" w:date="2021-10-11T14:55:00Z">
      <w:r w:rsidDel="00480EA0">
        <w:rPr>
          <w:i w:val="0"/>
          <w:sz w:val="20"/>
          <w:szCs w:val="20"/>
        </w:rPr>
        <w:delText>October 2021</w:delText>
      </w:r>
    </w:del>
    <w:ins w:id="256" w:author="Markstrum, Alexis@Energy" w:date="2021-10-11T14:55:00Z">
      <w:r>
        <w:rPr>
          <w:i w:val="0"/>
          <w:sz w:val="20"/>
          <w:szCs w:val="20"/>
        </w:rPr>
        <w:t>January 2022</w: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9AFF" w14:textId="77777777" w:rsidR="004B6B6C" w:rsidRPr="00C91513" w:rsidRDefault="004B6B6C"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4AE7CD3A" w:rsidR="004B6B6C" w:rsidRPr="00C80016" w:rsidRDefault="004B6B6C"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1029" w:author="Markstrum, Alexis@Energy" w:date="2021-10-11T14:55:00Z">
      <w:r>
        <w:rPr>
          <w:i w:val="0"/>
          <w:sz w:val="20"/>
          <w:szCs w:val="20"/>
        </w:rPr>
        <w:t>22</w:t>
      </w:r>
    </w:ins>
    <w:del w:id="1030" w:author="Markstrum, Alexis@Energy" w:date="2021-10-11T14:55:00Z">
      <w:r w:rsidRPr="00C91513" w:rsidDel="00480EA0">
        <w:rPr>
          <w:i w:val="0"/>
          <w:sz w:val="20"/>
          <w:szCs w:val="20"/>
        </w:rPr>
        <w:delText>1</w:delText>
      </w:r>
      <w:r w:rsidDel="00480EA0">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1031" w:author="Markstrum, Alexis@Energy" w:date="2021-10-11T14:55:00Z">
      <w:r w:rsidDel="00480EA0">
        <w:rPr>
          <w:i w:val="0"/>
          <w:sz w:val="20"/>
          <w:szCs w:val="20"/>
        </w:rPr>
        <w:delText>October 2021</w:delText>
      </w:r>
    </w:del>
    <w:ins w:id="1032" w:author="Markstrum, Alexis@Energy" w:date="2021-10-11T14:55:00Z">
      <w:r>
        <w:rPr>
          <w:i w:val="0"/>
          <w:sz w:val="20"/>
          <w:szCs w:val="20"/>
        </w:rPr>
        <w:t>January 2022</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6ABAB" w14:textId="77777777" w:rsidR="00316E14" w:rsidRDefault="00316E14" w:rsidP="004E3B6C">
      <w:pPr>
        <w:spacing w:after="0" w:line="240" w:lineRule="auto"/>
      </w:pPr>
      <w:r>
        <w:separator/>
      </w:r>
    </w:p>
  </w:footnote>
  <w:footnote w:type="continuationSeparator" w:id="0">
    <w:p w14:paraId="179CE70B" w14:textId="77777777" w:rsidR="00316E14" w:rsidRDefault="00316E14" w:rsidP="004E3B6C">
      <w:pPr>
        <w:spacing w:after="0" w:line="240" w:lineRule="auto"/>
      </w:pPr>
      <w:r>
        <w:continuationSeparator/>
      </w:r>
    </w:p>
  </w:footnote>
  <w:footnote w:type="continuationNotice" w:id="1">
    <w:p w14:paraId="4A366868" w14:textId="77777777" w:rsidR="00316E14" w:rsidRDefault="00316E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6E00726E" w:rsidR="004B6B6C" w:rsidRDefault="004B6B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B" w14:textId="67600FFF" w:rsidR="004B6B6C" w:rsidRPr="00913A72" w:rsidRDefault="00557B97" w:rsidP="00913A72">
    <w:pPr>
      <w:suppressAutoHyphens/>
      <w:spacing w:after="0" w:line="240" w:lineRule="auto"/>
      <w:ind w:left="-90"/>
      <w:rPr>
        <w:rFonts w:ascii="Arial" w:eastAsia="Times New Roman" w:hAnsi="Arial" w:cs="Arial"/>
        <w:sz w:val="14"/>
        <w:szCs w:val="14"/>
      </w:rPr>
    </w:pPr>
    <w:customXmlInsRangeStart w:id="191" w:author="Geiser, Che@Energy" w:date="2022-04-11T13:43:00Z"/>
    <w:sdt>
      <w:sdtPr>
        <w:rPr>
          <w:rFonts w:ascii="Arial" w:eastAsia="Times New Roman" w:hAnsi="Arial" w:cs="Arial"/>
          <w:sz w:val="14"/>
          <w:szCs w:val="14"/>
        </w:rPr>
        <w:id w:val="-693847979"/>
        <w:docPartObj>
          <w:docPartGallery w:val="Watermarks"/>
          <w:docPartUnique/>
        </w:docPartObj>
      </w:sdtPr>
      <w:sdtContent>
        <w:customXmlInsRangeEnd w:id="191"/>
        <w:ins w:id="192" w:author="Geiser, Che@Energy" w:date="2022-04-11T13:43:00Z">
          <w:r w:rsidRPr="00557B97">
            <w:rPr>
              <w:rFonts w:ascii="Arial" w:eastAsia="Times New Roman" w:hAnsi="Arial" w:cs="Arial"/>
              <w:noProof/>
              <w:sz w:val="14"/>
              <w:szCs w:val="14"/>
            </w:rPr>
            <w:pict w14:anchorId="10137B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6185;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193" w:author="Geiser, Che@Energy" w:date="2022-04-11T13:43:00Z"/>
      </w:sdtContent>
    </w:sdt>
    <w:customXmlInsRangeEnd w:id="193"/>
    <w:r w:rsidR="004B6B6C" w:rsidRPr="005B1B6C">
      <w:rPr>
        <w:rFonts w:ascii="Arial" w:eastAsia="Times New Roman" w:hAnsi="Arial"/>
        <w:noProof/>
        <w:sz w:val="14"/>
      </w:rPr>
      <w:drawing>
        <wp:anchor distT="0" distB="0" distL="114300" distR="114300" simplePos="0" relativeHeight="251658244" behindDoc="0" locked="0" layoutInCell="1" allowOverlap="1" wp14:anchorId="0F7F47D7" wp14:editId="602B858E">
          <wp:simplePos x="0" y="0"/>
          <wp:positionH relativeFrom="margin">
            <wp:posOffset>6557010</wp:posOffset>
          </wp:positionH>
          <wp:positionV relativeFrom="margin">
            <wp:posOffset>-1280795</wp:posOffset>
          </wp:positionV>
          <wp:extent cx="308610" cy="2705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6B6C" w:rsidRPr="00913A72">
      <w:rPr>
        <w:rFonts w:ascii="Arial" w:eastAsia="Times New Roman" w:hAnsi="Arial" w:cs="Arial"/>
        <w:sz w:val="14"/>
        <w:szCs w:val="14"/>
      </w:rPr>
      <w:t>STATE OF CALIFORNIA</w:t>
    </w:r>
  </w:p>
  <w:p w14:paraId="0F7F47AC" w14:textId="36412E4B" w:rsidR="004B6B6C" w:rsidRPr="00913A72" w:rsidRDefault="004B6B6C" w:rsidP="00913A72">
    <w:pPr>
      <w:suppressAutoHyphens/>
      <w:spacing w:after="0" w:line="240" w:lineRule="auto"/>
      <w:ind w:left="-90"/>
      <w:rPr>
        <w:rFonts w:ascii="Arial" w:eastAsia="Times New Roman" w:hAnsi="Arial" w:cs="Arial"/>
        <w:b/>
        <w:sz w:val="24"/>
        <w:szCs w:val="24"/>
      </w:rPr>
    </w:pPr>
    <w:r w:rsidRPr="00BA20B7">
      <w:rPr>
        <w:rFonts w:ascii="Arial" w:eastAsia="Times New Roman" w:hAnsi="Arial" w:cs="Arial"/>
        <w:b/>
        <w:sz w:val="24"/>
        <w:szCs w:val="24"/>
      </w:rPr>
      <w:t>HERS VERIFIED SINGLE DWELLING UNIT HOT WATER SYSTEM DISTRIBUTION</w:t>
    </w:r>
  </w:p>
  <w:p w14:paraId="0F7F47AD" w14:textId="32A0F08E" w:rsidR="004B6B6C" w:rsidRPr="00913A72" w:rsidRDefault="004B6B6C"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CEC-CF2R-</w:t>
    </w:r>
    <w:r>
      <w:rPr>
        <w:rFonts w:ascii="Arial" w:eastAsia="Times New Roman" w:hAnsi="Arial" w:cs="Arial"/>
        <w:sz w:val="14"/>
        <w:szCs w:val="14"/>
      </w:rPr>
      <w:t>PLB-22-H</w:t>
    </w:r>
    <w:r w:rsidRPr="00913A72">
      <w:rPr>
        <w:rFonts w:ascii="Arial" w:eastAsia="Times New Roman" w:hAnsi="Arial" w:cs="Arial"/>
        <w:sz w:val="14"/>
        <w:szCs w:val="14"/>
      </w:rPr>
      <w:t xml:space="preserve"> (Revised </w:t>
    </w:r>
    <w:del w:id="194" w:author="Markstrum, Alexis@Energy" w:date="2021-10-11T14:54:00Z">
      <w:r w:rsidDel="00480EA0">
        <w:rPr>
          <w:rFonts w:ascii="Arial" w:eastAsia="Times New Roman" w:hAnsi="Arial" w:cs="Arial"/>
          <w:sz w:val="14"/>
          <w:szCs w:val="14"/>
        </w:rPr>
        <w:delText>10</w:delText>
      </w:r>
    </w:del>
    <w:ins w:id="195" w:author="Markstrum, Alexis@Energy" w:date="2021-10-11T14:54:00Z">
      <w:r>
        <w:rPr>
          <w:rFonts w:ascii="Arial" w:eastAsia="Times New Roman" w:hAnsi="Arial" w:cs="Arial"/>
          <w:sz w:val="14"/>
          <w:szCs w:val="14"/>
        </w:rPr>
        <w:t>01</w:t>
      </w:r>
    </w:ins>
    <w:r>
      <w:rPr>
        <w:rFonts w:ascii="Arial" w:eastAsia="Times New Roman" w:hAnsi="Arial" w:cs="Arial"/>
        <w:sz w:val="14"/>
        <w:szCs w:val="14"/>
      </w:rPr>
      <w:t>/2</w:t>
    </w:r>
    <w:ins w:id="196" w:author="Markstrum, Alexis@Energy" w:date="2021-10-11T14:54:00Z">
      <w:r>
        <w:rPr>
          <w:rFonts w:ascii="Arial" w:eastAsia="Times New Roman" w:hAnsi="Arial" w:cs="Arial"/>
          <w:sz w:val="14"/>
          <w:szCs w:val="14"/>
        </w:rPr>
        <w:t>2</w:t>
      </w:r>
    </w:ins>
    <w:del w:id="197" w:author="Markstrum, Alexis@Energy" w:date="2021-10-11T14:54:00Z">
      <w:r w:rsidDel="00480EA0">
        <w:rPr>
          <w:rFonts w:ascii="Arial" w:eastAsia="Times New Roman" w:hAnsi="Arial" w:cs="Arial"/>
          <w:sz w:val="14"/>
          <w:szCs w:val="14"/>
        </w:rPr>
        <w:delText>1</w:delText>
      </w:r>
    </w:del>
    <w:r w:rsidRPr="00913A72">
      <w:rPr>
        <w:rFonts w:ascii="Arial" w:eastAsia="Times New Roman" w:hAnsi="Arial" w:cs="Arial"/>
        <w:sz w:val="14"/>
        <w:szCs w:val="14"/>
      </w:rPr>
      <w:t xml:space="preserve">)                     </w:t>
    </w:r>
    <w:r>
      <w:rPr>
        <w:rFonts w:ascii="Arial" w:eastAsia="Times New Roman" w:hAnsi="Arial" w:cs="Arial"/>
        <w:sz w:val="14"/>
        <w:szCs w:val="14"/>
      </w:rPr>
      <w:tab/>
    </w:r>
    <w:r>
      <w:rPr>
        <w:rFonts w:ascii="Arial" w:eastAsia="Times New Roman" w:hAnsi="Arial" w:cs="Arial"/>
        <w:sz w:val="14"/>
        <w:szCs w:val="14"/>
      </w:rPr>
      <w:tab/>
    </w:r>
    <w:r>
      <w:rPr>
        <w:rFonts w:ascii="Arial" w:eastAsia="Times New Roman" w:hAnsi="Arial" w:cs="Arial"/>
        <w:sz w:val="14"/>
        <w:szCs w:val="14"/>
      </w:rPr>
      <w:tab/>
    </w:r>
    <w:r>
      <w:rPr>
        <w:rFonts w:ascii="Arial" w:eastAsia="Times New Roman" w:hAnsi="Arial" w:cs="Arial"/>
        <w:sz w:val="14"/>
        <w:szCs w:val="14"/>
      </w:rPr>
      <w:tab/>
      <w:t xml:space="preserve">                                                  </w:t>
    </w:r>
    <w:r w:rsidRPr="00913A72">
      <w:rPr>
        <w:rFonts w:ascii="Arial" w:eastAsia="Times New Roman"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922"/>
      <w:gridCol w:w="2290"/>
      <w:gridCol w:w="1083"/>
      <w:gridCol w:w="1495"/>
    </w:tblGrid>
    <w:tr w:rsidR="004B6B6C" w:rsidRPr="00F85124" w14:paraId="0F7F47B0" w14:textId="77777777" w:rsidTr="00A259EF">
      <w:trPr>
        <w:cantSplit/>
        <w:trHeight w:val="288"/>
      </w:trPr>
      <w:tc>
        <w:tcPr>
          <w:tcW w:w="4307" w:type="pct"/>
          <w:gridSpan w:val="3"/>
          <w:tcBorders>
            <w:bottom w:val="single" w:sz="4" w:space="0" w:color="auto"/>
            <w:right w:val="nil"/>
          </w:tcBorders>
          <w:vAlign w:val="center"/>
        </w:tcPr>
        <w:p w14:paraId="0F7F47AE" w14:textId="77777777" w:rsidR="004B6B6C" w:rsidRPr="00F85124" w:rsidRDefault="004B6B6C" w:rsidP="00C33BFE">
          <w:pPr>
            <w:pStyle w:val="Style14"/>
            <w:rPr>
              <w:b/>
            </w:rPr>
          </w:pPr>
          <w:r>
            <w:t>CERTIFICATE OF INSTALLATION</w:t>
          </w:r>
        </w:p>
      </w:tc>
      <w:tc>
        <w:tcPr>
          <w:tcW w:w="693" w:type="pct"/>
          <w:tcBorders>
            <w:left w:val="nil"/>
            <w:bottom w:val="single" w:sz="4" w:space="0" w:color="auto"/>
          </w:tcBorders>
          <w:tcMar>
            <w:left w:w="115" w:type="dxa"/>
            <w:right w:w="115" w:type="dxa"/>
          </w:tcMar>
          <w:vAlign w:val="center"/>
        </w:tcPr>
        <w:p w14:paraId="0F7F47AF" w14:textId="764B2D84" w:rsidR="004B6B6C" w:rsidRDefault="004B6B6C">
          <w:pPr>
            <w:pStyle w:val="Style15"/>
            <w:rPr>
              <w:b/>
            </w:rPr>
          </w:pPr>
          <w:r>
            <w:t>CF2R-PLB-22-H</w:t>
          </w:r>
        </w:p>
      </w:tc>
    </w:tr>
    <w:tr w:rsidR="004B6B6C" w:rsidRPr="00F85124" w14:paraId="0F7F47B3" w14:textId="77777777" w:rsidTr="00A259EF">
      <w:trPr>
        <w:cantSplit/>
        <w:trHeight w:val="288"/>
      </w:trPr>
      <w:tc>
        <w:tcPr>
          <w:tcW w:w="4307" w:type="pct"/>
          <w:gridSpan w:val="3"/>
          <w:tcBorders>
            <w:right w:val="nil"/>
          </w:tcBorders>
        </w:tcPr>
        <w:p w14:paraId="0F7F47B1" w14:textId="77777777" w:rsidR="004B6B6C" w:rsidRPr="00F85124" w:rsidRDefault="004B6B6C" w:rsidP="00C33BFE">
          <w:pPr>
            <w:pStyle w:val="Style10"/>
            <w:rPr>
              <w:sz w:val="12"/>
              <w:szCs w:val="12"/>
            </w:rPr>
          </w:pPr>
          <w:r>
            <w:t xml:space="preserve">HERS Verified </w:t>
          </w:r>
          <w:r w:rsidRPr="006D2E42">
            <w:t>Single Dwelling Unit Hot Water System Distribution</w:t>
          </w:r>
        </w:p>
      </w:tc>
      <w:tc>
        <w:tcPr>
          <w:tcW w:w="693" w:type="pct"/>
          <w:tcBorders>
            <w:left w:val="nil"/>
          </w:tcBorders>
        </w:tcPr>
        <w:p w14:paraId="0F7F47B2" w14:textId="4381A611"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557B97">
            <w:rPr>
              <w:noProof/>
            </w:rPr>
            <w:t>8</w:t>
          </w:r>
          <w:r>
            <w:rPr>
              <w:noProof/>
            </w:rPr>
            <w:fldChar w:fldCharType="end"/>
          </w:r>
          <w:r w:rsidRPr="00F85124">
            <w:t>)</w:t>
          </w:r>
        </w:p>
      </w:tc>
    </w:tr>
    <w:tr w:rsidR="004B6B6C" w:rsidRPr="00F85124" w14:paraId="0F7F47B7" w14:textId="77777777" w:rsidTr="00A259EF">
      <w:trPr>
        <w:cantSplit/>
        <w:trHeight w:val="288"/>
      </w:trPr>
      <w:tc>
        <w:tcPr>
          <w:tcW w:w="2744" w:type="pct"/>
        </w:tcPr>
        <w:p w14:paraId="0F7F47B4" w14:textId="77777777" w:rsidR="004B6B6C" w:rsidRPr="00F85124" w:rsidRDefault="004B6B6C" w:rsidP="00C33BFE">
          <w:pPr>
            <w:pStyle w:val="Style12"/>
          </w:pPr>
          <w:r w:rsidRPr="00F85124">
            <w:t>Project Name:</w:t>
          </w:r>
        </w:p>
      </w:tc>
      <w:tc>
        <w:tcPr>
          <w:tcW w:w="1061" w:type="pct"/>
        </w:tcPr>
        <w:p w14:paraId="0F7F47B5" w14:textId="77777777" w:rsidR="004B6B6C" w:rsidRPr="00F85124" w:rsidRDefault="004B6B6C" w:rsidP="00C33BFE">
          <w:pPr>
            <w:pStyle w:val="Style12"/>
          </w:pPr>
          <w:r w:rsidRPr="00F85124">
            <w:t>Enforcement Agency:</w:t>
          </w:r>
        </w:p>
      </w:tc>
      <w:tc>
        <w:tcPr>
          <w:tcW w:w="1194" w:type="pct"/>
          <w:gridSpan w:val="2"/>
        </w:tcPr>
        <w:p w14:paraId="0F7F47B6" w14:textId="77777777" w:rsidR="004B6B6C" w:rsidRPr="00F85124" w:rsidRDefault="004B6B6C" w:rsidP="00C33BFE">
          <w:pPr>
            <w:pStyle w:val="Style12"/>
          </w:pPr>
          <w:r w:rsidRPr="00F85124">
            <w:t>Permit Number:</w:t>
          </w:r>
        </w:p>
      </w:tc>
    </w:tr>
    <w:tr w:rsidR="004B6B6C" w:rsidRPr="00F85124" w14:paraId="0F7F47BB" w14:textId="77777777" w:rsidTr="00A259EF">
      <w:trPr>
        <w:cantSplit/>
        <w:trHeight w:val="288"/>
      </w:trPr>
      <w:tc>
        <w:tcPr>
          <w:tcW w:w="2744" w:type="pct"/>
        </w:tcPr>
        <w:p w14:paraId="0F7F47B8" w14:textId="77777777" w:rsidR="004B6B6C" w:rsidRPr="00F85124" w:rsidRDefault="004B6B6C" w:rsidP="00C33BFE">
          <w:pPr>
            <w:pStyle w:val="Style12"/>
            <w:rPr>
              <w:vertAlign w:val="superscript"/>
            </w:rPr>
          </w:pPr>
          <w:r w:rsidRPr="00F85124">
            <w:t>Dwelling Address:</w:t>
          </w:r>
        </w:p>
      </w:tc>
      <w:tc>
        <w:tcPr>
          <w:tcW w:w="1061" w:type="pct"/>
        </w:tcPr>
        <w:p w14:paraId="0F7F47B9" w14:textId="77777777" w:rsidR="004B6B6C" w:rsidRPr="00F85124" w:rsidRDefault="004B6B6C" w:rsidP="00C33BFE">
          <w:pPr>
            <w:pStyle w:val="Style12"/>
            <w:rPr>
              <w:vertAlign w:val="superscript"/>
            </w:rPr>
          </w:pPr>
          <w:r w:rsidRPr="00F85124">
            <w:t>City</w:t>
          </w:r>
        </w:p>
      </w:tc>
      <w:tc>
        <w:tcPr>
          <w:tcW w:w="1194" w:type="pct"/>
          <w:gridSpan w:val="2"/>
        </w:tcPr>
        <w:p w14:paraId="0F7F47BA" w14:textId="77777777" w:rsidR="004B6B6C" w:rsidRPr="00F85124" w:rsidRDefault="004B6B6C" w:rsidP="00C33BFE">
          <w:pPr>
            <w:pStyle w:val="Style12"/>
            <w:rPr>
              <w:vertAlign w:val="superscript"/>
            </w:rPr>
          </w:pPr>
          <w:r w:rsidRPr="00F85124">
            <w:t>Zip Code</w:t>
          </w:r>
        </w:p>
      </w:tc>
    </w:tr>
  </w:tbl>
  <w:p w14:paraId="0F7F47BC" w14:textId="77777777" w:rsidR="004B6B6C" w:rsidRPr="006D2E42" w:rsidRDefault="004B6B6C" w:rsidP="004A16DC">
    <w:pPr>
      <w:pStyle w:val="Header"/>
      <w:spacing w:after="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FD6C996" w:rsidR="004B6B6C" w:rsidRDefault="004B6B6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2980"/>
      <w:gridCol w:w="2039"/>
    </w:tblGrid>
    <w:tr w:rsidR="004B6B6C" w:rsidRPr="00F85124" w14:paraId="18279AA8" w14:textId="77777777" w:rsidTr="0036442C">
      <w:trPr>
        <w:cantSplit/>
        <w:trHeight w:val="144"/>
      </w:trPr>
      <w:tc>
        <w:tcPr>
          <w:tcW w:w="4053" w:type="pct"/>
          <w:gridSpan w:val="2"/>
          <w:tcBorders>
            <w:bottom w:val="single" w:sz="4" w:space="0" w:color="auto"/>
            <w:right w:val="nil"/>
          </w:tcBorders>
          <w:vAlign w:val="center"/>
        </w:tcPr>
        <w:p w14:paraId="41E27171" w14:textId="77777777" w:rsidR="004B6B6C" w:rsidRPr="00F85124" w:rsidRDefault="004B6B6C" w:rsidP="0036442C">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947" w:type="pct"/>
          <w:tcBorders>
            <w:left w:val="nil"/>
            <w:bottom w:val="single" w:sz="4" w:space="0" w:color="auto"/>
          </w:tcBorders>
          <w:tcMar>
            <w:left w:w="115" w:type="dxa"/>
            <w:right w:w="115" w:type="dxa"/>
          </w:tcMar>
          <w:vAlign w:val="center"/>
        </w:tcPr>
        <w:p w14:paraId="2726D78A" w14:textId="77777777" w:rsidR="004B6B6C" w:rsidRPr="00F85124" w:rsidRDefault="004B6B6C" w:rsidP="0036442C">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4B6B6C" w:rsidRPr="00F85124" w14:paraId="576A2BF5" w14:textId="77777777" w:rsidTr="0036442C">
      <w:trPr>
        <w:cantSplit/>
        <w:trHeight w:val="288"/>
      </w:trPr>
      <w:tc>
        <w:tcPr>
          <w:tcW w:w="2669" w:type="pct"/>
          <w:tcBorders>
            <w:right w:val="nil"/>
          </w:tcBorders>
        </w:tcPr>
        <w:p w14:paraId="4264EA7C" w14:textId="60D063CA" w:rsidR="004B6B6C" w:rsidRPr="00586C72" w:rsidRDefault="004B6B6C" w:rsidP="0036442C">
          <w:pPr>
            <w:tabs>
              <w:tab w:val="right" w:pos="10543"/>
            </w:tabs>
            <w:spacing w:after="0"/>
            <w:rPr>
              <w:rFonts w:asciiTheme="minorHAnsi" w:hAnsiTheme="minorHAnsi"/>
              <w:sz w:val="20"/>
              <w:szCs w:val="20"/>
            </w:rPr>
          </w:pPr>
          <w:r>
            <w:rPr>
              <w:rFonts w:asciiTheme="minorHAnsi" w:hAnsiTheme="minorHAnsi"/>
              <w:bCs/>
              <w:sz w:val="20"/>
              <w:szCs w:val="20"/>
            </w:rPr>
            <w:t xml:space="preserve">HERS Verified </w:t>
          </w:r>
          <w:r w:rsidRPr="00586C72">
            <w:rPr>
              <w:rFonts w:asciiTheme="minorHAnsi" w:hAnsiTheme="minorHAnsi"/>
              <w:bCs/>
              <w:sz w:val="20"/>
              <w:szCs w:val="20"/>
            </w:rPr>
            <w:t>Single Dwelling Unit Hot Water System Distribution</w:t>
          </w:r>
        </w:p>
      </w:tc>
      <w:tc>
        <w:tcPr>
          <w:tcW w:w="2331" w:type="pct"/>
          <w:gridSpan w:val="2"/>
          <w:tcBorders>
            <w:left w:val="nil"/>
          </w:tcBorders>
        </w:tcPr>
        <w:p w14:paraId="34846D84" w14:textId="12F0BE6E" w:rsidR="004B6B6C" w:rsidRPr="00586C72" w:rsidRDefault="004B6B6C" w:rsidP="0036442C">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557B97">
            <w:rPr>
              <w:rFonts w:asciiTheme="minorHAnsi" w:hAnsiTheme="minorHAnsi"/>
              <w:bCs/>
              <w:noProof/>
              <w:sz w:val="20"/>
              <w:szCs w:val="20"/>
            </w:rPr>
            <w:t>3</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5221F694" w14:textId="60A656FC" w:rsidR="004B6B6C" w:rsidRPr="006D2E42" w:rsidRDefault="004B6B6C" w:rsidP="0036442C">
    <w:pPr>
      <w:suppressAutoHyphens/>
      <w:spacing w:after="0" w:line="240" w:lineRule="auto"/>
      <w:ind w:left="-90"/>
      <w:rPr>
        <w:sz w:val="16"/>
        <w:szCs w:val="16"/>
      </w:rPr>
    </w:pPr>
    <w:r>
      <w:rPr>
        <w:rFonts w:ascii="Arial" w:eastAsia="Times New Roman" w:hAnsi="Arial" w:cs="Arial"/>
        <w:noProof/>
        <w:sz w:val="14"/>
        <w:szCs w:val="14"/>
      </w:rPr>
      <w:drawing>
        <wp:anchor distT="0" distB="0" distL="114300" distR="114300" simplePos="0" relativeHeight="251658247" behindDoc="1" locked="0" layoutInCell="0" allowOverlap="1" wp14:anchorId="7D2A3EA9" wp14:editId="124E4B2A">
          <wp:simplePos x="0" y="0"/>
          <wp:positionH relativeFrom="margin">
            <wp:align>center</wp:align>
          </wp:positionH>
          <wp:positionV relativeFrom="margin">
            <wp:align>center</wp:align>
          </wp:positionV>
          <wp:extent cx="9144000" cy="6858000"/>
          <wp:effectExtent l="0" t="0" r="0" b="0"/>
          <wp:wrapNone/>
          <wp:docPr id="10" name="Picture 10"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0C7509D8" w:rsidR="004B6B6C" w:rsidRDefault="004B6B6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3227"/>
      <w:gridCol w:w="1825"/>
    </w:tblGrid>
    <w:tr w:rsidR="004B6B6C" w:rsidRPr="00F85124" w14:paraId="0F7F47CF" w14:textId="77777777" w:rsidTr="002B092D">
      <w:trPr>
        <w:cantSplit/>
        <w:trHeight w:val="288"/>
      </w:trPr>
      <w:tc>
        <w:tcPr>
          <w:tcW w:w="4155" w:type="pct"/>
          <w:gridSpan w:val="2"/>
          <w:tcBorders>
            <w:bottom w:val="single" w:sz="4" w:space="0" w:color="auto"/>
            <w:right w:val="nil"/>
          </w:tcBorders>
          <w:vAlign w:val="center"/>
        </w:tcPr>
        <w:p w14:paraId="0F7F47CD" w14:textId="4AD1DC3E" w:rsidR="004B6B6C" w:rsidRPr="00F85124" w:rsidRDefault="004B6B6C" w:rsidP="00064F9C">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77777777" w:rsidR="004B6B6C" w:rsidRDefault="004B6B6C">
          <w:pPr>
            <w:pStyle w:val="Style15"/>
            <w:rPr>
              <w:b/>
            </w:rPr>
          </w:pPr>
          <w:r>
            <w:t>CF2R-PLB-22-H</w:t>
          </w:r>
        </w:p>
      </w:tc>
    </w:tr>
    <w:tr w:rsidR="004B6B6C" w:rsidRPr="00F85124" w14:paraId="0F7F47D2" w14:textId="77777777" w:rsidTr="002B092D">
      <w:trPr>
        <w:cantSplit/>
        <w:trHeight w:val="288"/>
      </w:trPr>
      <w:tc>
        <w:tcPr>
          <w:tcW w:w="2661" w:type="pct"/>
          <w:tcBorders>
            <w:right w:val="nil"/>
          </w:tcBorders>
        </w:tcPr>
        <w:p w14:paraId="0F7F47D0" w14:textId="77777777" w:rsidR="004B6B6C" w:rsidRPr="00F85124" w:rsidRDefault="004B6B6C" w:rsidP="00C33BFE">
          <w:pPr>
            <w:pStyle w:val="Style10"/>
            <w:rPr>
              <w:sz w:val="12"/>
              <w:szCs w:val="12"/>
            </w:rPr>
          </w:pPr>
          <w:r>
            <w:t xml:space="preserve">HERS Verified </w:t>
          </w:r>
          <w:r w:rsidRPr="006D2E42">
            <w:t>Single Dwelling Unit Hot Water System Distribution</w:t>
          </w:r>
        </w:p>
      </w:tc>
      <w:tc>
        <w:tcPr>
          <w:tcW w:w="2339" w:type="pct"/>
          <w:gridSpan w:val="2"/>
          <w:tcBorders>
            <w:left w:val="nil"/>
          </w:tcBorders>
        </w:tcPr>
        <w:p w14:paraId="0F7F47D1" w14:textId="4B4B96A3"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557B97">
            <w:rPr>
              <w:noProof/>
            </w:rPr>
            <w:t>14</w:t>
          </w:r>
          <w:r>
            <w:rPr>
              <w:noProof/>
            </w:rPr>
            <w:fldChar w:fldCharType="end"/>
          </w:r>
          <w:r w:rsidRPr="00F85124">
            <w:t>)</w:t>
          </w:r>
        </w:p>
      </w:tc>
    </w:tr>
  </w:tbl>
  <w:p w14:paraId="0F7F47D3" w14:textId="01074F02" w:rsidR="004B6B6C" w:rsidRPr="006D2E42" w:rsidRDefault="004B6B6C" w:rsidP="004A16DC">
    <w:pPr>
      <w:pStyle w:val="Header"/>
      <w:spacing w:after="0"/>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13A3C2CE" w:rsidR="004B6B6C" w:rsidRDefault="004B6B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Roman"/>
      <w:lvlText w:val="%1."/>
      <w:lvlJc w:val="left"/>
      <w:pPr>
        <w:ind w:left="915" w:hanging="360"/>
      </w:pPr>
      <w:rPr>
        <w:rFonts w:ascii="Calibri" w:hAnsi="Calibri" w:cs="Calibri"/>
        <w:b w:val="0"/>
        <w:bCs w:val="0"/>
        <w:i w:val="0"/>
        <w:iCs w:val="0"/>
        <w:spacing w:val="-1"/>
        <w:w w:val="99"/>
        <w:sz w:val="20"/>
        <w:szCs w:val="20"/>
        <w:u w:val="single"/>
      </w:rPr>
    </w:lvl>
    <w:lvl w:ilvl="1">
      <w:numFmt w:val="bullet"/>
      <w:lvlText w:val="•"/>
      <w:lvlJc w:val="left"/>
      <w:pPr>
        <w:ind w:left="1722" w:hanging="360"/>
      </w:pPr>
    </w:lvl>
    <w:lvl w:ilvl="2">
      <w:numFmt w:val="bullet"/>
      <w:lvlText w:val="•"/>
      <w:lvlJc w:val="left"/>
      <w:pPr>
        <w:ind w:left="2524" w:hanging="360"/>
      </w:pPr>
    </w:lvl>
    <w:lvl w:ilvl="3">
      <w:numFmt w:val="bullet"/>
      <w:lvlText w:val="•"/>
      <w:lvlJc w:val="left"/>
      <w:pPr>
        <w:ind w:left="3326" w:hanging="360"/>
      </w:pPr>
    </w:lvl>
    <w:lvl w:ilvl="4">
      <w:numFmt w:val="bullet"/>
      <w:lvlText w:val="•"/>
      <w:lvlJc w:val="left"/>
      <w:pPr>
        <w:ind w:left="4128" w:hanging="360"/>
      </w:pPr>
    </w:lvl>
    <w:lvl w:ilvl="5">
      <w:numFmt w:val="bullet"/>
      <w:lvlText w:val="•"/>
      <w:lvlJc w:val="left"/>
      <w:pPr>
        <w:ind w:left="4930" w:hanging="360"/>
      </w:pPr>
    </w:lvl>
    <w:lvl w:ilvl="6">
      <w:numFmt w:val="bullet"/>
      <w:lvlText w:val="•"/>
      <w:lvlJc w:val="left"/>
      <w:pPr>
        <w:ind w:left="5732" w:hanging="360"/>
      </w:pPr>
    </w:lvl>
    <w:lvl w:ilvl="7">
      <w:numFmt w:val="bullet"/>
      <w:lvlText w:val="•"/>
      <w:lvlJc w:val="left"/>
      <w:pPr>
        <w:ind w:left="6534" w:hanging="360"/>
      </w:pPr>
    </w:lvl>
    <w:lvl w:ilvl="8">
      <w:numFmt w:val="bullet"/>
      <w:lvlText w:val="•"/>
      <w:lvlJc w:val="left"/>
      <w:pPr>
        <w:ind w:left="7336" w:hanging="360"/>
      </w:pPr>
    </w:lvl>
  </w:abstractNum>
  <w:abstractNum w:abstractNumId="1"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C0993"/>
    <w:multiLevelType w:val="hybridMultilevel"/>
    <w:tmpl w:val="F132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686034"/>
    <w:multiLevelType w:val="hybridMultilevel"/>
    <w:tmpl w:val="CAF23F94"/>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34B261C4"/>
    <w:multiLevelType w:val="hybridMultilevel"/>
    <w:tmpl w:val="95987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070A00"/>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0"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3090A"/>
    <w:multiLevelType w:val="hybridMultilevel"/>
    <w:tmpl w:val="679AE870"/>
    <w:lvl w:ilvl="0" w:tplc="927E99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5B35CBC"/>
    <w:multiLevelType w:val="hybridMultilevel"/>
    <w:tmpl w:val="A506582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68D21C5F"/>
    <w:multiLevelType w:val="hybridMultilevel"/>
    <w:tmpl w:val="2DC0718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44604C"/>
    <w:multiLevelType w:val="hybridMultilevel"/>
    <w:tmpl w:val="9F983B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12"/>
  </w:num>
  <w:num w:numId="4">
    <w:abstractNumId w:val="8"/>
  </w:num>
  <w:num w:numId="5">
    <w:abstractNumId w:val="16"/>
  </w:num>
  <w:num w:numId="6">
    <w:abstractNumId w:val="18"/>
  </w:num>
  <w:num w:numId="7">
    <w:abstractNumId w:val="10"/>
  </w:num>
  <w:num w:numId="8">
    <w:abstractNumId w:val="3"/>
    <w:lvlOverride w:ilvl="0">
      <w:startOverride w:val="1"/>
    </w:lvlOverride>
    <w:lvlOverride w:ilvl="1"/>
    <w:lvlOverride w:ilvl="2"/>
    <w:lvlOverride w:ilvl="3"/>
    <w:lvlOverride w:ilvl="4"/>
    <w:lvlOverride w:ilvl="5"/>
    <w:lvlOverride w:ilvl="6"/>
    <w:lvlOverride w:ilvl="7"/>
    <w:lvlOverride w:ilvl="8"/>
  </w:num>
  <w:num w:numId="9">
    <w:abstractNumId w:val="17"/>
  </w:num>
  <w:num w:numId="10">
    <w:abstractNumId w:val="11"/>
  </w:num>
  <w:num w:numId="11">
    <w:abstractNumId w:val="1"/>
  </w:num>
  <w:num w:numId="12">
    <w:abstractNumId w:val="4"/>
  </w:num>
  <w:num w:numId="13">
    <w:abstractNumId w:val="13"/>
  </w:num>
  <w:num w:numId="14">
    <w:abstractNumId w:val="5"/>
  </w:num>
  <w:num w:numId="15">
    <w:abstractNumId w:val="2"/>
  </w:num>
  <w:num w:numId="16">
    <w:abstractNumId w:val="7"/>
  </w:num>
  <w:num w:numId="17">
    <w:abstractNumId w:val="14"/>
  </w:num>
  <w:num w:numId="18">
    <w:abstractNumId w:val="0"/>
  </w:num>
  <w:num w:numId="19">
    <w:abstractNumId w:val="6"/>
  </w:num>
  <w:num w:numId="20">
    <w:abstractNumId w:val="19"/>
  </w:num>
  <w:num w:numId="21">
    <w:abstractNumId w:val="15"/>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Tam, Danny@Energy">
    <w15:presenceInfo w15:providerId="AD" w15:userId="S::Danny.Tam@energy.ca.gov::a6ee4652-f9b2-403d-bfc6-d23a6916fd73"/>
  </w15:person>
  <w15:person w15:author="Markstrum, Alexis@Energy">
    <w15:presenceInfo w15:providerId="AD" w15:userId="S::alexis.markstrum@energy.ca.gov::e6e55ac6-69d0-40ac-bbd2-3f40141a0771"/>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TEwBr3unxXsErh6c5wUMXI7y5wkiLGjCghdHsv1d1APcLKUGAwXM0CZtKWSPlaa7uy5HPtc0Lw7N6N1mHQCvwA==" w:salt="EyboAASBLtWiIwdqEhtDkg=="/>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7F2A"/>
    <w:rsid w:val="00010453"/>
    <w:rsid w:val="00013667"/>
    <w:rsid w:val="00025661"/>
    <w:rsid w:val="00026F0A"/>
    <w:rsid w:val="000348E3"/>
    <w:rsid w:val="00034C3F"/>
    <w:rsid w:val="00034EAB"/>
    <w:rsid w:val="00035EF9"/>
    <w:rsid w:val="00036FB1"/>
    <w:rsid w:val="00043CAA"/>
    <w:rsid w:val="0004560C"/>
    <w:rsid w:val="00046302"/>
    <w:rsid w:val="000477C3"/>
    <w:rsid w:val="00047C58"/>
    <w:rsid w:val="0005432F"/>
    <w:rsid w:val="000601F4"/>
    <w:rsid w:val="0006478B"/>
    <w:rsid w:val="00064983"/>
    <w:rsid w:val="00064F9C"/>
    <w:rsid w:val="00065203"/>
    <w:rsid w:val="00073FBD"/>
    <w:rsid w:val="000849F0"/>
    <w:rsid w:val="00092950"/>
    <w:rsid w:val="00095F6F"/>
    <w:rsid w:val="000969B0"/>
    <w:rsid w:val="0009742B"/>
    <w:rsid w:val="000A05A2"/>
    <w:rsid w:val="000A2CFB"/>
    <w:rsid w:val="000A3755"/>
    <w:rsid w:val="000B2A51"/>
    <w:rsid w:val="000B52D6"/>
    <w:rsid w:val="000B7422"/>
    <w:rsid w:val="000C0ADF"/>
    <w:rsid w:val="000C216B"/>
    <w:rsid w:val="000C223A"/>
    <w:rsid w:val="000C2529"/>
    <w:rsid w:val="000C281A"/>
    <w:rsid w:val="000D3D9E"/>
    <w:rsid w:val="000D4598"/>
    <w:rsid w:val="000D5566"/>
    <w:rsid w:val="000D610A"/>
    <w:rsid w:val="000E1685"/>
    <w:rsid w:val="000E45E2"/>
    <w:rsid w:val="000F1D06"/>
    <w:rsid w:val="000F7055"/>
    <w:rsid w:val="000F75BC"/>
    <w:rsid w:val="001022AB"/>
    <w:rsid w:val="001042E0"/>
    <w:rsid w:val="00122A6B"/>
    <w:rsid w:val="00122DFF"/>
    <w:rsid w:val="001233C7"/>
    <w:rsid w:val="00127C14"/>
    <w:rsid w:val="0013071A"/>
    <w:rsid w:val="00131093"/>
    <w:rsid w:val="00136975"/>
    <w:rsid w:val="001379AE"/>
    <w:rsid w:val="001409A6"/>
    <w:rsid w:val="00141137"/>
    <w:rsid w:val="001418FF"/>
    <w:rsid w:val="0014411D"/>
    <w:rsid w:val="0014483B"/>
    <w:rsid w:val="001455A6"/>
    <w:rsid w:val="00147EA4"/>
    <w:rsid w:val="00150E9A"/>
    <w:rsid w:val="0015184E"/>
    <w:rsid w:val="00157186"/>
    <w:rsid w:val="0015721D"/>
    <w:rsid w:val="00157DF4"/>
    <w:rsid w:val="00163566"/>
    <w:rsid w:val="00166F9C"/>
    <w:rsid w:val="00173A82"/>
    <w:rsid w:val="00175066"/>
    <w:rsid w:val="00177CE0"/>
    <w:rsid w:val="00180B11"/>
    <w:rsid w:val="00181EE0"/>
    <w:rsid w:val="001822B4"/>
    <w:rsid w:val="00187D79"/>
    <w:rsid w:val="0019006C"/>
    <w:rsid w:val="00190379"/>
    <w:rsid w:val="001914EC"/>
    <w:rsid w:val="00192296"/>
    <w:rsid w:val="00192426"/>
    <w:rsid w:val="001938BC"/>
    <w:rsid w:val="00193F95"/>
    <w:rsid w:val="001950F9"/>
    <w:rsid w:val="001964BA"/>
    <w:rsid w:val="001A5DB6"/>
    <w:rsid w:val="001B3105"/>
    <w:rsid w:val="001B5E9B"/>
    <w:rsid w:val="001B6293"/>
    <w:rsid w:val="001B692C"/>
    <w:rsid w:val="001C1D69"/>
    <w:rsid w:val="001C4BC8"/>
    <w:rsid w:val="001C6CB5"/>
    <w:rsid w:val="001C6EE0"/>
    <w:rsid w:val="001C791D"/>
    <w:rsid w:val="001D396A"/>
    <w:rsid w:val="001E3511"/>
    <w:rsid w:val="001E58D1"/>
    <w:rsid w:val="001F0055"/>
    <w:rsid w:val="001F0A85"/>
    <w:rsid w:val="001F353A"/>
    <w:rsid w:val="001F3BFF"/>
    <w:rsid w:val="001F3C43"/>
    <w:rsid w:val="002027EC"/>
    <w:rsid w:val="00205CF5"/>
    <w:rsid w:val="0020638D"/>
    <w:rsid w:val="0021138F"/>
    <w:rsid w:val="002130B3"/>
    <w:rsid w:val="002145A5"/>
    <w:rsid w:val="002176C2"/>
    <w:rsid w:val="0022056E"/>
    <w:rsid w:val="0022213C"/>
    <w:rsid w:val="00222953"/>
    <w:rsid w:val="00224FFB"/>
    <w:rsid w:val="00232426"/>
    <w:rsid w:val="0023694B"/>
    <w:rsid w:val="00236F4B"/>
    <w:rsid w:val="0024269A"/>
    <w:rsid w:val="002431D7"/>
    <w:rsid w:val="00245336"/>
    <w:rsid w:val="002456C7"/>
    <w:rsid w:val="002472F2"/>
    <w:rsid w:val="002473C4"/>
    <w:rsid w:val="0025415A"/>
    <w:rsid w:val="002544C3"/>
    <w:rsid w:val="0025496C"/>
    <w:rsid w:val="00256B55"/>
    <w:rsid w:val="0025788B"/>
    <w:rsid w:val="002578E7"/>
    <w:rsid w:val="002600BD"/>
    <w:rsid w:val="00260EB7"/>
    <w:rsid w:val="0026153D"/>
    <w:rsid w:val="00261B04"/>
    <w:rsid w:val="002626A8"/>
    <w:rsid w:val="00264A7E"/>
    <w:rsid w:val="00264CF8"/>
    <w:rsid w:val="00267060"/>
    <w:rsid w:val="00267109"/>
    <w:rsid w:val="00276DD9"/>
    <w:rsid w:val="00287857"/>
    <w:rsid w:val="00293EE6"/>
    <w:rsid w:val="002947E9"/>
    <w:rsid w:val="002A058D"/>
    <w:rsid w:val="002A1FF1"/>
    <w:rsid w:val="002A45FE"/>
    <w:rsid w:val="002A4FD5"/>
    <w:rsid w:val="002A63C0"/>
    <w:rsid w:val="002A6EA3"/>
    <w:rsid w:val="002B092D"/>
    <w:rsid w:val="002B1B1D"/>
    <w:rsid w:val="002B4375"/>
    <w:rsid w:val="002B5F75"/>
    <w:rsid w:val="002C0390"/>
    <w:rsid w:val="002D344E"/>
    <w:rsid w:val="002D4853"/>
    <w:rsid w:val="002E14A5"/>
    <w:rsid w:val="002E1D83"/>
    <w:rsid w:val="002E200E"/>
    <w:rsid w:val="002F18C2"/>
    <w:rsid w:val="002F1EAA"/>
    <w:rsid w:val="002F44E2"/>
    <w:rsid w:val="002F70F5"/>
    <w:rsid w:val="003004FB"/>
    <w:rsid w:val="00300508"/>
    <w:rsid w:val="0030216A"/>
    <w:rsid w:val="003027B1"/>
    <w:rsid w:val="00304DD4"/>
    <w:rsid w:val="0031022E"/>
    <w:rsid w:val="003102FC"/>
    <w:rsid w:val="003166CA"/>
    <w:rsid w:val="00316E14"/>
    <w:rsid w:val="003222A9"/>
    <w:rsid w:val="00323F2C"/>
    <w:rsid w:val="00327949"/>
    <w:rsid w:val="003279CA"/>
    <w:rsid w:val="0033003F"/>
    <w:rsid w:val="00332C3F"/>
    <w:rsid w:val="0033347C"/>
    <w:rsid w:val="00334F9B"/>
    <w:rsid w:val="003410B5"/>
    <w:rsid w:val="003431D1"/>
    <w:rsid w:val="00352318"/>
    <w:rsid w:val="00352A48"/>
    <w:rsid w:val="00353208"/>
    <w:rsid w:val="003553ED"/>
    <w:rsid w:val="0035556A"/>
    <w:rsid w:val="00356EF4"/>
    <w:rsid w:val="00357C89"/>
    <w:rsid w:val="00357CFC"/>
    <w:rsid w:val="003609C5"/>
    <w:rsid w:val="00361A2A"/>
    <w:rsid w:val="003622D1"/>
    <w:rsid w:val="00362F77"/>
    <w:rsid w:val="0036348A"/>
    <w:rsid w:val="0036442C"/>
    <w:rsid w:val="003648E9"/>
    <w:rsid w:val="00366C9E"/>
    <w:rsid w:val="00371CAD"/>
    <w:rsid w:val="003739EF"/>
    <w:rsid w:val="003765F9"/>
    <w:rsid w:val="003806BB"/>
    <w:rsid w:val="003824DC"/>
    <w:rsid w:val="00383435"/>
    <w:rsid w:val="003838CF"/>
    <w:rsid w:val="003A7C55"/>
    <w:rsid w:val="003B051E"/>
    <w:rsid w:val="003B2758"/>
    <w:rsid w:val="003B2928"/>
    <w:rsid w:val="003C08D4"/>
    <w:rsid w:val="003C1D51"/>
    <w:rsid w:val="003C2B0D"/>
    <w:rsid w:val="003C527B"/>
    <w:rsid w:val="003D02EE"/>
    <w:rsid w:val="003D081B"/>
    <w:rsid w:val="003D24E4"/>
    <w:rsid w:val="003D260A"/>
    <w:rsid w:val="003D3970"/>
    <w:rsid w:val="003D5A7E"/>
    <w:rsid w:val="003D7869"/>
    <w:rsid w:val="003D7F1B"/>
    <w:rsid w:val="003E2D1F"/>
    <w:rsid w:val="003E5D1D"/>
    <w:rsid w:val="003E5D49"/>
    <w:rsid w:val="003E761D"/>
    <w:rsid w:val="003E7706"/>
    <w:rsid w:val="003E796B"/>
    <w:rsid w:val="003F4DB5"/>
    <w:rsid w:val="003F5E03"/>
    <w:rsid w:val="003F6160"/>
    <w:rsid w:val="00400D12"/>
    <w:rsid w:val="004021C5"/>
    <w:rsid w:val="004035F2"/>
    <w:rsid w:val="00410D90"/>
    <w:rsid w:val="00410ECB"/>
    <w:rsid w:val="00411887"/>
    <w:rsid w:val="004125D7"/>
    <w:rsid w:val="0041382D"/>
    <w:rsid w:val="004144C8"/>
    <w:rsid w:val="00416CD2"/>
    <w:rsid w:val="004172FC"/>
    <w:rsid w:val="004201F4"/>
    <w:rsid w:val="00422867"/>
    <w:rsid w:val="00426876"/>
    <w:rsid w:val="00444DF8"/>
    <w:rsid w:val="0044510E"/>
    <w:rsid w:val="0044682A"/>
    <w:rsid w:val="00446A5C"/>
    <w:rsid w:val="00455CD1"/>
    <w:rsid w:val="004561B1"/>
    <w:rsid w:val="00456EA6"/>
    <w:rsid w:val="004577D2"/>
    <w:rsid w:val="004648AA"/>
    <w:rsid w:val="00467528"/>
    <w:rsid w:val="004710F2"/>
    <w:rsid w:val="004716A9"/>
    <w:rsid w:val="004736BD"/>
    <w:rsid w:val="004737C4"/>
    <w:rsid w:val="00477514"/>
    <w:rsid w:val="00480EA0"/>
    <w:rsid w:val="004818A4"/>
    <w:rsid w:val="004859E2"/>
    <w:rsid w:val="004872EE"/>
    <w:rsid w:val="00493F0F"/>
    <w:rsid w:val="0049441B"/>
    <w:rsid w:val="00494DCF"/>
    <w:rsid w:val="004953E7"/>
    <w:rsid w:val="00496FB9"/>
    <w:rsid w:val="004A16DC"/>
    <w:rsid w:val="004A5342"/>
    <w:rsid w:val="004B0F33"/>
    <w:rsid w:val="004B28F4"/>
    <w:rsid w:val="004B4E3B"/>
    <w:rsid w:val="004B5988"/>
    <w:rsid w:val="004B6B6C"/>
    <w:rsid w:val="004B7988"/>
    <w:rsid w:val="004C395F"/>
    <w:rsid w:val="004C5832"/>
    <w:rsid w:val="004D1480"/>
    <w:rsid w:val="004D3E46"/>
    <w:rsid w:val="004D6096"/>
    <w:rsid w:val="004D729F"/>
    <w:rsid w:val="004E16E0"/>
    <w:rsid w:val="004E20A7"/>
    <w:rsid w:val="004E3B6C"/>
    <w:rsid w:val="004E4DC2"/>
    <w:rsid w:val="00503547"/>
    <w:rsid w:val="005157FC"/>
    <w:rsid w:val="00520259"/>
    <w:rsid w:val="00521B8C"/>
    <w:rsid w:val="00524349"/>
    <w:rsid w:val="005252EC"/>
    <w:rsid w:val="00526D3D"/>
    <w:rsid w:val="005310C3"/>
    <w:rsid w:val="0053169A"/>
    <w:rsid w:val="00531DE4"/>
    <w:rsid w:val="00533FC8"/>
    <w:rsid w:val="005356DE"/>
    <w:rsid w:val="0053634D"/>
    <w:rsid w:val="005438DF"/>
    <w:rsid w:val="00552E12"/>
    <w:rsid w:val="00557B97"/>
    <w:rsid w:val="00564E29"/>
    <w:rsid w:val="005667C7"/>
    <w:rsid w:val="00570C0E"/>
    <w:rsid w:val="00574862"/>
    <w:rsid w:val="00581D77"/>
    <w:rsid w:val="00583B52"/>
    <w:rsid w:val="00585D1F"/>
    <w:rsid w:val="0058605A"/>
    <w:rsid w:val="00587770"/>
    <w:rsid w:val="00592019"/>
    <w:rsid w:val="00593C5A"/>
    <w:rsid w:val="00596745"/>
    <w:rsid w:val="00596CDF"/>
    <w:rsid w:val="005A5077"/>
    <w:rsid w:val="005B1B6C"/>
    <w:rsid w:val="005B4893"/>
    <w:rsid w:val="005C1235"/>
    <w:rsid w:val="005C2181"/>
    <w:rsid w:val="005C69A2"/>
    <w:rsid w:val="005D0176"/>
    <w:rsid w:val="005D11BC"/>
    <w:rsid w:val="005D2389"/>
    <w:rsid w:val="005D39A0"/>
    <w:rsid w:val="005D4FC8"/>
    <w:rsid w:val="005E1CB6"/>
    <w:rsid w:val="005E56D8"/>
    <w:rsid w:val="005F39F7"/>
    <w:rsid w:val="005F5F84"/>
    <w:rsid w:val="00604247"/>
    <w:rsid w:val="0060478D"/>
    <w:rsid w:val="00611038"/>
    <w:rsid w:val="00614D5B"/>
    <w:rsid w:val="006155F7"/>
    <w:rsid w:val="00615B2E"/>
    <w:rsid w:val="00621545"/>
    <w:rsid w:val="00625EF9"/>
    <w:rsid w:val="00627215"/>
    <w:rsid w:val="00627C40"/>
    <w:rsid w:val="00630FCE"/>
    <w:rsid w:val="00641F8E"/>
    <w:rsid w:val="00643B79"/>
    <w:rsid w:val="00650332"/>
    <w:rsid w:val="00656A70"/>
    <w:rsid w:val="0065796D"/>
    <w:rsid w:val="00660D0A"/>
    <w:rsid w:val="00662936"/>
    <w:rsid w:val="00663CC9"/>
    <w:rsid w:val="00666C61"/>
    <w:rsid w:val="00667CBD"/>
    <w:rsid w:val="0067429A"/>
    <w:rsid w:val="00676572"/>
    <w:rsid w:val="00684EC5"/>
    <w:rsid w:val="00684F4E"/>
    <w:rsid w:val="00686358"/>
    <w:rsid w:val="0069075C"/>
    <w:rsid w:val="00690C6A"/>
    <w:rsid w:val="00692843"/>
    <w:rsid w:val="006935C9"/>
    <w:rsid w:val="006971F7"/>
    <w:rsid w:val="006A3904"/>
    <w:rsid w:val="006A51EC"/>
    <w:rsid w:val="006A7E82"/>
    <w:rsid w:val="006B0D0C"/>
    <w:rsid w:val="006B448B"/>
    <w:rsid w:val="006C167A"/>
    <w:rsid w:val="006C36EE"/>
    <w:rsid w:val="006D0D5A"/>
    <w:rsid w:val="006D27B8"/>
    <w:rsid w:val="006D2E42"/>
    <w:rsid w:val="006D43C4"/>
    <w:rsid w:val="006D5383"/>
    <w:rsid w:val="006E0618"/>
    <w:rsid w:val="006E1E98"/>
    <w:rsid w:val="006E239E"/>
    <w:rsid w:val="006E258E"/>
    <w:rsid w:val="006E4B25"/>
    <w:rsid w:val="006F400D"/>
    <w:rsid w:val="006F4A34"/>
    <w:rsid w:val="0070204F"/>
    <w:rsid w:val="00704E79"/>
    <w:rsid w:val="00707B29"/>
    <w:rsid w:val="0071146D"/>
    <w:rsid w:val="00711F85"/>
    <w:rsid w:val="00720D79"/>
    <w:rsid w:val="00722694"/>
    <w:rsid w:val="007240D4"/>
    <w:rsid w:val="007305A1"/>
    <w:rsid w:val="00735003"/>
    <w:rsid w:val="00736541"/>
    <w:rsid w:val="007376A9"/>
    <w:rsid w:val="00747A98"/>
    <w:rsid w:val="007513F1"/>
    <w:rsid w:val="00770BE1"/>
    <w:rsid w:val="007727F8"/>
    <w:rsid w:val="00775E71"/>
    <w:rsid w:val="00777ED6"/>
    <w:rsid w:val="0078464C"/>
    <w:rsid w:val="00785097"/>
    <w:rsid w:val="007867D1"/>
    <w:rsid w:val="00787826"/>
    <w:rsid w:val="007951A4"/>
    <w:rsid w:val="00795769"/>
    <w:rsid w:val="00795808"/>
    <w:rsid w:val="007A0AEE"/>
    <w:rsid w:val="007A27A1"/>
    <w:rsid w:val="007A56DD"/>
    <w:rsid w:val="007A73AF"/>
    <w:rsid w:val="007B0D5E"/>
    <w:rsid w:val="007B499C"/>
    <w:rsid w:val="007B6A87"/>
    <w:rsid w:val="007C2E10"/>
    <w:rsid w:val="007C69DF"/>
    <w:rsid w:val="007D028F"/>
    <w:rsid w:val="007D3579"/>
    <w:rsid w:val="007D76B1"/>
    <w:rsid w:val="007E190B"/>
    <w:rsid w:val="007E6A62"/>
    <w:rsid w:val="007F04D6"/>
    <w:rsid w:val="007F2497"/>
    <w:rsid w:val="007F431D"/>
    <w:rsid w:val="007F5E60"/>
    <w:rsid w:val="007F7E71"/>
    <w:rsid w:val="008049A6"/>
    <w:rsid w:val="00811F8E"/>
    <w:rsid w:val="00815B61"/>
    <w:rsid w:val="00816EBB"/>
    <w:rsid w:val="00821398"/>
    <w:rsid w:val="00825ED4"/>
    <w:rsid w:val="0082708E"/>
    <w:rsid w:val="008273AE"/>
    <w:rsid w:val="008275A6"/>
    <w:rsid w:val="00832716"/>
    <w:rsid w:val="00841F88"/>
    <w:rsid w:val="008424AC"/>
    <w:rsid w:val="00843321"/>
    <w:rsid w:val="008444C9"/>
    <w:rsid w:val="00844F31"/>
    <w:rsid w:val="00845F7B"/>
    <w:rsid w:val="00850E4B"/>
    <w:rsid w:val="008555DE"/>
    <w:rsid w:val="00855D08"/>
    <w:rsid w:val="00860A93"/>
    <w:rsid w:val="00865941"/>
    <w:rsid w:val="00871743"/>
    <w:rsid w:val="00871BF4"/>
    <w:rsid w:val="008747B8"/>
    <w:rsid w:val="0087483C"/>
    <w:rsid w:val="00874A91"/>
    <w:rsid w:val="00875A96"/>
    <w:rsid w:val="00876910"/>
    <w:rsid w:val="00876C88"/>
    <w:rsid w:val="00876F4B"/>
    <w:rsid w:val="00877BF9"/>
    <w:rsid w:val="00885035"/>
    <w:rsid w:val="008873A7"/>
    <w:rsid w:val="00890BBF"/>
    <w:rsid w:val="008924B8"/>
    <w:rsid w:val="008A6EEA"/>
    <w:rsid w:val="008B05BB"/>
    <w:rsid w:val="008B0934"/>
    <w:rsid w:val="008B231F"/>
    <w:rsid w:val="008B3C69"/>
    <w:rsid w:val="008B5A85"/>
    <w:rsid w:val="008C1142"/>
    <w:rsid w:val="008C11DD"/>
    <w:rsid w:val="008C1A7B"/>
    <w:rsid w:val="008C511A"/>
    <w:rsid w:val="008C730E"/>
    <w:rsid w:val="008C7948"/>
    <w:rsid w:val="008D37C6"/>
    <w:rsid w:val="008D55F7"/>
    <w:rsid w:val="008D6F63"/>
    <w:rsid w:val="008D7929"/>
    <w:rsid w:val="008E21BC"/>
    <w:rsid w:val="008E2A8D"/>
    <w:rsid w:val="008E388E"/>
    <w:rsid w:val="008E7932"/>
    <w:rsid w:val="008F0FC8"/>
    <w:rsid w:val="008F119E"/>
    <w:rsid w:val="008F15F7"/>
    <w:rsid w:val="009024F2"/>
    <w:rsid w:val="009070C1"/>
    <w:rsid w:val="00911B47"/>
    <w:rsid w:val="00913A72"/>
    <w:rsid w:val="0091782E"/>
    <w:rsid w:val="00917900"/>
    <w:rsid w:val="00924765"/>
    <w:rsid w:val="009268B1"/>
    <w:rsid w:val="009269B2"/>
    <w:rsid w:val="00930EB5"/>
    <w:rsid w:val="00935470"/>
    <w:rsid w:val="00935859"/>
    <w:rsid w:val="00940B67"/>
    <w:rsid w:val="0094138E"/>
    <w:rsid w:val="00945B86"/>
    <w:rsid w:val="0095386E"/>
    <w:rsid w:val="009563F0"/>
    <w:rsid w:val="00956505"/>
    <w:rsid w:val="00963B61"/>
    <w:rsid w:val="00964F6C"/>
    <w:rsid w:val="009717E1"/>
    <w:rsid w:val="00975464"/>
    <w:rsid w:val="00975A1A"/>
    <w:rsid w:val="00975A94"/>
    <w:rsid w:val="00975B15"/>
    <w:rsid w:val="00975E71"/>
    <w:rsid w:val="00976C25"/>
    <w:rsid w:val="00980DEE"/>
    <w:rsid w:val="009813F1"/>
    <w:rsid w:val="00983FF5"/>
    <w:rsid w:val="00990D0A"/>
    <w:rsid w:val="009916D8"/>
    <w:rsid w:val="00992424"/>
    <w:rsid w:val="00994805"/>
    <w:rsid w:val="00994A2E"/>
    <w:rsid w:val="00994F23"/>
    <w:rsid w:val="009A07EC"/>
    <w:rsid w:val="009A203E"/>
    <w:rsid w:val="009A48FF"/>
    <w:rsid w:val="009A63CA"/>
    <w:rsid w:val="009B0511"/>
    <w:rsid w:val="009B1376"/>
    <w:rsid w:val="009B229B"/>
    <w:rsid w:val="009B534F"/>
    <w:rsid w:val="009B681B"/>
    <w:rsid w:val="009B7609"/>
    <w:rsid w:val="009B7D4A"/>
    <w:rsid w:val="009B7F66"/>
    <w:rsid w:val="009C10FB"/>
    <w:rsid w:val="009C1825"/>
    <w:rsid w:val="009C19C3"/>
    <w:rsid w:val="009C1BD6"/>
    <w:rsid w:val="009C1D6E"/>
    <w:rsid w:val="009D1721"/>
    <w:rsid w:val="009D6242"/>
    <w:rsid w:val="009E0D73"/>
    <w:rsid w:val="009E613E"/>
    <w:rsid w:val="009E6483"/>
    <w:rsid w:val="009F716A"/>
    <w:rsid w:val="00A049C9"/>
    <w:rsid w:val="00A1041C"/>
    <w:rsid w:val="00A11FD9"/>
    <w:rsid w:val="00A122CA"/>
    <w:rsid w:val="00A123F0"/>
    <w:rsid w:val="00A15705"/>
    <w:rsid w:val="00A15B3B"/>
    <w:rsid w:val="00A24E00"/>
    <w:rsid w:val="00A252E9"/>
    <w:rsid w:val="00A259EF"/>
    <w:rsid w:val="00A2638A"/>
    <w:rsid w:val="00A2703C"/>
    <w:rsid w:val="00A31D9D"/>
    <w:rsid w:val="00A417EC"/>
    <w:rsid w:val="00A45B6A"/>
    <w:rsid w:val="00A55D6E"/>
    <w:rsid w:val="00A57683"/>
    <w:rsid w:val="00A72721"/>
    <w:rsid w:val="00A82A43"/>
    <w:rsid w:val="00A92D60"/>
    <w:rsid w:val="00A93E82"/>
    <w:rsid w:val="00A956FB"/>
    <w:rsid w:val="00AA01B2"/>
    <w:rsid w:val="00AA2204"/>
    <w:rsid w:val="00AA2A5A"/>
    <w:rsid w:val="00AA5E67"/>
    <w:rsid w:val="00AA7BA6"/>
    <w:rsid w:val="00AB434E"/>
    <w:rsid w:val="00AC4B2D"/>
    <w:rsid w:val="00AD0DE8"/>
    <w:rsid w:val="00AD1BDD"/>
    <w:rsid w:val="00AD73BB"/>
    <w:rsid w:val="00AD7981"/>
    <w:rsid w:val="00AE1DDE"/>
    <w:rsid w:val="00AE3F87"/>
    <w:rsid w:val="00AE6068"/>
    <w:rsid w:val="00AE7D2E"/>
    <w:rsid w:val="00AF2949"/>
    <w:rsid w:val="00AF5BDE"/>
    <w:rsid w:val="00B02169"/>
    <w:rsid w:val="00B04692"/>
    <w:rsid w:val="00B04F1F"/>
    <w:rsid w:val="00B062D7"/>
    <w:rsid w:val="00B1560F"/>
    <w:rsid w:val="00B16B2C"/>
    <w:rsid w:val="00B20CA8"/>
    <w:rsid w:val="00B2258C"/>
    <w:rsid w:val="00B251DF"/>
    <w:rsid w:val="00B257BB"/>
    <w:rsid w:val="00B3542A"/>
    <w:rsid w:val="00B37017"/>
    <w:rsid w:val="00B40255"/>
    <w:rsid w:val="00B416AE"/>
    <w:rsid w:val="00B41E50"/>
    <w:rsid w:val="00B42098"/>
    <w:rsid w:val="00B4225F"/>
    <w:rsid w:val="00B47F33"/>
    <w:rsid w:val="00B50E4A"/>
    <w:rsid w:val="00B5420A"/>
    <w:rsid w:val="00B55A00"/>
    <w:rsid w:val="00B614D3"/>
    <w:rsid w:val="00B65F0F"/>
    <w:rsid w:val="00B7047B"/>
    <w:rsid w:val="00B70C68"/>
    <w:rsid w:val="00B7334B"/>
    <w:rsid w:val="00B73409"/>
    <w:rsid w:val="00B73475"/>
    <w:rsid w:val="00B74627"/>
    <w:rsid w:val="00B77D9F"/>
    <w:rsid w:val="00B818EC"/>
    <w:rsid w:val="00B843FA"/>
    <w:rsid w:val="00B93A6C"/>
    <w:rsid w:val="00B9472A"/>
    <w:rsid w:val="00B971C9"/>
    <w:rsid w:val="00B97E66"/>
    <w:rsid w:val="00BA0DE5"/>
    <w:rsid w:val="00BA20B7"/>
    <w:rsid w:val="00BB0819"/>
    <w:rsid w:val="00BB3633"/>
    <w:rsid w:val="00BB6EE2"/>
    <w:rsid w:val="00BC0A50"/>
    <w:rsid w:val="00BC0D1C"/>
    <w:rsid w:val="00BC1603"/>
    <w:rsid w:val="00BC4104"/>
    <w:rsid w:val="00BD3C19"/>
    <w:rsid w:val="00BD5A3B"/>
    <w:rsid w:val="00BD7E2D"/>
    <w:rsid w:val="00BE088A"/>
    <w:rsid w:val="00BE1972"/>
    <w:rsid w:val="00BE3305"/>
    <w:rsid w:val="00BE794D"/>
    <w:rsid w:val="00BF25D5"/>
    <w:rsid w:val="00BF3581"/>
    <w:rsid w:val="00BF603C"/>
    <w:rsid w:val="00BF7314"/>
    <w:rsid w:val="00C04DCE"/>
    <w:rsid w:val="00C063FD"/>
    <w:rsid w:val="00C11154"/>
    <w:rsid w:val="00C1150F"/>
    <w:rsid w:val="00C12EA4"/>
    <w:rsid w:val="00C16194"/>
    <w:rsid w:val="00C16266"/>
    <w:rsid w:val="00C17920"/>
    <w:rsid w:val="00C17ADA"/>
    <w:rsid w:val="00C207A5"/>
    <w:rsid w:val="00C258EC"/>
    <w:rsid w:val="00C309E7"/>
    <w:rsid w:val="00C31E7D"/>
    <w:rsid w:val="00C33BFE"/>
    <w:rsid w:val="00C37E7C"/>
    <w:rsid w:val="00C40B81"/>
    <w:rsid w:val="00C41113"/>
    <w:rsid w:val="00C4167D"/>
    <w:rsid w:val="00C41DB5"/>
    <w:rsid w:val="00C46AC8"/>
    <w:rsid w:val="00C4788A"/>
    <w:rsid w:val="00C50541"/>
    <w:rsid w:val="00C5262C"/>
    <w:rsid w:val="00C533F7"/>
    <w:rsid w:val="00C53FE6"/>
    <w:rsid w:val="00C549BD"/>
    <w:rsid w:val="00C55E3A"/>
    <w:rsid w:val="00C6275F"/>
    <w:rsid w:val="00C7516C"/>
    <w:rsid w:val="00C7551D"/>
    <w:rsid w:val="00C80016"/>
    <w:rsid w:val="00C91513"/>
    <w:rsid w:val="00CA1005"/>
    <w:rsid w:val="00CA27B6"/>
    <w:rsid w:val="00CA463B"/>
    <w:rsid w:val="00CB1D01"/>
    <w:rsid w:val="00CB59A5"/>
    <w:rsid w:val="00CC1AFA"/>
    <w:rsid w:val="00CC3747"/>
    <w:rsid w:val="00CC3F68"/>
    <w:rsid w:val="00CC4CAF"/>
    <w:rsid w:val="00CD1D96"/>
    <w:rsid w:val="00CD3504"/>
    <w:rsid w:val="00CD4F6A"/>
    <w:rsid w:val="00CD718F"/>
    <w:rsid w:val="00CE1CE6"/>
    <w:rsid w:val="00CE1E2B"/>
    <w:rsid w:val="00CE2BDF"/>
    <w:rsid w:val="00CE616E"/>
    <w:rsid w:val="00CF48D2"/>
    <w:rsid w:val="00CF62EE"/>
    <w:rsid w:val="00D029BF"/>
    <w:rsid w:val="00D05C2C"/>
    <w:rsid w:val="00D11D0C"/>
    <w:rsid w:val="00D122CB"/>
    <w:rsid w:val="00D1391E"/>
    <w:rsid w:val="00D13C45"/>
    <w:rsid w:val="00D146D9"/>
    <w:rsid w:val="00D21FDB"/>
    <w:rsid w:val="00D23E4B"/>
    <w:rsid w:val="00D27702"/>
    <w:rsid w:val="00D348F0"/>
    <w:rsid w:val="00D35CCC"/>
    <w:rsid w:val="00D362E8"/>
    <w:rsid w:val="00D405C8"/>
    <w:rsid w:val="00D428A3"/>
    <w:rsid w:val="00D442A6"/>
    <w:rsid w:val="00D44924"/>
    <w:rsid w:val="00D52378"/>
    <w:rsid w:val="00D52CC2"/>
    <w:rsid w:val="00D55D91"/>
    <w:rsid w:val="00D56448"/>
    <w:rsid w:val="00D65630"/>
    <w:rsid w:val="00D65B83"/>
    <w:rsid w:val="00D668B5"/>
    <w:rsid w:val="00D73EDD"/>
    <w:rsid w:val="00D7513B"/>
    <w:rsid w:val="00D75806"/>
    <w:rsid w:val="00D82384"/>
    <w:rsid w:val="00D843F8"/>
    <w:rsid w:val="00D86BD0"/>
    <w:rsid w:val="00D86D5C"/>
    <w:rsid w:val="00D879CA"/>
    <w:rsid w:val="00D90BC7"/>
    <w:rsid w:val="00D91F99"/>
    <w:rsid w:val="00D9470F"/>
    <w:rsid w:val="00DA2983"/>
    <w:rsid w:val="00DA48EB"/>
    <w:rsid w:val="00DA5B77"/>
    <w:rsid w:val="00DB13D1"/>
    <w:rsid w:val="00DB7BEA"/>
    <w:rsid w:val="00DC25AA"/>
    <w:rsid w:val="00DC34CF"/>
    <w:rsid w:val="00DC522B"/>
    <w:rsid w:val="00DC71A3"/>
    <w:rsid w:val="00DC78B1"/>
    <w:rsid w:val="00DD7A9E"/>
    <w:rsid w:val="00DE23EE"/>
    <w:rsid w:val="00DE3596"/>
    <w:rsid w:val="00DE47AD"/>
    <w:rsid w:val="00DE5076"/>
    <w:rsid w:val="00DE5497"/>
    <w:rsid w:val="00DE68B9"/>
    <w:rsid w:val="00DE7A20"/>
    <w:rsid w:val="00DF3222"/>
    <w:rsid w:val="00DF32C1"/>
    <w:rsid w:val="00DF3388"/>
    <w:rsid w:val="00DF49E0"/>
    <w:rsid w:val="00DF4BB0"/>
    <w:rsid w:val="00DF67E5"/>
    <w:rsid w:val="00DF6C90"/>
    <w:rsid w:val="00E00248"/>
    <w:rsid w:val="00E008CB"/>
    <w:rsid w:val="00E02741"/>
    <w:rsid w:val="00E02C5F"/>
    <w:rsid w:val="00E04539"/>
    <w:rsid w:val="00E0468F"/>
    <w:rsid w:val="00E04921"/>
    <w:rsid w:val="00E07C31"/>
    <w:rsid w:val="00E10874"/>
    <w:rsid w:val="00E116A7"/>
    <w:rsid w:val="00E11E2A"/>
    <w:rsid w:val="00E13AEA"/>
    <w:rsid w:val="00E201AC"/>
    <w:rsid w:val="00E20AD9"/>
    <w:rsid w:val="00E22524"/>
    <w:rsid w:val="00E26207"/>
    <w:rsid w:val="00E318DC"/>
    <w:rsid w:val="00E43F52"/>
    <w:rsid w:val="00E44319"/>
    <w:rsid w:val="00E44611"/>
    <w:rsid w:val="00E44F15"/>
    <w:rsid w:val="00E5015A"/>
    <w:rsid w:val="00E53F43"/>
    <w:rsid w:val="00E53F9A"/>
    <w:rsid w:val="00E54E23"/>
    <w:rsid w:val="00E624D9"/>
    <w:rsid w:val="00E64274"/>
    <w:rsid w:val="00E65215"/>
    <w:rsid w:val="00E65CD8"/>
    <w:rsid w:val="00E71469"/>
    <w:rsid w:val="00E71FAB"/>
    <w:rsid w:val="00E7429A"/>
    <w:rsid w:val="00E74764"/>
    <w:rsid w:val="00E77A0E"/>
    <w:rsid w:val="00E81D52"/>
    <w:rsid w:val="00E85EA6"/>
    <w:rsid w:val="00E87371"/>
    <w:rsid w:val="00E879AA"/>
    <w:rsid w:val="00E9142C"/>
    <w:rsid w:val="00E96E3C"/>
    <w:rsid w:val="00EA0932"/>
    <w:rsid w:val="00EA0965"/>
    <w:rsid w:val="00EB5D69"/>
    <w:rsid w:val="00EB620B"/>
    <w:rsid w:val="00EC0140"/>
    <w:rsid w:val="00EC0CA0"/>
    <w:rsid w:val="00EC1611"/>
    <w:rsid w:val="00EC1912"/>
    <w:rsid w:val="00EC1CBE"/>
    <w:rsid w:val="00EC473C"/>
    <w:rsid w:val="00ED40A1"/>
    <w:rsid w:val="00ED6E64"/>
    <w:rsid w:val="00EE52B2"/>
    <w:rsid w:val="00EE7C97"/>
    <w:rsid w:val="00EF0F92"/>
    <w:rsid w:val="00EF43E7"/>
    <w:rsid w:val="00EF51D1"/>
    <w:rsid w:val="00EF51D7"/>
    <w:rsid w:val="00EF7B18"/>
    <w:rsid w:val="00F017C1"/>
    <w:rsid w:val="00F0196F"/>
    <w:rsid w:val="00F024B5"/>
    <w:rsid w:val="00F035EE"/>
    <w:rsid w:val="00F056D7"/>
    <w:rsid w:val="00F0599D"/>
    <w:rsid w:val="00F07F36"/>
    <w:rsid w:val="00F1004F"/>
    <w:rsid w:val="00F158CD"/>
    <w:rsid w:val="00F2136B"/>
    <w:rsid w:val="00F3055F"/>
    <w:rsid w:val="00F349F6"/>
    <w:rsid w:val="00F402F5"/>
    <w:rsid w:val="00F41465"/>
    <w:rsid w:val="00F43BE7"/>
    <w:rsid w:val="00F43DC7"/>
    <w:rsid w:val="00F4590C"/>
    <w:rsid w:val="00F45E45"/>
    <w:rsid w:val="00F55E19"/>
    <w:rsid w:val="00F63AA5"/>
    <w:rsid w:val="00F6547E"/>
    <w:rsid w:val="00F67605"/>
    <w:rsid w:val="00F7001C"/>
    <w:rsid w:val="00F7260C"/>
    <w:rsid w:val="00F7760E"/>
    <w:rsid w:val="00F826C6"/>
    <w:rsid w:val="00F83A1B"/>
    <w:rsid w:val="00F96517"/>
    <w:rsid w:val="00FA4660"/>
    <w:rsid w:val="00FA6321"/>
    <w:rsid w:val="00FA67D5"/>
    <w:rsid w:val="00FA7B7E"/>
    <w:rsid w:val="00FB0CB9"/>
    <w:rsid w:val="00FB228D"/>
    <w:rsid w:val="00FB266D"/>
    <w:rsid w:val="00FB4EA5"/>
    <w:rsid w:val="00FB57F9"/>
    <w:rsid w:val="00FC0855"/>
    <w:rsid w:val="00FC1BBC"/>
    <w:rsid w:val="00FC7BC6"/>
    <w:rsid w:val="00FD3495"/>
    <w:rsid w:val="00FD5FAF"/>
    <w:rsid w:val="00FF28D5"/>
    <w:rsid w:val="00FF373B"/>
    <w:rsid w:val="00FF3BD3"/>
    <w:rsid w:val="00FF4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F7F439A"/>
  <w15:docId w15:val="{13E50126-769B-4032-8A3E-C16B1419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50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C114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477514"/>
    <w:rPr>
      <w:color w:val="605E5C"/>
      <w:shd w:val="clear" w:color="auto" w:fill="E1DFDD"/>
    </w:rPr>
  </w:style>
  <w:style w:type="character" w:styleId="Mention">
    <w:name w:val="Mention"/>
    <w:basedOn w:val="DefaultParagraphFont"/>
    <w:uiPriority w:val="99"/>
    <w:unhideWhenUsed/>
    <w:rsid w:val="00477514"/>
    <w:rPr>
      <w:color w:val="2B579A"/>
      <w:shd w:val="clear" w:color="auto" w:fill="E1DFDD"/>
    </w:rPr>
  </w:style>
  <w:style w:type="table" w:customStyle="1" w:styleId="TableGrid4">
    <w:name w:val="Table Grid4"/>
    <w:basedOn w:val="TableNormal"/>
    <w:next w:val="TableGrid"/>
    <w:uiPriority w:val="39"/>
    <w:rsid w:val="001C4B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documentManagement>
</p:properties>
</file>

<file path=customXml/itemProps1.xml><?xml version="1.0" encoding="utf-8"?>
<ds:datastoreItem xmlns:ds="http://schemas.openxmlformats.org/officeDocument/2006/customXml" ds:itemID="{68A1AF3F-ADE2-48CA-94CB-8FCE59FFCF14}">
  <ds:schemaRefs>
    <ds:schemaRef ds:uri="http://schemas.openxmlformats.org/officeDocument/2006/bibliography"/>
  </ds:schemaRefs>
</ds:datastoreItem>
</file>

<file path=customXml/itemProps2.xml><?xml version="1.0" encoding="utf-8"?>
<ds:datastoreItem xmlns:ds="http://schemas.openxmlformats.org/officeDocument/2006/customXml" ds:itemID="{1FD56BEA-B188-429E-8A1F-96F90DD8A7D9}">
  <ds:schemaRefs>
    <ds:schemaRef ds:uri="http://schemas.microsoft.com/sharepoint/v3/contenttype/forms"/>
  </ds:schemaRefs>
</ds:datastoreItem>
</file>

<file path=customXml/itemProps3.xml><?xml version="1.0" encoding="utf-8"?>
<ds:datastoreItem xmlns:ds="http://schemas.openxmlformats.org/officeDocument/2006/customXml" ds:itemID="{A5E6E6EE-0802-4AFF-A770-2D096CD56AD8}">
  <ds:schemaRefs>
    <ds:schemaRef ds:uri="http://schemas.openxmlformats.org/officeDocument/2006/bibliography"/>
  </ds:schemaRefs>
</ds:datastoreItem>
</file>

<file path=customXml/itemProps4.xml><?xml version="1.0" encoding="utf-8"?>
<ds:datastoreItem xmlns:ds="http://schemas.openxmlformats.org/officeDocument/2006/customXml" ds:itemID="{9445BA7A-8B77-4C64-8593-371BF3830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EC2A80B-D165-4D5C-8C56-AA7A8358B68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25</Pages>
  <Words>9724</Words>
  <Characters>55433</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Geiser, Che@Energy</cp:lastModifiedBy>
  <cp:revision>63</cp:revision>
  <cp:lastPrinted>2019-01-23T23:31:00Z</cp:lastPrinted>
  <dcterms:created xsi:type="dcterms:W3CDTF">2022-01-25T22:39:00Z</dcterms:created>
  <dcterms:modified xsi:type="dcterms:W3CDTF">2022-04-11T20:43:00Z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629100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