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54"/>
        <w:gridCol w:w="4594"/>
        <w:gridCol w:w="5642"/>
      </w:tblGrid>
      <w:tr w:rsidR="00A80D78" w14:paraId="1B56CFAB" w14:textId="77777777" w:rsidTr="00A932D7">
        <w:tc>
          <w:tcPr>
            <w:tcW w:w="10790" w:type="dxa"/>
            <w:gridSpan w:val="3"/>
          </w:tcPr>
          <w:p w14:paraId="57E5861C" w14:textId="27D94159"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A932D7">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4594"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5642" w:type="dxa"/>
          </w:tcPr>
          <w:p w14:paraId="0F4E72E6" w14:textId="1D6DE196" w:rsidR="00A80D78" w:rsidRDefault="00A80D78">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5145ED" w14:paraId="57224200" w14:textId="77777777" w:rsidTr="00A932D7">
        <w:tc>
          <w:tcPr>
            <w:tcW w:w="10790" w:type="dxa"/>
            <w:gridSpan w:val="3"/>
          </w:tcPr>
          <w:p w14:paraId="331210FB" w14:textId="23679523" w:rsidR="005145ED" w:rsidRPr="00A60386" w:rsidRDefault="005145ED">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642262" w14:paraId="7ED3249D" w14:textId="77777777" w:rsidTr="00DA0E66">
        <w:tc>
          <w:tcPr>
            <w:tcW w:w="10790" w:type="dxa"/>
            <w:gridSpan w:val="2"/>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51AABA9" w14:textId="0EBF4999"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0" w:author="Author" w:date="2021-11-23T07:16:00Z">
              <w:r w:rsidDel="00171CB7">
                <w:rPr>
                  <w:rFonts w:asciiTheme="minorHAnsi" w:hAnsiTheme="minorHAnsi" w:cstheme="minorHAnsi"/>
                  <w:sz w:val="18"/>
                </w:rPr>
                <w:delText>air tight</w:delText>
              </w:r>
            </w:del>
            <w:ins w:id="1" w:author="Author" w:date="2021-11-23T07:16:00Z">
              <w:r w:rsidR="00171CB7">
                <w:rPr>
                  <w:rFonts w:asciiTheme="minorHAnsi" w:hAnsiTheme="minorHAnsi" w:cstheme="minorHAnsi"/>
                  <w:sz w:val="18"/>
                </w:rPr>
                <w:t>airtight</w:t>
              </w:r>
            </w:ins>
            <w:r>
              <w:rPr>
                <w:rFonts w:asciiTheme="minorHAnsi" w:hAnsiTheme="minorHAnsi" w:cstheme="minorHAnsi"/>
                <w:sz w:val="18"/>
              </w:rPr>
              <w:t xml:space="preserve"> subfloor air barrier.</w:t>
            </w:r>
          </w:p>
        </w:tc>
      </w:tr>
      <w:tr w:rsidR="005145ED" w14:paraId="287C0A27" w14:textId="77777777" w:rsidTr="00A60386">
        <w:tc>
          <w:tcPr>
            <w:tcW w:w="10790" w:type="dxa"/>
            <w:gridSpan w:val="2"/>
          </w:tcPr>
          <w:p w14:paraId="444F1240" w14:textId="2344685A"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46096B40" w14:textId="58E64B32" w:rsidR="00A943E1" w:rsidRDefault="00A943E1"/>
    <w:tbl>
      <w:tblPr>
        <w:tblStyle w:val="TableGrid"/>
        <w:tblW w:w="0" w:type="auto"/>
        <w:tblLook w:val="04A0" w:firstRow="1" w:lastRow="0" w:firstColumn="1" w:lastColumn="0" w:noHBand="0" w:noVBand="1"/>
      </w:tblPr>
      <w:tblGrid>
        <w:gridCol w:w="554"/>
        <w:gridCol w:w="10236"/>
      </w:tblGrid>
      <w:tr w:rsidR="00642262" w14:paraId="2BCE7033" w14:textId="77777777" w:rsidTr="005145ED">
        <w:tc>
          <w:tcPr>
            <w:tcW w:w="10790" w:type="dxa"/>
            <w:gridSpan w:val="2"/>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t>C. Walls Adjacent to Unconditioned Space</w:t>
            </w:r>
          </w:p>
        </w:tc>
      </w:tr>
      <w:tr w:rsidR="00642262" w14:paraId="5D852199" w14:textId="77777777" w:rsidTr="005145ED">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9D723CC" w14:textId="79377E92"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2" w:author="Author" w:date="2021-11-23T07:16:00Z">
              <w:r w:rsidDel="00171CB7">
                <w:rPr>
                  <w:rFonts w:asciiTheme="minorHAnsi" w:hAnsiTheme="minorHAnsi" w:cstheme="minorHAnsi"/>
                  <w:sz w:val="18"/>
                </w:rPr>
                <w:delText>air tight</w:delText>
              </w:r>
            </w:del>
            <w:ins w:id="3" w:author="Author" w:date="2021-11-23T07:16:00Z">
              <w:r w:rsidR="00171CB7">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642262" w14:paraId="2A8381C3" w14:textId="77777777" w:rsidTr="005145ED">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5145ED">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5145ED">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5145ED">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5145ED">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5145ED">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5145ED">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5145ED">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1B144AC5" w14:textId="52282F28"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ins w:id="4" w:author="Author" w:date="2021-11-23T07:17:00Z">
              <w:r w:rsidR="00BC7C48">
                <w:rPr>
                  <w:rFonts w:asciiTheme="minorHAnsi" w:hAnsiTheme="minorHAnsi" w:cstheme="minorHAnsi"/>
                  <w:sz w:val="18"/>
                </w:rPr>
                <w:t>,</w:t>
              </w:r>
            </w:ins>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5145ED" w14:paraId="1BAF280A" w14:textId="77777777" w:rsidTr="00A60386">
        <w:tc>
          <w:tcPr>
            <w:tcW w:w="10790" w:type="dxa"/>
            <w:gridSpan w:val="2"/>
          </w:tcPr>
          <w:p w14:paraId="56F8A3C2" w14:textId="6BE7F39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5DF98BB" w14:textId="77777777" w:rsidR="00A80D78" w:rsidRDefault="00A80D78"/>
    <w:p w14:paraId="00B8ACA4"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14:paraId="21A0DB35" w14:textId="77777777" w:rsidTr="005145ED">
        <w:tc>
          <w:tcPr>
            <w:tcW w:w="10790" w:type="dxa"/>
            <w:gridSpan w:val="2"/>
          </w:tcPr>
          <w:p w14:paraId="320FC261" w14:textId="65BF8E08" w:rsidR="00642262" w:rsidRPr="00A932D7" w:rsidRDefault="005B42B0">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5B42B0" w14:paraId="5896B37C" w14:textId="77777777" w:rsidTr="005145ED">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5145ED">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5145ED">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5145ED">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5145ED">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30916CF0" w14:textId="15B58F8C"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w:t>
            </w:r>
            <w:ins w:id="5" w:author="Author" w:date="2021-11-23T07:17:00Z">
              <w:r w:rsidR="00FD6E17">
                <w:rPr>
                  <w:rFonts w:asciiTheme="minorHAnsi" w:hAnsiTheme="minorHAnsi" w:cstheme="minorHAnsi"/>
                  <w:sz w:val="18"/>
                </w:rPr>
                <w:t>s</w:t>
              </w:r>
            </w:ins>
            <w:r w:rsidR="00D27F7F">
              <w:rPr>
                <w:rFonts w:asciiTheme="minorHAnsi" w:hAnsiTheme="minorHAnsi" w:cstheme="minorHAnsi"/>
                <w:sz w:val="18"/>
              </w:rPr>
              <w:t xml:space="preserve"> direct contact with insulation.</w:t>
            </w:r>
          </w:p>
        </w:tc>
      </w:tr>
      <w:tr w:rsidR="005B42B0" w14:paraId="1AD036F2" w14:textId="77777777" w:rsidTr="005145ED">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5145ED">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5145ED">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5145ED">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5145ED">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5145ED" w14:paraId="5D383B81" w14:textId="77777777" w:rsidTr="00A60386">
        <w:tc>
          <w:tcPr>
            <w:tcW w:w="10790" w:type="dxa"/>
            <w:gridSpan w:val="2"/>
          </w:tcPr>
          <w:p w14:paraId="179F8183" w14:textId="7419F7B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2F96FB5" w14:textId="7EF55D1C" w:rsidR="00D27F7F" w:rsidRDefault="00D27F7F"/>
    <w:tbl>
      <w:tblPr>
        <w:tblStyle w:val="TableGrid"/>
        <w:tblW w:w="0" w:type="auto"/>
        <w:tblLook w:val="04A0" w:firstRow="1" w:lastRow="0" w:firstColumn="1" w:lastColumn="0" w:noHBand="0" w:noVBand="1"/>
      </w:tblPr>
      <w:tblGrid>
        <w:gridCol w:w="554"/>
        <w:gridCol w:w="10236"/>
      </w:tblGrid>
      <w:tr w:rsidR="00642262" w14:paraId="784D7596" w14:textId="77777777" w:rsidTr="005145ED">
        <w:tc>
          <w:tcPr>
            <w:tcW w:w="10790" w:type="dxa"/>
            <w:gridSpan w:val="2"/>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D27F7F" w14:paraId="2991AD59" w14:textId="77777777" w:rsidTr="005145ED">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5145ED">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5145ED">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5145ED" w14:paraId="049BA603" w14:textId="77777777" w:rsidTr="00A60386">
        <w:tc>
          <w:tcPr>
            <w:tcW w:w="10790" w:type="dxa"/>
            <w:gridSpan w:val="2"/>
          </w:tcPr>
          <w:p w14:paraId="110EECB5" w14:textId="12FE757F" w:rsidR="005145ED" w:rsidRDefault="005145ED" w:rsidP="005145ED">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10255"/>
      </w:tblGrid>
      <w:tr w:rsidR="00503A62" w14:paraId="2F69B214" w14:textId="77777777" w:rsidTr="00D24D5A">
        <w:tc>
          <w:tcPr>
            <w:tcW w:w="10790" w:type="dxa"/>
            <w:gridSpan w:val="2"/>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300B40C6"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6" w:author="Author" w:date="2021-11-23T07:19:00Z">
              <w:r w:rsidDel="002212FB">
                <w:rPr>
                  <w:rFonts w:asciiTheme="minorHAnsi" w:hAnsiTheme="minorHAnsi" w:cstheme="minorHAnsi"/>
                  <w:sz w:val="18"/>
                </w:rPr>
                <w:delText>air tight</w:delText>
              </w:r>
            </w:del>
            <w:ins w:id="7" w:author="Author" w:date="2021-11-23T07:19:00Z">
              <w:r w:rsidR="002212FB">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5145ED" w14:paraId="6400439D" w14:textId="77777777" w:rsidTr="00A60386">
        <w:tc>
          <w:tcPr>
            <w:tcW w:w="10790" w:type="dxa"/>
            <w:gridSpan w:val="2"/>
          </w:tcPr>
          <w:p w14:paraId="59927E33" w14:textId="1635F22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1F5DF6B" w14:textId="77777777" w:rsidR="00DA0E66" w:rsidRDefault="00DA0E66"/>
    <w:tbl>
      <w:tblPr>
        <w:tblStyle w:val="TableGrid"/>
        <w:tblW w:w="0" w:type="auto"/>
        <w:tblLook w:val="04A0" w:firstRow="1" w:lastRow="0" w:firstColumn="1" w:lastColumn="0" w:noHBand="0" w:noVBand="1"/>
      </w:tblPr>
      <w:tblGrid>
        <w:gridCol w:w="535"/>
        <w:gridCol w:w="10255"/>
      </w:tblGrid>
      <w:tr w:rsidR="00DA0E66" w:rsidRPr="00DA0E66" w14:paraId="6072F02F" w14:textId="77777777" w:rsidTr="00D24D5A">
        <w:tc>
          <w:tcPr>
            <w:tcW w:w="10790" w:type="dxa"/>
            <w:gridSpan w:val="2"/>
          </w:tcPr>
          <w:p w14:paraId="4655B0F8" w14:textId="5B1D666B" w:rsidR="00DA0E66" w:rsidRPr="00DA0E66" w:rsidRDefault="00DA0E66"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D24D5A">
        <w:tc>
          <w:tcPr>
            <w:tcW w:w="535" w:type="dxa"/>
            <w:vAlign w:val="center"/>
          </w:tcPr>
          <w:p w14:paraId="34752FF7"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0EBDD7FF"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D24D5A">
        <w:tc>
          <w:tcPr>
            <w:tcW w:w="535" w:type="dxa"/>
            <w:vAlign w:val="center"/>
          </w:tcPr>
          <w:p w14:paraId="30488D5F"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6A643BF1"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D24D5A">
        <w:tc>
          <w:tcPr>
            <w:tcW w:w="535" w:type="dxa"/>
            <w:vAlign w:val="center"/>
          </w:tcPr>
          <w:p w14:paraId="52152ADB"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1119F3D8" w14:textId="1DC653AB" w:rsidR="00DA0E66" w:rsidRPr="00DA0E66" w:rsidRDefault="00DA0E66" w:rsidP="00D24D5A">
            <w:pPr>
              <w:rPr>
                <w:rFonts w:asciiTheme="minorHAnsi" w:hAnsiTheme="minorHAnsi" w:cstheme="minorHAnsi"/>
                <w:sz w:val="18"/>
              </w:rPr>
            </w:pPr>
            <w:r>
              <w:rPr>
                <w:rFonts w:asciiTheme="minorHAnsi" w:hAnsiTheme="minorHAnsi" w:cstheme="minorHAnsi"/>
                <w:sz w:val="18"/>
              </w:rPr>
              <w:t>Any gaps, cracks</w:t>
            </w:r>
            <w:ins w:id="8" w:author="Author" w:date="2021-11-23T07:29:00Z">
              <w:r w:rsidR="003166BC">
                <w:rPr>
                  <w:rFonts w:asciiTheme="minorHAnsi" w:hAnsiTheme="minorHAnsi" w:cstheme="minorHAnsi"/>
                  <w:sz w:val="18"/>
                </w:rPr>
                <w:t>,</w:t>
              </w:r>
            </w:ins>
            <w:r>
              <w:rPr>
                <w:rFonts w:asciiTheme="minorHAnsi" w:hAnsiTheme="minorHAnsi" w:cstheme="minorHAnsi"/>
                <w:sz w:val="18"/>
              </w:rPr>
              <w:t xml:space="preserve"> or penetrations in the air barrier of the cantilever are sealed. Recessed can lights in the cantilever are</w:t>
            </w:r>
            <w:ins w:id="9" w:author="Author" w:date="2021-11-23T07:20:00Z">
              <w:r w:rsidR="006E562C">
                <w:rPr>
                  <w:rFonts w:asciiTheme="minorHAnsi" w:hAnsiTheme="minorHAnsi" w:cstheme="minorHAnsi"/>
                  <w:sz w:val="18"/>
                </w:rPr>
                <w:t xml:space="preserve"> </w:t>
              </w:r>
            </w:ins>
            <w:ins w:id="10" w:author="Author" w:date="2021-11-23T07:28:00Z">
              <w:r w:rsidR="003166BC">
                <w:rPr>
                  <w:rFonts w:asciiTheme="minorHAnsi" w:hAnsiTheme="minorHAnsi" w:cstheme="minorHAnsi"/>
                  <w:sz w:val="18"/>
                </w:rPr>
                <w:t xml:space="preserve">rated to be </w:t>
              </w:r>
            </w:ins>
            <w:ins w:id="11" w:author="Author" w:date="2021-11-23T07:20:00Z">
              <w:r w:rsidR="006E562C">
                <w:rPr>
                  <w:rFonts w:asciiTheme="minorHAnsi" w:hAnsiTheme="minorHAnsi" w:cstheme="minorHAnsi"/>
                  <w:sz w:val="18"/>
                </w:rPr>
                <w:t xml:space="preserve">Insulation Contact and </w:t>
              </w:r>
              <w:r w:rsidR="00174AA2">
                <w:rPr>
                  <w:rFonts w:asciiTheme="minorHAnsi" w:hAnsiTheme="minorHAnsi" w:cstheme="minorHAnsi"/>
                  <w:sz w:val="18"/>
                </w:rPr>
                <w:t>Airtight</w:t>
              </w:r>
            </w:ins>
            <w:r>
              <w:rPr>
                <w:rFonts w:asciiTheme="minorHAnsi" w:hAnsiTheme="minorHAnsi" w:cstheme="minorHAnsi"/>
                <w:sz w:val="18"/>
              </w:rPr>
              <w:t xml:space="preserve"> </w:t>
            </w:r>
            <w:ins w:id="12" w:author="Author" w:date="2021-11-23T07:20:00Z">
              <w:r w:rsidR="00174AA2">
                <w:rPr>
                  <w:rFonts w:asciiTheme="minorHAnsi" w:hAnsiTheme="minorHAnsi" w:cstheme="minorHAnsi"/>
                  <w:sz w:val="18"/>
                </w:rPr>
                <w:t>(</w:t>
              </w:r>
            </w:ins>
            <w:r>
              <w:rPr>
                <w:rFonts w:asciiTheme="minorHAnsi" w:hAnsiTheme="minorHAnsi" w:cstheme="minorHAnsi"/>
                <w:sz w:val="18"/>
              </w:rPr>
              <w:t>IC and AT</w:t>
            </w:r>
            <w:ins w:id="13" w:author="Author" w:date="2021-11-23T07:20:00Z">
              <w:r w:rsidR="00174AA2">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5145ED" w:rsidRPr="00DA0E66" w14:paraId="4B823611" w14:textId="77777777" w:rsidTr="00A60386">
        <w:tc>
          <w:tcPr>
            <w:tcW w:w="10790" w:type="dxa"/>
            <w:gridSpan w:val="2"/>
          </w:tcPr>
          <w:p w14:paraId="6211449D" w14:textId="1059B2B2"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6732BDEF" w14:textId="70A56656" w:rsidR="00503A62" w:rsidRDefault="00503A62"/>
    <w:tbl>
      <w:tblPr>
        <w:tblStyle w:val="TableGrid"/>
        <w:tblW w:w="0" w:type="auto"/>
        <w:tblLook w:val="04A0" w:firstRow="1" w:lastRow="0" w:firstColumn="1" w:lastColumn="0" w:noHBand="0" w:noVBand="1"/>
      </w:tblPr>
      <w:tblGrid>
        <w:gridCol w:w="535"/>
        <w:gridCol w:w="10255"/>
      </w:tblGrid>
      <w:tr w:rsidR="00503A62" w14:paraId="06D52CFE" w14:textId="77777777" w:rsidTr="00D24D5A">
        <w:tc>
          <w:tcPr>
            <w:tcW w:w="10790" w:type="dxa"/>
            <w:gridSpan w:val="2"/>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5145ED" w14:paraId="65A08F33" w14:textId="77777777" w:rsidTr="00A60386">
        <w:tc>
          <w:tcPr>
            <w:tcW w:w="10790" w:type="dxa"/>
            <w:gridSpan w:val="2"/>
          </w:tcPr>
          <w:p w14:paraId="372D72F9" w14:textId="3563A6F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01606C08" w14:textId="77777777" w:rsidR="00FD311D" w:rsidRDefault="00FD311D"/>
    <w:p w14:paraId="03F440F0"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rsidDel="002129A4" w14:paraId="176B2211" w14:textId="79C151B6" w:rsidTr="00B50B36">
        <w:trPr>
          <w:del w:id="14" w:author="Author" w:date="2022-03-21T20:03:00Z"/>
        </w:trPr>
        <w:tc>
          <w:tcPr>
            <w:tcW w:w="10790" w:type="dxa"/>
            <w:gridSpan w:val="2"/>
          </w:tcPr>
          <w:p w14:paraId="748E6FFD" w14:textId="1A138425" w:rsidR="00642262" w:rsidRPr="00A932D7" w:rsidDel="002129A4" w:rsidRDefault="00DA0E66" w:rsidP="00105E07">
            <w:pPr>
              <w:rPr>
                <w:del w:id="15" w:author="Author" w:date="2022-03-21T20:03:00Z"/>
                <w:rFonts w:asciiTheme="minorHAnsi" w:hAnsiTheme="minorHAnsi" w:cstheme="minorHAnsi"/>
                <w:b/>
                <w:sz w:val="18"/>
                <w:szCs w:val="18"/>
              </w:rPr>
            </w:pPr>
            <w:del w:id="16" w:author="Author" w:date="2022-03-21T20:03:00Z">
              <w:r w:rsidDel="002129A4">
                <w:rPr>
                  <w:rFonts w:asciiTheme="minorHAnsi" w:hAnsiTheme="minorHAnsi" w:cstheme="minorHAnsi"/>
                  <w:b/>
                  <w:sz w:val="18"/>
                  <w:szCs w:val="18"/>
                </w:rPr>
                <w:lastRenderedPageBreak/>
                <w:delText>I</w:delText>
              </w:r>
              <w:r w:rsidR="00D27F7F" w:rsidDel="002129A4">
                <w:rPr>
                  <w:rFonts w:asciiTheme="minorHAnsi" w:hAnsiTheme="minorHAnsi" w:cstheme="minorHAnsi"/>
                  <w:b/>
                  <w:sz w:val="18"/>
                  <w:szCs w:val="18"/>
                </w:rPr>
                <w:delText>. Air Barriers in Multifamily Dwellings</w:delText>
              </w:r>
            </w:del>
          </w:p>
        </w:tc>
      </w:tr>
      <w:tr w:rsidR="00D27F7F" w:rsidDel="002129A4" w14:paraId="58CFA955" w14:textId="621B27EA" w:rsidTr="00B50B36">
        <w:trPr>
          <w:del w:id="17" w:author="Author" w:date="2022-03-21T20:03:00Z"/>
        </w:trPr>
        <w:tc>
          <w:tcPr>
            <w:tcW w:w="554" w:type="dxa"/>
            <w:vAlign w:val="center"/>
          </w:tcPr>
          <w:p w14:paraId="0406A20C" w14:textId="307E0786" w:rsidR="00D27F7F" w:rsidRPr="00A932D7" w:rsidDel="002129A4" w:rsidRDefault="00D27F7F" w:rsidP="00A932D7">
            <w:pPr>
              <w:jc w:val="center"/>
              <w:rPr>
                <w:del w:id="18" w:author="Author" w:date="2022-03-21T20:03:00Z"/>
                <w:rFonts w:asciiTheme="minorHAnsi" w:hAnsiTheme="minorHAnsi" w:cstheme="minorHAnsi"/>
                <w:sz w:val="18"/>
                <w:szCs w:val="18"/>
              </w:rPr>
            </w:pPr>
            <w:del w:id="19" w:author="Author" w:date="2022-03-21T20:03:00Z">
              <w:r w:rsidDel="002129A4">
                <w:rPr>
                  <w:rFonts w:asciiTheme="minorHAnsi" w:hAnsiTheme="minorHAnsi" w:cstheme="minorHAnsi"/>
                  <w:sz w:val="18"/>
                  <w:szCs w:val="18"/>
                </w:rPr>
                <w:delText>01</w:delText>
              </w:r>
            </w:del>
          </w:p>
        </w:tc>
        <w:tc>
          <w:tcPr>
            <w:tcW w:w="10236" w:type="dxa"/>
          </w:tcPr>
          <w:p w14:paraId="2A56A39E" w14:textId="7CD06762" w:rsidR="00D27F7F" w:rsidRPr="00A932D7" w:rsidDel="002129A4" w:rsidRDefault="00671E4D">
            <w:pPr>
              <w:rPr>
                <w:del w:id="20" w:author="Author" w:date="2022-03-21T20:03:00Z"/>
                <w:rFonts w:asciiTheme="minorHAnsi" w:hAnsiTheme="minorHAnsi" w:cstheme="minorHAnsi"/>
                <w:sz w:val="18"/>
                <w:szCs w:val="18"/>
              </w:rPr>
            </w:pPr>
            <w:del w:id="21" w:author="Author" w:date="2022-03-21T20:03:00Z">
              <w:r w:rsidDel="002129A4">
                <w:rPr>
                  <w:rFonts w:asciiTheme="minorHAnsi" w:hAnsiTheme="minorHAnsi" w:cstheme="minorHAnsi"/>
                  <w:sz w:val="18"/>
                  <w:szCs w:val="18"/>
                </w:rPr>
                <w:delText>Each dwelling unit must be sealed to stop air movement between dwelling units. Treat adjacent dwelling units as unconditioned space for air sealing.</w:delText>
              </w:r>
            </w:del>
          </w:p>
        </w:tc>
      </w:tr>
      <w:tr w:rsidR="00D27F7F" w:rsidDel="002129A4" w14:paraId="26F8F9DB" w14:textId="29507915" w:rsidTr="00B50B36">
        <w:trPr>
          <w:del w:id="22" w:author="Author" w:date="2022-03-21T20:03:00Z"/>
        </w:trPr>
        <w:tc>
          <w:tcPr>
            <w:tcW w:w="554" w:type="dxa"/>
            <w:vAlign w:val="center"/>
          </w:tcPr>
          <w:p w14:paraId="319FFFEA" w14:textId="47C0D139" w:rsidR="00D27F7F" w:rsidRPr="00A932D7" w:rsidDel="002129A4" w:rsidRDefault="00D27F7F" w:rsidP="00A932D7">
            <w:pPr>
              <w:jc w:val="center"/>
              <w:rPr>
                <w:del w:id="23" w:author="Author" w:date="2022-03-21T20:03:00Z"/>
                <w:rFonts w:asciiTheme="minorHAnsi" w:hAnsiTheme="minorHAnsi" w:cstheme="minorHAnsi"/>
                <w:sz w:val="18"/>
                <w:szCs w:val="18"/>
              </w:rPr>
            </w:pPr>
            <w:del w:id="24" w:author="Author" w:date="2022-03-21T20:03:00Z">
              <w:r w:rsidDel="002129A4">
                <w:rPr>
                  <w:rFonts w:asciiTheme="minorHAnsi" w:hAnsiTheme="minorHAnsi" w:cstheme="minorHAnsi"/>
                  <w:sz w:val="18"/>
                  <w:szCs w:val="18"/>
                </w:rPr>
                <w:delText>02</w:delText>
              </w:r>
            </w:del>
          </w:p>
        </w:tc>
        <w:tc>
          <w:tcPr>
            <w:tcW w:w="10236" w:type="dxa"/>
          </w:tcPr>
          <w:p w14:paraId="3FF4A209" w14:textId="3F89ECDC" w:rsidR="00D27F7F" w:rsidRPr="00A932D7" w:rsidDel="002129A4" w:rsidRDefault="00671E4D">
            <w:pPr>
              <w:rPr>
                <w:del w:id="25" w:author="Author" w:date="2022-03-21T20:03:00Z"/>
                <w:rFonts w:asciiTheme="minorHAnsi" w:hAnsiTheme="minorHAnsi" w:cstheme="minorHAnsi"/>
                <w:sz w:val="18"/>
                <w:szCs w:val="18"/>
              </w:rPr>
            </w:pPr>
            <w:del w:id="26" w:author="Author" w:date="2022-03-21T20:03:00Z">
              <w:r w:rsidDel="002129A4">
                <w:rPr>
                  <w:rFonts w:asciiTheme="minorHAnsi" w:hAnsiTheme="minorHAnsi" w:cstheme="minorHAnsi"/>
                  <w:sz w:val="18"/>
                  <w:szCs w:val="18"/>
                </w:rPr>
                <w:delText>All penetrations through the floor and ceiling of each dwelling unit are sealed, including electric and gas utilities, water pipes, drain pipes, fire protection service pipes, and communication wiring.</w:delText>
              </w:r>
            </w:del>
          </w:p>
        </w:tc>
      </w:tr>
      <w:tr w:rsidR="00D27F7F" w:rsidDel="002129A4" w14:paraId="5DCE96F0" w14:textId="1454445C" w:rsidTr="00B50B36">
        <w:trPr>
          <w:del w:id="27" w:author="Author" w:date="2022-03-21T20:03:00Z"/>
        </w:trPr>
        <w:tc>
          <w:tcPr>
            <w:tcW w:w="554" w:type="dxa"/>
            <w:vAlign w:val="center"/>
          </w:tcPr>
          <w:p w14:paraId="3895FE15" w14:textId="6E4FA827" w:rsidR="00D27F7F" w:rsidRPr="00A932D7" w:rsidDel="002129A4" w:rsidRDefault="00D27F7F" w:rsidP="00A932D7">
            <w:pPr>
              <w:jc w:val="center"/>
              <w:rPr>
                <w:del w:id="28" w:author="Author" w:date="2022-03-21T20:03:00Z"/>
                <w:rFonts w:asciiTheme="minorHAnsi" w:hAnsiTheme="minorHAnsi" w:cstheme="minorHAnsi"/>
                <w:sz w:val="18"/>
                <w:szCs w:val="18"/>
              </w:rPr>
            </w:pPr>
            <w:del w:id="29" w:author="Author" w:date="2022-03-21T20:03:00Z">
              <w:r w:rsidDel="002129A4">
                <w:rPr>
                  <w:rFonts w:asciiTheme="minorHAnsi" w:hAnsiTheme="minorHAnsi" w:cstheme="minorHAnsi"/>
                  <w:sz w:val="18"/>
                  <w:szCs w:val="18"/>
                </w:rPr>
                <w:delText>03</w:delText>
              </w:r>
            </w:del>
          </w:p>
        </w:tc>
        <w:tc>
          <w:tcPr>
            <w:tcW w:w="10236" w:type="dxa"/>
          </w:tcPr>
          <w:p w14:paraId="75C9E7CD" w14:textId="00994E0F" w:rsidR="00D27F7F" w:rsidRPr="00A932D7" w:rsidDel="002129A4" w:rsidRDefault="00671E4D">
            <w:pPr>
              <w:rPr>
                <w:del w:id="30" w:author="Author" w:date="2022-03-21T20:03:00Z"/>
                <w:rFonts w:asciiTheme="minorHAnsi" w:hAnsiTheme="minorHAnsi" w:cstheme="minorHAnsi"/>
                <w:sz w:val="18"/>
                <w:szCs w:val="18"/>
              </w:rPr>
            </w:pPr>
            <w:del w:id="31" w:author="Author" w:date="2022-03-21T20:03:00Z">
              <w:r w:rsidDel="002129A4">
                <w:rPr>
                  <w:rFonts w:asciiTheme="minorHAnsi" w:hAnsiTheme="minorHAnsi" w:cstheme="minorHAnsi"/>
                  <w:sz w:val="18"/>
                  <w:szCs w:val="18"/>
                </w:rPr>
                <w:delText>Elevator penthouse, mechanical penthouse, stairwell doors, roof access hatches, and plumbing stacks that separate conditioned and unconditioned space are all sealed.</w:delText>
              </w:r>
            </w:del>
          </w:p>
        </w:tc>
      </w:tr>
      <w:tr w:rsidR="00D27F7F" w:rsidDel="002129A4" w14:paraId="694B0838" w14:textId="2873FC72" w:rsidTr="00B50B36">
        <w:trPr>
          <w:del w:id="32" w:author="Author" w:date="2022-03-21T20:03:00Z"/>
        </w:trPr>
        <w:tc>
          <w:tcPr>
            <w:tcW w:w="554" w:type="dxa"/>
            <w:vAlign w:val="center"/>
          </w:tcPr>
          <w:p w14:paraId="59814B94" w14:textId="4A9DB1C5" w:rsidR="00D27F7F" w:rsidRPr="00A932D7" w:rsidDel="002129A4" w:rsidRDefault="00D27F7F" w:rsidP="00A932D7">
            <w:pPr>
              <w:jc w:val="center"/>
              <w:rPr>
                <w:del w:id="33" w:author="Author" w:date="2022-03-21T20:03:00Z"/>
                <w:rFonts w:asciiTheme="minorHAnsi" w:hAnsiTheme="minorHAnsi" w:cstheme="minorHAnsi"/>
                <w:sz w:val="18"/>
                <w:szCs w:val="18"/>
              </w:rPr>
            </w:pPr>
            <w:del w:id="34" w:author="Author" w:date="2022-03-21T20:03:00Z">
              <w:r w:rsidDel="002129A4">
                <w:rPr>
                  <w:rFonts w:asciiTheme="minorHAnsi" w:hAnsiTheme="minorHAnsi" w:cstheme="minorHAnsi"/>
                  <w:sz w:val="18"/>
                  <w:szCs w:val="18"/>
                </w:rPr>
                <w:delText>04</w:delText>
              </w:r>
            </w:del>
          </w:p>
        </w:tc>
        <w:tc>
          <w:tcPr>
            <w:tcW w:w="10236" w:type="dxa"/>
          </w:tcPr>
          <w:p w14:paraId="77E00C76" w14:textId="145F5607" w:rsidR="00D27F7F" w:rsidRPr="00A932D7" w:rsidDel="002129A4" w:rsidRDefault="00671E4D" w:rsidP="00B20575">
            <w:pPr>
              <w:rPr>
                <w:del w:id="35" w:author="Author" w:date="2022-03-21T20:03:00Z"/>
                <w:rFonts w:asciiTheme="minorHAnsi" w:hAnsiTheme="minorHAnsi" w:cstheme="minorHAnsi"/>
                <w:sz w:val="18"/>
                <w:szCs w:val="18"/>
              </w:rPr>
            </w:pPr>
            <w:del w:id="36" w:author="Author" w:date="2022-03-21T20:03:00Z">
              <w:r w:rsidDel="002129A4">
                <w:rPr>
                  <w:rFonts w:asciiTheme="minorHAnsi" w:hAnsiTheme="minorHAnsi" w:cstheme="minorHAnsi"/>
                  <w:sz w:val="18"/>
                  <w:szCs w:val="18"/>
                </w:rPr>
                <w:delText xml:space="preserve">Vertical chases for garbage chutes, elevator shafts, HVAC ducting and plumbing </w:delText>
              </w:r>
              <w:r w:rsidR="00B20575" w:rsidDel="002129A4">
                <w:rPr>
                  <w:rFonts w:asciiTheme="minorHAnsi" w:hAnsiTheme="minorHAnsi" w:cstheme="minorHAnsi"/>
                  <w:sz w:val="18"/>
                  <w:szCs w:val="18"/>
                </w:rPr>
                <w:delText xml:space="preserve">shall </w:delText>
              </w:r>
              <w:r w:rsidDel="002129A4">
                <w:rPr>
                  <w:rFonts w:asciiTheme="minorHAnsi" w:hAnsiTheme="minorHAnsi" w:cstheme="minorHAnsi"/>
                  <w:sz w:val="18"/>
                  <w:szCs w:val="18"/>
                </w:rPr>
                <w:delText>be treated as unconditioned space for sealing.</w:delText>
              </w:r>
            </w:del>
          </w:p>
        </w:tc>
      </w:tr>
      <w:tr w:rsidR="00D27F7F" w:rsidDel="002129A4" w14:paraId="2ED1DBB2" w14:textId="1E0E7683" w:rsidTr="00B50B36">
        <w:trPr>
          <w:del w:id="37" w:author="Author" w:date="2022-03-21T20:03:00Z"/>
        </w:trPr>
        <w:tc>
          <w:tcPr>
            <w:tcW w:w="554" w:type="dxa"/>
            <w:vAlign w:val="center"/>
          </w:tcPr>
          <w:p w14:paraId="605422BC" w14:textId="4E650018" w:rsidR="00D27F7F" w:rsidDel="002129A4" w:rsidRDefault="00D27F7F" w:rsidP="00A932D7">
            <w:pPr>
              <w:jc w:val="center"/>
              <w:rPr>
                <w:del w:id="38" w:author="Author" w:date="2022-03-21T20:03:00Z"/>
                <w:rFonts w:asciiTheme="minorHAnsi" w:hAnsiTheme="minorHAnsi" w:cstheme="minorHAnsi"/>
                <w:sz w:val="18"/>
                <w:szCs w:val="18"/>
              </w:rPr>
            </w:pPr>
            <w:del w:id="39" w:author="Author" w:date="2022-03-21T20:03:00Z">
              <w:r w:rsidDel="002129A4">
                <w:rPr>
                  <w:rFonts w:asciiTheme="minorHAnsi" w:hAnsiTheme="minorHAnsi" w:cstheme="minorHAnsi"/>
                  <w:sz w:val="18"/>
                  <w:szCs w:val="18"/>
                </w:rPr>
                <w:delText>05</w:delText>
              </w:r>
            </w:del>
          </w:p>
        </w:tc>
        <w:tc>
          <w:tcPr>
            <w:tcW w:w="10236" w:type="dxa"/>
          </w:tcPr>
          <w:p w14:paraId="16C56C21" w14:textId="3970237E" w:rsidR="00D27F7F" w:rsidRPr="00671E4D" w:rsidDel="002129A4" w:rsidRDefault="00671E4D" w:rsidP="00B20575">
            <w:pPr>
              <w:rPr>
                <w:del w:id="40" w:author="Author" w:date="2022-03-21T20:03:00Z"/>
                <w:rFonts w:asciiTheme="minorHAnsi" w:hAnsiTheme="minorHAnsi" w:cstheme="minorHAnsi"/>
                <w:sz w:val="18"/>
                <w:szCs w:val="18"/>
              </w:rPr>
            </w:pPr>
            <w:del w:id="41" w:author="Author" w:date="2022-03-21T20:03:00Z">
              <w:r w:rsidDel="002129A4">
                <w:rPr>
                  <w:rFonts w:asciiTheme="minorHAnsi" w:hAnsiTheme="minorHAnsi" w:cstheme="minorHAnsi"/>
                  <w:sz w:val="18"/>
                  <w:szCs w:val="18"/>
                </w:rPr>
                <w:delText xml:space="preserve">Common hallways </w:delText>
              </w:r>
              <w:r w:rsidR="00B20575" w:rsidDel="002129A4">
                <w:rPr>
                  <w:rFonts w:asciiTheme="minorHAnsi" w:hAnsiTheme="minorHAnsi" w:cstheme="minorHAnsi"/>
                  <w:sz w:val="18"/>
                  <w:szCs w:val="18"/>
                </w:rPr>
                <w:delText xml:space="preserve">shall </w:delText>
              </w:r>
              <w:r w:rsidDel="002129A4">
                <w:rPr>
                  <w:rFonts w:asciiTheme="minorHAnsi" w:hAnsiTheme="minorHAnsi" w:cstheme="minorHAnsi"/>
                  <w:sz w:val="18"/>
                  <w:szCs w:val="18"/>
                </w:rPr>
                <w:delText>be treated as unconditioned space for sealing.</w:delText>
              </w:r>
            </w:del>
          </w:p>
        </w:tc>
      </w:tr>
      <w:tr w:rsidR="005145ED" w:rsidDel="002129A4" w14:paraId="2524C14A" w14:textId="34E76B36" w:rsidTr="00A60386">
        <w:trPr>
          <w:del w:id="42" w:author="Author" w:date="2022-03-21T20:03:00Z"/>
        </w:trPr>
        <w:tc>
          <w:tcPr>
            <w:tcW w:w="10790" w:type="dxa"/>
            <w:gridSpan w:val="2"/>
          </w:tcPr>
          <w:p w14:paraId="406606EE" w14:textId="143AF576" w:rsidR="005145ED" w:rsidDel="002129A4" w:rsidRDefault="005145ED" w:rsidP="005145ED">
            <w:pPr>
              <w:rPr>
                <w:del w:id="43" w:author="Author" w:date="2022-03-21T20:03:00Z"/>
                <w:rFonts w:asciiTheme="minorHAnsi" w:hAnsiTheme="minorHAnsi" w:cstheme="minorHAnsi"/>
                <w:sz w:val="18"/>
                <w:szCs w:val="18"/>
              </w:rPr>
            </w:pPr>
            <w:del w:id="44" w:author="Author" w:date="2022-03-21T20:03:00Z">
              <w:r w:rsidDel="002129A4">
                <w:rPr>
                  <w:rFonts w:asciiTheme="minorHAnsi" w:hAnsiTheme="minorHAnsi"/>
                  <w:b/>
                  <w:sz w:val="18"/>
                  <w:szCs w:val="18"/>
                </w:rPr>
                <w:delText>The responsible person’s signature on this compliance document affirms that all applicable requirements in this table have been met.</w:delText>
              </w:r>
            </w:del>
          </w:p>
        </w:tc>
      </w:tr>
    </w:tbl>
    <w:p w14:paraId="6043D7C1" w14:textId="3732C499" w:rsidR="00B50B36" w:rsidDel="00174AA2" w:rsidRDefault="00B50B36"/>
    <w:tbl>
      <w:tblPr>
        <w:tblStyle w:val="TableGrid"/>
        <w:tblW w:w="0" w:type="auto"/>
        <w:tblLook w:val="04A0" w:firstRow="1" w:lastRow="0" w:firstColumn="1" w:lastColumn="0" w:noHBand="0" w:noVBand="1"/>
      </w:tblPr>
      <w:tblGrid>
        <w:gridCol w:w="554"/>
        <w:gridCol w:w="10236"/>
      </w:tblGrid>
      <w:tr w:rsidR="00B50B36" w:rsidRPr="00E93981" w14:paraId="7772A14F" w14:textId="77777777" w:rsidTr="00B50B36">
        <w:tc>
          <w:tcPr>
            <w:tcW w:w="10790" w:type="dxa"/>
            <w:gridSpan w:val="2"/>
          </w:tcPr>
          <w:p w14:paraId="2311A84F" w14:textId="2D9E1528" w:rsidR="00B50B36" w:rsidRPr="00E93981" w:rsidRDefault="00B50B36" w:rsidP="00D24D5A">
            <w:pPr>
              <w:rPr>
                <w:rFonts w:ascii="Calibri" w:hAnsi="Calibri"/>
                <w:b/>
                <w:sz w:val="18"/>
                <w:szCs w:val="16"/>
              </w:rPr>
            </w:pPr>
            <w:del w:id="45" w:author="Author" w:date="2022-03-21T20:03:00Z">
              <w:r w:rsidDel="002129A4">
                <w:rPr>
                  <w:rFonts w:ascii="Calibri" w:hAnsi="Calibri"/>
                  <w:b/>
                  <w:sz w:val="18"/>
                  <w:szCs w:val="16"/>
                </w:rPr>
                <w:delText>J</w:delText>
              </w:r>
            </w:del>
            <w:ins w:id="46" w:author="Author" w:date="2021-11-23T07:21:00Z">
              <w:r w:rsidR="00174AA2">
                <w:rPr>
                  <w:rFonts w:ascii="Calibri" w:hAnsi="Calibri"/>
                  <w:b/>
                  <w:sz w:val="18"/>
                  <w:szCs w:val="16"/>
                </w:rPr>
                <w:t>I</w:t>
              </w:r>
            </w:ins>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28D7191F" w14:textId="521FDE27" w:rsidR="00B50B36" w:rsidRPr="00E93981" w:rsidRDefault="00B50B36" w:rsidP="00D24D5A">
            <w:pPr>
              <w:rPr>
                <w:rFonts w:ascii="Calibri" w:hAnsi="Calibri"/>
                <w:sz w:val="18"/>
                <w:szCs w:val="16"/>
              </w:rPr>
            </w:pPr>
            <w:r w:rsidRPr="00E93981">
              <w:rPr>
                <w:rFonts w:ascii="Calibri" w:hAnsi="Calibri"/>
                <w:sz w:val="18"/>
                <w:szCs w:val="16"/>
              </w:rPr>
              <w:t>SIPs are considered an air barrier when properly sealed at top, bottom, sides</w:t>
            </w:r>
            <w:ins w:id="47" w:author="Author" w:date="2021-11-23T07:21:00Z">
              <w:r w:rsidR="00174AA2">
                <w:rPr>
                  <w:rFonts w:ascii="Calibri" w:hAnsi="Calibri"/>
                  <w:sz w:val="18"/>
                  <w:szCs w:val="16"/>
                </w:rPr>
                <w:t>,</w:t>
              </w:r>
            </w:ins>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7E0D1FC3"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5145ED" w:rsidRPr="00E93981" w14:paraId="6E408571" w14:textId="77777777" w:rsidTr="00A60386">
        <w:tc>
          <w:tcPr>
            <w:tcW w:w="10790" w:type="dxa"/>
            <w:gridSpan w:val="2"/>
          </w:tcPr>
          <w:p w14:paraId="622CDDA9" w14:textId="6510F801"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B50B36" w:rsidRPr="00E93981" w14:paraId="303F2E93" w14:textId="77777777" w:rsidTr="005145ED">
        <w:tc>
          <w:tcPr>
            <w:tcW w:w="10790" w:type="dxa"/>
            <w:gridSpan w:val="2"/>
          </w:tcPr>
          <w:p w14:paraId="3663DDC2" w14:textId="348157C2" w:rsidR="00B50B36" w:rsidRPr="00E93981" w:rsidRDefault="00B50B36" w:rsidP="00D24D5A">
            <w:pPr>
              <w:rPr>
                <w:rFonts w:ascii="Calibri" w:hAnsi="Calibri"/>
                <w:b/>
                <w:sz w:val="18"/>
                <w:szCs w:val="16"/>
              </w:rPr>
            </w:pPr>
            <w:del w:id="48" w:author="Author" w:date="2021-11-23T07:21:00Z">
              <w:r w:rsidDel="00174AA2">
                <w:rPr>
                  <w:rFonts w:ascii="Calibri" w:hAnsi="Calibri"/>
                  <w:b/>
                  <w:sz w:val="18"/>
                  <w:szCs w:val="16"/>
                </w:rPr>
                <w:delText>K</w:delText>
              </w:r>
            </w:del>
            <w:ins w:id="49" w:author="Author" w:date="2021-11-23T07:21:00Z">
              <w:r w:rsidR="00174AA2">
                <w:rPr>
                  <w:rFonts w:ascii="Calibri" w:hAnsi="Calibri"/>
                  <w:b/>
                  <w:sz w:val="18"/>
                  <w:szCs w:val="16"/>
                </w:rPr>
                <w:t>J</w:t>
              </w:r>
            </w:ins>
            <w:r w:rsidRPr="00E93981">
              <w:rPr>
                <w:rFonts w:ascii="Calibri" w:hAnsi="Calibri"/>
                <w:b/>
                <w:sz w:val="18"/>
                <w:szCs w:val="16"/>
              </w:rPr>
              <w:t>. Special Requirements for ICF</w:t>
            </w:r>
          </w:p>
        </w:tc>
      </w:tr>
      <w:tr w:rsidR="00B50B36" w:rsidRPr="00E93981" w14:paraId="3DFF5BF0" w14:textId="77777777" w:rsidTr="005145ED">
        <w:tc>
          <w:tcPr>
            <w:tcW w:w="554" w:type="dxa"/>
            <w:vAlign w:val="center"/>
          </w:tcPr>
          <w:p w14:paraId="02EA81BE"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797FFC4F" w14:textId="4B701CFB" w:rsidR="00B50B36" w:rsidRPr="00E93981" w:rsidRDefault="00B50B36" w:rsidP="00D24D5A">
            <w:pPr>
              <w:rPr>
                <w:rFonts w:ascii="Calibri" w:hAnsi="Calibri"/>
                <w:sz w:val="18"/>
                <w:szCs w:val="16"/>
              </w:rPr>
            </w:pPr>
            <w:r w:rsidRPr="00E93981">
              <w:rPr>
                <w:rFonts w:ascii="Calibri" w:hAnsi="Calibri"/>
                <w:sz w:val="18"/>
                <w:szCs w:val="16"/>
              </w:rPr>
              <w:t>ICF sections are considered an air barrier when properly sealed at top, bottom, sides</w:t>
            </w:r>
            <w:ins w:id="50" w:author="Author" w:date="2021-11-23T07:21:00Z">
              <w:r w:rsidR="00174AA2">
                <w:rPr>
                  <w:rFonts w:ascii="Calibri" w:hAnsi="Calibri"/>
                  <w:sz w:val="18"/>
                  <w:szCs w:val="16"/>
                </w:rPr>
                <w:t>,</w:t>
              </w:r>
            </w:ins>
            <w:r w:rsidRPr="00E93981">
              <w:rPr>
                <w:rFonts w:ascii="Calibri" w:hAnsi="Calibri"/>
                <w:sz w:val="18"/>
                <w:szCs w:val="16"/>
              </w:rPr>
              <w:t xml:space="preserve"> and all penetrations.</w:t>
            </w:r>
          </w:p>
        </w:tc>
      </w:tr>
      <w:tr w:rsidR="00B50B36" w:rsidRPr="00E93981" w14:paraId="63D1E594" w14:textId="77777777" w:rsidTr="005145ED">
        <w:tc>
          <w:tcPr>
            <w:tcW w:w="554" w:type="dxa"/>
            <w:vAlign w:val="center"/>
          </w:tcPr>
          <w:p w14:paraId="0876CCB3"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50979F95"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5145ED" w:rsidRPr="00E93981" w14:paraId="7DCC25C4" w14:textId="77777777" w:rsidTr="00A60386">
        <w:tc>
          <w:tcPr>
            <w:tcW w:w="10790" w:type="dxa"/>
            <w:gridSpan w:val="2"/>
          </w:tcPr>
          <w:p w14:paraId="3A44D5D5" w14:textId="612C31CB"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4CFDA271" w14:textId="6CDBCB02" w:rsidR="00671E4D" w:rsidRDefault="00671E4D"/>
    <w:p w14:paraId="4B74EE5D" w14:textId="77777777" w:rsidR="00105E07" w:rsidRDefault="00105E0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D46447" w:rsidRPr="00D46447" w14:paraId="5F52B81B" w14:textId="77777777" w:rsidTr="007C038F">
        <w:trPr>
          <w:trHeight w:val="206"/>
        </w:trPr>
        <w:tc>
          <w:tcPr>
            <w:tcW w:w="10950" w:type="dxa"/>
            <w:gridSpan w:val="4"/>
            <w:vAlign w:val="center"/>
          </w:tcPr>
          <w:p w14:paraId="5F52B81A" w14:textId="64FC81B8" w:rsidR="00D46447" w:rsidRPr="00D46447"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46447">
              <w:rPr>
                <w:rFonts w:asciiTheme="minorHAnsi" w:hAnsiTheme="minorHAnsi" w:cs="Arial"/>
                <w:b/>
                <w:caps/>
                <w:sz w:val="18"/>
                <w:szCs w:val="18"/>
              </w:rPr>
              <w:lastRenderedPageBreak/>
              <w:t>Documentation Author's Declaration Statement</w:t>
            </w:r>
          </w:p>
        </w:tc>
      </w:tr>
      <w:tr w:rsidR="00D46447" w:rsidRPr="00D46447" w14:paraId="5F52B81D" w14:textId="77777777" w:rsidTr="007C038F">
        <w:trPr>
          <w:trHeight w:val="206"/>
        </w:trPr>
        <w:tc>
          <w:tcPr>
            <w:tcW w:w="10950" w:type="dxa"/>
            <w:gridSpan w:val="4"/>
            <w:vAlign w:val="center"/>
          </w:tcPr>
          <w:p w14:paraId="5F52B81C" w14:textId="77777777" w:rsidR="00D46447" w:rsidRPr="00D46447" w:rsidRDefault="00D46447" w:rsidP="00D46447">
            <w:pPr>
              <w:keepNext/>
              <w:numPr>
                <w:ilvl w:val="0"/>
                <w:numId w:val="31"/>
              </w:numPr>
              <w:ind w:left="360" w:hanging="270"/>
              <w:rPr>
                <w:rFonts w:asciiTheme="minorHAnsi" w:hAnsiTheme="minorHAnsi"/>
                <w:sz w:val="18"/>
                <w:szCs w:val="18"/>
              </w:rPr>
            </w:pPr>
            <w:r w:rsidRPr="00D46447">
              <w:rPr>
                <w:rFonts w:asciiTheme="minorHAnsi" w:hAnsiTheme="minorHAnsi"/>
                <w:sz w:val="18"/>
                <w:szCs w:val="18"/>
              </w:rPr>
              <w:t>I certify that this Certificate of Installation documentation is accurate and complete.</w:t>
            </w:r>
          </w:p>
        </w:tc>
      </w:tr>
      <w:tr w:rsidR="00D46447" w:rsidRPr="00D46447" w14:paraId="5F52B820" w14:textId="77777777" w:rsidTr="007C038F">
        <w:trPr>
          <w:trHeight w:val="360"/>
        </w:trPr>
        <w:tc>
          <w:tcPr>
            <w:tcW w:w="5577" w:type="dxa"/>
            <w:gridSpan w:val="2"/>
          </w:tcPr>
          <w:p w14:paraId="5F52B81E"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Name:</w:t>
            </w:r>
          </w:p>
        </w:tc>
        <w:tc>
          <w:tcPr>
            <w:tcW w:w="5373" w:type="dxa"/>
            <w:gridSpan w:val="2"/>
          </w:tcPr>
          <w:p w14:paraId="5F52B81F"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Signature:</w:t>
            </w:r>
          </w:p>
        </w:tc>
      </w:tr>
      <w:tr w:rsidR="00D46447" w:rsidRPr="00D46447" w14:paraId="5F52B823" w14:textId="77777777" w:rsidTr="007C038F">
        <w:trPr>
          <w:trHeight w:val="360"/>
        </w:trPr>
        <w:tc>
          <w:tcPr>
            <w:tcW w:w="5577" w:type="dxa"/>
            <w:gridSpan w:val="2"/>
          </w:tcPr>
          <w:p w14:paraId="5F52B821"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Documentation Author Company Name:</w:t>
            </w:r>
          </w:p>
        </w:tc>
        <w:tc>
          <w:tcPr>
            <w:tcW w:w="5373" w:type="dxa"/>
            <w:gridSpan w:val="2"/>
          </w:tcPr>
          <w:p w14:paraId="5F52B822"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Date Signed:</w:t>
            </w:r>
          </w:p>
        </w:tc>
      </w:tr>
      <w:tr w:rsidR="00D46447" w:rsidRPr="00D46447" w14:paraId="5F52B826" w14:textId="77777777" w:rsidTr="007C038F">
        <w:trPr>
          <w:trHeight w:val="360"/>
        </w:trPr>
        <w:tc>
          <w:tcPr>
            <w:tcW w:w="5577" w:type="dxa"/>
            <w:gridSpan w:val="2"/>
          </w:tcPr>
          <w:p w14:paraId="5F52B824"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Address:</w:t>
            </w:r>
          </w:p>
        </w:tc>
        <w:tc>
          <w:tcPr>
            <w:tcW w:w="5373" w:type="dxa"/>
            <w:gridSpan w:val="2"/>
          </w:tcPr>
          <w:p w14:paraId="5F52B825"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CEA/HERS Certification Identification (If applicable):</w:t>
            </w:r>
          </w:p>
        </w:tc>
      </w:tr>
      <w:tr w:rsidR="00D46447" w:rsidRPr="00D46447" w14:paraId="5F52B829" w14:textId="77777777" w:rsidTr="007C038F">
        <w:trPr>
          <w:trHeight w:val="360"/>
        </w:trPr>
        <w:tc>
          <w:tcPr>
            <w:tcW w:w="5577" w:type="dxa"/>
            <w:gridSpan w:val="2"/>
          </w:tcPr>
          <w:p w14:paraId="5F52B827"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City/State/Zip:</w:t>
            </w:r>
          </w:p>
        </w:tc>
        <w:tc>
          <w:tcPr>
            <w:tcW w:w="5373" w:type="dxa"/>
            <w:gridSpan w:val="2"/>
          </w:tcPr>
          <w:p w14:paraId="5F52B828" w14:textId="77777777" w:rsidR="00D46447" w:rsidRPr="00D46447" w:rsidRDefault="00D46447" w:rsidP="00D46447">
            <w:pPr>
              <w:keepNext/>
              <w:rPr>
                <w:rFonts w:asciiTheme="minorHAnsi" w:hAnsiTheme="minorHAnsi"/>
                <w:sz w:val="14"/>
                <w:szCs w:val="14"/>
              </w:rPr>
            </w:pPr>
            <w:r w:rsidRPr="00D46447">
              <w:rPr>
                <w:rFonts w:asciiTheme="minorHAnsi" w:hAnsiTheme="minorHAnsi"/>
                <w:sz w:val="14"/>
                <w:szCs w:val="14"/>
              </w:rPr>
              <w:t>Phone:</w:t>
            </w:r>
          </w:p>
        </w:tc>
      </w:tr>
      <w:tr w:rsidR="00D46447" w:rsidRPr="00D46447" w14:paraId="5F52B82B" w14:textId="77777777" w:rsidTr="007C038F">
        <w:tblPrEx>
          <w:tblCellMar>
            <w:left w:w="115" w:type="dxa"/>
            <w:right w:w="115" w:type="dxa"/>
          </w:tblCellMar>
        </w:tblPrEx>
        <w:trPr>
          <w:trHeight w:val="296"/>
        </w:trPr>
        <w:tc>
          <w:tcPr>
            <w:tcW w:w="10950" w:type="dxa"/>
            <w:gridSpan w:val="4"/>
            <w:vAlign w:val="center"/>
          </w:tcPr>
          <w:p w14:paraId="5F52B82A" w14:textId="77777777" w:rsidR="00D46447" w:rsidRPr="00D46447" w:rsidRDefault="00D46447" w:rsidP="00D464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46447">
              <w:rPr>
                <w:rFonts w:asciiTheme="minorHAnsi" w:hAnsiTheme="minorHAnsi" w:cs="Arial"/>
                <w:b/>
                <w:caps/>
                <w:sz w:val="18"/>
                <w:szCs w:val="18"/>
              </w:rPr>
              <w:t xml:space="preserve">Responsible Person's Declaration statement  </w:t>
            </w:r>
          </w:p>
        </w:tc>
      </w:tr>
      <w:tr w:rsidR="00D46447" w:rsidRPr="00D46447" w14:paraId="5F52B833" w14:textId="77777777" w:rsidTr="007C038F">
        <w:tblPrEx>
          <w:tblCellMar>
            <w:left w:w="115" w:type="dxa"/>
            <w:right w:w="115" w:type="dxa"/>
          </w:tblCellMar>
        </w:tblPrEx>
        <w:trPr>
          <w:trHeight w:val="504"/>
        </w:trPr>
        <w:tc>
          <w:tcPr>
            <w:tcW w:w="10950" w:type="dxa"/>
            <w:gridSpan w:val="4"/>
          </w:tcPr>
          <w:p w14:paraId="5123EF9A" w14:textId="0EA8AB1C" w:rsidR="00BA78B0" w:rsidRPr="0019159B" w:rsidRDefault="00BA78B0" w:rsidP="00BA78B0">
            <w:pPr>
              <w:pStyle w:val="Heading3"/>
              <w:numPr>
                <w:ilvl w:val="0"/>
                <w:numId w:val="0"/>
              </w:numPr>
              <w:spacing w:before="60"/>
              <w:ind w:right="86"/>
              <w:rPr>
                <w:rFonts w:asciiTheme="minorHAnsi" w:hAnsiTheme="minorHAnsi"/>
                <w:b/>
                <w:caps/>
                <w:sz w:val="18"/>
                <w:szCs w:val="18"/>
              </w:rPr>
            </w:pPr>
            <w:r w:rsidRPr="0019159B">
              <w:rPr>
                <w:rFonts w:asciiTheme="minorHAnsi" w:hAnsiTheme="minorHAnsi"/>
                <w:sz w:val="18"/>
                <w:szCs w:val="18"/>
              </w:rPr>
              <w:t xml:space="preserve">I certify the following under penalty of perjury, under the laws of the State of California: </w:t>
            </w:r>
          </w:p>
          <w:p w14:paraId="6AABD7C9" w14:textId="77777777" w:rsidR="00BA78B0" w:rsidRPr="0019159B" w:rsidRDefault="00BA78B0" w:rsidP="0019159B">
            <w:pPr>
              <w:pStyle w:val="Heading3"/>
              <w:numPr>
                <w:ilvl w:val="0"/>
                <w:numId w:val="30"/>
              </w:numPr>
              <w:spacing w:before="0"/>
              <w:ind w:left="504"/>
              <w:rPr>
                <w:rFonts w:asciiTheme="minorHAnsi" w:hAnsiTheme="minorHAnsi"/>
                <w:b/>
                <w:caps/>
                <w:sz w:val="18"/>
                <w:szCs w:val="18"/>
              </w:rPr>
            </w:pPr>
            <w:r w:rsidRPr="0019159B">
              <w:rPr>
                <w:rFonts w:asciiTheme="minorHAnsi" w:hAnsiTheme="minorHAnsi"/>
                <w:sz w:val="18"/>
                <w:szCs w:val="18"/>
              </w:rPr>
              <w:t xml:space="preserve">The information provided on this Certificate of Installation is true and correct. </w:t>
            </w:r>
          </w:p>
          <w:p w14:paraId="5D8228FD" w14:textId="77777777" w:rsidR="00BA78B0" w:rsidRPr="0019159B" w:rsidRDefault="00BA78B0" w:rsidP="0019159B">
            <w:pPr>
              <w:pStyle w:val="Heading3"/>
              <w:numPr>
                <w:ilvl w:val="0"/>
                <w:numId w:val="30"/>
              </w:numPr>
              <w:spacing w:before="0"/>
              <w:ind w:left="504"/>
              <w:rPr>
                <w:rFonts w:asciiTheme="minorHAnsi" w:hAnsiTheme="minorHAnsi"/>
                <w:b/>
                <w:sz w:val="18"/>
                <w:szCs w:val="18"/>
              </w:rPr>
            </w:pPr>
            <w:r w:rsidRPr="0019159B">
              <w:rPr>
                <w:rFonts w:asciiTheme="minorHAnsi" w:hAnsiTheme="minorHAnsi"/>
                <w:snapToGrid w:val="0"/>
                <w:sz w:val="18"/>
                <w:szCs w:val="18"/>
              </w:rPr>
              <w:t xml:space="preserve">I am either: a) a responsible person eligible under Division 3 of the Business and Professions Code </w:t>
            </w:r>
            <w:r w:rsidRPr="0019159B">
              <w:rPr>
                <w:rFonts w:asciiTheme="minorHAnsi" w:hAnsiTheme="minorHAnsi"/>
                <w:sz w:val="18"/>
                <w:szCs w:val="18"/>
              </w:rPr>
              <w:t xml:space="preserve">in the applicable classification to accept responsibility for the system design, construction, or installation </w:t>
            </w:r>
            <w:r w:rsidRPr="0019159B">
              <w:rPr>
                <w:rFonts w:asciiTheme="minorHAnsi" w:hAnsiTheme="minorHAnsi"/>
                <w:snapToGrid w:val="0"/>
                <w:sz w:val="18"/>
                <w:szCs w:val="18"/>
              </w:rPr>
              <w:t xml:space="preserve">of features, materials, components, or manufactured devices </w:t>
            </w:r>
            <w:r w:rsidRPr="0019159B">
              <w:rPr>
                <w:rFonts w:asciiTheme="minorHAnsi" w:hAnsiTheme="minorHAnsi"/>
                <w:sz w:val="18"/>
                <w:szCs w:val="18"/>
              </w:rPr>
              <w:t xml:space="preserve">for the scope of work identified on this Certificate of Installation </w:t>
            </w:r>
            <w:r w:rsidRPr="0019159B">
              <w:rPr>
                <w:rFonts w:asciiTheme="minorHAnsi" w:hAnsiTheme="minorHAnsi"/>
                <w:snapToGrid w:val="0"/>
                <w:sz w:val="18"/>
                <w:szCs w:val="18"/>
              </w:rPr>
              <w:t>and attest to the declarations in this statement</w:t>
            </w:r>
            <w:r w:rsidRPr="0019159B">
              <w:rPr>
                <w:rFonts w:asciiTheme="minorHAnsi" w:hAnsiTheme="minorHAnsi"/>
                <w:sz w:val="18"/>
                <w:szCs w:val="18"/>
              </w:rPr>
              <w:t>, or b) I am an authorized representative of the responsible person and attest to the declarations in this statement on the responsible person’s behalf</w:t>
            </w:r>
            <w:r w:rsidRPr="0019159B">
              <w:rPr>
                <w:rFonts w:asciiTheme="minorHAnsi" w:eastAsia="Calibri" w:hAnsiTheme="minorHAnsi"/>
                <w:sz w:val="18"/>
                <w:szCs w:val="18"/>
              </w:rPr>
              <w:t>.</w:t>
            </w:r>
          </w:p>
          <w:p w14:paraId="656B4C1F" w14:textId="77777777" w:rsidR="00BA78B0" w:rsidRPr="0019159B" w:rsidRDefault="00BA78B0" w:rsidP="0019159B">
            <w:pPr>
              <w:keepNext/>
              <w:numPr>
                <w:ilvl w:val="0"/>
                <w:numId w:val="30"/>
              </w:numPr>
              <w:autoSpaceDE w:val="0"/>
              <w:autoSpaceDN w:val="0"/>
              <w:adjustRightInd w:val="0"/>
              <w:ind w:left="504"/>
              <w:rPr>
                <w:rFonts w:asciiTheme="minorHAnsi" w:hAnsiTheme="minorHAnsi"/>
                <w:sz w:val="18"/>
                <w:szCs w:val="18"/>
              </w:rPr>
            </w:pPr>
            <w:r w:rsidRPr="0019159B">
              <w:rPr>
                <w:rFonts w:asciiTheme="minorHAnsi" w:hAnsiTheme="minorHAnsi"/>
                <w:sz w:val="18"/>
                <w:szCs w:val="18"/>
              </w:rPr>
              <w:t xml:space="preserve">The constructed or installed features, materials, </w:t>
            </w:r>
            <w:proofErr w:type="gramStart"/>
            <w:r w:rsidRPr="0019159B">
              <w:rPr>
                <w:rFonts w:asciiTheme="minorHAnsi" w:hAnsiTheme="minorHAnsi"/>
                <w:sz w:val="18"/>
                <w:szCs w:val="18"/>
              </w:rPr>
              <w:t>components</w:t>
            </w:r>
            <w:proofErr w:type="gramEnd"/>
            <w:r w:rsidRPr="0019159B">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19159B">
              <w:rPr>
                <w:rFonts w:asciiTheme="minorHAnsi" w:eastAsia="Calibri" w:hAnsiTheme="minorHAnsi" w:cs="TimesNewRomanPSMT"/>
                <w:sz w:val="18"/>
                <w:szCs w:val="18"/>
              </w:rPr>
              <w:t>.</w:t>
            </w:r>
          </w:p>
          <w:p w14:paraId="605435C6" w14:textId="77777777" w:rsidR="00BA78B0" w:rsidRPr="0019159B" w:rsidRDefault="00BA78B0" w:rsidP="0019159B">
            <w:pPr>
              <w:pStyle w:val="ListParagraph"/>
              <w:keepNext/>
              <w:numPr>
                <w:ilvl w:val="0"/>
                <w:numId w:val="30"/>
              </w:numPr>
              <w:autoSpaceDE w:val="0"/>
              <w:autoSpaceDN w:val="0"/>
              <w:adjustRightInd w:val="0"/>
              <w:ind w:left="504"/>
              <w:rPr>
                <w:rFonts w:asciiTheme="minorHAnsi" w:hAnsiTheme="minorHAnsi"/>
                <w:sz w:val="18"/>
                <w:szCs w:val="18"/>
              </w:rPr>
            </w:pPr>
            <w:r w:rsidRPr="0019159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19159B" w:rsidDel="001D633D">
              <w:rPr>
                <w:rFonts w:asciiTheme="minorHAnsi" w:hAnsiTheme="minorHAnsi"/>
                <w:sz w:val="18"/>
                <w:szCs w:val="18"/>
              </w:rPr>
              <w:t xml:space="preserve"> </w:t>
            </w:r>
          </w:p>
          <w:p w14:paraId="5F52B832" w14:textId="341116E9" w:rsidR="00D46447" w:rsidRPr="0019159B" w:rsidRDefault="00BA78B0" w:rsidP="0019159B">
            <w:pPr>
              <w:pStyle w:val="ListParagraph"/>
              <w:numPr>
                <w:ilvl w:val="0"/>
                <w:numId w:val="30"/>
              </w:numPr>
              <w:ind w:left="504"/>
              <w:rPr>
                <w:rFonts w:asciiTheme="minorHAnsi" w:hAnsiTheme="minorHAnsi"/>
                <w:sz w:val="18"/>
                <w:szCs w:val="18"/>
              </w:rPr>
            </w:pPr>
            <w:r w:rsidRPr="0019159B">
              <w:rPr>
                <w:rFonts w:asciiTheme="minorHAnsi" w:hAnsiTheme="minorHAnsi"/>
                <w:sz w:val="18"/>
                <w:szCs w:val="18"/>
              </w:rPr>
              <w:t xml:space="preserve">I will ensure that a registered copy of this Certificate of Installation shall be </w:t>
            </w:r>
            <w:proofErr w:type="gramStart"/>
            <w:r w:rsidRPr="0019159B">
              <w:rPr>
                <w:rFonts w:asciiTheme="minorHAnsi" w:hAnsiTheme="minorHAnsi"/>
                <w:sz w:val="18"/>
                <w:szCs w:val="18"/>
              </w:rPr>
              <w:t>posted, or</w:t>
            </w:r>
            <w:proofErr w:type="gramEnd"/>
            <w:r w:rsidRPr="0019159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46447" w:rsidRPr="00D46447" w14:paraId="5F52B836" w14:textId="77777777" w:rsidTr="007C038F">
        <w:tblPrEx>
          <w:tblCellMar>
            <w:left w:w="108" w:type="dxa"/>
            <w:right w:w="108" w:type="dxa"/>
          </w:tblCellMar>
        </w:tblPrEx>
        <w:trPr>
          <w:trHeight w:val="360"/>
        </w:trPr>
        <w:tc>
          <w:tcPr>
            <w:tcW w:w="5307" w:type="dxa"/>
          </w:tcPr>
          <w:p w14:paraId="5F52B834" w14:textId="77777777" w:rsidR="00D46447" w:rsidRPr="00D46447"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Responsible Builder/Installer Name:</w:t>
            </w:r>
          </w:p>
        </w:tc>
        <w:tc>
          <w:tcPr>
            <w:tcW w:w="5643" w:type="dxa"/>
            <w:gridSpan w:val="3"/>
          </w:tcPr>
          <w:p w14:paraId="5F52B835" w14:textId="77777777" w:rsidR="00D46447" w:rsidRPr="00D46447" w:rsidRDefault="00D46447" w:rsidP="00D464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Responsible Builder/Installer Signature:</w:t>
            </w:r>
          </w:p>
        </w:tc>
      </w:tr>
      <w:tr w:rsidR="00D46447" w:rsidRPr="00D46447" w14:paraId="5F52B839"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7"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Company Name</w:t>
            </w:r>
            <w:proofErr w:type="gramStart"/>
            <w:r w:rsidRPr="00D46447">
              <w:rPr>
                <w:rFonts w:asciiTheme="minorHAnsi" w:hAnsiTheme="minorHAnsi"/>
                <w:sz w:val="14"/>
                <w:szCs w:val="14"/>
              </w:rPr>
              <w:t>:  (</w:t>
            </w:r>
            <w:proofErr w:type="gramEnd"/>
            <w:r w:rsidRPr="00D46447">
              <w:rPr>
                <w:rFonts w:asciiTheme="minorHAnsi" w:hAnsiTheme="minorHAnsi"/>
                <w:sz w:val="14"/>
                <w:szCs w:val="14"/>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F52B838"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Position With Company (Title):</w:t>
            </w:r>
          </w:p>
        </w:tc>
      </w:tr>
      <w:tr w:rsidR="00D46447" w:rsidRPr="00D46447" w14:paraId="5F52B83C"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A"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F52B83B"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CSLB License:</w:t>
            </w:r>
          </w:p>
        </w:tc>
      </w:tr>
      <w:tr w:rsidR="00D46447" w:rsidRPr="00D46447" w14:paraId="5F52B840"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3D"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F52B83E"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Phone</w:t>
            </w:r>
          </w:p>
        </w:tc>
        <w:tc>
          <w:tcPr>
            <w:tcW w:w="2822" w:type="dxa"/>
            <w:tcBorders>
              <w:top w:val="single" w:sz="4" w:space="0" w:color="auto"/>
              <w:left w:val="single" w:sz="4" w:space="0" w:color="auto"/>
              <w:bottom w:val="single" w:sz="4" w:space="0" w:color="auto"/>
              <w:right w:val="single" w:sz="4" w:space="0" w:color="auto"/>
            </w:tcBorders>
          </w:tcPr>
          <w:p w14:paraId="5F52B83F"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Date Signed:</w:t>
            </w:r>
          </w:p>
        </w:tc>
      </w:tr>
      <w:tr w:rsidR="00D46447" w:rsidRPr="00D46447" w14:paraId="5F52B843" w14:textId="77777777" w:rsidTr="007C038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F52B841"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F52B842" w14:textId="77777777" w:rsidR="00D46447" w:rsidRPr="00D46447" w:rsidRDefault="00D46447" w:rsidP="00D464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46447">
              <w:rPr>
                <w:rFonts w:asciiTheme="minorHAnsi" w:hAnsiTheme="minorHAnsi"/>
                <w:sz w:val="14"/>
                <w:szCs w:val="14"/>
              </w:rPr>
              <w:t xml:space="preserve">Name of TPQCP (if applicable): </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750E17EF" w14:textId="0F36DBBB" w:rsidR="00131923" w:rsidRPr="00B55C76" w:rsidRDefault="00E76871" w:rsidP="00B55C76">
      <w:pPr>
        <w:jc w:val="center"/>
        <w:rPr>
          <w:rFonts w:ascii="Calibri" w:hAnsi="Calibri" w:cs="Calibri"/>
          <w:b/>
        </w:rPr>
      </w:pPr>
      <w:r w:rsidRPr="00B55C76">
        <w:rPr>
          <w:rFonts w:ascii="Calibri" w:hAnsi="Calibri" w:cs="Calibri"/>
          <w:b/>
        </w:rPr>
        <w:lastRenderedPageBreak/>
        <w:t>CF2R-ENV-21 User Instructions</w:t>
      </w:r>
    </w:p>
    <w:p w14:paraId="46985F43" w14:textId="51C8C3D9" w:rsidR="00E76871" w:rsidRDefault="00E76871" w:rsidP="00B55C76">
      <w:pPr>
        <w:jc w:val="center"/>
        <w:rPr>
          <w:rFonts w:ascii="Calibri" w:hAnsi="Calibri" w:cs="Calibri"/>
        </w:rPr>
      </w:pPr>
    </w:p>
    <w:p w14:paraId="1E0E47CE" w14:textId="42D835A9" w:rsidR="00CB560E" w:rsidRDefault="00CB560E">
      <w:pPr>
        <w:rPr>
          <w:rFonts w:ascii="Calibri" w:hAnsi="Calibri" w:cs="Calibri"/>
        </w:rPr>
      </w:pPr>
      <w:r>
        <w:rPr>
          <w:rFonts w:ascii="Calibri" w:hAnsi="Calibri" w:cs="Calibri"/>
        </w:rPr>
        <w:t xml:space="preserve">Quality Insulation Installation (QII) applies to the entire </w:t>
      </w:r>
      <w:r w:rsidR="00951C03">
        <w:rPr>
          <w:rFonts w:ascii="Calibri" w:hAnsi="Calibri" w:cs="Calibri"/>
        </w:rPr>
        <w:t>building (roof/ceiling, walls, and floor) for new construction and requires field verification by a third-party HERS Rater. For Alterations</w:t>
      </w:r>
      <w:r w:rsidR="00D24D5A">
        <w:rPr>
          <w:rFonts w:ascii="Calibri" w:hAnsi="Calibri" w:cs="Calibri"/>
        </w:rPr>
        <w:t xml:space="preserve"> to existing buildings</w:t>
      </w:r>
      <w:r w:rsidR="00951C03">
        <w:rPr>
          <w:rFonts w:ascii="Calibri" w:hAnsi="Calibri" w:cs="Calibri"/>
        </w:rPr>
        <w:t xml:space="preserve">, </w:t>
      </w:r>
      <w:r w:rsidR="00D24D5A">
        <w:rPr>
          <w:rFonts w:ascii="Calibri" w:hAnsi="Calibri" w:cs="Calibri"/>
        </w:rPr>
        <w:t>compliance credit can only be taken when the “existing, plus addition, plus alteration” approach is used, but credit will only apply to the new surfaces in the new zone.</w:t>
      </w:r>
    </w:p>
    <w:p w14:paraId="00C09918" w14:textId="77777777" w:rsidR="00CB560E" w:rsidRDefault="00CB560E" w:rsidP="00B55C76">
      <w:pPr>
        <w:jc w:val="center"/>
        <w:rPr>
          <w:rFonts w:ascii="Calibri" w:hAnsi="Calibri" w:cs="Calibri"/>
        </w:rPr>
      </w:pPr>
    </w:p>
    <w:p w14:paraId="1F59B3C7" w14:textId="2B95DF0C" w:rsidR="00E76871" w:rsidRPr="00B55C76" w:rsidRDefault="00E76871">
      <w:pPr>
        <w:rPr>
          <w:rFonts w:ascii="Calibri" w:hAnsi="Calibri" w:cs="Calibri"/>
          <w:b/>
        </w:rPr>
      </w:pPr>
      <w:r w:rsidRPr="00B55C76">
        <w:rPr>
          <w:rFonts w:ascii="Calibri" w:hAnsi="Calibri" w:cs="Calibri"/>
          <w:b/>
        </w:rPr>
        <w:t>A. Air Barrier Materials</w:t>
      </w:r>
    </w:p>
    <w:p w14:paraId="2F9A9C9D" w14:textId="11E943FE" w:rsidR="00E76871" w:rsidRPr="00B55C76" w:rsidRDefault="00CB560E" w:rsidP="00B55C76">
      <w:pPr>
        <w:pStyle w:val="ListParagraph"/>
        <w:numPr>
          <w:ilvl w:val="0"/>
          <w:numId w:val="58"/>
        </w:numPr>
        <w:rPr>
          <w:rFonts w:ascii="Calibri" w:hAnsi="Calibri" w:cs="Calibri"/>
        </w:rPr>
      </w:pPr>
      <w:r>
        <w:rPr>
          <w:rFonts w:ascii="Calibri" w:hAnsi="Calibri" w:cs="Calibri"/>
        </w:rPr>
        <w:t>Using the drop down menu, indicate which method is being used to comply with the continuous air barrier requirements [e.g., Method 1 (Individual Materials), Method 2 (Assemblies of Materials), Method 3 (Complete Building)].</w:t>
      </w:r>
    </w:p>
    <w:p w14:paraId="7A2477D4" w14:textId="081EEADF" w:rsidR="00E76871" w:rsidRDefault="00E76871">
      <w:pPr>
        <w:rPr>
          <w:rFonts w:ascii="Calibri" w:hAnsi="Calibri" w:cs="Calibri"/>
        </w:rPr>
      </w:pPr>
    </w:p>
    <w:p w14:paraId="25253458" w14:textId="42571321" w:rsidR="00E76871" w:rsidRPr="00B55C76" w:rsidRDefault="00E76871">
      <w:pPr>
        <w:rPr>
          <w:rFonts w:ascii="Calibri" w:hAnsi="Calibri" w:cs="Calibri"/>
          <w:b/>
        </w:rPr>
      </w:pPr>
      <w:r w:rsidRPr="00B55C76">
        <w:rPr>
          <w:rFonts w:ascii="Calibri" w:hAnsi="Calibri" w:cs="Calibri"/>
          <w:b/>
        </w:rPr>
        <w:t>B. Raised Floor Adjacent to Unconditioned Space or Separate Dwelling Unit</w:t>
      </w:r>
    </w:p>
    <w:p w14:paraId="2185BF6B" w14:textId="7F5E23C7" w:rsidR="00E76871" w:rsidRDefault="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7CA2C22" w14:textId="539898F0" w:rsidR="00E76871" w:rsidRDefault="00E76871">
      <w:pPr>
        <w:rPr>
          <w:rFonts w:ascii="Calibri" w:hAnsi="Calibri" w:cs="Calibri"/>
        </w:rPr>
      </w:pPr>
    </w:p>
    <w:p w14:paraId="20302185" w14:textId="28931847" w:rsidR="00E76871" w:rsidRPr="00B55C76" w:rsidRDefault="00E76871">
      <w:pPr>
        <w:rPr>
          <w:rFonts w:ascii="Calibri" w:hAnsi="Calibri" w:cs="Calibri"/>
          <w:b/>
        </w:rPr>
      </w:pPr>
      <w:r w:rsidRPr="00B55C76">
        <w:rPr>
          <w:rFonts w:ascii="Calibri" w:hAnsi="Calibri" w:cs="Calibri"/>
          <w:b/>
        </w:rPr>
        <w:t>C. Walls Adjacent to Unconditioned Space</w:t>
      </w:r>
    </w:p>
    <w:p w14:paraId="2C9BC839"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D34175D" w14:textId="16497DF0" w:rsidR="00E76871" w:rsidRDefault="00E76871">
      <w:pPr>
        <w:rPr>
          <w:rFonts w:ascii="Calibri" w:hAnsi="Calibri" w:cs="Calibri"/>
        </w:rPr>
      </w:pPr>
    </w:p>
    <w:p w14:paraId="1C71105E" w14:textId="6F469E8D" w:rsidR="00E76871" w:rsidRPr="00B55C76" w:rsidRDefault="00E76871">
      <w:pPr>
        <w:rPr>
          <w:rFonts w:ascii="Calibri" w:hAnsi="Calibri" w:cs="Calibri"/>
          <w:b/>
        </w:rPr>
      </w:pPr>
      <w:r w:rsidRPr="00B55C76">
        <w:rPr>
          <w:rFonts w:ascii="Calibri" w:hAnsi="Calibri" w:cs="Calibri"/>
          <w:b/>
        </w:rPr>
        <w:t>D. Ceiling Air Barrier Adjacent to Unconditioned Space</w:t>
      </w:r>
    </w:p>
    <w:p w14:paraId="114FB40C"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D893DE4" w14:textId="3FF4CC90" w:rsidR="00E76871" w:rsidRDefault="00E76871">
      <w:pPr>
        <w:rPr>
          <w:rFonts w:ascii="Calibri" w:hAnsi="Calibri" w:cs="Calibri"/>
        </w:rPr>
      </w:pPr>
    </w:p>
    <w:p w14:paraId="2D589804" w14:textId="519BBB61" w:rsidR="00E76871" w:rsidRPr="00B55C76" w:rsidRDefault="00E76871">
      <w:pPr>
        <w:rPr>
          <w:rFonts w:ascii="Calibri" w:hAnsi="Calibri" w:cs="Calibri"/>
          <w:b/>
        </w:rPr>
      </w:pPr>
      <w:r w:rsidRPr="00B55C76">
        <w:rPr>
          <w:rFonts w:ascii="Calibri" w:hAnsi="Calibri" w:cs="Calibri"/>
          <w:b/>
        </w:rPr>
        <w:t>E. Roof Air Barrier – Unvented Attics Adjacent to Unconditioned Space</w:t>
      </w:r>
    </w:p>
    <w:p w14:paraId="391EDDB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576400" w14:textId="24BC25C8" w:rsidR="00E76871" w:rsidRDefault="00E76871">
      <w:pPr>
        <w:rPr>
          <w:rFonts w:ascii="Calibri" w:hAnsi="Calibri" w:cs="Calibri"/>
        </w:rPr>
      </w:pPr>
    </w:p>
    <w:p w14:paraId="61022812" w14:textId="0EE4342A" w:rsidR="00E76871" w:rsidRPr="00B55C76" w:rsidRDefault="00E76871">
      <w:pPr>
        <w:rPr>
          <w:rFonts w:ascii="Calibri" w:hAnsi="Calibri" w:cs="Calibri"/>
          <w:b/>
        </w:rPr>
      </w:pPr>
      <w:r w:rsidRPr="00B55C76">
        <w:rPr>
          <w:rFonts w:ascii="Calibri" w:hAnsi="Calibri" w:cs="Calibri"/>
          <w:b/>
        </w:rPr>
        <w:t>F. Conditioned Space Above or Adjacent to Garage Air Barrier</w:t>
      </w:r>
    </w:p>
    <w:p w14:paraId="32786B5F"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FB8463" w14:textId="7788B1BC" w:rsidR="00E76871" w:rsidRDefault="00E76871">
      <w:pPr>
        <w:rPr>
          <w:rFonts w:ascii="Calibri" w:hAnsi="Calibri" w:cs="Calibri"/>
        </w:rPr>
      </w:pPr>
    </w:p>
    <w:p w14:paraId="52176F9C" w14:textId="21D0B58E" w:rsidR="00E76871" w:rsidRPr="00B55C76" w:rsidRDefault="00E76871">
      <w:pPr>
        <w:rPr>
          <w:rFonts w:ascii="Calibri" w:hAnsi="Calibri" w:cs="Calibri"/>
          <w:b/>
        </w:rPr>
      </w:pPr>
      <w:r w:rsidRPr="00B55C76">
        <w:rPr>
          <w:rFonts w:ascii="Calibri" w:hAnsi="Calibri" w:cs="Calibri"/>
          <w:b/>
        </w:rPr>
        <w:t>G. Cantilevered Floor Air Barrier</w:t>
      </w:r>
    </w:p>
    <w:p w14:paraId="41D90D5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90285A" w14:textId="520245CB" w:rsidR="00E76871" w:rsidRDefault="00E76871">
      <w:pPr>
        <w:rPr>
          <w:rFonts w:ascii="Calibri" w:hAnsi="Calibri" w:cs="Calibri"/>
        </w:rPr>
      </w:pPr>
    </w:p>
    <w:p w14:paraId="3C3C5576" w14:textId="543F8AE3" w:rsidR="00E76871" w:rsidRPr="00B55C76" w:rsidRDefault="00E76871">
      <w:pPr>
        <w:rPr>
          <w:rFonts w:ascii="Calibri" w:hAnsi="Calibri" w:cs="Calibri"/>
          <w:b/>
        </w:rPr>
      </w:pPr>
      <w:r w:rsidRPr="00B55C76">
        <w:rPr>
          <w:rFonts w:ascii="Calibri" w:hAnsi="Calibri" w:cs="Calibri"/>
          <w:b/>
        </w:rPr>
        <w:t>H. Walls for Attached Porch, Attic, Double Wall Air Barrier</w:t>
      </w:r>
    </w:p>
    <w:p w14:paraId="4D5F47BE"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A3238A3" w14:textId="360C8812" w:rsidR="00E76871" w:rsidDel="00174AA2" w:rsidRDefault="00E76871">
      <w:pPr>
        <w:rPr>
          <w:del w:id="63" w:author="Author" w:date="2021-11-23T07:21:00Z"/>
          <w:rFonts w:ascii="Calibri" w:hAnsi="Calibri" w:cs="Calibri"/>
        </w:rPr>
      </w:pPr>
    </w:p>
    <w:p w14:paraId="5F272003" w14:textId="677FF6A2" w:rsidR="00E76871" w:rsidRPr="00B55C76" w:rsidDel="00174AA2" w:rsidRDefault="00E76871">
      <w:pPr>
        <w:rPr>
          <w:del w:id="64" w:author="Author" w:date="2021-11-23T07:21:00Z"/>
          <w:rFonts w:ascii="Calibri" w:hAnsi="Calibri" w:cs="Calibri"/>
          <w:b/>
        </w:rPr>
      </w:pPr>
      <w:del w:id="65" w:author="Author" w:date="2021-11-23T07:21:00Z">
        <w:r w:rsidRPr="00B55C76" w:rsidDel="00174AA2">
          <w:rPr>
            <w:rFonts w:ascii="Calibri" w:hAnsi="Calibri" w:cs="Calibri"/>
            <w:b/>
          </w:rPr>
          <w:delText>I. Air Barrier in Multifamily Dwellings</w:delText>
        </w:r>
      </w:del>
    </w:p>
    <w:p w14:paraId="0822BA37" w14:textId="4120D679" w:rsidR="00CB560E" w:rsidDel="00174AA2" w:rsidRDefault="00CB560E" w:rsidP="00CB560E">
      <w:pPr>
        <w:rPr>
          <w:del w:id="66" w:author="Author" w:date="2021-11-23T07:21:00Z"/>
          <w:rFonts w:ascii="Calibri" w:hAnsi="Calibri" w:cs="Calibri"/>
        </w:rPr>
      </w:pPr>
      <w:del w:id="67" w:author="Author" w:date="2021-11-23T07:21:00Z">
        <w:r w:rsidDel="00174AA2">
          <w:rPr>
            <w:rFonts w:ascii="Calibri" w:hAnsi="Calibri" w:cs="Calibri"/>
          </w:rPr>
          <w:delText>The responsible person’s signature on this compliance document affirms that all applicable requirements in this table have been met.</w:delText>
        </w:r>
      </w:del>
    </w:p>
    <w:p w14:paraId="19A7C032" w14:textId="7B89BED6" w:rsidR="00E76871" w:rsidRDefault="00E76871">
      <w:pPr>
        <w:rPr>
          <w:rFonts w:ascii="Calibri" w:hAnsi="Calibri" w:cs="Calibri"/>
        </w:rPr>
      </w:pPr>
    </w:p>
    <w:p w14:paraId="6E6B0E47" w14:textId="5ECB26A9" w:rsidR="00E76871" w:rsidRPr="00B55C76" w:rsidRDefault="00E76871">
      <w:pPr>
        <w:rPr>
          <w:rFonts w:ascii="Calibri" w:hAnsi="Calibri" w:cs="Calibri"/>
          <w:b/>
        </w:rPr>
      </w:pPr>
      <w:del w:id="68" w:author="Author" w:date="2021-11-23T07:21:00Z">
        <w:r w:rsidRPr="00B55C76" w:rsidDel="00174AA2">
          <w:rPr>
            <w:rFonts w:ascii="Calibri" w:hAnsi="Calibri" w:cs="Calibri"/>
            <w:b/>
          </w:rPr>
          <w:delText>J</w:delText>
        </w:r>
      </w:del>
      <w:ins w:id="69" w:author="Author" w:date="2021-11-23T07:21:00Z">
        <w:r w:rsidR="00174AA2">
          <w:rPr>
            <w:rFonts w:ascii="Calibri" w:hAnsi="Calibri" w:cs="Calibri"/>
            <w:b/>
          </w:rPr>
          <w:t>I</w:t>
        </w:r>
      </w:ins>
      <w:r w:rsidRPr="00B55C76">
        <w:rPr>
          <w:rFonts w:ascii="Calibri" w:hAnsi="Calibri" w:cs="Calibri"/>
          <w:b/>
        </w:rPr>
        <w:t>. Special Requirements for SIPs</w:t>
      </w:r>
    </w:p>
    <w:p w14:paraId="518B7010"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F804467" w14:textId="0BBBBC22" w:rsidR="00E76871" w:rsidRDefault="00E76871">
      <w:pPr>
        <w:rPr>
          <w:rFonts w:ascii="Calibri" w:hAnsi="Calibri" w:cs="Calibri"/>
        </w:rPr>
      </w:pPr>
    </w:p>
    <w:p w14:paraId="3C2D173A" w14:textId="085384AB" w:rsidR="00E76871" w:rsidRPr="00B55C76" w:rsidRDefault="00E76871">
      <w:pPr>
        <w:rPr>
          <w:rFonts w:ascii="Calibri" w:hAnsi="Calibri" w:cs="Calibri"/>
          <w:b/>
        </w:rPr>
      </w:pPr>
      <w:del w:id="70" w:author="Author" w:date="2021-11-23T07:22:00Z">
        <w:r w:rsidRPr="00B55C76" w:rsidDel="00174AA2">
          <w:rPr>
            <w:rFonts w:ascii="Calibri" w:hAnsi="Calibri" w:cs="Calibri"/>
            <w:b/>
          </w:rPr>
          <w:delText>K</w:delText>
        </w:r>
      </w:del>
      <w:ins w:id="71" w:author="Author" w:date="2021-11-23T07:22:00Z">
        <w:r w:rsidR="00174AA2">
          <w:rPr>
            <w:rFonts w:ascii="Calibri" w:hAnsi="Calibri" w:cs="Calibri"/>
            <w:b/>
          </w:rPr>
          <w:t>J</w:t>
        </w:r>
      </w:ins>
      <w:r w:rsidRPr="00B55C76">
        <w:rPr>
          <w:rFonts w:ascii="Calibri" w:hAnsi="Calibri" w:cs="Calibri"/>
          <w:b/>
        </w:rPr>
        <w:t>. Special Requirements for ICF</w:t>
      </w:r>
    </w:p>
    <w:p w14:paraId="30EDFEFA"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8"/>
          <w:footerReference w:type="default" r:id="rId19"/>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4594"/>
        <w:gridCol w:w="5642"/>
      </w:tblGrid>
      <w:tr w:rsidR="00D71462" w:rsidRPr="00A932D7" w14:paraId="767E7FD2" w14:textId="77777777" w:rsidTr="00D24D5A">
        <w:tc>
          <w:tcPr>
            <w:tcW w:w="10790" w:type="dxa"/>
            <w:gridSpan w:val="3"/>
          </w:tcPr>
          <w:p w14:paraId="18E3CEBA" w14:textId="77777777" w:rsidR="00D71462" w:rsidRPr="00A932D7" w:rsidRDefault="00D71462" w:rsidP="00D24D5A">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D71462" w:rsidRPr="00DA0E66" w14:paraId="4FF8F80E" w14:textId="77777777" w:rsidTr="00D24D5A">
        <w:tc>
          <w:tcPr>
            <w:tcW w:w="554" w:type="dxa"/>
            <w:vAlign w:val="center"/>
          </w:tcPr>
          <w:p w14:paraId="6DFA9BB7" w14:textId="77777777" w:rsidR="00D71462" w:rsidRDefault="00D71462" w:rsidP="00D24D5A">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4234A235" w14:textId="77777777" w:rsidR="00D71462" w:rsidRDefault="00D71462" w:rsidP="00D24D5A">
            <w:pPr>
              <w:rPr>
                <w:rFonts w:asciiTheme="minorHAnsi" w:hAnsiTheme="minorHAnsi"/>
                <w:sz w:val="18"/>
                <w:szCs w:val="18"/>
              </w:rPr>
            </w:pPr>
            <w:r>
              <w:rPr>
                <w:rFonts w:asciiTheme="minorHAnsi" w:hAnsiTheme="minorHAnsi"/>
                <w:sz w:val="18"/>
                <w:szCs w:val="18"/>
              </w:rPr>
              <w:t>A continuous sealed exterior air barrier is required in all thermal envelope assemblies to limit air movement between unconditioned/outside spaces and conditioned/inside spaces, and must comply using one of the following methods:</w:t>
            </w:r>
          </w:p>
          <w:p w14:paraId="783FA64A" w14:textId="77777777" w:rsidR="00D71462"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3CDB5952" w14:textId="77777777" w:rsidR="00D71462"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45FE831E" w14:textId="77777777" w:rsidR="00D71462" w:rsidRPr="00DA0E66" w:rsidRDefault="00D71462" w:rsidP="00D71462">
            <w:pPr>
              <w:pStyle w:val="ListParagraph"/>
              <w:numPr>
                <w:ilvl w:val="0"/>
                <w:numId w:val="54"/>
              </w:numPr>
              <w:rPr>
                <w:rFonts w:asciiTheme="minorHAnsi" w:hAnsiTheme="minorHAnsi"/>
                <w:sz w:val="18"/>
                <w:szCs w:val="18"/>
              </w:rPr>
            </w:pPr>
            <w:r>
              <w:rPr>
                <w:rFonts w:asciiTheme="minorHAnsi" w:hAnsiTheme="minorHAnsi"/>
                <w:sz w:val="18"/>
                <w:szCs w:val="18"/>
              </w:rPr>
              <w:t>Testing the complete building and demonstrating that the air leakage rate of the building envelope does not exceed 0.40 cfm/ft</w:t>
            </w:r>
            <w:r>
              <w:rPr>
                <w:rFonts w:asciiTheme="minorHAnsi" w:hAnsiTheme="minorHAnsi"/>
                <w:sz w:val="18"/>
                <w:szCs w:val="18"/>
                <w:vertAlign w:val="superscript"/>
              </w:rPr>
              <w:t>2</w:t>
            </w:r>
            <w:r>
              <w:rPr>
                <w:rFonts w:asciiTheme="minorHAnsi" w:hAnsiTheme="minorHAnsi"/>
                <w:sz w:val="18"/>
                <w:szCs w:val="18"/>
              </w:rPr>
              <w:t xml:space="preserve"> at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D71462" w14:paraId="00E274F6" w14:textId="77777777" w:rsidTr="00D71462">
        <w:tc>
          <w:tcPr>
            <w:tcW w:w="554" w:type="dxa"/>
            <w:vAlign w:val="center"/>
          </w:tcPr>
          <w:p w14:paraId="1D5108FB" w14:textId="77777777" w:rsidR="00D71462" w:rsidRDefault="00D71462" w:rsidP="00D24D5A">
            <w:pPr>
              <w:jc w:val="center"/>
              <w:rPr>
                <w:rFonts w:asciiTheme="minorHAnsi" w:hAnsiTheme="minorHAnsi"/>
                <w:sz w:val="18"/>
                <w:szCs w:val="18"/>
              </w:rPr>
            </w:pPr>
            <w:r>
              <w:rPr>
                <w:rFonts w:asciiTheme="minorHAnsi" w:hAnsiTheme="minorHAnsi"/>
                <w:sz w:val="18"/>
                <w:szCs w:val="18"/>
              </w:rPr>
              <w:t>02</w:t>
            </w:r>
          </w:p>
        </w:tc>
        <w:tc>
          <w:tcPr>
            <w:tcW w:w="4594" w:type="dxa"/>
            <w:vAlign w:val="center"/>
          </w:tcPr>
          <w:p w14:paraId="48D23B22" w14:textId="77777777" w:rsidR="00D71462" w:rsidRDefault="00D71462" w:rsidP="00D71462">
            <w:pPr>
              <w:rPr>
                <w:rFonts w:asciiTheme="minorHAnsi" w:hAnsiTheme="minorHAnsi"/>
                <w:sz w:val="18"/>
                <w:szCs w:val="18"/>
              </w:rPr>
            </w:pPr>
            <w:r>
              <w:rPr>
                <w:rFonts w:asciiTheme="minorHAnsi" w:hAnsiTheme="minorHAnsi"/>
                <w:sz w:val="18"/>
                <w:szCs w:val="18"/>
              </w:rPr>
              <w:t>Method of Compliance</w:t>
            </w:r>
          </w:p>
        </w:tc>
        <w:tc>
          <w:tcPr>
            <w:tcW w:w="5642" w:type="dxa"/>
          </w:tcPr>
          <w:p w14:paraId="342FDB1B" w14:textId="77777777" w:rsidR="00D71462" w:rsidRDefault="00D71462" w:rsidP="00D24D5A">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40B119ED" w14:textId="2053A61E" w:rsidR="00D71462" w:rsidRDefault="00D71462" w:rsidP="00D24D5A">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68416C54" w14:textId="1AE65B1C" w:rsidR="00D71462" w:rsidRDefault="00D71462" w:rsidP="00D24D5A">
            <w:pPr>
              <w:rPr>
                <w:rFonts w:asciiTheme="minorHAnsi" w:hAnsiTheme="minorHAnsi"/>
                <w:sz w:val="18"/>
                <w:szCs w:val="18"/>
              </w:rPr>
            </w:pPr>
            <w:r>
              <w:rPr>
                <w:rFonts w:asciiTheme="minorHAnsi" w:hAnsiTheme="minorHAnsi"/>
                <w:sz w:val="18"/>
                <w:szCs w:val="18"/>
              </w:rPr>
              <w:t>*Method 2 (Assemblies of Materials); or</w:t>
            </w:r>
          </w:p>
          <w:p w14:paraId="443358CC" w14:textId="52331D16" w:rsidR="00D71462" w:rsidRDefault="00D71462" w:rsidP="00D24D5A">
            <w:pPr>
              <w:rPr>
                <w:rFonts w:asciiTheme="minorHAnsi" w:hAnsiTheme="minorHAnsi"/>
                <w:sz w:val="18"/>
                <w:szCs w:val="18"/>
              </w:rPr>
            </w:pPr>
            <w:r>
              <w:rPr>
                <w:rFonts w:asciiTheme="minorHAnsi" w:hAnsiTheme="minorHAnsi"/>
                <w:sz w:val="18"/>
                <w:szCs w:val="18"/>
              </w:rPr>
              <w:t>*Method 3 (Complete Building)&gt;&gt;</w:t>
            </w:r>
          </w:p>
        </w:tc>
      </w:tr>
      <w:tr w:rsidR="00D71462" w:rsidRPr="00642262" w14:paraId="6AA330E0" w14:textId="77777777" w:rsidTr="00D24D5A">
        <w:tc>
          <w:tcPr>
            <w:tcW w:w="10790" w:type="dxa"/>
            <w:gridSpan w:val="3"/>
          </w:tcPr>
          <w:p w14:paraId="0AADB599" w14:textId="77777777" w:rsidR="00D71462" w:rsidRDefault="00D71462" w:rsidP="00D24D5A">
            <w:pPr>
              <w:rPr>
                <w:rFonts w:asciiTheme="minorHAnsi" w:hAnsiTheme="minorHAnsi"/>
                <w:sz w:val="18"/>
                <w:szCs w:val="18"/>
              </w:rPr>
            </w:pPr>
            <w:r>
              <w:rPr>
                <w:rFonts w:asciiTheme="minorHAnsi" w:hAnsiTheme="minorHAnsi"/>
                <w:sz w:val="18"/>
                <w:szCs w:val="18"/>
              </w:rPr>
              <w:t>Note:</w:t>
            </w:r>
          </w:p>
          <w:p w14:paraId="451C52D9" w14:textId="77777777" w:rsidR="00D71462" w:rsidRPr="00642262" w:rsidRDefault="00D71462" w:rsidP="00D24D5A">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DB2F39" w:rsidRPr="00642262" w14:paraId="4A597A24" w14:textId="77777777" w:rsidTr="00D24D5A">
        <w:tc>
          <w:tcPr>
            <w:tcW w:w="10790" w:type="dxa"/>
            <w:gridSpan w:val="3"/>
          </w:tcPr>
          <w:p w14:paraId="08A55924" w14:textId="1DE953D8" w:rsidR="00DB2F39" w:rsidRDefault="00DB2F39" w:rsidP="00DB2F39">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CA69E72" w14:textId="77777777" w:rsidR="002725BF" w:rsidRPr="003D714A" w:rsidRDefault="002725BF" w:rsidP="002725BF">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2725BF" w14:paraId="0A166E38" w14:textId="77777777" w:rsidTr="00D24D5A">
        <w:tc>
          <w:tcPr>
            <w:tcW w:w="10790" w:type="dxa"/>
            <w:gridSpan w:val="2"/>
          </w:tcPr>
          <w:p w14:paraId="7F195673"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2725BF" w14:paraId="3C8A5973" w14:textId="77777777" w:rsidTr="00D24D5A">
        <w:tc>
          <w:tcPr>
            <w:tcW w:w="554" w:type="dxa"/>
            <w:vAlign w:val="center"/>
          </w:tcPr>
          <w:p w14:paraId="198F1850"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21A470D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gaps in the raised floor are sealed.</w:t>
            </w:r>
          </w:p>
        </w:tc>
      </w:tr>
      <w:tr w:rsidR="002725BF" w14:paraId="639A8F52" w14:textId="77777777" w:rsidTr="00D24D5A">
        <w:tc>
          <w:tcPr>
            <w:tcW w:w="554" w:type="dxa"/>
            <w:vAlign w:val="center"/>
          </w:tcPr>
          <w:p w14:paraId="22966D1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7FE3DCCD"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chases are sealed at floor level using a sealed hard cover.</w:t>
            </w:r>
          </w:p>
        </w:tc>
      </w:tr>
      <w:tr w:rsidR="002725BF" w14:paraId="200824F9" w14:textId="77777777" w:rsidTr="00D24D5A">
        <w:tc>
          <w:tcPr>
            <w:tcW w:w="554" w:type="dxa"/>
            <w:vAlign w:val="center"/>
          </w:tcPr>
          <w:p w14:paraId="3B79178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2F886E9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2725BF" w14:paraId="004D4703" w14:textId="77777777" w:rsidTr="00D24D5A">
        <w:tc>
          <w:tcPr>
            <w:tcW w:w="554" w:type="dxa"/>
            <w:vAlign w:val="center"/>
          </w:tcPr>
          <w:p w14:paraId="737F372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7274A790" w14:textId="0A2E6DFC"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76" w:author="Author" w:date="2021-11-23T07:22:00Z">
              <w:r w:rsidDel="00D97F4B">
                <w:rPr>
                  <w:rFonts w:asciiTheme="minorHAnsi" w:hAnsiTheme="minorHAnsi" w:cstheme="minorHAnsi"/>
                  <w:sz w:val="18"/>
                </w:rPr>
                <w:delText>air tight</w:delText>
              </w:r>
            </w:del>
            <w:ins w:id="77" w:author="Author" w:date="2021-11-23T07:22:00Z">
              <w:r w:rsidR="00D97F4B">
                <w:rPr>
                  <w:rFonts w:asciiTheme="minorHAnsi" w:hAnsiTheme="minorHAnsi" w:cstheme="minorHAnsi"/>
                  <w:sz w:val="18"/>
                </w:rPr>
                <w:t>airtight</w:t>
              </w:r>
            </w:ins>
            <w:r>
              <w:rPr>
                <w:rFonts w:asciiTheme="minorHAnsi" w:hAnsiTheme="minorHAnsi" w:cstheme="minorHAnsi"/>
                <w:sz w:val="18"/>
              </w:rPr>
              <w:t xml:space="preserve"> subfloor air barrier.</w:t>
            </w:r>
          </w:p>
        </w:tc>
      </w:tr>
      <w:tr w:rsidR="00DB2F39" w14:paraId="043BC00C" w14:textId="77777777" w:rsidTr="00A60386">
        <w:tc>
          <w:tcPr>
            <w:tcW w:w="10790" w:type="dxa"/>
            <w:gridSpan w:val="2"/>
          </w:tcPr>
          <w:p w14:paraId="6014422E" w14:textId="00E157C8"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FA9EFC5"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733065BB" w14:textId="77777777" w:rsidTr="00DB2F39">
        <w:tc>
          <w:tcPr>
            <w:tcW w:w="10790" w:type="dxa"/>
            <w:gridSpan w:val="2"/>
          </w:tcPr>
          <w:p w14:paraId="25601C74"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C. Walls Adjacent to Unconditioned Space</w:t>
            </w:r>
          </w:p>
        </w:tc>
      </w:tr>
      <w:tr w:rsidR="002725BF" w14:paraId="7C4AF56B" w14:textId="77777777" w:rsidTr="00DB2F39">
        <w:tc>
          <w:tcPr>
            <w:tcW w:w="554" w:type="dxa"/>
            <w:vAlign w:val="center"/>
          </w:tcPr>
          <w:p w14:paraId="22BB9DB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29F173B" w14:textId="246BF960"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78" w:author="Author" w:date="2021-11-23T07:22:00Z">
              <w:r w:rsidDel="00D97F4B">
                <w:rPr>
                  <w:rFonts w:asciiTheme="minorHAnsi" w:hAnsiTheme="minorHAnsi" w:cstheme="minorHAnsi"/>
                  <w:sz w:val="18"/>
                </w:rPr>
                <w:delText>air tight</w:delText>
              </w:r>
            </w:del>
            <w:ins w:id="79" w:author="Author" w:date="2021-11-23T07:22:00Z">
              <w:r w:rsidR="00D97F4B">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2725BF" w14:paraId="5D047AFE" w14:textId="77777777" w:rsidTr="00DB2F39">
        <w:tc>
          <w:tcPr>
            <w:tcW w:w="554" w:type="dxa"/>
            <w:vAlign w:val="center"/>
          </w:tcPr>
          <w:p w14:paraId="62B5F28B"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7926B541"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2725BF" w14:paraId="54660357" w14:textId="77777777" w:rsidTr="00DB2F39">
        <w:tc>
          <w:tcPr>
            <w:tcW w:w="554" w:type="dxa"/>
            <w:vAlign w:val="center"/>
          </w:tcPr>
          <w:p w14:paraId="0FEF5032"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AE4538C"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electrical boxes, including knockouts, that penetrate the air barrier to unconditioned space are sealed.</w:t>
            </w:r>
          </w:p>
        </w:tc>
      </w:tr>
      <w:tr w:rsidR="002725BF" w14:paraId="40065CAB" w14:textId="77777777" w:rsidTr="00DB2F39">
        <w:tc>
          <w:tcPr>
            <w:tcW w:w="554" w:type="dxa"/>
            <w:vAlign w:val="center"/>
          </w:tcPr>
          <w:p w14:paraId="689B0695"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E586423"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2725BF" w14:paraId="00F3DF64" w14:textId="77777777" w:rsidTr="00DB2F39">
        <w:tc>
          <w:tcPr>
            <w:tcW w:w="554" w:type="dxa"/>
            <w:vAlign w:val="center"/>
          </w:tcPr>
          <w:p w14:paraId="4F1DF0AD"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4AA6ED8C"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2725BF" w14:paraId="453DECDF" w14:textId="77777777" w:rsidTr="00DB2F39">
        <w:tc>
          <w:tcPr>
            <w:tcW w:w="554" w:type="dxa"/>
            <w:vAlign w:val="center"/>
          </w:tcPr>
          <w:p w14:paraId="26CDB667"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3CDB544D"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2725BF" w14:paraId="33AF9D5F" w14:textId="77777777" w:rsidTr="00DB2F39">
        <w:tc>
          <w:tcPr>
            <w:tcW w:w="554" w:type="dxa"/>
            <w:vAlign w:val="center"/>
          </w:tcPr>
          <w:p w14:paraId="73B4EF8A"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7F567ABD"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Rim joist gaps and openings are fully sealed.</w:t>
            </w:r>
          </w:p>
        </w:tc>
      </w:tr>
      <w:tr w:rsidR="002725BF" w14:paraId="740631AD" w14:textId="77777777" w:rsidTr="00DB2F39">
        <w:tc>
          <w:tcPr>
            <w:tcW w:w="554" w:type="dxa"/>
            <w:vAlign w:val="center"/>
          </w:tcPr>
          <w:p w14:paraId="733510F6"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5D8AA32"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2725BF" w14:paraId="6BA8456F" w14:textId="77777777" w:rsidTr="00DB2F39">
        <w:tc>
          <w:tcPr>
            <w:tcW w:w="554" w:type="dxa"/>
            <w:vAlign w:val="center"/>
          </w:tcPr>
          <w:p w14:paraId="2CACC12B"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7A7B6A41" w14:textId="52BC26CE" w:rsidR="002725BF" w:rsidRPr="00671E4D" w:rsidRDefault="002725BF" w:rsidP="00D24D5A">
            <w:pPr>
              <w:rPr>
                <w:rFonts w:asciiTheme="minorHAnsi" w:hAnsiTheme="minorHAnsi" w:cstheme="minorHAnsi"/>
                <w:sz w:val="18"/>
              </w:rPr>
            </w:pPr>
            <w:r>
              <w:rPr>
                <w:rFonts w:asciiTheme="minorHAnsi" w:hAnsiTheme="minorHAnsi" w:cstheme="minorHAnsi"/>
                <w:sz w:val="18"/>
              </w:rPr>
              <w:t>Knee walls have solid and sealed blocking at the bottom, top, left</w:t>
            </w:r>
            <w:ins w:id="80" w:author="Author" w:date="2021-11-23T07:22:00Z">
              <w:r w:rsidR="00D97F4B">
                <w:rPr>
                  <w:rFonts w:asciiTheme="minorHAnsi" w:hAnsiTheme="minorHAnsi" w:cstheme="minorHAnsi"/>
                  <w:sz w:val="18"/>
                </w:rPr>
                <w:t>,</w:t>
              </w:r>
            </w:ins>
            <w:r>
              <w:rPr>
                <w:rFonts w:asciiTheme="minorHAnsi" w:hAnsiTheme="minorHAnsi" w:cstheme="minorHAnsi"/>
                <w:sz w:val="18"/>
              </w:rPr>
              <w:t xml:space="preserve"> and right sides to prevent air movement into insulation.</w:t>
            </w:r>
          </w:p>
        </w:tc>
      </w:tr>
      <w:tr w:rsidR="00DB2F39" w14:paraId="3333BB2A" w14:textId="77777777" w:rsidTr="00A60386">
        <w:tc>
          <w:tcPr>
            <w:tcW w:w="10790" w:type="dxa"/>
            <w:gridSpan w:val="2"/>
          </w:tcPr>
          <w:p w14:paraId="40F2870C" w14:textId="323796F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317C9D0D" w14:textId="77777777" w:rsidR="002725BF" w:rsidRDefault="002725BF" w:rsidP="002725BF"/>
    <w:tbl>
      <w:tblPr>
        <w:tblStyle w:val="TableGrid"/>
        <w:tblW w:w="0" w:type="auto"/>
        <w:tblLook w:val="04A0" w:firstRow="1" w:lastRow="0" w:firstColumn="1" w:lastColumn="0" w:noHBand="0" w:noVBand="1"/>
      </w:tblPr>
      <w:tblGrid>
        <w:gridCol w:w="554"/>
        <w:gridCol w:w="10236"/>
      </w:tblGrid>
      <w:tr w:rsidR="002725BF" w14:paraId="1B7FF58B" w14:textId="77777777" w:rsidTr="00DB2F39">
        <w:tc>
          <w:tcPr>
            <w:tcW w:w="10790" w:type="dxa"/>
            <w:gridSpan w:val="2"/>
          </w:tcPr>
          <w:p w14:paraId="14A1BA97" w14:textId="77777777" w:rsidR="002725BF" w:rsidRPr="00A932D7" w:rsidRDefault="002725BF" w:rsidP="00D24D5A">
            <w:pPr>
              <w:rPr>
                <w:rFonts w:asciiTheme="minorHAnsi" w:hAnsiTheme="minorHAnsi" w:cstheme="minorHAnsi"/>
                <w:b/>
                <w:sz w:val="18"/>
              </w:rPr>
            </w:pPr>
            <w:r>
              <w:rPr>
                <w:rFonts w:asciiTheme="minorHAnsi" w:hAnsiTheme="minorHAnsi" w:cstheme="minorHAnsi"/>
                <w:b/>
                <w:sz w:val="18"/>
              </w:rPr>
              <w:t>D. Ceiling Air Barrier Adjacent to Unconditioned Space</w:t>
            </w:r>
          </w:p>
        </w:tc>
      </w:tr>
      <w:tr w:rsidR="002725BF" w14:paraId="3D31BC6C" w14:textId="77777777" w:rsidTr="00DB2F39">
        <w:tc>
          <w:tcPr>
            <w:tcW w:w="554" w:type="dxa"/>
            <w:vAlign w:val="center"/>
          </w:tcPr>
          <w:p w14:paraId="16FBA24D"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E8E1E6B"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2725BF" w14:paraId="4612F5E7" w14:textId="77777777" w:rsidTr="00DB2F39">
        <w:tc>
          <w:tcPr>
            <w:tcW w:w="554" w:type="dxa"/>
            <w:vAlign w:val="center"/>
          </w:tcPr>
          <w:p w14:paraId="38165500"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BC7ABB4"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2725BF" w14:paraId="0E0668B1" w14:textId="77777777" w:rsidTr="00DB2F39">
        <w:tc>
          <w:tcPr>
            <w:tcW w:w="554" w:type="dxa"/>
            <w:vAlign w:val="center"/>
          </w:tcPr>
          <w:p w14:paraId="60706CC4"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40990D7"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 xml:space="preserve">Fire sprinklers penetrating a ceiling air barrier shall be sealed to prevent air movement according to the manufacturer’s instructions. </w:t>
            </w:r>
          </w:p>
        </w:tc>
      </w:tr>
      <w:tr w:rsidR="002725BF" w14:paraId="541C6793" w14:textId="77777777" w:rsidTr="00DB2F39">
        <w:tc>
          <w:tcPr>
            <w:tcW w:w="554" w:type="dxa"/>
            <w:vAlign w:val="center"/>
          </w:tcPr>
          <w:p w14:paraId="26EB06F3"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2176580B"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2725BF" w14:paraId="3A0CC6C8" w14:textId="77777777" w:rsidTr="00DB2F39">
        <w:tc>
          <w:tcPr>
            <w:tcW w:w="554" w:type="dxa"/>
            <w:vAlign w:val="center"/>
          </w:tcPr>
          <w:p w14:paraId="60BE5A7A"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01A1DFA1"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installed recessed lighting fixtures that penetrate the ceiling to unconditioned space are rated to be Insulation Contact and Airtight (IC and AT) which allow direct contact with insulation.</w:t>
            </w:r>
          </w:p>
        </w:tc>
      </w:tr>
      <w:tr w:rsidR="002725BF" w14:paraId="7B4786D6" w14:textId="77777777" w:rsidTr="00DB2F39">
        <w:tc>
          <w:tcPr>
            <w:tcW w:w="554" w:type="dxa"/>
            <w:vAlign w:val="center"/>
          </w:tcPr>
          <w:p w14:paraId="1732AF57"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0E7D62E4"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All dropped ceiling areas are covered with hard covers that are sealed to the framing, or else the bottom and sides of dropped ceiling areas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Pr="00FD311D">
              <w:rPr>
                <w:rFonts w:asciiTheme="minorHAnsi" w:hAnsiTheme="minorHAnsi" w:cstheme="minorHAnsi"/>
                <w:sz w:val="18"/>
              </w:rPr>
              <w:t>on the Certificate of Compliance.</w:t>
            </w:r>
          </w:p>
        </w:tc>
      </w:tr>
      <w:tr w:rsidR="002725BF" w14:paraId="64AE4C76" w14:textId="77777777" w:rsidTr="00DB2F39">
        <w:tc>
          <w:tcPr>
            <w:tcW w:w="554" w:type="dxa"/>
            <w:vAlign w:val="center"/>
          </w:tcPr>
          <w:p w14:paraId="020CC0EC"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3E51D6E8"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All vertical chases (e.g., HVAC ducts and plumbing) and soffits are sealed at the ceiling level.</w:t>
            </w:r>
          </w:p>
        </w:tc>
      </w:tr>
      <w:tr w:rsidR="002725BF" w14:paraId="743DC242" w14:textId="77777777" w:rsidTr="00DB2F39">
        <w:tc>
          <w:tcPr>
            <w:tcW w:w="554" w:type="dxa"/>
            <w:vAlign w:val="center"/>
          </w:tcPr>
          <w:p w14:paraId="0DB834F8"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6ED4C95C"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2725BF" w14:paraId="6F0F46EB" w14:textId="77777777" w:rsidTr="00DB2F39">
        <w:tc>
          <w:tcPr>
            <w:tcW w:w="554" w:type="dxa"/>
            <w:vAlign w:val="center"/>
          </w:tcPr>
          <w:p w14:paraId="0052574A" w14:textId="77777777" w:rsidR="002725BF" w:rsidRPr="00A932D7" w:rsidRDefault="002725BF" w:rsidP="00D24D5A">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71EB685A" w14:textId="77777777" w:rsidR="002725BF" w:rsidRPr="00A932D7" w:rsidRDefault="002725BF" w:rsidP="00D24D5A">
            <w:pPr>
              <w:rPr>
                <w:rFonts w:asciiTheme="minorHAnsi" w:hAnsiTheme="minorHAnsi" w:cstheme="minorHAnsi"/>
                <w:sz w:val="18"/>
              </w:rPr>
            </w:pPr>
            <w:r>
              <w:rPr>
                <w:rFonts w:asciiTheme="minorHAnsi" w:hAnsiTheme="minorHAnsi" w:cstheme="minorHAnsi"/>
                <w:sz w:val="18"/>
              </w:rPr>
              <w:t xml:space="preserve">Framing locations where air may move down into the walls from the 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 etc.) have a sealed hard cover to prevent air movement.</w:t>
            </w:r>
          </w:p>
        </w:tc>
      </w:tr>
      <w:tr w:rsidR="002725BF" w14:paraId="0EBE0473" w14:textId="77777777" w:rsidTr="00DB2F39">
        <w:tc>
          <w:tcPr>
            <w:tcW w:w="554" w:type="dxa"/>
            <w:vAlign w:val="center"/>
          </w:tcPr>
          <w:p w14:paraId="3820A81F" w14:textId="77777777" w:rsidR="002725BF" w:rsidRPr="00671E4D" w:rsidRDefault="002725BF" w:rsidP="00D24D5A">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57DE85C0" w14:textId="77777777" w:rsidR="002725BF" w:rsidRPr="00671E4D" w:rsidRDefault="002725BF" w:rsidP="00D24D5A">
            <w:pPr>
              <w:rPr>
                <w:rFonts w:asciiTheme="minorHAnsi" w:hAnsiTheme="minorHAnsi" w:cstheme="minorHAnsi"/>
                <w:sz w:val="18"/>
              </w:rPr>
            </w:pPr>
            <w:r>
              <w:rPr>
                <w:rFonts w:asciiTheme="minorHAnsi" w:hAnsiTheme="minorHAnsi" w:cstheme="minorHAnsi"/>
                <w:sz w:val="18"/>
              </w:rPr>
              <w:t>Attic access forms an airtight seal between the conditioned space and unconditioned space. Vertical attic access requires mechanical compression using screws or latches.</w:t>
            </w:r>
          </w:p>
        </w:tc>
      </w:tr>
      <w:tr w:rsidR="00DB2F39" w14:paraId="51B8DE36" w14:textId="77777777" w:rsidTr="00A60386">
        <w:tc>
          <w:tcPr>
            <w:tcW w:w="10790" w:type="dxa"/>
            <w:gridSpan w:val="2"/>
          </w:tcPr>
          <w:p w14:paraId="34D104FB" w14:textId="46B0D00F"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3E7BDD1" w14:textId="1712856D" w:rsidR="00B20575" w:rsidRDefault="00B20575"/>
    <w:tbl>
      <w:tblPr>
        <w:tblStyle w:val="TableGrid"/>
        <w:tblW w:w="0" w:type="auto"/>
        <w:tblLook w:val="04A0" w:firstRow="1" w:lastRow="0" w:firstColumn="1" w:lastColumn="0" w:noHBand="0" w:noVBand="1"/>
      </w:tblPr>
      <w:tblGrid>
        <w:gridCol w:w="554"/>
        <w:gridCol w:w="10236"/>
      </w:tblGrid>
      <w:tr w:rsidR="00B20575" w14:paraId="3DC14480" w14:textId="77777777" w:rsidTr="00B20575">
        <w:tc>
          <w:tcPr>
            <w:tcW w:w="10790" w:type="dxa"/>
            <w:gridSpan w:val="2"/>
          </w:tcPr>
          <w:p w14:paraId="1C1DC953" w14:textId="2DBF0320" w:rsidR="00B20575" w:rsidRPr="00A932D7" w:rsidRDefault="00B20575" w:rsidP="00D24D5A">
            <w:pPr>
              <w:rPr>
                <w:rFonts w:asciiTheme="minorHAnsi" w:hAnsiTheme="minorHAnsi" w:cstheme="minorHAnsi"/>
                <w:b/>
                <w:sz w:val="18"/>
                <w:szCs w:val="18"/>
              </w:rPr>
            </w:pPr>
            <w:r>
              <w:rPr>
                <w:rFonts w:asciiTheme="minorHAnsi" w:hAnsiTheme="minorHAnsi" w:cstheme="minorHAnsi"/>
                <w:b/>
                <w:sz w:val="18"/>
                <w:szCs w:val="18"/>
              </w:rPr>
              <w:lastRenderedPageBreak/>
              <w:t>E. Roof Air Barrier – Unvented Attics Adjacent to Unconditioned Space</w:t>
            </w:r>
          </w:p>
        </w:tc>
      </w:tr>
      <w:tr w:rsidR="00B20575" w14:paraId="46485A2C" w14:textId="77777777" w:rsidTr="00B20575">
        <w:tc>
          <w:tcPr>
            <w:tcW w:w="554" w:type="dxa"/>
            <w:vAlign w:val="center"/>
          </w:tcPr>
          <w:p w14:paraId="3A6DCA0D"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20ED2F9D"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B20575" w14:paraId="667F096D" w14:textId="77777777" w:rsidTr="00B20575">
        <w:tc>
          <w:tcPr>
            <w:tcW w:w="554" w:type="dxa"/>
            <w:vAlign w:val="center"/>
          </w:tcPr>
          <w:p w14:paraId="60B83667"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160C0741"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B20575" w14:paraId="319EE425" w14:textId="77777777" w:rsidTr="00B20575">
        <w:tc>
          <w:tcPr>
            <w:tcW w:w="554" w:type="dxa"/>
            <w:vAlign w:val="center"/>
          </w:tcPr>
          <w:p w14:paraId="32997902" w14:textId="77777777" w:rsidR="00B20575" w:rsidRPr="00A932D7" w:rsidRDefault="00B20575" w:rsidP="00D24D5A">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44C41678" w14:textId="77777777" w:rsidR="00B20575" w:rsidRPr="00A932D7" w:rsidRDefault="00B20575" w:rsidP="00D24D5A">
            <w:pPr>
              <w:rPr>
                <w:rFonts w:asciiTheme="minorHAnsi" w:hAnsiTheme="minorHAnsi" w:cstheme="minorHAnsi"/>
                <w:sz w:val="18"/>
                <w:szCs w:val="18"/>
              </w:rPr>
            </w:pPr>
            <w:r>
              <w:rPr>
                <w:rFonts w:asciiTheme="minorHAnsi" w:hAnsiTheme="minorHAnsi" w:cstheme="minorHAnsi"/>
                <w:sz w:val="18"/>
                <w:szCs w:val="18"/>
              </w:rPr>
              <w:t>All penetrations in the roof deck and gable ends for plumbing, electrical, etc. are sealed.</w:t>
            </w:r>
          </w:p>
        </w:tc>
      </w:tr>
      <w:tr w:rsidR="00DB2F39" w14:paraId="0FAF5E2A" w14:textId="77777777" w:rsidTr="00A60386">
        <w:tc>
          <w:tcPr>
            <w:tcW w:w="10790" w:type="dxa"/>
            <w:gridSpan w:val="2"/>
          </w:tcPr>
          <w:p w14:paraId="62B688EA" w14:textId="4E299231" w:rsidR="00DB2F39" w:rsidRDefault="00DB2F39" w:rsidP="00DB2F39">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7A31E28"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3B6CF1FC" w14:textId="77777777" w:rsidTr="00D24D5A">
        <w:tc>
          <w:tcPr>
            <w:tcW w:w="10790" w:type="dxa"/>
            <w:gridSpan w:val="2"/>
          </w:tcPr>
          <w:p w14:paraId="07C8BFA6" w14:textId="77777777" w:rsidR="00B20575" w:rsidRPr="00DA0E66" w:rsidRDefault="00B20575" w:rsidP="00D24D5A">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B20575" w14:paraId="13DE4088" w14:textId="77777777" w:rsidTr="00D24D5A">
        <w:tc>
          <w:tcPr>
            <w:tcW w:w="535" w:type="dxa"/>
            <w:vAlign w:val="center"/>
          </w:tcPr>
          <w:p w14:paraId="5D8C309A" w14:textId="77777777" w:rsidR="00B20575"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66317EE7" w14:textId="77777777" w:rsidR="00B20575" w:rsidRDefault="00B20575" w:rsidP="00D24D5A">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B20575" w14:paraId="2A194525" w14:textId="77777777" w:rsidTr="00D24D5A">
        <w:tc>
          <w:tcPr>
            <w:tcW w:w="535" w:type="dxa"/>
            <w:vAlign w:val="center"/>
          </w:tcPr>
          <w:p w14:paraId="505E685D"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50D69226" w14:textId="77777777" w:rsidR="00B20575" w:rsidRDefault="00B20575" w:rsidP="00D24D5A">
            <w:pPr>
              <w:rPr>
                <w:rFonts w:asciiTheme="minorHAnsi" w:hAnsiTheme="minorHAnsi" w:cstheme="minorHAnsi"/>
                <w:sz w:val="18"/>
              </w:rPr>
            </w:pPr>
            <w:r>
              <w:rPr>
                <w:rFonts w:asciiTheme="minorHAnsi" w:hAnsiTheme="minorHAnsi" w:cstheme="minorHAnsi"/>
                <w:sz w:val="18"/>
              </w:rPr>
              <w:t>Infiltration between the space above the garage and the subfloor is prevented by one of the following methods:</w:t>
            </w:r>
          </w:p>
          <w:p w14:paraId="52B197E4" w14:textId="245E2799" w:rsidR="00B20575" w:rsidRDefault="00B20575" w:rsidP="00D24D5A">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81" w:author="Author" w:date="2021-11-23T07:27:00Z">
              <w:r w:rsidDel="00F461C6">
                <w:rPr>
                  <w:rFonts w:asciiTheme="minorHAnsi" w:hAnsiTheme="minorHAnsi" w:cstheme="minorHAnsi"/>
                  <w:sz w:val="18"/>
                </w:rPr>
                <w:delText>air tight</w:delText>
              </w:r>
            </w:del>
            <w:ins w:id="82" w:author="Author" w:date="2021-11-23T07:27:00Z">
              <w:r w:rsidR="00F461C6">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t>
            </w:r>
          </w:p>
          <w:p w14:paraId="021CE8BD" w14:textId="77777777" w:rsidR="00B20575" w:rsidRPr="00DA0E66" w:rsidRDefault="00B20575" w:rsidP="00D24D5A">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DB2F39" w14:paraId="1F8091B8" w14:textId="77777777" w:rsidTr="00A60386">
        <w:tc>
          <w:tcPr>
            <w:tcW w:w="10790" w:type="dxa"/>
            <w:gridSpan w:val="2"/>
          </w:tcPr>
          <w:p w14:paraId="76867698" w14:textId="69980CA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67E75E9"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rsidRPr="00DA0E66" w14:paraId="703CFA3F" w14:textId="77777777" w:rsidTr="00D24D5A">
        <w:tc>
          <w:tcPr>
            <w:tcW w:w="10790" w:type="dxa"/>
            <w:gridSpan w:val="2"/>
          </w:tcPr>
          <w:p w14:paraId="5C7E317A" w14:textId="77777777" w:rsidR="00B20575" w:rsidRPr="00DA0E66" w:rsidRDefault="00B20575"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B20575" w:rsidRPr="00DA0E66" w14:paraId="15250D3B" w14:textId="77777777" w:rsidTr="00D24D5A">
        <w:tc>
          <w:tcPr>
            <w:tcW w:w="535" w:type="dxa"/>
            <w:vAlign w:val="center"/>
          </w:tcPr>
          <w:p w14:paraId="6E59366C"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6F89D108"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B20575" w:rsidRPr="00DA0E66" w14:paraId="373832F1" w14:textId="77777777" w:rsidTr="00D24D5A">
        <w:tc>
          <w:tcPr>
            <w:tcW w:w="535" w:type="dxa"/>
            <w:vAlign w:val="center"/>
          </w:tcPr>
          <w:p w14:paraId="49794482"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4C461248"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B20575" w:rsidRPr="00DA0E66" w14:paraId="050F06F8" w14:textId="77777777" w:rsidTr="00D24D5A">
        <w:tc>
          <w:tcPr>
            <w:tcW w:w="535" w:type="dxa"/>
            <w:vAlign w:val="center"/>
          </w:tcPr>
          <w:p w14:paraId="020718C7"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654E39DF" w14:textId="5C7B8EB5" w:rsidR="00B20575" w:rsidRPr="00DA0E66" w:rsidRDefault="00B20575" w:rsidP="00D24D5A">
            <w:pPr>
              <w:rPr>
                <w:rFonts w:asciiTheme="minorHAnsi" w:hAnsiTheme="minorHAnsi" w:cstheme="minorHAnsi"/>
                <w:sz w:val="18"/>
              </w:rPr>
            </w:pPr>
            <w:r>
              <w:rPr>
                <w:rFonts w:asciiTheme="minorHAnsi" w:hAnsiTheme="minorHAnsi" w:cstheme="minorHAnsi"/>
                <w:sz w:val="18"/>
              </w:rPr>
              <w:t>Any gaps, cracks</w:t>
            </w:r>
            <w:ins w:id="83" w:author="Author" w:date="2021-11-23T07:28:00Z">
              <w:r w:rsidR="00F461C6">
                <w:rPr>
                  <w:rFonts w:asciiTheme="minorHAnsi" w:hAnsiTheme="minorHAnsi" w:cstheme="minorHAnsi"/>
                  <w:sz w:val="18"/>
                </w:rPr>
                <w:t>,</w:t>
              </w:r>
            </w:ins>
            <w:r>
              <w:rPr>
                <w:rFonts w:asciiTheme="minorHAnsi" w:hAnsiTheme="minorHAnsi" w:cstheme="minorHAnsi"/>
                <w:sz w:val="18"/>
              </w:rPr>
              <w:t xml:space="preserve"> or penetrations in the air barrier of the cantilever are sealed. Recessed can lights in the cantilever are </w:t>
            </w:r>
            <w:ins w:id="84" w:author="Author" w:date="2021-11-23T07:28:00Z">
              <w:r w:rsidR="00F461C6">
                <w:rPr>
                  <w:rFonts w:asciiTheme="minorHAnsi" w:hAnsiTheme="minorHAnsi" w:cstheme="minorHAnsi"/>
                  <w:sz w:val="18"/>
                </w:rPr>
                <w:t>rated to be I</w:t>
              </w:r>
              <w:r w:rsidR="003166BC">
                <w:rPr>
                  <w:rFonts w:asciiTheme="minorHAnsi" w:hAnsiTheme="minorHAnsi" w:cstheme="minorHAnsi"/>
                  <w:sz w:val="18"/>
                </w:rPr>
                <w:t>nsulation Contact and Airtight (</w:t>
              </w:r>
            </w:ins>
            <w:r>
              <w:rPr>
                <w:rFonts w:asciiTheme="minorHAnsi" w:hAnsiTheme="minorHAnsi" w:cstheme="minorHAnsi"/>
                <w:sz w:val="18"/>
              </w:rPr>
              <w:t>IC and AT</w:t>
            </w:r>
            <w:ins w:id="85" w:author="Author" w:date="2021-11-23T07:28:00Z">
              <w:r w:rsidR="003166BC">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DB2F39" w:rsidRPr="00DA0E66" w14:paraId="62CB4686" w14:textId="77777777" w:rsidTr="00A60386">
        <w:tc>
          <w:tcPr>
            <w:tcW w:w="10790" w:type="dxa"/>
            <w:gridSpan w:val="2"/>
          </w:tcPr>
          <w:p w14:paraId="634ED842" w14:textId="012FEE52"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C8B123D" w14:textId="77777777" w:rsidR="00B20575" w:rsidRDefault="00B20575" w:rsidP="00B20575"/>
    <w:tbl>
      <w:tblPr>
        <w:tblStyle w:val="TableGrid"/>
        <w:tblW w:w="0" w:type="auto"/>
        <w:tblLook w:val="04A0" w:firstRow="1" w:lastRow="0" w:firstColumn="1" w:lastColumn="0" w:noHBand="0" w:noVBand="1"/>
      </w:tblPr>
      <w:tblGrid>
        <w:gridCol w:w="535"/>
        <w:gridCol w:w="10255"/>
      </w:tblGrid>
      <w:tr w:rsidR="00B20575" w14:paraId="48F43CC7" w14:textId="77777777" w:rsidTr="00D24D5A">
        <w:tc>
          <w:tcPr>
            <w:tcW w:w="10790" w:type="dxa"/>
            <w:gridSpan w:val="2"/>
          </w:tcPr>
          <w:p w14:paraId="6E478633" w14:textId="77777777" w:rsidR="00B20575" w:rsidRPr="00DA0E66" w:rsidRDefault="00B20575" w:rsidP="00D24D5A">
            <w:pPr>
              <w:rPr>
                <w:rFonts w:asciiTheme="minorHAnsi" w:hAnsiTheme="minorHAnsi" w:cstheme="minorHAnsi"/>
                <w:b/>
                <w:sz w:val="18"/>
              </w:rPr>
            </w:pPr>
            <w:r>
              <w:rPr>
                <w:rFonts w:asciiTheme="minorHAnsi" w:hAnsiTheme="minorHAnsi" w:cstheme="minorHAnsi"/>
                <w:b/>
                <w:sz w:val="18"/>
              </w:rPr>
              <w:t>H. Walls for Attached Porch, Attic, Double Wall Air Barrier</w:t>
            </w:r>
          </w:p>
        </w:tc>
      </w:tr>
      <w:tr w:rsidR="00B20575" w14:paraId="2DEAF9A0" w14:textId="77777777" w:rsidTr="00D24D5A">
        <w:tc>
          <w:tcPr>
            <w:tcW w:w="535" w:type="dxa"/>
            <w:vAlign w:val="center"/>
          </w:tcPr>
          <w:p w14:paraId="5CCC67A5"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28B11E7A"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B20575" w14:paraId="001AA512" w14:textId="77777777" w:rsidTr="00D24D5A">
        <w:tc>
          <w:tcPr>
            <w:tcW w:w="535" w:type="dxa"/>
            <w:vAlign w:val="center"/>
          </w:tcPr>
          <w:p w14:paraId="2A7737A8" w14:textId="77777777" w:rsidR="00B20575" w:rsidRPr="00DA0E66" w:rsidRDefault="00B20575"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A9EFB47" w14:textId="77777777" w:rsidR="00B20575" w:rsidRPr="00DA0E66" w:rsidRDefault="00B20575" w:rsidP="00D24D5A">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113D05" w14:paraId="64B73A0C" w14:textId="77777777" w:rsidTr="00A60386">
        <w:tc>
          <w:tcPr>
            <w:tcW w:w="10790" w:type="dxa"/>
            <w:gridSpan w:val="2"/>
          </w:tcPr>
          <w:p w14:paraId="3903E00E" w14:textId="38AA4C88" w:rsidR="00113D05" w:rsidRDefault="00113D05" w:rsidP="00113D05">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93B4197" w14:textId="77777777" w:rsidR="00B20575" w:rsidRDefault="00B20575" w:rsidP="00B20575"/>
    <w:tbl>
      <w:tblPr>
        <w:tblStyle w:val="TableGrid"/>
        <w:tblW w:w="0" w:type="auto"/>
        <w:tblLook w:val="04A0" w:firstRow="1" w:lastRow="0" w:firstColumn="1" w:lastColumn="0" w:noHBand="0" w:noVBand="1"/>
      </w:tblPr>
      <w:tblGrid>
        <w:gridCol w:w="554"/>
        <w:gridCol w:w="10236"/>
      </w:tblGrid>
      <w:tr w:rsidR="00B20575" w:rsidDel="00F461C6" w14:paraId="41FB94A7" w14:textId="5644F59E" w:rsidTr="00113D05">
        <w:trPr>
          <w:del w:id="86" w:author="Author" w:date="2021-11-23T07:27:00Z"/>
        </w:trPr>
        <w:tc>
          <w:tcPr>
            <w:tcW w:w="10790" w:type="dxa"/>
            <w:gridSpan w:val="2"/>
          </w:tcPr>
          <w:p w14:paraId="114FEB1E" w14:textId="04589B28" w:rsidR="00B20575" w:rsidRPr="00A932D7" w:rsidDel="00F461C6" w:rsidRDefault="00B20575" w:rsidP="00D24D5A">
            <w:pPr>
              <w:rPr>
                <w:del w:id="87" w:author="Author" w:date="2021-11-23T07:27:00Z"/>
                <w:rFonts w:asciiTheme="minorHAnsi" w:hAnsiTheme="minorHAnsi" w:cstheme="minorHAnsi"/>
                <w:b/>
                <w:sz w:val="18"/>
                <w:szCs w:val="18"/>
              </w:rPr>
            </w:pPr>
            <w:del w:id="88" w:author="Author" w:date="2021-11-23T07:27:00Z">
              <w:r w:rsidDel="00F461C6">
                <w:rPr>
                  <w:rFonts w:asciiTheme="minorHAnsi" w:hAnsiTheme="minorHAnsi" w:cstheme="minorHAnsi"/>
                  <w:b/>
                  <w:sz w:val="18"/>
                  <w:szCs w:val="18"/>
                </w:rPr>
                <w:delText>I. Air Barriers in Multifamily Dwellings</w:delText>
              </w:r>
            </w:del>
          </w:p>
        </w:tc>
      </w:tr>
      <w:tr w:rsidR="00B20575" w:rsidDel="00F461C6" w14:paraId="6C157F63" w14:textId="1C9FA214" w:rsidTr="00113D05">
        <w:trPr>
          <w:del w:id="89" w:author="Author" w:date="2021-11-23T07:27:00Z"/>
        </w:trPr>
        <w:tc>
          <w:tcPr>
            <w:tcW w:w="554" w:type="dxa"/>
            <w:vAlign w:val="center"/>
          </w:tcPr>
          <w:p w14:paraId="6B82A3E3" w14:textId="546FF210" w:rsidR="00B20575" w:rsidRPr="00A932D7" w:rsidDel="00F461C6" w:rsidRDefault="00B20575" w:rsidP="00D24D5A">
            <w:pPr>
              <w:jc w:val="center"/>
              <w:rPr>
                <w:del w:id="90" w:author="Author" w:date="2021-11-23T07:27:00Z"/>
                <w:rFonts w:asciiTheme="minorHAnsi" w:hAnsiTheme="minorHAnsi" w:cstheme="minorHAnsi"/>
                <w:sz w:val="18"/>
                <w:szCs w:val="18"/>
              </w:rPr>
            </w:pPr>
            <w:del w:id="91" w:author="Author" w:date="2021-11-23T07:27:00Z">
              <w:r w:rsidDel="00F461C6">
                <w:rPr>
                  <w:rFonts w:asciiTheme="minorHAnsi" w:hAnsiTheme="minorHAnsi" w:cstheme="minorHAnsi"/>
                  <w:sz w:val="18"/>
                  <w:szCs w:val="18"/>
                </w:rPr>
                <w:delText>01</w:delText>
              </w:r>
            </w:del>
          </w:p>
        </w:tc>
        <w:tc>
          <w:tcPr>
            <w:tcW w:w="10236" w:type="dxa"/>
          </w:tcPr>
          <w:p w14:paraId="0DD629FD" w14:textId="33D20F3F" w:rsidR="00B20575" w:rsidRPr="00A932D7" w:rsidDel="00F461C6" w:rsidRDefault="00B20575" w:rsidP="00D24D5A">
            <w:pPr>
              <w:rPr>
                <w:del w:id="92" w:author="Author" w:date="2021-11-23T07:27:00Z"/>
                <w:rFonts w:asciiTheme="minorHAnsi" w:hAnsiTheme="minorHAnsi" w:cstheme="minorHAnsi"/>
                <w:sz w:val="18"/>
                <w:szCs w:val="18"/>
              </w:rPr>
            </w:pPr>
            <w:del w:id="93" w:author="Author" w:date="2021-11-23T07:27:00Z">
              <w:r w:rsidDel="00F461C6">
                <w:rPr>
                  <w:rFonts w:asciiTheme="minorHAnsi" w:hAnsiTheme="minorHAnsi" w:cstheme="minorHAnsi"/>
                  <w:sz w:val="18"/>
                  <w:szCs w:val="18"/>
                </w:rPr>
                <w:delText>Each dwelling unit must be sealed to stop air movement between dwelling units. Treat adjacent dwelling units as unconditioned space for air sealing.</w:delText>
              </w:r>
            </w:del>
          </w:p>
        </w:tc>
      </w:tr>
      <w:tr w:rsidR="00B20575" w:rsidDel="00F461C6" w14:paraId="5828572A" w14:textId="7F9BA197" w:rsidTr="00113D05">
        <w:trPr>
          <w:del w:id="94" w:author="Author" w:date="2021-11-23T07:27:00Z"/>
        </w:trPr>
        <w:tc>
          <w:tcPr>
            <w:tcW w:w="554" w:type="dxa"/>
            <w:vAlign w:val="center"/>
          </w:tcPr>
          <w:p w14:paraId="0FC4E6D0" w14:textId="7A9A3441" w:rsidR="00B20575" w:rsidRPr="00A932D7" w:rsidDel="00F461C6" w:rsidRDefault="00B20575" w:rsidP="00D24D5A">
            <w:pPr>
              <w:jc w:val="center"/>
              <w:rPr>
                <w:del w:id="95" w:author="Author" w:date="2021-11-23T07:27:00Z"/>
                <w:rFonts w:asciiTheme="minorHAnsi" w:hAnsiTheme="minorHAnsi" w:cstheme="minorHAnsi"/>
                <w:sz w:val="18"/>
                <w:szCs w:val="18"/>
              </w:rPr>
            </w:pPr>
            <w:del w:id="96" w:author="Author" w:date="2021-11-23T07:27:00Z">
              <w:r w:rsidDel="00F461C6">
                <w:rPr>
                  <w:rFonts w:asciiTheme="minorHAnsi" w:hAnsiTheme="minorHAnsi" w:cstheme="minorHAnsi"/>
                  <w:sz w:val="18"/>
                  <w:szCs w:val="18"/>
                </w:rPr>
                <w:delText>02</w:delText>
              </w:r>
            </w:del>
          </w:p>
        </w:tc>
        <w:tc>
          <w:tcPr>
            <w:tcW w:w="10236" w:type="dxa"/>
          </w:tcPr>
          <w:p w14:paraId="0FD77822" w14:textId="3A7D9A77" w:rsidR="00B20575" w:rsidRPr="00A932D7" w:rsidDel="00F461C6" w:rsidRDefault="00B20575" w:rsidP="00D24D5A">
            <w:pPr>
              <w:rPr>
                <w:del w:id="97" w:author="Author" w:date="2021-11-23T07:27:00Z"/>
                <w:rFonts w:asciiTheme="minorHAnsi" w:hAnsiTheme="minorHAnsi" w:cstheme="minorHAnsi"/>
                <w:sz w:val="18"/>
                <w:szCs w:val="18"/>
              </w:rPr>
            </w:pPr>
            <w:del w:id="98" w:author="Author" w:date="2021-11-23T07:27:00Z">
              <w:r w:rsidDel="00F461C6">
                <w:rPr>
                  <w:rFonts w:asciiTheme="minorHAnsi" w:hAnsiTheme="minorHAnsi" w:cstheme="minorHAnsi"/>
                  <w:sz w:val="18"/>
                  <w:szCs w:val="18"/>
                </w:rPr>
                <w:delText>All penetrations through the floor and ceiling of each dwelling unit are sealed, including electric and gas utilities, water pipes, drain pipes, fire protection service pipes, and communication wiring.</w:delText>
              </w:r>
            </w:del>
          </w:p>
        </w:tc>
      </w:tr>
      <w:tr w:rsidR="00B20575" w:rsidDel="00F461C6" w14:paraId="274FDC7A" w14:textId="7F707B73" w:rsidTr="00113D05">
        <w:trPr>
          <w:del w:id="99" w:author="Author" w:date="2021-11-23T07:27:00Z"/>
        </w:trPr>
        <w:tc>
          <w:tcPr>
            <w:tcW w:w="554" w:type="dxa"/>
            <w:vAlign w:val="center"/>
          </w:tcPr>
          <w:p w14:paraId="1EA4C38C" w14:textId="774B3350" w:rsidR="00B20575" w:rsidRPr="00A932D7" w:rsidDel="00F461C6" w:rsidRDefault="00B20575" w:rsidP="00D24D5A">
            <w:pPr>
              <w:jc w:val="center"/>
              <w:rPr>
                <w:del w:id="100" w:author="Author" w:date="2021-11-23T07:27:00Z"/>
                <w:rFonts w:asciiTheme="minorHAnsi" w:hAnsiTheme="minorHAnsi" w:cstheme="minorHAnsi"/>
                <w:sz w:val="18"/>
                <w:szCs w:val="18"/>
              </w:rPr>
            </w:pPr>
            <w:del w:id="101" w:author="Author" w:date="2021-11-23T07:27:00Z">
              <w:r w:rsidDel="00F461C6">
                <w:rPr>
                  <w:rFonts w:asciiTheme="minorHAnsi" w:hAnsiTheme="minorHAnsi" w:cstheme="minorHAnsi"/>
                  <w:sz w:val="18"/>
                  <w:szCs w:val="18"/>
                </w:rPr>
                <w:delText>03</w:delText>
              </w:r>
            </w:del>
          </w:p>
        </w:tc>
        <w:tc>
          <w:tcPr>
            <w:tcW w:w="10236" w:type="dxa"/>
          </w:tcPr>
          <w:p w14:paraId="31EE8ACE" w14:textId="550D6F37" w:rsidR="00B20575" w:rsidRPr="00A932D7" w:rsidDel="00F461C6" w:rsidRDefault="00B20575" w:rsidP="00D24D5A">
            <w:pPr>
              <w:rPr>
                <w:del w:id="102" w:author="Author" w:date="2021-11-23T07:27:00Z"/>
                <w:rFonts w:asciiTheme="minorHAnsi" w:hAnsiTheme="minorHAnsi" w:cstheme="minorHAnsi"/>
                <w:sz w:val="18"/>
                <w:szCs w:val="18"/>
              </w:rPr>
            </w:pPr>
            <w:del w:id="103" w:author="Author" w:date="2021-11-23T07:27:00Z">
              <w:r w:rsidDel="00F461C6">
                <w:rPr>
                  <w:rFonts w:asciiTheme="minorHAnsi" w:hAnsiTheme="minorHAnsi" w:cstheme="minorHAnsi"/>
                  <w:sz w:val="18"/>
                  <w:szCs w:val="18"/>
                </w:rPr>
                <w:delText>Elevator penthouse, mechanical penthouse, stairwell doors, roof access hatches, and plumbing stacks that separate conditioned and unconditioned space are all sealed.</w:delText>
              </w:r>
            </w:del>
          </w:p>
        </w:tc>
      </w:tr>
      <w:tr w:rsidR="00B20575" w:rsidDel="00F461C6" w14:paraId="25522DD9" w14:textId="07B0B90C" w:rsidTr="00113D05">
        <w:trPr>
          <w:del w:id="104" w:author="Author" w:date="2021-11-23T07:27:00Z"/>
        </w:trPr>
        <w:tc>
          <w:tcPr>
            <w:tcW w:w="554" w:type="dxa"/>
            <w:vAlign w:val="center"/>
          </w:tcPr>
          <w:p w14:paraId="3DC9ED6B" w14:textId="51B3497C" w:rsidR="00B20575" w:rsidRPr="00A932D7" w:rsidDel="00F461C6" w:rsidRDefault="00B20575" w:rsidP="00D24D5A">
            <w:pPr>
              <w:jc w:val="center"/>
              <w:rPr>
                <w:del w:id="105" w:author="Author" w:date="2021-11-23T07:27:00Z"/>
                <w:rFonts w:asciiTheme="minorHAnsi" w:hAnsiTheme="minorHAnsi" w:cstheme="minorHAnsi"/>
                <w:sz w:val="18"/>
                <w:szCs w:val="18"/>
              </w:rPr>
            </w:pPr>
            <w:del w:id="106" w:author="Author" w:date="2021-11-23T07:27:00Z">
              <w:r w:rsidDel="00F461C6">
                <w:rPr>
                  <w:rFonts w:asciiTheme="minorHAnsi" w:hAnsiTheme="minorHAnsi" w:cstheme="minorHAnsi"/>
                  <w:sz w:val="18"/>
                  <w:szCs w:val="18"/>
                </w:rPr>
                <w:delText>04</w:delText>
              </w:r>
            </w:del>
          </w:p>
        </w:tc>
        <w:tc>
          <w:tcPr>
            <w:tcW w:w="10236" w:type="dxa"/>
          </w:tcPr>
          <w:p w14:paraId="06A5E516" w14:textId="1C4B16A7" w:rsidR="00B20575" w:rsidRPr="00A932D7" w:rsidDel="00F461C6" w:rsidRDefault="00B20575" w:rsidP="00D24D5A">
            <w:pPr>
              <w:rPr>
                <w:del w:id="107" w:author="Author" w:date="2021-11-23T07:27:00Z"/>
                <w:rFonts w:asciiTheme="minorHAnsi" w:hAnsiTheme="minorHAnsi" w:cstheme="minorHAnsi"/>
                <w:sz w:val="18"/>
                <w:szCs w:val="18"/>
              </w:rPr>
            </w:pPr>
            <w:del w:id="108" w:author="Author" w:date="2021-11-23T07:27:00Z">
              <w:r w:rsidDel="00F461C6">
                <w:rPr>
                  <w:rFonts w:asciiTheme="minorHAnsi" w:hAnsiTheme="minorHAnsi" w:cstheme="minorHAnsi"/>
                  <w:sz w:val="18"/>
                  <w:szCs w:val="18"/>
                </w:rPr>
                <w:delText>Vertical chases for garbage chutes, elevator shafts, HVAC ducting and plumbing shall be treated as unconditioned space for sealing.</w:delText>
              </w:r>
            </w:del>
          </w:p>
        </w:tc>
      </w:tr>
      <w:tr w:rsidR="00B20575" w:rsidDel="00F461C6" w14:paraId="661EF6D8" w14:textId="3622BE23" w:rsidTr="00113D05">
        <w:trPr>
          <w:del w:id="109" w:author="Author" w:date="2021-11-23T07:27:00Z"/>
        </w:trPr>
        <w:tc>
          <w:tcPr>
            <w:tcW w:w="554" w:type="dxa"/>
            <w:vAlign w:val="center"/>
          </w:tcPr>
          <w:p w14:paraId="5CB5A1CA" w14:textId="1F70699D" w:rsidR="00B20575" w:rsidDel="00F461C6" w:rsidRDefault="00B20575" w:rsidP="00D24D5A">
            <w:pPr>
              <w:jc w:val="center"/>
              <w:rPr>
                <w:del w:id="110" w:author="Author" w:date="2021-11-23T07:27:00Z"/>
                <w:rFonts w:asciiTheme="minorHAnsi" w:hAnsiTheme="minorHAnsi" w:cstheme="minorHAnsi"/>
                <w:sz w:val="18"/>
                <w:szCs w:val="18"/>
              </w:rPr>
            </w:pPr>
            <w:del w:id="111" w:author="Author" w:date="2021-11-23T07:27:00Z">
              <w:r w:rsidDel="00F461C6">
                <w:rPr>
                  <w:rFonts w:asciiTheme="minorHAnsi" w:hAnsiTheme="minorHAnsi" w:cstheme="minorHAnsi"/>
                  <w:sz w:val="18"/>
                  <w:szCs w:val="18"/>
                </w:rPr>
                <w:delText>05</w:delText>
              </w:r>
            </w:del>
          </w:p>
        </w:tc>
        <w:tc>
          <w:tcPr>
            <w:tcW w:w="10236" w:type="dxa"/>
          </w:tcPr>
          <w:p w14:paraId="3F0CB8EB" w14:textId="605BA055" w:rsidR="00B20575" w:rsidRPr="00671E4D" w:rsidDel="00F461C6" w:rsidRDefault="00B20575" w:rsidP="00D24D5A">
            <w:pPr>
              <w:rPr>
                <w:del w:id="112" w:author="Author" w:date="2021-11-23T07:27:00Z"/>
                <w:rFonts w:asciiTheme="minorHAnsi" w:hAnsiTheme="minorHAnsi" w:cstheme="minorHAnsi"/>
                <w:sz w:val="18"/>
                <w:szCs w:val="18"/>
              </w:rPr>
            </w:pPr>
            <w:del w:id="113" w:author="Author" w:date="2021-11-23T07:27:00Z">
              <w:r w:rsidDel="00F461C6">
                <w:rPr>
                  <w:rFonts w:asciiTheme="minorHAnsi" w:hAnsiTheme="minorHAnsi" w:cstheme="minorHAnsi"/>
                  <w:sz w:val="18"/>
                  <w:szCs w:val="18"/>
                </w:rPr>
                <w:delText>Common hallways shall be treated as unconditioned space for sealing.</w:delText>
              </w:r>
            </w:del>
          </w:p>
        </w:tc>
      </w:tr>
      <w:tr w:rsidR="00113D05" w:rsidDel="00F461C6" w14:paraId="4B6CB2D4" w14:textId="03C59146" w:rsidTr="00A60386">
        <w:trPr>
          <w:del w:id="114" w:author="Author" w:date="2021-11-23T07:27:00Z"/>
        </w:trPr>
        <w:tc>
          <w:tcPr>
            <w:tcW w:w="10790" w:type="dxa"/>
            <w:gridSpan w:val="2"/>
          </w:tcPr>
          <w:p w14:paraId="393899AF" w14:textId="087ECE86" w:rsidR="00113D05" w:rsidDel="00F461C6" w:rsidRDefault="00113D05" w:rsidP="00113D05">
            <w:pPr>
              <w:rPr>
                <w:del w:id="115" w:author="Author" w:date="2021-11-23T07:27:00Z"/>
                <w:rFonts w:asciiTheme="minorHAnsi" w:hAnsiTheme="minorHAnsi" w:cstheme="minorHAnsi"/>
                <w:sz w:val="18"/>
                <w:szCs w:val="18"/>
              </w:rPr>
            </w:pPr>
            <w:del w:id="116" w:author="Author" w:date="2021-11-23T07:27:00Z">
              <w:r w:rsidDel="00F461C6">
                <w:rPr>
                  <w:rFonts w:asciiTheme="minorHAnsi" w:hAnsiTheme="minorHAnsi"/>
                  <w:b/>
                  <w:sz w:val="18"/>
                  <w:szCs w:val="18"/>
                </w:rPr>
                <w:delText>The responsible person’s signature on this compliance document affirms that all applicable requirements in this table have been met.</w:delText>
              </w:r>
            </w:del>
          </w:p>
        </w:tc>
      </w:tr>
    </w:tbl>
    <w:p w14:paraId="5F52B84B" w14:textId="4D62CC72" w:rsidR="00447C24" w:rsidRPr="003D714A" w:rsidDel="00F461C6" w:rsidRDefault="00447C24" w:rsidP="00CF4A1D">
      <w:pPr>
        <w:pStyle w:val="ListParagraph"/>
        <w:autoSpaceDE w:val="0"/>
        <w:autoSpaceDN w:val="0"/>
        <w:adjustRightInd w:val="0"/>
        <w:ind w:left="270"/>
        <w:contextualSpacing/>
        <w:rPr>
          <w:del w:id="117" w:author="Author" w:date="2021-11-23T07:27:00Z"/>
          <w:rFonts w:asciiTheme="minorHAnsi" w:hAnsiTheme="minorHAnsi"/>
          <w:b/>
          <w:sz w:val="18"/>
          <w:szCs w:val="18"/>
        </w:rPr>
      </w:pPr>
    </w:p>
    <w:tbl>
      <w:tblPr>
        <w:tblStyle w:val="TableGrid"/>
        <w:tblW w:w="0" w:type="auto"/>
        <w:tblLook w:val="04A0" w:firstRow="1" w:lastRow="0" w:firstColumn="1" w:lastColumn="0" w:noHBand="0" w:noVBand="1"/>
      </w:tblPr>
      <w:tblGrid>
        <w:gridCol w:w="554"/>
        <w:gridCol w:w="10236"/>
      </w:tblGrid>
      <w:tr w:rsidR="00CF4A1D" w:rsidRPr="00E93981" w14:paraId="1D662A4A" w14:textId="77777777" w:rsidTr="00113D05">
        <w:tc>
          <w:tcPr>
            <w:tcW w:w="10790" w:type="dxa"/>
            <w:gridSpan w:val="2"/>
          </w:tcPr>
          <w:p w14:paraId="36A61AFD" w14:textId="37288E27" w:rsidR="00CF4A1D" w:rsidRPr="00E93981" w:rsidRDefault="00CF4A1D" w:rsidP="00D24D5A">
            <w:pPr>
              <w:rPr>
                <w:rFonts w:ascii="Calibri" w:hAnsi="Calibri"/>
                <w:b/>
                <w:sz w:val="18"/>
                <w:szCs w:val="16"/>
              </w:rPr>
            </w:pPr>
            <w:del w:id="118" w:author="Author" w:date="2021-11-23T07:27:00Z">
              <w:r w:rsidDel="00F461C6">
                <w:rPr>
                  <w:rFonts w:ascii="Calibri" w:hAnsi="Calibri"/>
                  <w:b/>
                  <w:sz w:val="18"/>
                  <w:szCs w:val="16"/>
                </w:rPr>
                <w:delText>J</w:delText>
              </w:r>
            </w:del>
            <w:ins w:id="119" w:author="Author" w:date="2021-11-23T07:27:00Z">
              <w:r w:rsidR="00F461C6">
                <w:rPr>
                  <w:rFonts w:ascii="Calibri" w:hAnsi="Calibri"/>
                  <w:b/>
                  <w:sz w:val="18"/>
                  <w:szCs w:val="16"/>
                </w:rPr>
                <w:t>I</w:t>
              </w:r>
            </w:ins>
            <w:r w:rsidRPr="00E93981">
              <w:rPr>
                <w:rFonts w:ascii="Calibri" w:hAnsi="Calibri"/>
                <w:b/>
                <w:sz w:val="18"/>
                <w:szCs w:val="16"/>
              </w:rPr>
              <w:t>. Special Requirements for SIPs</w:t>
            </w:r>
          </w:p>
        </w:tc>
      </w:tr>
      <w:tr w:rsidR="00CF4A1D" w:rsidRPr="00E93981" w14:paraId="17CE5954" w14:textId="77777777" w:rsidTr="00113D05">
        <w:tc>
          <w:tcPr>
            <w:tcW w:w="554" w:type="dxa"/>
            <w:vAlign w:val="center"/>
          </w:tcPr>
          <w:p w14:paraId="73710C35" w14:textId="77777777" w:rsidR="00CF4A1D" w:rsidRPr="00E93981" w:rsidRDefault="00CF4A1D" w:rsidP="00D24D5A">
            <w:pPr>
              <w:jc w:val="center"/>
              <w:rPr>
                <w:rFonts w:ascii="Calibri" w:hAnsi="Calibri"/>
                <w:sz w:val="18"/>
                <w:szCs w:val="16"/>
              </w:rPr>
            </w:pPr>
            <w:r w:rsidRPr="00E93981">
              <w:rPr>
                <w:rFonts w:ascii="Calibri" w:hAnsi="Calibri"/>
                <w:sz w:val="18"/>
                <w:szCs w:val="16"/>
              </w:rPr>
              <w:t>01</w:t>
            </w:r>
          </w:p>
        </w:tc>
        <w:tc>
          <w:tcPr>
            <w:tcW w:w="10236" w:type="dxa"/>
          </w:tcPr>
          <w:p w14:paraId="52EE375A" w14:textId="70FD8A2E" w:rsidR="00CF4A1D" w:rsidRPr="00E93981" w:rsidRDefault="00CF4A1D" w:rsidP="00D24D5A">
            <w:pPr>
              <w:rPr>
                <w:rFonts w:ascii="Calibri" w:hAnsi="Calibri"/>
                <w:sz w:val="18"/>
                <w:szCs w:val="16"/>
              </w:rPr>
            </w:pPr>
            <w:r w:rsidRPr="00E93981">
              <w:rPr>
                <w:rFonts w:ascii="Calibri" w:hAnsi="Calibri"/>
                <w:sz w:val="18"/>
                <w:szCs w:val="16"/>
              </w:rPr>
              <w:t>SIPs are considered an air barrier when properly sealed at top, bottom, sides</w:t>
            </w:r>
            <w:ins w:id="120" w:author="Author" w:date="2021-11-23T07:27:00Z">
              <w:r w:rsidR="00F461C6">
                <w:rPr>
                  <w:rFonts w:ascii="Calibri" w:hAnsi="Calibri"/>
                  <w:sz w:val="18"/>
                  <w:szCs w:val="16"/>
                </w:rPr>
                <w:t>,</w:t>
              </w:r>
            </w:ins>
            <w:r w:rsidRPr="00E93981">
              <w:rPr>
                <w:rFonts w:ascii="Calibri" w:hAnsi="Calibri"/>
                <w:sz w:val="18"/>
                <w:szCs w:val="16"/>
              </w:rPr>
              <w:t xml:space="preserve"> and all penetrations.</w:t>
            </w:r>
          </w:p>
        </w:tc>
      </w:tr>
      <w:tr w:rsidR="00CF4A1D" w:rsidRPr="00E93981" w14:paraId="73D3705C" w14:textId="77777777" w:rsidTr="00113D05">
        <w:tc>
          <w:tcPr>
            <w:tcW w:w="554" w:type="dxa"/>
            <w:vAlign w:val="center"/>
          </w:tcPr>
          <w:p w14:paraId="6245B8FD" w14:textId="77777777" w:rsidR="00CF4A1D" w:rsidRPr="00E93981" w:rsidRDefault="00CF4A1D" w:rsidP="00D24D5A">
            <w:pPr>
              <w:jc w:val="center"/>
              <w:rPr>
                <w:rFonts w:ascii="Calibri" w:hAnsi="Calibri"/>
                <w:sz w:val="18"/>
                <w:szCs w:val="16"/>
              </w:rPr>
            </w:pPr>
            <w:r w:rsidRPr="00E93981">
              <w:rPr>
                <w:rFonts w:ascii="Calibri" w:hAnsi="Calibri"/>
                <w:sz w:val="18"/>
                <w:szCs w:val="16"/>
              </w:rPr>
              <w:t>02</w:t>
            </w:r>
          </w:p>
        </w:tc>
        <w:tc>
          <w:tcPr>
            <w:tcW w:w="10236" w:type="dxa"/>
          </w:tcPr>
          <w:p w14:paraId="27D6BB12" w14:textId="77777777" w:rsidR="00CF4A1D" w:rsidRPr="00E93981" w:rsidRDefault="00CF4A1D"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113D05" w:rsidRPr="00E93981" w14:paraId="40008572" w14:textId="77777777" w:rsidTr="00A60386">
        <w:tc>
          <w:tcPr>
            <w:tcW w:w="10790" w:type="dxa"/>
            <w:gridSpan w:val="2"/>
          </w:tcPr>
          <w:p w14:paraId="6315378A" w14:textId="6409ECA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118A7CED" w14:textId="77777777" w:rsidR="00CF4A1D" w:rsidRPr="00E93981" w:rsidRDefault="00CF4A1D" w:rsidP="00CF4A1D">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CF4A1D" w:rsidRPr="00E93981" w14:paraId="29D63E8F" w14:textId="77777777" w:rsidTr="00113D05">
        <w:tc>
          <w:tcPr>
            <w:tcW w:w="10790" w:type="dxa"/>
            <w:gridSpan w:val="2"/>
          </w:tcPr>
          <w:p w14:paraId="08E73B2F" w14:textId="73A7162D" w:rsidR="00CF4A1D" w:rsidRPr="00E93981" w:rsidRDefault="00CF4A1D" w:rsidP="00D24D5A">
            <w:pPr>
              <w:rPr>
                <w:rFonts w:ascii="Calibri" w:hAnsi="Calibri"/>
                <w:b/>
                <w:sz w:val="18"/>
                <w:szCs w:val="16"/>
              </w:rPr>
            </w:pPr>
            <w:del w:id="121" w:author="Author" w:date="2021-11-23T07:27:00Z">
              <w:r w:rsidDel="00F461C6">
                <w:rPr>
                  <w:rFonts w:ascii="Calibri" w:hAnsi="Calibri"/>
                  <w:b/>
                  <w:sz w:val="18"/>
                  <w:szCs w:val="16"/>
                </w:rPr>
                <w:delText>K</w:delText>
              </w:r>
            </w:del>
            <w:ins w:id="122" w:author="Author" w:date="2021-11-23T07:27:00Z">
              <w:r w:rsidR="00F461C6">
                <w:rPr>
                  <w:rFonts w:ascii="Calibri" w:hAnsi="Calibri"/>
                  <w:b/>
                  <w:sz w:val="18"/>
                  <w:szCs w:val="16"/>
                </w:rPr>
                <w:t>J</w:t>
              </w:r>
            </w:ins>
            <w:r w:rsidRPr="00E93981">
              <w:rPr>
                <w:rFonts w:ascii="Calibri" w:hAnsi="Calibri"/>
                <w:b/>
                <w:sz w:val="18"/>
                <w:szCs w:val="16"/>
              </w:rPr>
              <w:t>. Special Requirements for ICF</w:t>
            </w:r>
          </w:p>
        </w:tc>
      </w:tr>
      <w:tr w:rsidR="00CF4A1D" w:rsidRPr="00E93981" w14:paraId="0ED46563" w14:textId="77777777" w:rsidTr="00113D05">
        <w:tc>
          <w:tcPr>
            <w:tcW w:w="554" w:type="dxa"/>
            <w:vAlign w:val="center"/>
          </w:tcPr>
          <w:p w14:paraId="1B2ACE8A" w14:textId="77777777" w:rsidR="00CF4A1D" w:rsidRPr="00E93981" w:rsidRDefault="00CF4A1D" w:rsidP="00D24D5A">
            <w:pPr>
              <w:jc w:val="center"/>
              <w:rPr>
                <w:rFonts w:ascii="Calibri" w:hAnsi="Calibri"/>
                <w:sz w:val="18"/>
                <w:szCs w:val="16"/>
              </w:rPr>
            </w:pPr>
            <w:r w:rsidRPr="00E93981">
              <w:rPr>
                <w:rFonts w:ascii="Calibri" w:hAnsi="Calibri"/>
                <w:sz w:val="18"/>
                <w:szCs w:val="16"/>
              </w:rPr>
              <w:t>01</w:t>
            </w:r>
          </w:p>
        </w:tc>
        <w:tc>
          <w:tcPr>
            <w:tcW w:w="10236" w:type="dxa"/>
          </w:tcPr>
          <w:p w14:paraId="54424EC3" w14:textId="308126C9" w:rsidR="00CF4A1D" w:rsidRPr="00E93981" w:rsidRDefault="00CF4A1D" w:rsidP="00D24D5A">
            <w:pPr>
              <w:rPr>
                <w:rFonts w:ascii="Calibri" w:hAnsi="Calibri"/>
                <w:sz w:val="18"/>
                <w:szCs w:val="16"/>
              </w:rPr>
            </w:pPr>
            <w:r w:rsidRPr="00E93981">
              <w:rPr>
                <w:rFonts w:ascii="Calibri" w:hAnsi="Calibri"/>
                <w:sz w:val="18"/>
                <w:szCs w:val="16"/>
              </w:rPr>
              <w:t>ICF sections are considered an air barrier when properly sealed at top, bottom, sides</w:t>
            </w:r>
            <w:ins w:id="123" w:author="Author" w:date="2021-11-23T07:27:00Z">
              <w:r w:rsidR="00F461C6">
                <w:rPr>
                  <w:rFonts w:ascii="Calibri" w:hAnsi="Calibri"/>
                  <w:sz w:val="18"/>
                  <w:szCs w:val="16"/>
                </w:rPr>
                <w:t>,</w:t>
              </w:r>
            </w:ins>
            <w:r w:rsidRPr="00E93981">
              <w:rPr>
                <w:rFonts w:ascii="Calibri" w:hAnsi="Calibri"/>
                <w:sz w:val="18"/>
                <w:szCs w:val="16"/>
              </w:rPr>
              <w:t xml:space="preserve"> and all penetrations.</w:t>
            </w:r>
          </w:p>
        </w:tc>
      </w:tr>
      <w:tr w:rsidR="00CF4A1D" w:rsidRPr="00E93981" w14:paraId="70676E13" w14:textId="77777777" w:rsidTr="00113D05">
        <w:tc>
          <w:tcPr>
            <w:tcW w:w="554" w:type="dxa"/>
            <w:vAlign w:val="center"/>
          </w:tcPr>
          <w:p w14:paraId="05423294" w14:textId="77777777" w:rsidR="00CF4A1D" w:rsidRPr="00E93981" w:rsidRDefault="00CF4A1D" w:rsidP="00D24D5A">
            <w:pPr>
              <w:jc w:val="center"/>
              <w:rPr>
                <w:rFonts w:ascii="Calibri" w:hAnsi="Calibri"/>
                <w:sz w:val="18"/>
                <w:szCs w:val="16"/>
              </w:rPr>
            </w:pPr>
            <w:r w:rsidRPr="00E93981">
              <w:rPr>
                <w:rFonts w:ascii="Calibri" w:hAnsi="Calibri"/>
                <w:sz w:val="18"/>
                <w:szCs w:val="16"/>
              </w:rPr>
              <w:t>02</w:t>
            </w:r>
          </w:p>
        </w:tc>
        <w:tc>
          <w:tcPr>
            <w:tcW w:w="10236" w:type="dxa"/>
          </w:tcPr>
          <w:p w14:paraId="579B004D" w14:textId="77777777" w:rsidR="00CF4A1D" w:rsidRPr="00E93981" w:rsidRDefault="00CF4A1D"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113D05" w:rsidRPr="00E93981" w14:paraId="2DBC657D" w14:textId="77777777" w:rsidTr="00A60386">
        <w:tc>
          <w:tcPr>
            <w:tcW w:w="10790" w:type="dxa"/>
            <w:gridSpan w:val="2"/>
          </w:tcPr>
          <w:p w14:paraId="46F12F9D" w14:textId="3D6CE22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5F52B84C"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D"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sectPr w:rsidR="00447C24" w:rsidRPr="003D714A" w:rsidSect="009F5631">
      <w:headerReference w:type="default" r:id="rId20"/>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C342" w14:textId="77777777" w:rsidR="000C391E" w:rsidRDefault="000C391E" w:rsidP="000C31FB">
      <w:pPr>
        <w:pStyle w:val="FootnoteText"/>
      </w:pPr>
      <w:r>
        <w:separator/>
      </w:r>
    </w:p>
  </w:endnote>
  <w:endnote w:type="continuationSeparator" w:id="0">
    <w:p w14:paraId="276964F5" w14:textId="77777777" w:rsidR="000C391E" w:rsidRDefault="000C391E" w:rsidP="000C31FB">
      <w:pPr>
        <w:pStyle w:val="FootnoteText"/>
      </w:pPr>
      <w:r>
        <w:continuationSeparator/>
      </w:r>
    </w:p>
  </w:endnote>
  <w:endnote w:type="continuationNotice" w:id="1">
    <w:p w14:paraId="30874DA8" w14:textId="77777777" w:rsidR="000C391E" w:rsidRDefault="000C39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640B" w14:textId="77777777" w:rsidR="00E577C0" w:rsidRDefault="00E57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573D0F" w:rsidRPr="009D5B35" w:rsidRDefault="00573D0F" w:rsidP="009F5631">
    <w:pPr>
      <w:pStyle w:val="Style7"/>
    </w:pPr>
    <w:r w:rsidRPr="009D5B35">
      <w:t xml:space="preserve">Registration Number:                                                           Registration Date/Time:                                           HERS Provider:                       </w:t>
    </w:r>
  </w:p>
  <w:p w14:paraId="5F52B865" w14:textId="5D3E17DC" w:rsidR="00573D0F" w:rsidRPr="009F5631" w:rsidRDefault="00573D0F" w:rsidP="009F5631">
    <w:pPr>
      <w:pStyle w:val="Style7"/>
    </w:pPr>
    <w:r w:rsidRPr="009D5B35">
      <w:t xml:space="preserve">CA Building Energy Efficiency Standards - </w:t>
    </w:r>
    <w:r>
      <w:t>20</w:t>
    </w:r>
    <w:ins w:id="59" w:author="Author" w:date="2021-08-23T15:14:00Z">
      <w:r w:rsidR="00483040">
        <w:t>22</w:t>
      </w:r>
    </w:ins>
    <w:del w:id="60" w:author="Author" w:date="2021-08-23T15:14:00Z">
      <w:r w:rsidDel="00483040">
        <w:delText>19</w:delText>
      </w:r>
    </w:del>
    <w:r w:rsidRPr="009D5B35">
      <w:t xml:space="preserve"> Residential Compliance</w:t>
    </w:r>
    <w:r w:rsidRPr="009D5B35">
      <w:tab/>
    </w:r>
    <w:r>
      <w:t>January 20</w:t>
    </w:r>
    <w:ins w:id="61" w:author="Author" w:date="2021-08-23T15:14:00Z">
      <w:r w:rsidR="00483040">
        <w:t>22</w:t>
      </w:r>
    </w:ins>
    <w:del w:id="62" w:author="Author" w:date="2021-08-23T15:14:00Z">
      <w:r w:rsidDel="00483040">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8AEB0" w14:textId="77777777" w:rsidR="00E577C0" w:rsidRDefault="00E577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55D522D3" w:rsidR="00573D0F" w:rsidRPr="009F5631" w:rsidRDefault="00573D0F" w:rsidP="009F5631">
    <w:pPr>
      <w:pStyle w:val="Style7"/>
    </w:pPr>
    <w:r w:rsidRPr="009D5B35">
      <w:t xml:space="preserve">CA Building Energy Efficiency Standards - </w:t>
    </w:r>
    <w:del w:id="72" w:author="Author" w:date="2021-11-23T07:36:00Z">
      <w:r w:rsidDel="00AA4EB1">
        <w:delText>2019</w:delText>
      </w:r>
      <w:r w:rsidRPr="009D5B35" w:rsidDel="00AA4EB1">
        <w:delText xml:space="preserve"> </w:delText>
      </w:r>
    </w:del>
    <w:ins w:id="73" w:author="Author" w:date="2021-11-23T07:36:00Z">
      <w:r w:rsidR="00AA4EB1">
        <w:t>2022</w:t>
      </w:r>
      <w:r w:rsidR="00AA4EB1" w:rsidRPr="009D5B35">
        <w:t xml:space="preserve"> </w:t>
      </w:r>
    </w:ins>
    <w:r w:rsidRPr="009D5B35">
      <w:t>Residential Compliance</w:t>
    </w:r>
    <w:r w:rsidRPr="009D5B35">
      <w:tab/>
    </w:r>
    <w:r>
      <w:t>January 20</w:t>
    </w:r>
    <w:ins w:id="74" w:author="Author" w:date="2021-08-23T15:14:00Z">
      <w:r w:rsidR="00483040">
        <w:t>22</w:t>
      </w:r>
    </w:ins>
    <w:del w:id="75" w:author="Author" w:date="2021-08-23T15:14:00Z">
      <w:r w:rsidDel="00483040">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E0E38" w14:textId="77777777" w:rsidR="000C391E" w:rsidRDefault="000C391E" w:rsidP="000C31FB">
      <w:pPr>
        <w:pStyle w:val="FootnoteText"/>
      </w:pPr>
      <w:r>
        <w:separator/>
      </w:r>
    </w:p>
  </w:footnote>
  <w:footnote w:type="continuationSeparator" w:id="0">
    <w:p w14:paraId="7C7866D7" w14:textId="77777777" w:rsidR="000C391E" w:rsidRDefault="000C391E" w:rsidP="000C31FB">
      <w:pPr>
        <w:pStyle w:val="FootnoteText"/>
      </w:pPr>
      <w:r>
        <w:continuationSeparator/>
      </w:r>
    </w:p>
  </w:footnote>
  <w:footnote w:type="continuationNotice" w:id="1">
    <w:p w14:paraId="67954310" w14:textId="77777777" w:rsidR="000C391E" w:rsidRDefault="000C39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4C729A35" w:rsidR="00573D0F" w:rsidRDefault="00573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3" w14:textId="2736E674" w:rsidR="00573D0F" w:rsidRPr="007770C5" w:rsidRDefault="00E577C0" w:rsidP="00D46447">
    <w:pPr>
      <w:suppressAutoHyphens/>
      <w:ind w:left="-90"/>
      <w:rPr>
        <w:rFonts w:ascii="Arial" w:hAnsi="Arial" w:cs="Arial"/>
        <w:sz w:val="14"/>
        <w:szCs w:val="14"/>
      </w:rPr>
    </w:pPr>
    <w:customXmlInsRangeStart w:id="51" w:author="Author" w:date="2022-04-08T12:26:00Z"/>
    <w:sdt>
      <w:sdtPr>
        <w:rPr>
          <w:rFonts w:ascii="Arial" w:hAnsi="Arial" w:cs="Arial"/>
          <w:sz w:val="14"/>
          <w:szCs w:val="14"/>
        </w:rPr>
        <w:id w:val="6795582"/>
        <w:docPartObj>
          <w:docPartGallery w:val="Watermarks"/>
          <w:docPartUnique/>
        </w:docPartObj>
      </w:sdtPr>
      <w:sdtContent>
        <w:customXmlInsRangeEnd w:id="51"/>
        <w:ins w:id="52" w:author="Author" w:date="2022-04-08T12:26:00Z">
          <w:r w:rsidRPr="00E577C0">
            <w:rPr>
              <w:rFonts w:ascii="Arial" w:hAnsi="Arial" w:cs="Arial"/>
              <w:noProof/>
              <w:sz w:val="14"/>
              <w:szCs w:val="14"/>
            </w:rPr>
            <w:pict w14:anchorId="423D23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3" type="#_x0000_t136" style="position:absolute;left:0;text-align:left;margin-left:0;margin-top:0;width:412.4pt;height:247.45pt;rotation:315;z-index:-25165618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53" w:author="Author" w:date="2022-04-08T12:26:00Z"/>
      </w:sdtContent>
    </w:sdt>
    <w:customXmlInsRangeEnd w:id="53"/>
    <w:r w:rsidR="00573D0F">
      <w:rPr>
        <w:rFonts w:ascii="Arial" w:hAnsi="Arial" w:cs="Arial"/>
        <w:noProof/>
        <w:sz w:val="14"/>
        <w:szCs w:val="14"/>
      </w:rPr>
      <w:drawing>
        <wp:anchor distT="0" distB="0" distL="114300" distR="114300" simplePos="0" relativeHeight="251658243" behindDoc="0" locked="0" layoutInCell="1" allowOverlap="1" wp14:anchorId="5F52B875" wp14:editId="557E02C0">
          <wp:simplePos x="0" y="0"/>
          <wp:positionH relativeFrom="margin">
            <wp:posOffset>6633210</wp:posOffset>
          </wp:positionH>
          <wp:positionV relativeFrom="margin">
            <wp:posOffset>-1248410</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573D0F" w:rsidRPr="007770C5">
      <w:rPr>
        <w:rFonts w:ascii="Arial" w:hAnsi="Arial" w:cs="Arial"/>
        <w:sz w:val="14"/>
        <w:szCs w:val="14"/>
      </w:rPr>
      <w:t>STATE OF CALIFORNIA</w:t>
    </w:r>
  </w:p>
  <w:p w14:paraId="5F52B854" w14:textId="2D68B75F" w:rsidR="00573D0F" w:rsidRPr="007770C5" w:rsidRDefault="00573D0F" w:rsidP="00D46447">
    <w:pPr>
      <w:suppressAutoHyphens/>
      <w:ind w:left="-90"/>
      <w:rPr>
        <w:rFonts w:ascii="Arial" w:hAnsi="Arial" w:cs="Arial"/>
        <w:b/>
        <w:sz w:val="24"/>
        <w:szCs w:val="24"/>
      </w:rPr>
    </w:pPr>
    <w:r>
      <w:rPr>
        <w:rFonts w:ascii="Arial" w:hAnsi="Arial" w:cs="Arial"/>
        <w:b/>
        <w:sz w:val="24"/>
        <w:szCs w:val="24"/>
      </w:rPr>
      <w:t>QII - AIR INFILTRATION SEALING – FRAMING STAGE</w:t>
    </w:r>
  </w:p>
  <w:p w14:paraId="5F52B855" w14:textId="44C91BE2" w:rsidR="00573D0F" w:rsidRPr="007770C5" w:rsidRDefault="00573D0F" w:rsidP="00D46447">
    <w:pPr>
      <w:suppressAutoHyphens/>
      <w:ind w:left="-90"/>
      <w:rPr>
        <w:rFonts w:ascii="Arial" w:hAnsi="Arial" w:cs="Arial"/>
        <w:sz w:val="14"/>
        <w:szCs w:val="14"/>
      </w:rPr>
    </w:pPr>
    <w:r>
      <w:rPr>
        <w:rFonts w:ascii="Arial" w:hAnsi="Arial" w:cs="Arial"/>
        <w:sz w:val="14"/>
        <w:szCs w:val="14"/>
      </w:rPr>
      <w:t>CEC-</w:t>
    </w:r>
    <w:del w:id="54" w:author="Author" w:date="2022-01-18T15:39:00Z">
      <w:r w:rsidDel="00411973">
        <w:rPr>
          <w:rFonts w:ascii="Arial" w:hAnsi="Arial" w:cs="Arial"/>
          <w:sz w:val="14"/>
          <w:szCs w:val="14"/>
        </w:rPr>
        <w:delText>CF2R</w:delText>
      </w:r>
    </w:del>
    <w:ins w:id="55" w:author="Author" w:date="2022-01-18T15:39:00Z">
      <w:r w:rsidR="00411973">
        <w:rPr>
          <w:rFonts w:ascii="Arial" w:hAnsi="Arial" w:cs="Arial"/>
          <w:sz w:val="14"/>
          <w:szCs w:val="14"/>
        </w:rPr>
        <w:t>LMCI</w:t>
      </w:r>
    </w:ins>
    <w:r>
      <w:rPr>
        <w:rFonts w:ascii="Arial" w:hAnsi="Arial" w:cs="Arial"/>
        <w:sz w:val="14"/>
        <w:szCs w:val="14"/>
      </w:rPr>
      <w:t>-ENV-21-H</w:t>
    </w:r>
    <w:r w:rsidRPr="007770C5">
      <w:rPr>
        <w:rFonts w:ascii="Arial" w:hAnsi="Arial" w:cs="Arial"/>
        <w:sz w:val="14"/>
        <w:szCs w:val="14"/>
      </w:rPr>
      <w:t xml:space="preserve"> (Revised </w:t>
    </w:r>
    <w:r>
      <w:rPr>
        <w:rFonts w:ascii="Arial" w:hAnsi="Arial" w:cs="Arial"/>
        <w:sz w:val="14"/>
        <w:szCs w:val="14"/>
      </w:rPr>
      <w:t>01/</w:t>
    </w:r>
    <w:ins w:id="56" w:author="Author" w:date="2021-08-23T15:14:00Z">
      <w:r w:rsidR="00483040">
        <w:rPr>
          <w:rFonts w:ascii="Arial" w:hAnsi="Arial" w:cs="Arial"/>
          <w:sz w:val="14"/>
          <w:szCs w:val="14"/>
        </w:rPr>
        <w:t>22</w:t>
      </w:r>
    </w:ins>
    <w:del w:id="57" w:author="Author" w:date="2021-08-23T15:14:00Z">
      <w:r w:rsidDel="00483040">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573D0F" w:rsidRPr="00F85124" w14:paraId="5F52B858" w14:textId="77777777" w:rsidTr="00981D8D">
      <w:trPr>
        <w:cantSplit/>
        <w:trHeight w:val="288"/>
      </w:trPr>
      <w:tc>
        <w:tcPr>
          <w:tcW w:w="3738" w:type="pct"/>
          <w:gridSpan w:val="2"/>
          <w:tcBorders>
            <w:bottom w:val="single" w:sz="4" w:space="0" w:color="auto"/>
            <w:right w:val="nil"/>
          </w:tcBorders>
          <w:vAlign w:val="center"/>
        </w:tcPr>
        <w:p w14:paraId="5F52B856" w14:textId="10A8A200" w:rsidR="00573D0F" w:rsidRPr="00F85124" w:rsidRDefault="00573D0F" w:rsidP="00981D8D">
          <w:pPr>
            <w:pStyle w:val="Style17"/>
            <w:rPr>
              <w:b/>
            </w:rPr>
          </w:pPr>
          <w:r>
            <w:t>CERTIFICATE OF INSTALLATION</w:t>
          </w:r>
        </w:p>
      </w:tc>
      <w:tc>
        <w:tcPr>
          <w:tcW w:w="1262" w:type="pct"/>
          <w:tcBorders>
            <w:left w:val="nil"/>
            <w:bottom w:val="single" w:sz="4" w:space="0" w:color="auto"/>
          </w:tcBorders>
          <w:tcMar>
            <w:left w:w="115" w:type="dxa"/>
            <w:right w:w="115" w:type="dxa"/>
          </w:tcMar>
          <w:vAlign w:val="center"/>
        </w:tcPr>
        <w:p w14:paraId="5F52B857" w14:textId="77777777" w:rsidR="00573D0F" w:rsidRPr="00F85124" w:rsidRDefault="00573D0F" w:rsidP="00981D8D">
          <w:pPr>
            <w:pStyle w:val="Style18"/>
            <w:rPr>
              <w:b/>
            </w:rPr>
          </w:pPr>
          <w:r>
            <w:t>CF2R-ENV-21-H</w:t>
          </w:r>
        </w:p>
      </w:tc>
    </w:tr>
    <w:tr w:rsidR="00573D0F" w:rsidRPr="00F85124" w14:paraId="5F52B85A" w14:textId="77777777" w:rsidTr="00981D8D">
      <w:trPr>
        <w:cantSplit/>
        <w:trHeight w:val="288"/>
      </w:trPr>
      <w:tc>
        <w:tcPr>
          <w:tcW w:w="5000" w:type="pct"/>
          <w:gridSpan w:val="3"/>
        </w:tcPr>
        <w:p w14:paraId="5F52B859" w14:textId="43B9D7FE" w:rsidR="00573D0F" w:rsidRPr="00F85124" w:rsidRDefault="00573D0F" w:rsidP="00A932D7">
          <w:pPr>
            <w:pStyle w:val="Style19"/>
            <w:tabs>
              <w:tab w:val="clear" w:pos="10543"/>
              <w:tab w:val="right" w:pos="10809"/>
            </w:tabs>
            <w:rPr>
              <w:sz w:val="12"/>
              <w:szCs w:val="12"/>
            </w:rPr>
          </w:pPr>
          <w:bookmarkStart w:id="58" w:name="OLE_LINK2"/>
          <w:r w:rsidRPr="0081650A">
            <w:t xml:space="preserve">Quality Insulation Installation (QII) </w:t>
          </w:r>
          <w:r>
            <w:t>–Air Infiltration Sealing - Framing Stage</w:t>
          </w:r>
          <w:bookmarkEnd w:id="58"/>
          <w:r>
            <w:tab/>
          </w:r>
          <w:r w:rsidRPr="00F85124">
            <w:t xml:space="preserve">(Page </w:t>
          </w:r>
          <w:r>
            <w:fldChar w:fldCharType="begin"/>
          </w:r>
          <w:r>
            <w:instrText xml:space="preserve"> PAGE   \* MERGEFORMAT </w:instrText>
          </w:r>
          <w:r>
            <w:fldChar w:fldCharType="separate"/>
          </w:r>
          <w:r w:rsidR="002F302C" w:rsidRPr="002F302C">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E577C0">
            <w:rPr>
              <w:noProof/>
            </w:rPr>
            <w:t>4</w:t>
          </w:r>
          <w:r>
            <w:rPr>
              <w:noProof/>
            </w:rPr>
            <w:fldChar w:fldCharType="end"/>
          </w:r>
          <w:r w:rsidRPr="00F85124">
            <w:t>)</w:t>
          </w:r>
        </w:p>
      </w:tc>
    </w:tr>
    <w:tr w:rsidR="00573D0F" w:rsidRPr="00F85124" w14:paraId="5F52B85E" w14:textId="77777777" w:rsidTr="00981D8D">
      <w:trPr>
        <w:cantSplit/>
        <w:trHeight w:val="288"/>
      </w:trPr>
      <w:tc>
        <w:tcPr>
          <w:tcW w:w="0" w:type="auto"/>
        </w:tcPr>
        <w:p w14:paraId="5F52B85B" w14:textId="77777777" w:rsidR="00573D0F" w:rsidRPr="00F85124" w:rsidRDefault="00573D0F" w:rsidP="00981D8D">
          <w:pPr>
            <w:pStyle w:val="Style20"/>
          </w:pPr>
          <w:r w:rsidRPr="00F85124">
            <w:t>Project Name:</w:t>
          </w:r>
        </w:p>
      </w:tc>
      <w:tc>
        <w:tcPr>
          <w:tcW w:w="1377" w:type="pct"/>
        </w:tcPr>
        <w:p w14:paraId="5F52B85C" w14:textId="77777777" w:rsidR="00573D0F" w:rsidRPr="00F85124" w:rsidRDefault="00573D0F" w:rsidP="00981D8D">
          <w:pPr>
            <w:pStyle w:val="Style20"/>
          </w:pPr>
          <w:r w:rsidRPr="00F85124">
            <w:t>Enforcement Agency:</w:t>
          </w:r>
        </w:p>
      </w:tc>
      <w:tc>
        <w:tcPr>
          <w:tcW w:w="1262" w:type="pct"/>
        </w:tcPr>
        <w:p w14:paraId="5F52B85D" w14:textId="77777777" w:rsidR="00573D0F" w:rsidRPr="00F85124" w:rsidRDefault="00573D0F" w:rsidP="00981D8D">
          <w:pPr>
            <w:pStyle w:val="Style20"/>
          </w:pPr>
          <w:r w:rsidRPr="00F85124">
            <w:t>Permit Number:</w:t>
          </w:r>
        </w:p>
      </w:tc>
    </w:tr>
    <w:tr w:rsidR="00573D0F" w:rsidRPr="00F85124" w14:paraId="5F52B862" w14:textId="77777777" w:rsidTr="00981D8D">
      <w:trPr>
        <w:cantSplit/>
        <w:trHeight w:val="288"/>
      </w:trPr>
      <w:tc>
        <w:tcPr>
          <w:tcW w:w="0" w:type="auto"/>
        </w:tcPr>
        <w:p w14:paraId="5F52B85F" w14:textId="77777777" w:rsidR="00573D0F" w:rsidRPr="00F85124" w:rsidRDefault="00573D0F" w:rsidP="00981D8D">
          <w:pPr>
            <w:pStyle w:val="Style20"/>
            <w:rPr>
              <w:vertAlign w:val="superscript"/>
            </w:rPr>
          </w:pPr>
          <w:r w:rsidRPr="00F85124">
            <w:t>Dwelling Address:</w:t>
          </w:r>
        </w:p>
      </w:tc>
      <w:tc>
        <w:tcPr>
          <w:tcW w:w="1377" w:type="pct"/>
        </w:tcPr>
        <w:p w14:paraId="5F52B860" w14:textId="77777777" w:rsidR="00573D0F" w:rsidRPr="00F85124" w:rsidRDefault="00573D0F" w:rsidP="00981D8D">
          <w:pPr>
            <w:pStyle w:val="Style20"/>
            <w:rPr>
              <w:vertAlign w:val="superscript"/>
            </w:rPr>
          </w:pPr>
          <w:r w:rsidRPr="00F85124">
            <w:t>City</w:t>
          </w:r>
        </w:p>
      </w:tc>
      <w:tc>
        <w:tcPr>
          <w:tcW w:w="1262" w:type="pct"/>
        </w:tcPr>
        <w:p w14:paraId="5F52B861" w14:textId="77777777" w:rsidR="00573D0F" w:rsidRPr="00F85124" w:rsidRDefault="00573D0F" w:rsidP="00981D8D">
          <w:pPr>
            <w:pStyle w:val="Style20"/>
            <w:rPr>
              <w:vertAlign w:val="superscript"/>
            </w:rPr>
          </w:pPr>
          <w:r w:rsidRPr="00F85124">
            <w:t>Zip Code</w:t>
          </w:r>
        </w:p>
      </w:tc>
    </w:tr>
  </w:tbl>
  <w:p w14:paraId="5F52B863" w14:textId="6392D30C" w:rsidR="00573D0F" w:rsidRDefault="00573D0F" w:rsidP="003E0D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61EC973B" w:rsidR="00573D0F" w:rsidRDefault="00573D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69" w14:textId="77777777" w:rsidTr="007C038F">
      <w:trPr>
        <w:cantSplit/>
        <w:trHeight w:val="288"/>
      </w:trPr>
      <w:tc>
        <w:tcPr>
          <w:tcW w:w="3738" w:type="pct"/>
          <w:tcBorders>
            <w:bottom w:val="single" w:sz="4" w:space="0" w:color="auto"/>
            <w:right w:val="nil"/>
          </w:tcBorders>
          <w:vAlign w:val="center"/>
        </w:tcPr>
        <w:p w14:paraId="5F52B867" w14:textId="77777777" w:rsidR="00573D0F" w:rsidRPr="009F5631" w:rsidRDefault="00573D0F" w:rsidP="009F5631">
          <w:pPr>
            <w:keepNext/>
            <w:outlineLvl w:val="0"/>
            <w:rPr>
              <w:rFonts w:asciiTheme="minorHAnsi" w:hAnsiTheme="minorHAnsi"/>
              <w:bCs/>
            </w:rPr>
          </w:pPr>
          <w:r w:rsidRPr="009F5631">
            <w:rPr>
              <w:rFonts w:asciiTheme="minorHAnsi" w:hAnsiTheme="minorHAnsi"/>
              <w:bCs/>
            </w:rPr>
            <w:t>CERTIFICATE OF INSTALLATION - USER INSTRUCTIONS</w:t>
          </w:r>
        </w:p>
      </w:tc>
      <w:tc>
        <w:tcPr>
          <w:tcW w:w="1262" w:type="pct"/>
          <w:tcBorders>
            <w:left w:val="nil"/>
            <w:bottom w:val="single" w:sz="4" w:space="0" w:color="auto"/>
          </w:tcBorders>
          <w:tcMar>
            <w:left w:w="115" w:type="dxa"/>
            <w:right w:w="115" w:type="dxa"/>
          </w:tcMar>
          <w:vAlign w:val="center"/>
        </w:tcPr>
        <w:p w14:paraId="5F52B868" w14:textId="77777777" w:rsidR="00573D0F" w:rsidRPr="009F5631" w:rsidRDefault="00573D0F" w:rsidP="008C1E17">
          <w:pPr>
            <w:keepNext/>
            <w:jc w:val="right"/>
            <w:outlineLvl w:val="0"/>
            <w:rPr>
              <w:rFonts w:asciiTheme="minorHAnsi" w:hAnsiTheme="minorHAnsi"/>
              <w:bCs/>
            </w:rPr>
          </w:pPr>
          <w:r w:rsidRPr="009F5631">
            <w:rPr>
              <w:rFonts w:asciiTheme="minorHAnsi" w:hAnsiTheme="minorHAnsi"/>
              <w:bCs/>
            </w:rPr>
            <w:t>CF2R-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6B" w14:textId="77777777" w:rsidTr="009F5631">
      <w:trPr>
        <w:cantSplit/>
        <w:trHeight w:val="288"/>
      </w:trPr>
      <w:tc>
        <w:tcPr>
          <w:tcW w:w="5000" w:type="pct"/>
          <w:gridSpan w:val="2"/>
        </w:tcPr>
        <w:p w14:paraId="5F52B86A" w14:textId="65C754AF"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577C0">
            <w:rPr>
              <w:rFonts w:asciiTheme="minorHAnsi" w:hAnsiTheme="minorHAnsi"/>
              <w:bCs/>
              <w:noProof/>
            </w:rPr>
            <w:t>1</w:t>
          </w:r>
          <w:r>
            <w:rPr>
              <w:rFonts w:asciiTheme="minorHAnsi" w:hAnsiTheme="minorHAnsi"/>
              <w:bCs/>
              <w:noProof/>
            </w:rPr>
            <w:fldChar w:fldCharType="end"/>
          </w:r>
          <w:r w:rsidRPr="009F5631">
            <w:rPr>
              <w:rFonts w:asciiTheme="minorHAnsi" w:hAnsiTheme="minorHAnsi"/>
              <w:bCs/>
            </w:rPr>
            <w:t>)</w:t>
          </w:r>
        </w:p>
      </w:tc>
    </w:tr>
  </w:tbl>
  <w:p w14:paraId="5F52B86C" w14:textId="77777777" w:rsidR="00573D0F" w:rsidRDefault="00573D0F"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70" w14:textId="77777777" w:rsidTr="007C038F">
      <w:trPr>
        <w:cantSplit/>
        <w:trHeight w:val="288"/>
      </w:trPr>
      <w:tc>
        <w:tcPr>
          <w:tcW w:w="3738" w:type="pct"/>
          <w:tcBorders>
            <w:bottom w:val="single" w:sz="4" w:space="0" w:color="auto"/>
            <w:right w:val="nil"/>
          </w:tcBorders>
          <w:vAlign w:val="center"/>
        </w:tcPr>
        <w:p w14:paraId="5F52B86E" w14:textId="77777777" w:rsidR="00573D0F" w:rsidRPr="009F5631" w:rsidRDefault="00573D0F" w:rsidP="008C1E17">
          <w:pPr>
            <w:keepNext/>
            <w:outlineLvl w:val="0"/>
            <w:rPr>
              <w:rFonts w:asciiTheme="minorHAnsi" w:hAnsiTheme="minorHAnsi"/>
              <w:bCs/>
            </w:rPr>
          </w:pPr>
          <w:r w:rsidRPr="009F5631">
            <w:rPr>
              <w:rFonts w:asciiTheme="minorHAnsi" w:hAnsiTheme="minorHAnsi"/>
              <w:bCs/>
            </w:rPr>
            <w:t xml:space="preserve">CERTIFICATE OF INSTALLATION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77777777" w:rsidR="00573D0F" w:rsidRPr="009F5631" w:rsidRDefault="00573D0F" w:rsidP="008C1E17">
          <w:pPr>
            <w:keepNext/>
            <w:jc w:val="right"/>
            <w:outlineLvl w:val="0"/>
            <w:rPr>
              <w:rFonts w:asciiTheme="minorHAnsi" w:hAnsiTheme="minorHAnsi"/>
              <w:bCs/>
            </w:rPr>
          </w:pPr>
          <w:r w:rsidRPr="009F5631">
            <w:rPr>
              <w:rFonts w:asciiTheme="minorHAnsi" w:hAnsiTheme="minorHAnsi"/>
              <w:bCs/>
            </w:rPr>
            <w:t>CF2R-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573D0F" w:rsidRPr="009F5631" w14:paraId="5F52B872" w14:textId="77777777" w:rsidTr="007C038F">
      <w:trPr>
        <w:cantSplit/>
        <w:trHeight w:val="288"/>
      </w:trPr>
      <w:tc>
        <w:tcPr>
          <w:tcW w:w="5000" w:type="pct"/>
          <w:gridSpan w:val="2"/>
        </w:tcPr>
        <w:p w14:paraId="5F52B871" w14:textId="7E3AC057"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2</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577C0">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73" w14:textId="77777777" w:rsidR="00573D0F" w:rsidRDefault="00573D0F"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1"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4"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6E5DD9"/>
    <w:multiLevelType w:val="hybridMultilevel"/>
    <w:tmpl w:val="4AD4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311"/>
    <w:multiLevelType w:val="hybridMultilevel"/>
    <w:tmpl w:val="5574CA4E"/>
    <w:lvl w:ilvl="0" w:tplc="CC5C69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C1796"/>
    <w:multiLevelType w:val="hybridMultilevel"/>
    <w:tmpl w:val="1F1A9762"/>
    <w:lvl w:ilvl="0" w:tplc="21F2B2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331440"/>
    <w:multiLevelType w:val="hybridMultilevel"/>
    <w:tmpl w:val="095A1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B3090A"/>
    <w:multiLevelType w:val="hybridMultilevel"/>
    <w:tmpl w:val="0BE4717E"/>
    <w:lvl w:ilvl="0" w:tplc="548CEEB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9"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0"/>
  </w:num>
  <w:num w:numId="4">
    <w:abstractNumId w:val="1"/>
  </w:num>
  <w:num w:numId="5">
    <w:abstractNumId w:val="4"/>
  </w:num>
  <w:num w:numId="6">
    <w:abstractNumId w:val="13"/>
  </w:num>
  <w:num w:numId="7">
    <w:abstractNumId w:val="13"/>
  </w:num>
  <w:num w:numId="8">
    <w:abstractNumId w:val="13"/>
  </w:num>
  <w:num w:numId="9">
    <w:abstractNumId w:val="4"/>
  </w:num>
  <w:num w:numId="10">
    <w:abstractNumId w:val="4"/>
  </w:num>
  <w:num w:numId="11">
    <w:abstractNumId w:val="4"/>
  </w:num>
  <w:num w:numId="12">
    <w:abstractNumId w:val="20"/>
  </w:num>
  <w:num w:numId="13">
    <w:abstractNumId w:val="29"/>
  </w:num>
  <w:num w:numId="14">
    <w:abstractNumId w:val="29"/>
  </w:num>
  <w:num w:numId="15">
    <w:abstractNumId w:val="20"/>
  </w:num>
  <w:num w:numId="16">
    <w:abstractNumId w:val="20"/>
  </w:num>
  <w:num w:numId="17">
    <w:abstractNumId w:val="0"/>
  </w:num>
  <w:num w:numId="18">
    <w:abstractNumId w:val="1"/>
  </w:num>
  <w:num w:numId="19">
    <w:abstractNumId w:val="38"/>
  </w:num>
  <w:num w:numId="20">
    <w:abstractNumId w:val="10"/>
  </w:num>
  <w:num w:numId="21">
    <w:abstractNumId w:val="25"/>
  </w:num>
  <w:num w:numId="22">
    <w:abstractNumId w:val="19"/>
  </w:num>
  <w:num w:numId="23">
    <w:abstractNumId w:val="9"/>
  </w:num>
  <w:num w:numId="24">
    <w:abstractNumId w:val="37"/>
  </w:num>
  <w:num w:numId="25">
    <w:abstractNumId w:val="15"/>
  </w:num>
  <w:num w:numId="26">
    <w:abstractNumId w:val="44"/>
  </w:num>
  <w:num w:numId="27">
    <w:abstractNumId w:val="39"/>
  </w:num>
  <w:num w:numId="28">
    <w:abstractNumId w:val="24"/>
  </w:num>
  <w:num w:numId="29">
    <w:abstractNumId w:val="27"/>
  </w:num>
  <w:num w:numId="30">
    <w:abstractNumId w:val="11"/>
  </w:num>
  <w:num w:numId="31">
    <w:abstractNumId w:val="30"/>
  </w:num>
  <w:num w:numId="32">
    <w:abstractNumId w:val="31"/>
  </w:num>
  <w:num w:numId="33">
    <w:abstractNumId w:val="45"/>
  </w:num>
  <w:num w:numId="34">
    <w:abstractNumId w:val="41"/>
  </w:num>
  <w:num w:numId="35">
    <w:abstractNumId w:val="6"/>
  </w:num>
  <w:num w:numId="36">
    <w:abstractNumId w:val="22"/>
  </w:num>
  <w:num w:numId="37">
    <w:abstractNumId w:val="21"/>
  </w:num>
  <w:num w:numId="38">
    <w:abstractNumId w:val="36"/>
  </w:num>
  <w:num w:numId="39">
    <w:abstractNumId w:val="3"/>
  </w:num>
  <w:num w:numId="40">
    <w:abstractNumId w:val="40"/>
  </w:num>
  <w:num w:numId="41">
    <w:abstractNumId w:val="2"/>
  </w:num>
  <w:num w:numId="42">
    <w:abstractNumId w:val="5"/>
  </w:num>
  <w:num w:numId="43">
    <w:abstractNumId w:val="7"/>
  </w:num>
  <w:num w:numId="44">
    <w:abstractNumId w:val="33"/>
  </w:num>
  <w:num w:numId="45">
    <w:abstractNumId w:val="28"/>
  </w:num>
  <w:num w:numId="46">
    <w:abstractNumId w:val="32"/>
  </w:num>
  <w:num w:numId="47">
    <w:abstractNumId w:val="42"/>
  </w:num>
  <w:num w:numId="48">
    <w:abstractNumId w:val="12"/>
  </w:num>
  <w:num w:numId="49">
    <w:abstractNumId w:val="43"/>
  </w:num>
  <w:num w:numId="50">
    <w:abstractNumId w:val="8"/>
  </w:num>
  <w:num w:numId="51">
    <w:abstractNumId w:val="35"/>
  </w:num>
  <w:num w:numId="52">
    <w:abstractNumId w:val="14"/>
  </w:num>
  <w:num w:numId="53">
    <w:abstractNumId w:val="17"/>
  </w:num>
  <w:num w:numId="54">
    <w:abstractNumId w:val="34"/>
  </w:num>
  <w:num w:numId="55">
    <w:abstractNumId w:val="26"/>
  </w:num>
  <w:num w:numId="56">
    <w:abstractNumId w:val="18"/>
  </w:num>
  <w:num w:numId="57">
    <w:abstractNumId w:val="16"/>
  </w:num>
  <w:num w:numId="58">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sdBtooNSTDMocvjgqsNDM7h4e0QU7PnseaRP8MjXYDCz0JQ0u2AvajI6nwJ+n/8Md2mYH7Jlf/7qXzb3Vb9Clw==" w:salt="rw4oyrVB1uDmMvPOC8hL9A=="/>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20148"/>
    <w:rsid w:val="00026C33"/>
    <w:rsid w:val="00026E5B"/>
    <w:rsid w:val="0003341E"/>
    <w:rsid w:val="00034CAB"/>
    <w:rsid w:val="00041DE3"/>
    <w:rsid w:val="00051A12"/>
    <w:rsid w:val="000660B9"/>
    <w:rsid w:val="000662B5"/>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C1CC7"/>
    <w:rsid w:val="000C31FB"/>
    <w:rsid w:val="000C391E"/>
    <w:rsid w:val="000C3AF6"/>
    <w:rsid w:val="000C46BB"/>
    <w:rsid w:val="000C59D0"/>
    <w:rsid w:val="000D1370"/>
    <w:rsid w:val="000D385C"/>
    <w:rsid w:val="000D49A2"/>
    <w:rsid w:val="000D75C3"/>
    <w:rsid w:val="000D7866"/>
    <w:rsid w:val="000E0760"/>
    <w:rsid w:val="000E1A7B"/>
    <w:rsid w:val="000E72AB"/>
    <w:rsid w:val="000F014C"/>
    <w:rsid w:val="000F0BEA"/>
    <w:rsid w:val="000F2DE1"/>
    <w:rsid w:val="000F3F77"/>
    <w:rsid w:val="00102AFD"/>
    <w:rsid w:val="00102D5B"/>
    <w:rsid w:val="00104458"/>
    <w:rsid w:val="00104D18"/>
    <w:rsid w:val="001050AC"/>
    <w:rsid w:val="00105E07"/>
    <w:rsid w:val="00107879"/>
    <w:rsid w:val="001078C2"/>
    <w:rsid w:val="00113D05"/>
    <w:rsid w:val="00114CA6"/>
    <w:rsid w:val="00117A2E"/>
    <w:rsid w:val="001221EB"/>
    <w:rsid w:val="00123C66"/>
    <w:rsid w:val="001276C2"/>
    <w:rsid w:val="00127AE3"/>
    <w:rsid w:val="00131923"/>
    <w:rsid w:val="001323B0"/>
    <w:rsid w:val="00132D06"/>
    <w:rsid w:val="001355F8"/>
    <w:rsid w:val="00136442"/>
    <w:rsid w:val="00136832"/>
    <w:rsid w:val="001439ED"/>
    <w:rsid w:val="0014456F"/>
    <w:rsid w:val="00146030"/>
    <w:rsid w:val="0014789B"/>
    <w:rsid w:val="001551DF"/>
    <w:rsid w:val="00161F23"/>
    <w:rsid w:val="0016687B"/>
    <w:rsid w:val="001675BB"/>
    <w:rsid w:val="0016780F"/>
    <w:rsid w:val="00171CB7"/>
    <w:rsid w:val="001721D9"/>
    <w:rsid w:val="00174AA2"/>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9A4"/>
    <w:rsid w:val="00212FDC"/>
    <w:rsid w:val="00216A20"/>
    <w:rsid w:val="00221150"/>
    <w:rsid w:val="002212FB"/>
    <w:rsid w:val="0022476D"/>
    <w:rsid w:val="00225776"/>
    <w:rsid w:val="002274B2"/>
    <w:rsid w:val="00227B1F"/>
    <w:rsid w:val="00237D35"/>
    <w:rsid w:val="00237F8B"/>
    <w:rsid w:val="00244ED1"/>
    <w:rsid w:val="002464FB"/>
    <w:rsid w:val="002511BE"/>
    <w:rsid w:val="00252439"/>
    <w:rsid w:val="00252999"/>
    <w:rsid w:val="00253B8A"/>
    <w:rsid w:val="0025574F"/>
    <w:rsid w:val="002610EF"/>
    <w:rsid w:val="002664B7"/>
    <w:rsid w:val="0027235F"/>
    <w:rsid w:val="002725BF"/>
    <w:rsid w:val="00274D69"/>
    <w:rsid w:val="00275631"/>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685F"/>
    <w:rsid w:val="002F2BFC"/>
    <w:rsid w:val="002F302C"/>
    <w:rsid w:val="002F32AA"/>
    <w:rsid w:val="002F659B"/>
    <w:rsid w:val="00301937"/>
    <w:rsid w:val="003117ED"/>
    <w:rsid w:val="003150BB"/>
    <w:rsid w:val="003166BC"/>
    <w:rsid w:val="00317E09"/>
    <w:rsid w:val="003239C0"/>
    <w:rsid w:val="003301B6"/>
    <w:rsid w:val="00333BE1"/>
    <w:rsid w:val="003419A5"/>
    <w:rsid w:val="00345EA7"/>
    <w:rsid w:val="00347A58"/>
    <w:rsid w:val="00347E25"/>
    <w:rsid w:val="0035122F"/>
    <w:rsid w:val="003529C5"/>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7B1"/>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4981"/>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1973"/>
    <w:rsid w:val="0041569E"/>
    <w:rsid w:val="00425E58"/>
    <w:rsid w:val="004351BB"/>
    <w:rsid w:val="00437B6C"/>
    <w:rsid w:val="00447427"/>
    <w:rsid w:val="00447560"/>
    <w:rsid w:val="00447C24"/>
    <w:rsid w:val="00456581"/>
    <w:rsid w:val="00460C96"/>
    <w:rsid w:val="0046290A"/>
    <w:rsid w:val="004661F8"/>
    <w:rsid w:val="00467C43"/>
    <w:rsid w:val="00467D3C"/>
    <w:rsid w:val="00470223"/>
    <w:rsid w:val="00473347"/>
    <w:rsid w:val="00473C99"/>
    <w:rsid w:val="00473FEE"/>
    <w:rsid w:val="00474189"/>
    <w:rsid w:val="00474580"/>
    <w:rsid w:val="00475A71"/>
    <w:rsid w:val="00477D31"/>
    <w:rsid w:val="00480BC8"/>
    <w:rsid w:val="00481BCC"/>
    <w:rsid w:val="00483040"/>
    <w:rsid w:val="00483B0E"/>
    <w:rsid w:val="00486C5C"/>
    <w:rsid w:val="00490EEF"/>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E0BDA"/>
    <w:rsid w:val="004F1DBB"/>
    <w:rsid w:val="004F5F16"/>
    <w:rsid w:val="00501973"/>
    <w:rsid w:val="005020E0"/>
    <w:rsid w:val="00503A62"/>
    <w:rsid w:val="00503CFD"/>
    <w:rsid w:val="00512D29"/>
    <w:rsid w:val="005145ED"/>
    <w:rsid w:val="00514A91"/>
    <w:rsid w:val="00523976"/>
    <w:rsid w:val="00534562"/>
    <w:rsid w:val="0054344D"/>
    <w:rsid w:val="00545779"/>
    <w:rsid w:val="00547BCB"/>
    <w:rsid w:val="0055079A"/>
    <w:rsid w:val="005607D9"/>
    <w:rsid w:val="00561ADF"/>
    <w:rsid w:val="00565DA4"/>
    <w:rsid w:val="005714C0"/>
    <w:rsid w:val="00573D0F"/>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374E"/>
    <w:rsid w:val="00675F1C"/>
    <w:rsid w:val="00677C94"/>
    <w:rsid w:val="00684D12"/>
    <w:rsid w:val="0068558B"/>
    <w:rsid w:val="006921D3"/>
    <w:rsid w:val="006966C9"/>
    <w:rsid w:val="006A29C9"/>
    <w:rsid w:val="006A559E"/>
    <w:rsid w:val="006B090D"/>
    <w:rsid w:val="006B256C"/>
    <w:rsid w:val="006B2624"/>
    <w:rsid w:val="006B5925"/>
    <w:rsid w:val="006B69A3"/>
    <w:rsid w:val="006B6E93"/>
    <w:rsid w:val="006B7A3D"/>
    <w:rsid w:val="006C07FF"/>
    <w:rsid w:val="006C5986"/>
    <w:rsid w:val="006C797A"/>
    <w:rsid w:val="006D46D2"/>
    <w:rsid w:val="006D612D"/>
    <w:rsid w:val="006D6508"/>
    <w:rsid w:val="006E0B0D"/>
    <w:rsid w:val="006E3968"/>
    <w:rsid w:val="006E562C"/>
    <w:rsid w:val="006E792D"/>
    <w:rsid w:val="006F1521"/>
    <w:rsid w:val="006F2B2B"/>
    <w:rsid w:val="006F3706"/>
    <w:rsid w:val="006F7A6E"/>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3B16"/>
    <w:rsid w:val="007A3F3B"/>
    <w:rsid w:val="007A533F"/>
    <w:rsid w:val="007B00E4"/>
    <w:rsid w:val="007B0832"/>
    <w:rsid w:val="007B09EF"/>
    <w:rsid w:val="007B7D2D"/>
    <w:rsid w:val="007C038F"/>
    <w:rsid w:val="007C07E6"/>
    <w:rsid w:val="007C0C5F"/>
    <w:rsid w:val="007C22E6"/>
    <w:rsid w:val="007C4584"/>
    <w:rsid w:val="007C7783"/>
    <w:rsid w:val="007D228D"/>
    <w:rsid w:val="007D3BFC"/>
    <w:rsid w:val="007E0349"/>
    <w:rsid w:val="007E1D12"/>
    <w:rsid w:val="007E26E9"/>
    <w:rsid w:val="007E2781"/>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5574D"/>
    <w:rsid w:val="00860835"/>
    <w:rsid w:val="00864739"/>
    <w:rsid w:val="008718AA"/>
    <w:rsid w:val="00873261"/>
    <w:rsid w:val="00873685"/>
    <w:rsid w:val="0087677E"/>
    <w:rsid w:val="00880C50"/>
    <w:rsid w:val="008820D2"/>
    <w:rsid w:val="008848E7"/>
    <w:rsid w:val="0089039D"/>
    <w:rsid w:val="00896AA1"/>
    <w:rsid w:val="00897216"/>
    <w:rsid w:val="00897AC5"/>
    <w:rsid w:val="008A1438"/>
    <w:rsid w:val="008A2903"/>
    <w:rsid w:val="008A5A82"/>
    <w:rsid w:val="008B12B7"/>
    <w:rsid w:val="008C0C8A"/>
    <w:rsid w:val="008C1E17"/>
    <w:rsid w:val="008C6DAE"/>
    <w:rsid w:val="008D17F5"/>
    <w:rsid w:val="008D30E4"/>
    <w:rsid w:val="008D37BE"/>
    <w:rsid w:val="008D57FB"/>
    <w:rsid w:val="008E0684"/>
    <w:rsid w:val="008E3C23"/>
    <w:rsid w:val="008E4D94"/>
    <w:rsid w:val="008E6C57"/>
    <w:rsid w:val="008F1644"/>
    <w:rsid w:val="0090152A"/>
    <w:rsid w:val="00901F00"/>
    <w:rsid w:val="00902360"/>
    <w:rsid w:val="00903468"/>
    <w:rsid w:val="00913B38"/>
    <w:rsid w:val="0091692F"/>
    <w:rsid w:val="0092024C"/>
    <w:rsid w:val="009209BA"/>
    <w:rsid w:val="00920D4C"/>
    <w:rsid w:val="00924A63"/>
    <w:rsid w:val="009250DE"/>
    <w:rsid w:val="009347D7"/>
    <w:rsid w:val="009351D2"/>
    <w:rsid w:val="00950E09"/>
    <w:rsid w:val="00951C03"/>
    <w:rsid w:val="00954F03"/>
    <w:rsid w:val="0095503F"/>
    <w:rsid w:val="009600B4"/>
    <w:rsid w:val="00965E0F"/>
    <w:rsid w:val="00975296"/>
    <w:rsid w:val="00976AD7"/>
    <w:rsid w:val="00981D8D"/>
    <w:rsid w:val="00986557"/>
    <w:rsid w:val="00990864"/>
    <w:rsid w:val="009944D9"/>
    <w:rsid w:val="00995B77"/>
    <w:rsid w:val="009A0526"/>
    <w:rsid w:val="009A0FAA"/>
    <w:rsid w:val="009A5784"/>
    <w:rsid w:val="009B3813"/>
    <w:rsid w:val="009B3F53"/>
    <w:rsid w:val="009B449F"/>
    <w:rsid w:val="009B53A9"/>
    <w:rsid w:val="009B5530"/>
    <w:rsid w:val="009B638F"/>
    <w:rsid w:val="009B6FC8"/>
    <w:rsid w:val="009B7DC3"/>
    <w:rsid w:val="009C0556"/>
    <w:rsid w:val="009C145C"/>
    <w:rsid w:val="009D1D10"/>
    <w:rsid w:val="009D24DC"/>
    <w:rsid w:val="009D2DD6"/>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70E6"/>
    <w:rsid w:val="00A31513"/>
    <w:rsid w:val="00A31842"/>
    <w:rsid w:val="00A40F83"/>
    <w:rsid w:val="00A43AFF"/>
    <w:rsid w:val="00A44E2C"/>
    <w:rsid w:val="00A539BE"/>
    <w:rsid w:val="00A541A6"/>
    <w:rsid w:val="00A60386"/>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4EB1"/>
    <w:rsid w:val="00AA5A53"/>
    <w:rsid w:val="00AB027B"/>
    <w:rsid w:val="00AB2724"/>
    <w:rsid w:val="00AC33DD"/>
    <w:rsid w:val="00AC4734"/>
    <w:rsid w:val="00AC73D8"/>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5C76"/>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78B0"/>
    <w:rsid w:val="00BB7BC2"/>
    <w:rsid w:val="00BC277F"/>
    <w:rsid w:val="00BC4E02"/>
    <w:rsid w:val="00BC7C48"/>
    <w:rsid w:val="00BC7FBB"/>
    <w:rsid w:val="00BD237B"/>
    <w:rsid w:val="00BD308F"/>
    <w:rsid w:val="00BD58AE"/>
    <w:rsid w:val="00BE1134"/>
    <w:rsid w:val="00BE45D4"/>
    <w:rsid w:val="00BF1C64"/>
    <w:rsid w:val="00BF31DC"/>
    <w:rsid w:val="00BF4F96"/>
    <w:rsid w:val="00BF54FA"/>
    <w:rsid w:val="00BF7BE5"/>
    <w:rsid w:val="00C023B1"/>
    <w:rsid w:val="00C03988"/>
    <w:rsid w:val="00C041A1"/>
    <w:rsid w:val="00C055D4"/>
    <w:rsid w:val="00C07D0C"/>
    <w:rsid w:val="00C10D96"/>
    <w:rsid w:val="00C213E4"/>
    <w:rsid w:val="00C23E63"/>
    <w:rsid w:val="00C25739"/>
    <w:rsid w:val="00C27C1A"/>
    <w:rsid w:val="00C27F83"/>
    <w:rsid w:val="00C31A99"/>
    <w:rsid w:val="00C31DF4"/>
    <w:rsid w:val="00C3468A"/>
    <w:rsid w:val="00C35E8A"/>
    <w:rsid w:val="00C46525"/>
    <w:rsid w:val="00C604D1"/>
    <w:rsid w:val="00C60686"/>
    <w:rsid w:val="00C61D78"/>
    <w:rsid w:val="00C633AE"/>
    <w:rsid w:val="00C73EF1"/>
    <w:rsid w:val="00C75C88"/>
    <w:rsid w:val="00C77EC0"/>
    <w:rsid w:val="00C85A60"/>
    <w:rsid w:val="00C87110"/>
    <w:rsid w:val="00C93CAB"/>
    <w:rsid w:val="00C96D84"/>
    <w:rsid w:val="00C97BF2"/>
    <w:rsid w:val="00CA6E89"/>
    <w:rsid w:val="00CB03B8"/>
    <w:rsid w:val="00CB0A11"/>
    <w:rsid w:val="00CB560E"/>
    <w:rsid w:val="00CB7853"/>
    <w:rsid w:val="00CC30F0"/>
    <w:rsid w:val="00CC4276"/>
    <w:rsid w:val="00CC66D9"/>
    <w:rsid w:val="00CC7723"/>
    <w:rsid w:val="00CD0B0A"/>
    <w:rsid w:val="00CD1750"/>
    <w:rsid w:val="00CD181C"/>
    <w:rsid w:val="00CD4981"/>
    <w:rsid w:val="00CE072D"/>
    <w:rsid w:val="00CE689B"/>
    <w:rsid w:val="00CF3482"/>
    <w:rsid w:val="00CF4A1D"/>
    <w:rsid w:val="00D00E0D"/>
    <w:rsid w:val="00D0154C"/>
    <w:rsid w:val="00D02292"/>
    <w:rsid w:val="00D03B01"/>
    <w:rsid w:val="00D04290"/>
    <w:rsid w:val="00D07664"/>
    <w:rsid w:val="00D12E0E"/>
    <w:rsid w:val="00D175B1"/>
    <w:rsid w:val="00D17A34"/>
    <w:rsid w:val="00D20CA0"/>
    <w:rsid w:val="00D21D1A"/>
    <w:rsid w:val="00D22906"/>
    <w:rsid w:val="00D2370D"/>
    <w:rsid w:val="00D24D5A"/>
    <w:rsid w:val="00D27AF1"/>
    <w:rsid w:val="00D27F7F"/>
    <w:rsid w:val="00D3037D"/>
    <w:rsid w:val="00D30965"/>
    <w:rsid w:val="00D34B6C"/>
    <w:rsid w:val="00D404C4"/>
    <w:rsid w:val="00D405BF"/>
    <w:rsid w:val="00D45DF1"/>
    <w:rsid w:val="00D46447"/>
    <w:rsid w:val="00D46449"/>
    <w:rsid w:val="00D506D1"/>
    <w:rsid w:val="00D55F4E"/>
    <w:rsid w:val="00D63361"/>
    <w:rsid w:val="00D71462"/>
    <w:rsid w:val="00D806DD"/>
    <w:rsid w:val="00D8455C"/>
    <w:rsid w:val="00D96F77"/>
    <w:rsid w:val="00D97F4B"/>
    <w:rsid w:val="00DA0E66"/>
    <w:rsid w:val="00DA32F6"/>
    <w:rsid w:val="00DA71A3"/>
    <w:rsid w:val="00DB1048"/>
    <w:rsid w:val="00DB2F39"/>
    <w:rsid w:val="00DB5084"/>
    <w:rsid w:val="00DC1D9C"/>
    <w:rsid w:val="00DC2170"/>
    <w:rsid w:val="00DC2A1F"/>
    <w:rsid w:val="00DC520A"/>
    <w:rsid w:val="00DC6DB0"/>
    <w:rsid w:val="00DD4C83"/>
    <w:rsid w:val="00DD6B31"/>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74C9"/>
    <w:rsid w:val="00E32776"/>
    <w:rsid w:val="00E402DC"/>
    <w:rsid w:val="00E41F89"/>
    <w:rsid w:val="00E44733"/>
    <w:rsid w:val="00E5132F"/>
    <w:rsid w:val="00E531B6"/>
    <w:rsid w:val="00E55F8A"/>
    <w:rsid w:val="00E56732"/>
    <w:rsid w:val="00E5765E"/>
    <w:rsid w:val="00E577C0"/>
    <w:rsid w:val="00E64CE2"/>
    <w:rsid w:val="00E70E16"/>
    <w:rsid w:val="00E75FB8"/>
    <w:rsid w:val="00E76871"/>
    <w:rsid w:val="00E819D4"/>
    <w:rsid w:val="00E8234D"/>
    <w:rsid w:val="00E8552E"/>
    <w:rsid w:val="00E8785A"/>
    <w:rsid w:val="00E90AC9"/>
    <w:rsid w:val="00E90B36"/>
    <w:rsid w:val="00E94442"/>
    <w:rsid w:val="00E9655F"/>
    <w:rsid w:val="00E96684"/>
    <w:rsid w:val="00EA49C9"/>
    <w:rsid w:val="00EA7224"/>
    <w:rsid w:val="00EB2A55"/>
    <w:rsid w:val="00EB2FA5"/>
    <w:rsid w:val="00EC248E"/>
    <w:rsid w:val="00EC3E92"/>
    <w:rsid w:val="00EC5BE0"/>
    <w:rsid w:val="00EC7C50"/>
    <w:rsid w:val="00ED64B7"/>
    <w:rsid w:val="00EE28E8"/>
    <w:rsid w:val="00EE3C92"/>
    <w:rsid w:val="00EE5181"/>
    <w:rsid w:val="00EE708A"/>
    <w:rsid w:val="00EE7CC6"/>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1711"/>
    <w:rsid w:val="00F22401"/>
    <w:rsid w:val="00F23484"/>
    <w:rsid w:val="00F23B30"/>
    <w:rsid w:val="00F245A1"/>
    <w:rsid w:val="00F330F2"/>
    <w:rsid w:val="00F35372"/>
    <w:rsid w:val="00F362AF"/>
    <w:rsid w:val="00F43B9A"/>
    <w:rsid w:val="00F461C6"/>
    <w:rsid w:val="00F461D7"/>
    <w:rsid w:val="00F47B3C"/>
    <w:rsid w:val="00F529E8"/>
    <w:rsid w:val="00F541D5"/>
    <w:rsid w:val="00F54A3B"/>
    <w:rsid w:val="00F558A4"/>
    <w:rsid w:val="00F5775D"/>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6E17"/>
    <w:rsid w:val="00FD71CE"/>
    <w:rsid w:val="00FD7A7F"/>
    <w:rsid w:val="00FE1C0E"/>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1"/>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6504BF-9900-4033-8F72-2C07B2D56B46}">
  <ds:schemaRefs>
    <ds:schemaRef ds:uri="http://schemas.openxmlformats.org/package/2006/metadata/core-properties"/>
    <ds:schemaRef ds:uri="http://schemas.microsoft.com/office/2006/metadata/properties"/>
    <ds:schemaRef ds:uri="http://schemas.microsoft.com/office/2006/documentManagement/types"/>
    <ds:schemaRef ds:uri="http://purl.org/dc/terms/"/>
    <ds:schemaRef ds:uri="http://schemas.microsoft.com/office/infopath/2007/PartnerControls"/>
    <ds:schemaRef ds:uri="5067c814-4b34-462c-a21d-c185ff6548d2"/>
    <ds:schemaRef ds:uri="http://purl.org/dc/elements/1.1/"/>
    <ds:schemaRef ds:uri="785685f2-c2e1-4352-89aa-3faca8eaba52"/>
    <ds:schemaRef ds:uri="http://www.w3.org/XML/1998/namespace"/>
    <ds:schemaRef ds:uri="http://purl.org/dc/dcmitype/"/>
  </ds:schemaRefs>
</ds:datastoreItem>
</file>

<file path=customXml/itemProps2.xml><?xml version="1.0" encoding="utf-8"?>
<ds:datastoreItem xmlns:ds="http://schemas.openxmlformats.org/officeDocument/2006/customXml" ds:itemID="{BDCF99F4-90D5-42F0-AF57-005FD22565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1D418-6D58-4675-83C3-D67DAFE13625}">
  <ds:schemaRefs>
    <ds:schemaRef ds:uri="http://schemas.microsoft.com/sharepoint/v3/contenttype/forms"/>
  </ds:schemaRefs>
</ds:datastoreItem>
</file>

<file path=customXml/itemProps4.xml><?xml version="1.0" encoding="utf-8"?>
<ds:datastoreItem xmlns:ds="http://schemas.openxmlformats.org/officeDocument/2006/customXml" ds:itemID="{00BA812F-264E-4469-8B3E-DDF263338FA7}">
  <ds:schemaRefs>
    <ds:schemaRef ds:uri="http://schemas.openxmlformats.org/officeDocument/2006/bibliography"/>
  </ds:schemaRefs>
</ds:datastoreItem>
</file>

<file path=customXml/itemProps5.xml><?xml version="1.0" encoding="utf-8"?>
<ds:datastoreItem xmlns:ds="http://schemas.openxmlformats.org/officeDocument/2006/customXml" ds:itemID="{B356C791-1A2F-47D6-B130-ED681FE86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2018-10-18T22:14:00Z</dcterms:created>
  <dcterms:modified xsi:type="dcterms:W3CDTF">2022-04-08T19:27:00Z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